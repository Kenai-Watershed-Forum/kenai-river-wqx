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media/image13.jpg" ContentType="image/jpeg"/>
  <Override PartName="/word/media/image14.jpg" ContentType="image/jpeg"/>
  <Override PartName="/word/media/image15.jpg" ContentType="image/jpeg"/>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4C1A94" w14:textId="08699EA9" w:rsidR="0088566D" w:rsidRDefault="0088566D" w:rsidP="004B6871">
      <w:pPr>
        <w:pStyle w:val="Title"/>
      </w:pPr>
      <w:bookmarkStart w:id="0" w:name="Kenai_River_Water_Quality_Monitoring"/>
      <w:bookmarkEnd w:id="0"/>
      <w:r>
        <w:t>[</w:t>
      </w:r>
      <w:commentRangeStart w:id="1"/>
      <w:commentRangeStart w:id="2"/>
      <w:r>
        <w:t>DRAFT</w:t>
      </w:r>
      <w:commentRangeEnd w:id="1"/>
      <w:r w:rsidR="00C56848">
        <w:rPr>
          <w:rStyle w:val="CommentReference"/>
          <w:b w:val="0"/>
          <w:bCs w:val="0"/>
        </w:rPr>
        <w:commentReference w:id="1"/>
      </w:r>
      <w:commentRangeEnd w:id="2"/>
      <w:r w:rsidR="00D8332A">
        <w:rPr>
          <w:rStyle w:val="CommentReference"/>
          <w:b w:val="0"/>
          <w:bCs w:val="0"/>
        </w:rPr>
        <w:commentReference w:id="2"/>
      </w:r>
      <w:r>
        <w:t>]</w:t>
      </w:r>
    </w:p>
    <w:p w14:paraId="1A15AACB" w14:textId="26649F9D" w:rsidR="000D14B5" w:rsidRDefault="009748A5" w:rsidP="004B6871">
      <w:pPr>
        <w:pStyle w:val="Title"/>
      </w:pPr>
      <w:r>
        <w:t>Kenai River Water Quality Monitoring</w:t>
      </w:r>
      <w:r w:rsidR="0088566D">
        <w:t xml:space="preserve"> Quality Assurance Project Plan (QAPP)</w:t>
      </w:r>
    </w:p>
    <w:p w14:paraId="400C69CB" w14:textId="4C4AE895" w:rsidR="004B6871" w:rsidRDefault="009748A5" w:rsidP="004B6871">
      <w:pPr>
        <w:spacing w:before="242"/>
        <w:ind w:left="220" w:right="282"/>
        <w:jc w:val="center"/>
        <w:rPr>
          <w:b/>
          <w:sz w:val="40"/>
        </w:rPr>
      </w:pPr>
      <w:bookmarkStart w:id="3" w:name="Multi-Agency_Baseline_and_Metals_(Zn/Cu)"/>
      <w:bookmarkEnd w:id="3"/>
      <w:r>
        <w:rPr>
          <w:b/>
          <w:sz w:val="40"/>
        </w:rPr>
        <w:t>Multi-Agency Baseline</w:t>
      </w:r>
    </w:p>
    <w:p w14:paraId="70C96DF3" w14:textId="77777777" w:rsidR="004B6871" w:rsidRDefault="004B6871" w:rsidP="004B6871">
      <w:pPr>
        <w:spacing w:before="242"/>
        <w:ind w:left="220" w:right="282"/>
        <w:jc w:val="center"/>
        <w:rPr>
          <w:b/>
          <w:sz w:val="40"/>
        </w:rPr>
      </w:pPr>
    </w:p>
    <w:p w14:paraId="27399E2A" w14:textId="107AF464" w:rsidR="000D14B5" w:rsidRPr="004B6871" w:rsidRDefault="009748A5" w:rsidP="004B6871">
      <w:pPr>
        <w:spacing w:before="242"/>
        <w:ind w:left="220" w:right="282"/>
        <w:jc w:val="center"/>
        <w:rPr>
          <w:b/>
          <w:sz w:val="40"/>
        </w:rPr>
      </w:pPr>
      <w:r>
        <w:rPr>
          <w:b/>
          <w:i/>
          <w:sz w:val="36"/>
        </w:rPr>
        <w:t>V. 2. Updated April</w:t>
      </w:r>
      <w:r>
        <w:rPr>
          <w:b/>
          <w:i/>
          <w:spacing w:val="-3"/>
          <w:sz w:val="36"/>
        </w:rPr>
        <w:t xml:space="preserve"> </w:t>
      </w:r>
      <w:r w:rsidR="00F923F4">
        <w:rPr>
          <w:b/>
          <w:i/>
          <w:sz w:val="36"/>
        </w:rPr>
        <w:t>2012</w:t>
      </w:r>
      <w:r w:rsidR="004B6871">
        <w:rPr>
          <w:b/>
          <w:sz w:val="40"/>
        </w:rPr>
        <w:br/>
      </w:r>
      <w:r w:rsidR="008E7EA5">
        <w:rPr>
          <w:b/>
          <w:i/>
          <w:sz w:val="36"/>
        </w:rPr>
        <w:t>V.</w:t>
      </w:r>
      <w:r w:rsidR="00F923F4">
        <w:rPr>
          <w:b/>
          <w:i/>
          <w:sz w:val="36"/>
        </w:rPr>
        <w:t>3</w:t>
      </w:r>
      <w:r w:rsidR="008E7EA5">
        <w:rPr>
          <w:b/>
          <w:i/>
          <w:sz w:val="36"/>
        </w:rPr>
        <w:t xml:space="preserve">. Updated </w:t>
      </w:r>
      <w:r w:rsidR="00E67CF3">
        <w:rPr>
          <w:b/>
          <w:i/>
          <w:sz w:val="36"/>
        </w:rPr>
        <w:t>March</w:t>
      </w:r>
      <w:r w:rsidR="00E16D23">
        <w:rPr>
          <w:b/>
          <w:i/>
          <w:sz w:val="36"/>
        </w:rPr>
        <w:t xml:space="preserve"> 2023</w:t>
      </w:r>
    </w:p>
    <w:p w14:paraId="6875699A" w14:textId="77777777" w:rsidR="000D14B5" w:rsidRDefault="000D14B5" w:rsidP="004B6871">
      <w:pPr>
        <w:pStyle w:val="BodyText"/>
        <w:jc w:val="center"/>
        <w:rPr>
          <w:b/>
          <w:i/>
          <w:sz w:val="20"/>
        </w:rPr>
      </w:pPr>
    </w:p>
    <w:p w14:paraId="77BB9826" w14:textId="77777777" w:rsidR="00F923F4" w:rsidRDefault="00F923F4" w:rsidP="004B6871">
      <w:pPr>
        <w:pStyle w:val="BodyText"/>
        <w:spacing w:before="8"/>
        <w:jc w:val="center"/>
        <w:rPr>
          <w:b/>
          <w:i/>
          <w:sz w:val="12"/>
        </w:rPr>
      </w:pPr>
    </w:p>
    <w:p w14:paraId="30203A40" w14:textId="77777777" w:rsidR="00F923F4" w:rsidRDefault="00F923F4" w:rsidP="004B6871">
      <w:pPr>
        <w:pStyle w:val="BodyText"/>
        <w:spacing w:before="8"/>
        <w:jc w:val="center"/>
        <w:rPr>
          <w:b/>
          <w:i/>
          <w:sz w:val="12"/>
        </w:rPr>
      </w:pPr>
    </w:p>
    <w:p w14:paraId="680F9EE8" w14:textId="6E0ED3D1" w:rsidR="000D14B5" w:rsidRDefault="00F923F4" w:rsidP="004B6871">
      <w:pPr>
        <w:pStyle w:val="BodyText"/>
        <w:spacing w:before="8"/>
        <w:jc w:val="center"/>
        <w:rPr>
          <w:b/>
          <w:i/>
          <w:sz w:val="12"/>
        </w:rPr>
      </w:pPr>
      <w:r>
        <w:rPr>
          <w:noProof/>
        </w:rPr>
        <w:drawing>
          <wp:inline distT="0" distB="0" distL="0" distR="0" wp14:anchorId="5183841F" wp14:editId="3FA57965">
            <wp:extent cx="2676525" cy="145992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WF_logo.jpg"/>
                    <pic:cNvPicPr/>
                  </pic:nvPicPr>
                  <pic:blipFill>
                    <a:blip r:embed="rId10">
                      <a:extLst>
                        <a:ext uri="{28A0092B-C50C-407E-A947-70E740481C1C}">
                          <a14:useLocalDpi xmlns:a14="http://schemas.microsoft.com/office/drawing/2010/main" val="0"/>
                        </a:ext>
                      </a:extLst>
                    </a:blip>
                    <a:stretch>
                      <a:fillRect/>
                    </a:stretch>
                  </pic:blipFill>
                  <pic:spPr>
                    <a:xfrm>
                      <a:off x="0" y="0"/>
                      <a:ext cx="2715732" cy="1481309"/>
                    </a:xfrm>
                    <a:prstGeom prst="rect">
                      <a:avLst/>
                    </a:prstGeom>
                  </pic:spPr>
                </pic:pic>
              </a:graphicData>
            </a:graphic>
          </wp:inline>
        </w:drawing>
      </w:r>
    </w:p>
    <w:p w14:paraId="49E0E2B9" w14:textId="77777777" w:rsidR="00AA715E" w:rsidRPr="00E16D23" w:rsidRDefault="00AA715E" w:rsidP="004B6871">
      <w:pPr>
        <w:pStyle w:val="BodyText"/>
        <w:spacing w:before="8"/>
        <w:jc w:val="center"/>
        <w:rPr>
          <w:b/>
          <w:i/>
          <w:sz w:val="12"/>
        </w:rPr>
      </w:pPr>
    </w:p>
    <w:p w14:paraId="7CEFC610" w14:textId="56F86D05" w:rsidR="00E67CF3" w:rsidRDefault="009748A5" w:rsidP="004B6871">
      <w:pPr>
        <w:ind w:left="2763" w:right="2822"/>
        <w:jc w:val="center"/>
        <w:rPr>
          <w:b/>
          <w:i/>
          <w:sz w:val="24"/>
        </w:rPr>
      </w:pPr>
      <w:r>
        <w:rPr>
          <w:b/>
          <w:i/>
          <w:sz w:val="24"/>
        </w:rPr>
        <w:t>Original Version Prepared by:</w:t>
      </w:r>
    </w:p>
    <w:p w14:paraId="3A5017C1" w14:textId="543E8136" w:rsidR="000D14B5" w:rsidRDefault="009748A5" w:rsidP="004B6871">
      <w:pPr>
        <w:ind w:left="2763" w:right="2822"/>
        <w:jc w:val="center"/>
        <w:rPr>
          <w:b/>
          <w:sz w:val="24"/>
        </w:rPr>
      </w:pPr>
      <w:r>
        <w:rPr>
          <w:b/>
          <w:sz w:val="24"/>
        </w:rPr>
        <w:t>Kenai Watershed Forum 44129 Sterling Highway</w:t>
      </w:r>
    </w:p>
    <w:p w14:paraId="2DAC090D" w14:textId="77777777" w:rsidR="000D14B5" w:rsidRDefault="009748A5" w:rsidP="004B6871">
      <w:pPr>
        <w:ind w:left="2763" w:right="2822"/>
        <w:jc w:val="center"/>
        <w:rPr>
          <w:b/>
          <w:sz w:val="24"/>
        </w:rPr>
      </w:pPr>
      <w:r>
        <w:rPr>
          <w:b/>
          <w:sz w:val="24"/>
        </w:rPr>
        <w:t>Soldotna, AK 99669</w:t>
      </w:r>
      <w:hyperlink r:id="rId11">
        <w:r>
          <w:rPr>
            <w:b/>
            <w:sz w:val="24"/>
          </w:rPr>
          <w:t xml:space="preserve"> www.kenaiwatershed.org</w:t>
        </w:r>
      </w:hyperlink>
    </w:p>
    <w:p w14:paraId="5E88FD8C" w14:textId="32C41872" w:rsidR="0088566D" w:rsidRDefault="0088566D" w:rsidP="00E16D23">
      <w:pPr>
        <w:jc w:val="center"/>
        <w:rPr>
          <w:sz w:val="24"/>
        </w:rPr>
      </w:pPr>
    </w:p>
    <w:p w14:paraId="27EAAD40" w14:textId="5FCDF8E9" w:rsidR="00F923F4" w:rsidRDefault="00F923F4" w:rsidP="00E16D23">
      <w:pPr>
        <w:jc w:val="center"/>
        <w:rPr>
          <w:sz w:val="24"/>
        </w:rPr>
      </w:pPr>
    </w:p>
    <w:p w14:paraId="7BD2E9E4" w14:textId="19E1521A" w:rsidR="00F923F4" w:rsidRDefault="00F923F4" w:rsidP="00E16D23">
      <w:pPr>
        <w:jc w:val="center"/>
        <w:rPr>
          <w:sz w:val="24"/>
        </w:rPr>
      </w:pPr>
    </w:p>
    <w:p w14:paraId="74176504" w14:textId="1FE58E6D" w:rsidR="00F923F4" w:rsidRDefault="00F923F4" w:rsidP="00E16D23">
      <w:pPr>
        <w:jc w:val="center"/>
        <w:rPr>
          <w:sz w:val="24"/>
        </w:rPr>
      </w:pPr>
    </w:p>
    <w:p w14:paraId="4495BDA5" w14:textId="2C20B595" w:rsidR="00F923F4" w:rsidRDefault="00F923F4" w:rsidP="00E16D23">
      <w:pPr>
        <w:jc w:val="center"/>
        <w:rPr>
          <w:sz w:val="24"/>
        </w:rPr>
      </w:pPr>
    </w:p>
    <w:p w14:paraId="7DE2D198" w14:textId="294369E5" w:rsidR="00F923F4" w:rsidRDefault="00F923F4" w:rsidP="00E16D23">
      <w:pPr>
        <w:jc w:val="center"/>
        <w:rPr>
          <w:sz w:val="24"/>
        </w:rPr>
      </w:pPr>
    </w:p>
    <w:p w14:paraId="7F1D4CC6" w14:textId="61BFB85D" w:rsidR="00F923F4" w:rsidRDefault="00F923F4" w:rsidP="004B6871">
      <w:pPr>
        <w:rPr>
          <w:sz w:val="24"/>
        </w:rPr>
      </w:pPr>
    </w:p>
    <w:p w14:paraId="0EBF2F2D" w14:textId="65CB027E" w:rsidR="00F923F4" w:rsidRDefault="00F923F4" w:rsidP="00E16D23">
      <w:pPr>
        <w:jc w:val="center"/>
        <w:rPr>
          <w:sz w:val="24"/>
        </w:rPr>
      </w:pPr>
    </w:p>
    <w:p w14:paraId="382B898B" w14:textId="77777777" w:rsidR="00F923F4" w:rsidRDefault="00F923F4" w:rsidP="00E16D23">
      <w:pPr>
        <w:jc w:val="center"/>
        <w:rPr>
          <w:sz w:val="24"/>
        </w:rPr>
      </w:pPr>
    </w:p>
    <w:p w14:paraId="4F2CC712" w14:textId="77777777" w:rsidR="00A6199B" w:rsidRDefault="00A6199B" w:rsidP="00A6199B">
      <w:pPr>
        <w:jc w:val="center"/>
        <w:rPr>
          <w:sz w:val="24"/>
        </w:rPr>
      </w:pPr>
    </w:p>
    <w:p w14:paraId="03DDCF97" w14:textId="2191BAB8" w:rsidR="00A6199B" w:rsidRDefault="0088566D" w:rsidP="00A6199B">
      <w:pPr>
        <w:rPr>
          <w:b/>
          <w:i/>
          <w:sz w:val="36"/>
          <w:szCs w:val="36"/>
        </w:rPr>
      </w:pPr>
      <w:r w:rsidRPr="00B34B0D">
        <w:rPr>
          <w:b/>
          <w:i/>
          <w:sz w:val="36"/>
          <w:szCs w:val="36"/>
        </w:rPr>
        <w:t xml:space="preserve">Note: the most current version of </w:t>
      </w:r>
      <w:r w:rsidR="00231AFB">
        <w:rPr>
          <w:b/>
          <w:i/>
          <w:sz w:val="36"/>
          <w:szCs w:val="36"/>
        </w:rPr>
        <w:t xml:space="preserve">this draft may be downloaded </w:t>
      </w:r>
      <w:r w:rsidR="00231AFB" w:rsidRPr="003E6C20">
        <w:rPr>
          <w:b/>
          <w:i/>
          <w:sz w:val="36"/>
          <w:szCs w:val="36"/>
        </w:rPr>
        <w:t xml:space="preserve">at </w:t>
      </w:r>
      <w:hyperlink r:id="rId12" w:history="1">
        <w:r w:rsidR="003E6C20" w:rsidRPr="007559CC">
          <w:rPr>
            <w:rStyle w:val="Hyperlink"/>
            <w:b/>
            <w:i/>
            <w:sz w:val="36"/>
            <w:szCs w:val="36"/>
          </w:rPr>
          <w:t>https://bit.ly/kwf_qapp_draft_2023</w:t>
        </w:r>
      </w:hyperlink>
      <w:r w:rsidR="003E6C20">
        <w:rPr>
          <w:b/>
          <w:i/>
          <w:sz w:val="36"/>
          <w:szCs w:val="36"/>
        </w:rPr>
        <w:t xml:space="preserve"> </w:t>
      </w:r>
    </w:p>
    <w:p w14:paraId="6EB4DB64" w14:textId="77777777" w:rsidR="004B6871" w:rsidRDefault="004B6871" w:rsidP="00A6199B">
      <w:pPr>
        <w:rPr>
          <w:rStyle w:val="Hyperlink"/>
          <w:rFonts w:cstheme="minorHAnsi"/>
          <w:b/>
          <w:i/>
          <w:sz w:val="36"/>
          <w:szCs w:val="36"/>
        </w:rPr>
      </w:pPr>
    </w:p>
    <w:p w14:paraId="074E5E90" w14:textId="77777777" w:rsidR="000D14B5" w:rsidRPr="00E16D23" w:rsidRDefault="000D14B5" w:rsidP="00E16D23">
      <w:pPr>
        <w:pStyle w:val="Heading2"/>
      </w:pPr>
      <w:bookmarkStart w:id="4" w:name="Kenai_QAPP_signatures_2020_05_05"/>
      <w:bookmarkEnd w:id="4"/>
    </w:p>
    <w:p w14:paraId="648E6385" w14:textId="77777777" w:rsidR="000D14B5" w:rsidRDefault="009748A5" w:rsidP="00D9703E">
      <w:pPr>
        <w:pStyle w:val="Heading2"/>
        <w:ind w:left="0"/>
      </w:pPr>
      <w:bookmarkStart w:id="5" w:name="_Toc112073499"/>
      <w:bookmarkStart w:id="6" w:name="_Toc117087841"/>
      <w:bookmarkStart w:id="7" w:name="_Toc125960331"/>
      <w:bookmarkStart w:id="8" w:name="_Toc125983993"/>
      <w:bookmarkStart w:id="9" w:name="_Toc125984274"/>
      <w:r>
        <w:t>Al. Title and Approval Page</w:t>
      </w:r>
      <w:bookmarkEnd w:id="5"/>
      <w:bookmarkEnd w:id="6"/>
      <w:bookmarkEnd w:id="7"/>
      <w:bookmarkEnd w:id="8"/>
      <w:bookmarkEnd w:id="9"/>
    </w:p>
    <w:p w14:paraId="458CE1C6" w14:textId="77777777" w:rsidR="000D14B5" w:rsidRPr="00E16D23" w:rsidRDefault="000D14B5" w:rsidP="00E16D23"/>
    <w:p w14:paraId="08F4F510" w14:textId="456DA77E" w:rsidR="000D14B5" w:rsidRPr="001C6141" w:rsidRDefault="009748A5" w:rsidP="001C6141">
      <w:pPr>
        <w:spacing w:before="89"/>
        <w:ind w:left="124"/>
        <w:rPr>
          <w:sz w:val="24"/>
          <w:u w:val="single"/>
        </w:rPr>
      </w:pPr>
      <w:r w:rsidRPr="001C6141">
        <w:rPr>
          <w:sz w:val="24"/>
          <w:u w:val="single"/>
        </w:rPr>
        <w:t>Title: Kenai River Water Quality Monitoring: Multi-Agency Baseli</w:t>
      </w:r>
      <w:r w:rsidR="00E16D23" w:rsidRPr="001C6141">
        <w:rPr>
          <w:sz w:val="24"/>
          <w:u w:val="single"/>
        </w:rPr>
        <w:t>ne</w:t>
      </w:r>
    </w:p>
    <w:p w14:paraId="211CFA83" w14:textId="67BD67E6" w:rsidR="000D14B5" w:rsidRPr="00E16D23" w:rsidRDefault="00A6199B" w:rsidP="00E16D23">
      <w:pPr>
        <w:spacing w:before="220"/>
        <w:ind w:right="251" w:firstLine="124"/>
        <w:rPr>
          <w:sz w:val="24"/>
        </w:rPr>
      </w:pPr>
      <w:r w:rsidRPr="00A6199B">
        <w:rPr>
          <w:b/>
          <w:w w:val="90"/>
          <w:sz w:val="24"/>
          <w:szCs w:val="24"/>
        </w:rPr>
        <w:t>Name and Title:</w:t>
      </w:r>
      <w:r w:rsidRPr="00A6199B">
        <w:rPr>
          <w:w w:val="90"/>
          <w:sz w:val="24"/>
          <w:szCs w:val="24"/>
        </w:rPr>
        <w:t xml:space="preserve"> </w:t>
      </w:r>
      <w:r w:rsidR="00E72980" w:rsidRPr="00E16D23">
        <w:rPr>
          <w:w w:val="90"/>
          <w:sz w:val="24"/>
        </w:rPr>
        <w:t xml:space="preserve">Benjamin Meyer, </w:t>
      </w:r>
      <w:r w:rsidR="009748A5" w:rsidRPr="00E16D23">
        <w:rPr>
          <w:w w:val="90"/>
          <w:sz w:val="24"/>
        </w:rPr>
        <w:t xml:space="preserve">Project QA, Project </w:t>
      </w:r>
      <w:r w:rsidR="009748A5" w:rsidRPr="00E16D23">
        <w:rPr>
          <w:sz w:val="24"/>
        </w:rPr>
        <w:t>Manager</w:t>
      </w:r>
    </w:p>
    <w:p w14:paraId="6FC34629" w14:textId="0DC1091A" w:rsidR="000D14B5" w:rsidRPr="00E16D23" w:rsidRDefault="009748A5" w:rsidP="00E16D23">
      <w:pPr>
        <w:spacing w:before="89"/>
        <w:ind w:left="124"/>
        <w:rPr>
          <w:w w:val="95"/>
          <w:sz w:val="24"/>
        </w:rPr>
      </w:pPr>
      <w:r w:rsidRPr="00E16D23">
        <w:rPr>
          <w:b/>
          <w:w w:val="95"/>
          <w:sz w:val="24"/>
        </w:rPr>
        <w:t>Affiliation:</w:t>
      </w:r>
      <w:r w:rsidRPr="00E16D23">
        <w:rPr>
          <w:w w:val="95"/>
          <w:sz w:val="24"/>
        </w:rPr>
        <w:t xml:space="preserve"> Kenai Watershed Forum</w:t>
      </w:r>
    </w:p>
    <w:p w14:paraId="73B8A37B" w14:textId="77777777" w:rsidR="00A6199B" w:rsidRPr="00A6199B" w:rsidRDefault="00A6199B" w:rsidP="00A6199B">
      <w:pPr>
        <w:spacing w:before="89"/>
        <w:ind w:left="124"/>
        <w:rPr>
          <w:w w:val="95"/>
          <w:sz w:val="24"/>
          <w:szCs w:val="24"/>
        </w:rPr>
      </w:pPr>
      <w:r w:rsidRPr="00A6199B">
        <w:rPr>
          <w:b/>
          <w:w w:val="95"/>
          <w:sz w:val="24"/>
          <w:szCs w:val="24"/>
        </w:rPr>
        <w:t>Email:</w:t>
      </w:r>
      <w:r w:rsidRPr="00A6199B">
        <w:rPr>
          <w:w w:val="95"/>
          <w:sz w:val="24"/>
          <w:szCs w:val="24"/>
        </w:rPr>
        <w:t xml:space="preserve"> </w:t>
      </w:r>
      <w:hyperlink r:id="rId13" w:history="1">
        <w:r w:rsidRPr="00A6199B">
          <w:rPr>
            <w:rStyle w:val="Hyperlink"/>
            <w:w w:val="95"/>
            <w:sz w:val="24"/>
            <w:szCs w:val="24"/>
          </w:rPr>
          <w:t>hydrology@kenaiwatershed.org</w:t>
        </w:r>
      </w:hyperlink>
    </w:p>
    <w:p w14:paraId="0D648D76" w14:textId="35572CAF" w:rsidR="00A6199B" w:rsidRPr="00A6199B" w:rsidRDefault="00A6199B" w:rsidP="00A6199B">
      <w:pPr>
        <w:spacing w:before="89"/>
        <w:ind w:left="124"/>
        <w:rPr>
          <w:w w:val="95"/>
          <w:sz w:val="24"/>
          <w:szCs w:val="24"/>
        </w:rPr>
      </w:pPr>
      <w:r w:rsidRPr="00A6199B">
        <w:rPr>
          <w:b/>
          <w:w w:val="95"/>
          <w:sz w:val="24"/>
          <w:szCs w:val="24"/>
        </w:rPr>
        <w:t>Phone:</w:t>
      </w:r>
      <w:r w:rsidR="00E16D23">
        <w:rPr>
          <w:w w:val="95"/>
          <w:sz w:val="24"/>
          <w:szCs w:val="24"/>
        </w:rPr>
        <w:t xml:space="preserve"> (907) 260-5449</w:t>
      </w:r>
    </w:p>
    <w:p w14:paraId="6510BFE5" w14:textId="1B9B45D6" w:rsidR="00A6199B" w:rsidRDefault="00175C20" w:rsidP="00A6199B">
      <w:pPr>
        <w:spacing w:before="89"/>
        <w:ind w:left="124"/>
        <w:rPr>
          <w:w w:val="95"/>
          <w:sz w:val="24"/>
        </w:rPr>
      </w:pPr>
      <w:r>
        <w:rPr>
          <w:b/>
          <w:noProof/>
          <w:w w:val="95"/>
          <w:sz w:val="24"/>
          <w:szCs w:val="24"/>
        </w:rPr>
        <w:drawing>
          <wp:anchor distT="0" distB="0" distL="114300" distR="114300" simplePos="0" relativeHeight="251677696" behindDoc="0" locked="0" layoutInCell="1" allowOverlap="1" wp14:anchorId="6E086A9E" wp14:editId="3C89D683">
            <wp:simplePos x="0" y="0"/>
            <wp:positionH relativeFrom="margin">
              <wp:posOffset>924560</wp:posOffset>
            </wp:positionH>
            <wp:positionV relativeFrom="paragraph">
              <wp:posOffset>64135</wp:posOffset>
            </wp:positionV>
            <wp:extent cx="951230" cy="318770"/>
            <wp:effectExtent l="0" t="0" r="1270" b="5080"/>
            <wp:wrapSquare wrapText="bothSides"/>
            <wp:docPr id="3" name="Picture 3" descr="C:\Users\Bmeyer\AppData\Local\Microsoft\Windows\INetCache\Content.Word\IMG-76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meyer\AppData\Local\Microsoft\Windows\INetCache\Content.Word\IMG-7637(2).jpg"/>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l="20993" t="47864" r="14262" b="13248"/>
                    <a:stretch>
                      <a:fillRect/>
                    </a:stretch>
                  </pic:blipFill>
                  <pic:spPr bwMode="auto">
                    <a:xfrm>
                      <a:off x="0" y="0"/>
                      <a:ext cx="951230" cy="318770"/>
                    </a:xfrm>
                    <a:prstGeom prst="rect">
                      <a:avLst/>
                    </a:prstGeom>
                    <a:noFill/>
                    <a:ln>
                      <a:noFill/>
                    </a:ln>
                  </pic:spPr>
                </pic:pic>
              </a:graphicData>
            </a:graphic>
            <wp14:sizeRelV relativeFrom="margin">
              <wp14:pctHeight>0</wp14:pctHeight>
            </wp14:sizeRelV>
          </wp:anchor>
        </w:drawing>
      </w:r>
      <w:r w:rsidR="00A6199B" w:rsidRPr="00A6199B">
        <w:rPr>
          <w:b/>
          <w:w w:val="95"/>
          <w:sz w:val="24"/>
          <w:szCs w:val="24"/>
        </w:rPr>
        <w:t>Signature:</w:t>
      </w:r>
      <w:r>
        <w:rPr>
          <w:b/>
          <w:w w:val="95"/>
          <w:sz w:val="24"/>
          <w:szCs w:val="24"/>
        </w:rPr>
        <w:t xml:space="preserve"> </w:t>
      </w:r>
      <w:r w:rsidR="00F11515">
        <w:rPr>
          <w:b/>
          <w:w w:val="95"/>
          <w:sz w:val="24"/>
          <w:szCs w:val="24"/>
        </w:rPr>
        <w:t xml:space="preserve">                                                                </w:t>
      </w:r>
      <w:r w:rsidR="00F11515">
        <w:rPr>
          <w:b/>
          <w:w w:val="95"/>
          <w:sz w:val="24"/>
          <w:szCs w:val="24"/>
        </w:rPr>
        <w:tab/>
      </w:r>
      <w:r w:rsidR="00F11515">
        <w:rPr>
          <w:b/>
          <w:w w:val="95"/>
          <w:sz w:val="24"/>
          <w:szCs w:val="24"/>
        </w:rPr>
        <w:tab/>
        <w:t xml:space="preserve">  </w:t>
      </w:r>
      <w:r w:rsidR="009748A5" w:rsidRPr="00412CB2">
        <w:rPr>
          <w:b/>
          <w:w w:val="95"/>
          <w:sz w:val="24"/>
        </w:rPr>
        <w:t>Date:</w:t>
      </w:r>
      <w:r w:rsidR="009A1501" w:rsidRPr="00412CB2">
        <w:rPr>
          <w:b/>
          <w:w w:val="95"/>
          <w:sz w:val="24"/>
        </w:rPr>
        <w:t xml:space="preserve"> </w:t>
      </w:r>
      <w:r w:rsidR="00296945" w:rsidRPr="00412CB2">
        <w:rPr>
          <w:w w:val="95"/>
          <w:sz w:val="24"/>
        </w:rPr>
        <w:t>1/25/2023</w:t>
      </w:r>
    </w:p>
    <w:p w14:paraId="2DFC7D0C" w14:textId="0CB590A6" w:rsidR="00F923F4" w:rsidRDefault="00F923F4" w:rsidP="00F923F4">
      <w:pPr>
        <w:spacing w:before="89"/>
        <w:rPr>
          <w:w w:val="95"/>
          <w:sz w:val="24"/>
        </w:rPr>
      </w:pPr>
    </w:p>
    <w:p w14:paraId="540B1B4F" w14:textId="7C204CDD" w:rsidR="00F923F4" w:rsidRPr="00E16D23" w:rsidRDefault="00F923F4" w:rsidP="00F923F4">
      <w:pPr>
        <w:spacing w:before="220"/>
        <w:ind w:right="251" w:firstLine="124"/>
        <w:rPr>
          <w:sz w:val="24"/>
        </w:rPr>
      </w:pPr>
      <w:r w:rsidRPr="00A6199B">
        <w:rPr>
          <w:b/>
          <w:w w:val="90"/>
          <w:sz w:val="24"/>
          <w:szCs w:val="24"/>
        </w:rPr>
        <w:t>Name and Title:</w:t>
      </w:r>
      <w:r w:rsidRPr="00A6199B">
        <w:rPr>
          <w:w w:val="90"/>
          <w:sz w:val="24"/>
          <w:szCs w:val="24"/>
        </w:rPr>
        <w:t xml:space="preserve"> </w:t>
      </w:r>
      <w:r>
        <w:rPr>
          <w:w w:val="90"/>
          <w:sz w:val="24"/>
        </w:rPr>
        <w:t xml:space="preserve">Mitch </w:t>
      </w:r>
      <w:r w:rsidR="004B6871">
        <w:rPr>
          <w:w w:val="90"/>
          <w:sz w:val="24"/>
        </w:rPr>
        <w:t>Michaud,</w:t>
      </w:r>
      <w:r>
        <w:rPr>
          <w:w w:val="90"/>
          <w:sz w:val="24"/>
        </w:rPr>
        <w:t xml:space="preserve"> Executive Director</w:t>
      </w:r>
    </w:p>
    <w:p w14:paraId="492375D6" w14:textId="77777777" w:rsidR="00F923F4" w:rsidRPr="00E16D23" w:rsidRDefault="00F923F4" w:rsidP="00F923F4">
      <w:pPr>
        <w:spacing w:before="89"/>
        <w:ind w:left="124"/>
        <w:rPr>
          <w:w w:val="95"/>
          <w:sz w:val="24"/>
        </w:rPr>
      </w:pPr>
      <w:r w:rsidRPr="00E16D23">
        <w:rPr>
          <w:b/>
          <w:w w:val="95"/>
          <w:sz w:val="24"/>
        </w:rPr>
        <w:t>Affiliation:</w:t>
      </w:r>
      <w:r w:rsidRPr="00E16D23">
        <w:rPr>
          <w:w w:val="95"/>
          <w:sz w:val="24"/>
        </w:rPr>
        <w:t xml:space="preserve"> Kenai Watershed Forum</w:t>
      </w:r>
    </w:p>
    <w:p w14:paraId="706C6383" w14:textId="2CE59D93" w:rsidR="00F923F4" w:rsidRPr="00A6199B" w:rsidRDefault="00F923F4" w:rsidP="00F923F4">
      <w:pPr>
        <w:spacing w:before="89"/>
        <w:ind w:left="124"/>
        <w:rPr>
          <w:w w:val="95"/>
          <w:sz w:val="24"/>
          <w:szCs w:val="24"/>
        </w:rPr>
      </w:pPr>
      <w:r w:rsidRPr="00A6199B">
        <w:rPr>
          <w:b/>
          <w:w w:val="95"/>
          <w:sz w:val="24"/>
          <w:szCs w:val="24"/>
        </w:rPr>
        <w:t>Email:</w:t>
      </w:r>
      <w:r w:rsidRPr="00A6199B">
        <w:rPr>
          <w:w w:val="95"/>
          <w:sz w:val="24"/>
          <w:szCs w:val="24"/>
        </w:rPr>
        <w:t xml:space="preserve"> </w:t>
      </w:r>
      <w:hyperlink r:id="rId15" w:history="1">
        <w:r w:rsidRPr="00477BA6">
          <w:rPr>
            <w:rStyle w:val="Hyperlink"/>
            <w:w w:val="95"/>
            <w:sz w:val="24"/>
            <w:szCs w:val="24"/>
          </w:rPr>
          <w:t>executivedirector@kenaiwatershed.org</w:t>
        </w:r>
      </w:hyperlink>
      <w:r>
        <w:rPr>
          <w:w w:val="95"/>
          <w:sz w:val="24"/>
          <w:szCs w:val="24"/>
        </w:rPr>
        <w:t xml:space="preserve"> </w:t>
      </w:r>
    </w:p>
    <w:p w14:paraId="09329174" w14:textId="77777777" w:rsidR="00F923F4" w:rsidRPr="00A6199B" w:rsidRDefault="00F923F4" w:rsidP="00F923F4">
      <w:pPr>
        <w:spacing w:before="89"/>
        <w:ind w:left="124"/>
        <w:rPr>
          <w:w w:val="95"/>
          <w:sz w:val="24"/>
          <w:szCs w:val="24"/>
        </w:rPr>
      </w:pPr>
      <w:r w:rsidRPr="00A6199B">
        <w:rPr>
          <w:b/>
          <w:w w:val="95"/>
          <w:sz w:val="24"/>
          <w:szCs w:val="24"/>
        </w:rPr>
        <w:t>Phone:</w:t>
      </w:r>
      <w:r>
        <w:rPr>
          <w:w w:val="95"/>
          <w:sz w:val="24"/>
          <w:szCs w:val="24"/>
        </w:rPr>
        <w:t xml:space="preserve"> (907) 260-5449</w:t>
      </w:r>
    </w:p>
    <w:p w14:paraId="7402C22A" w14:textId="6987B491" w:rsidR="00F923F4" w:rsidRDefault="00F923F4" w:rsidP="00F923F4">
      <w:pPr>
        <w:spacing w:before="89"/>
        <w:ind w:left="124"/>
        <w:rPr>
          <w:w w:val="95"/>
          <w:sz w:val="24"/>
        </w:rPr>
      </w:pPr>
      <w:r w:rsidRPr="00A6199B">
        <w:rPr>
          <w:b/>
          <w:w w:val="95"/>
          <w:sz w:val="24"/>
          <w:szCs w:val="24"/>
        </w:rPr>
        <w:t>Signature:</w:t>
      </w:r>
      <w:r>
        <w:rPr>
          <w:b/>
          <w:w w:val="95"/>
          <w:sz w:val="24"/>
          <w:szCs w:val="24"/>
        </w:rPr>
        <w:t xml:space="preserve">                                                                 </w:t>
      </w:r>
      <w:r>
        <w:rPr>
          <w:b/>
          <w:w w:val="95"/>
          <w:sz w:val="24"/>
          <w:szCs w:val="24"/>
        </w:rPr>
        <w:tab/>
      </w:r>
      <w:r>
        <w:rPr>
          <w:b/>
          <w:w w:val="95"/>
          <w:sz w:val="24"/>
          <w:szCs w:val="24"/>
        </w:rPr>
        <w:tab/>
        <w:t xml:space="preserve">  </w:t>
      </w:r>
      <w:r w:rsidRPr="00412CB2">
        <w:rPr>
          <w:b/>
          <w:w w:val="95"/>
          <w:sz w:val="24"/>
        </w:rPr>
        <w:t xml:space="preserve">Date: </w:t>
      </w:r>
    </w:p>
    <w:p w14:paraId="374DB174" w14:textId="44876EA2" w:rsidR="00175C20" w:rsidRPr="00175C20" w:rsidRDefault="00175C20" w:rsidP="001C6141">
      <w:pPr>
        <w:tabs>
          <w:tab w:val="left" w:pos="1560"/>
        </w:tabs>
        <w:spacing w:before="89"/>
        <w:rPr>
          <w:b/>
          <w:w w:val="95"/>
          <w:sz w:val="24"/>
          <w:szCs w:val="24"/>
        </w:rPr>
      </w:pPr>
    </w:p>
    <w:p w14:paraId="68BA6EEB" w14:textId="72D21B7D" w:rsidR="000D14B5" w:rsidRPr="00F923F4" w:rsidRDefault="00A6199B" w:rsidP="00F923F4">
      <w:pPr>
        <w:spacing w:before="220"/>
        <w:ind w:left="147" w:right="251"/>
        <w:rPr>
          <w:w w:val="90"/>
          <w:sz w:val="24"/>
        </w:rPr>
      </w:pPr>
      <w:r w:rsidRPr="00A6199B">
        <w:rPr>
          <w:b/>
          <w:w w:val="90"/>
          <w:sz w:val="24"/>
          <w:szCs w:val="24"/>
        </w:rPr>
        <w:t>Name and Title:</w:t>
      </w:r>
      <w:r w:rsidRPr="00A6199B">
        <w:rPr>
          <w:w w:val="90"/>
          <w:sz w:val="24"/>
          <w:szCs w:val="24"/>
        </w:rPr>
        <w:t xml:space="preserve"> </w:t>
      </w:r>
      <w:r w:rsidR="009748A5" w:rsidRPr="00412CB2">
        <w:rPr>
          <w:w w:val="90"/>
          <w:sz w:val="24"/>
        </w:rPr>
        <w:t xml:space="preserve">Sarah Apsens, </w:t>
      </w:r>
      <w:r w:rsidR="00F923F4">
        <w:t>Kenai Region Representative, Division of Water Nonpoint Source Program</w:t>
      </w:r>
    </w:p>
    <w:p w14:paraId="16EA6EA9" w14:textId="13278655" w:rsidR="000D14B5" w:rsidRPr="00412CB2" w:rsidRDefault="00A6199B" w:rsidP="00412CB2">
      <w:pPr>
        <w:spacing w:before="89"/>
        <w:ind w:left="124"/>
        <w:rPr>
          <w:w w:val="95"/>
          <w:sz w:val="24"/>
        </w:rPr>
      </w:pPr>
      <w:r w:rsidRPr="00A6199B">
        <w:rPr>
          <w:b/>
          <w:w w:val="95"/>
          <w:sz w:val="24"/>
          <w:szCs w:val="24"/>
        </w:rPr>
        <w:t>Affiliation:</w:t>
      </w:r>
      <w:r w:rsidRPr="00A6199B">
        <w:rPr>
          <w:w w:val="95"/>
          <w:sz w:val="24"/>
          <w:szCs w:val="24"/>
        </w:rPr>
        <w:t xml:space="preserve"> </w:t>
      </w:r>
      <w:r w:rsidR="009748A5" w:rsidRPr="00412CB2">
        <w:rPr>
          <w:w w:val="95"/>
          <w:sz w:val="24"/>
        </w:rPr>
        <w:t>Alaska Department of Environmental Conservation</w:t>
      </w:r>
    </w:p>
    <w:p w14:paraId="3AA41825" w14:textId="77777777" w:rsidR="00A6199B" w:rsidRPr="00A6199B" w:rsidRDefault="00A6199B" w:rsidP="00A6199B">
      <w:pPr>
        <w:spacing w:before="89"/>
        <w:ind w:left="124"/>
        <w:rPr>
          <w:w w:val="95"/>
          <w:sz w:val="24"/>
          <w:szCs w:val="24"/>
        </w:rPr>
      </w:pPr>
      <w:r w:rsidRPr="00A6199B">
        <w:rPr>
          <w:b/>
          <w:w w:val="95"/>
          <w:sz w:val="24"/>
          <w:szCs w:val="24"/>
        </w:rPr>
        <w:t>Email:</w:t>
      </w:r>
      <w:r w:rsidRPr="00A6199B">
        <w:rPr>
          <w:w w:val="95"/>
          <w:sz w:val="24"/>
          <w:szCs w:val="24"/>
        </w:rPr>
        <w:t xml:space="preserve"> </w:t>
      </w:r>
      <w:hyperlink r:id="rId16" w:history="1">
        <w:r w:rsidRPr="00A6199B">
          <w:rPr>
            <w:rStyle w:val="Hyperlink"/>
            <w:w w:val="95"/>
            <w:sz w:val="24"/>
            <w:szCs w:val="24"/>
          </w:rPr>
          <w:t>sarah.apsens@alaska.gov</w:t>
        </w:r>
      </w:hyperlink>
    </w:p>
    <w:p w14:paraId="7E52F45E" w14:textId="16714C27" w:rsidR="000D14B5" w:rsidRPr="00412CB2" w:rsidRDefault="009748A5" w:rsidP="00412CB2">
      <w:pPr>
        <w:spacing w:before="89"/>
        <w:ind w:left="124"/>
        <w:rPr>
          <w:w w:val="95"/>
          <w:sz w:val="24"/>
        </w:rPr>
      </w:pPr>
      <w:r w:rsidRPr="00412CB2">
        <w:rPr>
          <w:b/>
          <w:w w:val="95"/>
          <w:sz w:val="24"/>
        </w:rPr>
        <w:t>Phone:</w:t>
      </w:r>
      <w:r w:rsidRPr="00412CB2">
        <w:rPr>
          <w:w w:val="95"/>
          <w:sz w:val="24"/>
        </w:rPr>
        <w:t xml:space="preserve"> </w:t>
      </w:r>
      <w:r w:rsidRPr="00412CB2">
        <w:rPr>
          <w:sz w:val="24"/>
        </w:rPr>
        <w:t>(907) 262-3411</w:t>
      </w:r>
    </w:p>
    <w:p w14:paraId="589C414D" w14:textId="02E9A394" w:rsidR="000D14B5" w:rsidRPr="00412CB2" w:rsidRDefault="009748A5" w:rsidP="00412CB2">
      <w:pPr>
        <w:spacing w:before="89"/>
        <w:ind w:left="124"/>
        <w:rPr>
          <w:w w:val="95"/>
          <w:sz w:val="24"/>
        </w:rPr>
      </w:pPr>
      <w:r w:rsidRPr="00412CB2">
        <w:rPr>
          <w:b/>
          <w:w w:val="95"/>
          <w:sz w:val="24"/>
        </w:rPr>
        <w:t>Sig</w:t>
      </w:r>
      <w:commentRangeStart w:id="10"/>
      <w:r w:rsidRPr="00412CB2">
        <w:rPr>
          <w:b/>
          <w:w w:val="95"/>
          <w:sz w:val="24"/>
        </w:rPr>
        <w:t>natur</w:t>
      </w:r>
      <w:commentRangeEnd w:id="10"/>
      <w:r w:rsidR="004B3020">
        <w:rPr>
          <w:rStyle w:val="CommentReference"/>
        </w:rPr>
        <w:commentReference w:id="10"/>
      </w:r>
      <w:r w:rsidRPr="00412CB2">
        <w:rPr>
          <w:b/>
          <w:w w:val="95"/>
          <w:sz w:val="24"/>
        </w:rPr>
        <w:t xml:space="preserve">e:   </w:t>
      </w:r>
      <w:r w:rsidR="00F11515">
        <w:rPr>
          <w:b/>
          <w:w w:val="95"/>
          <w:sz w:val="24"/>
          <w:szCs w:val="24"/>
        </w:rPr>
        <w:t xml:space="preserve">                 </w:t>
      </w:r>
      <w:r w:rsidRPr="00412CB2">
        <w:rPr>
          <w:b/>
          <w:w w:val="95"/>
          <w:sz w:val="24"/>
        </w:rPr>
        <w:t>Date:</w:t>
      </w:r>
      <w:r w:rsidR="00F11515">
        <w:rPr>
          <w:b/>
          <w:w w:val="95"/>
          <w:sz w:val="24"/>
          <w:szCs w:val="24"/>
        </w:rPr>
        <w:t xml:space="preserve"> </w:t>
      </w:r>
      <w:r w:rsidRPr="00412CB2">
        <w:rPr>
          <w:w w:val="95"/>
          <w:sz w:val="24"/>
          <w:highlight w:val="yellow"/>
        </w:rPr>
        <w:t>5/5/2020</w:t>
      </w:r>
    </w:p>
    <w:p w14:paraId="25369CB6" w14:textId="6A1AD690" w:rsidR="00A6199B" w:rsidRDefault="00A6199B" w:rsidP="001C6141">
      <w:pPr>
        <w:spacing w:before="89"/>
        <w:rPr>
          <w:b/>
          <w:w w:val="95"/>
          <w:sz w:val="24"/>
          <w:szCs w:val="24"/>
        </w:rPr>
      </w:pPr>
    </w:p>
    <w:p w14:paraId="4CDA3F2F" w14:textId="6D99E3E1" w:rsidR="000D14B5" w:rsidRPr="001C6141" w:rsidRDefault="00A6199B" w:rsidP="00412CB2">
      <w:pPr>
        <w:spacing w:before="89"/>
        <w:ind w:left="124"/>
        <w:rPr>
          <w:b/>
          <w:w w:val="95"/>
          <w:sz w:val="24"/>
        </w:rPr>
      </w:pPr>
      <w:r>
        <w:rPr>
          <w:b/>
          <w:w w:val="95"/>
          <w:sz w:val="24"/>
          <w:szCs w:val="24"/>
        </w:rPr>
        <w:t xml:space="preserve">Name and Title: </w:t>
      </w:r>
      <w:r w:rsidR="009748A5" w:rsidRPr="00412CB2">
        <w:rPr>
          <w:w w:val="95"/>
          <w:sz w:val="24"/>
        </w:rPr>
        <w:t xml:space="preserve">John Clark, </w:t>
      </w:r>
      <w:r w:rsidR="00AC29D8">
        <w:rPr>
          <w:w w:val="95"/>
          <w:sz w:val="24"/>
        </w:rPr>
        <w:t>Quality Assurance</w:t>
      </w:r>
      <w:r w:rsidR="009748A5" w:rsidRPr="001C6141">
        <w:rPr>
          <w:w w:val="95"/>
          <w:sz w:val="24"/>
        </w:rPr>
        <w:t xml:space="preserve"> Officer</w:t>
      </w:r>
      <w:r w:rsidR="00AC29D8">
        <w:rPr>
          <w:w w:val="95"/>
          <w:sz w:val="24"/>
        </w:rPr>
        <w:t>, Division of Water,</w:t>
      </w:r>
      <w:r w:rsidR="009748A5" w:rsidRPr="001C6141">
        <w:rPr>
          <w:w w:val="95"/>
          <w:sz w:val="24"/>
        </w:rPr>
        <w:t xml:space="preserve"> W</w:t>
      </w:r>
      <w:r w:rsidR="00AC29D8">
        <w:rPr>
          <w:w w:val="95"/>
          <w:sz w:val="24"/>
        </w:rPr>
        <w:t>ater Quality</w:t>
      </w:r>
      <w:r w:rsidR="009748A5" w:rsidRPr="001C6141">
        <w:rPr>
          <w:w w:val="95"/>
          <w:sz w:val="24"/>
        </w:rPr>
        <w:t xml:space="preserve"> Program</w:t>
      </w:r>
    </w:p>
    <w:p w14:paraId="56B0F29C" w14:textId="77777777" w:rsidR="00A6199B" w:rsidRPr="00A6199B" w:rsidRDefault="00A6199B" w:rsidP="00A6199B">
      <w:pPr>
        <w:spacing w:before="89"/>
        <w:ind w:left="124"/>
        <w:rPr>
          <w:w w:val="95"/>
          <w:sz w:val="24"/>
          <w:szCs w:val="24"/>
        </w:rPr>
      </w:pPr>
      <w:r>
        <w:rPr>
          <w:b/>
          <w:w w:val="95"/>
          <w:sz w:val="24"/>
          <w:szCs w:val="24"/>
        </w:rPr>
        <w:t xml:space="preserve">Affiliation: </w:t>
      </w:r>
      <w:r>
        <w:rPr>
          <w:w w:val="95"/>
          <w:sz w:val="24"/>
          <w:szCs w:val="24"/>
        </w:rPr>
        <w:t>Alaska Department of Envir</w:t>
      </w:r>
      <w:r w:rsidR="00175C20">
        <w:rPr>
          <w:w w:val="95"/>
          <w:sz w:val="24"/>
          <w:szCs w:val="24"/>
        </w:rPr>
        <w:t>onmental Conservation</w:t>
      </w:r>
    </w:p>
    <w:p w14:paraId="5D583D89" w14:textId="77777777" w:rsidR="00A6199B" w:rsidRPr="00175C20" w:rsidRDefault="00A6199B" w:rsidP="00A6199B">
      <w:pPr>
        <w:spacing w:before="89"/>
        <w:ind w:left="124"/>
        <w:rPr>
          <w:w w:val="95"/>
          <w:sz w:val="24"/>
          <w:szCs w:val="24"/>
        </w:rPr>
      </w:pPr>
      <w:r>
        <w:rPr>
          <w:b/>
          <w:w w:val="95"/>
          <w:sz w:val="24"/>
          <w:szCs w:val="24"/>
        </w:rPr>
        <w:t>Email:</w:t>
      </w:r>
      <w:r w:rsidR="00175C20">
        <w:rPr>
          <w:b/>
          <w:w w:val="95"/>
          <w:sz w:val="24"/>
          <w:szCs w:val="24"/>
        </w:rPr>
        <w:t xml:space="preserve"> </w:t>
      </w:r>
      <w:r w:rsidR="00175C20">
        <w:rPr>
          <w:w w:val="95"/>
          <w:sz w:val="24"/>
          <w:szCs w:val="24"/>
        </w:rPr>
        <w:t>john.clark@alaska.gov</w:t>
      </w:r>
    </w:p>
    <w:p w14:paraId="7B5C54BB" w14:textId="60A22D75" w:rsidR="000D14B5" w:rsidRPr="001C6141" w:rsidRDefault="009748A5" w:rsidP="001C6141">
      <w:pPr>
        <w:spacing w:before="89"/>
        <w:ind w:left="124"/>
        <w:rPr>
          <w:w w:val="95"/>
          <w:sz w:val="24"/>
        </w:rPr>
      </w:pPr>
      <w:r w:rsidRPr="001C6141">
        <w:rPr>
          <w:b/>
          <w:w w:val="95"/>
          <w:sz w:val="24"/>
        </w:rPr>
        <w:t xml:space="preserve">Phone: </w:t>
      </w:r>
      <w:r w:rsidRPr="001C6141">
        <w:rPr>
          <w:w w:val="95"/>
          <w:sz w:val="24"/>
        </w:rPr>
        <w:t>(907)</w:t>
      </w:r>
      <w:r w:rsidR="00071574" w:rsidRPr="001C6141">
        <w:rPr>
          <w:w w:val="95"/>
          <w:sz w:val="24"/>
        </w:rPr>
        <w:t xml:space="preserve"> </w:t>
      </w:r>
      <w:r w:rsidRPr="001C6141">
        <w:rPr>
          <w:w w:val="95"/>
          <w:sz w:val="24"/>
        </w:rPr>
        <w:t>269-3066</w:t>
      </w:r>
    </w:p>
    <w:p w14:paraId="4193CE87" w14:textId="2CAA5B4C" w:rsidR="00AF31AF" w:rsidRPr="001C6141" w:rsidRDefault="00175C20" w:rsidP="00AF31AF">
      <w:pPr>
        <w:spacing w:before="89"/>
        <w:ind w:left="124"/>
        <w:rPr>
          <w:w w:val="95"/>
          <w:sz w:val="24"/>
        </w:rPr>
      </w:pPr>
      <w:r>
        <w:rPr>
          <w:noProof/>
        </w:rPr>
        <w:drawing>
          <wp:anchor distT="0" distB="0" distL="0" distR="0" simplePos="0" relativeHeight="251681792" behindDoc="1" locked="0" layoutInCell="1" allowOverlap="1" wp14:anchorId="5F991636" wp14:editId="705AF976">
            <wp:simplePos x="0" y="0"/>
            <wp:positionH relativeFrom="page">
              <wp:posOffset>1648047</wp:posOffset>
            </wp:positionH>
            <wp:positionV relativeFrom="paragraph">
              <wp:posOffset>67606</wp:posOffset>
            </wp:positionV>
            <wp:extent cx="1640272" cy="446568"/>
            <wp:effectExtent l="0" t="0" r="0" b="0"/>
            <wp:wrapNone/>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7" cstate="print"/>
                    <a:stretch>
                      <a:fillRect/>
                    </a:stretch>
                  </pic:blipFill>
                  <pic:spPr>
                    <a:xfrm>
                      <a:off x="0" y="0"/>
                      <a:ext cx="1652989" cy="450030"/>
                    </a:xfrm>
                    <a:prstGeom prst="rect">
                      <a:avLst/>
                    </a:prstGeom>
                  </pic:spPr>
                </pic:pic>
              </a:graphicData>
            </a:graphic>
            <wp14:sizeRelV relativeFrom="margin">
              <wp14:pctHeight>0</wp14:pctHeight>
            </wp14:sizeRelV>
          </wp:anchor>
        </w:drawing>
      </w:r>
      <w:r w:rsidR="009748A5" w:rsidRPr="001C6141">
        <w:rPr>
          <w:b/>
          <w:w w:val="95"/>
          <w:sz w:val="24"/>
        </w:rPr>
        <w:t xml:space="preserve">Signature:   </w:t>
      </w:r>
      <w:r w:rsidR="00F11515">
        <w:rPr>
          <w:b/>
          <w:w w:val="95"/>
          <w:sz w:val="24"/>
          <w:szCs w:val="24"/>
        </w:rPr>
        <w:t xml:space="preserve">                                                         </w:t>
      </w:r>
      <w:r w:rsidR="009748A5" w:rsidRPr="001C6141">
        <w:rPr>
          <w:b/>
          <w:w w:val="95"/>
          <w:sz w:val="24"/>
        </w:rPr>
        <w:t>Date:</w:t>
      </w:r>
      <w:r w:rsidR="00F11515">
        <w:rPr>
          <w:b/>
          <w:w w:val="95"/>
          <w:sz w:val="24"/>
          <w:szCs w:val="24"/>
        </w:rPr>
        <w:t xml:space="preserve"> </w:t>
      </w:r>
      <w:r w:rsidR="009748A5" w:rsidRPr="001C6141">
        <w:rPr>
          <w:w w:val="95"/>
          <w:sz w:val="24"/>
          <w:highlight w:val="yellow"/>
        </w:rPr>
        <w:t>5/5/2020</w:t>
      </w:r>
    </w:p>
    <w:p w14:paraId="59071349" w14:textId="57D92AF1" w:rsidR="00E85FC9" w:rsidRDefault="00175C20" w:rsidP="001C6141">
      <w:pPr>
        <w:spacing w:before="89"/>
        <w:ind w:left="124"/>
        <w:rPr>
          <w:b/>
          <w:w w:val="95"/>
          <w:sz w:val="24"/>
          <w:szCs w:val="24"/>
        </w:rPr>
      </w:pPr>
      <w:r>
        <w:rPr>
          <w:b/>
          <w:w w:val="95"/>
          <w:sz w:val="24"/>
          <w:szCs w:val="24"/>
        </w:rPr>
        <w:t xml:space="preserve"> </w:t>
      </w:r>
    </w:p>
    <w:p w14:paraId="4E407A92" w14:textId="59B8FF3D" w:rsidR="009A1501" w:rsidRPr="001C6141" w:rsidRDefault="00E85FC9" w:rsidP="001C6141">
      <w:pPr>
        <w:spacing w:before="89"/>
        <w:ind w:left="124"/>
        <w:rPr>
          <w:w w:val="95"/>
          <w:sz w:val="24"/>
        </w:rPr>
      </w:pPr>
      <w:r>
        <w:rPr>
          <w:b/>
          <w:w w:val="95"/>
          <w:sz w:val="24"/>
          <w:szCs w:val="24"/>
        </w:rPr>
        <w:t xml:space="preserve">Name and Title: </w:t>
      </w:r>
      <w:r w:rsidR="00071574" w:rsidRPr="001C6141">
        <w:rPr>
          <w:w w:val="95"/>
          <w:sz w:val="24"/>
        </w:rPr>
        <w:t>Cindy Fields</w:t>
      </w:r>
      <w:r w:rsidR="009A1501" w:rsidRPr="001C6141">
        <w:rPr>
          <w:w w:val="95"/>
          <w:sz w:val="24"/>
        </w:rPr>
        <w:t xml:space="preserve">, EPA Region 10 </w:t>
      </w:r>
      <w:r w:rsidR="00071574" w:rsidRPr="001C6141">
        <w:rPr>
          <w:w w:val="95"/>
          <w:sz w:val="24"/>
        </w:rPr>
        <w:t>Quality Assurance</w:t>
      </w:r>
      <w:r w:rsidR="009A1501" w:rsidRPr="001C6141">
        <w:rPr>
          <w:w w:val="95"/>
          <w:sz w:val="24"/>
        </w:rPr>
        <w:t xml:space="preserve"> Manager</w:t>
      </w:r>
      <w:r w:rsidR="00071574" w:rsidRPr="001C6141">
        <w:rPr>
          <w:w w:val="95"/>
          <w:sz w:val="24"/>
        </w:rPr>
        <w:t xml:space="preserve"> (or designee)</w:t>
      </w:r>
    </w:p>
    <w:p w14:paraId="4838BD9E" w14:textId="77777777" w:rsidR="00E85FC9" w:rsidRPr="00A6199B" w:rsidRDefault="00E85FC9" w:rsidP="00E85FC9">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43CF3B54" w14:textId="7691FAFF" w:rsidR="00E85FC9" w:rsidRPr="00175C20" w:rsidRDefault="00E85FC9" w:rsidP="00E85FC9">
      <w:pPr>
        <w:spacing w:before="89"/>
        <w:ind w:left="124"/>
        <w:rPr>
          <w:w w:val="95"/>
          <w:sz w:val="24"/>
          <w:szCs w:val="24"/>
        </w:rPr>
      </w:pPr>
      <w:r>
        <w:rPr>
          <w:b/>
          <w:w w:val="95"/>
          <w:sz w:val="24"/>
          <w:szCs w:val="24"/>
        </w:rPr>
        <w:t xml:space="preserve">Email: </w:t>
      </w:r>
      <w:r w:rsidR="001C6141">
        <w:rPr>
          <w:w w:val="95"/>
          <w:sz w:val="24"/>
          <w:szCs w:val="24"/>
        </w:rPr>
        <w:t>fields.cindy</w:t>
      </w:r>
      <w:r>
        <w:rPr>
          <w:w w:val="95"/>
          <w:sz w:val="24"/>
          <w:szCs w:val="24"/>
        </w:rPr>
        <w:t>@epa.gov</w:t>
      </w:r>
    </w:p>
    <w:p w14:paraId="2D95D6DF" w14:textId="06036F2E" w:rsidR="009A1501" w:rsidRPr="001C6141" w:rsidRDefault="009A1501" w:rsidP="001C6141">
      <w:pPr>
        <w:spacing w:before="89"/>
        <w:ind w:left="124"/>
        <w:rPr>
          <w:w w:val="95"/>
          <w:sz w:val="24"/>
        </w:rPr>
      </w:pPr>
      <w:r w:rsidRPr="001C6141">
        <w:rPr>
          <w:b/>
          <w:w w:val="95"/>
          <w:sz w:val="24"/>
        </w:rPr>
        <w:t xml:space="preserve">Phone: </w:t>
      </w:r>
      <w:r w:rsidR="00071574" w:rsidRPr="001C6141">
        <w:t>(206</w:t>
      </w:r>
      <w:r w:rsidRPr="001C6141">
        <w:t>)</w:t>
      </w:r>
      <w:r w:rsidR="00071574" w:rsidRPr="001C6141">
        <w:t xml:space="preserve"> 553-</w:t>
      </w:r>
      <w:r w:rsidR="00E85FC9">
        <w:t>7263</w:t>
      </w:r>
    </w:p>
    <w:p w14:paraId="7956AD95" w14:textId="5C3B78E2" w:rsidR="00E85FC9" w:rsidRPr="00A6199B" w:rsidRDefault="00E85FC9" w:rsidP="00E85FC9">
      <w:pPr>
        <w:spacing w:before="89"/>
        <w:ind w:left="124"/>
        <w:rPr>
          <w:b/>
          <w:w w:val="95"/>
          <w:sz w:val="24"/>
          <w:szCs w:val="24"/>
        </w:rPr>
      </w:pPr>
      <w:bookmarkStart w:id="11" w:name="QAPP-Kenai_River_Watershed_ZnCu_2020_042"/>
      <w:bookmarkEnd w:id="11"/>
      <w:r>
        <w:rPr>
          <w:b/>
          <w:w w:val="95"/>
          <w:sz w:val="24"/>
          <w:szCs w:val="24"/>
        </w:rPr>
        <w:t xml:space="preserve">Signature:                                                            Date: </w:t>
      </w:r>
    </w:p>
    <w:p w14:paraId="0D4E32CE" w14:textId="77777777" w:rsidR="00A6199B" w:rsidRDefault="00A6199B" w:rsidP="00A6199B">
      <w:pPr>
        <w:spacing w:before="89"/>
        <w:ind w:left="124"/>
        <w:rPr>
          <w:w w:val="95"/>
          <w:sz w:val="25"/>
        </w:rPr>
      </w:pPr>
    </w:p>
    <w:p w14:paraId="70D1BBF2" w14:textId="1A659680" w:rsidR="001C6141" w:rsidRPr="001C6141" w:rsidRDefault="001C6141" w:rsidP="001C6141">
      <w:pPr>
        <w:spacing w:before="89"/>
        <w:ind w:left="124"/>
        <w:rPr>
          <w:w w:val="95"/>
          <w:sz w:val="24"/>
        </w:rPr>
      </w:pPr>
      <w:r>
        <w:rPr>
          <w:b/>
          <w:w w:val="95"/>
          <w:sz w:val="24"/>
          <w:szCs w:val="24"/>
        </w:rPr>
        <w:t xml:space="preserve">Name and Title: </w:t>
      </w:r>
      <w:r>
        <w:rPr>
          <w:w w:val="95"/>
          <w:sz w:val="24"/>
        </w:rPr>
        <w:t>Raymond Wu</w:t>
      </w:r>
      <w:r w:rsidRPr="001C6141">
        <w:rPr>
          <w:w w:val="95"/>
          <w:sz w:val="24"/>
        </w:rPr>
        <w:t xml:space="preserve">, EPA Region 10 Quality Assurance </w:t>
      </w:r>
      <w:r>
        <w:rPr>
          <w:w w:val="95"/>
          <w:sz w:val="24"/>
        </w:rPr>
        <w:t>Chemist</w:t>
      </w:r>
    </w:p>
    <w:p w14:paraId="392429E7" w14:textId="77777777" w:rsidR="001C6141" w:rsidRPr="00A6199B" w:rsidRDefault="001C6141" w:rsidP="001C6141">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3B68477A" w14:textId="340C46DA" w:rsidR="001C6141" w:rsidRPr="00175C20" w:rsidRDefault="001C6141" w:rsidP="001C6141">
      <w:pPr>
        <w:spacing w:before="89"/>
        <w:ind w:left="124"/>
        <w:rPr>
          <w:w w:val="95"/>
          <w:sz w:val="24"/>
          <w:szCs w:val="24"/>
        </w:rPr>
      </w:pPr>
      <w:r>
        <w:rPr>
          <w:b/>
          <w:w w:val="95"/>
          <w:sz w:val="24"/>
          <w:szCs w:val="24"/>
        </w:rPr>
        <w:t xml:space="preserve">Email: </w:t>
      </w:r>
      <w:r>
        <w:rPr>
          <w:w w:val="95"/>
          <w:sz w:val="24"/>
          <w:szCs w:val="24"/>
        </w:rPr>
        <w:t>wu.raymond@epa.gov</w:t>
      </w:r>
    </w:p>
    <w:p w14:paraId="2A8AF4E1" w14:textId="30D27F05" w:rsidR="001C6141" w:rsidRPr="001C6141" w:rsidRDefault="001C6141" w:rsidP="001C6141">
      <w:pPr>
        <w:spacing w:before="89"/>
        <w:ind w:left="124"/>
        <w:rPr>
          <w:w w:val="95"/>
          <w:sz w:val="24"/>
        </w:rPr>
      </w:pPr>
      <w:r w:rsidRPr="001C6141">
        <w:rPr>
          <w:b/>
          <w:w w:val="95"/>
          <w:sz w:val="24"/>
        </w:rPr>
        <w:t xml:space="preserve">Phone: </w:t>
      </w:r>
      <w:r w:rsidRPr="001C6141">
        <w:t>(206) 553-</w:t>
      </w:r>
      <w:r>
        <w:t>1413</w:t>
      </w:r>
    </w:p>
    <w:p w14:paraId="2FE1223F" w14:textId="7DA44E9F" w:rsidR="001C6141" w:rsidRDefault="001C6141" w:rsidP="001C6141">
      <w:pPr>
        <w:spacing w:before="89"/>
        <w:ind w:left="124"/>
        <w:rPr>
          <w:b/>
          <w:w w:val="95"/>
          <w:sz w:val="24"/>
          <w:szCs w:val="24"/>
        </w:rPr>
      </w:pPr>
      <w:r>
        <w:rPr>
          <w:b/>
          <w:w w:val="95"/>
          <w:sz w:val="24"/>
          <w:szCs w:val="24"/>
        </w:rPr>
        <w:t xml:space="preserve">Signature:                                                            Date: </w:t>
      </w:r>
    </w:p>
    <w:p w14:paraId="229186B6" w14:textId="6BBAD6A4" w:rsidR="001C6141" w:rsidRDefault="001C6141" w:rsidP="00AC29D8">
      <w:pPr>
        <w:spacing w:before="89"/>
        <w:rPr>
          <w:b/>
          <w:w w:val="95"/>
          <w:sz w:val="24"/>
          <w:szCs w:val="24"/>
        </w:rPr>
      </w:pPr>
    </w:p>
    <w:p w14:paraId="006CB775" w14:textId="06B9FFE6" w:rsidR="001C6141" w:rsidRPr="001C6141" w:rsidRDefault="001C6141" w:rsidP="001C6141">
      <w:pPr>
        <w:spacing w:before="89"/>
        <w:ind w:left="124"/>
        <w:rPr>
          <w:w w:val="95"/>
          <w:sz w:val="24"/>
        </w:rPr>
      </w:pPr>
      <w:r>
        <w:rPr>
          <w:b/>
          <w:w w:val="95"/>
          <w:sz w:val="24"/>
          <w:szCs w:val="24"/>
        </w:rPr>
        <w:t xml:space="preserve">Name and Title: </w:t>
      </w:r>
      <w:r>
        <w:rPr>
          <w:w w:val="95"/>
          <w:sz w:val="24"/>
        </w:rPr>
        <w:t>Katherine Brown</w:t>
      </w:r>
      <w:r w:rsidRPr="001C6141">
        <w:rPr>
          <w:w w:val="95"/>
          <w:sz w:val="24"/>
        </w:rPr>
        <w:t xml:space="preserve">, EPA Region 10 </w:t>
      </w:r>
      <w:r>
        <w:rPr>
          <w:w w:val="95"/>
          <w:sz w:val="24"/>
        </w:rPr>
        <w:t>Tribal Program</w:t>
      </w:r>
    </w:p>
    <w:p w14:paraId="65C6A332" w14:textId="77777777" w:rsidR="001C6141" w:rsidRPr="00A6199B" w:rsidRDefault="001C6141" w:rsidP="001C6141">
      <w:pPr>
        <w:spacing w:before="89"/>
        <w:ind w:left="124"/>
        <w:rPr>
          <w:w w:val="95"/>
          <w:sz w:val="24"/>
          <w:szCs w:val="24"/>
        </w:rPr>
      </w:pPr>
      <w:r>
        <w:rPr>
          <w:b/>
          <w:w w:val="95"/>
          <w:sz w:val="24"/>
          <w:szCs w:val="24"/>
        </w:rPr>
        <w:t xml:space="preserve">Affiliation: </w:t>
      </w:r>
      <w:r>
        <w:rPr>
          <w:w w:val="95"/>
          <w:sz w:val="24"/>
          <w:szCs w:val="24"/>
        </w:rPr>
        <w:t>U.S. Environmental Protection Agency, Region 10</w:t>
      </w:r>
    </w:p>
    <w:p w14:paraId="106FAF00" w14:textId="6F842D44" w:rsidR="001C6141" w:rsidRPr="00175C20" w:rsidRDefault="001C6141" w:rsidP="001C6141">
      <w:pPr>
        <w:spacing w:before="89"/>
        <w:ind w:left="124"/>
        <w:rPr>
          <w:w w:val="95"/>
          <w:sz w:val="24"/>
          <w:szCs w:val="24"/>
        </w:rPr>
      </w:pPr>
      <w:r>
        <w:rPr>
          <w:b/>
          <w:w w:val="95"/>
          <w:sz w:val="24"/>
          <w:szCs w:val="24"/>
        </w:rPr>
        <w:t xml:space="preserve">Email: </w:t>
      </w:r>
      <w:r w:rsidR="00417532">
        <w:rPr>
          <w:w w:val="95"/>
          <w:sz w:val="24"/>
          <w:szCs w:val="24"/>
        </w:rPr>
        <w:t>brown.katherine</w:t>
      </w:r>
      <w:r>
        <w:rPr>
          <w:w w:val="95"/>
          <w:sz w:val="24"/>
          <w:szCs w:val="24"/>
        </w:rPr>
        <w:t>@epa.gov</w:t>
      </w:r>
    </w:p>
    <w:p w14:paraId="27995F47" w14:textId="0B8EDA04" w:rsidR="001C6141" w:rsidRPr="001C6141" w:rsidRDefault="001C6141" w:rsidP="001C6141">
      <w:pPr>
        <w:spacing w:before="89"/>
        <w:ind w:left="124"/>
        <w:rPr>
          <w:w w:val="95"/>
          <w:sz w:val="24"/>
        </w:rPr>
      </w:pPr>
      <w:r w:rsidRPr="001C6141">
        <w:rPr>
          <w:b/>
          <w:w w:val="95"/>
          <w:sz w:val="24"/>
        </w:rPr>
        <w:t xml:space="preserve">Phone: </w:t>
      </w:r>
      <w:r w:rsidRPr="001C6141">
        <w:t>(206) 553-</w:t>
      </w:r>
      <w:r w:rsidR="00417532">
        <w:t>7263</w:t>
      </w:r>
    </w:p>
    <w:p w14:paraId="41E8FD2F" w14:textId="77777777" w:rsidR="001C6141" w:rsidRPr="00A6199B" w:rsidRDefault="001C6141" w:rsidP="001C6141">
      <w:pPr>
        <w:spacing w:before="89"/>
        <w:ind w:left="124"/>
        <w:rPr>
          <w:b/>
          <w:w w:val="95"/>
          <w:sz w:val="24"/>
          <w:szCs w:val="24"/>
        </w:rPr>
      </w:pPr>
      <w:r>
        <w:rPr>
          <w:b/>
          <w:w w:val="95"/>
          <w:sz w:val="24"/>
          <w:szCs w:val="24"/>
        </w:rPr>
        <w:t xml:space="preserve">Signature:                                                            Date: </w:t>
      </w:r>
    </w:p>
    <w:p w14:paraId="74660CAA" w14:textId="77777777" w:rsidR="001C6141" w:rsidRPr="00A6199B" w:rsidRDefault="001C6141" w:rsidP="001C6141">
      <w:pPr>
        <w:spacing w:before="89"/>
        <w:ind w:left="124"/>
        <w:rPr>
          <w:b/>
          <w:w w:val="95"/>
          <w:sz w:val="24"/>
          <w:szCs w:val="24"/>
        </w:rPr>
      </w:pPr>
    </w:p>
    <w:p w14:paraId="0BFFCC80" w14:textId="77777777" w:rsidR="00A6199B" w:rsidRDefault="00A6199B" w:rsidP="00A6199B">
      <w:pPr>
        <w:spacing w:before="89"/>
        <w:ind w:left="124"/>
        <w:rPr>
          <w:w w:val="95"/>
          <w:sz w:val="25"/>
        </w:rPr>
      </w:pPr>
    </w:p>
    <w:p w14:paraId="6F54FECC" w14:textId="77777777" w:rsidR="00A6199B" w:rsidRDefault="00A6199B" w:rsidP="00A6199B">
      <w:pPr>
        <w:spacing w:before="89"/>
        <w:ind w:left="124"/>
        <w:rPr>
          <w:w w:val="95"/>
          <w:sz w:val="25"/>
        </w:rPr>
      </w:pPr>
    </w:p>
    <w:p w14:paraId="2ABFD012" w14:textId="2EC7FF45" w:rsidR="00175C20" w:rsidRDefault="00175C20" w:rsidP="00A6199B"/>
    <w:p w14:paraId="4998D3B8" w14:textId="545660E7" w:rsidR="001C6141" w:rsidRDefault="001C6141" w:rsidP="00A6199B"/>
    <w:p w14:paraId="10D0519E" w14:textId="35DA2331" w:rsidR="001C6141" w:rsidRDefault="001C6141" w:rsidP="00A6199B"/>
    <w:p w14:paraId="0C84F023" w14:textId="287AF579" w:rsidR="001C6141" w:rsidRDefault="001C6141" w:rsidP="00A6199B"/>
    <w:p w14:paraId="1027EBDE" w14:textId="44134CB9" w:rsidR="002241BD" w:rsidRDefault="002241BD" w:rsidP="00A6199B"/>
    <w:p w14:paraId="33732A7A" w14:textId="184D6696" w:rsidR="002241BD" w:rsidRDefault="002241BD" w:rsidP="00A6199B"/>
    <w:p w14:paraId="6C654D46" w14:textId="5FA11441" w:rsidR="002241BD" w:rsidRDefault="002241BD" w:rsidP="00A6199B"/>
    <w:p w14:paraId="4192F3A8" w14:textId="41AFB614" w:rsidR="002241BD" w:rsidRDefault="002241BD" w:rsidP="00A6199B"/>
    <w:p w14:paraId="0CE8EA4C" w14:textId="7BFD1C64" w:rsidR="002241BD" w:rsidRDefault="002241BD" w:rsidP="00A6199B"/>
    <w:p w14:paraId="3837333F" w14:textId="08120651" w:rsidR="002241BD" w:rsidRDefault="002241BD" w:rsidP="00A6199B"/>
    <w:p w14:paraId="3688F983" w14:textId="39B6A50A" w:rsidR="002241BD" w:rsidRDefault="002241BD" w:rsidP="00A6199B"/>
    <w:p w14:paraId="2EE64FCB" w14:textId="77777777" w:rsidR="002241BD" w:rsidRDefault="002241BD" w:rsidP="00A6199B"/>
    <w:p w14:paraId="02267619" w14:textId="40F9CF37" w:rsidR="001C6141" w:rsidRDefault="001C6141" w:rsidP="00A6199B"/>
    <w:p w14:paraId="4A8F37DD" w14:textId="7D795BDA" w:rsidR="001C6141" w:rsidRDefault="001C6141" w:rsidP="00A6199B"/>
    <w:p w14:paraId="33C5C8B6" w14:textId="0BFF4710" w:rsidR="002241BD" w:rsidRDefault="002241BD" w:rsidP="00A6199B"/>
    <w:p w14:paraId="5B55E004" w14:textId="0483DF54" w:rsidR="002241BD" w:rsidRDefault="002241BD" w:rsidP="00A6199B"/>
    <w:p w14:paraId="521B45DF" w14:textId="6FD82A76" w:rsidR="002241BD" w:rsidRDefault="002241BD" w:rsidP="00A6199B"/>
    <w:p w14:paraId="52E1EFB8" w14:textId="033F885C" w:rsidR="002241BD" w:rsidRDefault="002241BD" w:rsidP="00A6199B"/>
    <w:p w14:paraId="375EEB0B" w14:textId="4D19F689" w:rsidR="002241BD" w:rsidRDefault="002241BD" w:rsidP="00A6199B"/>
    <w:p w14:paraId="7813D017" w14:textId="40F4063A" w:rsidR="002241BD" w:rsidRDefault="002241BD" w:rsidP="00A6199B"/>
    <w:p w14:paraId="6C9FB682" w14:textId="2793BC66" w:rsidR="002241BD" w:rsidRDefault="002241BD" w:rsidP="00A6199B"/>
    <w:p w14:paraId="69AF6467" w14:textId="0B49F353" w:rsidR="002241BD" w:rsidRDefault="002241BD" w:rsidP="00A6199B"/>
    <w:p w14:paraId="2F0862B0" w14:textId="71203956" w:rsidR="002241BD" w:rsidRDefault="002241BD" w:rsidP="00A6199B"/>
    <w:p w14:paraId="7C448DBA" w14:textId="3D9726DE" w:rsidR="002241BD" w:rsidRDefault="002241BD" w:rsidP="00A6199B"/>
    <w:p w14:paraId="6ABAEAC3" w14:textId="27B23EA5" w:rsidR="002241BD" w:rsidRDefault="002241BD" w:rsidP="00A6199B"/>
    <w:p w14:paraId="288A3115" w14:textId="42BE9AFE" w:rsidR="002241BD" w:rsidRDefault="002241BD" w:rsidP="00A6199B"/>
    <w:p w14:paraId="33ABFE7C" w14:textId="01F37D32" w:rsidR="002241BD" w:rsidRDefault="002241BD" w:rsidP="00A6199B"/>
    <w:sdt>
      <w:sdtPr>
        <w:rPr>
          <w:rFonts w:ascii="Times New Roman" w:eastAsia="Times New Roman" w:hAnsi="Times New Roman" w:cs="Times New Roman"/>
          <w:color w:val="auto"/>
          <w:sz w:val="22"/>
          <w:szCs w:val="22"/>
          <w:u w:val="single"/>
        </w:rPr>
        <w:id w:val="910664123"/>
        <w:docPartObj>
          <w:docPartGallery w:val="Table of Contents"/>
          <w:docPartUnique/>
        </w:docPartObj>
      </w:sdtPr>
      <w:sdtEndPr>
        <w:rPr>
          <w:b/>
          <w:bCs/>
          <w:noProof/>
        </w:rPr>
      </w:sdtEndPr>
      <w:sdtContent>
        <w:p w14:paraId="1C241055" w14:textId="1B9E150A" w:rsidR="00F92DAC" w:rsidRPr="00F92DAC" w:rsidRDefault="009748A5" w:rsidP="00412CB2">
          <w:pPr>
            <w:pStyle w:val="TOCHeading"/>
          </w:pPr>
          <w:r>
            <w:t>Contents</w:t>
          </w:r>
        </w:p>
        <w:p w14:paraId="4CB9B7A5" w14:textId="769B7E61" w:rsidR="004B1FD6" w:rsidRPr="00DC34F6" w:rsidRDefault="00F92DAC">
          <w:pPr>
            <w:pStyle w:val="TOC2"/>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25983993" w:history="1">
            <w:r w:rsidR="004B1FD6" w:rsidRPr="00DC34F6">
              <w:rPr>
                <w:rStyle w:val="Hyperlink"/>
                <w:noProof/>
              </w:rPr>
              <w:t>Al. Title and Approval Page</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_Toc125983993 \h </w:instrText>
            </w:r>
            <w:r w:rsidR="004B1FD6" w:rsidRPr="00DC34F6">
              <w:rPr>
                <w:noProof/>
                <w:webHidden/>
              </w:rPr>
            </w:r>
            <w:r w:rsidR="004B1FD6" w:rsidRPr="00DC34F6">
              <w:rPr>
                <w:noProof/>
                <w:webHidden/>
              </w:rPr>
              <w:fldChar w:fldCharType="separate"/>
            </w:r>
            <w:r w:rsidR="00DC34F6">
              <w:rPr>
                <w:noProof/>
                <w:webHidden/>
              </w:rPr>
              <w:t>2</w:t>
            </w:r>
            <w:r w:rsidR="004B1FD6" w:rsidRPr="00DC34F6">
              <w:rPr>
                <w:noProof/>
                <w:webHidden/>
              </w:rPr>
              <w:fldChar w:fldCharType="end"/>
            </w:r>
          </w:hyperlink>
        </w:p>
        <w:p w14:paraId="0BC707BE" w14:textId="33F5DAD9" w:rsidR="004B1FD6" w:rsidRPr="00DC34F6" w:rsidRDefault="00CD42F0">
          <w:pPr>
            <w:pStyle w:val="TOC2"/>
            <w:tabs>
              <w:tab w:val="right" w:leader="dot" w:pos="9350"/>
            </w:tabs>
            <w:rPr>
              <w:rFonts w:asciiTheme="minorHAnsi" w:eastAsiaTheme="minorEastAsia" w:hAnsiTheme="minorHAnsi" w:cstheme="minorBidi"/>
              <w:noProof/>
            </w:rPr>
          </w:pPr>
          <w:hyperlink w:anchor="_Toc125983994" w:history="1">
            <w:r w:rsidR="004B1FD6" w:rsidRPr="00DC34F6">
              <w:rPr>
                <w:rStyle w:val="Hyperlink"/>
                <w:noProof/>
              </w:rPr>
              <w:t>A2. Acknowledgements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_Toc125983994 \h </w:instrText>
            </w:r>
            <w:r w:rsidR="004B1FD6" w:rsidRPr="00DC34F6">
              <w:rPr>
                <w:noProof/>
                <w:webHidden/>
              </w:rPr>
            </w:r>
            <w:r w:rsidR="004B1FD6" w:rsidRPr="00DC34F6">
              <w:rPr>
                <w:noProof/>
                <w:webHidden/>
              </w:rPr>
              <w:fldChar w:fldCharType="separate"/>
            </w:r>
            <w:r w:rsidR="00DC34F6">
              <w:rPr>
                <w:noProof/>
                <w:webHidden/>
              </w:rPr>
              <w:t>5</w:t>
            </w:r>
            <w:r w:rsidR="004B1FD6" w:rsidRPr="00DC34F6">
              <w:rPr>
                <w:noProof/>
                <w:webHidden/>
              </w:rPr>
              <w:fldChar w:fldCharType="end"/>
            </w:r>
          </w:hyperlink>
        </w:p>
        <w:p w14:paraId="6D80AC7B" w14:textId="014B7D24" w:rsidR="004B1FD6" w:rsidRPr="00DC34F6" w:rsidRDefault="00CD42F0">
          <w:pPr>
            <w:pStyle w:val="TOC2"/>
            <w:tabs>
              <w:tab w:val="right" w:leader="dot" w:pos="9350"/>
            </w:tabs>
            <w:rPr>
              <w:rFonts w:asciiTheme="minorHAnsi" w:eastAsiaTheme="minorEastAsia" w:hAnsiTheme="minorHAnsi" w:cstheme="minorBidi"/>
              <w:noProof/>
            </w:rPr>
          </w:pPr>
          <w:hyperlink w:anchor="_Toc125983995" w:history="1">
            <w:r w:rsidR="004B1FD6" w:rsidRPr="00DC34F6">
              <w:rPr>
                <w:rStyle w:val="Hyperlink"/>
                <w:noProof/>
              </w:rPr>
              <w:t>A3. Distribution List</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_Toc125983995 \h </w:instrText>
            </w:r>
            <w:r w:rsidR="004B1FD6" w:rsidRPr="00DC34F6">
              <w:rPr>
                <w:noProof/>
                <w:webHidden/>
              </w:rPr>
            </w:r>
            <w:r w:rsidR="004B1FD6" w:rsidRPr="00DC34F6">
              <w:rPr>
                <w:noProof/>
                <w:webHidden/>
              </w:rPr>
              <w:fldChar w:fldCharType="separate"/>
            </w:r>
            <w:r w:rsidR="00DC34F6">
              <w:rPr>
                <w:noProof/>
                <w:webHidden/>
              </w:rPr>
              <w:t>6</w:t>
            </w:r>
            <w:r w:rsidR="004B1FD6" w:rsidRPr="00DC34F6">
              <w:rPr>
                <w:noProof/>
                <w:webHidden/>
              </w:rPr>
              <w:fldChar w:fldCharType="end"/>
            </w:r>
          </w:hyperlink>
        </w:p>
        <w:p w14:paraId="7C65EE2E" w14:textId="417802C1" w:rsidR="004B1FD6" w:rsidRPr="00DC34F6" w:rsidRDefault="00CD42F0">
          <w:pPr>
            <w:pStyle w:val="TOC2"/>
            <w:tabs>
              <w:tab w:val="right" w:leader="dot" w:pos="9350"/>
            </w:tabs>
            <w:rPr>
              <w:rFonts w:asciiTheme="minorHAnsi" w:eastAsiaTheme="minorEastAsia" w:hAnsiTheme="minorHAnsi" w:cstheme="minorBidi"/>
              <w:noProof/>
            </w:rPr>
          </w:pPr>
          <w:hyperlink w:anchor="_Toc125983996" w:history="1">
            <w:r w:rsidR="004B1FD6" w:rsidRPr="00DC34F6">
              <w:rPr>
                <w:rStyle w:val="Hyperlink"/>
                <w:noProof/>
              </w:rPr>
              <w:t>A4. Project / Task Organization</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_Toc125983996 \h </w:instrText>
            </w:r>
            <w:r w:rsidR="004B1FD6" w:rsidRPr="00DC34F6">
              <w:rPr>
                <w:noProof/>
                <w:webHidden/>
              </w:rPr>
            </w:r>
            <w:r w:rsidR="004B1FD6" w:rsidRPr="00DC34F6">
              <w:rPr>
                <w:noProof/>
                <w:webHidden/>
              </w:rPr>
              <w:fldChar w:fldCharType="separate"/>
            </w:r>
            <w:r w:rsidR="00DC34F6">
              <w:rPr>
                <w:noProof/>
                <w:webHidden/>
              </w:rPr>
              <w:t>7</w:t>
            </w:r>
            <w:r w:rsidR="004B1FD6" w:rsidRPr="00DC34F6">
              <w:rPr>
                <w:noProof/>
                <w:webHidden/>
              </w:rPr>
              <w:fldChar w:fldCharType="end"/>
            </w:r>
          </w:hyperlink>
        </w:p>
        <w:p w14:paraId="6D6F5285" w14:textId="34CB13B6" w:rsidR="004B1FD6" w:rsidRPr="00DC34F6" w:rsidRDefault="00CD42F0">
          <w:pPr>
            <w:pStyle w:val="TOC2"/>
            <w:tabs>
              <w:tab w:val="right" w:leader="dot" w:pos="9350"/>
            </w:tabs>
            <w:rPr>
              <w:rFonts w:asciiTheme="minorHAnsi" w:eastAsiaTheme="minorEastAsia" w:hAnsiTheme="minorHAnsi" w:cstheme="minorBidi"/>
              <w:noProof/>
            </w:rPr>
          </w:pPr>
          <w:hyperlink w:anchor="_Toc125983997" w:history="1">
            <w:r w:rsidR="004B1FD6" w:rsidRPr="00DC34F6">
              <w:rPr>
                <w:rStyle w:val="Hyperlink"/>
                <w:noProof/>
              </w:rPr>
              <w:t>A5. Problem Definition/Background and Project Objectives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_Toc125983997 \h </w:instrText>
            </w:r>
            <w:r w:rsidR="004B1FD6" w:rsidRPr="00DC34F6">
              <w:rPr>
                <w:noProof/>
                <w:webHidden/>
              </w:rPr>
            </w:r>
            <w:r w:rsidR="004B1FD6" w:rsidRPr="00DC34F6">
              <w:rPr>
                <w:noProof/>
                <w:webHidden/>
              </w:rPr>
              <w:fldChar w:fldCharType="separate"/>
            </w:r>
            <w:r w:rsidR="00DC34F6">
              <w:rPr>
                <w:noProof/>
                <w:webHidden/>
              </w:rPr>
              <w:t>11</w:t>
            </w:r>
            <w:r w:rsidR="004B1FD6" w:rsidRPr="00DC34F6">
              <w:rPr>
                <w:noProof/>
                <w:webHidden/>
              </w:rPr>
              <w:fldChar w:fldCharType="end"/>
            </w:r>
          </w:hyperlink>
        </w:p>
        <w:p w14:paraId="13462E81" w14:textId="65E1F485" w:rsidR="004B1FD6" w:rsidRPr="00DC34F6" w:rsidRDefault="00CD42F0" w:rsidP="00DD4584">
          <w:pPr>
            <w:pStyle w:val="TOC2"/>
            <w:tabs>
              <w:tab w:val="right" w:leader="dot" w:pos="9350"/>
            </w:tabs>
            <w:rPr>
              <w:rFonts w:asciiTheme="minorHAnsi" w:eastAsiaTheme="minorEastAsia" w:hAnsiTheme="minorHAnsi" w:cstheme="minorBidi"/>
              <w:noProof/>
            </w:rPr>
          </w:pPr>
          <w:hyperlink w:anchor="_Toc125983998" w:history="1">
            <w:r w:rsidR="004B1FD6" w:rsidRPr="00DC34F6">
              <w:rPr>
                <w:rStyle w:val="Hyperlink"/>
                <w:noProof/>
              </w:rPr>
              <w:t>A6. Project / Task Description</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_Toc125983998 \h </w:instrText>
            </w:r>
            <w:r w:rsidR="004B1FD6" w:rsidRPr="00DC34F6">
              <w:rPr>
                <w:noProof/>
                <w:webHidden/>
              </w:rPr>
            </w:r>
            <w:r w:rsidR="004B1FD6" w:rsidRPr="00DC34F6">
              <w:rPr>
                <w:noProof/>
                <w:webHidden/>
              </w:rPr>
              <w:fldChar w:fldCharType="separate"/>
            </w:r>
            <w:r w:rsidR="00DC34F6">
              <w:rPr>
                <w:noProof/>
                <w:webHidden/>
              </w:rPr>
              <w:t>12</w:t>
            </w:r>
            <w:r w:rsidR="004B1FD6" w:rsidRPr="00DC34F6">
              <w:rPr>
                <w:noProof/>
                <w:webHidden/>
              </w:rPr>
              <w:fldChar w:fldCharType="end"/>
            </w:r>
          </w:hyperlink>
        </w:p>
        <w:p w14:paraId="0672D9B1" w14:textId="789F9E87" w:rsidR="004B1FD6" w:rsidRPr="00DC34F6" w:rsidRDefault="00CD42F0">
          <w:pPr>
            <w:pStyle w:val="TOC2"/>
            <w:tabs>
              <w:tab w:val="left" w:pos="880"/>
              <w:tab w:val="right" w:leader="dot" w:pos="9350"/>
            </w:tabs>
            <w:rPr>
              <w:rFonts w:asciiTheme="minorHAnsi" w:eastAsiaTheme="minorEastAsia" w:hAnsiTheme="minorHAnsi" w:cstheme="minorBidi"/>
              <w:noProof/>
            </w:rPr>
          </w:pPr>
          <w:hyperlink w:anchor="_Toc125984002" w:history="1">
            <w:r w:rsidR="004B1FD6" w:rsidRPr="00DC34F6">
              <w:rPr>
                <w:rStyle w:val="Hyperlink"/>
                <w:noProof/>
              </w:rPr>
              <w:t>A7.</w:t>
            </w:r>
            <w:r w:rsidR="00DD4584" w:rsidRPr="00DC34F6">
              <w:rPr>
                <w:rFonts w:asciiTheme="minorHAnsi" w:eastAsiaTheme="minorEastAsia" w:hAnsiTheme="minorHAnsi" w:cstheme="minorBidi"/>
                <w:noProof/>
              </w:rPr>
              <w:t xml:space="preserve"> </w:t>
            </w:r>
            <w:r w:rsidR="004B1FD6" w:rsidRPr="00DC34F6">
              <w:rPr>
                <w:rStyle w:val="Hyperlink"/>
                <w:noProof/>
              </w:rPr>
              <w:t>Quality Objectives and Criteria For Measurement Of</w:t>
            </w:r>
            <w:r w:rsidR="004B1FD6" w:rsidRPr="00DC34F6">
              <w:rPr>
                <w:rStyle w:val="Hyperlink"/>
                <w:noProof/>
                <w:spacing w:val="-8"/>
              </w:rPr>
              <w:t xml:space="preserve"> </w:t>
            </w:r>
            <w:r w:rsidR="004B1FD6" w:rsidRPr="00DC34F6">
              <w:rPr>
                <w:rStyle w:val="Hyperlink"/>
                <w:noProof/>
              </w:rPr>
              <w:t>Data</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_Toc125984002 \h </w:instrText>
            </w:r>
            <w:r w:rsidR="004B1FD6" w:rsidRPr="00DC34F6">
              <w:rPr>
                <w:noProof/>
                <w:webHidden/>
              </w:rPr>
            </w:r>
            <w:r w:rsidR="004B1FD6" w:rsidRPr="00DC34F6">
              <w:rPr>
                <w:noProof/>
                <w:webHidden/>
              </w:rPr>
              <w:fldChar w:fldCharType="separate"/>
            </w:r>
            <w:r w:rsidR="00DC34F6">
              <w:rPr>
                <w:noProof/>
                <w:webHidden/>
              </w:rPr>
              <w:t>14</w:t>
            </w:r>
            <w:r w:rsidR="004B1FD6" w:rsidRPr="00DC34F6">
              <w:rPr>
                <w:noProof/>
                <w:webHidden/>
              </w:rPr>
              <w:fldChar w:fldCharType="end"/>
            </w:r>
          </w:hyperlink>
        </w:p>
        <w:p w14:paraId="7F161212" w14:textId="1497A48B" w:rsidR="004B1FD6" w:rsidRPr="00DC34F6" w:rsidRDefault="00CD42F0">
          <w:pPr>
            <w:pStyle w:val="TOC2"/>
            <w:tabs>
              <w:tab w:val="left" w:pos="880"/>
              <w:tab w:val="right" w:leader="dot" w:pos="9350"/>
            </w:tabs>
            <w:rPr>
              <w:rFonts w:asciiTheme="minorHAnsi" w:eastAsiaTheme="minorEastAsia" w:hAnsiTheme="minorHAnsi" w:cstheme="minorBidi"/>
              <w:noProof/>
            </w:rPr>
          </w:pPr>
          <w:hyperlink w:anchor="_Toc125984003" w:history="1">
            <w:r w:rsidR="004B1FD6" w:rsidRPr="00DC34F6">
              <w:rPr>
                <w:rStyle w:val="Hyperlink"/>
                <w:noProof/>
              </w:rPr>
              <w:t>A8.</w:t>
            </w:r>
            <w:r w:rsidR="00DD4584" w:rsidRPr="00DC34F6">
              <w:rPr>
                <w:rFonts w:asciiTheme="minorHAnsi" w:eastAsiaTheme="minorEastAsia" w:hAnsiTheme="minorHAnsi" w:cstheme="minorBidi"/>
                <w:noProof/>
              </w:rPr>
              <w:t xml:space="preserve"> </w:t>
            </w:r>
            <w:r w:rsidR="004B1FD6" w:rsidRPr="00DC34F6">
              <w:rPr>
                <w:rStyle w:val="Hyperlink"/>
                <w:noProof/>
              </w:rPr>
              <w:t>Training</w:t>
            </w:r>
            <w:r w:rsidR="004B1FD6" w:rsidRPr="00DC34F6">
              <w:rPr>
                <w:rStyle w:val="Hyperlink"/>
                <w:noProof/>
                <w:spacing w:val="-1"/>
              </w:rPr>
              <w:t xml:space="preserve"> </w:t>
            </w:r>
            <w:r w:rsidR="004B1FD6" w:rsidRPr="00DC34F6">
              <w:rPr>
                <w:rStyle w:val="Hyperlink"/>
                <w:noProof/>
              </w:rPr>
              <w:t>Requirements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_Toc125984003 \h </w:instrText>
            </w:r>
            <w:r w:rsidR="004B1FD6" w:rsidRPr="00DC34F6">
              <w:rPr>
                <w:noProof/>
                <w:webHidden/>
              </w:rPr>
            </w:r>
            <w:r w:rsidR="004B1FD6" w:rsidRPr="00DC34F6">
              <w:rPr>
                <w:noProof/>
                <w:webHidden/>
              </w:rPr>
              <w:fldChar w:fldCharType="separate"/>
            </w:r>
            <w:r w:rsidR="00DC34F6">
              <w:rPr>
                <w:noProof/>
                <w:webHidden/>
              </w:rPr>
              <w:t>25</w:t>
            </w:r>
            <w:r w:rsidR="004B1FD6" w:rsidRPr="00DC34F6">
              <w:rPr>
                <w:noProof/>
                <w:webHidden/>
              </w:rPr>
              <w:fldChar w:fldCharType="end"/>
            </w:r>
          </w:hyperlink>
        </w:p>
        <w:p w14:paraId="0CC03447" w14:textId="7E74E658" w:rsidR="004B1FD6" w:rsidRPr="00DC34F6" w:rsidRDefault="00CD42F0">
          <w:pPr>
            <w:pStyle w:val="TOC2"/>
            <w:tabs>
              <w:tab w:val="right" w:leader="dot" w:pos="9350"/>
            </w:tabs>
            <w:rPr>
              <w:rFonts w:asciiTheme="minorHAnsi" w:eastAsiaTheme="minorEastAsia" w:hAnsiTheme="minorHAnsi" w:cstheme="minorBidi"/>
              <w:noProof/>
            </w:rPr>
          </w:pPr>
          <w:hyperlink w:anchor="_Toc125984004" w:history="1">
            <w:r w:rsidR="004B1FD6" w:rsidRPr="00DC34F6">
              <w:rPr>
                <w:rStyle w:val="Hyperlink"/>
                <w:noProof/>
              </w:rPr>
              <w:t>A9. Documentation and</w:t>
            </w:r>
            <w:r w:rsidR="004B1FD6" w:rsidRPr="00DC34F6">
              <w:rPr>
                <w:rStyle w:val="Hyperlink"/>
                <w:noProof/>
                <w:spacing w:val="-2"/>
              </w:rPr>
              <w:t xml:space="preserve"> </w:t>
            </w:r>
            <w:r w:rsidR="004B1FD6" w:rsidRPr="00DC34F6">
              <w:rPr>
                <w:rStyle w:val="Hyperlink"/>
                <w:noProof/>
              </w:rPr>
              <w:t>Records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_Toc125984004 \h </w:instrText>
            </w:r>
            <w:r w:rsidR="004B1FD6" w:rsidRPr="00DC34F6">
              <w:rPr>
                <w:noProof/>
                <w:webHidden/>
              </w:rPr>
            </w:r>
            <w:r w:rsidR="004B1FD6" w:rsidRPr="00DC34F6">
              <w:rPr>
                <w:noProof/>
                <w:webHidden/>
              </w:rPr>
              <w:fldChar w:fldCharType="separate"/>
            </w:r>
            <w:r w:rsidR="00DC34F6">
              <w:rPr>
                <w:noProof/>
                <w:webHidden/>
              </w:rPr>
              <w:t>25</w:t>
            </w:r>
            <w:r w:rsidR="004B1FD6" w:rsidRPr="00DC34F6">
              <w:rPr>
                <w:noProof/>
                <w:webHidden/>
              </w:rPr>
              <w:fldChar w:fldCharType="end"/>
            </w:r>
          </w:hyperlink>
        </w:p>
        <w:p w14:paraId="204F8627" w14:textId="02A74BF9" w:rsidR="004B1FD6" w:rsidRPr="00DC34F6" w:rsidRDefault="00CD42F0">
          <w:pPr>
            <w:pStyle w:val="TOC2"/>
            <w:tabs>
              <w:tab w:val="right" w:leader="dot" w:pos="9350"/>
            </w:tabs>
            <w:rPr>
              <w:rFonts w:asciiTheme="minorHAnsi" w:eastAsiaTheme="minorEastAsia" w:hAnsiTheme="minorHAnsi" w:cstheme="minorBidi"/>
              <w:noProof/>
            </w:rPr>
          </w:pPr>
          <w:hyperlink w:anchor="_Toc125984006" w:history="1">
            <w:r w:rsidR="004B1FD6" w:rsidRPr="00DC34F6">
              <w:rPr>
                <w:rStyle w:val="Hyperlink"/>
                <w:noProof/>
              </w:rPr>
              <w:t>B1. Sampling Process</w:t>
            </w:r>
            <w:r w:rsidR="004B1FD6" w:rsidRPr="00DC34F6">
              <w:rPr>
                <w:rStyle w:val="Hyperlink"/>
                <w:noProof/>
                <w:spacing w:val="-2"/>
              </w:rPr>
              <w:t xml:space="preserve"> </w:t>
            </w:r>
            <w:r w:rsidR="004B1FD6" w:rsidRPr="00DC34F6">
              <w:rPr>
                <w:rStyle w:val="Hyperlink"/>
                <w:noProof/>
              </w:rPr>
              <w:t>Design</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_Toc125984006 \h </w:instrText>
            </w:r>
            <w:r w:rsidR="004B1FD6" w:rsidRPr="00DC34F6">
              <w:rPr>
                <w:noProof/>
                <w:webHidden/>
              </w:rPr>
            </w:r>
            <w:r w:rsidR="004B1FD6" w:rsidRPr="00DC34F6">
              <w:rPr>
                <w:noProof/>
                <w:webHidden/>
              </w:rPr>
              <w:fldChar w:fldCharType="separate"/>
            </w:r>
            <w:r w:rsidR="00DC34F6">
              <w:rPr>
                <w:noProof/>
                <w:webHidden/>
              </w:rPr>
              <w:t>26</w:t>
            </w:r>
            <w:r w:rsidR="004B1FD6" w:rsidRPr="00DC34F6">
              <w:rPr>
                <w:noProof/>
                <w:webHidden/>
              </w:rPr>
              <w:fldChar w:fldCharType="end"/>
            </w:r>
          </w:hyperlink>
        </w:p>
        <w:p w14:paraId="25DA482F" w14:textId="71567CF0" w:rsidR="004B1FD6" w:rsidRPr="00DC34F6" w:rsidRDefault="00CD42F0">
          <w:pPr>
            <w:pStyle w:val="TOC2"/>
            <w:tabs>
              <w:tab w:val="right" w:leader="dot" w:pos="9350"/>
            </w:tabs>
            <w:rPr>
              <w:rFonts w:asciiTheme="minorHAnsi" w:eastAsiaTheme="minorEastAsia" w:hAnsiTheme="minorHAnsi" w:cstheme="minorBidi"/>
              <w:noProof/>
            </w:rPr>
          </w:pPr>
          <w:hyperlink w:anchor="_Toc125984007" w:history="1">
            <w:r w:rsidR="004B1FD6" w:rsidRPr="00DC34F6">
              <w:rPr>
                <w:rStyle w:val="Hyperlink"/>
                <w:noProof/>
              </w:rPr>
              <w:t>B2. Sampling Methods</w:t>
            </w:r>
            <w:r w:rsidR="004B1FD6" w:rsidRPr="00DC34F6">
              <w:rPr>
                <w:rStyle w:val="Hyperlink"/>
                <w:noProof/>
                <w:spacing w:val="-2"/>
              </w:rPr>
              <w:t xml:space="preserve"> </w:t>
            </w:r>
            <w:r w:rsidR="004B1FD6" w:rsidRPr="00DC34F6">
              <w:rPr>
                <w:rStyle w:val="Hyperlink"/>
                <w:noProof/>
              </w:rPr>
              <w:t>Requirements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_Toc125984007 \h </w:instrText>
            </w:r>
            <w:r w:rsidR="004B1FD6" w:rsidRPr="00DC34F6">
              <w:rPr>
                <w:noProof/>
                <w:webHidden/>
              </w:rPr>
            </w:r>
            <w:r w:rsidR="004B1FD6" w:rsidRPr="00DC34F6">
              <w:rPr>
                <w:noProof/>
                <w:webHidden/>
              </w:rPr>
              <w:fldChar w:fldCharType="separate"/>
            </w:r>
            <w:r w:rsidR="00DC34F6">
              <w:rPr>
                <w:noProof/>
                <w:webHidden/>
              </w:rPr>
              <w:t>29</w:t>
            </w:r>
            <w:r w:rsidR="004B1FD6" w:rsidRPr="00DC34F6">
              <w:rPr>
                <w:noProof/>
                <w:webHidden/>
              </w:rPr>
              <w:fldChar w:fldCharType="end"/>
            </w:r>
          </w:hyperlink>
        </w:p>
        <w:p w14:paraId="420FE786" w14:textId="12B10641" w:rsidR="004B1FD6" w:rsidRPr="00DC34F6" w:rsidRDefault="00CD42F0">
          <w:pPr>
            <w:pStyle w:val="TOC2"/>
            <w:tabs>
              <w:tab w:val="right" w:leader="dot" w:pos="9350"/>
            </w:tabs>
            <w:rPr>
              <w:rFonts w:asciiTheme="minorHAnsi" w:eastAsiaTheme="minorEastAsia" w:hAnsiTheme="minorHAnsi" w:cstheme="minorBidi"/>
              <w:noProof/>
            </w:rPr>
          </w:pPr>
          <w:hyperlink w:anchor="_Toc125984008" w:history="1">
            <w:r w:rsidR="004B1FD6" w:rsidRPr="00DC34F6">
              <w:rPr>
                <w:rStyle w:val="Hyperlink"/>
                <w:noProof/>
              </w:rPr>
              <w:t>B3. Sample Handling and Custody</w:t>
            </w:r>
            <w:r w:rsidR="004B1FD6" w:rsidRPr="00DC34F6">
              <w:rPr>
                <w:rStyle w:val="Hyperlink"/>
                <w:noProof/>
                <w:spacing w:val="-4"/>
              </w:rPr>
              <w:t xml:space="preserve"> </w:t>
            </w:r>
            <w:r w:rsidR="004B1FD6" w:rsidRPr="00DC34F6">
              <w:rPr>
                <w:rStyle w:val="Hyperlink"/>
                <w:noProof/>
              </w:rPr>
              <w:t>Requirements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_Toc125984008 \h </w:instrText>
            </w:r>
            <w:r w:rsidR="004B1FD6" w:rsidRPr="00DC34F6">
              <w:rPr>
                <w:noProof/>
                <w:webHidden/>
              </w:rPr>
            </w:r>
            <w:r w:rsidR="004B1FD6" w:rsidRPr="00DC34F6">
              <w:rPr>
                <w:noProof/>
                <w:webHidden/>
              </w:rPr>
              <w:fldChar w:fldCharType="separate"/>
            </w:r>
            <w:r w:rsidR="00DC34F6">
              <w:rPr>
                <w:noProof/>
                <w:webHidden/>
              </w:rPr>
              <w:t>30</w:t>
            </w:r>
            <w:r w:rsidR="004B1FD6" w:rsidRPr="00DC34F6">
              <w:rPr>
                <w:noProof/>
                <w:webHidden/>
              </w:rPr>
              <w:fldChar w:fldCharType="end"/>
            </w:r>
          </w:hyperlink>
        </w:p>
        <w:p w14:paraId="7731DF36" w14:textId="6BE677E7" w:rsidR="004B1FD6" w:rsidRPr="00DC34F6" w:rsidRDefault="00CD42F0">
          <w:pPr>
            <w:pStyle w:val="TOC2"/>
            <w:tabs>
              <w:tab w:val="right" w:leader="dot" w:pos="9350"/>
            </w:tabs>
            <w:rPr>
              <w:rFonts w:asciiTheme="minorHAnsi" w:eastAsiaTheme="minorEastAsia" w:hAnsiTheme="minorHAnsi" w:cstheme="minorBidi"/>
              <w:noProof/>
            </w:rPr>
          </w:pPr>
          <w:hyperlink w:anchor="_Toc125984009" w:history="1">
            <w:r w:rsidR="004B1FD6" w:rsidRPr="00DC34F6">
              <w:rPr>
                <w:rStyle w:val="Hyperlink"/>
                <w:noProof/>
              </w:rPr>
              <w:t>B4. Analytical Methods</w:t>
            </w:r>
            <w:r w:rsidR="004B1FD6" w:rsidRPr="00DC34F6">
              <w:rPr>
                <w:rStyle w:val="Hyperlink"/>
                <w:noProof/>
                <w:spacing w:val="-3"/>
              </w:rPr>
              <w:t xml:space="preserve"> </w:t>
            </w:r>
            <w:r w:rsidR="004B1FD6" w:rsidRPr="00DC34F6">
              <w:rPr>
                <w:rStyle w:val="Hyperlink"/>
                <w:noProof/>
              </w:rPr>
              <w:t>Requirements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_Toc125984009 \h </w:instrText>
            </w:r>
            <w:r w:rsidR="004B1FD6" w:rsidRPr="00DC34F6">
              <w:rPr>
                <w:noProof/>
                <w:webHidden/>
              </w:rPr>
            </w:r>
            <w:r w:rsidR="004B1FD6" w:rsidRPr="00DC34F6">
              <w:rPr>
                <w:noProof/>
                <w:webHidden/>
              </w:rPr>
              <w:fldChar w:fldCharType="separate"/>
            </w:r>
            <w:r w:rsidR="00DC34F6">
              <w:rPr>
                <w:noProof/>
                <w:webHidden/>
              </w:rPr>
              <w:t>32</w:t>
            </w:r>
            <w:r w:rsidR="004B1FD6" w:rsidRPr="00DC34F6">
              <w:rPr>
                <w:noProof/>
                <w:webHidden/>
              </w:rPr>
              <w:fldChar w:fldCharType="end"/>
            </w:r>
          </w:hyperlink>
        </w:p>
        <w:p w14:paraId="4F4D0B29" w14:textId="6960E6BC" w:rsidR="004B1FD6" w:rsidRPr="00DC34F6" w:rsidRDefault="00DD4584" w:rsidP="00DD4584">
          <w:pPr>
            <w:pStyle w:val="TOC3"/>
            <w:tabs>
              <w:tab w:val="right" w:leader="dot" w:pos="9350"/>
            </w:tabs>
            <w:ind w:left="0"/>
            <w:rPr>
              <w:rFonts w:asciiTheme="minorHAnsi" w:eastAsiaTheme="minorEastAsia" w:hAnsiTheme="minorHAnsi" w:cstheme="minorBidi"/>
              <w:noProof/>
            </w:rPr>
          </w:pPr>
          <w:r w:rsidRPr="00DC34F6">
            <w:rPr>
              <w:rStyle w:val="Hyperlink"/>
              <w:noProof/>
            </w:rPr>
            <w:t xml:space="preserve">    </w:t>
          </w:r>
          <w:hyperlink w:anchor="_Toc125984010" w:history="1">
            <w:r w:rsidR="004B1FD6" w:rsidRPr="00DC34F6">
              <w:rPr>
                <w:rStyle w:val="Hyperlink"/>
                <w:noProof/>
              </w:rPr>
              <w:t>B.5.1 Field Quality Control (QC)</w:t>
            </w:r>
            <w:r w:rsidR="004B1FD6" w:rsidRPr="00DC34F6">
              <w:rPr>
                <w:rStyle w:val="Hyperlink"/>
                <w:noProof/>
                <w:spacing w:val="-1"/>
              </w:rPr>
              <w:t xml:space="preserve"> </w:t>
            </w:r>
            <w:r w:rsidR="004B1FD6" w:rsidRPr="00DC34F6">
              <w:rPr>
                <w:rStyle w:val="Hyperlink"/>
                <w:noProof/>
              </w:rPr>
              <w:t>Measures</w:t>
            </w:r>
            <w:r w:rsidR="004B1FD6" w:rsidRPr="00DC34F6">
              <w:rPr>
                <w:noProof/>
                <w:webHidden/>
              </w:rPr>
              <w:tab/>
            </w:r>
            <w:r w:rsidR="004B1FD6" w:rsidRPr="00DC34F6">
              <w:rPr>
                <w:noProof/>
                <w:webHidden/>
              </w:rPr>
              <w:fldChar w:fldCharType="begin"/>
            </w:r>
            <w:r w:rsidR="004B1FD6" w:rsidRPr="00DC34F6">
              <w:rPr>
                <w:noProof/>
                <w:webHidden/>
              </w:rPr>
              <w:instrText xml:space="preserve"> PAGEREF _Toc125984010 \h </w:instrText>
            </w:r>
            <w:r w:rsidR="004B1FD6" w:rsidRPr="00DC34F6">
              <w:rPr>
                <w:noProof/>
                <w:webHidden/>
              </w:rPr>
            </w:r>
            <w:r w:rsidR="004B1FD6" w:rsidRPr="00DC34F6">
              <w:rPr>
                <w:noProof/>
                <w:webHidden/>
              </w:rPr>
              <w:fldChar w:fldCharType="separate"/>
            </w:r>
            <w:r w:rsidR="00DC34F6">
              <w:rPr>
                <w:noProof/>
                <w:webHidden/>
              </w:rPr>
              <w:t>32</w:t>
            </w:r>
            <w:r w:rsidR="004B1FD6" w:rsidRPr="00DC34F6">
              <w:rPr>
                <w:noProof/>
                <w:webHidden/>
              </w:rPr>
              <w:fldChar w:fldCharType="end"/>
            </w:r>
          </w:hyperlink>
        </w:p>
        <w:p w14:paraId="1B62F25A" w14:textId="6C853353" w:rsidR="004B1FD6" w:rsidRDefault="00CD42F0" w:rsidP="00DC34F6">
          <w:pPr>
            <w:pStyle w:val="TOC2"/>
            <w:tabs>
              <w:tab w:val="right" w:leader="dot" w:pos="9350"/>
            </w:tabs>
            <w:rPr>
              <w:rFonts w:asciiTheme="minorHAnsi" w:eastAsiaTheme="minorEastAsia" w:hAnsiTheme="minorHAnsi" w:cstheme="minorBidi"/>
              <w:noProof/>
            </w:rPr>
          </w:pPr>
          <w:hyperlink w:anchor="_Toc125984011" w:history="1">
            <w:r w:rsidR="004B1FD6" w:rsidRPr="00CF3CCA">
              <w:rPr>
                <w:rStyle w:val="Hyperlink"/>
                <w:noProof/>
              </w:rPr>
              <w:t>B6. Instrument / Equipment Testing, Inspection and Maintenance</w:t>
            </w:r>
            <w:r w:rsidR="004B1FD6">
              <w:rPr>
                <w:noProof/>
                <w:webHidden/>
              </w:rPr>
              <w:tab/>
            </w:r>
            <w:r w:rsidR="004B1FD6">
              <w:rPr>
                <w:noProof/>
                <w:webHidden/>
              </w:rPr>
              <w:fldChar w:fldCharType="begin"/>
            </w:r>
            <w:r w:rsidR="004B1FD6">
              <w:rPr>
                <w:noProof/>
                <w:webHidden/>
              </w:rPr>
              <w:instrText xml:space="preserve"> PAGEREF _Toc125984011 \h </w:instrText>
            </w:r>
            <w:r w:rsidR="004B1FD6">
              <w:rPr>
                <w:noProof/>
                <w:webHidden/>
              </w:rPr>
            </w:r>
            <w:r w:rsidR="004B1FD6">
              <w:rPr>
                <w:noProof/>
                <w:webHidden/>
              </w:rPr>
              <w:fldChar w:fldCharType="separate"/>
            </w:r>
            <w:r w:rsidR="00DC34F6">
              <w:rPr>
                <w:noProof/>
                <w:webHidden/>
              </w:rPr>
              <w:t>37</w:t>
            </w:r>
            <w:r w:rsidR="004B1FD6">
              <w:rPr>
                <w:noProof/>
                <w:webHidden/>
              </w:rPr>
              <w:fldChar w:fldCharType="end"/>
            </w:r>
          </w:hyperlink>
        </w:p>
        <w:p w14:paraId="3DF82B1B" w14:textId="3F32D6E1" w:rsidR="004B1FD6" w:rsidRDefault="00CD42F0">
          <w:pPr>
            <w:pStyle w:val="TOC2"/>
            <w:tabs>
              <w:tab w:val="right" w:leader="dot" w:pos="9350"/>
            </w:tabs>
            <w:rPr>
              <w:rFonts w:asciiTheme="minorHAnsi" w:eastAsiaTheme="minorEastAsia" w:hAnsiTheme="minorHAnsi" w:cstheme="minorBidi"/>
              <w:noProof/>
            </w:rPr>
          </w:pPr>
          <w:hyperlink w:anchor="_Toc125984013" w:history="1">
            <w:r w:rsidR="004B1FD6" w:rsidRPr="00CF3CCA">
              <w:rPr>
                <w:rStyle w:val="Hyperlink"/>
                <w:noProof/>
              </w:rPr>
              <w:t>B7. Instrument Calibration</w:t>
            </w:r>
            <w:r w:rsidR="004B1FD6" w:rsidRPr="00CF3CCA">
              <w:rPr>
                <w:rStyle w:val="Hyperlink"/>
                <w:noProof/>
                <w:spacing w:val="-2"/>
              </w:rPr>
              <w:t xml:space="preserve"> </w:t>
            </w:r>
            <w:r w:rsidR="004B1FD6" w:rsidRPr="00CF3CCA">
              <w:rPr>
                <w:rStyle w:val="Hyperlink"/>
                <w:noProof/>
              </w:rPr>
              <w:t>Procedures</w:t>
            </w:r>
            <w:r w:rsidR="004B1FD6">
              <w:rPr>
                <w:noProof/>
                <w:webHidden/>
              </w:rPr>
              <w:tab/>
            </w:r>
            <w:r w:rsidR="004B1FD6">
              <w:rPr>
                <w:noProof/>
                <w:webHidden/>
              </w:rPr>
              <w:fldChar w:fldCharType="begin"/>
            </w:r>
            <w:r w:rsidR="004B1FD6">
              <w:rPr>
                <w:noProof/>
                <w:webHidden/>
              </w:rPr>
              <w:instrText xml:space="preserve"> PAGEREF _Toc125984013 \h </w:instrText>
            </w:r>
            <w:r w:rsidR="004B1FD6">
              <w:rPr>
                <w:noProof/>
                <w:webHidden/>
              </w:rPr>
            </w:r>
            <w:r w:rsidR="004B1FD6">
              <w:rPr>
                <w:noProof/>
                <w:webHidden/>
              </w:rPr>
              <w:fldChar w:fldCharType="separate"/>
            </w:r>
            <w:r w:rsidR="00DC34F6">
              <w:rPr>
                <w:noProof/>
                <w:webHidden/>
              </w:rPr>
              <w:t>37</w:t>
            </w:r>
            <w:r w:rsidR="004B1FD6">
              <w:rPr>
                <w:noProof/>
                <w:webHidden/>
              </w:rPr>
              <w:fldChar w:fldCharType="end"/>
            </w:r>
          </w:hyperlink>
        </w:p>
        <w:p w14:paraId="749A7E6D" w14:textId="25024E79" w:rsidR="004B1FD6" w:rsidRDefault="00CD42F0">
          <w:pPr>
            <w:pStyle w:val="TOC2"/>
            <w:tabs>
              <w:tab w:val="right" w:leader="dot" w:pos="9350"/>
            </w:tabs>
            <w:rPr>
              <w:rFonts w:asciiTheme="minorHAnsi" w:eastAsiaTheme="minorEastAsia" w:hAnsiTheme="minorHAnsi" w:cstheme="minorBidi"/>
              <w:noProof/>
            </w:rPr>
          </w:pPr>
          <w:hyperlink w:anchor="_Toc125984014" w:history="1">
            <w:r w:rsidR="004B1FD6" w:rsidRPr="00CF3CCA">
              <w:rPr>
                <w:rStyle w:val="Hyperlink"/>
                <w:noProof/>
              </w:rPr>
              <w:t>B8. Inspection and Acceptance Requirements for</w:t>
            </w:r>
            <w:r w:rsidR="004B1FD6" w:rsidRPr="00CF3CCA">
              <w:rPr>
                <w:rStyle w:val="Hyperlink"/>
                <w:noProof/>
                <w:spacing w:val="-9"/>
              </w:rPr>
              <w:t xml:space="preserve"> </w:t>
            </w:r>
            <w:r w:rsidR="004B1FD6" w:rsidRPr="00CF3CCA">
              <w:rPr>
                <w:rStyle w:val="Hyperlink"/>
                <w:noProof/>
              </w:rPr>
              <w:t>Supplies</w:t>
            </w:r>
            <w:r w:rsidR="004B1FD6">
              <w:rPr>
                <w:noProof/>
                <w:webHidden/>
              </w:rPr>
              <w:tab/>
            </w:r>
            <w:r w:rsidR="004B1FD6">
              <w:rPr>
                <w:noProof/>
                <w:webHidden/>
              </w:rPr>
              <w:fldChar w:fldCharType="begin"/>
            </w:r>
            <w:r w:rsidR="004B1FD6">
              <w:rPr>
                <w:noProof/>
                <w:webHidden/>
              </w:rPr>
              <w:instrText xml:space="preserve"> PAGEREF _Toc125984014 \h </w:instrText>
            </w:r>
            <w:r w:rsidR="004B1FD6">
              <w:rPr>
                <w:noProof/>
                <w:webHidden/>
              </w:rPr>
            </w:r>
            <w:r w:rsidR="004B1FD6">
              <w:rPr>
                <w:noProof/>
                <w:webHidden/>
              </w:rPr>
              <w:fldChar w:fldCharType="separate"/>
            </w:r>
            <w:r w:rsidR="00DC34F6">
              <w:rPr>
                <w:noProof/>
                <w:webHidden/>
              </w:rPr>
              <w:t>37</w:t>
            </w:r>
            <w:r w:rsidR="004B1FD6">
              <w:rPr>
                <w:noProof/>
                <w:webHidden/>
              </w:rPr>
              <w:fldChar w:fldCharType="end"/>
            </w:r>
          </w:hyperlink>
        </w:p>
        <w:p w14:paraId="65F110B5" w14:textId="49C3A908" w:rsidR="004B1FD6" w:rsidRDefault="00CD42F0">
          <w:pPr>
            <w:pStyle w:val="TOC2"/>
            <w:tabs>
              <w:tab w:val="right" w:leader="dot" w:pos="9350"/>
            </w:tabs>
            <w:rPr>
              <w:rFonts w:asciiTheme="minorHAnsi" w:eastAsiaTheme="minorEastAsia" w:hAnsiTheme="minorHAnsi" w:cstheme="minorBidi"/>
              <w:noProof/>
            </w:rPr>
          </w:pPr>
          <w:hyperlink w:anchor="_Toc125984015" w:history="1">
            <w:r w:rsidR="004B1FD6" w:rsidRPr="00CF3CCA">
              <w:rPr>
                <w:rStyle w:val="Hyperlink"/>
                <w:noProof/>
              </w:rPr>
              <w:t>B9. Data Acquisition Requirements for Non-Direct Measurements</w:t>
            </w:r>
            <w:r w:rsidR="004B1FD6">
              <w:rPr>
                <w:noProof/>
                <w:webHidden/>
              </w:rPr>
              <w:tab/>
            </w:r>
            <w:r w:rsidR="004B1FD6">
              <w:rPr>
                <w:noProof/>
                <w:webHidden/>
              </w:rPr>
              <w:fldChar w:fldCharType="begin"/>
            </w:r>
            <w:r w:rsidR="004B1FD6">
              <w:rPr>
                <w:noProof/>
                <w:webHidden/>
              </w:rPr>
              <w:instrText xml:space="preserve"> PAGEREF _Toc125984015 \h </w:instrText>
            </w:r>
            <w:r w:rsidR="004B1FD6">
              <w:rPr>
                <w:noProof/>
                <w:webHidden/>
              </w:rPr>
            </w:r>
            <w:r w:rsidR="004B1FD6">
              <w:rPr>
                <w:noProof/>
                <w:webHidden/>
              </w:rPr>
              <w:fldChar w:fldCharType="separate"/>
            </w:r>
            <w:r w:rsidR="00DC34F6">
              <w:rPr>
                <w:noProof/>
                <w:webHidden/>
              </w:rPr>
              <w:t>38</w:t>
            </w:r>
            <w:r w:rsidR="004B1FD6">
              <w:rPr>
                <w:noProof/>
                <w:webHidden/>
              </w:rPr>
              <w:fldChar w:fldCharType="end"/>
            </w:r>
          </w:hyperlink>
        </w:p>
        <w:p w14:paraId="6C1AEC5B" w14:textId="25109D14" w:rsidR="004B1FD6" w:rsidRDefault="00CD42F0">
          <w:pPr>
            <w:pStyle w:val="TOC2"/>
            <w:tabs>
              <w:tab w:val="right" w:leader="dot" w:pos="9350"/>
            </w:tabs>
            <w:rPr>
              <w:rFonts w:asciiTheme="minorHAnsi" w:eastAsiaTheme="minorEastAsia" w:hAnsiTheme="minorHAnsi" w:cstheme="minorBidi"/>
              <w:noProof/>
            </w:rPr>
          </w:pPr>
          <w:hyperlink w:anchor="_Toc125984016" w:history="1">
            <w:r w:rsidR="004B1FD6" w:rsidRPr="00CF3CCA">
              <w:rPr>
                <w:rStyle w:val="Hyperlink"/>
                <w:noProof/>
              </w:rPr>
              <w:t>B10. Data</w:t>
            </w:r>
            <w:r w:rsidR="004B1FD6" w:rsidRPr="00CF3CCA">
              <w:rPr>
                <w:rStyle w:val="Hyperlink"/>
                <w:noProof/>
                <w:spacing w:val="-2"/>
              </w:rPr>
              <w:t xml:space="preserve"> </w:t>
            </w:r>
            <w:r w:rsidR="004B1FD6" w:rsidRPr="00CF3CCA">
              <w:rPr>
                <w:rStyle w:val="Hyperlink"/>
                <w:noProof/>
              </w:rPr>
              <w:t>Management</w:t>
            </w:r>
            <w:r w:rsidR="004B1FD6">
              <w:rPr>
                <w:noProof/>
                <w:webHidden/>
              </w:rPr>
              <w:tab/>
            </w:r>
            <w:r w:rsidR="004B1FD6">
              <w:rPr>
                <w:noProof/>
                <w:webHidden/>
              </w:rPr>
              <w:fldChar w:fldCharType="begin"/>
            </w:r>
            <w:r w:rsidR="004B1FD6">
              <w:rPr>
                <w:noProof/>
                <w:webHidden/>
              </w:rPr>
              <w:instrText xml:space="preserve"> PAGEREF _Toc125984016 \h </w:instrText>
            </w:r>
            <w:r w:rsidR="004B1FD6">
              <w:rPr>
                <w:noProof/>
                <w:webHidden/>
              </w:rPr>
            </w:r>
            <w:r w:rsidR="004B1FD6">
              <w:rPr>
                <w:noProof/>
                <w:webHidden/>
              </w:rPr>
              <w:fldChar w:fldCharType="separate"/>
            </w:r>
            <w:r w:rsidR="00DC34F6">
              <w:rPr>
                <w:noProof/>
                <w:webHidden/>
              </w:rPr>
              <w:t>38</w:t>
            </w:r>
            <w:r w:rsidR="004B1FD6">
              <w:rPr>
                <w:noProof/>
                <w:webHidden/>
              </w:rPr>
              <w:fldChar w:fldCharType="end"/>
            </w:r>
          </w:hyperlink>
        </w:p>
        <w:p w14:paraId="5FEA61E2" w14:textId="328841EB" w:rsidR="004B1FD6" w:rsidRDefault="00CD42F0">
          <w:pPr>
            <w:pStyle w:val="TOC2"/>
            <w:tabs>
              <w:tab w:val="right" w:leader="dot" w:pos="9350"/>
            </w:tabs>
            <w:rPr>
              <w:rFonts w:asciiTheme="minorHAnsi" w:eastAsiaTheme="minorEastAsia" w:hAnsiTheme="minorHAnsi" w:cstheme="minorBidi"/>
              <w:noProof/>
            </w:rPr>
          </w:pPr>
          <w:hyperlink w:anchor="_Toc125984017" w:history="1">
            <w:r w:rsidR="004B1FD6" w:rsidRPr="00CF3CCA">
              <w:rPr>
                <w:rStyle w:val="Hyperlink"/>
                <w:noProof/>
              </w:rPr>
              <w:t>C1. Assessments and Response</w:t>
            </w:r>
            <w:r w:rsidR="004B1FD6" w:rsidRPr="00CF3CCA">
              <w:rPr>
                <w:rStyle w:val="Hyperlink"/>
                <w:noProof/>
                <w:spacing w:val="-2"/>
              </w:rPr>
              <w:t xml:space="preserve"> </w:t>
            </w:r>
            <w:r w:rsidR="004B1FD6" w:rsidRPr="00CF3CCA">
              <w:rPr>
                <w:rStyle w:val="Hyperlink"/>
                <w:noProof/>
              </w:rPr>
              <w:t>Actions</w:t>
            </w:r>
            <w:r w:rsidR="004B1FD6">
              <w:rPr>
                <w:noProof/>
                <w:webHidden/>
              </w:rPr>
              <w:tab/>
            </w:r>
            <w:r w:rsidR="004B1FD6">
              <w:rPr>
                <w:noProof/>
                <w:webHidden/>
              </w:rPr>
              <w:fldChar w:fldCharType="begin"/>
            </w:r>
            <w:r w:rsidR="004B1FD6">
              <w:rPr>
                <w:noProof/>
                <w:webHidden/>
              </w:rPr>
              <w:instrText xml:space="preserve"> PAGEREF _Toc125984017 \h </w:instrText>
            </w:r>
            <w:r w:rsidR="004B1FD6">
              <w:rPr>
                <w:noProof/>
                <w:webHidden/>
              </w:rPr>
            </w:r>
            <w:r w:rsidR="004B1FD6">
              <w:rPr>
                <w:noProof/>
                <w:webHidden/>
              </w:rPr>
              <w:fldChar w:fldCharType="separate"/>
            </w:r>
            <w:r w:rsidR="00DC34F6">
              <w:rPr>
                <w:noProof/>
                <w:webHidden/>
              </w:rPr>
              <w:t>41</w:t>
            </w:r>
            <w:r w:rsidR="004B1FD6">
              <w:rPr>
                <w:noProof/>
                <w:webHidden/>
              </w:rPr>
              <w:fldChar w:fldCharType="end"/>
            </w:r>
          </w:hyperlink>
        </w:p>
        <w:p w14:paraId="22D10965" w14:textId="4E9E506F" w:rsidR="004B1FD6" w:rsidRDefault="00CD42F0">
          <w:pPr>
            <w:pStyle w:val="TOC2"/>
            <w:tabs>
              <w:tab w:val="right" w:leader="dot" w:pos="9350"/>
            </w:tabs>
            <w:rPr>
              <w:rFonts w:asciiTheme="minorHAnsi" w:eastAsiaTheme="minorEastAsia" w:hAnsiTheme="minorHAnsi" w:cstheme="minorBidi"/>
              <w:noProof/>
            </w:rPr>
          </w:pPr>
          <w:hyperlink w:anchor="_Toc125984019" w:history="1">
            <w:r w:rsidR="004B1FD6" w:rsidRPr="00CF3CCA">
              <w:rPr>
                <w:rStyle w:val="Hyperlink"/>
                <w:noProof/>
              </w:rPr>
              <w:t>D1. Data Review, Validation, and Verification Requirements</w:t>
            </w:r>
            <w:r w:rsidR="004B1FD6">
              <w:rPr>
                <w:noProof/>
                <w:webHidden/>
              </w:rPr>
              <w:tab/>
            </w:r>
            <w:r w:rsidR="004B1FD6">
              <w:rPr>
                <w:noProof/>
                <w:webHidden/>
              </w:rPr>
              <w:fldChar w:fldCharType="begin"/>
            </w:r>
            <w:r w:rsidR="004B1FD6">
              <w:rPr>
                <w:noProof/>
                <w:webHidden/>
              </w:rPr>
              <w:instrText xml:space="preserve"> PAGEREF _Toc125984019 \h </w:instrText>
            </w:r>
            <w:r w:rsidR="004B1FD6">
              <w:rPr>
                <w:noProof/>
                <w:webHidden/>
              </w:rPr>
            </w:r>
            <w:r w:rsidR="004B1FD6">
              <w:rPr>
                <w:noProof/>
                <w:webHidden/>
              </w:rPr>
              <w:fldChar w:fldCharType="separate"/>
            </w:r>
            <w:r w:rsidR="00DC34F6">
              <w:rPr>
                <w:noProof/>
                <w:webHidden/>
              </w:rPr>
              <w:t>43</w:t>
            </w:r>
            <w:r w:rsidR="004B1FD6">
              <w:rPr>
                <w:noProof/>
                <w:webHidden/>
              </w:rPr>
              <w:fldChar w:fldCharType="end"/>
            </w:r>
          </w:hyperlink>
        </w:p>
        <w:p w14:paraId="48623AC9" w14:textId="0D7968AA" w:rsidR="004B1FD6" w:rsidRDefault="00CD42F0">
          <w:pPr>
            <w:pStyle w:val="TOC2"/>
            <w:tabs>
              <w:tab w:val="right" w:leader="dot" w:pos="9350"/>
            </w:tabs>
            <w:rPr>
              <w:rFonts w:asciiTheme="minorHAnsi" w:eastAsiaTheme="minorEastAsia" w:hAnsiTheme="minorHAnsi" w:cstheme="minorBidi"/>
              <w:noProof/>
            </w:rPr>
          </w:pPr>
          <w:hyperlink w:anchor="_Toc125984020" w:history="1">
            <w:r w:rsidR="004B1FD6" w:rsidRPr="00CF3CCA">
              <w:rPr>
                <w:rStyle w:val="Hyperlink"/>
                <w:noProof/>
              </w:rPr>
              <w:t>D2. Validation and Verification Methods</w:t>
            </w:r>
            <w:r w:rsidR="004B1FD6">
              <w:rPr>
                <w:noProof/>
                <w:webHidden/>
              </w:rPr>
              <w:tab/>
            </w:r>
            <w:r w:rsidR="004B1FD6">
              <w:rPr>
                <w:noProof/>
                <w:webHidden/>
              </w:rPr>
              <w:fldChar w:fldCharType="begin"/>
            </w:r>
            <w:r w:rsidR="004B1FD6">
              <w:rPr>
                <w:noProof/>
                <w:webHidden/>
              </w:rPr>
              <w:instrText xml:space="preserve"> PAGEREF _Toc125984020 \h </w:instrText>
            </w:r>
            <w:r w:rsidR="004B1FD6">
              <w:rPr>
                <w:noProof/>
                <w:webHidden/>
              </w:rPr>
            </w:r>
            <w:r w:rsidR="004B1FD6">
              <w:rPr>
                <w:noProof/>
                <w:webHidden/>
              </w:rPr>
              <w:fldChar w:fldCharType="separate"/>
            </w:r>
            <w:r w:rsidR="00DC34F6">
              <w:rPr>
                <w:noProof/>
                <w:webHidden/>
              </w:rPr>
              <w:t>43</w:t>
            </w:r>
            <w:r w:rsidR="004B1FD6">
              <w:rPr>
                <w:noProof/>
                <w:webHidden/>
              </w:rPr>
              <w:fldChar w:fldCharType="end"/>
            </w:r>
          </w:hyperlink>
        </w:p>
        <w:p w14:paraId="7B761BB7" w14:textId="1A451002" w:rsidR="004B1FD6" w:rsidRDefault="00CD42F0">
          <w:pPr>
            <w:pStyle w:val="TOC2"/>
            <w:tabs>
              <w:tab w:val="right" w:leader="dot" w:pos="9350"/>
            </w:tabs>
            <w:rPr>
              <w:rFonts w:asciiTheme="minorHAnsi" w:eastAsiaTheme="minorEastAsia" w:hAnsiTheme="minorHAnsi" w:cstheme="minorBidi"/>
              <w:noProof/>
            </w:rPr>
          </w:pPr>
          <w:hyperlink w:anchor="_Toc125984021" w:history="1">
            <w:r w:rsidR="004B1FD6" w:rsidRPr="00CF3CCA">
              <w:rPr>
                <w:rStyle w:val="Hyperlink"/>
                <w:noProof/>
              </w:rPr>
              <w:t>D3. Reconciliation with Data Quality</w:t>
            </w:r>
            <w:r w:rsidR="004B1FD6" w:rsidRPr="00CF3CCA">
              <w:rPr>
                <w:rStyle w:val="Hyperlink"/>
                <w:noProof/>
                <w:spacing w:val="-4"/>
              </w:rPr>
              <w:t xml:space="preserve"> </w:t>
            </w:r>
            <w:r w:rsidR="004B1FD6" w:rsidRPr="00CF3CCA">
              <w:rPr>
                <w:rStyle w:val="Hyperlink"/>
                <w:noProof/>
              </w:rPr>
              <w:t>Objectives</w:t>
            </w:r>
            <w:r w:rsidR="004B1FD6">
              <w:rPr>
                <w:noProof/>
                <w:webHidden/>
              </w:rPr>
              <w:tab/>
            </w:r>
            <w:r w:rsidR="004B1FD6">
              <w:rPr>
                <w:noProof/>
                <w:webHidden/>
              </w:rPr>
              <w:fldChar w:fldCharType="begin"/>
            </w:r>
            <w:r w:rsidR="004B1FD6">
              <w:rPr>
                <w:noProof/>
                <w:webHidden/>
              </w:rPr>
              <w:instrText xml:space="preserve"> PAGEREF _Toc125984021 \h </w:instrText>
            </w:r>
            <w:r w:rsidR="004B1FD6">
              <w:rPr>
                <w:noProof/>
                <w:webHidden/>
              </w:rPr>
            </w:r>
            <w:r w:rsidR="004B1FD6">
              <w:rPr>
                <w:noProof/>
                <w:webHidden/>
              </w:rPr>
              <w:fldChar w:fldCharType="separate"/>
            </w:r>
            <w:r w:rsidR="00DC34F6">
              <w:rPr>
                <w:noProof/>
                <w:webHidden/>
              </w:rPr>
              <w:t>44</w:t>
            </w:r>
            <w:r w:rsidR="004B1FD6">
              <w:rPr>
                <w:noProof/>
                <w:webHidden/>
              </w:rPr>
              <w:fldChar w:fldCharType="end"/>
            </w:r>
          </w:hyperlink>
        </w:p>
        <w:p w14:paraId="7D122E7E" w14:textId="1C55AF85" w:rsidR="004B1FD6" w:rsidRDefault="00CD42F0">
          <w:pPr>
            <w:pStyle w:val="TOC2"/>
            <w:tabs>
              <w:tab w:val="right" w:leader="dot" w:pos="9350"/>
            </w:tabs>
            <w:rPr>
              <w:rFonts w:asciiTheme="minorHAnsi" w:eastAsiaTheme="minorEastAsia" w:hAnsiTheme="minorHAnsi" w:cstheme="minorBidi"/>
              <w:noProof/>
            </w:rPr>
          </w:pPr>
          <w:hyperlink w:anchor="_Toc125984022" w:history="1">
            <w:r w:rsidR="004B1FD6" w:rsidRPr="00CF3CCA">
              <w:rPr>
                <w:rStyle w:val="Hyperlink"/>
                <w:noProof/>
              </w:rPr>
              <w:t>References</w:t>
            </w:r>
            <w:r w:rsidR="004B1FD6">
              <w:rPr>
                <w:noProof/>
                <w:webHidden/>
              </w:rPr>
              <w:tab/>
            </w:r>
            <w:r w:rsidR="004B1FD6">
              <w:rPr>
                <w:noProof/>
                <w:webHidden/>
              </w:rPr>
              <w:fldChar w:fldCharType="begin"/>
            </w:r>
            <w:r w:rsidR="004B1FD6">
              <w:rPr>
                <w:noProof/>
                <w:webHidden/>
              </w:rPr>
              <w:instrText xml:space="preserve"> PAGEREF _Toc125984022 \h </w:instrText>
            </w:r>
            <w:r w:rsidR="004B1FD6">
              <w:rPr>
                <w:noProof/>
                <w:webHidden/>
              </w:rPr>
            </w:r>
            <w:r w:rsidR="004B1FD6">
              <w:rPr>
                <w:noProof/>
                <w:webHidden/>
              </w:rPr>
              <w:fldChar w:fldCharType="separate"/>
            </w:r>
            <w:r w:rsidR="00DC34F6">
              <w:rPr>
                <w:noProof/>
                <w:webHidden/>
              </w:rPr>
              <w:t>46</w:t>
            </w:r>
            <w:r w:rsidR="004B1FD6">
              <w:rPr>
                <w:noProof/>
                <w:webHidden/>
              </w:rPr>
              <w:fldChar w:fldCharType="end"/>
            </w:r>
          </w:hyperlink>
        </w:p>
        <w:p w14:paraId="622E4E1E" w14:textId="116E3A27" w:rsidR="00F92DAC" w:rsidRDefault="00F92DAC">
          <w:r>
            <w:rPr>
              <w:b/>
              <w:bCs/>
              <w:noProof/>
            </w:rPr>
            <w:fldChar w:fldCharType="end"/>
          </w:r>
        </w:p>
      </w:sdtContent>
    </w:sdt>
    <w:p w14:paraId="1A56E8C0" w14:textId="77777777" w:rsidR="00461CAC" w:rsidRDefault="00461CAC" w:rsidP="00A6199B"/>
    <w:p w14:paraId="79854688" w14:textId="77777777" w:rsidR="00514236" w:rsidRDefault="00514236" w:rsidP="002241BD">
      <w:pPr>
        <w:pStyle w:val="TOCHeading"/>
      </w:pPr>
    </w:p>
    <w:p w14:paraId="7FAC3200" w14:textId="77777777" w:rsidR="00514236" w:rsidRDefault="00514236" w:rsidP="002241BD">
      <w:pPr>
        <w:pStyle w:val="TOCHeading"/>
      </w:pPr>
    </w:p>
    <w:p w14:paraId="476847DC" w14:textId="7085CDCE" w:rsidR="00514236" w:rsidRDefault="00514236" w:rsidP="002241BD">
      <w:pPr>
        <w:pStyle w:val="TOCHeading"/>
      </w:pPr>
    </w:p>
    <w:p w14:paraId="58353F63" w14:textId="29C61DDE" w:rsidR="00514236" w:rsidRDefault="00514236" w:rsidP="00514236"/>
    <w:p w14:paraId="3074A9E3" w14:textId="72B544E2" w:rsidR="00DC34F6" w:rsidRDefault="00DC34F6" w:rsidP="00514236"/>
    <w:p w14:paraId="2F208FC2" w14:textId="77777777" w:rsidR="00DC34F6" w:rsidRPr="00514236" w:rsidRDefault="00DC34F6" w:rsidP="00514236"/>
    <w:p w14:paraId="2BC1605E" w14:textId="6AEAA928" w:rsidR="000D14B5" w:rsidRPr="00412CB2" w:rsidRDefault="009748A5" w:rsidP="002241BD">
      <w:pPr>
        <w:pStyle w:val="TOCHeading"/>
      </w:pPr>
      <w:r w:rsidRPr="00412CB2">
        <w:lastRenderedPageBreak/>
        <w:t>Tables</w:t>
      </w:r>
    </w:p>
    <w:p w14:paraId="161DA964" w14:textId="6BF051C8" w:rsidR="00DC34F6" w:rsidRPr="00DC34F6" w:rsidRDefault="009A297F">
      <w:pPr>
        <w:pStyle w:val="TableofFigures"/>
        <w:tabs>
          <w:tab w:val="right" w:leader="dot" w:pos="9350"/>
        </w:tabs>
        <w:rPr>
          <w:rFonts w:asciiTheme="minorHAnsi" w:eastAsiaTheme="minorEastAsia" w:hAnsiTheme="minorHAnsi" w:cstheme="minorBidi"/>
          <w:noProof/>
        </w:rPr>
      </w:pPr>
      <w:r w:rsidRPr="00DC34F6">
        <w:rPr>
          <w:sz w:val="24"/>
          <w:szCs w:val="24"/>
        </w:rPr>
        <w:fldChar w:fldCharType="begin"/>
      </w:r>
      <w:r w:rsidRPr="00DC34F6">
        <w:rPr>
          <w:sz w:val="24"/>
          <w:szCs w:val="24"/>
        </w:rPr>
        <w:instrText xml:space="preserve"> TOC \h \z \c "Table" </w:instrText>
      </w:r>
      <w:r w:rsidRPr="00DC34F6">
        <w:rPr>
          <w:sz w:val="24"/>
          <w:szCs w:val="24"/>
        </w:rPr>
        <w:fldChar w:fldCharType="separate"/>
      </w:r>
      <w:hyperlink w:anchor="_Toc126826248" w:history="1">
        <w:r w:rsidR="00DC34F6" w:rsidRPr="00DC34F6">
          <w:rPr>
            <w:rStyle w:val="Hyperlink"/>
            <w:noProof/>
          </w:rPr>
          <w:t>Table 1. Distribution List</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_Toc126826248 \h </w:instrText>
        </w:r>
        <w:r w:rsidR="00DC34F6" w:rsidRPr="00DC34F6">
          <w:rPr>
            <w:noProof/>
            <w:webHidden/>
          </w:rPr>
        </w:r>
        <w:r w:rsidR="00DC34F6" w:rsidRPr="00DC34F6">
          <w:rPr>
            <w:noProof/>
            <w:webHidden/>
          </w:rPr>
          <w:fldChar w:fldCharType="separate"/>
        </w:r>
        <w:r w:rsidR="00DC34F6" w:rsidRPr="00DC34F6">
          <w:rPr>
            <w:noProof/>
            <w:webHidden/>
          </w:rPr>
          <w:t>7</w:t>
        </w:r>
        <w:r w:rsidR="00DC34F6" w:rsidRPr="00DC34F6">
          <w:rPr>
            <w:noProof/>
            <w:webHidden/>
          </w:rPr>
          <w:fldChar w:fldCharType="end"/>
        </w:r>
      </w:hyperlink>
    </w:p>
    <w:p w14:paraId="0AF81AA7" w14:textId="1AC63831"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49" w:history="1">
        <w:r w:rsidR="00DC34F6" w:rsidRPr="00DC34F6">
          <w:rPr>
            <w:rStyle w:val="Hyperlink"/>
            <w:noProof/>
          </w:rPr>
          <w:t>Table 2. Annual, biannual, and five-year project tasks and responsible parties</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_Toc126826249 \h </w:instrText>
        </w:r>
        <w:r w:rsidR="00DC34F6" w:rsidRPr="00DC34F6">
          <w:rPr>
            <w:noProof/>
            <w:webHidden/>
          </w:rPr>
        </w:r>
        <w:r w:rsidR="00DC34F6" w:rsidRPr="00DC34F6">
          <w:rPr>
            <w:noProof/>
            <w:webHidden/>
          </w:rPr>
          <w:fldChar w:fldCharType="separate"/>
        </w:r>
        <w:r w:rsidR="00DC34F6" w:rsidRPr="00DC34F6">
          <w:rPr>
            <w:noProof/>
            <w:webHidden/>
          </w:rPr>
          <w:t>11</w:t>
        </w:r>
        <w:r w:rsidR="00DC34F6" w:rsidRPr="00DC34F6">
          <w:rPr>
            <w:noProof/>
            <w:webHidden/>
          </w:rPr>
          <w:fldChar w:fldCharType="end"/>
        </w:r>
      </w:hyperlink>
    </w:p>
    <w:p w14:paraId="6B232A6B" w14:textId="00E2A075"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50" w:history="1">
        <w:r w:rsidR="00DC34F6" w:rsidRPr="00DC34F6">
          <w:rPr>
            <w:rStyle w:val="Hyperlink"/>
            <w:noProof/>
          </w:rPr>
          <w:t>Table 3. Data Quality Objectives for Electronic Instruments</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_Toc126826250 \h </w:instrText>
        </w:r>
        <w:r w:rsidR="00DC34F6" w:rsidRPr="00DC34F6">
          <w:rPr>
            <w:noProof/>
            <w:webHidden/>
          </w:rPr>
        </w:r>
        <w:r w:rsidR="00DC34F6" w:rsidRPr="00DC34F6">
          <w:rPr>
            <w:noProof/>
            <w:webHidden/>
          </w:rPr>
          <w:fldChar w:fldCharType="separate"/>
        </w:r>
        <w:r w:rsidR="00DC34F6" w:rsidRPr="00DC34F6">
          <w:rPr>
            <w:noProof/>
            <w:webHidden/>
          </w:rPr>
          <w:t>17</w:t>
        </w:r>
        <w:r w:rsidR="00DC34F6" w:rsidRPr="00DC34F6">
          <w:rPr>
            <w:noProof/>
            <w:webHidden/>
          </w:rPr>
          <w:fldChar w:fldCharType="end"/>
        </w:r>
      </w:hyperlink>
    </w:p>
    <w:p w14:paraId="3F1F3C17" w14:textId="7B02B32B"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51" w:history="1">
        <w:r w:rsidR="00DC34F6" w:rsidRPr="00DC34F6">
          <w:rPr>
            <w:rStyle w:val="Hyperlink"/>
            <w:noProof/>
          </w:rPr>
          <w:t>Table 4. Data Quality Objectives for Hydrocarbons Collected for A</w:t>
        </w:r>
        <w:r w:rsidR="00231D95">
          <w:rPr>
            <w:rStyle w:val="Hyperlink"/>
            <w:noProof/>
          </w:rPr>
          <w:t>gency Baseline</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_Toc126826251 \h </w:instrText>
        </w:r>
        <w:r w:rsidR="00DC34F6" w:rsidRPr="00DC34F6">
          <w:rPr>
            <w:noProof/>
            <w:webHidden/>
          </w:rPr>
        </w:r>
        <w:r w:rsidR="00DC34F6" w:rsidRPr="00DC34F6">
          <w:rPr>
            <w:noProof/>
            <w:webHidden/>
          </w:rPr>
          <w:fldChar w:fldCharType="separate"/>
        </w:r>
        <w:r w:rsidR="00DC34F6" w:rsidRPr="00DC34F6">
          <w:rPr>
            <w:noProof/>
            <w:webHidden/>
          </w:rPr>
          <w:t>18</w:t>
        </w:r>
        <w:r w:rsidR="00DC34F6" w:rsidRPr="00DC34F6">
          <w:rPr>
            <w:noProof/>
            <w:webHidden/>
          </w:rPr>
          <w:fldChar w:fldCharType="end"/>
        </w:r>
      </w:hyperlink>
    </w:p>
    <w:p w14:paraId="2C510384" w14:textId="71479D4E"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52" w:history="1">
        <w:r w:rsidR="00DC34F6" w:rsidRPr="00DC34F6">
          <w:rPr>
            <w:rStyle w:val="Hyperlink"/>
            <w:noProof/>
          </w:rPr>
          <w:t>Table 5. Data Quality Objectives for Metals Collected f</w:t>
        </w:r>
        <w:r w:rsidR="00AC29D8">
          <w:rPr>
            <w:rStyle w:val="Hyperlink"/>
            <w:noProof/>
          </w:rPr>
          <w:t>or Agency Baseline</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_Toc126826252 \h </w:instrText>
        </w:r>
        <w:r w:rsidR="00DC34F6" w:rsidRPr="00DC34F6">
          <w:rPr>
            <w:noProof/>
            <w:webHidden/>
          </w:rPr>
        </w:r>
        <w:r w:rsidR="00DC34F6" w:rsidRPr="00DC34F6">
          <w:rPr>
            <w:noProof/>
            <w:webHidden/>
          </w:rPr>
          <w:fldChar w:fldCharType="separate"/>
        </w:r>
        <w:r w:rsidR="00DC34F6" w:rsidRPr="00DC34F6">
          <w:rPr>
            <w:noProof/>
            <w:webHidden/>
          </w:rPr>
          <w:t>20</w:t>
        </w:r>
        <w:r w:rsidR="00DC34F6" w:rsidRPr="00DC34F6">
          <w:rPr>
            <w:noProof/>
            <w:webHidden/>
          </w:rPr>
          <w:fldChar w:fldCharType="end"/>
        </w:r>
      </w:hyperlink>
    </w:p>
    <w:p w14:paraId="3B00AB88" w14:textId="469742A9"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53" w:history="1">
        <w:r w:rsidR="00DC34F6" w:rsidRPr="00DC34F6">
          <w:rPr>
            <w:rStyle w:val="Hyperlink"/>
            <w:noProof/>
          </w:rPr>
          <w:t>Table 6. Data Quality Objectives for Nutrients, Fecal Coliform, and To</w:t>
        </w:r>
        <w:r w:rsidR="00DC34F6">
          <w:rPr>
            <w:rStyle w:val="Hyperlink"/>
            <w:noProof/>
          </w:rPr>
          <w:t>tal Suspended Solids</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_Toc126826253 \h </w:instrText>
        </w:r>
        <w:r w:rsidR="00DC34F6" w:rsidRPr="00DC34F6">
          <w:rPr>
            <w:noProof/>
            <w:webHidden/>
          </w:rPr>
        </w:r>
        <w:r w:rsidR="00DC34F6" w:rsidRPr="00DC34F6">
          <w:rPr>
            <w:noProof/>
            <w:webHidden/>
          </w:rPr>
          <w:fldChar w:fldCharType="separate"/>
        </w:r>
        <w:r w:rsidR="00DC34F6" w:rsidRPr="00DC34F6">
          <w:rPr>
            <w:noProof/>
            <w:webHidden/>
          </w:rPr>
          <w:t>21</w:t>
        </w:r>
        <w:r w:rsidR="00DC34F6" w:rsidRPr="00DC34F6">
          <w:rPr>
            <w:noProof/>
            <w:webHidden/>
          </w:rPr>
          <w:fldChar w:fldCharType="end"/>
        </w:r>
      </w:hyperlink>
    </w:p>
    <w:p w14:paraId="23C14C50" w14:textId="0E150A65"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54" w:history="1">
        <w:r w:rsidR="00DC34F6" w:rsidRPr="00DC34F6">
          <w:rPr>
            <w:rStyle w:val="Hyperlink"/>
            <w:noProof/>
          </w:rPr>
          <w:t>Table 7. Data Quality Objectives for Stream Temperature Mo</w:t>
        </w:r>
        <w:r w:rsidR="00AC29D8">
          <w:rPr>
            <w:rStyle w:val="Hyperlink"/>
            <w:noProof/>
          </w:rPr>
          <w:t>nitoring</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_Toc126826254 \h </w:instrText>
        </w:r>
        <w:r w:rsidR="00DC34F6" w:rsidRPr="00DC34F6">
          <w:rPr>
            <w:noProof/>
            <w:webHidden/>
          </w:rPr>
        </w:r>
        <w:r w:rsidR="00DC34F6" w:rsidRPr="00DC34F6">
          <w:rPr>
            <w:noProof/>
            <w:webHidden/>
          </w:rPr>
          <w:fldChar w:fldCharType="separate"/>
        </w:r>
        <w:r w:rsidR="00DC34F6" w:rsidRPr="00DC34F6">
          <w:rPr>
            <w:noProof/>
            <w:webHidden/>
          </w:rPr>
          <w:t>22</w:t>
        </w:r>
        <w:r w:rsidR="00DC34F6" w:rsidRPr="00DC34F6">
          <w:rPr>
            <w:noProof/>
            <w:webHidden/>
          </w:rPr>
          <w:fldChar w:fldCharType="end"/>
        </w:r>
      </w:hyperlink>
    </w:p>
    <w:p w14:paraId="49994C9D" w14:textId="05E2BFA2"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55" w:history="1">
        <w:r w:rsidR="00DC34F6" w:rsidRPr="00DC34F6">
          <w:rPr>
            <w:rStyle w:val="Hyperlink"/>
            <w:noProof/>
          </w:rPr>
          <w:t>Table 8. Data Qua</w:t>
        </w:r>
        <w:r w:rsidR="00AC29D8">
          <w:rPr>
            <w:rStyle w:val="Hyperlink"/>
            <w:noProof/>
          </w:rPr>
          <w:t xml:space="preserve">lifiers </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_Toc126826255 \h </w:instrText>
        </w:r>
        <w:r w:rsidR="00DC34F6" w:rsidRPr="00DC34F6">
          <w:rPr>
            <w:noProof/>
            <w:webHidden/>
          </w:rPr>
        </w:r>
        <w:r w:rsidR="00DC34F6" w:rsidRPr="00DC34F6">
          <w:rPr>
            <w:noProof/>
            <w:webHidden/>
          </w:rPr>
          <w:fldChar w:fldCharType="separate"/>
        </w:r>
        <w:r w:rsidR="00DC34F6" w:rsidRPr="00DC34F6">
          <w:rPr>
            <w:noProof/>
            <w:webHidden/>
          </w:rPr>
          <w:t>26</w:t>
        </w:r>
        <w:r w:rsidR="00DC34F6" w:rsidRPr="00DC34F6">
          <w:rPr>
            <w:noProof/>
            <w:webHidden/>
          </w:rPr>
          <w:fldChar w:fldCharType="end"/>
        </w:r>
      </w:hyperlink>
    </w:p>
    <w:p w14:paraId="191CFBAE" w14:textId="60BDB7E9"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56" w:history="1">
        <w:r w:rsidR="00DC34F6" w:rsidRPr="00DC34F6">
          <w:rPr>
            <w:rStyle w:val="Hyperlink"/>
            <w:noProof/>
          </w:rPr>
          <w:t>Table 10. Sampling Locations for Agency Baseline Monitoring</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_Toc126826256 \h </w:instrText>
        </w:r>
        <w:r w:rsidR="00DC34F6" w:rsidRPr="00DC34F6">
          <w:rPr>
            <w:noProof/>
            <w:webHidden/>
          </w:rPr>
        </w:r>
        <w:r w:rsidR="00DC34F6" w:rsidRPr="00DC34F6">
          <w:rPr>
            <w:noProof/>
            <w:webHidden/>
          </w:rPr>
          <w:fldChar w:fldCharType="separate"/>
        </w:r>
        <w:r w:rsidR="00DC34F6" w:rsidRPr="00DC34F6">
          <w:rPr>
            <w:noProof/>
            <w:webHidden/>
          </w:rPr>
          <w:t>28</w:t>
        </w:r>
        <w:r w:rsidR="00DC34F6" w:rsidRPr="00DC34F6">
          <w:rPr>
            <w:noProof/>
            <w:webHidden/>
          </w:rPr>
          <w:fldChar w:fldCharType="end"/>
        </w:r>
      </w:hyperlink>
    </w:p>
    <w:p w14:paraId="07EFF11F" w14:textId="4E9C1FDA"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57" w:history="1">
        <w:r w:rsidR="00DC34F6" w:rsidRPr="00DC34F6">
          <w:rPr>
            <w:rStyle w:val="Hyperlink"/>
            <w:noProof/>
          </w:rPr>
          <w:t>Table 11. Preservation and Holding Times for Sample Analysis</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_Toc126826257 \h </w:instrText>
        </w:r>
        <w:r w:rsidR="00DC34F6" w:rsidRPr="00DC34F6">
          <w:rPr>
            <w:noProof/>
            <w:webHidden/>
          </w:rPr>
        </w:r>
        <w:r w:rsidR="00DC34F6" w:rsidRPr="00DC34F6">
          <w:rPr>
            <w:noProof/>
            <w:webHidden/>
          </w:rPr>
          <w:fldChar w:fldCharType="separate"/>
        </w:r>
        <w:r w:rsidR="00DC34F6" w:rsidRPr="00DC34F6">
          <w:rPr>
            <w:noProof/>
            <w:webHidden/>
          </w:rPr>
          <w:t>31</w:t>
        </w:r>
        <w:r w:rsidR="00DC34F6" w:rsidRPr="00DC34F6">
          <w:rPr>
            <w:noProof/>
            <w:webHidden/>
          </w:rPr>
          <w:fldChar w:fldCharType="end"/>
        </w:r>
      </w:hyperlink>
    </w:p>
    <w:p w14:paraId="1B01DA80" w14:textId="31500783" w:rsidR="00DC34F6" w:rsidRPr="00DC34F6" w:rsidRDefault="00CD42F0">
      <w:pPr>
        <w:pStyle w:val="TableofFigures"/>
        <w:tabs>
          <w:tab w:val="right" w:leader="dot" w:pos="9350"/>
        </w:tabs>
        <w:rPr>
          <w:rFonts w:asciiTheme="minorHAnsi" w:eastAsiaTheme="minorEastAsia" w:hAnsiTheme="minorHAnsi" w:cstheme="minorBidi"/>
          <w:noProof/>
        </w:rPr>
      </w:pPr>
      <w:hyperlink w:anchor="_Toc126826258" w:history="1">
        <w:r w:rsidR="00DC34F6">
          <w:rPr>
            <w:rStyle w:val="Hyperlink"/>
            <w:noProof/>
          </w:rPr>
          <w:t>Table 12</w:t>
        </w:r>
        <w:r w:rsidR="00DC34F6" w:rsidRPr="00DC34F6">
          <w:rPr>
            <w:rStyle w:val="Hyperlink"/>
            <w:noProof/>
          </w:rPr>
          <w:t>.</w:t>
        </w:r>
        <w:r w:rsidR="00AC29D8">
          <w:rPr>
            <w:rStyle w:val="Hyperlink"/>
            <w:noProof/>
          </w:rPr>
          <w:t xml:space="preserve"> Field Quality Control Samples</w:t>
        </w:r>
        <w:r w:rsidR="00DC34F6" w:rsidRPr="00DC34F6">
          <w:rPr>
            <w:rStyle w:val="Hyperlink"/>
            <w:noProof/>
          </w:rPr>
          <w:t>.</w:t>
        </w:r>
        <w:r w:rsidR="00DC34F6" w:rsidRPr="00DC34F6">
          <w:rPr>
            <w:noProof/>
            <w:webHidden/>
          </w:rPr>
          <w:tab/>
        </w:r>
        <w:r w:rsidR="00DC34F6" w:rsidRPr="00DC34F6">
          <w:rPr>
            <w:noProof/>
            <w:webHidden/>
          </w:rPr>
          <w:fldChar w:fldCharType="begin"/>
        </w:r>
        <w:r w:rsidR="00DC34F6" w:rsidRPr="00DC34F6">
          <w:rPr>
            <w:noProof/>
            <w:webHidden/>
          </w:rPr>
          <w:instrText xml:space="preserve"> PAGEREF _Toc126826258 \h </w:instrText>
        </w:r>
        <w:r w:rsidR="00DC34F6" w:rsidRPr="00DC34F6">
          <w:rPr>
            <w:noProof/>
            <w:webHidden/>
          </w:rPr>
        </w:r>
        <w:r w:rsidR="00DC34F6" w:rsidRPr="00DC34F6">
          <w:rPr>
            <w:noProof/>
            <w:webHidden/>
          </w:rPr>
          <w:fldChar w:fldCharType="separate"/>
        </w:r>
        <w:r w:rsidR="00DC34F6" w:rsidRPr="00DC34F6">
          <w:rPr>
            <w:noProof/>
            <w:webHidden/>
          </w:rPr>
          <w:t>34</w:t>
        </w:r>
        <w:r w:rsidR="00DC34F6" w:rsidRPr="00DC34F6">
          <w:rPr>
            <w:noProof/>
            <w:webHidden/>
          </w:rPr>
          <w:fldChar w:fldCharType="end"/>
        </w:r>
      </w:hyperlink>
    </w:p>
    <w:p w14:paraId="7D957D3D" w14:textId="47F17B8D" w:rsidR="00F11515" w:rsidRPr="00DC34F6" w:rsidRDefault="009A297F" w:rsidP="00A6199B">
      <w:pPr>
        <w:rPr>
          <w:sz w:val="24"/>
          <w:szCs w:val="24"/>
        </w:rPr>
      </w:pPr>
      <w:r w:rsidRPr="00DC34F6">
        <w:rPr>
          <w:sz w:val="24"/>
          <w:szCs w:val="24"/>
        </w:rPr>
        <w:fldChar w:fldCharType="end"/>
      </w:r>
    </w:p>
    <w:p w14:paraId="72C05080" w14:textId="3E4CC5CD" w:rsidR="000D14B5" w:rsidRPr="00412CB2" w:rsidRDefault="009748A5" w:rsidP="002241BD">
      <w:pPr>
        <w:pStyle w:val="TOCHeading"/>
      </w:pPr>
      <w:r w:rsidRPr="00412CB2">
        <w:t>Figures</w:t>
      </w:r>
    </w:p>
    <w:p w14:paraId="53FCBC58" w14:textId="290F97FE" w:rsidR="004468AF" w:rsidRPr="004468AF" w:rsidRDefault="00307E5C">
      <w:pPr>
        <w:pStyle w:val="TableofFigures"/>
        <w:tabs>
          <w:tab w:val="right" w:leader="dot" w:pos="9350"/>
        </w:tabs>
        <w:rPr>
          <w:rFonts w:asciiTheme="minorHAnsi" w:eastAsiaTheme="minorEastAsia" w:hAnsiTheme="minorHAnsi" w:cstheme="minorBidi"/>
          <w:noProof/>
        </w:rPr>
      </w:pPr>
      <w:r w:rsidRPr="004468AF">
        <w:fldChar w:fldCharType="begin"/>
      </w:r>
      <w:r w:rsidRPr="004468AF">
        <w:instrText xml:space="preserve"> TOC \h \z \c "Figure" </w:instrText>
      </w:r>
      <w:r w:rsidRPr="004468AF">
        <w:fldChar w:fldCharType="separate"/>
      </w:r>
      <w:hyperlink w:anchor="_Toc125959528" w:history="1">
        <w:r w:rsidR="004468AF" w:rsidRPr="004468AF">
          <w:rPr>
            <w:rStyle w:val="Hyperlink"/>
            <w:noProof/>
          </w:rPr>
          <w:t>Figure 1. Project management organization</w:t>
        </w:r>
        <w:r w:rsidR="004468AF" w:rsidRPr="004468AF">
          <w:rPr>
            <w:noProof/>
            <w:webHidden/>
          </w:rPr>
          <w:tab/>
        </w:r>
        <w:r w:rsidR="004468AF" w:rsidRPr="004468AF">
          <w:rPr>
            <w:noProof/>
            <w:webHidden/>
          </w:rPr>
          <w:fldChar w:fldCharType="begin"/>
        </w:r>
        <w:r w:rsidR="004468AF" w:rsidRPr="004468AF">
          <w:rPr>
            <w:noProof/>
            <w:webHidden/>
          </w:rPr>
          <w:instrText xml:space="preserve"> PAGEREF _Toc125959528 \h </w:instrText>
        </w:r>
        <w:r w:rsidR="004468AF" w:rsidRPr="004468AF">
          <w:rPr>
            <w:noProof/>
            <w:webHidden/>
          </w:rPr>
        </w:r>
        <w:r w:rsidR="004468AF" w:rsidRPr="004468AF">
          <w:rPr>
            <w:noProof/>
            <w:webHidden/>
          </w:rPr>
          <w:fldChar w:fldCharType="separate"/>
        </w:r>
        <w:r w:rsidR="00BE7085">
          <w:rPr>
            <w:noProof/>
            <w:webHidden/>
          </w:rPr>
          <w:t>9</w:t>
        </w:r>
        <w:r w:rsidR="004468AF" w:rsidRPr="004468AF">
          <w:rPr>
            <w:noProof/>
            <w:webHidden/>
          </w:rPr>
          <w:fldChar w:fldCharType="end"/>
        </w:r>
      </w:hyperlink>
    </w:p>
    <w:p w14:paraId="21D26612" w14:textId="00748675" w:rsidR="004468AF" w:rsidRPr="004468AF" w:rsidRDefault="00CD42F0">
      <w:pPr>
        <w:pStyle w:val="TableofFigures"/>
        <w:tabs>
          <w:tab w:val="right" w:leader="dot" w:pos="9350"/>
        </w:tabs>
        <w:rPr>
          <w:rFonts w:asciiTheme="minorHAnsi" w:eastAsiaTheme="minorEastAsia" w:hAnsiTheme="minorHAnsi" w:cstheme="minorBidi"/>
          <w:noProof/>
        </w:rPr>
      </w:pPr>
      <w:hyperlink w:anchor="_Toc125959529" w:history="1">
        <w:r w:rsidR="004468AF" w:rsidRPr="004468AF">
          <w:rPr>
            <w:rStyle w:val="Hyperlink"/>
            <w:noProof/>
          </w:rPr>
          <w:t>Figure 2. Map of the multi-agency baseline sample locations and the Kenai River watershed.</w:t>
        </w:r>
        <w:r w:rsidR="004468AF" w:rsidRPr="004468AF">
          <w:rPr>
            <w:noProof/>
            <w:webHidden/>
          </w:rPr>
          <w:tab/>
        </w:r>
        <w:r w:rsidR="004468AF" w:rsidRPr="004468AF">
          <w:rPr>
            <w:noProof/>
            <w:webHidden/>
          </w:rPr>
          <w:fldChar w:fldCharType="begin"/>
        </w:r>
        <w:r w:rsidR="004468AF" w:rsidRPr="004468AF">
          <w:rPr>
            <w:noProof/>
            <w:webHidden/>
          </w:rPr>
          <w:instrText xml:space="preserve"> PAGEREF _Toc125959529 \h </w:instrText>
        </w:r>
        <w:r w:rsidR="004468AF" w:rsidRPr="004468AF">
          <w:rPr>
            <w:noProof/>
            <w:webHidden/>
          </w:rPr>
        </w:r>
        <w:r w:rsidR="004468AF" w:rsidRPr="004468AF">
          <w:rPr>
            <w:noProof/>
            <w:webHidden/>
          </w:rPr>
          <w:fldChar w:fldCharType="separate"/>
        </w:r>
        <w:r w:rsidR="00BE7085">
          <w:rPr>
            <w:noProof/>
            <w:webHidden/>
          </w:rPr>
          <w:t>29</w:t>
        </w:r>
        <w:r w:rsidR="004468AF" w:rsidRPr="004468AF">
          <w:rPr>
            <w:noProof/>
            <w:webHidden/>
          </w:rPr>
          <w:fldChar w:fldCharType="end"/>
        </w:r>
      </w:hyperlink>
    </w:p>
    <w:p w14:paraId="1FA27BCF" w14:textId="090AB25D" w:rsidR="004468AF" w:rsidRPr="004468AF" w:rsidRDefault="00CD42F0">
      <w:pPr>
        <w:pStyle w:val="TableofFigures"/>
        <w:tabs>
          <w:tab w:val="right" w:leader="dot" w:pos="9350"/>
        </w:tabs>
        <w:rPr>
          <w:rFonts w:asciiTheme="minorHAnsi" w:eastAsiaTheme="minorEastAsia" w:hAnsiTheme="minorHAnsi" w:cstheme="minorBidi"/>
          <w:noProof/>
        </w:rPr>
      </w:pPr>
      <w:hyperlink w:anchor="_Toc125959530" w:history="1">
        <w:r w:rsidR="004468AF" w:rsidRPr="004468AF">
          <w:rPr>
            <w:rStyle w:val="Hyperlink"/>
            <w:noProof/>
          </w:rPr>
          <w:t>Figure 3. Sample Container Label</w:t>
        </w:r>
        <w:r w:rsidR="004468AF" w:rsidRPr="004468AF">
          <w:rPr>
            <w:noProof/>
            <w:webHidden/>
          </w:rPr>
          <w:tab/>
        </w:r>
        <w:r w:rsidR="004468AF" w:rsidRPr="004468AF">
          <w:rPr>
            <w:noProof/>
            <w:webHidden/>
          </w:rPr>
          <w:fldChar w:fldCharType="begin"/>
        </w:r>
        <w:r w:rsidR="004468AF" w:rsidRPr="004468AF">
          <w:rPr>
            <w:noProof/>
            <w:webHidden/>
          </w:rPr>
          <w:instrText xml:space="preserve"> PAGEREF _Toc125959530 \h </w:instrText>
        </w:r>
        <w:r w:rsidR="004468AF" w:rsidRPr="004468AF">
          <w:rPr>
            <w:noProof/>
            <w:webHidden/>
          </w:rPr>
        </w:r>
        <w:r w:rsidR="004468AF" w:rsidRPr="004468AF">
          <w:rPr>
            <w:noProof/>
            <w:webHidden/>
          </w:rPr>
          <w:fldChar w:fldCharType="separate"/>
        </w:r>
        <w:r w:rsidR="00BE7085">
          <w:rPr>
            <w:noProof/>
            <w:webHidden/>
          </w:rPr>
          <w:t>32</w:t>
        </w:r>
        <w:r w:rsidR="004468AF" w:rsidRPr="004468AF">
          <w:rPr>
            <w:noProof/>
            <w:webHidden/>
          </w:rPr>
          <w:fldChar w:fldCharType="end"/>
        </w:r>
      </w:hyperlink>
    </w:p>
    <w:p w14:paraId="377481AD" w14:textId="7AC6439B" w:rsidR="004468AF" w:rsidRPr="004468AF" w:rsidRDefault="00CD42F0">
      <w:pPr>
        <w:pStyle w:val="TableofFigures"/>
        <w:tabs>
          <w:tab w:val="right" w:leader="dot" w:pos="9350"/>
        </w:tabs>
        <w:rPr>
          <w:rFonts w:asciiTheme="minorHAnsi" w:eastAsiaTheme="minorEastAsia" w:hAnsiTheme="minorHAnsi" w:cstheme="minorBidi"/>
          <w:noProof/>
        </w:rPr>
      </w:pPr>
      <w:hyperlink w:anchor="_Toc125959531" w:history="1">
        <w:r w:rsidR="004468AF" w:rsidRPr="004468AF">
          <w:rPr>
            <w:rStyle w:val="Hyperlink"/>
            <w:noProof/>
          </w:rPr>
          <w:t>Figure 4. Data manag</w:t>
        </w:r>
        <w:r w:rsidR="004468AF">
          <w:rPr>
            <w:rStyle w:val="Hyperlink"/>
            <w:noProof/>
          </w:rPr>
          <w:t>ement and evaluation flowchart</w:t>
        </w:r>
        <w:r w:rsidR="004468AF" w:rsidRPr="004468AF">
          <w:rPr>
            <w:noProof/>
            <w:webHidden/>
          </w:rPr>
          <w:tab/>
        </w:r>
        <w:r w:rsidR="004468AF" w:rsidRPr="004468AF">
          <w:rPr>
            <w:noProof/>
            <w:webHidden/>
          </w:rPr>
          <w:fldChar w:fldCharType="begin"/>
        </w:r>
        <w:r w:rsidR="004468AF" w:rsidRPr="004468AF">
          <w:rPr>
            <w:noProof/>
            <w:webHidden/>
          </w:rPr>
          <w:instrText xml:space="preserve"> PAGEREF _Toc125959531 \h </w:instrText>
        </w:r>
        <w:r w:rsidR="004468AF" w:rsidRPr="004468AF">
          <w:rPr>
            <w:noProof/>
            <w:webHidden/>
          </w:rPr>
        </w:r>
        <w:r w:rsidR="004468AF" w:rsidRPr="004468AF">
          <w:rPr>
            <w:noProof/>
            <w:webHidden/>
          </w:rPr>
          <w:fldChar w:fldCharType="separate"/>
        </w:r>
        <w:r w:rsidR="00BE7085">
          <w:rPr>
            <w:noProof/>
            <w:webHidden/>
          </w:rPr>
          <w:t>41</w:t>
        </w:r>
        <w:r w:rsidR="004468AF" w:rsidRPr="004468AF">
          <w:rPr>
            <w:noProof/>
            <w:webHidden/>
          </w:rPr>
          <w:fldChar w:fldCharType="end"/>
        </w:r>
      </w:hyperlink>
    </w:p>
    <w:p w14:paraId="61F96D1E" w14:textId="7E22641C" w:rsidR="00F11515" w:rsidRDefault="00307E5C" w:rsidP="00A6199B">
      <w:r w:rsidRPr="004468AF">
        <w:fldChar w:fldCharType="end"/>
      </w:r>
    </w:p>
    <w:p w14:paraId="67334015" w14:textId="19ED93E8" w:rsidR="00C85E47" w:rsidRPr="00DD4584" w:rsidRDefault="00461CAC" w:rsidP="00C85E47">
      <w:pPr>
        <w:pStyle w:val="TOCHeading"/>
        <w:rPr>
          <w:rFonts w:asciiTheme="minorHAnsi" w:eastAsiaTheme="minorEastAsia" w:hAnsiTheme="minorHAnsi" w:cstheme="minorBidi"/>
          <w:noProof/>
        </w:rPr>
      </w:pPr>
      <w:r>
        <w:t>Appendices</w:t>
      </w:r>
      <w:r w:rsidR="00423898" w:rsidRPr="00DD4584">
        <w:fldChar w:fldCharType="begin"/>
      </w:r>
      <w:r w:rsidR="00423898" w:rsidRPr="00DD4584">
        <w:instrText xml:space="preserve"> TOC \o "2-3" \h \z \t "Heading 1,1,Appendix Subheadings,1" </w:instrText>
      </w:r>
      <w:r w:rsidR="00423898" w:rsidRPr="00DD4584">
        <w:fldChar w:fldCharType="separate"/>
      </w:r>
    </w:p>
    <w:p w14:paraId="6DF22881" w14:textId="5A88775F" w:rsidR="00C85E47" w:rsidRPr="00DD4584" w:rsidRDefault="00CD42F0">
      <w:pPr>
        <w:pStyle w:val="TOC1"/>
        <w:tabs>
          <w:tab w:val="right" w:leader="dot" w:pos="9350"/>
        </w:tabs>
        <w:rPr>
          <w:rFonts w:asciiTheme="minorHAnsi" w:eastAsiaTheme="minorEastAsia" w:hAnsiTheme="minorHAnsi" w:cstheme="minorBidi"/>
          <w:noProof/>
        </w:rPr>
      </w:pPr>
      <w:hyperlink w:anchor="_Toc125984307" w:history="1">
        <w:r w:rsidR="00C85E47" w:rsidRPr="00DD4584">
          <w:rPr>
            <w:rStyle w:val="Hyperlink"/>
            <w:noProof/>
          </w:rPr>
          <w:t>Appendix A: Technical Advisory Committee</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_Toc125984307 \h </w:instrText>
        </w:r>
        <w:r w:rsidR="00C85E47" w:rsidRPr="00DD4584">
          <w:rPr>
            <w:noProof/>
            <w:webHidden/>
          </w:rPr>
        </w:r>
        <w:r w:rsidR="00C85E47" w:rsidRPr="00DD4584">
          <w:rPr>
            <w:noProof/>
            <w:webHidden/>
          </w:rPr>
          <w:fldChar w:fldCharType="separate"/>
        </w:r>
        <w:r w:rsidR="00C85E47" w:rsidRPr="00DD4584">
          <w:rPr>
            <w:noProof/>
            <w:webHidden/>
          </w:rPr>
          <w:t>48</w:t>
        </w:r>
        <w:r w:rsidR="00C85E47" w:rsidRPr="00DD4584">
          <w:rPr>
            <w:noProof/>
            <w:webHidden/>
          </w:rPr>
          <w:fldChar w:fldCharType="end"/>
        </w:r>
      </w:hyperlink>
    </w:p>
    <w:p w14:paraId="7E08CB87" w14:textId="770D14CD" w:rsidR="00C85E47" w:rsidRPr="00DD4584" w:rsidRDefault="00CD42F0">
      <w:pPr>
        <w:pStyle w:val="TOC1"/>
        <w:tabs>
          <w:tab w:val="right" w:leader="dot" w:pos="9350"/>
        </w:tabs>
        <w:rPr>
          <w:rFonts w:asciiTheme="minorHAnsi" w:eastAsiaTheme="minorEastAsia" w:hAnsiTheme="minorHAnsi" w:cstheme="minorBidi"/>
          <w:noProof/>
        </w:rPr>
      </w:pPr>
      <w:hyperlink w:anchor="_Toc125984308" w:history="1">
        <w:r w:rsidR="00C85E47" w:rsidRPr="00DD4584">
          <w:rPr>
            <w:rStyle w:val="Hyperlink"/>
            <w:noProof/>
          </w:rPr>
          <w:t>Appendix B: Fieldwork Sampling SOP</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_Toc125984308 \h </w:instrText>
        </w:r>
        <w:r w:rsidR="00C85E47" w:rsidRPr="00DD4584">
          <w:rPr>
            <w:noProof/>
            <w:webHidden/>
          </w:rPr>
        </w:r>
        <w:r w:rsidR="00C85E47" w:rsidRPr="00DD4584">
          <w:rPr>
            <w:noProof/>
            <w:webHidden/>
          </w:rPr>
          <w:fldChar w:fldCharType="separate"/>
        </w:r>
        <w:r w:rsidR="00C85E47" w:rsidRPr="00DD4584">
          <w:rPr>
            <w:noProof/>
            <w:webHidden/>
          </w:rPr>
          <w:t>49</w:t>
        </w:r>
        <w:r w:rsidR="00C85E47" w:rsidRPr="00DD4584">
          <w:rPr>
            <w:noProof/>
            <w:webHidden/>
          </w:rPr>
          <w:fldChar w:fldCharType="end"/>
        </w:r>
      </w:hyperlink>
    </w:p>
    <w:p w14:paraId="32750530" w14:textId="67BB3CFC" w:rsidR="00C85E47" w:rsidRPr="00DD4584" w:rsidRDefault="00CD42F0">
      <w:pPr>
        <w:pStyle w:val="TOC1"/>
        <w:tabs>
          <w:tab w:val="right" w:leader="dot" w:pos="9350"/>
        </w:tabs>
        <w:rPr>
          <w:rFonts w:asciiTheme="minorHAnsi" w:eastAsiaTheme="minorEastAsia" w:hAnsiTheme="minorHAnsi" w:cstheme="minorBidi"/>
          <w:noProof/>
        </w:rPr>
      </w:pPr>
      <w:hyperlink w:anchor="_Toc125984309" w:history="1">
        <w:r w:rsidR="00C85E47" w:rsidRPr="00DD4584">
          <w:rPr>
            <w:rStyle w:val="Hyperlink"/>
            <w:noProof/>
          </w:rPr>
          <w:t>Appendix C: Kenai River Watershed Water Quality Monitoring Field Data Form</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_Toc125984309 \h </w:instrText>
        </w:r>
        <w:r w:rsidR="00C85E47" w:rsidRPr="00DD4584">
          <w:rPr>
            <w:noProof/>
            <w:webHidden/>
          </w:rPr>
        </w:r>
        <w:r w:rsidR="00C85E47" w:rsidRPr="00DD4584">
          <w:rPr>
            <w:noProof/>
            <w:webHidden/>
          </w:rPr>
          <w:fldChar w:fldCharType="separate"/>
        </w:r>
        <w:r w:rsidR="00C85E47" w:rsidRPr="00DD4584">
          <w:rPr>
            <w:noProof/>
            <w:webHidden/>
          </w:rPr>
          <w:t>57</w:t>
        </w:r>
        <w:r w:rsidR="00C85E47" w:rsidRPr="00DD4584">
          <w:rPr>
            <w:noProof/>
            <w:webHidden/>
          </w:rPr>
          <w:fldChar w:fldCharType="end"/>
        </w:r>
      </w:hyperlink>
    </w:p>
    <w:p w14:paraId="4E54C1C0" w14:textId="7EDBE8B8" w:rsidR="00C85E47" w:rsidRPr="00DD4584" w:rsidRDefault="00CD42F0">
      <w:pPr>
        <w:pStyle w:val="TOC1"/>
        <w:tabs>
          <w:tab w:val="right" w:leader="dot" w:pos="9350"/>
        </w:tabs>
        <w:rPr>
          <w:rFonts w:asciiTheme="minorHAnsi" w:eastAsiaTheme="minorEastAsia" w:hAnsiTheme="minorHAnsi" w:cstheme="minorBidi"/>
          <w:noProof/>
        </w:rPr>
      </w:pPr>
      <w:hyperlink w:anchor="_Toc125984310" w:history="1">
        <w:r w:rsidR="00C85E47" w:rsidRPr="00DD4584">
          <w:rPr>
            <w:rStyle w:val="Hyperlink"/>
            <w:noProof/>
          </w:rPr>
          <w:t>Appendix D: Kenai River Watershed Water Quality Monitoring Chain of Custody Forms</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_Toc125984310 \h </w:instrText>
        </w:r>
        <w:r w:rsidR="00C85E47" w:rsidRPr="00DD4584">
          <w:rPr>
            <w:noProof/>
            <w:webHidden/>
          </w:rPr>
        </w:r>
        <w:r w:rsidR="00C85E47" w:rsidRPr="00DD4584">
          <w:rPr>
            <w:noProof/>
            <w:webHidden/>
          </w:rPr>
          <w:fldChar w:fldCharType="separate"/>
        </w:r>
        <w:r w:rsidR="00C85E47" w:rsidRPr="00DD4584">
          <w:rPr>
            <w:noProof/>
            <w:webHidden/>
          </w:rPr>
          <w:t>58</w:t>
        </w:r>
        <w:r w:rsidR="00C85E47" w:rsidRPr="00DD4584">
          <w:rPr>
            <w:noProof/>
            <w:webHidden/>
          </w:rPr>
          <w:fldChar w:fldCharType="end"/>
        </w:r>
      </w:hyperlink>
    </w:p>
    <w:p w14:paraId="3BB07E53" w14:textId="58736E94" w:rsidR="00C85E47" w:rsidRPr="00DD4584" w:rsidRDefault="00CD42F0">
      <w:pPr>
        <w:pStyle w:val="TOC1"/>
        <w:tabs>
          <w:tab w:val="right" w:leader="dot" w:pos="9350"/>
        </w:tabs>
        <w:rPr>
          <w:rFonts w:asciiTheme="minorHAnsi" w:eastAsiaTheme="minorEastAsia" w:hAnsiTheme="minorHAnsi" w:cstheme="minorBidi"/>
          <w:noProof/>
        </w:rPr>
      </w:pPr>
      <w:hyperlink w:anchor="_Toc125984312" w:history="1">
        <w:r w:rsidR="00C85E47" w:rsidRPr="00DD4584">
          <w:rPr>
            <w:rStyle w:val="Hyperlink"/>
            <w:noProof/>
          </w:rPr>
          <w:t>Appendix E: Agency Baseline Lab Test Results</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_Toc125984312 \h </w:instrText>
        </w:r>
        <w:r w:rsidR="00C85E47" w:rsidRPr="00DD4584">
          <w:rPr>
            <w:noProof/>
            <w:webHidden/>
          </w:rPr>
        </w:r>
        <w:r w:rsidR="00C85E47" w:rsidRPr="00DD4584">
          <w:rPr>
            <w:noProof/>
            <w:webHidden/>
          </w:rPr>
          <w:fldChar w:fldCharType="separate"/>
        </w:r>
        <w:r w:rsidR="00C85E47" w:rsidRPr="00DD4584">
          <w:rPr>
            <w:noProof/>
            <w:webHidden/>
          </w:rPr>
          <w:t>62</w:t>
        </w:r>
        <w:r w:rsidR="00C85E47" w:rsidRPr="00DD4584">
          <w:rPr>
            <w:noProof/>
            <w:webHidden/>
          </w:rPr>
          <w:fldChar w:fldCharType="end"/>
        </w:r>
      </w:hyperlink>
    </w:p>
    <w:p w14:paraId="7CEB1934" w14:textId="3406B380" w:rsidR="00C85E47" w:rsidRPr="00DD4584" w:rsidRDefault="00CD42F0">
      <w:pPr>
        <w:pStyle w:val="TOC1"/>
        <w:tabs>
          <w:tab w:val="right" w:leader="dot" w:pos="9350"/>
        </w:tabs>
        <w:rPr>
          <w:rFonts w:asciiTheme="minorHAnsi" w:eastAsiaTheme="minorEastAsia" w:hAnsiTheme="minorHAnsi" w:cstheme="minorBidi"/>
          <w:noProof/>
        </w:rPr>
      </w:pPr>
      <w:hyperlink w:anchor="_Toc125984313" w:history="1">
        <w:r w:rsidR="00C85E47" w:rsidRPr="00DD4584">
          <w:rPr>
            <w:rStyle w:val="Hyperlink"/>
            <w:noProof/>
          </w:rPr>
          <w:t>Appendix F: Hydrolab Downloads</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_Toc125984313 \h </w:instrText>
        </w:r>
        <w:r w:rsidR="00C85E47" w:rsidRPr="00DD4584">
          <w:rPr>
            <w:noProof/>
            <w:webHidden/>
          </w:rPr>
        </w:r>
        <w:r w:rsidR="00C85E47" w:rsidRPr="00DD4584">
          <w:rPr>
            <w:noProof/>
            <w:webHidden/>
          </w:rPr>
          <w:fldChar w:fldCharType="separate"/>
        </w:r>
        <w:r w:rsidR="00C85E47" w:rsidRPr="00DD4584">
          <w:rPr>
            <w:noProof/>
            <w:webHidden/>
          </w:rPr>
          <w:t>63</w:t>
        </w:r>
        <w:r w:rsidR="00C85E47" w:rsidRPr="00DD4584">
          <w:rPr>
            <w:noProof/>
            <w:webHidden/>
          </w:rPr>
          <w:fldChar w:fldCharType="end"/>
        </w:r>
      </w:hyperlink>
    </w:p>
    <w:p w14:paraId="6232E509" w14:textId="6CF73B80" w:rsidR="00C85E47" w:rsidRPr="00DD4584" w:rsidRDefault="00CD42F0">
      <w:pPr>
        <w:pStyle w:val="TOC1"/>
        <w:tabs>
          <w:tab w:val="right" w:leader="dot" w:pos="9350"/>
        </w:tabs>
        <w:rPr>
          <w:rFonts w:asciiTheme="minorHAnsi" w:eastAsiaTheme="minorEastAsia" w:hAnsiTheme="minorHAnsi" w:cstheme="minorBidi"/>
          <w:noProof/>
        </w:rPr>
      </w:pPr>
      <w:hyperlink w:anchor="_Toc125984314" w:history="1">
        <w:r w:rsidR="00C85E47" w:rsidRPr="00DD4584">
          <w:rPr>
            <w:rStyle w:val="Hyperlink"/>
            <w:noProof/>
          </w:rPr>
          <w:t>Appendix F: Minisonde Calibration Record</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_Toc125984314 \h </w:instrText>
        </w:r>
        <w:r w:rsidR="00C85E47" w:rsidRPr="00DD4584">
          <w:rPr>
            <w:noProof/>
            <w:webHidden/>
          </w:rPr>
        </w:r>
        <w:r w:rsidR="00C85E47" w:rsidRPr="00DD4584">
          <w:rPr>
            <w:noProof/>
            <w:webHidden/>
          </w:rPr>
          <w:fldChar w:fldCharType="separate"/>
        </w:r>
        <w:r w:rsidR="00C85E47" w:rsidRPr="00DD4584">
          <w:rPr>
            <w:noProof/>
            <w:webHidden/>
          </w:rPr>
          <w:t>64</w:t>
        </w:r>
        <w:r w:rsidR="00C85E47" w:rsidRPr="00DD4584">
          <w:rPr>
            <w:noProof/>
            <w:webHidden/>
          </w:rPr>
          <w:fldChar w:fldCharType="end"/>
        </w:r>
      </w:hyperlink>
    </w:p>
    <w:p w14:paraId="558981EE" w14:textId="71F4A07E" w:rsidR="00C85E47" w:rsidRPr="00DD4584" w:rsidRDefault="00CD42F0">
      <w:pPr>
        <w:pStyle w:val="TOC1"/>
        <w:tabs>
          <w:tab w:val="right" w:leader="dot" w:pos="9350"/>
        </w:tabs>
        <w:rPr>
          <w:rFonts w:asciiTheme="minorHAnsi" w:eastAsiaTheme="minorEastAsia" w:hAnsiTheme="minorHAnsi" w:cstheme="minorBidi"/>
          <w:noProof/>
        </w:rPr>
      </w:pPr>
      <w:hyperlink w:anchor="_Toc125984315" w:history="1">
        <w:r w:rsidR="00C85E47" w:rsidRPr="00DD4584">
          <w:rPr>
            <w:rStyle w:val="Hyperlink"/>
            <w:noProof/>
          </w:rPr>
          <w:t>Appendix G: Stream Temperature Monitoring Field Data Sheet</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_Toc125984315 \h </w:instrText>
        </w:r>
        <w:r w:rsidR="00C85E47" w:rsidRPr="00DD4584">
          <w:rPr>
            <w:noProof/>
            <w:webHidden/>
          </w:rPr>
        </w:r>
        <w:r w:rsidR="00C85E47" w:rsidRPr="00DD4584">
          <w:rPr>
            <w:noProof/>
            <w:webHidden/>
          </w:rPr>
          <w:fldChar w:fldCharType="separate"/>
        </w:r>
        <w:r w:rsidR="00C85E47" w:rsidRPr="00DD4584">
          <w:rPr>
            <w:noProof/>
            <w:webHidden/>
          </w:rPr>
          <w:t>65</w:t>
        </w:r>
        <w:r w:rsidR="00C85E47" w:rsidRPr="00DD4584">
          <w:rPr>
            <w:noProof/>
            <w:webHidden/>
          </w:rPr>
          <w:fldChar w:fldCharType="end"/>
        </w:r>
      </w:hyperlink>
    </w:p>
    <w:p w14:paraId="174A6460" w14:textId="76CDD86E" w:rsidR="00C85E47" w:rsidRPr="00DD4584" w:rsidRDefault="00CD42F0">
      <w:pPr>
        <w:pStyle w:val="TOC1"/>
        <w:tabs>
          <w:tab w:val="right" w:leader="dot" w:pos="9350"/>
        </w:tabs>
        <w:rPr>
          <w:rFonts w:asciiTheme="minorHAnsi" w:eastAsiaTheme="minorEastAsia" w:hAnsiTheme="minorHAnsi" w:cstheme="minorBidi"/>
          <w:noProof/>
        </w:rPr>
      </w:pPr>
      <w:hyperlink w:anchor="_Toc125984316" w:history="1">
        <w:r w:rsidR="00C85E47" w:rsidRPr="00DD4584">
          <w:rPr>
            <w:rStyle w:val="Hyperlink"/>
            <w:noProof/>
          </w:rPr>
          <w:t>Appendix H: Standard Calibration Procedure for Hydrolab Minisonde MS 5</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_Toc125984316 \h </w:instrText>
        </w:r>
        <w:r w:rsidR="00C85E47" w:rsidRPr="00DD4584">
          <w:rPr>
            <w:noProof/>
            <w:webHidden/>
          </w:rPr>
        </w:r>
        <w:r w:rsidR="00C85E47" w:rsidRPr="00DD4584">
          <w:rPr>
            <w:noProof/>
            <w:webHidden/>
          </w:rPr>
          <w:fldChar w:fldCharType="separate"/>
        </w:r>
        <w:r w:rsidR="00C85E47" w:rsidRPr="00DD4584">
          <w:rPr>
            <w:noProof/>
            <w:webHidden/>
          </w:rPr>
          <w:t>67</w:t>
        </w:r>
        <w:r w:rsidR="00C85E47" w:rsidRPr="00DD4584">
          <w:rPr>
            <w:noProof/>
            <w:webHidden/>
          </w:rPr>
          <w:fldChar w:fldCharType="end"/>
        </w:r>
      </w:hyperlink>
    </w:p>
    <w:p w14:paraId="1BF97358" w14:textId="6B108187" w:rsidR="00C85E47" w:rsidRPr="00DD4584" w:rsidRDefault="00CD42F0">
      <w:pPr>
        <w:pStyle w:val="TOC1"/>
        <w:tabs>
          <w:tab w:val="right" w:leader="dot" w:pos="9350"/>
        </w:tabs>
        <w:rPr>
          <w:rFonts w:asciiTheme="minorHAnsi" w:eastAsiaTheme="minorEastAsia" w:hAnsiTheme="minorHAnsi" w:cstheme="minorBidi"/>
          <w:noProof/>
        </w:rPr>
      </w:pPr>
      <w:hyperlink w:anchor="_Toc125984317" w:history="1">
        <w:r w:rsidR="00C85E47" w:rsidRPr="00DD4584">
          <w:rPr>
            <w:rStyle w:val="Hyperlink"/>
            <w:noProof/>
          </w:rPr>
          <w:t>Appendix I: YSI Temperature Meter QA</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_Toc125984317 \h </w:instrText>
        </w:r>
        <w:r w:rsidR="00C85E47" w:rsidRPr="00DD4584">
          <w:rPr>
            <w:noProof/>
            <w:webHidden/>
          </w:rPr>
        </w:r>
        <w:r w:rsidR="00C85E47" w:rsidRPr="00DD4584">
          <w:rPr>
            <w:noProof/>
            <w:webHidden/>
          </w:rPr>
          <w:fldChar w:fldCharType="separate"/>
        </w:r>
        <w:r w:rsidR="00C85E47" w:rsidRPr="00DD4584">
          <w:rPr>
            <w:noProof/>
            <w:webHidden/>
          </w:rPr>
          <w:t>72</w:t>
        </w:r>
        <w:r w:rsidR="00C85E47" w:rsidRPr="00DD4584">
          <w:rPr>
            <w:noProof/>
            <w:webHidden/>
          </w:rPr>
          <w:fldChar w:fldCharType="end"/>
        </w:r>
      </w:hyperlink>
    </w:p>
    <w:p w14:paraId="4BCAC0D9" w14:textId="64CBFF4C" w:rsidR="00C85E47" w:rsidRPr="00DD4584" w:rsidRDefault="00CD42F0">
      <w:pPr>
        <w:pStyle w:val="TOC1"/>
        <w:tabs>
          <w:tab w:val="right" w:leader="dot" w:pos="9350"/>
        </w:tabs>
        <w:rPr>
          <w:rFonts w:asciiTheme="minorHAnsi" w:eastAsiaTheme="minorEastAsia" w:hAnsiTheme="minorHAnsi" w:cstheme="minorBidi"/>
          <w:noProof/>
        </w:rPr>
      </w:pPr>
      <w:hyperlink w:anchor="_Toc125984318" w:history="1">
        <w:r w:rsidR="00C85E47" w:rsidRPr="00DD4584">
          <w:rPr>
            <w:rStyle w:val="Hyperlink"/>
            <w:noProof/>
          </w:rPr>
          <w:t>Appendix J: Calibration Standards Record Form</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_Toc125984318 \h </w:instrText>
        </w:r>
        <w:r w:rsidR="00C85E47" w:rsidRPr="00DD4584">
          <w:rPr>
            <w:noProof/>
            <w:webHidden/>
          </w:rPr>
        </w:r>
        <w:r w:rsidR="00C85E47" w:rsidRPr="00DD4584">
          <w:rPr>
            <w:noProof/>
            <w:webHidden/>
          </w:rPr>
          <w:fldChar w:fldCharType="separate"/>
        </w:r>
        <w:r w:rsidR="00C85E47" w:rsidRPr="00DD4584">
          <w:rPr>
            <w:noProof/>
            <w:webHidden/>
          </w:rPr>
          <w:t>73</w:t>
        </w:r>
        <w:r w:rsidR="00C85E47" w:rsidRPr="00DD4584">
          <w:rPr>
            <w:noProof/>
            <w:webHidden/>
          </w:rPr>
          <w:fldChar w:fldCharType="end"/>
        </w:r>
      </w:hyperlink>
    </w:p>
    <w:p w14:paraId="3C55226B" w14:textId="160188A7" w:rsidR="00C85E47" w:rsidRPr="00DD4584" w:rsidRDefault="00CD42F0">
      <w:pPr>
        <w:pStyle w:val="TOC1"/>
        <w:tabs>
          <w:tab w:val="right" w:leader="dot" w:pos="9350"/>
        </w:tabs>
        <w:rPr>
          <w:rFonts w:asciiTheme="minorHAnsi" w:eastAsiaTheme="minorEastAsia" w:hAnsiTheme="minorHAnsi" w:cstheme="minorBidi"/>
          <w:noProof/>
        </w:rPr>
      </w:pPr>
      <w:hyperlink w:anchor="_Toc125984319" w:history="1">
        <w:r w:rsidR="00C85E47" w:rsidRPr="00DD4584">
          <w:rPr>
            <w:rStyle w:val="Hyperlink"/>
            <w:noProof/>
          </w:rPr>
          <w:t>Appendix K: Laboratory Certificates of Analysis</w:t>
        </w:r>
        <w:r w:rsidR="00C85E47" w:rsidRPr="00DD4584">
          <w:rPr>
            <w:noProof/>
            <w:webHidden/>
          </w:rPr>
          <w:tab/>
        </w:r>
        <w:r w:rsidR="00C85E47" w:rsidRPr="00DD4584">
          <w:rPr>
            <w:noProof/>
            <w:webHidden/>
          </w:rPr>
          <w:fldChar w:fldCharType="begin"/>
        </w:r>
        <w:r w:rsidR="00C85E47" w:rsidRPr="00DD4584">
          <w:rPr>
            <w:noProof/>
            <w:webHidden/>
          </w:rPr>
          <w:instrText xml:space="preserve"> PAGEREF _Toc125984319 \h </w:instrText>
        </w:r>
        <w:r w:rsidR="00C85E47" w:rsidRPr="00DD4584">
          <w:rPr>
            <w:noProof/>
            <w:webHidden/>
          </w:rPr>
        </w:r>
        <w:r w:rsidR="00C85E47" w:rsidRPr="00DD4584">
          <w:rPr>
            <w:noProof/>
            <w:webHidden/>
          </w:rPr>
          <w:fldChar w:fldCharType="separate"/>
        </w:r>
        <w:r w:rsidR="00C85E47" w:rsidRPr="00DD4584">
          <w:rPr>
            <w:noProof/>
            <w:webHidden/>
          </w:rPr>
          <w:t>74</w:t>
        </w:r>
        <w:r w:rsidR="00C85E47" w:rsidRPr="00DD4584">
          <w:rPr>
            <w:noProof/>
            <w:webHidden/>
          </w:rPr>
          <w:fldChar w:fldCharType="end"/>
        </w:r>
      </w:hyperlink>
    </w:p>
    <w:p w14:paraId="6F21A483" w14:textId="77777777" w:rsidR="00461CAC" w:rsidRDefault="00423898" w:rsidP="00A6199B">
      <w:r w:rsidRPr="00DD4584">
        <w:fldChar w:fldCharType="end"/>
      </w:r>
    </w:p>
    <w:p w14:paraId="78B127ED" w14:textId="77777777" w:rsidR="00F11515" w:rsidRDefault="00F11515" w:rsidP="00A6199B"/>
    <w:p w14:paraId="3F55B67E" w14:textId="59E0C5C6" w:rsidR="00F11515" w:rsidRDefault="00F11515" w:rsidP="00A6199B"/>
    <w:p w14:paraId="39A64765" w14:textId="5659C2DE" w:rsidR="004468AF" w:rsidRDefault="004468AF" w:rsidP="00524538">
      <w:pPr>
        <w:pStyle w:val="Heading2"/>
        <w:ind w:left="0"/>
      </w:pPr>
      <w:bookmarkStart w:id="12" w:name="_Toc112073500"/>
      <w:bookmarkStart w:id="13" w:name="_Toc117087842"/>
    </w:p>
    <w:p w14:paraId="4C95B110" w14:textId="6132928F" w:rsidR="00DD4584" w:rsidRDefault="00DD4584" w:rsidP="00524538">
      <w:pPr>
        <w:pStyle w:val="Heading2"/>
        <w:ind w:left="0"/>
      </w:pPr>
    </w:p>
    <w:p w14:paraId="27396871" w14:textId="7F4C835F" w:rsidR="00DD4584" w:rsidRDefault="00DD4584" w:rsidP="00524538">
      <w:pPr>
        <w:pStyle w:val="Heading2"/>
        <w:ind w:left="0"/>
      </w:pPr>
    </w:p>
    <w:p w14:paraId="3558D7C3" w14:textId="7BC7A136" w:rsidR="00DC34F6" w:rsidRDefault="00DC34F6" w:rsidP="00524538">
      <w:pPr>
        <w:pStyle w:val="Heading2"/>
        <w:ind w:left="0"/>
      </w:pPr>
    </w:p>
    <w:p w14:paraId="34809E30" w14:textId="101BAC76" w:rsidR="00231D95" w:rsidRDefault="00231D95" w:rsidP="00524538">
      <w:pPr>
        <w:pStyle w:val="Heading2"/>
        <w:ind w:left="0"/>
      </w:pPr>
    </w:p>
    <w:p w14:paraId="10B3E790" w14:textId="77777777" w:rsidR="00231D95" w:rsidRDefault="00231D95" w:rsidP="00524538">
      <w:pPr>
        <w:pStyle w:val="Heading2"/>
        <w:ind w:left="0"/>
      </w:pPr>
    </w:p>
    <w:p w14:paraId="3191DF15" w14:textId="1348C958" w:rsidR="006D5F54" w:rsidRDefault="006D5F54" w:rsidP="00524538">
      <w:pPr>
        <w:pStyle w:val="Heading2"/>
        <w:ind w:left="0"/>
      </w:pPr>
      <w:bookmarkStart w:id="14" w:name="_Toc125960332"/>
      <w:bookmarkStart w:id="15" w:name="_Toc125983994"/>
      <w:bookmarkStart w:id="16" w:name="_Toc125984275"/>
      <w:r>
        <w:lastRenderedPageBreak/>
        <w:t>Acronyms</w:t>
      </w:r>
    </w:p>
    <w:p w14:paraId="6A60E79E" w14:textId="05363B15" w:rsidR="006D5F54" w:rsidRDefault="006D5F54" w:rsidP="00524538">
      <w:pPr>
        <w:pStyle w:val="Heading2"/>
        <w:ind w:left="0"/>
      </w:pPr>
    </w:p>
    <w:p w14:paraId="071241E3" w14:textId="77777777" w:rsidR="00E3768F" w:rsidRDefault="00E3768F" w:rsidP="00E3768F">
      <w:pPr>
        <w:pStyle w:val="BodyText"/>
        <w:numPr>
          <w:ilvl w:val="0"/>
          <w:numId w:val="90"/>
        </w:numPr>
      </w:pPr>
      <w:r>
        <w:t>ADEC – Alaska Department of Environmental Conservation</w:t>
      </w:r>
    </w:p>
    <w:p w14:paraId="62764547" w14:textId="77777777" w:rsidR="00E3768F" w:rsidRDefault="00E3768F" w:rsidP="00E3768F">
      <w:pPr>
        <w:pStyle w:val="BodyText"/>
        <w:numPr>
          <w:ilvl w:val="0"/>
          <w:numId w:val="90"/>
        </w:numPr>
      </w:pPr>
      <w:r>
        <w:t>ADEC DOW – ADEC Division of Water</w:t>
      </w:r>
    </w:p>
    <w:p w14:paraId="6E4CAE40" w14:textId="77777777" w:rsidR="00E3768F" w:rsidRDefault="00E3768F" w:rsidP="00E3768F">
      <w:pPr>
        <w:pStyle w:val="BodyText"/>
        <w:numPr>
          <w:ilvl w:val="0"/>
          <w:numId w:val="90"/>
        </w:numPr>
      </w:pPr>
      <w:r>
        <w:t xml:space="preserve">ADEC WQS – Water Quality Standards </w:t>
      </w:r>
    </w:p>
    <w:p w14:paraId="0EC5B7F4" w14:textId="77777777" w:rsidR="00E3768F" w:rsidRDefault="00E3768F" w:rsidP="00E3768F">
      <w:pPr>
        <w:pStyle w:val="BodyText"/>
        <w:numPr>
          <w:ilvl w:val="0"/>
          <w:numId w:val="90"/>
        </w:numPr>
      </w:pPr>
      <w:r>
        <w:t>AWQMS – Ambient Water Quality Monitoring System</w:t>
      </w:r>
    </w:p>
    <w:p w14:paraId="522EB1EE" w14:textId="77777777" w:rsidR="00E3768F" w:rsidRDefault="00E3768F" w:rsidP="00E3768F">
      <w:pPr>
        <w:pStyle w:val="BodyText"/>
        <w:numPr>
          <w:ilvl w:val="0"/>
          <w:numId w:val="90"/>
        </w:numPr>
      </w:pPr>
      <w:r>
        <w:t xml:space="preserve">BTEX – Benzene, Toluene, Ethylbenzene, Xylene </w:t>
      </w:r>
    </w:p>
    <w:p w14:paraId="646CCA54" w14:textId="77777777" w:rsidR="00E3768F" w:rsidRDefault="00E3768F" w:rsidP="00E3768F">
      <w:pPr>
        <w:pStyle w:val="BodyText"/>
        <w:numPr>
          <w:ilvl w:val="0"/>
          <w:numId w:val="90"/>
        </w:numPr>
      </w:pPr>
      <w:r>
        <w:t xml:space="preserve">COC – Chain of Custody </w:t>
      </w:r>
    </w:p>
    <w:p w14:paraId="3C9AF4AC" w14:textId="77777777" w:rsidR="00E3768F" w:rsidRDefault="00E3768F" w:rsidP="00E3768F">
      <w:pPr>
        <w:pStyle w:val="BodyText"/>
        <w:numPr>
          <w:ilvl w:val="0"/>
          <w:numId w:val="90"/>
        </w:numPr>
      </w:pPr>
      <w:r>
        <w:t>CWA – Clean Water Act</w:t>
      </w:r>
    </w:p>
    <w:p w14:paraId="1FA94380" w14:textId="77777777" w:rsidR="00E3768F" w:rsidRDefault="00E3768F" w:rsidP="00E3768F">
      <w:pPr>
        <w:pStyle w:val="BodyText"/>
        <w:numPr>
          <w:ilvl w:val="0"/>
          <w:numId w:val="90"/>
        </w:numPr>
      </w:pPr>
      <w:r>
        <w:t>DL – Detection Limit</w:t>
      </w:r>
    </w:p>
    <w:p w14:paraId="3B8F573F" w14:textId="77777777" w:rsidR="00E3768F" w:rsidRDefault="00E3768F" w:rsidP="00E3768F">
      <w:pPr>
        <w:pStyle w:val="BodyText"/>
        <w:numPr>
          <w:ilvl w:val="0"/>
          <w:numId w:val="90"/>
        </w:numPr>
      </w:pPr>
      <w:r>
        <w:t>EPA – Environmental Protection Agency</w:t>
      </w:r>
    </w:p>
    <w:p w14:paraId="41FDF6FE" w14:textId="4CEAD0EF" w:rsidR="00E3768F" w:rsidRDefault="00E3768F" w:rsidP="00E3768F">
      <w:pPr>
        <w:pStyle w:val="BodyText"/>
        <w:numPr>
          <w:ilvl w:val="0"/>
          <w:numId w:val="90"/>
        </w:numPr>
      </w:pPr>
      <w:r>
        <w:t xml:space="preserve">EPA WQP – EPA Water Quality Portal </w:t>
      </w:r>
    </w:p>
    <w:p w14:paraId="675E3079" w14:textId="1771ACD1" w:rsidR="00E3768F" w:rsidRDefault="00E3768F" w:rsidP="00E3768F">
      <w:pPr>
        <w:pStyle w:val="BodyText"/>
        <w:numPr>
          <w:ilvl w:val="0"/>
          <w:numId w:val="90"/>
        </w:numPr>
      </w:pPr>
      <w:r>
        <w:t>EPA WQX – EPA Water Quality Exchange</w:t>
      </w:r>
    </w:p>
    <w:p w14:paraId="46F93A67" w14:textId="77777777" w:rsidR="00E3768F" w:rsidRDefault="00E3768F" w:rsidP="00E3768F">
      <w:pPr>
        <w:pStyle w:val="BodyText"/>
        <w:numPr>
          <w:ilvl w:val="0"/>
          <w:numId w:val="90"/>
        </w:numPr>
      </w:pPr>
      <w:r>
        <w:t>IDL – Instrument Detection Limit</w:t>
      </w:r>
    </w:p>
    <w:p w14:paraId="624249DF" w14:textId="77777777" w:rsidR="00E3768F" w:rsidRDefault="00E3768F" w:rsidP="00E3768F">
      <w:pPr>
        <w:pStyle w:val="BodyText"/>
        <w:numPr>
          <w:ilvl w:val="0"/>
          <w:numId w:val="90"/>
        </w:numPr>
      </w:pPr>
      <w:r>
        <w:t>KWF – Kenai Watershed Forum</w:t>
      </w:r>
    </w:p>
    <w:p w14:paraId="2418E2A7" w14:textId="77777777" w:rsidR="00E3768F" w:rsidRDefault="00E3768F" w:rsidP="00E3768F">
      <w:pPr>
        <w:pStyle w:val="BodyText"/>
        <w:numPr>
          <w:ilvl w:val="0"/>
          <w:numId w:val="90"/>
        </w:numPr>
      </w:pPr>
      <w:r>
        <w:t>LCS – Laboratory Control Sample</w:t>
      </w:r>
    </w:p>
    <w:p w14:paraId="69BBF70F" w14:textId="77777777" w:rsidR="00E3768F" w:rsidRDefault="00E3768F" w:rsidP="00E3768F">
      <w:pPr>
        <w:pStyle w:val="BodyText"/>
        <w:numPr>
          <w:ilvl w:val="0"/>
          <w:numId w:val="90"/>
        </w:numPr>
      </w:pPr>
      <w:r>
        <w:t>LFB – Laboratory Fortified Blank</w:t>
      </w:r>
    </w:p>
    <w:p w14:paraId="6B01E4D8" w14:textId="77777777" w:rsidR="00E3768F" w:rsidRDefault="00E3768F" w:rsidP="00E3768F">
      <w:pPr>
        <w:pStyle w:val="BodyText"/>
        <w:numPr>
          <w:ilvl w:val="0"/>
          <w:numId w:val="90"/>
        </w:numPr>
      </w:pPr>
      <w:r>
        <w:t>LOQ – Level of Quantitation</w:t>
      </w:r>
    </w:p>
    <w:p w14:paraId="42B52FF9" w14:textId="77777777" w:rsidR="00E3768F" w:rsidRDefault="00E3768F" w:rsidP="00E3768F">
      <w:pPr>
        <w:pStyle w:val="BodyText"/>
        <w:numPr>
          <w:ilvl w:val="0"/>
          <w:numId w:val="90"/>
        </w:numPr>
      </w:pPr>
      <w:r>
        <w:t>MS – Matrix Spike</w:t>
      </w:r>
    </w:p>
    <w:p w14:paraId="3BFE46E3" w14:textId="77777777" w:rsidR="00E3768F" w:rsidRDefault="00E3768F" w:rsidP="00E3768F">
      <w:pPr>
        <w:pStyle w:val="BodyText"/>
        <w:numPr>
          <w:ilvl w:val="0"/>
          <w:numId w:val="90"/>
        </w:numPr>
      </w:pPr>
      <w:r>
        <w:t>MSD – Matrix Spike Duplicate</w:t>
      </w:r>
    </w:p>
    <w:p w14:paraId="24F24DBB" w14:textId="77777777" w:rsidR="00E3768F" w:rsidRDefault="00E3768F" w:rsidP="00E3768F">
      <w:pPr>
        <w:pStyle w:val="BodyText"/>
        <w:numPr>
          <w:ilvl w:val="0"/>
          <w:numId w:val="90"/>
        </w:numPr>
      </w:pPr>
      <w:r>
        <w:t xml:space="preserve">MQO – Measurement Quality Objective </w:t>
      </w:r>
    </w:p>
    <w:p w14:paraId="7E9CBB8C" w14:textId="77777777" w:rsidR="00E3768F" w:rsidRDefault="00E3768F" w:rsidP="00E3768F">
      <w:pPr>
        <w:pStyle w:val="BodyText"/>
        <w:numPr>
          <w:ilvl w:val="0"/>
          <w:numId w:val="90"/>
        </w:numPr>
      </w:pPr>
      <w:r>
        <w:t>ND – Non-detect</w:t>
      </w:r>
    </w:p>
    <w:p w14:paraId="5DD3E80A" w14:textId="77777777" w:rsidR="00E3768F" w:rsidRDefault="00E3768F" w:rsidP="00E3768F">
      <w:pPr>
        <w:pStyle w:val="BodyText"/>
        <w:numPr>
          <w:ilvl w:val="0"/>
          <w:numId w:val="90"/>
        </w:numPr>
      </w:pPr>
      <w:r>
        <w:t>NMFS – National Marine Fisheries Service</w:t>
      </w:r>
    </w:p>
    <w:p w14:paraId="25799CFA" w14:textId="77777777" w:rsidR="00E3768F" w:rsidRDefault="00E3768F" w:rsidP="00E3768F">
      <w:pPr>
        <w:pStyle w:val="BodyText"/>
        <w:numPr>
          <w:ilvl w:val="0"/>
          <w:numId w:val="90"/>
        </w:numPr>
      </w:pPr>
      <w:r>
        <w:t>QAPP – Quality Assurance Project Plan</w:t>
      </w:r>
    </w:p>
    <w:p w14:paraId="4587F863" w14:textId="77777777" w:rsidR="00E3768F" w:rsidRDefault="00E3768F" w:rsidP="00E3768F">
      <w:pPr>
        <w:pStyle w:val="BodyText"/>
        <w:numPr>
          <w:ilvl w:val="0"/>
          <w:numId w:val="90"/>
        </w:numPr>
      </w:pPr>
      <w:r>
        <w:t>QA/QC – Quality Assurance / Quality Check</w:t>
      </w:r>
    </w:p>
    <w:p w14:paraId="0C50D871" w14:textId="77777777" w:rsidR="00E3768F" w:rsidRDefault="00E3768F" w:rsidP="00E3768F">
      <w:pPr>
        <w:pStyle w:val="BodyText"/>
        <w:numPr>
          <w:ilvl w:val="0"/>
          <w:numId w:val="90"/>
        </w:numPr>
      </w:pPr>
      <w:r>
        <w:t>RL – Reporting Limit</w:t>
      </w:r>
    </w:p>
    <w:p w14:paraId="148C1ECD" w14:textId="77777777" w:rsidR="00E3768F" w:rsidRDefault="00E3768F" w:rsidP="00E3768F">
      <w:pPr>
        <w:pStyle w:val="BodyText"/>
        <w:numPr>
          <w:ilvl w:val="0"/>
          <w:numId w:val="90"/>
        </w:numPr>
      </w:pPr>
      <w:r>
        <w:t>RPD – Relative Percent Difference</w:t>
      </w:r>
    </w:p>
    <w:p w14:paraId="5E865757" w14:textId="77777777" w:rsidR="00E3768F" w:rsidRDefault="00E3768F" w:rsidP="00E3768F">
      <w:pPr>
        <w:pStyle w:val="BodyText"/>
        <w:numPr>
          <w:ilvl w:val="0"/>
          <w:numId w:val="90"/>
        </w:numPr>
      </w:pPr>
      <w:r>
        <w:t>SOP – Standard Operating Procedure</w:t>
      </w:r>
    </w:p>
    <w:p w14:paraId="62D19FA3" w14:textId="77777777" w:rsidR="00E3768F" w:rsidRDefault="00E3768F" w:rsidP="00E3768F">
      <w:pPr>
        <w:pStyle w:val="BodyText"/>
        <w:numPr>
          <w:ilvl w:val="0"/>
          <w:numId w:val="90"/>
        </w:numPr>
      </w:pPr>
      <w:r>
        <w:t xml:space="preserve">TSS – Total Suspended Solids </w:t>
      </w:r>
    </w:p>
    <w:p w14:paraId="08D97F25" w14:textId="76A00077" w:rsidR="00400158" w:rsidRDefault="00E3768F" w:rsidP="00E3768F">
      <w:pPr>
        <w:pStyle w:val="BodyText"/>
        <w:numPr>
          <w:ilvl w:val="0"/>
          <w:numId w:val="90"/>
        </w:numPr>
      </w:pPr>
      <w:r>
        <w:t>USGS – United States Geological Survey</w:t>
      </w:r>
    </w:p>
    <w:p w14:paraId="4AF21A09" w14:textId="5FB7B181" w:rsidR="006D5F54" w:rsidRDefault="006D5F54" w:rsidP="00524538">
      <w:pPr>
        <w:pStyle w:val="Heading2"/>
        <w:ind w:left="0"/>
      </w:pPr>
    </w:p>
    <w:p w14:paraId="25218419" w14:textId="187E4795" w:rsidR="006D5F54" w:rsidRDefault="006D5F54" w:rsidP="00524538">
      <w:pPr>
        <w:pStyle w:val="Heading2"/>
        <w:ind w:left="0"/>
      </w:pPr>
    </w:p>
    <w:p w14:paraId="3F8CD2D4" w14:textId="7EFF7D21" w:rsidR="006D5F54" w:rsidRDefault="006D5F54" w:rsidP="00524538">
      <w:pPr>
        <w:pStyle w:val="Heading2"/>
        <w:ind w:left="0"/>
      </w:pPr>
    </w:p>
    <w:p w14:paraId="2A704577" w14:textId="30259E0E" w:rsidR="00E3768F" w:rsidRDefault="00E3768F" w:rsidP="00524538">
      <w:pPr>
        <w:pStyle w:val="Heading2"/>
        <w:ind w:left="0"/>
      </w:pPr>
    </w:p>
    <w:p w14:paraId="2E2D3EED" w14:textId="18D3DAA6" w:rsidR="00E3768F" w:rsidRDefault="00E3768F" w:rsidP="00524538">
      <w:pPr>
        <w:pStyle w:val="Heading2"/>
        <w:ind w:left="0"/>
      </w:pPr>
    </w:p>
    <w:p w14:paraId="1277CFE6" w14:textId="196F69DF" w:rsidR="00E3768F" w:rsidRDefault="00E3768F" w:rsidP="00524538">
      <w:pPr>
        <w:pStyle w:val="Heading2"/>
        <w:ind w:left="0"/>
      </w:pPr>
    </w:p>
    <w:p w14:paraId="623D5625" w14:textId="661EA3E1" w:rsidR="00E3768F" w:rsidRDefault="00E3768F" w:rsidP="00524538">
      <w:pPr>
        <w:pStyle w:val="Heading2"/>
        <w:ind w:left="0"/>
      </w:pPr>
    </w:p>
    <w:p w14:paraId="4081D1CB" w14:textId="4F5A3788" w:rsidR="00E3768F" w:rsidRDefault="00E3768F" w:rsidP="00524538">
      <w:pPr>
        <w:pStyle w:val="Heading2"/>
        <w:ind w:left="0"/>
      </w:pPr>
    </w:p>
    <w:p w14:paraId="53112DA1" w14:textId="55104F6E" w:rsidR="00E3768F" w:rsidRDefault="00E3768F" w:rsidP="00524538">
      <w:pPr>
        <w:pStyle w:val="Heading2"/>
        <w:ind w:left="0"/>
      </w:pPr>
    </w:p>
    <w:p w14:paraId="6DC415E9" w14:textId="16897B84" w:rsidR="00E3768F" w:rsidRDefault="00E3768F" w:rsidP="00524538">
      <w:pPr>
        <w:pStyle w:val="Heading2"/>
        <w:ind w:left="0"/>
      </w:pPr>
    </w:p>
    <w:p w14:paraId="335431C6" w14:textId="400642F6" w:rsidR="00E3768F" w:rsidRDefault="00E3768F" w:rsidP="00524538">
      <w:pPr>
        <w:pStyle w:val="Heading2"/>
        <w:ind w:left="0"/>
      </w:pPr>
    </w:p>
    <w:p w14:paraId="4B439C87" w14:textId="7BD8B39E" w:rsidR="00E3768F" w:rsidRDefault="00E3768F" w:rsidP="00524538">
      <w:pPr>
        <w:pStyle w:val="Heading2"/>
        <w:ind w:left="0"/>
      </w:pPr>
    </w:p>
    <w:p w14:paraId="436FA6AA" w14:textId="2D59A1C0" w:rsidR="00E3768F" w:rsidRDefault="00E3768F" w:rsidP="00524538">
      <w:pPr>
        <w:pStyle w:val="Heading2"/>
        <w:ind w:left="0"/>
      </w:pPr>
    </w:p>
    <w:p w14:paraId="629EFBFE" w14:textId="77777777" w:rsidR="00E3768F" w:rsidRDefault="00E3768F" w:rsidP="00524538">
      <w:pPr>
        <w:pStyle w:val="Heading2"/>
        <w:ind w:left="0"/>
      </w:pPr>
    </w:p>
    <w:p w14:paraId="78649EB4" w14:textId="309478FC" w:rsidR="00771F2F" w:rsidRDefault="00F11515" w:rsidP="00524538">
      <w:pPr>
        <w:pStyle w:val="Heading2"/>
        <w:ind w:left="0"/>
      </w:pPr>
      <w:r>
        <w:lastRenderedPageBreak/>
        <w:t>A2. Acknowledgements</w:t>
      </w:r>
      <w:bookmarkEnd w:id="12"/>
      <w:bookmarkEnd w:id="13"/>
      <w:bookmarkEnd w:id="14"/>
      <w:bookmarkEnd w:id="15"/>
      <w:bookmarkEnd w:id="16"/>
    </w:p>
    <w:p w14:paraId="47294D76" w14:textId="77777777" w:rsidR="00771F2F" w:rsidRDefault="00771F2F" w:rsidP="00771F2F">
      <w:pPr>
        <w:pStyle w:val="Heading2"/>
      </w:pPr>
    </w:p>
    <w:p w14:paraId="0EC8D4AB" w14:textId="5180A192" w:rsidR="006B458B" w:rsidRDefault="009748A5" w:rsidP="006B458B">
      <w:pPr>
        <w:pStyle w:val="BodyText"/>
      </w:pPr>
      <w:bookmarkStart w:id="17" w:name="ACKNOWLEDGEMENTS"/>
      <w:bookmarkEnd w:id="17"/>
      <w:r>
        <w:t>This document was originally developed by the Kenai Watershed Forum and was modeled and adapted, with permission, from Quality Assurance Project Plans (QA</w:t>
      </w:r>
      <w:r w:rsidR="00514236">
        <w:t>PP) produced by the Cook Inletk</w:t>
      </w:r>
      <w:r>
        <w:t>eeper of Homer, Alas</w:t>
      </w:r>
      <w:r w:rsidR="00514236">
        <w:t>ka. Portions of the Cook Inletk</w:t>
      </w:r>
      <w:r>
        <w:t>eeper QAPP were adapted from similar plans developed by The Friends of Casco Bay (Maine) and Texas Watch. The United States Environmental Protection Agency (EPA), the Alaska Department of Environmental Conservation (ADEC), the United States Geological Survey (USGS), and the National Marine Fisheries Service / Auke Bay Laboratory (NMFS / ABL) also provided guidance and cooperation in helping both the Cook Inlet Keeper and the Kenai Watershed Forum develop and refine their QAPP.</w:t>
      </w:r>
      <w:r w:rsidR="006B458B">
        <w:t xml:space="preserve"> Some sections are also adapted from the 2021 ADEC Watershed Health and Data Analysis Project QAPP.</w:t>
      </w:r>
    </w:p>
    <w:p w14:paraId="4EC32D2A" w14:textId="77777777" w:rsidR="006B458B" w:rsidRPr="006B458B" w:rsidRDefault="006B458B" w:rsidP="004B3020"/>
    <w:p w14:paraId="47157264" w14:textId="2DAE3323" w:rsidR="00F11515" w:rsidRDefault="00F11515" w:rsidP="00231D95"/>
    <w:p w14:paraId="1CD23AB3" w14:textId="77777777" w:rsidR="00F11515" w:rsidRDefault="00F11515" w:rsidP="00231D95"/>
    <w:p w14:paraId="4822ACBC" w14:textId="77777777" w:rsidR="00F11515" w:rsidRDefault="00F11515" w:rsidP="00231D95"/>
    <w:p w14:paraId="75497B9D" w14:textId="77777777" w:rsidR="00F11515" w:rsidRDefault="00F11515" w:rsidP="00231D95"/>
    <w:p w14:paraId="1F1835A4" w14:textId="77777777" w:rsidR="00F11515" w:rsidRDefault="00F11515" w:rsidP="00231D95"/>
    <w:p w14:paraId="7ECE94F0" w14:textId="77777777" w:rsidR="00F11515" w:rsidRDefault="00F11515" w:rsidP="00231D95"/>
    <w:p w14:paraId="5634BC83" w14:textId="77777777" w:rsidR="00F11515" w:rsidRDefault="00F11515" w:rsidP="00231D95"/>
    <w:p w14:paraId="4030DB36" w14:textId="77777777" w:rsidR="00F11515" w:rsidRDefault="00F11515" w:rsidP="00231D95"/>
    <w:p w14:paraId="2D56767E" w14:textId="77777777" w:rsidR="00F11515" w:rsidRDefault="00F11515" w:rsidP="00231D95"/>
    <w:p w14:paraId="690C8B60" w14:textId="77777777" w:rsidR="00F11515" w:rsidRDefault="00F11515" w:rsidP="00231D95"/>
    <w:p w14:paraId="214BC648" w14:textId="77777777" w:rsidR="00F11515" w:rsidRDefault="00F11515" w:rsidP="00231D95"/>
    <w:p w14:paraId="73027AEA" w14:textId="77777777" w:rsidR="00F11515" w:rsidRDefault="00F11515" w:rsidP="00231D95"/>
    <w:p w14:paraId="41325D24" w14:textId="1C4572EF" w:rsidR="008F0084" w:rsidRDefault="008F0084" w:rsidP="00231D95"/>
    <w:p w14:paraId="2F56EC0E" w14:textId="6DD631A5" w:rsidR="002241BD" w:rsidRDefault="002241BD" w:rsidP="00231D95"/>
    <w:p w14:paraId="4D3B807A" w14:textId="156352FB" w:rsidR="002241BD" w:rsidRDefault="002241BD" w:rsidP="00231D95"/>
    <w:p w14:paraId="1E7334BD" w14:textId="270921AA" w:rsidR="002241BD" w:rsidRDefault="002241BD" w:rsidP="00231D95"/>
    <w:p w14:paraId="245D4150" w14:textId="5CB90A00" w:rsidR="002241BD" w:rsidRDefault="002241BD" w:rsidP="00231D95"/>
    <w:p w14:paraId="41C18102" w14:textId="36E70996" w:rsidR="002241BD" w:rsidRDefault="002241BD" w:rsidP="00231D95"/>
    <w:p w14:paraId="58678B52" w14:textId="77777777" w:rsidR="00A93966" w:rsidRDefault="00A93966" w:rsidP="00231D95"/>
    <w:p w14:paraId="0E731B33" w14:textId="52B431A3" w:rsidR="002241BD" w:rsidRDefault="002241BD" w:rsidP="00231D95"/>
    <w:p w14:paraId="65E116E6" w14:textId="4CB872B4" w:rsidR="002241BD" w:rsidRDefault="002241BD" w:rsidP="00231D95"/>
    <w:p w14:paraId="5B152F5E" w14:textId="0ADA3B54" w:rsidR="002241BD" w:rsidRDefault="002241BD" w:rsidP="00231D95"/>
    <w:p w14:paraId="7122B9D0" w14:textId="44F73DFE" w:rsidR="002241BD" w:rsidRDefault="002241BD" w:rsidP="00231D95"/>
    <w:p w14:paraId="5C120181" w14:textId="662FF2B1" w:rsidR="002241BD" w:rsidRDefault="002241BD" w:rsidP="00231D95"/>
    <w:p w14:paraId="587E602B" w14:textId="171E2B1F" w:rsidR="002241BD" w:rsidRDefault="002241BD" w:rsidP="00231D95"/>
    <w:p w14:paraId="7B68EF1E" w14:textId="0C4B5DBC" w:rsidR="002241BD" w:rsidRDefault="002241BD" w:rsidP="00231D95"/>
    <w:p w14:paraId="4257B37D" w14:textId="51955FBA" w:rsidR="002241BD" w:rsidRDefault="002241BD" w:rsidP="00231D95"/>
    <w:p w14:paraId="1893AF96" w14:textId="051B1779" w:rsidR="002241BD" w:rsidRDefault="002241BD" w:rsidP="004B3020"/>
    <w:p w14:paraId="5DD9B027" w14:textId="77777777" w:rsidR="004B3020" w:rsidRDefault="004B3020" w:rsidP="004B3020">
      <w:pPr>
        <w:rPr>
          <w:b/>
          <w:bCs/>
          <w:sz w:val="24"/>
          <w:szCs w:val="24"/>
        </w:rPr>
      </w:pPr>
      <w:bookmarkStart w:id="18" w:name="A3.__DISTRIBUTION_LIST:"/>
      <w:bookmarkStart w:id="19" w:name="_Toc112073501"/>
      <w:bookmarkStart w:id="20" w:name="_Toc117087843"/>
      <w:bookmarkStart w:id="21" w:name="_Toc125960333"/>
      <w:bookmarkStart w:id="22" w:name="_Toc125983995"/>
      <w:bookmarkStart w:id="23" w:name="_Toc125984276"/>
      <w:bookmarkEnd w:id="18"/>
      <w:r>
        <w:rPr>
          <w:i/>
        </w:rPr>
        <w:br w:type="page"/>
      </w:r>
    </w:p>
    <w:p w14:paraId="4A6AA4FD" w14:textId="431027F5" w:rsidR="000D14B5" w:rsidRPr="00E3768F" w:rsidRDefault="009748A5" w:rsidP="00E3768F">
      <w:pPr>
        <w:pStyle w:val="Heading2"/>
        <w:ind w:left="0"/>
      </w:pPr>
      <w:r w:rsidRPr="00E3768F">
        <w:lastRenderedPageBreak/>
        <w:t xml:space="preserve">A3. </w:t>
      </w:r>
      <w:r w:rsidR="00F11515" w:rsidRPr="00E3768F">
        <w:t>Distribution List</w:t>
      </w:r>
      <w:bookmarkEnd w:id="19"/>
      <w:bookmarkEnd w:id="20"/>
      <w:bookmarkEnd w:id="21"/>
      <w:bookmarkEnd w:id="22"/>
      <w:bookmarkEnd w:id="23"/>
    </w:p>
    <w:p w14:paraId="784854F9" w14:textId="77777777" w:rsidR="000D14B5" w:rsidRDefault="009748A5" w:rsidP="00E3768F">
      <w:pPr>
        <w:spacing w:before="274" w:line="244" w:lineRule="auto"/>
        <w:ind w:right="94"/>
        <w:rPr>
          <w:sz w:val="23"/>
        </w:rPr>
      </w:pPr>
      <w:r>
        <w:rPr>
          <w:sz w:val="23"/>
        </w:rPr>
        <w:t>Signees (Project Manager, Project QA Officer, ADEC Project Manager and ADEC QA Officer) shall receive a copy of the QAPP and subsequent revisions. Offers for official copies of this QAPP and any subsequent revisions will be extended to individuals on the Distribution List.</w:t>
      </w:r>
    </w:p>
    <w:p w14:paraId="09F0D736" w14:textId="77777777" w:rsidR="000D14B5" w:rsidRPr="00412CB2" w:rsidRDefault="000D14B5">
      <w:pPr>
        <w:pStyle w:val="BodyText"/>
        <w:rPr>
          <w:sz w:val="26"/>
        </w:rPr>
      </w:pPr>
    </w:p>
    <w:tbl>
      <w:tblPr>
        <w:tblW w:w="5000" w:type="pct"/>
        <w:jc w:val="center"/>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1960"/>
        <w:gridCol w:w="2472"/>
        <w:gridCol w:w="1614"/>
        <w:gridCol w:w="3270"/>
      </w:tblGrid>
      <w:tr w:rsidR="004B3020" w14:paraId="1D1EC4B7" w14:textId="77777777" w:rsidTr="00231D95">
        <w:trPr>
          <w:trHeight w:val="809"/>
          <w:jc w:val="center"/>
        </w:trPr>
        <w:tc>
          <w:tcPr>
            <w:tcW w:w="1052" w:type="pct"/>
            <w:tcBorders>
              <w:top w:val="double" w:sz="4" w:space="0" w:color="000000"/>
              <w:right w:val="single" w:sz="6" w:space="0" w:color="000000"/>
            </w:tcBorders>
            <w:shd w:val="clear" w:color="auto" w:fill="D9D9D9"/>
            <w:vAlign w:val="center"/>
          </w:tcPr>
          <w:p w14:paraId="49CAD66B" w14:textId="77777777" w:rsidR="004B3020" w:rsidRDefault="004B3020" w:rsidP="008B1508">
            <w:pPr>
              <w:pStyle w:val="TableParagraph"/>
              <w:jc w:val="center"/>
              <w:rPr>
                <w:sz w:val="24"/>
              </w:rPr>
            </w:pPr>
            <w:bookmarkStart w:id="24" w:name="_bookmark1"/>
            <w:bookmarkEnd w:id="24"/>
          </w:p>
          <w:p w14:paraId="0590ABA7" w14:textId="77777777" w:rsidR="004B3020" w:rsidRDefault="004B3020" w:rsidP="008B1508">
            <w:pPr>
              <w:pStyle w:val="TableParagraph"/>
              <w:spacing w:before="216"/>
              <w:ind w:left="309"/>
              <w:jc w:val="center"/>
              <w:rPr>
                <w:b/>
              </w:rPr>
            </w:pPr>
            <w:r>
              <w:rPr>
                <w:b/>
              </w:rPr>
              <w:t>NAME</w:t>
            </w:r>
          </w:p>
        </w:tc>
        <w:tc>
          <w:tcPr>
            <w:tcW w:w="1327" w:type="pct"/>
            <w:tcBorders>
              <w:top w:val="double" w:sz="4" w:space="0" w:color="000000"/>
              <w:left w:val="single" w:sz="6" w:space="0" w:color="000000"/>
              <w:right w:val="single" w:sz="6" w:space="0" w:color="000000"/>
            </w:tcBorders>
            <w:shd w:val="clear" w:color="auto" w:fill="D9D9D9"/>
            <w:vAlign w:val="center"/>
          </w:tcPr>
          <w:p w14:paraId="1A15E4E9" w14:textId="77777777" w:rsidR="004B3020" w:rsidRDefault="004B3020" w:rsidP="00231D95">
            <w:pPr>
              <w:pStyle w:val="TableParagraph"/>
              <w:jc w:val="center"/>
              <w:rPr>
                <w:sz w:val="24"/>
              </w:rPr>
            </w:pPr>
          </w:p>
          <w:p w14:paraId="54FB7DCF" w14:textId="77777777" w:rsidR="004B3020" w:rsidRDefault="004B3020" w:rsidP="00231D95">
            <w:pPr>
              <w:pStyle w:val="TableParagraph"/>
              <w:spacing w:before="216"/>
              <w:ind w:left="244"/>
              <w:jc w:val="center"/>
              <w:rPr>
                <w:b/>
              </w:rPr>
            </w:pPr>
            <w:r>
              <w:rPr>
                <w:b/>
              </w:rPr>
              <w:t>POSITION</w:t>
            </w:r>
          </w:p>
        </w:tc>
        <w:tc>
          <w:tcPr>
            <w:tcW w:w="866" w:type="pct"/>
            <w:tcBorders>
              <w:top w:val="double" w:sz="4" w:space="0" w:color="000000"/>
              <w:left w:val="single" w:sz="6" w:space="0" w:color="000000"/>
              <w:right w:val="single" w:sz="6" w:space="0" w:color="000000"/>
            </w:tcBorders>
            <w:shd w:val="clear" w:color="auto" w:fill="D9D9D9"/>
            <w:vAlign w:val="center"/>
          </w:tcPr>
          <w:p w14:paraId="4F164CC2" w14:textId="77777777" w:rsidR="004B3020" w:rsidRDefault="004B3020" w:rsidP="00231D95">
            <w:pPr>
              <w:pStyle w:val="TableParagraph"/>
              <w:jc w:val="center"/>
              <w:rPr>
                <w:sz w:val="24"/>
              </w:rPr>
            </w:pPr>
          </w:p>
          <w:p w14:paraId="258B9129" w14:textId="77777777" w:rsidR="004B3020" w:rsidRDefault="004B3020" w:rsidP="00231D95">
            <w:pPr>
              <w:pStyle w:val="TableParagraph"/>
              <w:spacing w:before="216"/>
              <w:ind w:left="181"/>
              <w:jc w:val="center"/>
              <w:rPr>
                <w:b/>
              </w:rPr>
            </w:pPr>
            <w:r>
              <w:rPr>
                <w:b/>
              </w:rPr>
              <w:t>AGENCY</w:t>
            </w:r>
          </w:p>
        </w:tc>
        <w:tc>
          <w:tcPr>
            <w:tcW w:w="1756" w:type="pct"/>
            <w:tcBorders>
              <w:top w:val="double" w:sz="4" w:space="0" w:color="000000"/>
              <w:left w:val="single" w:sz="6" w:space="0" w:color="000000"/>
              <w:right w:val="thinThickMediumGap" w:sz="9" w:space="0" w:color="000000"/>
            </w:tcBorders>
            <w:shd w:val="clear" w:color="auto" w:fill="D9D9D9"/>
            <w:vAlign w:val="center"/>
          </w:tcPr>
          <w:p w14:paraId="4056252F" w14:textId="77777777" w:rsidR="004B3020" w:rsidRDefault="004B3020" w:rsidP="00231D95">
            <w:pPr>
              <w:pStyle w:val="TableParagraph"/>
              <w:spacing w:before="8"/>
              <w:jc w:val="center"/>
              <w:rPr>
                <w:sz w:val="20"/>
              </w:rPr>
            </w:pPr>
          </w:p>
          <w:p w14:paraId="43DD5550" w14:textId="77777777" w:rsidR="004B3020" w:rsidRDefault="004B3020" w:rsidP="00231D95">
            <w:pPr>
              <w:pStyle w:val="TableParagraph"/>
              <w:ind w:left="494" w:firstLine="268"/>
              <w:jc w:val="center"/>
              <w:rPr>
                <w:b/>
              </w:rPr>
            </w:pPr>
            <w:r>
              <w:rPr>
                <w:b/>
              </w:rPr>
              <w:t xml:space="preserve">CONTACT </w:t>
            </w:r>
            <w:r>
              <w:rPr>
                <w:b/>
                <w:w w:val="95"/>
              </w:rPr>
              <w:t>INFORMATION</w:t>
            </w:r>
          </w:p>
        </w:tc>
      </w:tr>
      <w:tr w:rsidR="004B3020" w14:paraId="6B23B7EA" w14:textId="77777777" w:rsidTr="008B1508">
        <w:trPr>
          <w:trHeight w:val="619"/>
          <w:jc w:val="center"/>
        </w:trPr>
        <w:tc>
          <w:tcPr>
            <w:tcW w:w="1052" w:type="pct"/>
            <w:tcBorders>
              <w:top w:val="thinThickMediumGap" w:sz="9" w:space="0" w:color="000000"/>
              <w:bottom w:val="single" w:sz="4" w:space="0" w:color="000000"/>
              <w:right w:val="single" w:sz="6" w:space="0" w:color="000000"/>
            </w:tcBorders>
            <w:vAlign w:val="center"/>
          </w:tcPr>
          <w:p w14:paraId="421A378C" w14:textId="431BD37E" w:rsidR="004B3020" w:rsidRDefault="008B1508" w:rsidP="008B1508">
            <w:pPr>
              <w:pStyle w:val="TableParagraph"/>
              <w:spacing w:before="1"/>
              <w:ind w:right="420"/>
              <w:jc w:val="center"/>
              <w:rPr>
                <w:sz w:val="18"/>
              </w:rPr>
            </w:pPr>
            <w:r>
              <w:rPr>
                <w:sz w:val="18"/>
              </w:rPr>
              <w:t xml:space="preserve">      </w:t>
            </w:r>
            <w:r w:rsidR="004B3020">
              <w:rPr>
                <w:sz w:val="18"/>
              </w:rPr>
              <w:t>Benjamin Meyer</w:t>
            </w:r>
          </w:p>
        </w:tc>
        <w:tc>
          <w:tcPr>
            <w:tcW w:w="1327" w:type="pct"/>
            <w:tcBorders>
              <w:top w:val="thinThickMediumGap" w:sz="9" w:space="0" w:color="000000"/>
              <w:left w:val="single" w:sz="6" w:space="0" w:color="000000"/>
              <w:bottom w:val="single" w:sz="4" w:space="0" w:color="000000"/>
              <w:right w:val="single" w:sz="6" w:space="0" w:color="000000"/>
            </w:tcBorders>
            <w:vAlign w:val="center"/>
          </w:tcPr>
          <w:p w14:paraId="48363F63" w14:textId="7172913F" w:rsidR="004B3020" w:rsidRDefault="004B3020" w:rsidP="008B1508">
            <w:pPr>
              <w:pStyle w:val="TableParagraph"/>
              <w:spacing w:before="1"/>
              <w:ind w:right="139"/>
              <w:jc w:val="center"/>
              <w:rPr>
                <w:sz w:val="18"/>
              </w:rPr>
            </w:pPr>
            <w:r>
              <w:rPr>
                <w:sz w:val="18"/>
              </w:rPr>
              <w:t>Project Manager, QA Officer</w:t>
            </w:r>
          </w:p>
        </w:tc>
        <w:tc>
          <w:tcPr>
            <w:tcW w:w="866" w:type="pct"/>
            <w:tcBorders>
              <w:top w:val="thinThickMediumGap" w:sz="9" w:space="0" w:color="000000"/>
              <w:left w:val="single" w:sz="6" w:space="0" w:color="000000"/>
              <w:bottom w:val="single" w:sz="4" w:space="0" w:color="000000"/>
              <w:right w:val="single" w:sz="6" w:space="0" w:color="000000"/>
            </w:tcBorders>
            <w:vAlign w:val="center"/>
          </w:tcPr>
          <w:p w14:paraId="4F1E1F38" w14:textId="2F65E72F" w:rsidR="004B3020" w:rsidRDefault="004B3020" w:rsidP="008B1508">
            <w:pPr>
              <w:pStyle w:val="TableParagraph"/>
              <w:jc w:val="center"/>
              <w:rPr>
                <w:sz w:val="18"/>
              </w:rPr>
            </w:pPr>
            <w:r>
              <w:rPr>
                <w:sz w:val="18"/>
              </w:rPr>
              <w:t>KWF</w:t>
            </w:r>
          </w:p>
        </w:tc>
        <w:tc>
          <w:tcPr>
            <w:tcW w:w="1756" w:type="pct"/>
            <w:tcBorders>
              <w:top w:val="thinThickMediumGap" w:sz="9" w:space="0" w:color="000000"/>
              <w:left w:val="single" w:sz="6" w:space="0" w:color="000000"/>
              <w:bottom w:val="single" w:sz="4" w:space="0" w:color="000000"/>
              <w:right w:val="thinThickMediumGap" w:sz="9" w:space="0" w:color="000000"/>
            </w:tcBorders>
            <w:vAlign w:val="center"/>
          </w:tcPr>
          <w:p w14:paraId="4ED20C03" w14:textId="419910F9" w:rsidR="004B3020" w:rsidRDefault="004B3020" w:rsidP="008B1508">
            <w:pPr>
              <w:pStyle w:val="TableParagraph"/>
              <w:spacing w:before="135"/>
              <w:jc w:val="center"/>
              <w:rPr>
                <w:sz w:val="18"/>
              </w:rPr>
            </w:pPr>
            <w:r>
              <w:rPr>
                <w:sz w:val="18"/>
              </w:rPr>
              <w:t>(907) 260-5449</w:t>
            </w:r>
            <w:r w:rsidR="008B1508">
              <w:rPr>
                <w:sz w:val="18"/>
              </w:rPr>
              <w:br/>
            </w:r>
            <w:commentRangeStart w:id="25"/>
            <w:commentRangeStart w:id="26"/>
            <w:r>
              <w:fldChar w:fldCharType="begin"/>
            </w:r>
            <w:r>
              <w:instrText>HYPERLINK "mailto:hydrology@kenaiwatershed.org"</w:instrText>
            </w:r>
            <w:r>
              <w:fldChar w:fldCharType="separate"/>
            </w:r>
            <w:r w:rsidRPr="00EA036E">
              <w:rPr>
                <w:rStyle w:val="Hyperlink"/>
                <w:sz w:val="18"/>
              </w:rPr>
              <w:t>hydrology@kenaiwatershed.org</w:t>
            </w:r>
            <w:r>
              <w:rPr>
                <w:rStyle w:val="Hyperlink"/>
                <w:sz w:val="18"/>
              </w:rPr>
              <w:fldChar w:fldCharType="end"/>
            </w:r>
            <w:commentRangeEnd w:id="25"/>
            <w:r>
              <w:rPr>
                <w:rStyle w:val="CommentReference"/>
              </w:rPr>
              <w:commentReference w:id="25"/>
            </w:r>
            <w:commentRangeEnd w:id="26"/>
            <w:r w:rsidR="00E3768F">
              <w:rPr>
                <w:rStyle w:val="CommentReference"/>
              </w:rPr>
              <w:commentReference w:id="26"/>
            </w:r>
          </w:p>
        </w:tc>
      </w:tr>
      <w:tr w:rsidR="004B3020" w14:paraId="733371EA" w14:textId="77777777" w:rsidTr="008B1508">
        <w:trPr>
          <w:trHeight w:val="619"/>
          <w:jc w:val="center"/>
        </w:trPr>
        <w:tc>
          <w:tcPr>
            <w:tcW w:w="1052" w:type="pct"/>
            <w:tcBorders>
              <w:top w:val="single" w:sz="4" w:space="0" w:color="000000"/>
              <w:bottom w:val="single" w:sz="4" w:space="0" w:color="000000"/>
              <w:right w:val="single" w:sz="6" w:space="0" w:color="000000"/>
            </w:tcBorders>
            <w:vAlign w:val="center"/>
          </w:tcPr>
          <w:p w14:paraId="1F20A007" w14:textId="7A72EA04" w:rsidR="004B3020" w:rsidRDefault="004B3020" w:rsidP="008B1508">
            <w:pPr>
              <w:pStyle w:val="TableParagraph"/>
              <w:jc w:val="center"/>
              <w:rPr>
                <w:sz w:val="18"/>
              </w:rPr>
            </w:pPr>
            <w:r>
              <w:rPr>
                <w:sz w:val="18"/>
              </w:rPr>
              <w:t>Sarah Apsens</w:t>
            </w:r>
          </w:p>
        </w:tc>
        <w:tc>
          <w:tcPr>
            <w:tcW w:w="1327" w:type="pct"/>
            <w:tcBorders>
              <w:top w:val="single" w:sz="4" w:space="0" w:color="000000"/>
              <w:left w:val="single" w:sz="6" w:space="0" w:color="000000"/>
              <w:bottom w:val="single" w:sz="4" w:space="0" w:color="000000"/>
              <w:right w:val="single" w:sz="6" w:space="0" w:color="000000"/>
            </w:tcBorders>
            <w:vAlign w:val="center"/>
          </w:tcPr>
          <w:p w14:paraId="605E1095" w14:textId="12BE2278" w:rsidR="004B3020" w:rsidRDefault="004B3020" w:rsidP="008B1508">
            <w:pPr>
              <w:pStyle w:val="TableParagraph"/>
              <w:jc w:val="center"/>
              <w:rPr>
                <w:sz w:val="18"/>
              </w:rPr>
            </w:pPr>
            <w:r>
              <w:rPr>
                <w:sz w:val="18"/>
              </w:rPr>
              <w:t>Kenai Region N</w:t>
            </w:r>
            <w:r w:rsidR="00231D95">
              <w:rPr>
                <w:sz w:val="18"/>
              </w:rPr>
              <w:t>onpoint Source</w:t>
            </w:r>
            <w:r>
              <w:rPr>
                <w:sz w:val="18"/>
              </w:rPr>
              <w:t xml:space="preserve"> Water Quality</w:t>
            </w:r>
          </w:p>
        </w:tc>
        <w:tc>
          <w:tcPr>
            <w:tcW w:w="866" w:type="pct"/>
            <w:tcBorders>
              <w:top w:val="single" w:sz="4" w:space="0" w:color="000000"/>
              <w:left w:val="single" w:sz="6" w:space="0" w:color="000000"/>
              <w:bottom w:val="single" w:sz="4" w:space="0" w:color="000000"/>
              <w:right w:val="single" w:sz="6" w:space="0" w:color="000000"/>
            </w:tcBorders>
            <w:vAlign w:val="center"/>
          </w:tcPr>
          <w:p w14:paraId="3CADB51E" w14:textId="3679AB66" w:rsidR="004B3020" w:rsidRDefault="004C7651" w:rsidP="004C7651">
            <w:pPr>
              <w:pStyle w:val="TableParagraph"/>
              <w:rPr>
                <w:sz w:val="18"/>
              </w:rPr>
            </w:pPr>
            <w:r>
              <w:rPr>
                <w:sz w:val="18"/>
              </w:rPr>
              <w:t xml:space="preserve">            </w:t>
            </w:r>
            <w:r w:rsidR="004B3020">
              <w:rPr>
                <w:sz w:val="18"/>
              </w:rPr>
              <w:t>ADEC</w:t>
            </w:r>
          </w:p>
        </w:tc>
        <w:tc>
          <w:tcPr>
            <w:tcW w:w="1756" w:type="pct"/>
            <w:tcBorders>
              <w:top w:val="single" w:sz="4" w:space="0" w:color="000000"/>
              <w:left w:val="single" w:sz="6" w:space="0" w:color="000000"/>
              <w:bottom w:val="single" w:sz="4" w:space="0" w:color="000000"/>
              <w:right w:val="thinThickMediumGap" w:sz="9" w:space="0" w:color="000000"/>
            </w:tcBorders>
            <w:vAlign w:val="center"/>
          </w:tcPr>
          <w:p w14:paraId="67C7B339" w14:textId="7B0FC7B0" w:rsidR="004B3020" w:rsidRDefault="004B3020" w:rsidP="008B1508">
            <w:pPr>
              <w:pStyle w:val="TableParagraph"/>
              <w:spacing w:before="115"/>
              <w:ind w:left="121"/>
              <w:jc w:val="center"/>
              <w:rPr>
                <w:sz w:val="18"/>
              </w:rPr>
            </w:pPr>
            <w:r>
              <w:rPr>
                <w:sz w:val="18"/>
              </w:rPr>
              <w:t>(907) 262-3411</w:t>
            </w:r>
            <w:r w:rsidR="008B1508">
              <w:rPr>
                <w:sz w:val="18"/>
              </w:rPr>
              <w:br/>
            </w:r>
            <w:hyperlink r:id="rId18" w:history="1">
              <w:r w:rsidRPr="00726CD9">
                <w:rPr>
                  <w:rStyle w:val="Hyperlink"/>
                  <w:sz w:val="18"/>
                </w:rPr>
                <w:t>sarah.apsens@alaska.gov</w:t>
              </w:r>
            </w:hyperlink>
          </w:p>
        </w:tc>
      </w:tr>
      <w:tr w:rsidR="004B3020" w14:paraId="2B40A582" w14:textId="77777777" w:rsidTr="008B1508">
        <w:trPr>
          <w:trHeight w:val="619"/>
          <w:jc w:val="center"/>
        </w:trPr>
        <w:tc>
          <w:tcPr>
            <w:tcW w:w="1052" w:type="pct"/>
            <w:tcBorders>
              <w:top w:val="single" w:sz="4" w:space="0" w:color="000000"/>
              <w:bottom w:val="single" w:sz="6" w:space="0" w:color="000000"/>
              <w:right w:val="single" w:sz="6" w:space="0" w:color="000000"/>
            </w:tcBorders>
            <w:vAlign w:val="center"/>
          </w:tcPr>
          <w:p w14:paraId="566F8293" w14:textId="3B9CDB70" w:rsidR="004B3020" w:rsidRDefault="004B3020" w:rsidP="008B1508">
            <w:pPr>
              <w:pStyle w:val="TableParagraph"/>
              <w:jc w:val="center"/>
              <w:rPr>
                <w:sz w:val="18"/>
              </w:rPr>
            </w:pPr>
            <w:r>
              <w:rPr>
                <w:sz w:val="18"/>
              </w:rPr>
              <w:t>John Clark</w:t>
            </w:r>
          </w:p>
        </w:tc>
        <w:tc>
          <w:tcPr>
            <w:tcW w:w="1327" w:type="pct"/>
            <w:tcBorders>
              <w:top w:val="single" w:sz="4" w:space="0" w:color="000000"/>
              <w:left w:val="single" w:sz="6" w:space="0" w:color="000000"/>
              <w:bottom w:val="single" w:sz="6" w:space="0" w:color="000000"/>
              <w:right w:val="single" w:sz="6" w:space="0" w:color="000000"/>
            </w:tcBorders>
            <w:vAlign w:val="center"/>
          </w:tcPr>
          <w:p w14:paraId="56C25C40" w14:textId="77777777" w:rsidR="004B3020" w:rsidRDefault="004B3020" w:rsidP="008B1508">
            <w:pPr>
              <w:pStyle w:val="TableParagraph"/>
              <w:jc w:val="center"/>
              <w:rPr>
                <w:sz w:val="18"/>
              </w:rPr>
            </w:pPr>
            <w:r>
              <w:rPr>
                <w:sz w:val="18"/>
              </w:rPr>
              <w:t>QA Officer</w:t>
            </w:r>
          </w:p>
        </w:tc>
        <w:tc>
          <w:tcPr>
            <w:tcW w:w="866" w:type="pct"/>
            <w:tcBorders>
              <w:top w:val="single" w:sz="4" w:space="0" w:color="000000"/>
              <w:left w:val="single" w:sz="6" w:space="0" w:color="000000"/>
              <w:bottom w:val="single" w:sz="6" w:space="0" w:color="000000"/>
              <w:right w:val="single" w:sz="6" w:space="0" w:color="000000"/>
            </w:tcBorders>
            <w:vAlign w:val="center"/>
          </w:tcPr>
          <w:p w14:paraId="077AED6B" w14:textId="77777777" w:rsidR="004B3020" w:rsidRDefault="004B3020" w:rsidP="00231D95">
            <w:pPr>
              <w:pStyle w:val="TableParagraph"/>
              <w:jc w:val="center"/>
              <w:rPr>
                <w:sz w:val="18"/>
              </w:rPr>
            </w:pPr>
            <w:r>
              <w:rPr>
                <w:sz w:val="18"/>
              </w:rPr>
              <w:t>ADEC</w:t>
            </w:r>
          </w:p>
        </w:tc>
        <w:tc>
          <w:tcPr>
            <w:tcW w:w="1756" w:type="pct"/>
            <w:tcBorders>
              <w:top w:val="single" w:sz="4" w:space="0" w:color="000000"/>
              <w:left w:val="single" w:sz="6" w:space="0" w:color="000000"/>
              <w:bottom w:val="single" w:sz="6" w:space="0" w:color="000000"/>
              <w:right w:val="thinThickMediumGap" w:sz="9" w:space="0" w:color="000000"/>
            </w:tcBorders>
            <w:vAlign w:val="center"/>
          </w:tcPr>
          <w:p w14:paraId="4F91E666" w14:textId="4C4CC454" w:rsidR="004B3020" w:rsidRPr="008B1508" w:rsidRDefault="004B3020" w:rsidP="008B1508">
            <w:pPr>
              <w:pStyle w:val="TableParagraph"/>
              <w:jc w:val="center"/>
              <w:rPr>
                <w:sz w:val="18"/>
              </w:rPr>
            </w:pPr>
            <w:r>
              <w:rPr>
                <w:sz w:val="18"/>
              </w:rPr>
              <w:t>(907) 269-3066</w:t>
            </w:r>
            <w:r w:rsidR="008B1508">
              <w:rPr>
                <w:sz w:val="18"/>
              </w:rPr>
              <w:br/>
            </w:r>
            <w:hyperlink r:id="rId19">
              <w:r>
                <w:rPr>
                  <w:color w:val="0000FF"/>
                  <w:sz w:val="20"/>
                  <w:u w:val="single" w:color="0000FF"/>
                </w:rPr>
                <w:t>john.clark@alaska.gov</w:t>
              </w:r>
            </w:hyperlink>
          </w:p>
        </w:tc>
      </w:tr>
      <w:tr w:rsidR="004B3020" w14:paraId="06D08592" w14:textId="77777777" w:rsidTr="008B1508">
        <w:trPr>
          <w:trHeight w:val="619"/>
          <w:jc w:val="center"/>
        </w:trPr>
        <w:tc>
          <w:tcPr>
            <w:tcW w:w="1052" w:type="pct"/>
            <w:tcBorders>
              <w:top w:val="single" w:sz="6" w:space="0" w:color="000000"/>
              <w:bottom w:val="single" w:sz="6" w:space="0" w:color="000000"/>
              <w:right w:val="single" w:sz="6" w:space="0" w:color="000000"/>
            </w:tcBorders>
            <w:vAlign w:val="center"/>
          </w:tcPr>
          <w:p w14:paraId="09DC14FD" w14:textId="1B51909B" w:rsidR="004B3020" w:rsidRDefault="008B1508" w:rsidP="008B1508">
            <w:pPr>
              <w:pStyle w:val="TableParagraph"/>
              <w:spacing w:before="175"/>
              <w:ind w:right="316"/>
              <w:jc w:val="center"/>
              <w:rPr>
                <w:sz w:val="18"/>
              </w:rPr>
            </w:pPr>
            <w:r>
              <w:rPr>
                <w:sz w:val="18"/>
              </w:rPr>
              <w:t xml:space="preserve">    </w:t>
            </w:r>
            <w:r w:rsidR="004B3020">
              <w:rPr>
                <w:sz w:val="18"/>
              </w:rPr>
              <w:t>Mitch Michaud</w:t>
            </w:r>
          </w:p>
        </w:tc>
        <w:tc>
          <w:tcPr>
            <w:tcW w:w="1327" w:type="pct"/>
            <w:tcBorders>
              <w:top w:val="single" w:sz="6" w:space="0" w:color="000000"/>
              <w:left w:val="single" w:sz="6" w:space="0" w:color="000000"/>
              <w:bottom w:val="single" w:sz="6" w:space="0" w:color="000000"/>
              <w:right w:val="single" w:sz="6" w:space="0" w:color="000000"/>
            </w:tcBorders>
            <w:vAlign w:val="center"/>
          </w:tcPr>
          <w:p w14:paraId="5B1DE67B" w14:textId="22FE1D90" w:rsidR="004B3020" w:rsidRDefault="008B1508" w:rsidP="008B1508">
            <w:pPr>
              <w:pStyle w:val="TableParagraph"/>
              <w:spacing w:before="175"/>
              <w:ind w:right="659"/>
              <w:jc w:val="center"/>
              <w:rPr>
                <w:sz w:val="18"/>
              </w:rPr>
            </w:pPr>
            <w:r>
              <w:rPr>
                <w:sz w:val="18"/>
              </w:rPr>
              <w:t xml:space="preserve">         </w:t>
            </w:r>
            <w:r w:rsidR="004B3020">
              <w:rPr>
                <w:sz w:val="18"/>
              </w:rPr>
              <w:t>Executive Director</w:t>
            </w:r>
          </w:p>
        </w:tc>
        <w:tc>
          <w:tcPr>
            <w:tcW w:w="866" w:type="pct"/>
            <w:tcBorders>
              <w:top w:val="single" w:sz="6" w:space="0" w:color="000000"/>
              <w:left w:val="single" w:sz="6" w:space="0" w:color="000000"/>
              <w:bottom w:val="single" w:sz="6" w:space="0" w:color="000000"/>
              <w:right w:val="single" w:sz="6" w:space="0" w:color="000000"/>
            </w:tcBorders>
            <w:vAlign w:val="center"/>
          </w:tcPr>
          <w:p w14:paraId="5241BB2B" w14:textId="4C5523F1" w:rsidR="004B3020" w:rsidRDefault="00231D95" w:rsidP="00231D95">
            <w:pPr>
              <w:pStyle w:val="TableParagraph"/>
              <w:rPr>
                <w:sz w:val="18"/>
              </w:rPr>
            </w:pPr>
            <w:r>
              <w:rPr>
                <w:sz w:val="18"/>
              </w:rPr>
              <w:t xml:space="preserve">             </w:t>
            </w:r>
            <w:r w:rsidR="004B3020">
              <w:rPr>
                <w:sz w:val="18"/>
              </w:rPr>
              <w:t>KWF</w:t>
            </w:r>
          </w:p>
        </w:tc>
        <w:tc>
          <w:tcPr>
            <w:tcW w:w="1756" w:type="pct"/>
            <w:tcBorders>
              <w:top w:val="single" w:sz="6" w:space="0" w:color="000000"/>
              <w:left w:val="single" w:sz="6" w:space="0" w:color="000000"/>
              <w:bottom w:val="single" w:sz="6" w:space="0" w:color="000000"/>
              <w:right w:val="thinThickMediumGap" w:sz="9" w:space="0" w:color="000000"/>
            </w:tcBorders>
            <w:vAlign w:val="center"/>
          </w:tcPr>
          <w:p w14:paraId="38FE174C" w14:textId="6027ADB1" w:rsidR="004B3020" w:rsidRDefault="004B3020" w:rsidP="008B1508">
            <w:pPr>
              <w:pStyle w:val="TableParagraph"/>
              <w:spacing w:before="114"/>
              <w:ind w:left="121"/>
              <w:jc w:val="center"/>
              <w:rPr>
                <w:sz w:val="18"/>
              </w:rPr>
            </w:pPr>
            <w:r>
              <w:rPr>
                <w:sz w:val="18"/>
              </w:rPr>
              <w:t>(907) 260-5449 ext. 1206</w:t>
            </w:r>
            <w:r w:rsidR="008B1508">
              <w:rPr>
                <w:sz w:val="18"/>
              </w:rPr>
              <w:br/>
            </w:r>
            <w:hyperlink r:id="rId20" w:history="1">
              <w:r w:rsidRPr="005C5B2C">
                <w:rPr>
                  <w:rStyle w:val="Hyperlink"/>
                  <w:sz w:val="18"/>
                </w:rPr>
                <w:t>executivedirector@kenaiwatershed.org</w:t>
              </w:r>
            </w:hyperlink>
          </w:p>
        </w:tc>
      </w:tr>
      <w:tr w:rsidR="004B3020" w14:paraId="0E50D088" w14:textId="77777777" w:rsidTr="008B1508">
        <w:trPr>
          <w:trHeight w:val="619"/>
          <w:jc w:val="center"/>
        </w:trPr>
        <w:tc>
          <w:tcPr>
            <w:tcW w:w="1052" w:type="pct"/>
            <w:tcBorders>
              <w:top w:val="single" w:sz="6" w:space="0" w:color="000000"/>
              <w:bottom w:val="single" w:sz="6" w:space="0" w:color="000000"/>
              <w:right w:val="single" w:sz="6" w:space="0" w:color="000000"/>
            </w:tcBorders>
            <w:vAlign w:val="center"/>
          </w:tcPr>
          <w:p w14:paraId="1FA5E9B9" w14:textId="6C6538F8" w:rsidR="004B3020" w:rsidRDefault="004B3020" w:rsidP="00231D95">
            <w:pPr>
              <w:pStyle w:val="TableParagraph"/>
              <w:jc w:val="center"/>
              <w:rPr>
                <w:sz w:val="18"/>
              </w:rPr>
            </w:pPr>
            <w:r>
              <w:rPr>
                <w:sz w:val="18"/>
              </w:rPr>
              <w:t>Sue Mauger</w:t>
            </w:r>
          </w:p>
        </w:tc>
        <w:tc>
          <w:tcPr>
            <w:tcW w:w="1327" w:type="pct"/>
            <w:tcBorders>
              <w:top w:val="single" w:sz="6" w:space="0" w:color="000000"/>
              <w:left w:val="single" w:sz="6" w:space="0" w:color="000000"/>
              <w:bottom w:val="single" w:sz="6" w:space="0" w:color="000000"/>
              <w:right w:val="single" w:sz="6" w:space="0" w:color="000000"/>
            </w:tcBorders>
            <w:vAlign w:val="center"/>
          </w:tcPr>
          <w:p w14:paraId="27830899" w14:textId="05D3F851" w:rsidR="004B3020" w:rsidRDefault="008B1508" w:rsidP="008B1508">
            <w:pPr>
              <w:pStyle w:val="TableParagraph"/>
              <w:rPr>
                <w:sz w:val="18"/>
              </w:rPr>
            </w:pPr>
            <w:r>
              <w:rPr>
                <w:sz w:val="18"/>
              </w:rPr>
              <w:t xml:space="preserve">           </w:t>
            </w:r>
            <w:r w:rsidR="004B3020">
              <w:rPr>
                <w:sz w:val="18"/>
              </w:rPr>
              <w:t>Science Director</w:t>
            </w:r>
          </w:p>
        </w:tc>
        <w:tc>
          <w:tcPr>
            <w:tcW w:w="866" w:type="pct"/>
            <w:tcBorders>
              <w:top w:val="single" w:sz="6" w:space="0" w:color="000000"/>
              <w:left w:val="single" w:sz="6" w:space="0" w:color="000000"/>
              <w:bottom w:val="single" w:sz="6" w:space="0" w:color="000000"/>
              <w:right w:val="single" w:sz="6" w:space="0" w:color="000000"/>
            </w:tcBorders>
            <w:vAlign w:val="center"/>
          </w:tcPr>
          <w:p w14:paraId="68EDAF0B" w14:textId="71545D61" w:rsidR="004B3020" w:rsidRDefault="004C7651" w:rsidP="004C7651">
            <w:pPr>
              <w:pStyle w:val="TableParagraph"/>
              <w:spacing w:before="176"/>
              <w:ind w:left="226" w:right="366" w:hanging="104"/>
              <w:jc w:val="center"/>
              <w:rPr>
                <w:sz w:val="18"/>
              </w:rPr>
            </w:pPr>
            <w:r>
              <w:rPr>
                <w:sz w:val="18"/>
              </w:rPr>
              <w:t xml:space="preserve"> </w:t>
            </w:r>
            <w:r w:rsidR="008B1508">
              <w:rPr>
                <w:sz w:val="18"/>
              </w:rPr>
              <w:t xml:space="preserve">  </w:t>
            </w:r>
            <w:r w:rsidR="00231D95">
              <w:rPr>
                <w:sz w:val="18"/>
              </w:rPr>
              <w:t xml:space="preserve">Cook </w:t>
            </w:r>
            <w:r w:rsidR="008B1508">
              <w:rPr>
                <w:sz w:val="18"/>
              </w:rPr>
              <w:t xml:space="preserve">  </w:t>
            </w:r>
            <w:r>
              <w:rPr>
                <w:sz w:val="18"/>
              </w:rPr>
              <w:t xml:space="preserve">  </w:t>
            </w:r>
            <w:r w:rsidR="00231D95">
              <w:rPr>
                <w:sz w:val="18"/>
              </w:rPr>
              <w:t>Inletk</w:t>
            </w:r>
            <w:r w:rsidR="004B3020">
              <w:rPr>
                <w:sz w:val="18"/>
              </w:rPr>
              <w:t>eeper</w:t>
            </w:r>
          </w:p>
        </w:tc>
        <w:tc>
          <w:tcPr>
            <w:tcW w:w="1756" w:type="pct"/>
            <w:tcBorders>
              <w:top w:val="single" w:sz="6" w:space="0" w:color="000000"/>
              <w:left w:val="single" w:sz="6" w:space="0" w:color="000000"/>
              <w:bottom w:val="single" w:sz="6" w:space="0" w:color="000000"/>
              <w:right w:val="thinThickMediumGap" w:sz="9" w:space="0" w:color="000000"/>
            </w:tcBorders>
            <w:vAlign w:val="center"/>
          </w:tcPr>
          <w:p w14:paraId="296477B3" w14:textId="73735656" w:rsidR="004B3020" w:rsidRDefault="004B3020" w:rsidP="008B1508">
            <w:pPr>
              <w:pStyle w:val="TableParagraph"/>
              <w:spacing w:before="116"/>
              <w:ind w:left="121"/>
              <w:jc w:val="center"/>
              <w:rPr>
                <w:sz w:val="18"/>
              </w:rPr>
            </w:pPr>
            <w:r>
              <w:rPr>
                <w:sz w:val="18"/>
              </w:rPr>
              <w:t>(907) 235-4068 ext. 24</w:t>
            </w:r>
            <w:r w:rsidR="008B1508">
              <w:rPr>
                <w:sz w:val="18"/>
              </w:rPr>
              <w:br/>
            </w:r>
            <w:hyperlink r:id="rId21">
              <w:r>
                <w:rPr>
                  <w:color w:val="0000FF"/>
                  <w:sz w:val="18"/>
                  <w:u w:val="single" w:color="0000FF"/>
                </w:rPr>
                <w:t>sue@cookinletkeeper.org</w:t>
              </w:r>
            </w:hyperlink>
          </w:p>
        </w:tc>
      </w:tr>
      <w:tr w:rsidR="004B3020" w14:paraId="0E9037E4" w14:textId="77777777" w:rsidTr="008B1508">
        <w:trPr>
          <w:trHeight w:val="619"/>
          <w:jc w:val="center"/>
        </w:trPr>
        <w:tc>
          <w:tcPr>
            <w:tcW w:w="1052" w:type="pct"/>
            <w:tcBorders>
              <w:top w:val="single" w:sz="6" w:space="0" w:color="000000"/>
              <w:bottom w:val="single" w:sz="6" w:space="0" w:color="000000"/>
              <w:right w:val="single" w:sz="6" w:space="0" w:color="000000"/>
            </w:tcBorders>
            <w:vAlign w:val="center"/>
          </w:tcPr>
          <w:p w14:paraId="13859BBD" w14:textId="3FE9F22C" w:rsidR="004B3020" w:rsidRDefault="004B3020" w:rsidP="00231D95">
            <w:pPr>
              <w:pStyle w:val="TableParagraph"/>
              <w:jc w:val="center"/>
              <w:rPr>
                <w:sz w:val="18"/>
              </w:rPr>
            </w:pPr>
            <w:r>
              <w:rPr>
                <w:sz w:val="18"/>
              </w:rPr>
              <w:t>Justin Nelson</w:t>
            </w:r>
          </w:p>
        </w:tc>
        <w:tc>
          <w:tcPr>
            <w:tcW w:w="1327" w:type="pct"/>
            <w:tcBorders>
              <w:top w:val="single" w:sz="6" w:space="0" w:color="000000"/>
              <w:left w:val="single" w:sz="6" w:space="0" w:color="000000"/>
              <w:bottom w:val="single" w:sz="6" w:space="0" w:color="000000"/>
              <w:right w:val="single" w:sz="6" w:space="0" w:color="000000"/>
            </w:tcBorders>
            <w:vAlign w:val="center"/>
          </w:tcPr>
          <w:p w14:paraId="039AE87F" w14:textId="06F03DB0" w:rsidR="004B3020" w:rsidRDefault="004B3020" w:rsidP="008B1508">
            <w:pPr>
              <w:pStyle w:val="TableParagraph"/>
              <w:ind w:right="354"/>
              <w:jc w:val="center"/>
              <w:rPr>
                <w:sz w:val="18"/>
              </w:rPr>
            </w:pPr>
            <w:r>
              <w:rPr>
                <w:sz w:val="18"/>
              </w:rPr>
              <w:t>Client Service Manager</w:t>
            </w:r>
          </w:p>
        </w:tc>
        <w:tc>
          <w:tcPr>
            <w:tcW w:w="866" w:type="pct"/>
            <w:tcBorders>
              <w:top w:val="single" w:sz="6" w:space="0" w:color="000000"/>
              <w:left w:val="single" w:sz="6" w:space="0" w:color="000000"/>
              <w:bottom w:val="single" w:sz="6" w:space="0" w:color="000000"/>
              <w:right w:val="single" w:sz="6" w:space="0" w:color="000000"/>
            </w:tcBorders>
            <w:vAlign w:val="center"/>
          </w:tcPr>
          <w:p w14:paraId="74C2D64D" w14:textId="5CCBA90A" w:rsidR="004B3020" w:rsidRDefault="004B3020" w:rsidP="00231D95">
            <w:pPr>
              <w:pStyle w:val="TableParagraph"/>
              <w:spacing w:before="115"/>
              <w:jc w:val="center"/>
              <w:rPr>
                <w:sz w:val="18"/>
              </w:rPr>
            </w:pPr>
            <w:r>
              <w:rPr>
                <w:sz w:val="18"/>
              </w:rPr>
              <w:t>SGS</w:t>
            </w:r>
            <w:r w:rsidR="00231D95">
              <w:rPr>
                <w:sz w:val="18"/>
              </w:rPr>
              <w:t xml:space="preserve"> </w:t>
            </w:r>
            <w:r>
              <w:rPr>
                <w:sz w:val="18"/>
              </w:rPr>
              <w:t>Environ</w:t>
            </w:r>
            <w:r w:rsidR="00231D95">
              <w:rPr>
                <w:sz w:val="18"/>
              </w:rPr>
              <w:t>mental Laboratory Services</w:t>
            </w:r>
          </w:p>
        </w:tc>
        <w:tc>
          <w:tcPr>
            <w:tcW w:w="1756" w:type="pct"/>
            <w:tcBorders>
              <w:top w:val="single" w:sz="6" w:space="0" w:color="000000"/>
              <w:left w:val="single" w:sz="6" w:space="0" w:color="000000"/>
              <w:bottom w:val="single" w:sz="6" w:space="0" w:color="000000"/>
              <w:right w:val="thinThickMediumGap" w:sz="9" w:space="0" w:color="000000"/>
            </w:tcBorders>
            <w:vAlign w:val="center"/>
          </w:tcPr>
          <w:p w14:paraId="7A9C44DE" w14:textId="306582C5" w:rsidR="004B3020" w:rsidRDefault="004B3020" w:rsidP="00231D95">
            <w:pPr>
              <w:pStyle w:val="TableParagraph"/>
              <w:jc w:val="center"/>
              <w:rPr>
                <w:sz w:val="18"/>
              </w:rPr>
            </w:pPr>
            <w:r>
              <w:rPr>
                <w:sz w:val="18"/>
              </w:rPr>
              <w:t>(800) 873-8707</w:t>
            </w:r>
          </w:p>
          <w:p w14:paraId="37F6B526" w14:textId="5ED5880E" w:rsidR="004B3020" w:rsidRDefault="00CD42F0" w:rsidP="00231D95">
            <w:pPr>
              <w:pStyle w:val="TableParagraph"/>
              <w:jc w:val="center"/>
              <w:rPr>
                <w:sz w:val="18"/>
              </w:rPr>
            </w:pPr>
            <w:hyperlink r:id="rId22" w:history="1">
              <w:r w:rsidR="004B3020" w:rsidRPr="005C5B2C">
                <w:rPr>
                  <w:rStyle w:val="Hyperlink"/>
                  <w:sz w:val="18"/>
                </w:rPr>
                <w:t>justin.nelson@sgs.com</w:t>
              </w:r>
            </w:hyperlink>
          </w:p>
        </w:tc>
      </w:tr>
      <w:tr w:rsidR="004B3020" w14:paraId="25176739" w14:textId="77777777" w:rsidTr="008B1508">
        <w:trPr>
          <w:trHeight w:val="619"/>
          <w:jc w:val="center"/>
        </w:trPr>
        <w:tc>
          <w:tcPr>
            <w:tcW w:w="1052" w:type="pct"/>
            <w:tcBorders>
              <w:top w:val="single" w:sz="6" w:space="0" w:color="000000"/>
              <w:bottom w:val="single" w:sz="6" w:space="0" w:color="000000"/>
              <w:right w:val="single" w:sz="6" w:space="0" w:color="000000"/>
            </w:tcBorders>
            <w:vAlign w:val="center"/>
          </w:tcPr>
          <w:p w14:paraId="6F38F7A3" w14:textId="1BE23E63" w:rsidR="004B3020" w:rsidRDefault="004B3020" w:rsidP="00231D95">
            <w:pPr>
              <w:pStyle w:val="TableParagraph"/>
              <w:jc w:val="center"/>
              <w:rPr>
                <w:sz w:val="20"/>
              </w:rPr>
            </w:pPr>
            <w:r>
              <w:rPr>
                <w:sz w:val="20"/>
              </w:rPr>
              <w:t>Moses Jordan</w:t>
            </w:r>
          </w:p>
        </w:tc>
        <w:tc>
          <w:tcPr>
            <w:tcW w:w="1327" w:type="pct"/>
            <w:tcBorders>
              <w:top w:val="single" w:sz="6" w:space="0" w:color="000000"/>
              <w:left w:val="single" w:sz="6" w:space="0" w:color="000000"/>
              <w:bottom w:val="single" w:sz="6" w:space="0" w:color="000000"/>
              <w:right w:val="single" w:sz="6" w:space="0" w:color="000000"/>
            </w:tcBorders>
            <w:vAlign w:val="center"/>
          </w:tcPr>
          <w:p w14:paraId="77812365" w14:textId="39F94E0C" w:rsidR="004B3020" w:rsidRDefault="00231D95" w:rsidP="008B1508">
            <w:pPr>
              <w:pStyle w:val="TableParagraph"/>
              <w:jc w:val="center"/>
              <w:rPr>
                <w:sz w:val="20"/>
              </w:rPr>
            </w:pPr>
            <w:r>
              <w:rPr>
                <w:sz w:val="20"/>
              </w:rPr>
              <w:t xml:space="preserve">Environmental Program </w:t>
            </w:r>
            <w:r w:rsidR="004B3020">
              <w:rPr>
                <w:sz w:val="20"/>
              </w:rPr>
              <w:t>Manager</w:t>
            </w:r>
          </w:p>
        </w:tc>
        <w:tc>
          <w:tcPr>
            <w:tcW w:w="866" w:type="pct"/>
            <w:tcBorders>
              <w:top w:val="single" w:sz="6" w:space="0" w:color="000000"/>
              <w:left w:val="single" w:sz="6" w:space="0" w:color="000000"/>
              <w:bottom w:val="single" w:sz="6" w:space="0" w:color="000000"/>
              <w:right w:val="single" w:sz="6" w:space="0" w:color="000000"/>
            </w:tcBorders>
            <w:vAlign w:val="center"/>
          </w:tcPr>
          <w:p w14:paraId="3037CB36" w14:textId="2FF8AE02" w:rsidR="004B3020" w:rsidRDefault="004B3020" w:rsidP="00231D95">
            <w:pPr>
              <w:pStyle w:val="TableParagraph"/>
              <w:spacing w:before="115"/>
              <w:jc w:val="center"/>
              <w:rPr>
                <w:sz w:val="18"/>
              </w:rPr>
            </w:pPr>
            <w:r>
              <w:rPr>
                <w:sz w:val="18"/>
              </w:rPr>
              <w:t>Kenaitze</w:t>
            </w:r>
            <w:r w:rsidR="00231D95">
              <w:rPr>
                <w:sz w:val="18"/>
              </w:rPr>
              <w:t xml:space="preserve"> </w:t>
            </w:r>
            <w:r>
              <w:rPr>
                <w:sz w:val="18"/>
              </w:rPr>
              <w:t>Indian Tribe</w:t>
            </w:r>
          </w:p>
        </w:tc>
        <w:tc>
          <w:tcPr>
            <w:tcW w:w="1756" w:type="pct"/>
            <w:tcBorders>
              <w:top w:val="single" w:sz="6" w:space="0" w:color="000000"/>
              <w:left w:val="single" w:sz="6" w:space="0" w:color="000000"/>
              <w:bottom w:val="single" w:sz="6" w:space="0" w:color="000000"/>
              <w:right w:val="thinThickMediumGap" w:sz="9" w:space="0" w:color="000000"/>
            </w:tcBorders>
            <w:vAlign w:val="center"/>
          </w:tcPr>
          <w:p w14:paraId="0A817FFB" w14:textId="63EFA268" w:rsidR="004B3020" w:rsidRPr="00231D95" w:rsidRDefault="004B3020" w:rsidP="008B1508">
            <w:pPr>
              <w:pStyle w:val="TableParagraph"/>
              <w:spacing w:before="116"/>
              <w:jc w:val="center"/>
              <w:rPr>
                <w:sz w:val="18"/>
              </w:rPr>
            </w:pPr>
            <w:r>
              <w:rPr>
                <w:sz w:val="18"/>
              </w:rPr>
              <w:t>(907) 545-1444</w:t>
            </w:r>
            <w:r w:rsidR="008B1508">
              <w:rPr>
                <w:sz w:val="18"/>
              </w:rPr>
              <w:br/>
            </w:r>
            <w:r>
              <w:rPr>
                <w:color w:val="0000FF"/>
                <w:sz w:val="18"/>
                <w:u w:val="single" w:color="0000FF"/>
              </w:rPr>
              <w:t>mjordan@kenaitze.org</w:t>
            </w:r>
          </w:p>
        </w:tc>
      </w:tr>
      <w:tr w:rsidR="004B3020" w14:paraId="1FC5BA08" w14:textId="77777777" w:rsidTr="008B1508">
        <w:trPr>
          <w:trHeight w:val="619"/>
          <w:jc w:val="center"/>
        </w:trPr>
        <w:tc>
          <w:tcPr>
            <w:tcW w:w="1052" w:type="pct"/>
            <w:tcBorders>
              <w:top w:val="single" w:sz="6" w:space="0" w:color="000000"/>
              <w:bottom w:val="single" w:sz="6" w:space="0" w:color="000000"/>
              <w:right w:val="single" w:sz="6" w:space="0" w:color="000000"/>
            </w:tcBorders>
            <w:vAlign w:val="center"/>
          </w:tcPr>
          <w:p w14:paraId="4C71E9FB" w14:textId="39A1A462" w:rsidR="004B3020" w:rsidRDefault="004B3020" w:rsidP="00231D95">
            <w:pPr>
              <w:pStyle w:val="TableParagraph"/>
              <w:jc w:val="center"/>
              <w:rPr>
                <w:sz w:val="20"/>
              </w:rPr>
            </w:pPr>
            <w:r>
              <w:rPr>
                <w:sz w:val="20"/>
              </w:rPr>
              <w:t>Yvonne Weber</w:t>
            </w:r>
          </w:p>
        </w:tc>
        <w:tc>
          <w:tcPr>
            <w:tcW w:w="1327" w:type="pct"/>
            <w:tcBorders>
              <w:top w:val="single" w:sz="6" w:space="0" w:color="000000"/>
              <w:left w:val="single" w:sz="6" w:space="0" w:color="000000"/>
              <w:bottom w:val="single" w:sz="6" w:space="0" w:color="000000"/>
              <w:right w:val="single" w:sz="6" w:space="0" w:color="000000"/>
            </w:tcBorders>
            <w:vAlign w:val="center"/>
          </w:tcPr>
          <w:p w14:paraId="492A19ED" w14:textId="58DCE6A3" w:rsidR="004B3020" w:rsidRDefault="004B3020" w:rsidP="008B1508">
            <w:pPr>
              <w:pStyle w:val="TableParagraph"/>
              <w:jc w:val="center"/>
              <w:rPr>
                <w:sz w:val="20"/>
              </w:rPr>
            </w:pPr>
            <w:r>
              <w:rPr>
                <w:sz w:val="20"/>
              </w:rPr>
              <w:t>Environmental Director</w:t>
            </w:r>
          </w:p>
        </w:tc>
        <w:tc>
          <w:tcPr>
            <w:tcW w:w="866" w:type="pct"/>
            <w:tcBorders>
              <w:top w:val="single" w:sz="6" w:space="0" w:color="000000"/>
              <w:left w:val="single" w:sz="6" w:space="0" w:color="000000"/>
              <w:bottom w:val="single" w:sz="6" w:space="0" w:color="000000"/>
              <w:right w:val="single" w:sz="6" w:space="0" w:color="000000"/>
            </w:tcBorders>
            <w:vAlign w:val="center"/>
          </w:tcPr>
          <w:p w14:paraId="6F3172EF" w14:textId="2CB834BF" w:rsidR="004B3020" w:rsidRDefault="004B3020" w:rsidP="00231D95">
            <w:pPr>
              <w:pStyle w:val="TableParagraph"/>
              <w:spacing w:before="115"/>
              <w:jc w:val="center"/>
              <w:rPr>
                <w:sz w:val="18"/>
              </w:rPr>
            </w:pPr>
            <w:r>
              <w:rPr>
                <w:sz w:val="18"/>
              </w:rPr>
              <w:t>Salamatof Tribe</w:t>
            </w:r>
          </w:p>
        </w:tc>
        <w:tc>
          <w:tcPr>
            <w:tcW w:w="1756" w:type="pct"/>
            <w:tcBorders>
              <w:top w:val="single" w:sz="6" w:space="0" w:color="000000"/>
              <w:left w:val="single" w:sz="6" w:space="0" w:color="000000"/>
              <w:bottom w:val="single" w:sz="6" w:space="0" w:color="000000"/>
              <w:right w:val="thinThickMediumGap" w:sz="9" w:space="0" w:color="000000"/>
            </w:tcBorders>
            <w:vAlign w:val="center"/>
          </w:tcPr>
          <w:p w14:paraId="00FF358E" w14:textId="77777777" w:rsidR="004B3020" w:rsidRDefault="004B3020" w:rsidP="009F72AC">
            <w:pPr>
              <w:pStyle w:val="TableParagraph"/>
              <w:spacing w:before="5"/>
              <w:jc w:val="center"/>
              <w:rPr>
                <w:sz w:val="18"/>
                <w:szCs w:val="18"/>
              </w:rPr>
            </w:pPr>
            <w:r w:rsidRPr="009F72AC">
              <w:rPr>
                <w:sz w:val="18"/>
                <w:szCs w:val="18"/>
              </w:rPr>
              <w:t>(907)</w:t>
            </w:r>
            <w:r>
              <w:rPr>
                <w:sz w:val="18"/>
                <w:szCs w:val="18"/>
              </w:rPr>
              <w:t xml:space="preserve"> 570-1684</w:t>
            </w:r>
          </w:p>
          <w:p w14:paraId="1692FB77" w14:textId="64E63E3B" w:rsidR="004B3020" w:rsidRPr="009F72AC" w:rsidRDefault="000F1786" w:rsidP="009F72AC">
            <w:pPr>
              <w:pStyle w:val="TableParagraph"/>
              <w:spacing w:before="5"/>
              <w:jc w:val="center"/>
              <w:rPr>
                <w:sz w:val="18"/>
                <w:szCs w:val="18"/>
              </w:rPr>
            </w:pPr>
            <w:hyperlink r:id="rId23" w:history="1">
              <w:r w:rsidRPr="00AC5024">
                <w:rPr>
                  <w:rStyle w:val="Hyperlink"/>
                  <w:sz w:val="18"/>
                  <w:szCs w:val="18"/>
                </w:rPr>
                <w:t>yvonne.weber@salamatoftribe.com</w:t>
              </w:r>
            </w:hyperlink>
            <w:r>
              <w:rPr>
                <w:sz w:val="18"/>
                <w:szCs w:val="18"/>
              </w:rPr>
              <w:t xml:space="preserve"> </w:t>
            </w:r>
          </w:p>
        </w:tc>
      </w:tr>
    </w:tbl>
    <w:p w14:paraId="3D4C713A" w14:textId="77777777" w:rsidR="0084466F" w:rsidRDefault="0084466F" w:rsidP="0084466F">
      <w:pPr>
        <w:pStyle w:val="BodyText"/>
        <w:spacing w:before="227"/>
        <w:ind w:right="703"/>
        <w:rPr>
          <w:sz w:val="26"/>
        </w:rPr>
      </w:pPr>
    </w:p>
    <w:p w14:paraId="659F1E94" w14:textId="1E51A5A5" w:rsidR="008157C8" w:rsidRDefault="009748A5" w:rsidP="0084466F">
      <w:pPr>
        <w:pStyle w:val="BodyText"/>
        <w:spacing w:before="227"/>
        <w:ind w:right="703"/>
      </w:pPr>
      <w:r>
        <w:t>Copies of this Quality Assurance Project Plan will be made available</w:t>
      </w:r>
      <w:r w:rsidR="00116BE7">
        <w:t xml:space="preserve"> onli</w:t>
      </w:r>
      <w:r w:rsidR="00060E62">
        <w:t>ne</w:t>
      </w:r>
      <w:r w:rsidR="00F11515">
        <w:t xml:space="preserve"> at </w:t>
      </w:r>
      <w:hyperlink r:id="rId24" w:history="1">
        <w:r w:rsidR="00F11515" w:rsidRPr="00060E62">
          <w:rPr>
            <w:rStyle w:val="Hyperlink"/>
          </w:rPr>
          <w:t>https://www.kenaiwatershed.org/science-in-action/research-information/water-quality</w:t>
        </w:r>
      </w:hyperlink>
      <w:r w:rsidR="00F11515" w:rsidRPr="00F11515">
        <w:t>/</w:t>
      </w:r>
      <w:r w:rsidR="00F11515">
        <w:t>.</w:t>
      </w:r>
      <w:r>
        <w:t xml:space="preserve"> Interested parties may request a digital copy from </w:t>
      </w:r>
      <w:commentRangeStart w:id="27"/>
      <w:commentRangeStart w:id="28"/>
      <w:r>
        <w:t>KWF</w:t>
      </w:r>
      <w:commentRangeEnd w:id="27"/>
      <w:r w:rsidR="004B3020">
        <w:rPr>
          <w:rStyle w:val="CommentReference"/>
        </w:rPr>
        <w:commentReference w:id="27"/>
      </w:r>
      <w:commentRangeEnd w:id="28"/>
      <w:r w:rsidR="008B1508">
        <w:rPr>
          <w:rStyle w:val="CommentReference"/>
        </w:rPr>
        <w:commentReference w:id="28"/>
      </w:r>
      <w:r>
        <w:t>, or purchase a copy for the cost of production and shipping by writing the Kenai Watershed Forum, 44129 Sterling Highway, Soldotna, AK 99669</w:t>
      </w:r>
      <w:r w:rsidR="00F11515">
        <w:t>, or calling</w:t>
      </w:r>
      <w:r>
        <w:t xml:space="preserve"> (907) 260-5449, </w:t>
      </w:r>
      <w:r w:rsidR="004770EF">
        <w:t xml:space="preserve">or emailing </w:t>
      </w:r>
      <w:hyperlink r:id="rId25" w:history="1">
        <w:r w:rsidR="004770EF" w:rsidRPr="00C75A0C">
          <w:rPr>
            <w:rStyle w:val="Hyperlink"/>
          </w:rPr>
          <w:t>hydrology@kenaiwatershed.org</w:t>
        </w:r>
      </w:hyperlink>
      <w:r>
        <w:t>.</w:t>
      </w:r>
    </w:p>
    <w:p w14:paraId="3967F37F" w14:textId="77777777" w:rsidR="00D9703E" w:rsidRDefault="00D9703E" w:rsidP="00D9703E">
      <w:pPr>
        <w:pStyle w:val="BodyText"/>
        <w:spacing w:before="227"/>
        <w:ind w:left="119" w:right="703"/>
      </w:pPr>
    </w:p>
    <w:p w14:paraId="18CDC3B3" w14:textId="77777777" w:rsidR="004B3020" w:rsidRDefault="004B3020">
      <w:pPr>
        <w:rPr>
          <w:b/>
          <w:bCs/>
          <w:i/>
          <w:sz w:val="24"/>
          <w:szCs w:val="24"/>
        </w:rPr>
      </w:pPr>
      <w:bookmarkStart w:id="29" w:name="A4._PROJECT_/_TASK_ORGANIZATION"/>
      <w:bookmarkStart w:id="30" w:name="_Toc112073502"/>
      <w:bookmarkStart w:id="31" w:name="_Toc117087844"/>
      <w:bookmarkStart w:id="32" w:name="_Toc125960334"/>
      <w:bookmarkStart w:id="33" w:name="_Toc125983996"/>
      <w:bookmarkStart w:id="34" w:name="_Toc125984277"/>
      <w:bookmarkEnd w:id="29"/>
      <w:r>
        <w:br w:type="page"/>
      </w:r>
    </w:p>
    <w:p w14:paraId="5B83E984" w14:textId="6C7327E1" w:rsidR="000D14B5" w:rsidRPr="004468AF" w:rsidRDefault="009748A5" w:rsidP="004468AF">
      <w:pPr>
        <w:pStyle w:val="Heading2"/>
        <w:ind w:left="0"/>
      </w:pPr>
      <w:r w:rsidRPr="004468AF">
        <w:lastRenderedPageBreak/>
        <w:t>A4.</w:t>
      </w:r>
      <w:bookmarkStart w:id="35" w:name="_Toc125541872"/>
      <w:r w:rsidRPr="004468AF">
        <w:t xml:space="preserve"> Project </w:t>
      </w:r>
      <w:r w:rsidR="009A297F" w:rsidRPr="004468AF">
        <w:t>/ Task</w:t>
      </w:r>
      <w:r w:rsidRPr="004468AF">
        <w:t xml:space="preserve"> Organization</w:t>
      </w:r>
      <w:bookmarkEnd w:id="30"/>
      <w:bookmarkEnd w:id="31"/>
      <w:bookmarkEnd w:id="32"/>
      <w:bookmarkEnd w:id="33"/>
      <w:bookmarkEnd w:id="34"/>
      <w:bookmarkEnd w:id="35"/>
    </w:p>
    <w:p w14:paraId="0E1CB405" w14:textId="77777777" w:rsidR="009A297F" w:rsidRDefault="009A297F" w:rsidP="009A297F">
      <w:pPr>
        <w:pStyle w:val="Heading2"/>
      </w:pPr>
    </w:p>
    <w:p w14:paraId="7E32DC4F" w14:textId="77777777" w:rsidR="009A297F" w:rsidRDefault="009A297F" w:rsidP="009A297F">
      <w:pPr>
        <w:pStyle w:val="BodyText"/>
        <w:rPr>
          <w:b/>
          <w:sz w:val="20"/>
        </w:rPr>
      </w:pPr>
    </w:p>
    <w:p w14:paraId="003AC142" w14:textId="53F2AC64" w:rsidR="009A297F" w:rsidRDefault="004B3020" w:rsidP="009A297F">
      <w:pPr>
        <w:pStyle w:val="BodyText"/>
        <w:spacing w:before="3"/>
        <w:rPr>
          <w:b/>
          <w:sz w:val="17"/>
        </w:rPr>
      </w:pPr>
      <w:r>
        <w:rPr>
          <w:noProof/>
        </w:rPr>
        <mc:AlternateContent>
          <mc:Choice Requires="wps">
            <w:drawing>
              <wp:anchor distT="0" distB="0" distL="114300" distR="114300" simplePos="0" relativeHeight="251709440" behindDoc="0" locked="0" layoutInCell="1" allowOverlap="1" wp14:anchorId="4F475BC4" wp14:editId="033CD226">
                <wp:simplePos x="0" y="0"/>
                <wp:positionH relativeFrom="column">
                  <wp:posOffset>2900679</wp:posOffset>
                </wp:positionH>
                <wp:positionV relativeFrom="paragraph">
                  <wp:posOffset>949325</wp:posOffset>
                </wp:positionV>
                <wp:extent cx="1414145" cy="990600"/>
                <wp:effectExtent l="0" t="0" r="33655" b="19050"/>
                <wp:wrapNone/>
                <wp:docPr id="28"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14145" cy="990600"/>
                        </a:xfrm>
                        <a:prstGeom prst="line">
                          <a:avLst/>
                        </a:prstGeom>
                        <a:ln>
                          <a:solidFill>
                            <a:schemeClr val="tx1"/>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BC85C2F" id="Line 63" o:spid="_x0000_s1026" style="position:absolute;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4pt,74.75pt" to="339.75pt,1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" strokecolor="black [3213]"/>
            </w:pict>
          </mc:Fallback>
        </mc:AlternateContent>
      </w:r>
      <w:r>
        <w:rPr>
          <w:noProof/>
        </w:rPr>
        <mc:AlternateContent>
          <mc:Choice Requires="wpg">
            <w:drawing>
              <wp:anchor distT="0" distB="0" distL="0" distR="0" simplePos="0" relativeHeight="251684864" behindDoc="1" locked="0" layoutInCell="1" allowOverlap="1" wp14:anchorId="62875B2F" wp14:editId="57FB1C8D">
                <wp:simplePos x="0" y="0"/>
                <wp:positionH relativeFrom="page">
                  <wp:posOffset>1981200</wp:posOffset>
                </wp:positionH>
                <wp:positionV relativeFrom="paragraph">
                  <wp:posOffset>149225</wp:posOffset>
                </wp:positionV>
                <wp:extent cx="4119245" cy="2110740"/>
                <wp:effectExtent l="0" t="0" r="14605" b="22860"/>
                <wp:wrapTopAndBottom/>
                <wp:docPr id="1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2110740"/>
                          <a:chOff x="3134" y="246"/>
                          <a:chExt cx="6487" cy="3324"/>
                        </a:xfrm>
                      </wpg:grpSpPr>
                      <wps:wsp>
                        <wps:cNvPr id="15" name="Line 63"/>
                        <wps:cNvCnPr>
                          <a:cxnSpLocks noChangeShapeType="1"/>
                          <a:stCxn id="17" idx="1"/>
                          <a:endCxn id="18" idx="3"/>
                        </wps:cNvCnPr>
                        <wps:spPr bwMode="auto">
                          <a:xfrm flipH="1">
                            <a:off x="6022" y="876"/>
                            <a:ext cx="899"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 name="Text Box 62"/>
                        <wps:cNvSpPr txBox="1">
                          <a:spLocks noChangeArrowheads="1"/>
                        </wps:cNvSpPr>
                        <wps:spPr bwMode="auto">
                          <a:xfrm>
                            <a:off x="3134" y="2460"/>
                            <a:ext cx="2888" cy="11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0AADC9" w14:textId="5B7D4CD7" w:rsidR="0084466F" w:rsidRDefault="0084466F" w:rsidP="009A297F">
                              <w:pPr>
                                <w:spacing w:before="70"/>
                                <w:ind w:left="214" w:right="217"/>
                                <w:jc w:val="center"/>
                                <w:rPr>
                                  <w:b/>
                                  <w:sz w:val="24"/>
                                </w:rPr>
                              </w:pPr>
                              <w:r>
                                <w:rPr>
                                  <w:b/>
                                  <w:sz w:val="24"/>
                                </w:rPr>
                                <w:t>KWF Project Technicians</w:t>
                              </w:r>
                            </w:p>
                            <w:p w14:paraId="5C8687D9" w14:textId="6F3B80DA" w:rsidR="0084466F" w:rsidRDefault="0084466F" w:rsidP="009A297F">
                              <w:pPr>
                                <w:spacing w:before="70"/>
                                <w:ind w:left="214" w:right="217"/>
                                <w:jc w:val="center"/>
                                <w:rPr>
                                  <w:sz w:val="24"/>
                                </w:rPr>
                              </w:pPr>
                              <w:r>
                                <w:rPr>
                                  <w:sz w:val="24"/>
                                </w:rPr>
                                <w:t>Determined Annually</w:t>
                              </w:r>
                            </w:p>
                          </w:txbxContent>
                        </wps:txbx>
                        <wps:bodyPr rot="0" vert="horz" wrap="square" lIns="0" tIns="0" rIns="0" bIns="0" anchor="t" anchorCtr="0" upright="1">
                          <a:noAutofit/>
                        </wps:bodyPr>
                      </wps:wsp>
                      <wps:wsp>
                        <wps:cNvPr id="17" name="Text Box 61"/>
                        <wps:cNvSpPr txBox="1">
                          <a:spLocks noChangeArrowheads="1"/>
                        </wps:cNvSpPr>
                        <wps:spPr bwMode="auto">
                          <a:xfrm>
                            <a:off x="6921" y="246"/>
                            <a:ext cx="2700"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81FE5CD" w14:textId="46803AF4" w:rsidR="0084466F" w:rsidRDefault="0084466F" w:rsidP="009A297F">
                              <w:pPr>
                                <w:spacing w:before="68"/>
                                <w:ind w:left="376" w:right="376"/>
                                <w:jc w:val="center"/>
                                <w:rPr>
                                  <w:b/>
                                  <w:sz w:val="24"/>
                                </w:rPr>
                              </w:pPr>
                              <w:r>
                                <w:rPr>
                                  <w:b/>
                                  <w:sz w:val="24"/>
                                </w:rPr>
                                <w:t>KWF Director</w:t>
                              </w:r>
                            </w:p>
                            <w:p w14:paraId="2ABFE315" w14:textId="7A3F4EC1" w:rsidR="0084466F" w:rsidRDefault="0084466F" w:rsidP="009A297F">
                              <w:pPr>
                                <w:spacing w:before="3"/>
                                <w:ind w:left="376" w:right="376"/>
                                <w:jc w:val="center"/>
                                <w:rPr>
                                  <w:sz w:val="24"/>
                                </w:rPr>
                              </w:pPr>
                              <w:r>
                                <w:rPr>
                                  <w:sz w:val="24"/>
                                </w:rPr>
                                <w:t>Mitch Michaud</w:t>
                              </w:r>
                            </w:p>
                          </w:txbxContent>
                        </wps:txbx>
                        <wps:bodyPr rot="0" vert="horz" wrap="square" lIns="0" tIns="0" rIns="0" bIns="0" anchor="t" anchorCtr="0" upright="1">
                          <a:noAutofit/>
                        </wps:bodyPr>
                      </wps:wsp>
                      <wps:wsp>
                        <wps:cNvPr id="18" name="Text Box 60"/>
                        <wps:cNvSpPr txBox="1">
                          <a:spLocks noChangeArrowheads="1"/>
                        </wps:cNvSpPr>
                        <wps:spPr bwMode="auto">
                          <a:xfrm>
                            <a:off x="3134" y="246"/>
                            <a:ext cx="2888"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DD76223" w14:textId="192CCF1C" w:rsidR="0084466F" w:rsidRDefault="0084466F" w:rsidP="004B3020">
                              <w:pPr>
                                <w:spacing w:before="3"/>
                                <w:ind w:left="780"/>
                                <w:rPr>
                                  <w:b/>
                                  <w:sz w:val="24"/>
                                </w:rPr>
                              </w:pPr>
                              <w:r>
                                <w:rPr>
                                  <w:b/>
                                  <w:sz w:val="24"/>
                                </w:rPr>
                                <w:t>KWF Project Manager/ Project QA Officer</w:t>
                              </w:r>
                            </w:p>
                            <w:p w14:paraId="41EFE8F0" w14:textId="4AFEACE9" w:rsidR="0084466F" w:rsidRPr="004B3020" w:rsidRDefault="0084466F" w:rsidP="004B3020">
                              <w:pPr>
                                <w:spacing w:before="3"/>
                                <w:ind w:left="780"/>
                                <w:rPr>
                                  <w:bCs/>
                                  <w:sz w:val="24"/>
                                </w:rPr>
                              </w:pPr>
                              <w:r w:rsidRPr="00231D95">
                                <w:rPr>
                                  <w:bCs/>
                                  <w:sz w:val="24"/>
                                </w:rPr>
                                <w:t>Benjamin Meyer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875B2F" id="Group 59" o:spid="_x0000_s1026" style="position:absolute;margin-left:156pt;margin-top:11.75pt;width:324.35pt;height:166.2pt;z-index:-251631616;mso-wrap-distance-left:0;mso-wrap-distance-right:0;mso-position-horizontal-relative:page" coordorigin="3134,246" coordsize="6487,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">
                <v:line id="Line 63" o:spid="_x0000_s1027" style="position:absolute;flip:x;visibility:visible;mso-wrap-style:square" from="6022,876" to="6921,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shapetype id="_x0000_t202" coordsize="21600,21600" o:spt="202" path="m,l,21600r21600,l21600,xe">
                  <v:stroke joinstyle="miter"/>
                  <v:path gradientshapeok="t" o:connecttype="rect"/>
                </v:shapetype>
                <v:shape id="Text Box 62" o:spid="_x0000_s1028" type="#_x0000_t202" style="position:absolute;left:3134;top:2460;width:288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" filled="f">
                  <v:textbox inset="0,0,0,0">
                    <w:txbxContent>
                      <w:p w14:paraId="250AADC9" w14:textId="5B7D4CD7" w:rsidR="0084466F" w:rsidRDefault="0084466F" w:rsidP="009A297F">
                        <w:pPr>
                          <w:spacing w:before="70"/>
                          <w:ind w:left="214" w:right="217"/>
                          <w:jc w:val="center"/>
                          <w:rPr>
                            <w:b/>
                            <w:sz w:val="24"/>
                          </w:rPr>
                        </w:pPr>
                        <w:r>
                          <w:rPr>
                            <w:b/>
                            <w:sz w:val="24"/>
                          </w:rPr>
                          <w:t>KWF Project Technicians</w:t>
                        </w:r>
                      </w:p>
                      <w:p w14:paraId="5C8687D9" w14:textId="6F3B80DA" w:rsidR="0084466F" w:rsidRDefault="0084466F" w:rsidP="009A297F">
                        <w:pPr>
                          <w:spacing w:before="70"/>
                          <w:ind w:left="214" w:right="217"/>
                          <w:jc w:val="center"/>
                          <w:rPr>
                            <w:sz w:val="24"/>
                          </w:rPr>
                        </w:pPr>
                        <w:r>
                          <w:rPr>
                            <w:sz w:val="24"/>
                          </w:rPr>
                          <w:t>Determined Annually</w:t>
                        </w:r>
                      </w:p>
                    </w:txbxContent>
                  </v:textbox>
                </v:shape>
                <v:shape id="Text Box 61" o:spid="_x0000_s1029" type="#_x0000_t202" style="position:absolute;left:6921;top:246;width:27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" filled="f">
                  <v:textbox inset="0,0,0,0">
                    <w:txbxContent>
                      <w:p w14:paraId="681FE5CD" w14:textId="46803AF4" w:rsidR="0084466F" w:rsidRDefault="0084466F" w:rsidP="009A297F">
                        <w:pPr>
                          <w:spacing w:before="68"/>
                          <w:ind w:left="376" w:right="376"/>
                          <w:jc w:val="center"/>
                          <w:rPr>
                            <w:b/>
                            <w:sz w:val="24"/>
                          </w:rPr>
                        </w:pPr>
                        <w:r>
                          <w:rPr>
                            <w:b/>
                            <w:sz w:val="24"/>
                          </w:rPr>
                          <w:t>KWF Director</w:t>
                        </w:r>
                      </w:p>
                      <w:p w14:paraId="2ABFE315" w14:textId="7A3F4EC1" w:rsidR="0084466F" w:rsidRDefault="0084466F" w:rsidP="009A297F">
                        <w:pPr>
                          <w:spacing w:before="3"/>
                          <w:ind w:left="376" w:right="376"/>
                          <w:jc w:val="center"/>
                          <w:rPr>
                            <w:sz w:val="24"/>
                          </w:rPr>
                        </w:pPr>
                        <w:r>
                          <w:rPr>
                            <w:sz w:val="24"/>
                          </w:rPr>
                          <w:t>Mitch Michaud</w:t>
                        </w:r>
                      </w:p>
                    </w:txbxContent>
                  </v:textbox>
                </v:shape>
                <v:shape id="Text Box 60" o:spid="_x0000_s1030" type="#_x0000_t202" style="position:absolute;left:3134;top:246;width:288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" filled="f">
                  <v:textbox inset="0,0,0,0">
                    <w:txbxContent>
                      <w:p w14:paraId="2DD76223" w14:textId="192CCF1C" w:rsidR="0084466F" w:rsidRDefault="0084466F" w:rsidP="004B3020">
                        <w:pPr>
                          <w:spacing w:before="3"/>
                          <w:ind w:left="780"/>
                          <w:rPr>
                            <w:b/>
                            <w:sz w:val="24"/>
                          </w:rPr>
                        </w:pPr>
                        <w:r>
                          <w:rPr>
                            <w:b/>
                            <w:sz w:val="24"/>
                          </w:rPr>
                          <w:t>KWF Project Manager/ Project QA Officer</w:t>
                        </w:r>
                      </w:p>
                      <w:p w14:paraId="41EFE8F0" w14:textId="4AFEACE9" w:rsidR="0084466F" w:rsidRPr="004B3020" w:rsidRDefault="0084466F" w:rsidP="004B3020">
                        <w:pPr>
                          <w:spacing w:before="3"/>
                          <w:ind w:left="780"/>
                          <w:rPr>
                            <w:bCs/>
                            <w:sz w:val="24"/>
                          </w:rPr>
                        </w:pPr>
                        <w:r w:rsidRPr="00231D95">
                          <w:rPr>
                            <w:bCs/>
                            <w:sz w:val="24"/>
                          </w:rPr>
                          <w:t>Benjamin Meyer</w:t>
                        </w:r>
                      </w:p>
                    </w:txbxContent>
                  </v:textbox>
                </v:shape>
                <w10:wrap type="topAndBottom" anchorx="page"/>
              </v:group>
            </w:pict>
          </mc:Fallback>
        </mc:AlternateContent>
      </w:r>
      <w:r w:rsidR="009A297F">
        <w:rPr>
          <w:noProof/>
        </w:rPr>
        <mc:AlternateContent>
          <mc:Choice Requires="wps">
            <w:drawing>
              <wp:anchor distT="0" distB="0" distL="114300" distR="114300" simplePos="0" relativeHeight="251686912" behindDoc="0" locked="0" layoutInCell="1" allowOverlap="1" wp14:anchorId="60BA138A" wp14:editId="5D8C8B4B">
                <wp:simplePos x="0" y="0"/>
                <wp:positionH relativeFrom="page">
                  <wp:posOffset>2905125</wp:posOffset>
                </wp:positionH>
                <wp:positionV relativeFrom="paragraph">
                  <wp:posOffset>956945</wp:posOffset>
                </wp:positionV>
                <wp:extent cx="0" cy="590550"/>
                <wp:effectExtent l="0" t="0" r="19050" b="19050"/>
                <wp:wrapNone/>
                <wp:docPr id="10"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BE7E4A4" id="Line 57"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5pt,75.35pt" to="228.75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">
                <w10:wrap anchorx="page"/>
              </v:line>
            </w:pict>
          </mc:Fallback>
        </mc:AlternateContent>
      </w:r>
      <w:r w:rsidR="009A297F">
        <w:rPr>
          <w:noProof/>
        </w:rPr>
        <mc:AlternateContent>
          <mc:Choice Requires="wps">
            <w:drawing>
              <wp:anchor distT="0" distB="0" distL="114300" distR="114300" simplePos="0" relativeHeight="251683840" behindDoc="0" locked="0" layoutInCell="1" allowOverlap="1" wp14:anchorId="73C8A73E" wp14:editId="7CB519F2">
                <wp:simplePos x="0" y="0"/>
                <wp:positionH relativeFrom="page">
                  <wp:posOffset>2904490</wp:posOffset>
                </wp:positionH>
                <wp:positionV relativeFrom="paragraph">
                  <wp:posOffset>2261235</wp:posOffset>
                </wp:positionV>
                <wp:extent cx="0" cy="499745"/>
                <wp:effectExtent l="0" t="0" r="19050" b="33655"/>
                <wp:wrapNone/>
                <wp:docPr id="13"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72BFFA5" id="Line 57"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pt,178.05pt" to="228.7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">
                <w10:wrap anchorx="page"/>
              </v:line>
            </w:pict>
          </mc:Fallback>
        </mc:AlternateContent>
      </w:r>
    </w:p>
    <w:p w14:paraId="6914AC82" w14:textId="46AF739A" w:rsidR="009A297F" w:rsidRDefault="009A297F" w:rsidP="009A297F">
      <w:pPr>
        <w:pStyle w:val="BodyText"/>
        <w:rPr>
          <w:b/>
          <w:sz w:val="20"/>
        </w:rPr>
      </w:pPr>
    </w:p>
    <w:p w14:paraId="592AE585" w14:textId="77777777" w:rsidR="009A297F" w:rsidRDefault="009A297F" w:rsidP="009A297F">
      <w:pPr>
        <w:pStyle w:val="BodyText"/>
        <w:rPr>
          <w:b/>
          <w:sz w:val="20"/>
        </w:rPr>
      </w:pPr>
    </w:p>
    <w:p w14:paraId="5DB415ED" w14:textId="77777777" w:rsidR="009A297F" w:rsidRDefault="009A297F" w:rsidP="009A297F">
      <w:pPr>
        <w:pStyle w:val="BodyText"/>
        <w:spacing w:before="9"/>
        <w:rPr>
          <w:b/>
          <w:sz w:val="21"/>
        </w:rPr>
      </w:pPr>
      <w:r>
        <w:rPr>
          <w:noProof/>
        </w:rPr>
        <mc:AlternateContent>
          <mc:Choice Requires="wps">
            <w:drawing>
              <wp:anchor distT="0" distB="0" distL="0" distR="0" simplePos="0" relativeHeight="251685888" behindDoc="1" locked="0" layoutInCell="1" allowOverlap="1" wp14:anchorId="1563A1EC" wp14:editId="2A47A331">
                <wp:simplePos x="0" y="0"/>
                <wp:positionH relativeFrom="page">
                  <wp:posOffset>1878330</wp:posOffset>
                </wp:positionH>
                <wp:positionV relativeFrom="paragraph">
                  <wp:posOffset>189230</wp:posOffset>
                </wp:positionV>
                <wp:extent cx="2166620" cy="586105"/>
                <wp:effectExtent l="0" t="0" r="0" b="0"/>
                <wp:wrapTopAndBottom/>
                <wp:docPr id="1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620" cy="5861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E115666" w14:textId="50B07039" w:rsidR="0084466F" w:rsidRDefault="0084466F" w:rsidP="009A297F">
                            <w:pPr>
                              <w:spacing w:before="71" w:line="275" w:lineRule="exact"/>
                              <w:ind w:left="506" w:right="504"/>
                              <w:jc w:val="center"/>
                              <w:rPr>
                                <w:b/>
                                <w:sz w:val="24"/>
                              </w:rPr>
                            </w:pPr>
                            <w:r>
                              <w:rPr>
                                <w:b/>
                                <w:sz w:val="24"/>
                              </w:rPr>
                              <w:t>Multi-Agency Baseline Sampling Teams</w:t>
                            </w:r>
                          </w:p>
                          <w:p w14:paraId="3A2C5C8C" w14:textId="77777777" w:rsidR="0084466F" w:rsidRDefault="0084466F" w:rsidP="009A297F">
                            <w:pPr>
                              <w:pStyle w:val="BodyText"/>
                              <w:spacing w:line="275" w:lineRule="exact"/>
                              <w:ind w:left="503" w:right="504"/>
                              <w:jc w:val="center"/>
                            </w:pPr>
                            <w:r>
                              <w:t>Determined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3A1EC" id="Text Box 58" o:spid="_x0000_s1031" type="#_x0000_t202" style="position:absolute;margin-left:147.9pt;margin-top:14.9pt;width:170.6pt;height:46.15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" filled="f">
                <v:textbox inset="0,0,0,0">
                  <w:txbxContent>
                    <w:p w14:paraId="3E115666" w14:textId="50B07039" w:rsidR="0084466F" w:rsidRDefault="0084466F" w:rsidP="009A297F">
                      <w:pPr>
                        <w:spacing w:before="71" w:line="275" w:lineRule="exact"/>
                        <w:ind w:left="506" w:right="504"/>
                        <w:jc w:val="center"/>
                        <w:rPr>
                          <w:b/>
                          <w:sz w:val="24"/>
                        </w:rPr>
                      </w:pPr>
                      <w:r>
                        <w:rPr>
                          <w:b/>
                          <w:sz w:val="24"/>
                        </w:rPr>
                        <w:t>Multi-Agency Baseline Sampling Teams</w:t>
                      </w:r>
                    </w:p>
                    <w:p w14:paraId="3A2C5C8C" w14:textId="77777777" w:rsidR="0084466F" w:rsidRDefault="0084466F" w:rsidP="009A297F">
                      <w:pPr>
                        <w:pStyle w:val="BodyText"/>
                        <w:spacing w:line="275" w:lineRule="exact"/>
                        <w:ind w:left="503" w:right="504"/>
                        <w:jc w:val="center"/>
                      </w:pPr>
                      <w:r>
                        <w:t>Determined Annually</w:t>
                      </w:r>
                    </w:p>
                  </w:txbxContent>
                </v:textbox>
                <w10:wrap type="topAndBottom" anchorx="page"/>
              </v:shape>
            </w:pict>
          </mc:Fallback>
        </mc:AlternateContent>
      </w:r>
    </w:p>
    <w:p w14:paraId="194C5B15" w14:textId="77777777" w:rsidR="000D14B5" w:rsidRPr="00412CB2" w:rsidRDefault="000D14B5" w:rsidP="00412CB2">
      <w:pPr>
        <w:pStyle w:val="Caption"/>
        <w:jc w:val="center"/>
        <w:rPr>
          <w:color w:val="auto"/>
          <w:sz w:val="24"/>
        </w:rPr>
      </w:pPr>
    </w:p>
    <w:p w14:paraId="6AA6EB6D" w14:textId="77777777" w:rsidR="009A297F" w:rsidRPr="00307E5C" w:rsidRDefault="009748A5" w:rsidP="00307E5C">
      <w:pPr>
        <w:pStyle w:val="Caption"/>
        <w:jc w:val="center"/>
        <w:rPr>
          <w:i w:val="0"/>
          <w:color w:val="auto"/>
          <w:sz w:val="24"/>
          <w:szCs w:val="24"/>
        </w:rPr>
      </w:pPr>
      <w:bookmarkStart w:id="36" w:name="_Ref125966394"/>
      <w:bookmarkStart w:id="37" w:name="_Toc125959528"/>
      <w:bookmarkStart w:id="38" w:name="_Ref125966387"/>
      <w:r w:rsidRPr="00412CB2">
        <w:rPr>
          <w:i w:val="0"/>
          <w:color w:val="auto"/>
          <w:sz w:val="24"/>
        </w:rPr>
        <w:t xml:space="preserve">Figure </w:t>
      </w:r>
      <w:r w:rsidR="00307E5C" w:rsidRPr="00307E5C">
        <w:rPr>
          <w:i w:val="0"/>
          <w:color w:val="auto"/>
          <w:sz w:val="24"/>
          <w:szCs w:val="24"/>
        </w:rPr>
        <w:fldChar w:fldCharType="begin"/>
      </w:r>
      <w:r w:rsidR="00307E5C" w:rsidRPr="00307E5C">
        <w:rPr>
          <w:i w:val="0"/>
          <w:color w:val="auto"/>
          <w:sz w:val="24"/>
          <w:szCs w:val="24"/>
        </w:rPr>
        <w:instrText xml:space="preserve"> SEQ Figure \* ARABIC </w:instrText>
      </w:r>
      <w:r w:rsidR="00307E5C" w:rsidRPr="00307E5C">
        <w:rPr>
          <w:i w:val="0"/>
          <w:color w:val="auto"/>
          <w:sz w:val="24"/>
          <w:szCs w:val="24"/>
        </w:rPr>
        <w:fldChar w:fldCharType="separate"/>
      </w:r>
      <w:r w:rsidR="00AD3520">
        <w:rPr>
          <w:i w:val="0"/>
          <w:noProof/>
          <w:color w:val="auto"/>
          <w:sz w:val="24"/>
          <w:szCs w:val="24"/>
        </w:rPr>
        <w:t>1</w:t>
      </w:r>
      <w:r w:rsidR="00307E5C" w:rsidRPr="00307E5C">
        <w:rPr>
          <w:i w:val="0"/>
          <w:color w:val="auto"/>
          <w:sz w:val="24"/>
          <w:szCs w:val="24"/>
        </w:rPr>
        <w:fldChar w:fldCharType="end"/>
      </w:r>
      <w:bookmarkEnd w:id="36"/>
      <w:r w:rsidR="00307E5C" w:rsidRPr="00307E5C">
        <w:rPr>
          <w:i w:val="0"/>
          <w:color w:val="auto"/>
          <w:sz w:val="24"/>
          <w:szCs w:val="24"/>
        </w:rPr>
        <w:t xml:space="preserve">. </w:t>
      </w:r>
      <w:r w:rsidR="009A297F" w:rsidRPr="00307E5C">
        <w:rPr>
          <w:i w:val="0"/>
          <w:color w:val="auto"/>
          <w:sz w:val="24"/>
          <w:szCs w:val="24"/>
        </w:rPr>
        <w:t>Project management organization</w:t>
      </w:r>
      <w:bookmarkEnd w:id="37"/>
      <w:bookmarkEnd w:id="38"/>
    </w:p>
    <w:p w14:paraId="6EA25BC5" w14:textId="214EE4A9" w:rsidR="000D14B5" w:rsidRPr="00412CB2" w:rsidRDefault="000D14B5" w:rsidP="00412CB2"/>
    <w:p w14:paraId="65A78734" w14:textId="77777777" w:rsidR="000D14B5" w:rsidRPr="00412CB2" w:rsidRDefault="000D14B5" w:rsidP="00412CB2"/>
    <w:p w14:paraId="66FAD2CB" w14:textId="77777777" w:rsidR="000D14B5" w:rsidRPr="00D9703E" w:rsidRDefault="009748A5" w:rsidP="00412CB2">
      <w:pPr>
        <w:rPr>
          <w:b/>
          <w:sz w:val="24"/>
          <w:szCs w:val="24"/>
        </w:rPr>
      </w:pPr>
      <w:bookmarkStart w:id="39" w:name="Key_Contacts_and_Responsibilities"/>
      <w:bookmarkEnd w:id="39"/>
      <w:r w:rsidRPr="00D9703E">
        <w:rPr>
          <w:b/>
          <w:sz w:val="24"/>
          <w:szCs w:val="24"/>
        </w:rPr>
        <w:t>Key Contacts and Responsibilities</w:t>
      </w:r>
    </w:p>
    <w:p w14:paraId="3F75AE15" w14:textId="77777777" w:rsidR="000D14B5" w:rsidRPr="00D9703E" w:rsidRDefault="000D14B5" w:rsidP="00412CB2">
      <w:pPr>
        <w:rPr>
          <w:b/>
          <w:sz w:val="24"/>
          <w:szCs w:val="24"/>
        </w:rPr>
      </w:pPr>
    </w:p>
    <w:p w14:paraId="3745E248" w14:textId="027210F1" w:rsidR="004B3020" w:rsidRPr="00F13EEA" w:rsidRDefault="00F13EEA" w:rsidP="00412CB2">
      <w:pPr>
        <w:rPr>
          <w:sz w:val="24"/>
          <w:szCs w:val="24"/>
        </w:rPr>
      </w:pPr>
      <w:r>
        <w:rPr>
          <w:sz w:val="24"/>
          <w:szCs w:val="24"/>
          <w:u w:val="single"/>
        </w:rPr>
        <w:t>Mitch Michaud</w:t>
      </w:r>
      <w:r w:rsidR="004B3020">
        <w:rPr>
          <w:sz w:val="24"/>
          <w:szCs w:val="24"/>
          <w:u w:val="single"/>
        </w:rPr>
        <w:t xml:space="preserve"> </w:t>
      </w:r>
      <w:r w:rsidR="004B3020" w:rsidRPr="00F13EEA">
        <w:rPr>
          <w:sz w:val="24"/>
          <w:szCs w:val="24"/>
        </w:rPr>
        <w:t xml:space="preserve">– </w:t>
      </w:r>
      <w:r w:rsidRPr="00F13EEA">
        <w:rPr>
          <w:sz w:val="24"/>
          <w:szCs w:val="24"/>
        </w:rPr>
        <w:t xml:space="preserve">Kenai Watershed Forum – Executive </w:t>
      </w:r>
      <w:r>
        <w:rPr>
          <w:sz w:val="24"/>
          <w:szCs w:val="24"/>
        </w:rPr>
        <w:t xml:space="preserve">Director – Oversees all employees and operations at Kenai Watershed Forum. </w:t>
      </w:r>
    </w:p>
    <w:p w14:paraId="138A4958" w14:textId="77777777" w:rsidR="000D14B5" w:rsidRPr="00D9703E" w:rsidRDefault="000D14B5" w:rsidP="00412CB2">
      <w:pPr>
        <w:rPr>
          <w:sz w:val="24"/>
          <w:szCs w:val="24"/>
        </w:rPr>
      </w:pPr>
    </w:p>
    <w:p w14:paraId="3B2C69CB" w14:textId="33AEAEDA" w:rsidR="000D14B5" w:rsidRPr="00D9703E" w:rsidRDefault="00AD6708" w:rsidP="00412CB2">
      <w:pPr>
        <w:rPr>
          <w:sz w:val="24"/>
          <w:szCs w:val="24"/>
        </w:rPr>
      </w:pPr>
      <w:r w:rsidRPr="00D9703E">
        <w:rPr>
          <w:sz w:val="24"/>
          <w:szCs w:val="24"/>
          <w:u w:val="single"/>
        </w:rPr>
        <w:t>Benjamin Meyer</w:t>
      </w:r>
      <w:r w:rsidR="009748A5" w:rsidRPr="00D9703E">
        <w:rPr>
          <w:sz w:val="24"/>
          <w:szCs w:val="24"/>
        </w:rPr>
        <w:t xml:space="preserve"> - Kenai Watershed Forum - Project Manager- Oversees the water quality monitoring efforts and projects conducted by the Kenai Watershed Forum. Provides and/or ensures adequate training is completed for each of the team members conducting water quality monitoring throughout the project. Has completed training in each of the monitoring elements outlined in the plan. Project Quality Assurance Officer - Supervises and train</w:t>
      </w:r>
      <w:r w:rsidR="00E07811" w:rsidRPr="00D9703E">
        <w:rPr>
          <w:sz w:val="24"/>
          <w:szCs w:val="24"/>
        </w:rPr>
        <w:t>s water quality monitors. They are</w:t>
      </w:r>
      <w:r w:rsidR="009748A5" w:rsidRPr="00D9703E">
        <w:rPr>
          <w:sz w:val="24"/>
          <w:szCs w:val="24"/>
        </w:rPr>
        <w:t xml:space="preserve"> trained in Agency Baseli</w:t>
      </w:r>
      <w:r w:rsidR="00E07811" w:rsidRPr="00D9703E">
        <w:rPr>
          <w:sz w:val="24"/>
          <w:szCs w:val="24"/>
        </w:rPr>
        <w:t>ne Sampling protocols. They are</w:t>
      </w:r>
      <w:r w:rsidR="009748A5" w:rsidRPr="00D9703E">
        <w:rPr>
          <w:sz w:val="24"/>
          <w:szCs w:val="24"/>
        </w:rPr>
        <w:t xml:space="preserve"> responsible for overall supervision of quality assurance and data entry.</w:t>
      </w:r>
    </w:p>
    <w:p w14:paraId="58F7F97A" w14:textId="77777777" w:rsidR="000D14B5" w:rsidRPr="00D9703E" w:rsidRDefault="000D14B5" w:rsidP="00412CB2">
      <w:pPr>
        <w:rPr>
          <w:sz w:val="24"/>
          <w:szCs w:val="24"/>
        </w:rPr>
      </w:pPr>
    </w:p>
    <w:p w14:paraId="3C2A968F" w14:textId="51720D2F" w:rsidR="000D14B5" w:rsidRPr="00D9703E" w:rsidRDefault="00F465DC" w:rsidP="00412CB2">
      <w:pPr>
        <w:rPr>
          <w:sz w:val="24"/>
          <w:szCs w:val="24"/>
        </w:rPr>
      </w:pPr>
      <w:r w:rsidRPr="00D9703E">
        <w:rPr>
          <w:sz w:val="24"/>
          <w:szCs w:val="24"/>
          <w:u w:val="single"/>
        </w:rPr>
        <w:t>Justin Nelson</w:t>
      </w:r>
      <w:r w:rsidR="009748A5" w:rsidRPr="00D9703E">
        <w:rPr>
          <w:sz w:val="24"/>
          <w:szCs w:val="24"/>
        </w:rPr>
        <w:t xml:space="preserve"> </w:t>
      </w:r>
      <w:r w:rsidR="009748A5" w:rsidRPr="00D9703E">
        <w:rPr>
          <w:b/>
          <w:sz w:val="24"/>
          <w:szCs w:val="24"/>
        </w:rPr>
        <w:t xml:space="preserve">- </w:t>
      </w:r>
      <w:r w:rsidR="009748A5" w:rsidRPr="00D9703E">
        <w:rPr>
          <w:sz w:val="24"/>
          <w:szCs w:val="24"/>
        </w:rPr>
        <w:t xml:space="preserve">SGS Environmental Laboratory Services (SGS) - Subcontractor for Kenai River Water Quality Assessment element of the project. </w:t>
      </w:r>
      <w:r w:rsidR="007618AD" w:rsidRPr="00D9703E">
        <w:rPr>
          <w:sz w:val="24"/>
          <w:szCs w:val="24"/>
        </w:rPr>
        <w:t>O</w:t>
      </w:r>
      <w:r w:rsidR="009748A5" w:rsidRPr="00D9703E">
        <w:rPr>
          <w:sz w:val="24"/>
          <w:szCs w:val="24"/>
        </w:rPr>
        <w:t>versees all analyses to be performed at SGS. This contract will be used to ensure proper sampl</w:t>
      </w:r>
      <w:r w:rsidR="007967D8" w:rsidRPr="00D9703E">
        <w:rPr>
          <w:sz w:val="24"/>
          <w:szCs w:val="24"/>
        </w:rPr>
        <w:t xml:space="preserve">ing and analysis of water for </w:t>
      </w:r>
      <w:r w:rsidR="005429B2" w:rsidRPr="00D9703E">
        <w:rPr>
          <w:sz w:val="24"/>
          <w:szCs w:val="24"/>
        </w:rPr>
        <w:t>2</w:t>
      </w:r>
      <w:r w:rsidR="007967D8" w:rsidRPr="00D9703E">
        <w:rPr>
          <w:sz w:val="24"/>
          <w:szCs w:val="24"/>
        </w:rPr>
        <w:t>2</w:t>
      </w:r>
      <w:r w:rsidR="009748A5" w:rsidRPr="00D9703E">
        <w:rPr>
          <w:sz w:val="24"/>
          <w:szCs w:val="24"/>
        </w:rPr>
        <w:t xml:space="preserve"> Kenai River Watershed sites to determine the water quality within the Kenai River Watershed.</w:t>
      </w:r>
    </w:p>
    <w:p w14:paraId="48DED29A" w14:textId="77777777" w:rsidR="000D14B5" w:rsidRPr="00D9703E" w:rsidRDefault="000D14B5" w:rsidP="00412CB2">
      <w:pPr>
        <w:rPr>
          <w:sz w:val="24"/>
          <w:szCs w:val="24"/>
        </w:rPr>
      </w:pPr>
    </w:p>
    <w:p w14:paraId="274231F1" w14:textId="1A329926" w:rsidR="000D14B5" w:rsidRPr="00D9703E" w:rsidRDefault="00E07811" w:rsidP="00412CB2">
      <w:pPr>
        <w:rPr>
          <w:sz w:val="24"/>
          <w:szCs w:val="24"/>
        </w:rPr>
      </w:pPr>
      <w:r w:rsidRPr="00D9703E">
        <w:rPr>
          <w:sz w:val="24"/>
          <w:szCs w:val="24"/>
          <w:u w:val="single"/>
        </w:rPr>
        <w:lastRenderedPageBreak/>
        <w:t>John Essert</w:t>
      </w:r>
      <w:r w:rsidR="009748A5" w:rsidRPr="00D9703E">
        <w:rPr>
          <w:sz w:val="24"/>
          <w:szCs w:val="24"/>
          <w:u w:val="single"/>
        </w:rPr>
        <w:t xml:space="preserve"> </w:t>
      </w:r>
      <w:r w:rsidR="009748A5" w:rsidRPr="00D9703E">
        <w:rPr>
          <w:sz w:val="24"/>
          <w:szCs w:val="24"/>
        </w:rPr>
        <w:t>- City of Soldotna Wastewater Treatment Plant operator plays a significant role in the Kenai River Water Quality Assessment. Will work cooperatively with the Project QA Officer and will perform a variety of water quality analysis for the Kenai Watershed Forum.</w:t>
      </w:r>
    </w:p>
    <w:p w14:paraId="3182B5C8" w14:textId="77777777" w:rsidR="000D14B5" w:rsidRPr="00D9703E" w:rsidRDefault="000D14B5" w:rsidP="00412CB2">
      <w:pPr>
        <w:rPr>
          <w:sz w:val="24"/>
          <w:szCs w:val="24"/>
        </w:rPr>
      </w:pPr>
    </w:p>
    <w:p w14:paraId="7E847B37" w14:textId="77777777" w:rsidR="000D14B5" w:rsidRPr="00D9703E" w:rsidRDefault="009748A5" w:rsidP="00412CB2">
      <w:pPr>
        <w:rPr>
          <w:sz w:val="24"/>
          <w:szCs w:val="24"/>
        </w:rPr>
      </w:pPr>
      <w:r w:rsidRPr="00D9703E">
        <w:rPr>
          <w:sz w:val="24"/>
          <w:szCs w:val="24"/>
          <w:u w:val="single"/>
        </w:rPr>
        <w:t>Technical Advisory Committee</w:t>
      </w:r>
      <w:r w:rsidRPr="00D9703E">
        <w:rPr>
          <w:sz w:val="24"/>
          <w:szCs w:val="24"/>
        </w:rPr>
        <w:t xml:space="preserve"> - 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p w14:paraId="3B77EAB6" w14:textId="77777777" w:rsidR="000D14B5" w:rsidRPr="00D9703E" w:rsidRDefault="000D14B5" w:rsidP="00412CB2">
      <w:pPr>
        <w:rPr>
          <w:sz w:val="24"/>
          <w:szCs w:val="24"/>
        </w:rPr>
      </w:pPr>
    </w:p>
    <w:p w14:paraId="02741A2B" w14:textId="65717476" w:rsidR="000D14B5" w:rsidRPr="00D9703E" w:rsidRDefault="009748A5" w:rsidP="002241BD">
      <w:pPr>
        <w:rPr>
          <w:sz w:val="24"/>
          <w:szCs w:val="24"/>
        </w:rPr>
      </w:pPr>
      <w:r w:rsidRPr="00D9703E">
        <w:rPr>
          <w:sz w:val="24"/>
          <w:szCs w:val="24"/>
          <w:u w:val="single"/>
        </w:rPr>
        <w:t xml:space="preserve">Field Monitoring Staff </w:t>
      </w:r>
      <w:r w:rsidRPr="00D9703E">
        <w:rPr>
          <w:sz w:val="24"/>
          <w:szCs w:val="24"/>
        </w:rPr>
        <w:t xml:space="preserve">- Monitoring staff collect samples for the Kenai River Watershed Monitoring program. Monitoring staff are </w:t>
      </w:r>
      <w:r w:rsidR="005C79E7" w:rsidRPr="00D9703E">
        <w:rPr>
          <w:sz w:val="24"/>
          <w:szCs w:val="24"/>
        </w:rPr>
        <w:t>or have been</w:t>
      </w:r>
      <w:r w:rsidR="009A297F" w:rsidRPr="00D9703E">
        <w:rPr>
          <w:sz w:val="24"/>
          <w:szCs w:val="24"/>
        </w:rPr>
        <w:t xml:space="preserve"> </w:t>
      </w:r>
      <w:r w:rsidRPr="00D9703E">
        <w:rPr>
          <w:sz w:val="24"/>
          <w:szCs w:val="24"/>
        </w:rPr>
        <w:t>provided by the following Agencies/Organizations</w:t>
      </w:r>
      <w:r w:rsidR="00060E62" w:rsidRPr="00D9703E">
        <w:rPr>
          <w:sz w:val="24"/>
          <w:szCs w:val="24"/>
        </w:rPr>
        <w:t xml:space="preserve">: </w:t>
      </w:r>
    </w:p>
    <w:p w14:paraId="40D6A44E" w14:textId="77777777" w:rsidR="00060E62" w:rsidRPr="00D9703E" w:rsidRDefault="00060E62" w:rsidP="009A297F">
      <w:pPr>
        <w:rPr>
          <w:sz w:val="24"/>
          <w:szCs w:val="24"/>
        </w:rPr>
      </w:pPr>
    </w:p>
    <w:p w14:paraId="1779AE82" w14:textId="77777777" w:rsidR="00F13EEA" w:rsidRPr="00D9703E" w:rsidRDefault="00F13EEA" w:rsidP="00F13EEA">
      <w:pPr>
        <w:pStyle w:val="ListParagraph"/>
        <w:numPr>
          <w:ilvl w:val="0"/>
          <w:numId w:val="58"/>
        </w:numPr>
        <w:rPr>
          <w:sz w:val="24"/>
          <w:szCs w:val="24"/>
        </w:rPr>
      </w:pPr>
      <w:r w:rsidRPr="00D9703E">
        <w:rPr>
          <w:sz w:val="24"/>
          <w:szCs w:val="24"/>
        </w:rPr>
        <w:t>Alaska Department of Fish and Game</w:t>
      </w:r>
    </w:p>
    <w:p w14:paraId="322871E4" w14:textId="77777777" w:rsidR="00F13EEA" w:rsidRPr="00D9703E" w:rsidRDefault="00F13EEA" w:rsidP="00F13EEA">
      <w:pPr>
        <w:pStyle w:val="ListParagraph"/>
        <w:numPr>
          <w:ilvl w:val="0"/>
          <w:numId w:val="58"/>
        </w:numPr>
        <w:rPr>
          <w:sz w:val="24"/>
          <w:szCs w:val="24"/>
        </w:rPr>
      </w:pPr>
      <w:r w:rsidRPr="00D9703E">
        <w:rPr>
          <w:sz w:val="24"/>
          <w:szCs w:val="24"/>
        </w:rPr>
        <w:t>Alaska Department of Natural Resources</w:t>
      </w:r>
    </w:p>
    <w:p w14:paraId="05C575E5" w14:textId="4920AA6D" w:rsidR="00F13EEA" w:rsidRPr="00F13EEA" w:rsidRDefault="00F13EEA" w:rsidP="00F13EEA">
      <w:pPr>
        <w:pStyle w:val="ListParagraph"/>
        <w:numPr>
          <w:ilvl w:val="0"/>
          <w:numId w:val="58"/>
        </w:numPr>
        <w:rPr>
          <w:sz w:val="24"/>
          <w:szCs w:val="24"/>
        </w:rPr>
      </w:pPr>
      <w:r w:rsidRPr="00D9703E">
        <w:rPr>
          <w:sz w:val="24"/>
          <w:szCs w:val="24"/>
        </w:rPr>
        <w:t>Alaska Department of Environmental Conservation</w:t>
      </w:r>
    </w:p>
    <w:p w14:paraId="5A4E1DE8" w14:textId="1822AFF8" w:rsidR="00F13EEA" w:rsidRPr="00D9703E" w:rsidRDefault="00F13EEA" w:rsidP="00F13EEA">
      <w:pPr>
        <w:pStyle w:val="ListParagraph"/>
        <w:numPr>
          <w:ilvl w:val="0"/>
          <w:numId w:val="58"/>
        </w:numPr>
        <w:rPr>
          <w:sz w:val="24"/>
          <w:szCs w:val="24"/>
        </w:rPr>
      </w:pPr>
      <w:r w:rsidRPr="00D9703E">
        <w:rPr>
          <w:sz w:val="24"/>
          <w:szCs w:val="24"/>
        </w:rPr>
        <w:t>Cook Inlet Aquaculture Association</w:t>
      </w:r>
    </w:p>
    <w:p w14:paraId="01DE36DC" w14:textId="77777777" w:rsidR="00F13EEA" w:rsidRPr="00D9703E" w:rsidRDefault="00F13EEA" w:rsidP="00F13EEA">
      <w:pPr>
        <w:pStyle w:val="ListParagraph"/>
        <w:numPr>
          <w:ilvl w:val="0"/>
          <w:numId w:val="58"/>
        </w:numPr>
        <w:rPr>
          <w:sz w:val="24"/>
          <w:szCs w:val="24"/>
        </w:rPr>
      </w:pPr>
      <w:r w:rsidRPr="00D9703E">
        <w:rPr>
          <w:sz w:val="24"/>
          <w:szCs w:val="24"/>
        </w:rPr>
        <w:t>City of Kenai</w:t>
      </w:r>
    </w:p>
    <w:p w14:paraId="6519B4AE" w14:textId="26694FF3" w:rsidR="00F13EEA" w:rsidRPr="00F13EEA" w:rsidRDefault="00F13EEA" w:rsidP="00F13EEA">
      <w:pPr>
        <w:pStyle w:val="ListParagraph"/>
        <w:numPr>
          <w:ilvl w:val="0"/>
          <w:numId w:val="58"/>
        </w:numPr>
        <w:rPr>
          <w:sz w:val="24"/>
          <w:szCs w:val="24"/>
        </w:rPr>
      </w:pPr>
      <w:r w:rsidRPr="00D9703E">
        <w:rPr>
          <w:sz w:val="24"/>
          <w:szCs w:val="24"/>
        </w:rPr>
        <w:t>City of Soldotna</w:t>
      </w:r>
    </w:p>
    <w:p w14:paraId="056A1BC8" w14:textId="36993D4A" w:rsidR="00060E62" w:rsidRDefault="00060E62" w:rsidP="006128E6">
      <w:pPr>
        <w:pStyle w:val="ListParagraph"/>
        <w:numPr>
          <w:ilvl w:val="0"/>
          <w:numId w:val="58"/>
        </w:numPr>
        <w:rPr>
          <w:sz w:val="24"/>
          <w:szCs w:val="24"/>
        </w:rPr>
      </w:pPr>
      <w:r w:rsidRPr="00D9703E">
        <w:rPr>
          <w:sz w:val="24"/>
          <w:szCs w:val="24"/>
        </w:rPr>
        <w:t>Kenai Peninsula Borough</w:t>
      </w:r>
    </w:p>
    <w:p w14:paraId="33B16691" w14:textId="11E9B0C7" w:rsidR="00F13EEA" w:rsidRDefault="00F13EEA" w:rsidP="00F13EEA">
      <w:pPr>
        <w:pStyle w:val="ListParagraph"/>
        <w:numPr>
          <w:ilvl w:val="0"/>
          <w:numId w:val="58"/>
        </w:numPr>
        <w:rPr>
          <w:sz w:val="24"/>
          <w:szCs w:val="24"/>
        </w:rPr>
      </w:pPr>
      <w:r w:rsidRPr="00D9703E">
        <w:rPr>
          <w:sz w:val="24"/>
          <w:szCs w:val="24"/>
        </w:rPr>
        <w:t>Kenaitze Indian Tribe</w:t>
      </w:r>
    </w:p>
    <w:p w14:paraId="4D2F8E45" w14:textId="5F0127A8" w:rsidR="00F13EEA" w:rsidRPr="00F13EEA" w:rsidRDefault="00F13EEA" w:rsidP="00F13EEA">
      <w:pPr>
        <w:pStyle w:val="ListParagraph"/>
        <w:numPr>
          <w:ilvl w:val="0"/>
          <w:numId w:val="58"/>
        </w:numPr>
        <w:rPr>
          <w:sz w:val="24"/>
          <w:szCs w:val="24"/>
        </w:rPr>
      </w:pPr>
      <w:r w:rsidRPr="00D9703E">
        <w:rPr>
          <w:sz w:val="24"/>
          <w:szCs w:val="24"/>
        </w:rPr>
        <w:t>Kenai Watershed Forum and any volunteers under direct supervision of Kenai Watershed Forum monitoring staff.</w:t>
      </w:r>
    </w:p>
    <w:p w14:paraId="2FD11527" w14:textId="29BE94E2" w:rsidR="00F13EEA" w:rsidRPr="00F13EEA" w:rsidRDefault="00F13EEA" w:rsidP="00F13EEA">
      <w:pPr>
        <w:pStyle w:val="ListParagraph"/>
        <w:numPr>
          <w:ilvl w:val="0"/>
          <w:numId w:val="58"/>
        </w:numPr>
        <w:rPr>
          <w:sz w:val="24"/>
          <w:szCs w:val="24"/>
        </w:rPr>
      </w:pPr>
      <w:r w:rsidRPr="00D9703E">
        <w:rPr>
          <w:sz w:val="24"/>
          <w:szCs w:val="24"/>
        </w:rPr>
        <w:t>Salamatof Tribe</w:t>
      </w:r>
    </w:p>
    <w:p w14:paraId="52B87A28" w14:textId="77777777" w:rsidR="00060E62" w:rsidRPr="00D9703E" w:rsidRDefault="009748A5" w:rsidP="006128E6">
      <w:pPr>
        <w:pStyle w:val="ListParagraph"/>
        <w:numPr>
          <w:ilvl w:val="0"/>
          <w:numId w:val="58"/>
        </w:numPr>
        <w:rPr>
          <w:sz w:val="24"/>
          <w:szCs w:val="24"/>
        </w:rPr>
      </w:pPr>
      <w:r w:rsidRPr="00D9703E">
        <w:rPr>
          <w:sz w:val="24"/>
          <w:szCs w:val="24"/>
        </w:rPr>
        <w:t>U.S. Fish and Wildlife Service</w:t>
      </w:r>
    </w:p>
    <w:p w14:paraId="0A333AB5" w14:textId="4C8DC9EE" w:rsidR="00060E62" w:rsidRPr="00D9703E" w:rsidRDefault="009748A5" w:rsidP="006128E6">
      <w:pPr>
        <w:pStyle w:val="ListParagraph"/>
        <w:numPr>
          <w:ilvl w:val="0"/>
          <w:numId w:val="58"/>
        </w:numPr>
        <w:rPr>
          <w:sz w:val="24"/>
          <w:szCs w:val="24"/>
        </w:rPr>
      </w:pPr>
      <w:r w:rsidRPr="00D9703E">
        <w:rPr>
          <w:sz w:val="24"/>
          <w:szCs w:val="24"/>
        </w:rPr>
        <w:t>U.S. Forest Service</w:t>
      </w:r>
    </w:p>
    <w:p w14:paraId="5778FCDA" w14:textId="1C96ADA1" w:rsidR="00D9703E" w:rsidRPr="00D9703E" w:rsidRDefault="00D9703E" w:rsidP="00D9703E">
      <w:pPr>
        <w:pStyle w:val="BodyText"/>
      </w:pPr>
      <w:bookmarkStart w:id="40" w:name="_Toc112073503"/>
    </w:p>
    <w:p w14:paraId="5B8FB56E" w14:textId="36FCA53D" w:rsidR="00D9703E" w:rsidRPr="00D9703E" w:rsidRDefault="00D9703E" w:rsidP="00D9703E">
      <w:pPr>
        <w:pStyle w:val="BodyText"/>
      </w:pPr>
      <w:r w:rsidRPr="00D9703E">
        <w:t xml:space="preserve">Project managers are outlined in </w:t>
      </w:r>
      <w:r w:rsidRPr="00D9703E">
        <w:fldChar w:fldCharType="begin"/>
      </w:r>
      <w:r w:rsidRPr="00D9703E">
        <w:instrText xml:space="preserve"> REF _Ref125966394 \h </w:instrText>
      </w:r>
      <w:r>
        <w:instrText xml:space="preserve"> \* MERGEFORMAT </w:instrText>
      </w:r>
      <w:r w:rsidRPr="00D9703E">
        <w:fldChar w:fldCharType="separate"/>
      </w:r>
      <w:r w:rsidRPr="00D9703E">
        <w:t xml:space="preserve">Figure </w:t>
      </w:r>
      <w:r w:rsidRPr="00D9703E">
        <w:rPr>
          <w:noProof/>
        </w:rPr>
        <w:t>1</w:t>
      </w:r>
      <w:r w:rsidRPr="00D9703E">
        <w:fldChar w:fldCharType="end"/>
      </w:r>
      <w:r w:rsidRPr="00D9703E">
        <w:t xml:space="preserve">, and annual, biannual, and five-year responsibilities are outlined in </w:t>
      </w:r>
      <w:r w:rsidRPr="00D9703E">
        <w:fldChar w:fldCharType="begin"/>
      </w:r>
      <w:r w:rsidRPr="00D9703E">
        <w:instrText xml:space="preserve"> REF _Ref125966494 \h  \* MERGEFORMAT </w:instrText>
      </w:r>
      <w:r w:rsidRPr="00D9703E">
        <w:fldChar w:fldCharType="separate"/>
      </w:r>
      <w:r w:rsidRPr="00D9703E">
        <w:t xml:space="preserve">Table </w:t>
      </w:r>
      <w:r w:rsidRPr="00D9703E">
        <w:rPr>
          <w:noProof/>
        </w:rPr>
        <w:t>2</w:t>
      </w:r>
      <w:r w:rsidRPr="00D9703E">
        <w:fldChar w:fldCharType="end"/>
      </w:r>
      <w:r w:rsidRPr="00D9703E">
        <w:t>.</w:t>
      </w:r>
    </w:p>
    <w:p w14:paraId="096F74A8" w14:textId="77777777" w:rsidR="00BA7093" w:rsidRDefault="00BA7093" w:rsidP="00D9703E">
      <w:pPr>
        <w:pStyle w:val="BodyText"/>
      </w:pPr>
    </w:p>
    <w:p w14:paraId="13DB0077" w14:textId="77777777" w:rsidR="00BA7093" w:rsidRDefault="00BA7093" w:rsidP="00D9703E">
      <w:pPr>
        <w:pStyle w:val="BodyText"/>
      </w:pPr>
    </w:p>
    <w:p w14:paraId="53AD87E2" w14:textId="77777777" w:rsidR="00BA7093" w:rsidRDefault="00BA7093" w:rsidP="00D9703E">
      <w:pPr>
        <w:pStyle w:val="BodyText"/>
      </w:pPr>
    </w:p>
    <w:p w14:paraId="4342BAD9" w14:textId="77777777" w:rsidR="00BA7093" w:rsidRDefault="00BA7093" w:rsidP="00D9703E">
      <w:pPr>
        <w:pStyle w:val="BodyText"/>
      </w:pPr>
    </w:p>
    <w:p w14:paraId="7206F730" w14:textId="77777777" w:rsidR="005C79E7" w:rsidRDefault="005C79E7" w:rsidP="00D9703E">
      <w:pPr>
        <w:pStyle w:val="BodyText"/>
      </w:pPr>
    </w:p>
    <w:p w14:paraId="1045DCE8" w14:textId="77777777" w:rsidR="005C79E7" w:rsidRDefault="005C79E7" w:rsidP="00D9703E">
      <w:pPr>
        <w:pStyle w:val="BodyText"/>
      </w:pPr>
    </w:p>
    <w:p w14:paraId="63387C7B" w14:textId="77777777" w:rsidR="005C79E7" w:rsidRDefault="005C79E7" w:rsidP="00D9703E">
      <w:pPr>
        <w:pStyle w:val="BodyText"/>
      </w:pPr>
    </w:p>
    <w:p w14:paraId="1EB09961" w14:textId="49FB656A" w:rsidR="00054284" w:rsidRDefault="00054284" w:rsidP="008157C8">
      <w:pPr>
        <w:pStyle w:val="BodyText"/>
        <w:sectPr w:rsidR="00054284" w:rsidSect="00B8454C">
          <w:headerReference w:type="default" r:id="rId26"/>
          <w:footerReference w:type="default" r:id="rId27"/>
          <w:pgSz w:w="12240" w:h="15840"/>
          <w:pgMar w:top="1440" w:right="1440" w:bottom="1440" w:left="1440" w:header="720" w:footer="720" w:gutter="0"/>
          <w:cols w:space="720"/>
          <w:docGrid w:linePitch="360"/>
        </w:sectPr>
      </w:pPr>
    </w:p>
    <w:p w14:paraId="775EB674" w14:textId="0545F091" w:rsidR="00054284" w:rsidRPr="00DA26CD" w:rsidRDefault="00DA26CD" w:rsidP="00DA26CD">
      <w:pPr>
        <w:pStyle w:val="Caption"/>
        <w:rPr>
          <w:b/>
          <w:i w:val="0"/>
          <w:color w:val="auto"/>
          <w:sz w:val="24"/>
          <w:szCs w:val="24"/>
        </w:rPr>
      </w:pPr>
      <w:bookmarkStart w:id="41" w:name="_Ref125966494"/>
      <w:bookmarkStart w:id="42" w:name="_Toc126826249"/>
      <w:r w:rsidRPr="00DA26CD">
        <w:rPr>
          <w:b/>
          <w:i w:val="0"/>
          <w:color w:val="auto"/>
          <w:sz w:val="24"/>
          <w:szCs w:val="24"/>
        </w:rPr>
        <w:lastRenderedPageBreak/>
        <w:t xml:space="preserve">Table </w:t>
      </w:r>
      <w:r w:rsidRPr="00DA26CD">
        <w:rPr>
          <w:b/>
          <w:i w:val="0"/>
          <w:color w:val="auto"/>
          <w:sz w:val="24"/>
          <w:szCs w:val="24"/>
        </w:rPr>
        <w:fldChar w:fldCharType="begin"/>
      </w:r>
      <w:r w:rsidRPr="00DA26CD">
        <w:rPr>
          <w:b/>
          <w:i w:val="0"/>
          <w:color w:val="auto"/>
          <w:sz w:val="24"/>
          <w:szCs w:val="24"/>
        </w:rPr>
        <w:instrText xml:space="preserve"> SEQ Table \* ARABIC </w:instrText>
      </w:r>
      <w:r w:rsidRPr="00DA26CD">
        <w:rPr>
          <w:b/>
          <w:i w:val="0"/>
          <w:color w:val="auto"/>
          <w:sz w:val="24"/>
          <w:szCs w:val="24"/>
        </w:rPr>
        <w:fldChar w:fldCharType="separate"/>
      </w:r>
      <w:r w:rsidR="00F4536B">
        <w:rPr>
          <w:b/>
          <w:i w:val="0"/>
          <w:noProof/>
          <w:color w:val="auto"/>
          <w:sz w:val="24"/>
          <w:szCs w:val="24"/>
        </w:rPr>
        <w:t>2</w:t>
      </w:r>
      <w:r w:rsidRPr="00DA26CD">
        <w:rPr>
          <w:b/>
          <w:i w:val="0"/>
          <w:color w:val="auto"/>
          <w:sz w:val="24"/>
          <w:szCs w:val="24"/>
        </w:rPr>
        <w:fldChar w:fldCharType="end"/>
      </w:r>
      <w:bookmarkEnd w:id="41"/>
      <w:r w:rsidRPr="00DA26CD">
        <w:rPr>
          <w:b/>
          <w:i w:val="0"/>
          <w:color w:val="auto"/>
          <w:sz w:val="24"/>
          <w:szCs w:val="24"/>
        </w:rPr>
        <w:t xml:space="preserve">. Annual, biannual, and five-year </w:t>
      </w:r>
      <w:r w:rsidR="00AD45FB">
        <w:rPr>
          <w:b/>
          <w:i w:val="0"/>
          <w:color w:val="auto"/>
          <w:sz w:val="24"/>
          <w:szCs w:val="24"/>
        </w:rPr>
        <w:t>project logistics</w:t>
      </w:r>
      <w:r>
        <w:rPr>
          <w:b/>
          <w:i w:val="0"/>
          <w:color w:val="auto"/>
          <w:sz w:val="24"/>
          <w:szCs w:val="24"/>
        </w:rPr>
        <w:t xml:space="preserve"> </w:t>
      </w:r>
      <w:r w:rsidRPr="00DA26CD">
        <w:rPr>
          <w:b/>
          <w:i w:val="0"/>
          <w:color w:val="auto"/>
          <w:sz w:val="24"/>
          <w:szCs w:val="24"/>
        </w:rPr>
        <w:t>tasks</w:t>
      </w:r>
      <w:r>
        <w:rPr>
          <w:b/>
          <w:i w:val="0"/>
          <w:color w:val="auto"/>
          <w:sz w:val="24"/>
          <w:szCs w:val="24"/>
        </w:rPr>
        <w:t xml:space="preserve"> and responsible parties</w:t>
      </w:r>
      <w:bookmarkEnd w:id="42"/>
    </w:p>
    <w:tbl>
      <w:tblPr>
        <w:tblW w:w="14060" w:type="dxa"/>
        <w:tblInd w:w="-10" w:type="dxa"/>
        <w:tblLook w:val="04A0" w:firstRow="1" w:lastRow="0" w:firstColumn="1" w:lastColumn="0" w:noHBand="0" w:noVBand="1"/>
      </w:tblPr>
      <w:tblGrid>
        <w:gridCol w:w="1350"/>
        <w:gridCol w:w="1377"/>
        <w:gridCol w:w="2210"/>
        <w:gridCol w:w="2604"/>
        <w:gridCol w:w="5559"/>
        <w:gridCol w:w="960"/>
      </w:tblGrid>
      <w:tr w:rsidR="00B8454C" w:rsidRPr="00B8454C" w14:paraId="2FC84A57" w14:textId="77777777" w:rsidTr="00B8454C">
        <w:trPr>
          <w:trHeight w:val="315"/>
        </w:trPr>
        <w:tc>
          <w:tcPr>
            <w:tcW w:w="1180" w:type="dxa"/>
            <w:tcBorders>
              <w:top w:val="single" w:sz="8" w:space="0" w:color="auto"/>
              <w:left w:val="single" w:sz="8" w:space="0" w:color="auto"/>
              <w:bottom w:val="double" w:sz="6" w:space="0" w:color="auto"/>
              <w:right w:val="single" w:sz="4" w:space="0" w:color="auto"/>
            </w:tcBorders>
            <w:shd w:val="clear" w:color="auto" w:fill="auto"/>
            <w:noWrap/>
            <w:vAlign w:val="bottom"/>
            <w:hideMark/>
          </w:tcPr>
          <w:p w14:paraId="49B0CC89"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Frequency</w:t>
            </w:r>
          </w:p>
        </w:tc>
        <w:tc>
          <w:tcPr>
            <w:tcW w:w="1180" w:type="dxa"/>
            <w:tcBorders>
              <w:top w:val="single" w:sz="8" w:space="0" w:color="auto"/>
              <w:left w:val="nil"/>
              <w:bottom w:val="double" w:sz="6" w:space="0" w:color="auto"/>
              <w:right w:val="single" w:sz="4" w:space="0" w:color="auto"/>
            </w:tcBorders>
            <w:shd w:val="clear" w:color="auto" w:fill="auto"/>
            <w:noWrap/>
            <w:vAlign w:val="bottom"/>
            <w:hideMark/>
          </w:tcPr>
          <w:p w14:paraId="1EA36D94"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Month</w:t>
            </w:r>
          </w:p>
        </w:tc>
        <w:tc>
          <w:tcPr>
            <w:tcW w:w="2260" w:type="dxa"/>
            <w:tcBorders>
              <w:top w:val="single" w:sz="8" w:space="0" w:color="auto"/>
              <w:left w:val="nil"/>
              <w:bottom w:val="double" w:sz="6" w:space="0" w:color="auto"/>
              <w:right w:val="single" w:sz="4" w:space="0" w:color="auto"/>
            </w:tcBorders>
            <w:shd w:val="clear" w:color="auto" w:fill="auto"/>
            <w:vAlign w:val="bottom"/>
            <w:hideMark/>
          </w:tcPr>
          <w:p w14:paraId="7EAF7704"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Responsible Party</w:t>
            </w:r>
          </w:p>
        </w:tc>
        <w:tc>
          <w:tcPr>
            <w:tcW w:w="2680" w:type="dxa"/>
            <w:tcBorders>
              <w:top w:val="single" w:sz="8" w:space="0" w:color="auto"/>
              <w:left w:val="nil"/>
              <w:bottom w:val="double" w:sz="6" w:space="0" w:color="auto"/>
              <w:right w:val="single" w:sz="4" w:space="0" w:color="auto"/>
            </w:tcBorders>
            <w:shd w:val="clear" w:color="auto" w:fill="auto"/>
            <w:vAlign w:val="bottom"/>
            <w:hideMark/>
          </w:tcPr>
          <w:p w14:paraId="2C75D3C2"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Responsible Person</w:t>
            </w:r>
          </w:p>
        </w:tc>
        <w:tc>
          <w:tcPr>
            <w:tcW w:w="5800" w:type="dxa"/>
            <w:tcBorders>
              <w:top w:val="single" w:sz="8" w:space="0" w:color="auto"/>
              <w:left w:val="nil"/>
              <w:bottom w:val="double" w:sz="6" w:space="0" w:color="auto"/>
              <w:right w:val="single" w:sz="4" w:space="0" w:color="auto"/>
            </w:tcBorders>
            <w:shd w:val="clear" w:color="auto" w:fill="auto"/>
            <w:vAlign w:val="bottom"/>
            <w:hideMark/>
          </w:tcPr>
          <w:p w14:paraId="3F498455"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Task</w:t>
            </w:r>
          </w:p>
        </w:tc>
        <w:tc>
          <w:tcPr>
            <w:tcW w:w="960" w:type="dxa"/>
            <w:tcBorders>
              <w:top w:val="single" w:sz="8" w:space="0" w:color="auto"/>
              <w:left w:val="nil"/>
              <w:bottom w:val="double" w:sz="6" w:space="0" w:color="auto"/>
              <w:right w:val="single" w:sz="8" w:space="0" w:color="auto"/>
            </w:tcBorders>
            <w:shd w:val="clear" w:color="auto" w:fill="auto"/>
            <w:noWrap/>
            <w:vAlign w:val="bottom"/>
            <w:hideMark/>
          </w:tcPr>
          <w:p w14:paraId="026675F8" w14:textId="77777777" w:rsidR="00B8454C" w:rsidRPr="00B8454C" w:rsidRDefault="00B8454C" w:rsidP="00B8454C">
            <w:pPr>
              <w:widowControl/>
              <w:autoSpaceDE/>
              <w:autoSpaceDN/>
              <w:rPr>
                <w:b/>
                <w:bCs/>
                <w:color w:val="000000"/>
                <w:sz w:val="24"/>
                <w:szCs w:val="24"/>
              </w:rPr>
            </w:pPr>
            <w:r w:rsidRPr="00B8454C">
              <w:rPr>
                <w:b/>
                <w:bCs/>
                <w:color w:val="000000"/>
                <w:sz w:val="24"/>
                <w:szCs w:val="24"/>
              </w:rPr>
              <w:t>Page</w:t>
            </w:r>
          </w:p>
        </w:tc>
      </w:tr>
      <w:tr w:rsidR="00B8454C" w:rsidRPr="00B8454C" w14:paraId="6DA8D86B"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1D8BBA2" w14:textId="77777777" w:rsidR="00B8454C" w:rsidRPr="00B8454C" w:rsidRDefault="00B8454C" w:rsidP="00B8454C">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62A30007" w14:textId="77777777" w:rsidR="00B8454C" w:rsidRPr="00B8454C" w:rsidRDefault="00B8454C" w:rsidP="00B8454C">
            <w:pPr>
              <w:widowControl/>
              <w:autoSpaceDE/>
              <w:autoSpaceDN/>
              <w:rPr>
                <w:color w:val="000000"/>
                <w:sz w:val="24"/>
                <w:szCs w:val="24"/>
              </w:rPr>
            </w:pPr>
            <w:r w:rsidRPr="00B8454C">
              <w:rPr>
                <w:color w:val="000000"/>
                <w:sz w:val="24"/>
                <w:szCs w:val="24"/>
              </w:rPr>
              <w:t>February</w:t>
            </w:r>
          </w:p>
        </w:tc>
        <w:tc>
          <w:tcPr>
            <w:tcW w:w="2260" w:type="dxa"/>
            <w:tcBorders>
              <w:top w:val="nil"/>
              <w:left w:val="nil"/>
              <w:bottom w:val="single" w:sz="4" w:space="0" w:color="auto"/>
              <w:right w:val="single" w:sz="4" w:space="0" w:color="auto"/>
            </w:tcBorders>
            <w:shd w:val="clear" w:color="auto" w:fill="auto"/>
            <w:vAlign w:val="bottom"/>
            <w:hideMark/>
          </w:tcPr>
          <w:p w14:paraId="22450601" w14:textId="77777777" w:rsidR="00B8454C" w:rsidRPr="00B8454C" w:rsidRDefault="00B8454C" w:rsidP="00B8454C">
            <w:pPr>
              <w:widowControl/>
              <w:autoSpaceDE/>
              <w:autoSpaceDN/>
              <w:rPr>
                <w:color w:val="000000"/>
                <w:sz w:val="24"/>
                <w:szCs w:val="24"/>
              </w:rPr>
            </w:pPr>
            <w:r w:rsidRPr="00B8454C">
              <w:rPr>
                <w:color w:val="000000"/>
                <w:sz w:val="24"/>
                <w:szCs w:val="24"/>
              </w:rPr>
              <w:t>Technical Advisory Committee</w:t>
            </w:r>
          </w:p>
        </w:tc>
        <w:tc>
          <w:tcPr>
            <w:tcW w:w="2680" w:type="dxa"/>
            <w:tcBorders>
              <w:top w:val="nil"/>
              <w:left w:val="nil"/>
              <w:bottom w:val="single" w:sz="4" w:space="0" w:color="auto"/>
              <w:right w:val="single" w:sz="4" w:space="0" w:color="auto"/>
            </w:tcBorders>
            <w:shd w:val="clear" w:color="auto" w:fill="auto"/>
            <w:vAlign w:val="bottom"/>
            <w:hideMark/>
          </w:tcPr>
          <w:p w14:paraId="4D0418B3" w14:textId="77777777" w:rsidR="00B8454C" w:rsidRPr="00B8454C" w:rsidRDefault="00B8454C" w:rsidP="00B8454C">
            <w:pPr>
              <w:widowControl/>
              <w:autoSpaceDE/>
              <w:autoSpaceDN/>
              <w:rPr>
                <w:color w:val="000000"/>
                <w:sz w:val="24"/>
                <w:szCs w:val="24"/>
              </w:rPr>
            </w:pPr>
            <w:r w:rsidRPr="00B8454C">
              <w:rPr>
                <w:color w:val="000000"/>
                <w:sz w:val="24"/>
                <w:szCs w:val="24"/>
              </w:rPr>
              <w:t>Committee Members</w:t>
            </w:r>
          </w:p>
        </w:tc>
        <w:tc>
          <w:tcPr>
            <w:tcW w:w="5800" w:type="dxa"/>
            <w:tcBorders>
              <w:top w:val="nil"/>
              <w:left w:val="nil"/>
              <w:bottom w:val="single" w:sz="4" w:space="0" w:color="auto"/>
              <w:right w:val="single" w:sz="4" w:space="0" w:color="auto"/>
            </w:tcBorders>
            <w:shd w:val="clear" w:color="auto" w:fill="auto"/>
            <w:vAlign w:val="bottom"/>
            <w:hideMark/>
          </w:tcPr>
          <w:p w14:paraId="313457AE" w14:textId="77777777" w:rsidR="00B8454C" w:rsidRPr="00B8454C" w:rsidRDefault="00B8454C" w:rsidP="00B8454C">
            <w:pPr>
              <w:widowControl/>
              <w:autoSpaceDE/>
              <w:autoSpaceDN/>
              <w:rPr>
                <w:color w:val="000000"/>
                <w:sz w:val="24"/>
                <w:szCs w:val="24"/>
              </w:rPr>
            </w:pPr>
            <w:r w:rsidRPr="00B8454C">
              <w:rPr>
                <w:color w:val="000000"/>
                <w:sz w:val="24"/>
                <w:szCs w:val="24"/>
              </w:rPr>
              <w:t>Review annual results from previous year</w:t>
            </w:r>
          </w:p>
        </w:tc>
        <w:tc>
          <w:tcPr>
            <w:tcW w:w="960" w:type="dxa"/>
            <w:tcBorders>
              <w:top w:val="nil"/>
              <w:left w:val="nil"/>
              <w:bottom w:val="single" w:sz="4" w:space="0" w:color="auto"/>
              <w:right w:val="single" w:sz="8" w:space="0" w:color="auto"/>
            </w:tcBorders>
            <w:shd w:val="clear" w:color="auto" w:fill="auto"/>
            <w:noWrap/>
            <w:vAlign w:val="bottom"/>
            <w:hideMark/>
          </w:tcPr>
          <w:p w14:paraId="40148115" w14:textId="06C79D40" w:rsidR="00B8454C" w:rsidRPr="00B8454C" w:rsidRDefault="00E3768F" w:rsidP="00B8454C">
            <w:pPr>
              <w:widowControl/>
              <w:autoSpaceDE/>
              <w:autoSpaceDN/>
              <w:rPr>
                <w:color w:val="000000"/>
                <w:sz w:val="24"/>
                <w:szCs w:val="24"/>
              </w:rPr>
            </w:pPr>
            <w:r>
              <w:rPr>
                <w:color w:val="000000"/>
                <w:sz w:val="24"/>
                <w:szCs w:val="24"/>
              </w:rPr>
              <w:t>10</w:t>
            </w:r>
          </w:p>
        </w:tc>
      </w:tr>
      <w:tr w:rsidR="00B8454C" w:rsidRPr="00B8454C" w14:paraId="4DC57897"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01838041" w14:textId="77777777" w:rsidR="00B8454C" w:rsidRPr="00B8454C" w:rsidRDefault="00B8454C" w:rsidP="00B8454C">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2CDBE900" w14:textId="77777777" w:rsidR="00B8454C" w:rsidRPr="00B8454C" w:rsidRDefault="00B8454C" w:rsidP="00B8454C">
            <w:pPr>
              <w:widowControl/>
              <w:autoSpaceDE/>
              <w:autoSpaceDN/>
              <w:rPr>
                <w:color w:val="000000"/>
                <w:sz w:val="24"/>
                <w:szCs w:val="24"/>
              </w:rPr>
            </w:pPr>
            <w:r w:rsidRPr="00B8454C">
              <w:rPr>
                <w:color w:val="000000"/>
                <w:sz w:val="24"/>
                <w:szCs w:val="24"/>
              </w:rPr>
              <w:t>March</w:t>
            </w:r>
          </w:p>
        </w:tc>
        <w:tc>
          <w:tcPr>
            <w:tcW w:w="2260" w:type="dxa"/>
            <w:tcBorders>
              <w:top w:val="nil"/>
              <w:left w:val="nil"/>
              <w:bottom w:val="single" w:sz="4" w:space="0" w:color="auto"/>
              <w:right w:val="single" w:sz="4" w:space="0" w:color="auto"/>
            </w:tcBorders>
            <w:shd w:val="clear" w:color="auto" w:fill="auto"/>
            <w:vAlign w:val="bottom"/>
            <w:hideMark/>
          </w:tcPr>
          <w:p w14:paraId="0B865F00"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3CF7323E"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724F4F4C" w14:textId="77777777" w:rsidR="00B8454C" w:rsidRPr="00B8454C" w:rsidRDefault="00B8454C" w:rsidP="00B8454C">
            <w:pPr>
              <w:widowControl/>
              <w:autoSpaceDE/>
              <w:autoSpaceDN/>
              <w:rPr>
                <w:color w:val="000000"/>
                <w:sz w:val="24"/>
                <w:szCs w:val="24"/>
              </w:rPr>
            </w:pPr>
            <w:r w:rsidRPr="00B8454C">
              <w:rPr>
                <w:color w:val="000000"/>
                <w:sz w:val="24"/>
                <w:szCs w:val="24"/>
              </w:rPr>
              <w:t>Uplift previous year's data that passed QA review to the EPA Water Quality Exchange</w:t>
            </w:r>
          </w:p>
        </w:tc>
        <w:tc>
          <w:tcPr>
            <w:tcW w:w="960" w:type="dxa"/>
            <w:tcBorders>
              <w:top w:val="nil"/>
              <w:left w:val="nil"/>
              <w:bottom w:val="single" w:sz="4" w:space="0" w:color="auto"/>
              <w:right w:val="single" w:sz="8" w:space="0" w:color="auto"/>
            </w:tcBorders>
            <w:shd w:val="clear" w:color="auto" w:fill="auto"/>
            <w:noWrap/>
            <w:vAlign w:val="bottom"/>
            <w:hideMark/>
          </w:tcPr>
          <w:p w14:paraId="67A205CD" w14:textId="673F8ADA" w:rsidR="00B8454C" w:rsidRPr="00B8454C" w:rsidRDefault="00B8454C" w:rsidP="00B8454C">
            <w:pPr>
              <w:widowControl/>
              <w:autoSpaceDE/>
              <w:autoSpaceDN/>
              <w:rPr>
                <w:color w:val="000000"/>
                <w:sz w:val="24"/>
                <w:szCs w:val="24"/>
              </w:rPr>
            </w:pPr>
            <w:r w:rsidRPr="00B8454C">
              <w:rPr>
                <w:color w:val="000000"/>
                <w:sz w:val="24"/>
                <w:szCs w:val="24"/>
              </w:rPr>
              <w:t>3</w:t>
            </w:r>
            <w:r w:rsidR="00E3768F">
              <w:rPr>
                <w:color w:val="000000"/>
                <w:sz w:val="24"/>
                <w:szCs w:val="24"/>
              </w:rPr>
              <w:t>9</w:t>
            </w:r>
            <w:r w:rsidRPr="00B8454C">
              <w:rPr>
                <w:color w:val="000000"/>
                <w:sz w:val="24"/>
                <w:szCs w:val="24"/>
              </w:rPr>
              <w:t xml:space="preserve">, </w:t>
            </w:r>
            <w:r w:rsidR="00E3768F">
              <w:rPr>
                <w:color w:val="000000"/>
                <w:sz w:val="24"/>
                <w:szCs w:val="24"/>
              </w:rPr>
              <w:t>40</w:t>
            </w:r>
          </w:p>
        </w:tc>
      </w:tr>
      <w:tr w:rsidR="00B8454C" w:rsidRPr="00B8454C" w14:paraId="623098F2"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2BB02102" w14:textId="77777777" w:rsidR="00B8454C" w:rsidRPr="00B8454C" w:rsidRDefault="00B8454C" w:rsidP="00B8454C">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1EEF0FA3" w14:textId="77777777" w:rsidR="00B8454C" w:rsidRPr="00B8454C" w:rsidRDefault="00B8454C" w:rsidP="00B8454C">
            <w:pPr>
              <w:widowControl/>
              <w:autoSpaceDE/>
              <w:autoSpaceDN/>
              <w:rPr>
                <w:color w:val="000000"/>
                <w:sz w:val="24"/>
                <w:szCs w:val="24"/>
              </w:rPr>
            </w:pPr>
            <w:r w:rsidRPr="00B8454C">
              <w:rPr>
                <w:color w:val="000000"/>
                <w:sz w:val="24"/>
                <w:szCs w:val="24"/>
              </w:rPr>
              <w:t>March</w:t>
            </w:r>
          </w:p>
        </w:tc>
        <w:tc>
          <w:tcPr>
            <w:tcW w:w="2260" w:type="dxa"/>
            <w:tcBorders>
              <w:top w:val="nil"/>
              <w:left w:val="nil"/>
              <w:bottom w:val="single" w:sz="4" w:space="0" w:color="auto"/>
              <w:right w:val="single" w:sz="4" w:space="0" w:color="auto"/>
            </w:tcBorders>
            <w:shd w:val="clear" w:color="auto" w:fill="auto"/>
            <w:vAlign w:val="bottom"/>
            <w:hideMark/>
          </w:tcPr>
          <w:p w14:paraId="5437A5BF"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75DE7FCD"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73D9DF7E" w14:textId="77777777" w:rsidR="00B8454C" w:rsidRPr="00B8454C" w:rsidRDefault="00B8454C" w:rsidP="00B8454C">
            <w:pPr>
              <w:widowControl/>
              <w:autoSpaceDE/>
              <w:autoSpaceDN/>
              <w:rPr>
                <w:color w:val="000000"/>
                <w:sz w:val="24"/>
                <w:szCs w:val="24"/>
              </w:rPr>
            </w:pPr>
            <w:r w:rsidRPr="00B8454C">
              <w:rPr>
                <w:color w:val="000000"/>
                <w:sz w:val="24"/>
                <w:szCs w:val="24"/>
              </w:rPr>
              <w:t>Review previous year's data for five-year trends in the context of regulatory values</w:t>
            </w:r>
          </w:p>
        </w:tc>
        <w:tc>
          <w:tcPr>
            <w:tcW w:w="960" w:type="dxa"/>
            <w:tcBorders>
              <w:top w:val="nil"/>
              <w:left w:val="nil"/>
              <w:bottom w:val="single" w:sz="4" w:space="0" w:color="auto"/>
              <w:right w:val="single" w:sz="8" w:space="0" w:color="auto"/>
            </w:tcBorders>
            <w:shd w:val="clear" w:color="auto" w:fill="auto"/>
            <w:noWrap/>
            <w:vAlign w:val="bottom"/>
            <w:hideMark/>
          </w:tcPr>
          <w:p w14:paraId="085FE714" w14:textId="5AEF79DF" w:rsidR="00B8454C" w:rsidRPr="00B8454C" w:rsidRDefault="00E3768F" w:rsidP="00B8454C">
            <w:pPr>
              <w:widowControl/>
              <w:autoSpaceDE/>
              <w:autoSpaceDN/>
              <w:rPr>
                <w:color w:val="000000"/>
                <w:sz w:val="24"/>
                <w:szCs w:val="24"/>
              </w:rPr>
            </w:pPr>
            <w:r>
              <w:rPr>
                <w:color w:val="000000"/>
                <w:sz w:val="24"/>
                <w:szCs w:val="24"/>
              </w:rPr>
              <w:t>40</w:t>
            </w:r>
          </w:p>
        </w:tc>
      </w:tr>
      <w:tr w:rsidR="00B8454C" w:rsidRPr="00B8454C" w14:paraId="78505C47"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7D685BF8" w14:textId="77777777" w:rsidR="00B8454C" w:rsidRPr="00B8454C" w:rsidRDefault="00B8454C" w:rsidP="00B8454C">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279D340E" w14:textId="77777777" w:rsidR="00B8454C" w:rsidRPr="00B8454C" w:rsidRDefault="00B8454C" w:rsidP="00B8454C">
            <w:pPr>
              <w:widowControl/>
              <w:autoSpaceDE/>
              <w:autoSpaceDN/>
              <w:rPr>
                <w:color w:val="000000"/>
                <w:sz w:val="24"/>
                <w:szCs w:val="24"/>
              </w:rPr>
            </w:pPr>
            <w:r w:rsidRPr="00B8454C">
              <w:rPr>
                <w:color w:val="000000"/>
                <w:sz w:val="24"/>
                <w:szCs w:val="24"/>
              </w:rPr>
              <w:t>December</w:t>
            </w:r>
          </w:p>
        </w:tc>
        <w:tc>
          <w:tcPr>
            <w:tcW w:w="2260" w:type="dxa"/>
            <w:tcBorders>
              <w:top w:val="nil"/>
              <w:left w:val="nil"/>
              <w:bottom w:val="single" w:sz="4" w:space="0" w:color="auto"/>
              <w:right w:val="single" w:sz="4" w:space="0" w:color="auto"/>
            </w:tcBorders>
            <w:shd w:val="clear" w:color="auto" w:fill="auto"/>
            <w:vAlign w:val="bottom"/>
            <w:hideMark/>
          </w:tcPr>
          <w:p w14:paraId="54E2B368"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18099113"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420F35C8" w14:textId="145341D1" w:rsidR="00B8454C" w:rsidRPr="00B8454C" w:rsidRDefault="00B8454C" w:rsidP="000C4459">
            <w:pPr>
              <w:widowControl/>
              <w:autoSpaceDE/>
              <w:autoSpaceDN/>
              <w:rPr>
                <w:color w:val="000000"/>
                <w:sz w:val="24"/>
                <w:szCs w:val="24"/>
              </w:rPr>
            </w:pPr>
            <w:r w:rsidRPr="00B8454C">
              <w:rPr>
                <w:color w:val="000000"/>
                <w:sz w:val="24"/>
                <w:szCs w:val="24"/>
              </w:rPr>
              <w:t>Produce a</w:t>
            </w:r>
            <w:r w:rsidR="000C4459">
              <w:rPr>
                <w:color w:val="000000"/>
                <w:sz w:val="24"/>
                <w:szCs w:val="24"/>
              </w:rPr>
              <w:t xml:space="preserve"> data trends and</w:t>
            </w:r>
            <w:r w:rsidRPr="00B8454C">
              <w:rPr>
                <w:color w:val="000000"/>
                <w:sz w:val="24"/>
                <w:szCs w:val="24"/>
              </w:rPr>
              <w:t xml:space="preserve"> QA summary </w:t>
            </w:r>
            <w:r w:rsidR="000C4459">
              <w:rPr>
                <w:color w:val="000000"/>
                <w:sz w:val="24"/>
                <w:szCs w:val="24"/>
              </w:rPr>
              <w:t xml:space="preserve">report; </w:t>
            </w:r>
            <w:r w:rsidRPr="00B8454C">
              <w:rPr>
                <w:color w:val="000000"/>
                <w:sz w:val="24"/>
                <w:szCs w:val="24"/>
              </w:rPr>
              <w:t xml:space="preserve">submit to the </w:t>
            </w:r>
            <w:r w:rsidR="007C6C6B">
              <w:rPr>
                <w:color w:val="000000"/>
                <w:sz w:val="24"/>
                <w:szCs w:val="24"/>
              </w:rPr>
              <w:t xml:space="preserve">KWF Executive Director </w:t>
            </w:r>
          </w:p>
        </w:tc>
        <w:tc>
          <w:tcPr>
            <w:tcW w:w="960" w:type="dxa"/>
            <w:tcBorders>
              <w:top w:val="nil"/>
              <w:left w:val="nil"/>
              <w:bottom w:val="single" w:sz="4" w:space="0" w:color="auto"/>
              <w:right w:val="single" w:sz="8" w:space="0" w:color="auto"/>
            </w:tcBorders>
            <w:shd w:val="clear" w:color="auto" w:fill="auto"/>
            <w:noWrap/>
            <w:vAlign w:val="bottom"/>
            <w:hideMark/>
          </w:tcPr>
          <w:p w14:paraId="5C8F161E" w14:textId="7F0DE0C3" w:rsidR="00B8454C" w:rsidRPr="00B8454C" w:rsidRDefault="00B8454C" w:rsidP="00B8454C">
            <w:pPr>
              <w:widowControl/>
              <w:autoSpaceDE/>
              <w:autoSpaceDN/>
              <w:rPr>
                <w:color w:val="000000"/>
                <w:sz w:val="24"/>
                <w:szCs w:val="24"/>
              </w:rPr>
            </w:pPr>
            <w:r w:rsidRPr="00B8454C">
              <w:rPr>
                <w:color w:val="000000"/>
                <w:sz w:val="24"/>
                <w:szCs w:val="24"/>
              </w:rPr>
              <w:t>3</w:t>
            </w:r>
            <w:r w:rsidR="00E3768F">
              <w:rPr>
                <w:color w:val="000000"/>
                <w:sz w:val="24"/>
                <w:szCs w:val="24"/>
              </w:rPr>
              <w:t>2</w:t>
            </w:r>
            <w:r w:rsidRPr="00B8454C">
              <w:rPr>
                <w:color w:val="000000"/>
                <w:sz w:val="24"/>
                <w:szCs w:val="24"/>
              </w:rPr>
              <w:t>, 4</w:t>
            </w:r>
            <w:r w:rsidR="00E3768F">
              <w:rPr>
                <w:color w:val="000000"/>
                <w:sz w:val="24"/>
                <w:szCs w:val="24"/>
              </w:rPr>
              <w:t>2</w:t>
            </w:r>
          </w:p>
        </w:tc>
      </w:tr>
      <w:tr w:rsidR="000C4459" w:rsidRPr="00B8454C" w14:paraId="3A59A00E"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tcPr>
          <w:p w14:paraId="6008ACB2" w14:textId="0F7572F2" w:rsidR="000C4459" w:rsidRPr="00B8454C" w:rsidRDefault="000C4459" w:rsidP="00B8454C">
            <w:pPr>
              <w:widowControl/>
              <w:autoSpaceDE/>
              <w:autoSpaceDN/>
              <w:rPr>
                <w:color w:val="000000"/>
                <w:sz w:val="24"/>
                <w:szCs w:val="24"/>
              </w:rPr>
            </w:pPr>
            <w:r>
              <w:rPr>
                <w:color w:val="000000"/>
                <w:sz w:val="24"/>
                <w:szCs w:val="24"/>
              </w:rPr>
              <w:t>Semiannual</w:t>
            </w:r>
          </w:p>
        </w:tc>
        <w:tc>
          <w:tcPr>
            <w:tcW w:w="1180" w:type="dxa"/>
            <w:tcBorders>
              <w:top w:val="nil"/>
              <w:left w:val="nil"/>
              <w:bottom w:val="single" w:sz="4" w:space="0" w:color="auto"/>
              <w:right w:val="single" w:sz="4" w:space="0" w:color="auto"/>
            </w:tcBorders>
            <w:shd w:val="clear" w:color="auto" w:fill="auto"/>
            <w:noWrap/>
            <w:vAlign w:val="bottom"/>
          </w:tcPr>
          <w:p w14:paraId="47D61456" w14:textId="49AEA9C5" w:rsidR="000C4459" w:rsidRPr="00B8454C" w:rsidRDefault="000C4459" w:rsidP="00B8454C">
            <w:pPr>
              <w:widowControl/>
              <w:autoSpaceDE/>
              <w:autoSpaceDN/>
              <w:rPr>
                <w:color w:val="000000"/>
                <w:sz w:val="24"/>
                <w:szCs w:val="24"/>
              </w:rPr>
            </w:pPr>
            <w:r>
              <w:rPr>
                <w:color w:val="000000"/>
                <w:sz w:val="24"/>
                <w:szCs w:val="24"/>
              </w:rPr>
              <w:t>January</w:t>
            </w:r>
          </w:p>
        </w:tc>
        <w:tc>
          <w:tcPr>
            <w:tcW w:w="2260" w:type="dxa"/>
            <w:tcBorders>
              <w:top w:val="nil"/>
              <w:left w:val="nil"/>
              <w:bottom w:val="single" w:sz="4" w:space="0" w:color="auto"/>
              <w:right w:val="single" w:sz="4" w:space="0" w:color="auto"/>
            </w:tcBorders>
            <w:shd w:val="clear" w:color="auto" w:fill="auto"/>
            <w:vAlign w:val="bottom"/>
          </w:tcPr>
          <w:p w14:paraId="7AD701C1" w14:textId="0A9E708E" w:rsidR="000C4459" w:rsidRPr="00B8454C" w:rsidRDefault="000C4459"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tcPr>
          <w:p w14:paraId="256B3324" w14:textId="6124BC0C" w:rsidR="000C4459" w:rsidRPr="00B8454C" w:rsidRDefault="000C4459"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tcPr>
          <w:p w14:paraId="1C95A075" w14:textId="2FD3E842" w:rsidR="000C4459" w:rsidRPr="00B8454C" w:rsidRDefault="000C4459" w:rsidP="000C4459">
            <w:pPr>
              <w:widowControl/>
              <w:autoSpaceDE/>
              <w:autoSpaceDN/>
              <w:rPr>
                <w:color w:val="000000"/>
                <w:sz w:val="24"/>
                <w:szCs w:val="24"/>
              </w:rPr>
            </w:pPr>
            <w:r>
              <w:rPr>
                <w:color w:val="000000"/>
                <w:sz w:val="24"/>
                <w:szCs w:val="24"/>
              </w:rPr>
              <w:t>Submit data to the</w:t>
            </w:r>
            <w:r w:rsidRPr="00B8454C">
              <w:rPr>
                <w:color w:val="000000"/>
                <w:sz w:val="24"/>
                <w:szCs w:val="24"/>
              </w:rPr>
              <w:t xml:space="preserve"> ADEC</w:t>
            </w:r>
            <w:r>
              <w:rPr>
                <w:color w:val="000000"/>
                <w:sz w:val="24"/>
                <w:szCs w:val="24"/>
              </w:rPr>
              <w:t xml:space="preserve"> </w:t>
            </w:r>
            <w:commentRangeStart w:id="43"/>
            <w:r>
              <w:rPr>
                <w:color w:val="000000"/>
                <w:sz w:val="24"/>
                <w:szCs w:val="24"/>
              </w:rPr>
              <w:t>Integrat</w:t>
            </w:r>
            <w:r w:rsidR="007912F2">
              <w:rPr>
                <w:color w:val="000000"/>
                <w:sz w:val="24"/>
                <w:szCs w:val="24"/>
              </w:rPr>
              <w:t>ed</w:t>
            </w:r>
            <w:r>
              <w:rPr>
                <w:color w:val="000000"/>
                <w:sz w:val="24"/>
                <w:szCs w:val="24"/>
              </w:rPr>
              <w:t xml:space="preserve"> Report </w:t>
            </w:r>
            <w:commentRangeEnd w:id="43"/>
            <w:r w:rsidR="00E3768F">
              <w:rPr>
                <w:rStyle w:val="CommentReference"/>
              </w:rPr>
              <w:commentReference w:id="43"/>
            </w:r>
            <w:r>
              <w:rPr>
                <w:color w:val="000000"/>
                <w:sz w:val="24"/>
                <w:szCs w:val="24"/>
              </w:rPr>
              <w:t>call for data.</w:t>
            </w:r>
          </w:p>
        </w:tc>
        <w:tc>
          <w:tcPr>
            <w:tcW w:w="960" w:type="dxa"/>
            <w:tcBorders>
              <w:top w:val="nil"/>
              <w:left w:val="nil"/>
              <w:bottom w:val="single" w:sz="4" w:space="0" w:color="auto"/>
              <w:right w:val="single" w:sz="8" w:space="0" w:color="auto"/>
            </w:tcBorders>
            <w:shd w:val="clear" w:color="auto" w:fill="auto"/>
            <w:noWrap/>
            <w:vAlign w:val="bottom"/>
          </w:tcPr>
          <w:p w14:paraId="33395AB5" w14:textId="77777777" w:rsidR="000C4459" w:rsidRPr="00B8454C" w:rsidRDefault="000C4459" w:rsidP="00B8454C">
            <w:pPr>
              <w:widowControl/>
              <w:autoSpaceDE/>
              <w:autoSpaceDN/>
              <w:rPr>
                <w:color w:val="000000"/>
                <w:sz w:val="24"/>
                <w:szCs w:val="24"/>
              </w:rPr>
            </w:pPr>
          </w:p>
        </w:tc>
      </w:tr>
      <w:tr w:rsidR="00B8454C" w:rsidRPr="00B8454C" w14:paraId="59539A38"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DF118C3" w14:textId="5A5D0A45" w:rsidR="00B8454C" w:rsidRPr="00B8454C" w:rsidRDefault="000C4459" w:rsidP="00B8454C">
            <w:pPr>
              <w:widowControl/>
              <w:autoSpaceDE/>
              <w:autoSpaceDN/>
              <w:rPr>
                <w:color w:val="000000"/>
                <w:sz w:val="24"/>
                <w:szCs w:val="24"/>
              </w:rPr>
            </w:pPr>
            <w:r>
              <w:rPr>
                <w:color w:val="000000"/>
                <w:sz w:val="24"/>
                <w:szCs w:val="24"/>
              </w:rPr>
              <w:t>Semi</w:t>
            </w:r>
            <w:r w:rsidR="00B8454C"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654FCC2D" w14:textId="77777777" w:rsidR="00B8454C" w:rsidRPr="00B8454C" w:rsidRDefault="00B8454C" w:rsidP="00B8454C">
            <w:pPr>
              <w:widowControl/>
              <w:autoSpaceDE/>
              <w:autoSpaceDN/>
              <w:rPr>
                <w:color w:val="000000"/>
                <w:sz w:val="24"/>
                <w:szCs w:val="24"/>
              </w:rPr>
            </w:pPr>
            <w:r w:rsidRPr="00B8454C">
              <w:rPr>
                <w:color w:val="000000"/>
                <w:sz w:val="24"/>
                <w:szCs w:val="24"/>
              </w:rPr>
              <w:t>March</w:t>
            </w:r>
          </w:p>
        </w:tc>
        <w:tc>
          <w:tcPr>
            <w:tcW w:w="2260" w:type="dxa"/>
            <w:tcBorders>
              <w:top w:val="nil"/>
              <w:left w:val="nil"/>
              <w:bottom w:val="single" w:sz="4" w:space="0" w:color="auto"/>
              <w:right w:val="single" w:sz="4" w:space="0" w:color="auto"/>
            </w:tcBorders>
            <w:shd w:val="clear" w:color="auto" w:fill="auto"/>
            <w:vAlign w:val="bottom"/>
            <w:hideMark/>
          </w:tcPr>
          <w:p w14:paraId="4158C44C" w14:textId="77777777" w:rsidR="00B8454C" w:rsidRPr="00B8454C" w:rsidRDefault="00B8454C" w:rsidP="00B8454C">
            <w:pPr>
              <w:widowControl/>
              <w:autoSpaceDE/>
              <w:autoSpaceDN/>
              <w:rPr>
                <w:color w:val="000000"/>
                <w:sz w:val="24"/>
                <w:szCs w:val="24"/>
              </w:rPr>
            </w:pPr>
            <w:r w:rsidRPr="00B8454C">
              <w:rPr>
                <w:color w:val="000000"/>
                <w:sz w:val="24"/>
                <w:szCs w:val="24"/>
              </w:rPr>
              <w:t>Technical Advisory Committee</w:t>
            </w:r>
          </w:p>
        </w:tc>
        <w:tc>
          <w:tcPr>
            <w:tcW w:w="2680" w:type="dxa"/>
            <w:tcBorders>
              <w:top w:val="nil"/>
              <w:left w:val="nil"/>
              <w:bottom w:val="single" w:sz="4" w:space="0" w:color="auto"/>
              <w:right w:val="single" w:sz="4" w:space="0" w:color="auto"/>
            </w:tcBorders>
            <w:shd w:val="clear" w:color="auto" w:fill="auto"/>
            <w:vAlign w:val="bottom"/>
            <w:hideMark/>
          </w:tcPr>
          <w:p w14:paraId="056F6B4F" w14:textId="77777777" w:rsidR="00B8454C" w:rsidRPr="00B8454C" w:rsidRDefault="00B8454C" w:rsidP="00B8454C">
            <w:pPr>
              <w:widowControl/>
              <w:autoSpaceDE/>
              <w:autoSpaceDN/>
              <w:rPr>
                <w:color w:val="000000"/>
                <w:sz w:val="24"/>
                <w:szCs w:val="24"/>
              </w:rPr>
            </w:pPr>
            <w:r w:rsidRPr="00B8454C">
              <w:rPr>
                <w:color w:val="000000"/>
                <w:sz w:val="24"/>
                <w:szCs w:val="24"/>
              </w:rPr>
              <w:t>Committee Members</w:t>
            </w:r>
          </w:p>
        </w:tc>
        <w:tc>
          <w:tcPr>
            <w:tcW w:w="5800" w:type="dxa"/>
            <w:tcBorders>
              <w:top w:val="nil"/>
              <w:left w:val="nil"/>
              <w:bottom w:val="single" w:sz="4" w:space="0" w:color="auto"/>
              <w:right w:val="single" w:sz="4" w:space="0" w:color="auto"/>
            </w:tcBorders>
            <w:shd w:val="clear" w:color="auto" w:fill="auto"/>
            <w:vAlign w:val="bottom"/>
            <w:hideMark/>
          </w:tcPr>
          <w:p w14:paraId="1E74650E" w14:textId="4F280118" w:rsidR="00B8454C" w:rsidRPr="00B8454C" w:rsidRDefault="00B8454C" w:rsidP="00B8454C">
            <w:pPr>
              <w:widowControl/>
              <w:autoSpaceDE/>
              <w:autoSpaceDN/>
              <w:rPr>
                <w:color w:val="000000"/>
                <w:sz w:val="24"/>
                <w:szCs w:val="24"/>
              </w:rPr>
            </w:pPr>
            <w:r w:rsidRPr="00B8454C">
              <w:rPr>
                <w:color w:val="000000"/>
                <w:sz w:val="24"/>
                <w:szCs w:val="24"/>
              </w:rPr>
              <w:t>Review QAPP</w:t>
            </w:r>
            <w:r w:rsidR="007C6C6B">
              <w:rPr>
                <w:color w:val="000000"/>
                <w:sz w:val="24"/>
                <w:szCs w:val="24"/>
              </w:rPr>
              <w:t xml:space="preserve">, </w:t>
            </w:r>
            <w:commentRangeStart w:id="44"/>
            <w:commentRangeStart w:id="45"/>
            <w:r w:rsidR="007C6C6B">
              <w:rPr>
                <w:color w:val="000000"/>
                <w:sz w:val="24"/>
                <w:szCs w:val="24"/>
              </w:rPr>
              <w:t>QA issues</w:t>
            </w:r>
            <w:commentRangeEnd w:id="44"/>
            <w:r w:rsidR="007C6C6B">
              <w:rPr>
                <w:rStyle w:val="CommentReference"/>
              </w:rPr>
              <w:commentReference w:id="44"/>
            </w:r>
            <w:commentRangeEnd w:id="45"/>
            <w:r w:rsidR="000C3DB0">
              <w:rPr>
                <w:rStyle w:val="CommentReference"/>
              </w:rPr>
              <w:commentReference w:id="45"/>
            </w:r>
            <w:ins w:id="46" w:author="Apsens, Sarah J (DEC)" w:date="2023-02-17T16:04:00Z">
              <w:r w:rsidR="007C6C6B">
                <w:rPr>
                  <w:color w:val="000000"/>
                  <w:sz w:val="24"/>
                  <w:szCs w:val="24"/>
                </w:rPr>
                <w:t>,</w:t>
              </w:r>
            </w:ins>
            <w:r w:rsidRPr="00B8454C">
              <w:rPr>
                <w:color w:val="000000"/>
                <w:sz w:val="24"/>
                <w:szCs w:val="24"/>
              </w:rPr>
              <w:t xml:space="preserve"> and overall project design</w:t>
            </w:r>
          </w:p>
        </w:tc>
        <w:tc>
          <w:tcPr>
            <w:tcW w:w="960" w:type="dxa"/>
            <w:tcBorders>
              <w:top w:val="nil"/>
              <w:left w:val="nil"/>
              <w:bottom w:val="single" w:sz="4" w:space="0" w:color="auto"/>
              <w:right w:val="single" w:sz="8" w:space="0" w:color="auto"/>
            </w:tcBorders>
            <w:shd w:val="clear" w:color="auto" w:fill="auto"/>
            <w:noWrap/>
            <w:vAlign w:val="bottom"/>
            <w:hideMark/>
          </w:tcPr>
          <w:p w14:paraId="72559C21" w14:textId="5EE383F2" w:rsidR="00B8454C" w:rsidRPr="00B8454C" w:rsidRDefault="00B8454C" w:rsidP="00B8454C">
            <w:pPr>
              <w:widowControl/>
              <w:autoSpaceDE/>
              <w:autoSpaceDN/>
              <w:rPr>
                <w:color w:val="000000"/>
                <w:sz w:val="24"/>
                <w:szCs w:val="24"/>
              </w:rPr>
            </w:pPr>
            <w:r w:rsidRPr="00B8454C">
              <w:rPr>
                <w:color w:val="000000"/>
                <w:sz w:val="24"/>
                <w:szCs w:val="24"/>
              </w:rPr>
              <w:t>4</w:t>
            </w:r>
            <w:r w:rsidR="00E3768F">
              <w:rPr>
                <w:color w:val="000000"/>
                <w:sz w:val="24"/>
                <w:szCs w:val="24"/>
              </w:rPr>
              <w:t>2</w:t>
            </w:r>
          </w:p>
        </w:tc>
      </w:tr>
      <w:tr w:rsidR="00B8454C" w:rsidRPr="00B8454C" w14:paraId="6649A88C"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77503679" w14:textId="2B71F6E8" w:rsidR="00B8454C" w:rsidRPr="00B8454C" w:rsidRDefault="000C4459" w:rsidP="00B8454C">
            <w:pPr>
              <w:widowControl/>
              <w:autoSpaceDE/>
              <w:autoSpaceDN/>
              <w:rPr>
                <w:color w:val="000000"/>
                <w:sz w:val="24"/>
                <w:szCs w:val="24"/>
              </w:rPr>
            </w:pPr>
            <w:r>
              <w:rPr>
                <w:color w:val="000000"/>
                <w:sz w:val="24"/>
                <w:szCs w:val="24"/>
              </w:rPr>
              <w:t>Semi</w:t>
            </w: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5B46C1E2" w14:textId="77777777" w:rsidR="00B8454C" w:rsidRPr="00B8454C" w:rsidRDefault="00B8454C" w:rsidP="00B8454C">
            <w:pPr>
              <w:widowControl/>
              <w:autoSpaceDE/>
              <w:autoSpaceDN/>
              <w:rPr>
                <w:color w:val="000000"/>
                <w:sz w:val="24"/>
                <w:szCs w:val="24"/>
              </w:rPr>
            </w:pPr>
            <w:r w:rsidRPr="00B8454C">
              <w:rPr>
                <w:color w:val="000000"/>
                <w:sz w:val="24"/>
                <w:szCs w:val="24"/>
              </w:rPr>
              <w:t>March/May</w:t>
            </w:r>
          </w:p>
        </w:tc>
        <w:tc>
          <w:tcPr>
            <w:tcW w:w="2260" w:type="dxa"/>
            <w:tcBorders>
              <w:top w:val="nil"/>
              <w:left w:val="nil"/>
              <w:bottom w:val="single" w:sz="4" w:space="0" w:color="auto"/>
              <w:right w:val="single" w:sz="4" w:space="0" w:color="auto"/>
            </w:tcBorders>
            <w:shd w:val="clear" w:color="auto" w:fill="auto"/>
            <w:vAlign w:val="bottom"/>
            <w:hideMark/>
          </w:tcPr>
          <w:p w14:paraId="4488D3BE"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502FF54B" w14:textId="77777777" w:rsidR="00B8454C" w:rsidRPr="00B8454C" w:rsidRDefault="00B8454C" w:rsidP="00B8454C">
            <w:pPr>
              <w:widowControl/>
              <w:autoSpaceDE/>
              <w:autoSpaceDN/>
              <w:rPr>
                <w:color w:val="000000"/>
                <w:sz w:val="24"/>
                <w:szCs w:val="24"/>
              </w:rPr>
            </w:pPr>
            <w:r w:rsidRPr="00B8454C">
              <w:rPr>
                <w:color w:val="000000"/>
                <w:sz w:val="24"/>
                <w:szCs w:val="24"/>
              </w:rPr>
              <w:t>Project Manager</w:t>
            </w:r>
          </w:p>
        </w:tc>
        <w:tc>
          <w:tcPr>
            <w:tcW w:w="5800" w:type="dxa"/>
            <w:tcBorders>
              <w:top w:val="nil"/>
              <w:left w:val="nil"/>
              <w:bottom w:val="single" w:sz="4" w:space="0" w:color="auto"/>
              <w:right w:val="single" w:sz="4" w:space="0" w:color="auto"/>
            </w:tcBorders>
            <w:shd w:val="clear" w:color="auto" w:fill="auto"/>
            <w:vAlign w:val="bottom"/>
            <w:hideMark/>
          </w:tcPr>
          <w:p w14:paraId="5AE20CD8" w14:textId="77777777" w:rsidR="00B8454C" w:rsidRPr="00B8454C" w:rsidRDefault="00B8454C" w:rsidP="00B8454C">
            <w:pPr>
              <w:widowControl/>
              <w:autoSpaceDE/>
              <w:autoSpaceDN/>
              <w:rPr>
                <w:color w:val="000000"/>
                <w:sz w:val="24"/>
                <w:szCs w:val="24"/>
              </w:rPr>
            </w:pPr>
            <w:r w:rsidRPr="00B8454C">
              <w:rPr>
                <w:color w:val="000000"/>
                <w:sz w:val="24"/>
                <w:szCs w:val="24"/>
              </w:rPr>
              <w:t>Confirm sampling teams</w:t>
            </w:r>
          </w:p>
        </w:tc>
        <w:tc>
          <w:tcPr>
            <w:tcW w:w="960" w:type="dxa"/>
            <w:tcBorders>
              <w:top w:val="nil"/>
              <w:left w:val="nil"/>
              <w:bottom w:val="single" w:sz="4" w:space="0" w:color="auto"/>
              <w:right w:val="single" w:sz="8" w:space="0" w:color="auto"/>
            </w:tcBorders>
            <w:shd w:val="clear" w:color="auto" w:fill="auto"/>
            <w:noWrap/>
            <w:vAlign w:val="bottom"/>
            <w:hideMark/>
          </w:tcPr>
          <w:p w14:paraId="2D13A910" w14:textId="00A1887F" w:rsidR="00B8454C" w:rsidRPr="00B8454C" w:rsidRDefault="00B8454C" w:rsidP="00B8454C">
            <w:pPr>
              <w:widowControl/>
              <w:autoSpaceDE/>
              <w:autoSpaceDN/>
              <w:rPr>
                <w:color w:val="000000"/>
                <w:sz w:val="24"/>
                <w:szCs w:val="24"/>
              </w:rPr>
            </w:pPr>
            <w:r w:rsidRPr="00B8454C">
              <w:rPr>
                <w:color w:val="000000"/>
                <w:sz w:val="24"/>
                <w:szCs w:val="24"/>
              </w:rPr>
              <w:t>2</w:t>
            </w:r>
            <w:r w:rsidR="00E3768F">
              <w:rPr>
                <w:color w:val="000000"/>
                <w:sz w:val="24"/>
                <w:szCs w:val="24"/>
              </w:rPr>
              <w:t>9</w:t>
            </w:r>
          </w:p>
        </w:tc>
      </w:tr>
      <w:tr w:rsidR="00B8454C" w:rsidRPr="00B8454C" w14:paraId="4979581B"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2D3E59E" w14:textId="00EB4DF5" w:rsidR="00B8454C" w:rsidRPr="00B8454C" w:rsidRDefault="000C4459" w:rsidP="00B8454C">
            <w:pPr>
              <w:widowControl/>
              <w:autoSpaceDE/>
              <w:autoSpaceDN/>
              <w:rPr>
                <w:color w:val="000000"/>
                <w:sz w:val="24"/>
                <w:szCs w:val="24"/>
              </w:rPr>
            </w:pPr>
            <w:r>
              <w:rPr>
                <w:color w:val="000000"/>
                <w:sz w:val="24"/>
                <w:szCs w:val="24"/>
              </w:rPr>
              <w:t>Semi</w:t>
            </w: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061CA150" w14:textId="77777777" w:rsidR="00B8454C" w:rsidRPr="00B8454C" w:rsidRDefault="00B8454C" w:rsidP="00B8454C">
            <w:pPr>
              <w:widowControl/>
              <w:autoSpaceDE/>
              <w:autoSpaceDN/>
              <w:rPr>
                <w:color w:val="000000"/>
                <w:sz w:val="24"/>
                <w:szCs w:val="24"/>
              </w:rPr>
            </w:pPr>
            <w:r w:rsidRPr="00B8454C">
              <w:rPr>
                <w:color w:val="000000"/>
                <w:sz w:val="24"/>
                <w:szCs w:val="24"/>
              </w:rPr>
              <w:t>April/May</w:t>
            </w:r>
          </w:p>
        </w:tc>
        <w:tc>
          <w:tcPr>
            <w:tcW w:w="2260" w:type="dxa"/>
            <w:tcBorders>
              <w:top w:val="nil"/>
              <w:left w:val="nil"/>
              <w:bottom w:val="single" w:sz="4" w:space="0" w:color="auto"/>
              <w:right w:val="single" w:sz="4" w:space="0" w:color="auto"/>
            </w:tcBorders>
            <w:shd w:val="clear" w:color="auto" w:fill="auto"/>
            <w:vAlign w:val="bottom"/>
            <w:hideMark/>
          </w:tcPr>
          <w:p w14:paraId="13653569"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2CBEAB3A" w14:textId="77777777" w:rsidR="00B8454C" w:rsidRPr="00B8454C" w:rsidRDefault="00B8454C" w:rsidP="00B8454C">
            <w:pPr>
              <w:widowControl/>
              <w:autoSpaceDE/>
              <w:autoSpaceDN/>
              <w:rPr>
                <w:color w:val="000000"/>
                <w:sz w:val="24"/>
                <w:szCs w:val="24"/>
              </w:rPr>
            </w:pPr>
            <w:r w:rsidRPr="00B8454C">
              <w:rPr>
                <w:color w:val="000000"/>
                <w:sz w:val="24"/>
                <w:szCs w:val="24"/>
              </w:rPr>
              <w:t>Project Manager</w:t>
            </w:r>
          </w:p>
        </w:tc>
        <w:tc>
          <w:tcPr>
            <w:tcW w:w="5800" w:type="dxa"/>
            <w:tcBorders>
              <w:top w:val="nil"/>
              <w:left w:val="nil"/>
              <w:bottom w:val="single" w:sz="4" w:space="0" w:color="auto"/>
              <w:right w:val="single" w:sz="4" w:space="0" w:color="auto"/>
            </w:tcBorders>
            <w:shd w:val="clear" w:color="auto" w:fill="auto"/>
            <w:vAlign w:val="bottom"/>
            <w:hideMark/>
          </w:tcPr>
          <w:p w14:paraId="29BB9EBF" w14:textId="77777777" w:rsidR="00B8454C" w:rsidRPr="00B8454C" w:rsidRDefault="00B8454C" w:rsidP="00B8454C">
            <w:pPr>
              <w:widowControl/>
              <w:autoSpaceDE/>
              <w:autoSpaceDN/>
              <w:rPr>
                <w:color w:val="000000"/>
                <w:sz w:val="24"/>
                <w:szCs w:val="24"/>
              </w:rPr>
            </w:pPr>
            <w:r w:rsidRPr="00B8454C">
              <w:rPr>
                <w:color w:val="000000"/>
                <w:sz w:val="24"/>
                <w:szCs w:val="24"/>
              </w:rPr>
              <w:t>Transfer field samples to laboratories</w:t>
            </w:r>
          </w:p>
        </w:tc>
        <w:tc>
          <w:tcPr>
            <w:tcW w:w="960" w:type="dxa"/>
            <w:tcBorders>
              <w:top w:val="nil"/>
              <w:left w:val="nil"/>
              <w:bottom w:val="single" w:sz="4" w:space="0" w:color="auto"/>
              <w:right w:val="single" w:sz="8" w:space="0" w:color="auto"/>
            </w:tcBorders>
            <w:shd w:val="clear" w:color="auto" w:fill="auto"/>
            <w:noWrap/>
            <w:vAlign w:val="bottom"/>
            <w:hideMark/>
          </w:tcPr>
          <w:p w14:paraId="1DC5D497" w14:textId="4E319B72" w:rsidR="00B8454C" w:rsidRPr="00B8454C" w:rsidRDefault="00E3768F" w:rsidP="00B8454C">
            <w:pPr>
              <w:widowControl/>
              <w:autoSpaceDE/>
              <w:autoSpaceDN/>
              <w:rPr>
                <w:color w:val="000000"/>
                <w:sz w:val="24"/>
                <w:szCs w:val="24"/>
              </w:rPr>
            </w:pPr>
            <w:r>
              <w:rPr>
                <w:color w:val="000000"/>
                <w:sz w:val="24"/>
                <w:szCs w:val="24"/>
              </w:rPr>
              <w:t>30</w:t>
            </w:r>
          </w:p>
        </w:tc>
      </w:tr>
      <w:tr w:rsidR="00B8454C" w:rsidRPr="00B8454C" w14:paraId="3977A09C"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4F35E6F0" w14:textId="70866365" w:rsidR="00B8454C" w:rsidRPr="00B8454C" w:rsidRDefault="000C4459" w:rsidP="00B8454C">
            <w:pPr>
              <w:widowControl/>
              <w:autoSpaceDE/>
              <w:autoSpaceDN/>
              <w:rPr>
                <w:color w:val="000000"/>
                <w:sz w:val="24"/>
                <w:szCs w:val="24"/>
              </w:rPr>
            </w:pPr>
            <w:r>
              <w:rPr>
                <w:color w:val="000000"/>
                <w:sz w:val="24"/>
                <w:szCs w:val="24"/>
              </w:rPr>
              <w:t>Semi</w:t>
            </w: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61E96AF0" w14:textId="77777777" w:rsidR="00B8454C" w:rsidRPr="00B8454C" w:rsidRDefault="00B8454C" w:rsidP="00B8454C">
            <w:pPr>
              <w:widowControl/>
              <w:autoSpaceDE/>
              <w:autoSpaceDN/>
              <w:rPr>
                <w:color w:val="000000"/>
                <w:sz w:val="24"/>
                <w:szCs w:val="24"/>
              </w:rPr>
            </w:pPr>
            <w:r w:rsidRPr="00B8454C">
              <w:rPr>
                <w:color w:val="000000"/>
                <w:sz w:val="24"/>
                <w:szCs w:val="24"/>
              </w:rPr>
              <w:t>July/August</w:t>
            </w:r>
          </w:p>
        </w:tc>
        <w:tc>
          <w:tcPr>
            <w:tcW w:w="2260" w:type="dxa"/>
            <w:tcBorders>
              <w:top w:val="nil"/>
              <w:left w:val="nil"/>
              <w:bottom w:val="single" w:sz="4" w:space="0" w:color="auto"/>
              <w:right w:val="single" w:sz="4" w:space="0" w:color="auto"/>
            </w:tcBorders>
            <w:shd w:val="clear" w:color="auto" w:fill="auto"/>
            <w:vAlign w:val="bottom"/>
            <w:hideMark/>
          </w:tcPr>
          <w:p w14:paraId="52B86CA7"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082D18FD" w14:textId="77777777" w:rsidR="00B8454C" w:rsidRPr="00B8454C" w:rsidRDefault="00B8454C" w:rsidP="00B8454C">
            <w:pPr>
              <w:widowControl/>
              <w:autoSpaceDE/>
              <w:autoSpaceDN/>
              <w:rPr>
                <w:color w:val="000000"/>
                <w:sz w:val="24"/>
                <w:szCs w:val="24"/>
              </w:rPr>
            </w:pPr>
            <w:r w:rsidRPr="00B8454C">
              <w:rPr>
                <w:color w:val="000000"/>
                <w:sz w:val="24"/>
                <w:szCs w:val="24"/>
              </w:rPr>
              <w:t>Project Manager</w:t>
            </w:r>
          </w:p>
        </w:tc>
        <w:tc>
          <w:tcPr>
            <w:tcW w:w="5800" w:type="dxa"/>
            <w:tcBorders>
              <w:top w:val="nil"/>
              <w:left w:val="nil"/>
              <w:bottom w:val="single" w:sz="4" w:space="0" w:color="auto"/>
              <w:right w:val="single" w:sz="4" w:space="0" w:color="auto"/>
            </w:tcBorders>
            <w:shd w:val="clear" w:color="auto" w:fill="auto"/>
            <w:vAlign w:val="bottom"/>
            <w:hideMark/>
          </w:tcPr>
          <w:p w14:paraId="45245EFA" w14:textId="77777777" w:rsidR="00B8454C" w:rsidRPr="00B8454C" w:rsidRDefault="00B8454C" w:rsidP="00B8454C">
            <w:pPr>
              <w:widowControl/>
              <w:autoSpaceDE/>
              <w:autoSpaceDN/>
              <w:rPr>
                <w:color w:val="000000"/>
                <w:sz w:val="24"/>
                <w:szCs w:val="24"/>
              </w:rPr>
            </w:pPr>
            <w:r w:rsidRPr="00B8454C">
              <w:rPr>
                <w:color w:val="000000"/>
                <w:sz w:val="24"/>
                <w:szCs w:val="24"/>
              </w:rPr>
              <w:t>Receive data from laboratories</w:t>
            </w:r>
          </w:p>
        </w:tc>
        <w:tc>
          <w:tcPr>
            <w:tcW w:w="960" w:type="dxa"/>
            <w:tcBorders>
              <w:top w:val="nil"/>
              <w:left w:val="nil"/>
              <w:bottom w:val="single" w:sz="4" w:space="0" w:color="auto"/>
              <w:right w:val="single" w:sz="8" w:space="0" w:color="auto"/>
            </w:tcBorders>
            <w:shd w:val="clear" w:color="auto" w:fill="auto"/>
            <w:noWrap/>
            <w:vAlign w:val="bottom"/>
            <w:hideMark/>
          </w:tcPr>
          <w:p w14:paraId="1F5C7816" w14:textId="2AF20235" w:rsidR="00B8454C" w:rsidRPr="00B8454C" w:rsidRDefault="00E3768F" w:rsidP="00B8454C">
            <w:pPr>
              <w:widowControl/>
              <w:autoSpaceDE/>
              <w:autoSpaceDN/>
              <w:rPr>
                <w:color w:val="000000"/>
                <w:sz w:val="24"/>
                <w:szCs w:val="24"/>
              </w:rPr>
            </w:pPr>
            <w:r>
              <w:rPr>
                <w:color w:val="000000"/>
                <w:sz w:val="24"/>
                <w:szCs w:val="24"/>
              </w:rPr>
              <w:t>40</w:t>
            </w:r>
          </w:p>
        </w:tc>
      </w:tr>
      <w:tr w:rsidR="00B8454C" w:rsidRPr="00B8454C" w14:paraId="203C74C3" w14:textId="77777777" w:rsidTr="00B8454C">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D59587D" w14:textId="65757C8B" w:rsidR="00B8454C" w:rsidRPr="00B8454C" w:rsidRDefault="000C4459" w:rsidP="00B8454C">
            <w:pPr>
              <w:widowControl/>
              <w:autoSpaceDE/>
              <w:autoSpaceDN/>
              <w:rPr>
                <w:color w:val="000000"/>
                <w:sz w:val="24"/>
                <w:szCs w:val="24"/>
              </w:rPr>
            </w:pPr>
            <w:r>
              <w:rPr>
                <w:color w:val="000000"/>
                <w:sz w:val="24"/>
                <w:szCs w:val="24"/>
              </w:rPr>
              <w:t>Semi</w:t>
            </w: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27A488C1" w14:textId="77777777" w:rsidR="00B8454C" w:rsidRPr="00B8454C" w:rsidRDefault="00B8454C" w:rsidP="00B8454C">
            <w:pPr>
              <w:widowControl/>
              <w:autoSpaceDE/>
              <w:autoSpaceDN/>
              <w:rPr>
                <w:color w:val="000000"/>
                <w:sz w:val="24"/>
                <w:szCs w:val="24"/>
              </w:rPr>
            </w:pPr>
            <w:r w:rsidRPr="00B8454C">
              <w:rPr>
                <w:color w:val="000000"/>
                <w:sz w:val="24"/>
                <w:szCs w:val="24"/>
              </w:rPr>
              <w:t>March/May</w:t>
            </w:r>
          </w:p>
        </w:tc>
        <w:tc>
          <w:tcPr>
            <w:tcW w:w="2260" w:type="dxa"/>
            <w:tcBorders>
              <w:top w:val="nil"/>
              <w:left w:val="nil"/>
              <w:bottom w:val="single" w:sz="4" w:space="0" w:color="auto"/>
              <w:right w:val="single" w:sz="4" w:space="0" w:color="auto"/>
            </w:tcBorders>
            <w:shd w:val="clear" w:color="auto" w:fill="auto"/>
            <w:vAlign w:val="bottom"/>
            <w:hideMark/>
          </w:tcPr>
          <w:p w14:paraId="6E1F29AE"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3C8EE2AF"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509B31C2" w14:textId="77777777" w:rsidR="00B8454C" w:rsidRPr="00B8454C" w:rsidRDefault="00B8454C" w:rsidP="00B8454C">
            <w:pPr>
              <w:widowControl/>
              <w:autoSpaceDE/>
              <w:autoSpaceDN/>
              <w:rPr>
                <w:color w:val="000000"/>
                <w:sz w:val="24"/>
                <w:szCs w:val="24"/>
              </w:rPr>
            </w:pPr>
            <w:r w:rsidRPr="00B8454C">
              <w:rPr>
                <w:color w:val="000000"/>
                <w:sz w:val="24"/>
                <w:szCs w:val="24"/>
              </w:rPr>
              <w:t>Confirm laboratory schedules and capabilities</w:t>
            </w:r>
          </w:p>
        </w:tc>
        <w:tc>
          <w:tcPr>
            <w:tcW w:w="960" w:type="dxa"/>
            <w:tcBorders>
              <w:top w:val="nil"/>
              <w:left w:val="nil"/>
              <w:bottom w:val="single" w:sz="4" w:space="0" w:color="auto"/>
              <w:right w:val="single" w:sz="8" w:space="0" w:color="auto"/>
            </w:tcBorders>
            <w:shd w:val="clear" w:color="auto" w:fill="auto"/>
            <w:noWrap/>
            <w:vAlign w:val="bottom"/>
            <w:hideMark/>
          </w:tcPr>
          <w:p w14:paraId="6CD0C5AD" w14:textId="683B0707" w:rsidR="00B8454C" w:rsidRPr="00B8454C" w:rsidRDefault="00B8454C" w:rsidP="00B8454C">
            <w:pPr>
              <w:widowControl/>
              <w:autoSpaceDE/>
              <w:autoSpaceDN/>
              <w:rPr>
                <w:color w:val="000000"/>
                <w:sz w:val="24"/>
                <w:szCs w:val="24"/>
              </w:rPr>
            </w:pPr>
            <w:r w:rsidRPr="00B8454C">
              <w:rPr>
                <w:color w:val="000000"/>
                <w:sz w:val="24"/>
                <w:szCs w:val="24"/>
              </w:rPr>
              <w:t> </w:t>
            </w:r>
            <w:r w:rsidR="00E3768F">
              <w:rPr>
                <w:color w:val="000000"/>
                <w:sz w:val="24"/>
                <w:szCs w:val="24"/>
              </w:rPr>
              <w:t>29</w:t>
            </w:r>
          </w:p>
        </w:tc>
      </w:tr>
      <w:tr w:rsidR="00B8454C" w:rsidRPr="00B8454C" w14:paraId="64C98529" w14:textId="77777777" w:rsidTr="00B8454C">
        <w:trPr>
          <w:trHeight w:val="582"/>
        </w:trPr>
        <w:tc>
          <w:tcPr>
            <w:tcW w:w="1180" w:type="dxa"/>
            <w:tcBorders>
              <w:top w:val="nil"/>
              <w:left w:val="single" w:sz="8" w:space="0" w:color="auto"/>
              <w:bottom w:val="single" w:sz="8" w:space="0" w:color="auto"/>
              <w:right w:val="single" w:sz="4" w:space="0" w:color="auto"/>
            </w:tcBorders>
            <w:shd w:val="clear" w:color="auto" w:fill="auto"/>
            <w:noWrap/>
            <w:vAlign w:val="bottom"/>
            <w:hideMark/>
          </w:tcPr>
          <w:p w14:paraId="4A581A81" w14:textId="77777777" w:rsidR="00B8454C" w:rsidRPr="00B8454C" w:rsidRDefault="00B8454C" w:rsidP="00B8454C">
            <w:pPr>
              <w:widowControl/>
              <w:autoSpaceDE/>
              <w:autoSpaceDN/>
              <w:rPr>
                <w:color w:val="000000"/>
                <w:sz w:val="24"/>
                <w:szCs w:val="24"/>
              </w:rPr>
            </w:pPr>
            <w:r w:rsidRPr="00B8454C">
              <w:rPr>
                <w:color w:val="000000"/>
                <w:sz w:val="24"/>
                <w:szCs w:val="24"/>
              </w:rPr>
              <w:t>Five years</w:t>
            </w:r>
          </w:p>
        </w:tc>
        <w:tc>
          <w:tcPr>
            <w:tcW w:w="1180" w:type="dxa"/>
            <w:tcBorders>
              <w:top w:val="nil"/>
              <w:left w:val="nil"/>
              <w:bottom w:val="single" w:sz="8" w:space="0" w:color="auto"/>
              <w:right w:val="single" w:sz="4" w:space="0" w:color="auto"/>
            </w:tcBorders>
            <w:shd w:val="clear" w:color="auto" w:fill="auto"/>
            <w:noWrap/>
            <w:vAlign w:val="bottom"/>
            <w:hideMark/>
          </w:tcPr>
          <w:p w14:paraId="30FDB383" w14:textId="77777777" w:rsidR="00B8454C" w:rsidRPr="00B8454C" w:rsidRDefault="00B8454C" w:rsidP="00B8454C">
            <w:pPr>
              <w:widowControl/>
              <w:autoSpaceDE/>
              <w:autoSpaceDN/>
              <w:rPr>
                <w:color w:val="000000"/>
                <w:sz w:val="24"/>
                <w:szCs w:val="24"/>
              </w:rPr>
            </w:pPr>
            <w:r w:rsidRPr="00B8454C">
              <w:rPr>
                <w:color w:val="000000"/>
                <w:sz w:val="24"/>
                <w:szCs w:val="24"/>
              </w:rPr>
              <w:t>-</w:t>
            </w:r>
          </w:p>
        </w:tc>
        <w:tc>
          <w:tcPr>
            <w:tcW w:w="2260" w:type="dxa"/>
            <w:tcBorders>
              <w:top w:val="nil"/>
              <w:left w:val="nil"/>
              <w:bottom w:val="single" w:sz="8" w:space="0" w:color="auto"/>
              <w:right w:val="single" w:sz="4" w:space="0" w:color="auto"/>
            </w:tcBorders>
            <w:shd w:val="clear" w:color="auto" w:fill="auto"/>
            <w:vAlign w:val="bottom"/>
            <w:hideMark/>
          </w:tcPr>
          <w:p w14:paraId="0FDC6A9B" w14:textId="77777777" w:rsidR="00B8454C" w:rsidRPr="00B8454C" w:rsidRDefault="00B8454C" w:rsidP="00B8454C">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8" w:space="0" w:color="auto"/>
              <w:right w:val="single" w:sz="4" w:space="0" w:color="auto"/>
            </w:tcBorders>
            <w:shd w:val="clear" w:color="auto" w:fill="auto"/>
            <w:vAlign w:val="bottom"/>
            <w:hideMark/>
          </w:tcPr>
          <w:p w14:paraId="15F270C3" w14:textId="77777777" w:rsidR="00B8454C" w:rsidRPr="00B8454C" w:rsidRDefault="00B8454C" w:rsidP="00B8454C">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8" w:space="0" w:color="auto"/>
              <w:right w:val="single" w:sz="4" w:space="0" w:color="auto"/>
            </w:tcBorders>
            <w:shd w:val="clear" w:color="auto" w:fill="auto"/>
            <w:vAlign w:val="bottom"/>
            <w:hideMark/>
          </w:tcPr>
          <w:p w14:paraId="10DCA203" w14:textId="77777777" w:rsidR="00B8454C" w:rsidRPr="00B8454C" w:rsidRDefault="00B8454C" w:rsidP="00B8454C">
            <w:pPr>
              <w:widowControl/>
              <w:autoSpaceDE/>
              <w:autoSpaceDN/>
              <w:rPr>
                <w:color w:val="000000"/>
                <w:sz w:val="24"/>
                <w:szCs w:val="24"/>
              </w:rPr>
            </w:pPr>
            <w:r w:rsidRPr="00B8454C">
              <w:rPr>
                <w:color w:val="000000"/>
                <w:sz w:val="24"/>
                <w:szCs w:val="24"/>
              </w:rPr>
              <w:t>Produce comprehensive data review, contingent on funding</w:t>
            </w:r>
          </w:p>
        </w:tc>
        <w:tc>
          <w:tcPr>
            <w:tcW w:w="960" w:type="dxa"/>
            <w:tcBorders>
              <w:top w:val="nil"/>
              <w:left w:val="nil"/>
              <w:bottom w:val="single" w:sz="8" w:space="0" w:color="auto"/>
              <w:right w:val="single" w:sz="8" w:space="0" w:color="auto"/>
            </w:tcBorders>
            <w:shd w:val="clear" w:color="auto" w:fill="auto"/>
            <w:noWrap/>
            <w:vAlign w:val="bottom"/>
            <w:hideMark/>
          </w:tcPr>
          <w:p w14:paraId="7B401744" w14:textId="77777777" w:rsidR="00B8454C" w:rsidRPr="00B8454C" w:rsidRDefault="00B8454C" w:rsidP="00B8454C">
            <w:pPr>
              <w:widowControl/>
              <w:autoSpaceDE/>
              <w:autoSpaceDN/>
              <w:rPr>
                <w:color w:val="000000"/>
                <w:sz w:val="24"/>
                <w:szCs w:val="24"/>
              </w:rPr>
            </w:pPr>
            <w:r w:rsidRPr="00B8454C">
              <w:rPr>
                <w:color w:val="000000"/>
                <w:sz w:val="24"/>
                <w:szCs w:val="24"/>
              </w:rPr>
              <w:t>42</w:t>
            </w:r>
          </w:p>
        </w:tc>
      </w:tr>
    </w:tbl>
    <w:p w14:paraId="50788710" w14:textId="13912AA9" w:rsidR="00054284" w:rsidRDefault="00054284" w:rsidP="00BA7093">
      <w:pPr>
        <w:pStyle w:val="Heading2"/>
        <w:ind w:left="0"/>
      </w:pPr>
    </w:p>
    <w:p w14:paraId="431E632C" w14:textId="669116D0" w:rsidR="00054284" w:rsidRDefault="00054284" w:rsidP="00BA7093">
      <w:pPr>
        <w:pStyle w:val="Heading2"/>
        <w:ind w:left="0"/>
      </w:pPr>
    </w:p>
    <w:p w14:paraId="6725087F" w14:textId="0ECE3F79" w:rsidR="00054284" w:rsidRDefault="00054284" w:rsidP="00BA7093">
      <w:pPr>
        <w:pStyle w:val="Heading2"/>
        <w:ind w:left="0"/>
      </w:pPr>
    </w:p>
    <w:p w14:paraId="7C9D711C" w14:textId="606F5C4C" w:rsidR="00054284" w:rsidRDefault="00054284" w:rsidP="00BA7093">
      <w:pPr>
        <w:pStyle w:val="Heading2"/>
        <w:ind w:left="0"/>
        <w:sectPr w:rsidR="00054284" w:rsidSect="00054284">
          <w:pgSz w:w="15840" w:h="12240" w:orient="landscape"/>
          <w:pgMar w:top="1440" w:right="1440" w:bottom="1440" w:left="1440" w:header="720" w:footer="720" w:gutter="0"/>
          <w:cols w:space="720"/>
          <w:docGrid w:linePitch="360"/>
        </w:sectPr>
      </w:pPr>
    </w:p>
    <w:p w14:paraId="198E22F2" w14:textId="21809B40" w:rsidR="00A82808" w:rsidRDefault="009A297F" w:rsidP="00BA7093">
      <w:pPr>
        <w:pStyle w:val="Heading2"/>
        <w:ind w:left="0"/>
      </w:pPr>
      <w:bookmarkStart w:id="47" w:name="_Toc117087845"/>
      <w:bookmarkStart w:id="48" w:name="_Toc125960335"/>
      <w:bookmarkStart w:id="49" w:name="_Toc125983997"/>
      <w:bookmarkStart w:id="50" w:name="_Toc125984278"/>
      <w:r>
        <w:lastRenderedPageBreak/>
        <w:t>A5. Problem Definition/Background and Project Objectives</w:t>
      </w:r>
      <w:bookmarkEnd w:id="40"/>
      <w:bookmarkEnd w:id="47"/>
      <w:bookmarkEnd w:id="48"/>
      <w:bookmarkEnd w:id="49"/>
      <w:bookmarkEnd w:id="50"/>
    </w:p>
    <w:p w14:paraId="5E0894A3" w14:textId="77777777" w:rsidR="000D14B5" w:rsidRPr="002241BD" w:rsidRDefault="000D14B5" w:rsidP="002241BD">
      <w:pPr>
        <w:pStyle w:val="Heading2"/>
      </w:pPr>
      <w:bookmarkStart w:id="51" w:name="A5._PROBLEM_DEFINITION/BACKGROUND_AND_PR"/>
      <w:bookmarkEnd w:id="51"/>
    </w:p>
    <w:p w14:paraId="27FD4CCA" w14:textId="19BA288C" w:rsidR="00447612" w:rsidRDefault="009748A5" w:rsidP="002241BD">
      <w:pPr>
        <w:pStyle w:val="BodyText"/>
        <w:rPr>
          <w:ins w:id="52" w:author="Benjamin Meyer" w:date="2023-03-02T10:03:00Z"/>
        </w:rPr>
      </w:pPr>
      <w:r>
        <w:t xml:space="preserve">The Kenai Watershed Forum's (KWF) water quality program is </w:t>
      </w:r>
      <w:r w:rsidRPr="009E16E3">
        <w:t>designed to document the existing and changing conditions of water quality within the Kenai River Watershed by developing and</w:t>
      </w:r>
      <w:r w:rsidRPr="009E16E3">
        <w:rPr>
          <w:spacing w:val="-38"/>
        </w:rPr>
        <w:t xml:space="preserve"> </w:t>
      </w:r>
      <w:r w:rsidRPr="009E16E3">
        <w:t>maintaining baseline</w:t>
      </w:r>
      <w:r w:rsidRPr="009E16E3">
        <w:rPr>
          <w:spacing w:val="-16"/>
        </w:rPr>
        <w:t xml:space="preserve"> </w:t>
      </w:r>
      <w:r w:rsidRPr="009E16E3">
        <w:t>information.</w:t>
      </w:r>
      <w:r>
        <w:rPr>
          <w:spacing w:val="-16"/>
        </w:rPr>
        <w:t xml:space="preserve"> </w:t>
      </w:r>
      <w:r>
        <w:t>It</w:t>
      </w:r>
      <w:r>
        <w:rPr>
          <w:spacing w:val="-15"/>
        </w:rPr>
        <w:t xml:space="preserve"> </w:t>
      </w:r>
      <w:r>
        <w:t>is</w:t>
      </w:r>
      <w:r>
        <w:rPr>
          <w:spacing w:val="-17"/>
        </w:rPr>
        <w:t xml:space="preserve"> </w:t>
      </w:r>
      <w:r>
        <w:t>the</w:t>
      </w:r>
      <w:r>
        <w:rPr>
          <w:spacing w:val="-16"/>
        </w:rPr>
        <w:t xml:space="preserve"> </w:t>
      </w:r>
      <w:r>
        <w:t>intent</w:t>
      </w:r>
      <w:r>
        <w:rPr>
          <w:spacing w:val="-15"/>
        </w:rPr>
        <w:t xml:space="preserve"> </w:t>
      </w:r>
      <w:r>
        <w:t>of</w:t>
      </w:r>
      <w:r>
        <w:rPr>
          <w:spacing w:val="-14"/>
        </w:rPr>
        <w:t xml:space="preserve"> </w:t>
      </w:r>
      <w:r>
        <w:t>the</w:t>
      </w:r>
      <w:r>
        <w:rPr>
          <w:spacing w:val="-16"/>
        </w:rPr>
        <w:t xml:space="preserve"> </w:t>
      </w:r>
      <w:r>
        <w:t>program</w:t>
      </w:r>
      <w:r>
        <w:rPr>
          <w:spacing w:val="-17"/>
        </w:rPr>
        <w:t xml:space="preserve"> </w:t>
      </w:r>
      <w:r>
        <w:t>to</w:t>
      </w:r>
      <w:r>
        <w:rPr>
          <w:spacing w:val="-16"/>
        </w:rPr>
        <w:t xml:space="preserve"> </w:t>
      </w:r>
      <w:r>
        <w:t>first</w:t>
      </w:r>
      <w:r>
        <w:rPr>
          <w:spacing w:val="-15"/>
        </w:rPr>
        <w:t xml:space="preserve"> </w:t>
      </w:r>
      <w:r>
        <w:t>identify</w:t>
      </w:r>
      <w:r>
        <w:rPr>
          <w:spacing w:val="-16"/>
        </w:rPr>
        <w:t xml:space="preserve"> </w:t>
      </w:r>
      <w:r>
        <w:t>and</w:t>
      </w:r>
      <w:r>
        <w:rPr>
          <w:spacing w:val="-16"/>
        </w:rPr>
        <w:t xml:space="preserve"> </w:t>
      </w:r>
      <w:r>
        <w:t>then</w:t>
      </w:r>
      <w:r>
        <w:rPr>
          <w:spacing w:val="-15"/>
        </w:rPr>
        <w:t xml:space="preserve"> </w:t>
      </w:r>
      <w:r>
        <w:t>address</w:t>
      </w:r>
      <w:r>
        <w:rPr>
          <w:spacing w:val="-16"/>
        </w:rPr>
        <w:t xml:space="preserve"> </w:t>
      </w:r>
      <w:r>
        <w:t>a</w:t>
      </w:r>
      <w:r>
        <w:rPr>
          <w:spacing w:val="-16"/>
        </w:rPr>
        <w:t xml:space="preserve"> </w:t>
      </w:r>
      <w:r>
        <w:t>wide</w:t>
      </w:r>
      <w:r>
        <w:rPr>
          <w:spacing w:val="-16"/>
        </w:rPr>
        <w:t xml:space="preserve"> </w:t>
      </w:r>
      <w:r>
        <w:t>range</w:t>
      </w:r>
      <w:r>
        <w:rPr>
          <w:spacing w:val="-16"/>
        </w:rPr>
        <w:t xml:space="preserve"> </w:t>
      </w:r>
      <w:r>
        <w:t>of</w:t>
      </w:r>
      <w:r>
        <w:rPr>
          <w:spacing w:val="-17"/>
        </w:rPr>
        <w:t xml:space="preserve"> </w:t>
      </w:r>
      <w:r>
        <w:t xml:space="preserve">activities that may contribute to nonpoint source pollution in the Kenai River Watershed. The baseline water-quality monitoring program is consistent with the recommendation 4.5.10.2.2 in </w:t>
      </w:r>
      <w:r w:rsidRPr="00307512">
        <w:t xml:space="preserve">the </w:t>
      </w:r>
      <w:r w:rsidRPr="00307512">
        <w:rPr>
          <w:i/>
        </w:rPr>
        <w:t>Kenai River Comprehensive Management Plan</w:t>
      </w:r>
      <w:r w:rsidR="00307512" w:rsidRPr="00307512">
        <w:t>, which today is overseen by the Kenai River Special management Area</w:t>
      </w:r>
      <w:r w:rsidR="00307512">
        <w:t xml:space="preserve"> (KRSMA) Advisory Board</w:t>
      </w:r>
      <w:r w:rsidR="00307512" w:rsidRPr="00307512">
        <w:t xml:space="preserve"> </w:t>
      </w:r>
      <w:r w:rsidR="00307512" w:rsidRPr="00307512">
        <w:fldChar w:fldCharType="begin" w:fldLock="1"/>
      </w:r>
      <w:r w:rsidR="00D528B3">
        <w:instrText>ADDIN paperpile_citation &lt;clusterId&gt;I121P278L568I352&lt;/clusterId&gt;&lt;metadata&gt;&lt;citation&gt;&lt;id&gt;73f88e65-1778-4450-9eec-621750989a3d&lt;/id&gt;&lt;/citation&gt;&lt;/metadata&gt;&lt;data&gt;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&lt;/data&gt; \* MERGEFORMAT</w:instrText>
      </w:r>
      <w:r w:rsidR="00307512" w:rsidRPr="00307512">
        <w:fldChar w:fldCharType="separate"/>
      </w:r>
      <w:r w:rsidR="00307512" w:rsidRPr="00307512">
        <w:rPr>
          <w:noProof/>
        </w:rPr>
        <w:t>(AKDNR 1997)</w:t>
      </w:r>
      <w:r w:rsidR="00307512" w:rsidRPr="00307512">
        <w:fldChar w:fldCharType="end"/>
      </w:r>
      <w:r w:rsidR="009A297F" w:rsidRPr="00307512">
        <w:rPr>
          <w:i/>
        </w:rPr>
        <w:t>.</w:t>
      </w:r>
      <w:r w:rsidRPr="00307512">
        <w:rPr>
          <w:i/>
        </w:rPr>
        <w:t xml:space="preserve"> </w:t>
      </w:r>
      <w:r w:rsidRPr="00307512">
        <w:t xml:space="preserve">This recommendation was developed for Alaska State Parks and the </w:t>
      </w:r>
      <w:r w:rsidRPr="00307512">
        <w:rPr>
          <w:i/>
        </w:rPr>
        <w:t>Upp</w:t>
      </w:r>
      <w:r w:rsidR="00CF182D" w:rsidRPr="00307512">
        <w:rPr>
          <w:i/>
        </w:rPr>
        <w:t>er Kenai River Cooperative Plan</w:t>
      </w:r>
      <w:r w:rsidR="00CF182D">
        <w:rPr>
          <w:b/>
          <w:i/>
        </w:rPr>
        <w:t xml:space="preserve"> </w:t>
      </w:r>
      <w:r w:rsidR="009A297F">
        <w:fldChar w:fldCharType="begin" w:fldLock="1"/>
      </w:r>
      <w:r w:rsidR="00D528B3">
        <w:instrText>ADDIN paperpile_citation &lt;clusterId&gt;U962I328X619B433&lt;/clusterId&gt;&lt;metadata&gt;&lt;citation&gt;&lt;id&gt;5e1bc33e-1605-47cb-a88b-8e85b389cf99&lt;/id&gt;&lt;/citation&gt;&lt;/metadata&gt;&lt;data&gt;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&lt;/data&gt; \* MERGEFORMAT</w:instrText>
      </w:r>
      <w:r w:rsidR="009A297F">
        <w:fldChar w:fldCharType="separate"/>
      </w:r>
      <w:r w:rsidR="009A297F">
        <w:rPr>
          <w:noProof/>
        </w:rPr>
        <w:t>(USFWS 1997)</w:t>
      </w:r>
      <w:r w:rsidR="009A297F">
        <w:fldChar w:fldCharType="end"/>
      </w:r>
      <w:r w:rsidR="00CF182D">
        <w:t xml:space="preserve"> </w:t>
      </w:r>
      <w:r>
        <w:t xml:space="preserve">as a partnership between Alaska State Parks, U.S. Fish and Wildlife Service and the U.S. Forest Service, Chugach National Forest. </w:t>
      </w:r>
      <w:ins w:id="53" w:author="Benjamin Meyer" w:date="2023-03-02T10:03:00Z">
        <w:r w:rsidR="00447612">
          <w:t>Since the project</w:t>
        </w:r>
      </w:ins>
      <w:ins w:id="54" w:author="Benjamin Meyer" w:date="2023-03-02T10:04:00Z">
        <w:r w:rsidR="00447612">
          <w:t>’s</w:t>
        </w:r>
      </w:ins>
      <w:ins w:id="55" w:author="Benjamin Meyer" w:date="2023-03-02T10:03:00Z">
        <w:r w:rsidR="00447612">
          <w:t xml:space="preserve"> inception</w:t>
        </w:r>
      </w:ins>
      <w:ins w:id="56" w:author="Benjamin Meyer" w:date="2023-03-02T10:05:00Z">
        <w:r w:rsidR="00447612">
          <w:t xml:space="preserve"> in 2000</w:t>
        </w:r>
      </w:ins>
      <w:ins w:id="57" w:author="Benjamin Meyer" w:date="2023-03-02T10:03:00Z">
        <w:r w:rsidR="00447612">
          <w:t xml:space="preserve">, </w:t>
        </w:r>
      </w:ins>
      <w:ins w:id="58" w:author="Benjamin Meyer" w:date="2023-03-02T10:04:00Z">
        <w:r w:rsidR="00447612">
          <w:t xml:space="preserve">agencies represented </w:t>
        </w:r>
      </w:ins>
      <w:r w:rsidR="00E3768F">
        <w:t>by</w:t>
      </w:r>
      <w:ins w:id="59" w:author="Benjamin Meyer" w:date="2023-03-02T10:04:00Z">
        <w:r w:rsidR="00447612">
          <w:t xml:space="preserve"> the KRSMA Advisory Board have provided financial and personnel support</w:t>
        </w:r>
      </w:ins>
      <w:ins w:id="60" w:author="Benjamin Meyer" w:date="2023-03-02T10:05:00Z">
        <w:r w:rsidR="00447612">
          <w:t xml:space="preserve"> to carry out fieldwork and laboratory analyses.</w:t>
        </w:r>
      </w:ins>
    </w:p>
    <w:p w14:paraId="528F44AD" w14:textId="77777777" w:rsidR="00514236" w:rsidRDefault="00514236" w:rsidP="002241BD">
      <w:pPr>
        <w:pStyle w:val="BodyText"/>
      </w:pPr>
    </w:p>
    <w:p w14:paraId="1920875C" w14:textId="32D03801" w:rsidR="000D14B5" w:rsidRDefault="009748A5" w:rsidP="002241BD">
      <w:pPr>
        <w:pStyle w:val="BodyText"/>
      </w:pPr>
      <w:r>
        <w:t xml:space="preserve">The State of Alaska </w:t>
      </w:r>
      <w:r w:rsidR="00524538">
        <w:t>conducts</w:t>
      </w:r>
      <w:r>
        <w:t xml:space="preserve"> ambient </w:t>
      </w:r>
      <w:r w:rsidR="00524538">
        <w:t>water quality</w:t>
      </w:r>
      <w:r w:rsidR="009A297F">
        <w:t xml:space="preserve"> </w:t>
      </w:r>
      <w:r>
        <w:t xml:space="preserve">monitoring </w:t>
      </w:r>
      <w:r w:rsidR="00524538">
        <w:t>only in select areas</w:t>
      </w:r>
      <w:r>
        <w:t xml:space="preserve"> due to the high operating costs to maintain such a system over large undeveloped areas. Historically, on the Kenai Peninsula There have been several water</w:t>
      </w:r>
      <w:r>
        <w:rPr>
          <w:spacing w:val="-13"/>
        </w:rPr>
        <w:t xml:space="preserve"> </w:t>
      </w:r>
      <w:r>
        <w:t>quality</w:t>
      </w:r>
      <w:r>
        <w:rPr>
          <w:spacing w:val="-12"/>
        </w:rPr>
        <w:t xml:space="preserve"> </w:t>
      </w:r>
      <w:r>
        <w:t>analyses</w:t>
      </w:r>
      <w:r>
        <w:rPr>
          <w:spacing w:val="-12"/>
        </w:rPr>
        <w:t xml:space="preserve"> </w:t>
      </w:r>
      <w:r>
        <w:t>conducted</w:t>
      </w:r>
      <w:r>
        <w:rPr>
          <w:spacing w:val="-12"/>
        </w:rPr>
        <w:t xml:space="preserve"> </w:t>
      </w:r>
      <w:r>
        <w:t>by</w:t>
      </w:r>
      <w:r>
        <w:rPr>
          <w:spacing w:val="-13"/>
        </w:rPr>
        <w:t xml:space="preserve"> </w:t>
      </w:r>
      <w:r w:rsidR="009E16E3">
        <w:t>state agencies</w:t>
      </w:r>
      <w:r>
        <w:rPr>
          <w:spacing w:val="-12"/>
        </w:rPr>
        <w:t xml:space="preserve"> </w:t>
      </w:r>
      <w:r>
        <w:t>in</w:t>
      </w:r>
      <w:r>
        <w:rPr>
          <w:spacing w:val="-12"/>
        </w:rPr>
        <w:t xml:space="preserve"> </w:t>
      </w:r>
      <w:r>
        <w:t>the</w:t>
      </w:r>
      <w:r>
        <w:rPr>
          <w:spacing w:val="-12"/>
        </w:rPr>
        <w:t xml:space="preserve"> </w:t>
      </w:r>
      <w:r>
        <w:t>early</w:t>
      </w:r>
      <w:r>
        <w:rPr>
          <w:spacing w:val="-12"/>
        </w:rPr>
        <w:t xml:space="preserve"> </w:t>
      </w:r>
      <w:r>
        <w:t>1990's</w:t>
      </w:r>
      <w:r w:rsidR="00672EB1">
        <w:t xml:space="preserve"> </w:t>
      </w:r>
      <w:r w:rsidR="009A297F">
        <w:fldChar w:fldCharType="begin" w:fldLock="1"/>
      </w:r>
      <w:r w:rsidR="00D528B3">
        <w:instrText>ADDIN paperpile_citation &lt;clusterId&gt;X449K797G187E771&lt;/clusterId&gt;&lt;metadata&gt;&lt;citation&gt;&lt;id&gt;5a095026-63cc-4cfe-9d7f-bf09bbda9c17&lt;/id&gt;&lt;/citation&gt;&lt;citation&gt;&lt;id&gt;38a7eb48-46bc-4a02-8906-53e9aba9d57b&lt;/id&gt;&lt;/citation&gt;&lt;citation&gt;&lt;id&gt;42768947-53f7-4d9e-ae4f-5e8b15207bf1&lt;/id&gt;&lt;/citation&gt;&lt;/metadata&gt;&lt;data&gt;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&lt;/data&gt; \* MERGEFORMAT</w:instrText>
      </w:r>
      <w:r w:rsidR="009A297F">
        <w:fldChar w:fldCharType="separate"/>
      </w:r>
      <w:r w:rsidR="009A297F">
        <w:rPr>
          <w:noProof/>
        </w:rPr>
        <w:t>(Litchfield and Kyle 1992; ADEC 2022b, 2022a)</w:t>
      </w:r>
      <w:r w:rsidR="009A297F">
        <w:fldChar w:fldCharType="end"/>
      </w:r>
      <w:r w:rsidR="009A297F">
        <w:rPr>
          <w:spacing w:val="-11"/>
        </w:rPr>
        <w:t>.</w:t>
      </w:r>
      <w:r w:rsidR="00E42A4F">
        <w:rPr>
          <w:spacing w:val="-11"/>
        </w:rPr>
        <w:t xml:space="preserve"> </w:t>
      </w:r>
      <w:r w:rsidR="00672EB1">
        <w:rPr>
          <w:spacing w:val="-11"/>
        </w:rPr>
        <w:t xml:space="preserve"> </w:t>
      </w:r>
      <w:r>
        <w:t xml:space="preserve">Although these studies indicated that measured water quality parameters were within state and federal compliance standards, </w:t>
      </w:r>
      <w:r>
        <w:rPr>
          <w:i/>
        </w:rPr>
        <w:t xml:space="preserve">impacts of development and recreational use were evident. </w:t>
      </w:r>
      <w:r w:rsidR="00E42A4F">
        <w:t>Litchfield and Kyle (1992)</w:t>
      </w:r>
      <w:r>
        <w:t xml:space="preserve"> analyzed water quality at 17 sites located between the outlet of Kena</w:t>
      </w:r>
      <w:r w:rsidR="00E42A4F">
        <w:t xml:space="preserve">i Lake and Cook Inlet, and </w:t>
      </w:r>
      <w:r>
        <w:t xml:space="preserve">recommended the continued sampling of critical water quality parameters (fecal coliform, hydrocarbon, metals, and nutrients) for the purpose of monitoring future impacts on the Kenai River. </w:t>
      </w:r>
      <w:r w:rsidR="009E16E3">
        <w:t>They selected r</w:t>
      </w:r>
      <w:r>
        <w:t>epresentative sites with the suggestion that they be monitored at least twice a year. It was also suggested that more intensive sampling be conducted in the Lower Kenai River, where concentrations of water quality contaminants were the highest priority and of greatest</w:t>
      </w:r>
      <w:r>
        <w:rPr>
          <w:spacing w:val="-8"/>
        </w:rPr>
        <w:t xml:space="preserve"> </w:t>
      </w:r>
      <w:r>
        <w:t>concern.</w:t>
      </w:r>
    </w:p>
    <w:p w14:paraId="4A1CEF38" w14:textId="77777777" w:rsidR="009A297F" w:rsidRDefault="009A297F" w:rsidP="009A297F">
      <w:pPr>
        <w:pStyle w:val="BodyText"/>
      </w:pPr>
    </w:p>
    <w:p w14:paraId="5DB4BEA8" w14:textId="77777777" w:rsidR="00514236" w:rsidRDefault="009E16E3" w:rsidP="002241BD">
      <w:pPr>
        <w:pStyle w:val="BodyText"/>
      </w:pPr>
      <w:r>
        <w:t xml:space="preserve">The </w:t>
      </w:r>
      <w:r w:rsidR="009748A5">
        <w:t xml:space="preserve">baseline-monitoring program is needed to link </w:t>
      </w:r>
      <w:r>
        <w:t>water quality</w:t>
      </w:r>
      <w:r w:rsidR="009748A5">
        <w:t xml:space="preserve"> trends to an understanding of the natural and human factors that affect the water quality. The program is also necessary since many of the</w:t>
      </w:r>
      <w:r w:rsidR="009748A5">
        <w:rPr>
          <w:spacing w:val="-5"/>
        </w:rPr>
        <w:t xml:space="preserve"> </w:t>
      </w:r>
      <w:r w:rsidR="009748A5">
        <w:t>enforceable</w:t>
      </w:r>
      <w:r w:rsidR="009748A5">
        <w:rPr>
          <w:spacing w:val="-4"/>
        </w:rPr>
        <w:t xml:space="preserve"> </w:t>
      </w:r>
      <w:r w:rsidR="009748A5">
        <w:t>parameters</w:t>
      </w:r>
      <w:r w:rsidR="009748A5">
        <w:rPr>
          <w:spacing w:val="-4"/>
        </w:rPr>
        <w:t xml:space="preserve"> </w:t>
      </w:r>
      <w:r w:rsidR="009748A5">
        <w:t>rely</w:t>
      </w:r>
      <w:r w:rsidR="009748A5">
        <w:rPr>
          <w:spacing w:val="-4"/>
        </w:rPr>
        <w:t xml:space="preserve"> </w:t>
      </w:r>
      <w:r w:rsidR="009748A5">
        <w:t>on</w:t>
      </w:r>
      <w:r w:rsidR="009748A5">
        <w:rPr>
          <w:spacing w:val="-4"/>
        </w:rPr>
        <w:t xml:space="preserve"> </w:t>
      </w:r>
      <w:r w:rsidR="009748A5">
        <w:t>background</w:t>
      </w:r>
      <w:r w:rsidR="009748A5">
        <w:rPr>
          <w:spacing w:val="-4"/>
        </w:rPr>
        <w:t xml:space="preserve"> </w:t>
      </w:r>
      <w:r w:rsidR="009748A5">
        <w:t>or</w:t>
      </w:r>
      <w:r w:rsidR="009748A5">
        <w:rPr>
          <w:spacing w:val="-4"/>
        </w:rPr>
        <w:t xml:space="preserve"> </w:t>
      </w:r>
      <w:r w:rsidR="009748A5">
        <w:t>natural</w:t>
      </w:r>
      <w:r w:rsidR="009748A5">
        <w:rPr>
          <w:spacing w:val="-3"/>
        </w:rPr>
        <w:t xml:space="preserve"> </w:t>
      </w:r>
      <w:r w:rsidR="009748A5">
        <w:t>conditions.</w:t>
      </w:r>
      <w:r w:rsidR="009748A5">
        <w:rPr>
          <w:spacing w:val="-4"/>
        </w:rPr>
        <w:t xml:space="preserve"> </w:t>
      </w:r>
      <w:r w:rsidR="009748A5">
        <w:t>Without</w:t>
      </w:r>
      <w:r w:rsidR="009748A5">
        <w:rPr>
          <w:spacing w:val="-3"/>
        </w:rPr>
        <w:t xml:space="preserve"> </w:t>
      </w:r>
      <w:r w:rsidR="009748A5">
        <w:t>long-term</w:t>
      </w:r>
      <w:r w:rsidR="009748A5">
        <w:rPr>
          <w:spacing w:val="-5"/>
        </w:rPr>
        <w:t xml:space="preserve"> </w:t>
      </w:r>
      <w:r w:rsidR="009748A5">
        <w:t>data</w:t>
      </w:r>
      <w:r w:rsidR="009748A5">
        <w:rPr>
          <w:spacing w:val="-4"/>
        </w:rPr>
        <w:t xml:space="preserve"> </w:t>
      </w:r>
      <w:r w:rsidR="009748A5">
        <w:t>collection,</w:t>
      </w:r>
      <w:r w:rsidR="009748A5">
        <w:rPr>
          <w:spacing w:val="-5"/>
        </w:rPr>
        <w:t xml:space="preserve"> </w:t>
      </w:r>
      <w:r w:rsidR="009748A5">
        <w:t>it</w:t>
      </w:r>
      <w:r w:rsidR="009748A5">
        <w:rPr>
          <w:spacing w:val="-3"/>
        </w:rPr>
        <w:t xml:space="preserve"> </w:t>
      </w:r>
      <w:r w:rsidR="009748A5">
        <w:t>is impossible to know what the appropriate standards of enforcement are. This program must be integrated among many agencies that have differing objectives and must be long-term. The unique hydrologic features of the Kenai River, such as its glacier origin and two large lake systems, require an investigation</w:t>
      </w:r>
      <w:r>
        <w:t xml:space="preserve"> that is designed to assess the whole of the watershed. T</w:t>
      </w:r>
      <w:r w:rsidR="009748A5">
        <w:t>he monitoring program must also be consistent with standard sampli</w:t>
      </w:r>
      <w:r>
        <w:t>ng and analysis protocols. The monitoring program</w:t>
      </w:r>
      <w:r w:rsidR="009748A5">
        <w:t xml:space="preserve"> addresses these needs and implements methods to monitor changes to the Kenai River as the local population and recreational use increase. </w:t>
      </w:r>
    </w:p>
    <w:p w14:paraId="5C3DE1E7" w14:textId="77777777" w:rsidR="00514236" w:rsidRDefault="00514236" w:rsidP="002241BD">
      <w:pPr>
        <w:pStyle w:val="BodyText"/>
      </w:pPr>
    </w:p>
    <w:p w14:paraId="2563367F" w14:textId="59C68CE9" w:rsidR="009E16E3" w:rsidRDefault="009748A5" w:rsidP="002241BD">
      <w:pPr>
        <w:pStyle w:val="BodyText"/>
      </w:pPr>
      <w:r>
        <w:t>For more detailed information</w:t>
      </w:r>
      <w:r w:rsidR="009E16E3">
        <w:t xml:space="preserve"> on historical results</w:t>
      </w:r>
      <w:r>
        <w:t>,</w:t>
      </w:r>
      <w:r>
        <w:rPr>
          <w:spacing w:val="-11"/>
        </w:rPr>
        <w:t xml:space="preserve"> </w:t>
      </w:r>
      <w:r>
        <w:t>see</w:t>
      </w:r>
      <w:r>
        <w:rPr>
          <w:spacing w:val="-10"/>
        </w:rPr>
        <w:t xml:space="preserve"> </w:t>
      </w:r>
      <w:r w:rsidR="009E16E3">
        <w:rPr>
          <w:spacing w:val="-10"/>
        </w:rPr>
        <w:t xml:space="preserve">the two previous Kenai River Water Quality Assessments published by </w:t>
      </w:r>
      <w:r w:rsidR="009E16E3">
        <w:t xml:space="preserve">Kenai Watershed Forum </w:t>
      </w:r>
      <w:r w:rsidR="009A297F">
        <w:fldChar w:fldCharType="begin" w:fldLock="1"/>
      </w:r>
      <w:r w:rsidR="00D528B3">
        <w:instrText>ADDIN paperpile_citation &lt;clusterId&gt;I267P525L895J629&lt;/clusterId&gt;&lt;metadata&gt;&lt;citation&gt;&lt;id&gt;2fb15179-9a42-4355-889a-77627292c2fe&lt;/id&gt;&lt;/citation&gt;&lt;citation&gt;&lt;id&gt;da60e215-b067-4aca-9d83-5c6642e17bcf&lt;/id&gt;&lt;/citation&gt;&lt;/metadata&gt;&lt;data&gt;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&lt;/data&gt; \* MERGEFORMAT</w:instrText>
      </w:r>
      <w:r w:rsidR="009A297F">
        <w:fldChar w:fldCharType="separate"/>
      </w:r>
      <w:r w:rsidR="009A297F">
        <w:rPr>
          <w:noProof/>
        </w:rPr>
        <w:t>(Guerron Orejuela 2016; McCard 2007)</w:t>
      </w:r>
      <w:r w:rsidR="009A297F">
        <w:fldChar w:fldCharType="end"/>
      </w:r>
      <w:r w:rsidR="009E16E3">
        <w:t>.</w:t>
      </w:r>
    </w:p>
    <w:p w14:paraId="7594BBFA" w14:textId="703219DE" w:rsidR="00BA7093" w:rsidRDefault="00BA7093" w:rsidP="00BA7093">
      <w:pPr>
        <w:pStyle w:val="Heading2"/>
        <w:ind w:left="0"/>
        <w:rPr>
          <w:b w:val="0"/>
          <w:bCs w:val="0"/>
          <w:i w:val="0"/>
        </w:rPr>
      </w:pPr>
      <w:bookmarkStart w:id="61" w:name="_Toc112073504"/>
    </w:p>
    <w:p w14:paraId="6ACCD8FC" w14:textId="77777777" w:rsidR="005429B2" w:rsidRDefault="005429B2" w:rsidP="005429B2">
      <w:pPr>
        <w:pStyle w:val="BodyText"/>
        <w:spacing w:before="1"/>
        <w:ind w:right="689"/>
        <w:jc w:val="both"/>
      </w:pPr>
      <w:r>
        <w:t xml:space="preserve">It should be noted that </w:t>
      </w:r>
      <w:r w:rsidRPr="00071574">
        <w:t>the temporal structure of this sampling program has not intended to represent water quality conditions of a full calendar year. Rather, the intention is to capture a snap</w:t>
      </w:r>
      <w:r>
        <w:t>shot of two annual conditions:</w:t>
      </w:r>
    </w:p>
    <w:p w14:paraId="4FAD389A" w14:textId="77777777" w:rsidR="005429B2" w:rsidRDefault="005429B2" w:rsidP="005429B2">
      <w:pPr>
        <w:pStyle w:val="BodyText"/>
        <w:spacing w:before="1"/>
        <w:ind w:left="119" w:right="689"/>
        <w:jc w:val="both"/>
      </w:pPr>
    </w:p>
    <w:p w14:paraId="43614BEE" w14:textId="36B1074C" w:rsidR="005429B2" w:rsidRDefault="005429B2" w:rsidP="005429B2">
      <w:pPr>
        <w:pStyle w:val="BodyText"/>
        <w:numPr>
          <w:ilvl w:val="0"/>
          <w:numId w:val="57"/>
        </w:numPr>
        <w:spacing w:before="1"/>
        <w:ind w:right="689"/>
        <w:jc w:val="both"/>
      </w:pPr>
      <w:r w:rsidRPr="00071574">
        <w:t>Prior to a period of higher potential for impact from human activities (boating activity, impervious surface runoff, etc.) in early summer; and</w:t>
      </w:r>
    </w:p>
    <w:p w14:paraId="4071AC80" w14:textId="77777777" w:rsidR="00EF34A1" w:rsidRDefault="00EF34A1" w:rsidP="00EF34A1">
      <w:pPr>
        <w:pStyle w:val="BodyText"/>
        <w:spacing w:before="1"/>
        <w:ind w:right="689"/>
        <w:jc w:val="both"/>
      </w:pPr>
    </w:p>
    <w:p w14:paraId="06AAB717" w14:textId="77777777" w:rsidR="005429B2" w:rsidRPr="00071574" w:rsidRDefault="005429B2" w:rsidP="005429B2">
      <w:pPr>
        <w:pStyle w:val="BodyText"/>
        <w:numPr>
          <w:ilvl w:val="0"/>
          <w:numId w:val="57"/>
        </w:numPr>
        <w:spacing w:before="1"/>
        <w:ind w:right="689"/>
        <w:jc w:val="both"/>
      </w:pPr>
      <w:r w:rsidRPr="00071574">
        <w:t>At the peak of human activity on/near the river in mid-summer</w:t>
      </w:r>
      <w:r>
        <w:t>.</w:t>
      </w:r>
    </w:p>
    <w:p w14:paraId="20404459" w14:textId="64B5755B" w:rsidR="000D2D4F" w:rsidRDefault="000D2D4F" w:rsidP="00BA7093">
      <w:pPr>
        <w:pStyle w:val="Heading2"/>
        <w:ind w:left="0"/>
        <w:rPr>
          <w:b w:val="0"/>
          <w:bCs w:val="0"/>
          <w:i w:val="0"/>
        </w:rPr>
      </w:pPr>
    </w:p>
    <w:p w14:paraId="206408D7" w14:textId="77777777" w:rsidR="00E856BD" w:rsidRDefault="00E856BD" w:rsidP="00BA7093">
      <w:pPr>
        <w:pStyle w:val="Heading2"/>
        <w:ind w:left="0"/>
        <w:rPr>
          <w:b w:val="0"/>
          <w:bCs w:val="0"/>
          <w:i w:val="0"/>
        </w:rPr>
      </w:pPr>
    </w:p>
    <w:p w14:paraId="65FC6B31" w14:textId="77777777" w:rsidR="00771F2F" w:rsidRDefault="00771F2F" w:rsidP="00BA7093">
      <w:pPr>
        <w:pStyle w:val="Heading2"/>
        <w:ind w:left="0"/>
      </w:pPr>
      <w:bookmarkStart w:id="62" w:name="_Toc117087846"/>
      <w:bookmarkStart w:id="63" w:name="_Toc125960336"/>
      <w:bookmarkStart w:id="64" w:name="_Toc125983998"/>
      <w:bookmarkStart w:id="65" w:name="_Toc125984279"/>
      <w:r>
        <w:t>A6. Project / Task Description</w:t>
      </w:r>
      <w:bookmarkEnd w:id="61"/>
      <w:bookmarkEnd w:id="62"/>
      <w:bookmarkEnd w:id="63"/>
      <w:bookmarkEnd w:id="64"/>
      <w:bookmarkEnd w:id="65"/>
    </w:p>
    <w:p w14:paraId="7DE8FE13" w14:textId="77777777" w:rsidR="000D14B5" w:rsidRPr="002241BD" w:rsidRDefault="000D14B5" w:rsidP="002241BD">
      <w:pPr>
        <w:pStyle w:val="BodyText"/>
      </w:pPr>
      <w:bookmarkStart w:id="66" w:name="A6._PROJECT_/_TASK_DESCRIPTION"/>
      <w:bookmarkEnd w:id="66"/>
    </w:p>
    <w:p w14:paraId="267B27E9" w14:textId="6816638E" w:rsidR="009F2D54" w:rsidRDefault="00724F1E" w:rsidP="002241BD">
      <w:pPr>
        <w:pStyle w:val="BodyText"/>
      </w:pPr>
      <w:r>
        <w:t>There are three</w:t>
      </w:r>
      <w:r w:rsidR="009748A5">
        <w:t xml:space="preserve"> project elements of the Kenai River Watershed Forum’s Water Quality Monitoring P</w:t>
      </w:r>
      <w:r>
        <w:t>rogram described in this QAPP:</w:t>
      </w:r>
      <w:r w:rsidR="009F2D54">
        <w:t xml:space="preserve"> </w:t>
      </w:r>
    </w:p>
    <w:p w14:paraId="7A2C8833" w14:textId="77777777" w:rsidR="009F2D54" w:rsidRDefault="009F2D54" w:rsidP="002241BD">
      <w:pPr>
        <w:pStyle w:val="BodyText"/>
      </w:pPr>
    </w:p>
    <w:p w14:paraId="47AE73BB" w14:textId="77777777" w:rsidR="009F2D54" w:rsidRDefault="009748A5" w:rsidP="002241BD">
      <w:pPr>
        <w:pStyle w:val="BodyText"/>
        <w:numPr>
          <w:ilvl w:val="0"/>
          <w:numId w:val="59"/>
        </w:numPr>
      </w:pPr>
      <w:r>
        <w:t xml:space="preserve">Agency </w:t>
      </w:r>
      <w:r w:rsidR="009F2D54">
        <w:t>Baseline Monitoring Partnership</w:t>
      </w:r>
    </w:p>
    <w:p w14:paraId="53580124" w14:textId="77777777" w:rsidR="009F2D54" w:rsidRDefault="009748A5" w:rsidP="002241BD">
      <w:pPr>
        <w:pStyle w:val="BodyText"/>
        <w:numPr>
          <w:ilvl w:val="0"/>
          <w:numId w:val="59"/>
        </w:numPr>
      </w:pPr>
      <w:commentRangeStart w:id="67"/>
      <w:commentRangeStart w:id="68"/>
      <w:r>
        <w:t>Collection of specified interval data with programmab</w:t>
      </w:r>
      <w:r w:rsidR="009F2D54">
        <w:t>le Electronic Instruments</w:t>
      </w:r>
    </w:p>
    <w:p w14:paraId="6E6825B2" w14:textId="2DCC821F" w:rsidR="000D14B5" w:rsidRDefault="009748A5" w:rsidP="002241BD">
      <w:pPr>
        <w:pStyle w:val="BodyText"/>
        <w:numPr>
          <w:ilvl w:val="0"/>
          <w:numId w:val="59"/>
        </w:numPr>
      </w:pPr>
      <w:r>
        <w:t>Stream Temperature Monitoring</w:t>
      </w:r>
      <w:commentRangeEnd w:id="67"/>
      <w:r w:rsidR="007C6C6B">
        <w:rPr>
          <w:rStyle w:val="CommentReference"/>
        </w:rPr>
        <w:commentReference w:id="67"/>
      </w:r>
      <w:commentRangeEnd w:id="68"/>
      <w:r w:rsidR="007F4AD8">
        <w:rPr>
          <w:rStyle w:val="CommentReference"/>
        </w:rPr>
        <w:commentReference w:id="68"/>
      </w:r>
    </w:p>
    <w:p w14:paraId="2C7B152D" w14:textId="77777777" w:rsidR="000D14B5" w:rsidRDefault="000D14B5">
      <w:pPr>
        <w:pStyle w:val="BodyText"/>
      </w:pPr>
    </w:p>
    <w:p w14:paraId="192DC111" w14:textId="77777777" w:rsidR="000F0D23" w:rsidRDefault="00771F2F" w:rsidP="004A7A55">
      <w:pPr>
        <w:pStyle w:val="BodyText"/>
      </w:pPr>
      <w:r w:rsidRPr="004A7A55">
        <w:t>Continuous monitoring</w:t>
      </w:r>
      <w:r w:rsidR="005A37C8">
        <w:t xml:space="preserve"> of </w:t>
      </w:r>
      <w:ins w:id="69" w:author="bmeyer bmeyer" w:date="2023-03-03T09:47:00Z">
        <w:r w:rsidR="005A37C8">
          <w:t>intrinsic parameters</w:t>
        </w:r>
      </w:ins>
      <w:r w:rsidRPr="004A7A55">
        <w:t xml:space="preserve"> with electronic instruments was conducted by KWF in 2008 through 2012 on the lower Kenai Riv</w:t>
      </w:r>
      <w:r w:rsidR="00116BE7" w:rsidRPr="004A7A55">
        <w:t xml:space="preserve">er, which was summarized </w:t>
      </w:r>
      <w:r w:rsidR="000F0D23">
        <w:t xml:space="preserve">in a technical report </w:t>
      </w:r>
      <w:r w:rsidR="00116BE7" w:rsidRPr="004A7A55">
        <w:t>by KWF</w:t>
      </w:r>
      <w:r w:rsidRPr="004A7A55">
        <w:t xml:space="preserve"> </w:t>
      </w:r>
      <w:r w:rsidRPr="004A7A55">
        <w:fldChar w:fldCharType="begin" w:fldLock="1"/>
      </w:r>
      <w:r w:rsidR="004A7A55">
        <w:instrText>ADDIN paperpile_citation &lt;clusterId&gt;S592F851U342Z953&lt;/clusterId&gt;&lt;version&gt;0.6.11&lt;/version&gt;&lt;metadata&gt;&lt;citation&gt;&lt;id&gt;ec55a743-17aa-4a7f-b34d-6a32e0ba63cc&lt;/id&gt;&lt;no_author/&gt;&lt;prefix/&gt;&lt;suffix/&gt;&lt;locator/&gt;&lt;locator_label&gt;page&lt;/locator_label&gt;&lt;/citation&gt;&lt;/metadata&gt;&lt;data&gt;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&lt;/data&gt; \* MERGEFORMAT</w:instrText>
      </w:r>
      <w:r w:rsidRPr="004A7A55">
        <w:fldChar w:fldCharType="separate"/>
      </w:r>
      <w:r w:rsidRPr="004A7A55">
        <w:rPr>
          <w:noProof/>
        </w:rPr>
        <w:t>(Martin et al. 2011)</w:t>
      </w:r>
      <w:r w:rsidRPr="004A7A55">
        <w:fldChar w:fldCharType="end"/>
      </w:r>
      <w:r w:rsidRPr="004A7A55">
        <w:t xml:space="preserve">. </w:t>
      </w:r>
      <w:ins w:id="70" w:author="bmeyer bmeyer" w:date="2023-03-03T09:47:00Z">
        <w:r w:rsidR="005A37C8">
          <w:t>Th</w:t>
        </w:r>
      </w:ins>
      <w:ins w:id="71" w:author="bmeyer bmeyer" w:date="2023-03-03T09:49:00Z">
        <w:r w:rsidR="005A37C8">
          <w:t>e</w:t>
        </w:r>
      </w:ins>
      <w:ins w:id="72" w:author="bmeyer bmeyer" w:date="2023-03-03T09:48:00Z">
        <w:r w:rsidR="005A37C8">
          <w:t xml:space="preserve">se activities are not currently active, but QA/QC methods are included here in Appendix H for </w:t>
        </w:r>
      </w:ins>
      <w:ins w:id="73" w:author="bmeyer bmeyer" w:date="2023-03-03T09:49:00Z">
        <w:r w:rsidR="005A37C8">
          <w:t xml:space="preserve">future reference. </w:t>
        </w:r>
      </w:ins>
    </w:p>
    <w:p w14:paraId="546A8702" w14:textId="77777777" w:rsidR="000F0D23" w:rsidRDefault="000F0D23" w:rsidP="004A7A55">
      <w:pPr>
        <w:pStyle w:val="BodyText"/>
      </w:pPr>
    </w:p>
    <w:p w14:paraId="48B496B0" w14:textId="785E04CD" w:rsidR="000C3DB0" w:rsidRDefault="005A37C8" w:rsidP="004A7A55">
      <w:pPr>
        <w:pStyle w:val="BodyText"/>
      </w:pPr>
      <w:ins w:id="74" w:author="bmeyer bmeyer" w:date="2023-03-03T09:49:00Z">
        <w:r>
          <w:t>Water t</w:t>
        </w:r>
      </w:ins>
      <w:r w:rsidR="00771F2F" w:rsidRPr="004A7A55">
        <w:t>emperature monitoring was conducted in tributaries of the Kenai River by Cook Inletkeeper (CIK) 2008 through 2012</w:t>
      </w:r>
      <w:ins w:id="75" w:author="Benjamin Meyer" w:date="2023-03-13T16:39:00Z">
        <w:r w:rsidR="000F0D23">
          <w:t xml:space="preserve">, and continues </w:t>
        </w:r>
        <w:r w:rsidR="000F0D23" w:rsidRPr="004A7A55">
          <w:t>in a selected subset of these streams</w:t>
        </w:r>
        <w:r w:rsidR="000F0D23">
          <w:t xml:space="preserve"> today, led by </w:t>
        </w:r>
      </w:ins>
      <w:ins w:id="76" w:author="Benjamin Meyer" w:date="2023-03-13T16:40:00Z">
        <w:r w:rsidR="000F0D23">
          <w:t>KWF</w:t>
        </w:r>
      </w:ins>
      <w:r w:rsidR="00771F2F" w:rsidRPr="004A7A55">
        <w:t>.</w:t>
      </w:r>
      <w:r w:rsidR="004A7A55">
        <w:t xml:space="preserve"> </w:t>
      </w:r>
      <w:r w:rsidR="004A7A55" w:rsidRPr="004A7A55">
        <w:t xml:space="preserve">Monitoring results were synthesized </w:t>
      </w:r>
      <w:r w:rsidR="004A7A55" w:rsidRPr="004A7A55">
        <w:fldChar w:fldCharType="begin" w:fldLock="1"/>
      </w:r>
      <w:r w:rsidR="00D528B3">
        <w:instrText>ADDIN paperpile_citation &lt;clusterId&gt;Z284N541C832Z545&lt;/clusterId&gt;&lt;metadata&gt;&lt;citation&gt;&lt;id&gt;8042cc4b-fe33-41a6-a0da-4a9a88799a7e&lt;/id&gt;&lt;/citation&gt;&lt;/metadata&gt;&lt;data&gt;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&lt;/data&gt; \* MERGEFORMAT</w:instrText>
      </w:r>
      <w:r w:rsidR="004A7A55" w:rsidRPr="004A7A55">
        <w:fldChar w:fldCharType="separate"/>
      </w:r>
      <w:r w:rsidR="004A7A55" w:rsidRPr="004A7A55">
        <w:rPr>
          <w:noProof/>
        </w:rPr>
        <w:t>(Mauger 2013)</w:t>
      </w:r>
      <w:r w:rsidR="004A7A55" w:rsidRPr="004A7A55">
        <w:fldChar w:fldCharType="end"/>
      </w:r>
      <w:r w:rsidR="004A7A55" w:rsidRPr="004A7A55">
        <w:t xml:space="preserve"> and later applied in peer-reviewed </w:t>
      </w:r>
      <w:r w:rsidR="00E3768F">
        <w:t>research</w:t>
      </w:r>
      <w:r w:rsidR="004A7A55" w:rsidRPr="004A7A55">
        <w:t xml:space="preserve"> </w:t>
      </w:r>
      <w:r w:rsidR="004A7A55" w:rsidRPr="004A7A55">
        <w:fldChar w:fldCharType="begin" w:fldLock="1"/>
      </w:r>
      <w:r w:rsidR="00D528B3">
        <w:instrText>ADDIN paperpile_citation &lt;clusterId&gt;V319J486Y176C771&lt;/clusterId&gt;&lt;metadata&gt;&lt;citation&gt;&lt;id&gt;a895024a-eacb-4872-bf51-f6d1a0a8d30f&lt;/id&gt;&lt;/citation&gt;&lt;/metadata&gt;&lt;data&gt;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&lt;/data&gt; \* MERGEFORMAT</w:instrText>
      </w:r>
      <w:r w:rsidR="004A7A55" w:rsidRPr="004A7A55">
        <w:fldChar w:fldCharType="separate"/>
      </w:r>
      <w:r w:rsidR="004A7A55" w:rsidRPr="004A7A55">
        <w:rPr>
          <w:noProof/>
        </w:rPr>
        <w:t>(Mauger et al. 2017)</w:t>
      </w:r>
      <w:r w:rsidR="004A7A55" w:rsidRPr="004A7A55">
        <w:fldChar w:fldCharType="end"/>
      </w:r>
      <w:r w:rsidR="004A7A55" w:rsidRPr="004A7A55">
        <w:t>.</w:t>
      </w:r>
      <w:r w:rsidR="00771F2F" w:rsidRPr="004A7A55">
        <w:t xml:space="preserve"> </w:t>
      </w:r>
      <w:ins w:id="77" w:author="Benjamin Meyer" w:date="2023-03-13T16:40:00Z">
        <w:r w:rsidR="000F0D23">
          <w:t>Currently active s</w:t>
        </w:r>
      </w:ins>
      <w:r w:rsidR="004A7A55" w:rsidRPr="004A7A55">
        <w:t>tream temperature monitoring</w:t>
      </w:r>
      <w:ins w:id="78" w:author="bmeyer bmeyer" w:date="2023-03-03T09:49:00Z">
        <w:r>
          <w:t xml:space="preserve"> </w:t>
        </w:r>
      </w:ins>
      <w:ins w:id="79" w:author="Benjamin Meyer" w:date="2023-03-02T09:41:00Z">
        <w:r w:rsidR="000C3DB0">
          <w:t>will continue indefinitely as funding permits.</w:t>
        </w:r>
      </w:ins>
      <w:r w:rsidR="004A7A55" w:rsidRPr="004A7A55">
        <w:t xml:space="preserve"> </w:t>
      </w:r>
      <w:ins w:id="80" w:author="Benjamin Meyer" w:date="2023-03-02T09:42:00Z">
        <w:r w:rsidR="000C3DB0">
          <w:t>(</w:t>
        </w:r>
      </w:ins>
      <w:ins w:id="81" w:author="Benjamin Meyer" w:date="2023-03-02T09:41:00Z">
        <w:r w:rsidR="000C3DB0">
          <w:t xml:space="preserve">See further details on stream temperature monitoring under </w:t>
        </w:r>
      </w:ins>
      <w:ins w:id="82" w:author="Benjamin Meyer" w:date="2023-03-02T09:42:00Z">
        <w:r w:rsidR="000C3DB0">
          <w:t>“Task C” of this section</w:t>
        </w:r>
      </w:ins>
      <w:ins w:id="83" w:author="bmeyer bmeyer" w:date="2023-03-03T09:50:00Z">
        <w:r>
          <w:t>, and Appendix H for field form</w:t>
        </w:r>
      </w:ins>
      <w:ins w:id="84" w:author="Benjamin Meyer" w:date="2023-03-02T09:42:00Z">
        <w:r w:rsidR="000C3DB0">
          <w:t>).</w:t>
        </w:r>
      </w:ins>
    </w:p>
    <w:p w14:paraId="558A6FD5" w14:textId="77777777" w:rsidR="000C3DB0" w:rsidRDefault="000C3DB0" w:rsidP="004A7A55">
      <w:pPr>
        <w:pStyle w:val="BodyText"/>
      </w:pPr>
    </w:p>
    <w:p w14:paraId="1FA91CEE" w14:textId="21C6E068" w:rsidR="004A7A55" w:rsidRPr="000F1CB8" w:rsidRDefault="004A7A55" w:rsidP="004A7A55">
      <w:pPr>
        <w:pStyle w:val="BodyText"/>
      </w:pPr>
      <w:r w:rsidRPr="004A7A55">
        <w:rPr>
          <w:rFonts w:eastAsiaTheme="minorHAnsi"/>
        </w:rPr>
        <w:t>In 2018, a zinc and copper monitoring project was added to the KWF Water Quality Monitoring Program. This Alaska Clean Waters Action (ACWA) grant funded project was designed to monitor copper and zinc levels in key locations on the Kenai River and its tributaries. This element was added in response to an observed increase in zinc and copper levels between 2014 and 20</w:t>
      </w:r>
      <w:r>
        <w:rPr>
          <w:rFonts w:eastAsiaTheme="minorHAnsi"/>
        </w:rPr>
        <w:t xml:space="preserve">16 </w:t>
      </w:r>
      <w:r>
        <w:rPr>
          <w:rFonts w:eastAsiaTheme="minorHAnsi"/>
        </w:rPr>
        <w:fldChar w:fldCharType="begin" w:fldLock="1"/>
      </w:r>
      <w:r w:rsidR="00D528B3">
        <w:rPr>
          <w:rFonts w:eastAsiaTheme="minorHAnsi"/>
        </w:rPr>
        <w:instrText>ADDIN paperpile_citation &lt;clusterId&gt;A751O811K291H922&lt;/clusterId&gt;&lt;metadata&gt;&lt;citation&gt;&lt;id&gt;c48a229f-856f-4605-9199-c3bae628bf2a&lt;/id&gt;&lt;/citation&gt;&lt;citation&gt;&lt;id&gt;2c246ac6-5905-4ca5-9640-654a0c971604&lt;/id&gt;&lt;/citation&gt;&lt;citation&gt;&lt;id&gt;2fb15179-9a42-4355-889a-77627292c2fe&lt;/id&gt;&lt;/citation&gt;&lt;/metadata&gt;&lt;data&gt;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&lt;/data&gt; \* MERGEFORMAT</w:instrText>
      </w:r>
      <w:r>
        <w:rPr>
          <w:rFonts w:eastAsiaTheme="minorHAnsi"/>
        </w:rPr>
        <w:fldChar w:fldCharType="separate"/>
      </w:r>
      <w:r>
        <w:rPr>
          <w:rFonts w:eastAsiaTheme="minorHAnsi"/>
          <w:noProof/>
        </w:rPr>
        <w:t>(Sires 2017b, 2017a; Guerron Orejuela 2016)</w:t>
      </w:r>
      <w:r>
        <w:rPr>
          <w:rFonts w:eastAsiaTheme="minorHAnsi"/>
        </w:rPr>
        <w:fldChar w:fldCharType="end"/>
      </w:r>
      <w:r w:rsidRPr="004A7A55">
        <w:rPr>
          <w:rFonts w:eastAsiaTheme="minorHAnsi"/>
        </w:rPr>
        <w:t xml:space="preserve">. </w:t>
      </w:r>
      <w:r w:rsidR="000F1CB8">
        <w:rPr>
          <w:rFonts w:eastAsiaTheme="minorHAnsi"/>
        </w:rPr>
        <w:t xml:space="preserve">A final report on this project was completed in 2021 </w:t>
      </w:r>
      <w:r w:rsidR="000F1CB8">
        <w:rPr>
          <w:rFonts w:eastAsiaTheme="minorHAnsi"/>
        </w:rPr>
        <w:fldChar w:fldCharType="begin" w:fldLock="1"/>
      </w:r>
      <w:r w:rsidR="00D528B3">
        <w:rPr>
          <w:rFonts w:eastAsiaTheme="minorHAnsi"/>
        </w:rPr>
        <w:instrText>ADDIN paperpile_citation &lt;clusterId&gt;N479A739Q129U741&lt;/clusterId&gt;&lt;metadata&gt;&lt;citation&gt;&lt;id&gt;e6a3974e-4db6-4437-b0f9-e1d613912d29&lt;/id&gt;&lt;/citation&gt;&lt;/metadata&gt;&lt;data&gt;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&lt;/data&gt; \* MERGEFORMAT</w:instrText>
      </w:r>
      <w:r w:rsidR="000F1CB8">
        <w:rPr>
          <w:rFonts w:eastAsiaTheme="minorHAnsi"/>
        </w:rPr>
        <w:fldChar w:fldCharType="separate"/>
      </w:r>
      <w:r w:rsidR="000F1CB8">
        <w:rPr>
          <w:rFonts w:eastAsiaTheme="minorHAnsi"/>
          <w:noProof/>
        </w:rPr>
        <w:t>(Meyer 2021)</w:t>
      </w:r>
      <w:r w:rsidR="000F1CB8">
        <w:rPr>
          <w:rFonts w:eastAsiaTheme="minorHAnsi"/>
        </w:rPr>
        <w:fldChar w:fldCharType="end"/>
      </w:r>
      <w:r w:rsidRPr="004A7A55">
        <w:rPr>
          <w:rFonts w:eastAsiaTheme="minorHAnsi"/>
        </w:rPr>
        <w:t>.</w:t>
      </w:r>
      <w:r w:rsidR="00AD73F2">
        <w:rPr>
          <w:rFonts w:eastAsiaTheme="minorHAnsi"/>
        </w:rPr>
        <w:t xml:space="preserve"> </w:t>
      </w:r>
      <w:ins w:id="85" w:author="Benjamin Meyer" w:date="2023-03-02T09:59:00Z">
        <w:r w:rsidR="00734868">
          <w:rPr>
            <w:rFonts w:eastAsiaTheme="minorHAnsi"/>
          </w:rPr>
          <w:t>ADEC conducted a subsequent monitoring effort focused on dissolved metals in the main stem Kenai River in 2021-2022, which highlighted the value of incorporating additional sample</w:t>
        </w:r>
      </w:ins>
      <w:r w:rsidR="0084466F">
        <w:rPr>
          <w:rFonts w:eastAsiaTheme="minorHAnsi"/>
        </w:rPr>
        <w:t xml:space="preserve"> </w:t>
      </w:r>
      <w:ins w:id="86" w:author="Benjamin Meyer" w:date="2023-03-09T17:36:00Z">
        <w:r w:rsidR="0084466F">
          <w:rPr>
            <w:rFonts w:eastAsiaTheme="minorHAnsi"/>
          </w:rPr>
          <w:t>QA/QC</w:t>
        </w:r>
      </w:ins>
      <w:ins w:id="87" w:author="Benjamin Meyer" w:date="2023-03-02T09:59:00Z">
        <w:r w:rsidR="00734868">
          <w:rPr>
            <w:rFonts w:eastAsiaTheme="minorHAnsi"/>
          </w:rPr>
          <w:t xml:space="preserve"> metrics to ensure accuracy </w:t>
        </w:r>
        <w:r w:rsidR="00734868">
          <w:rPr>
            <w:rFonts w:eastAsiaTheme="minorHAnsi"/>
          </w:rPr>
          <w:fldChar w:fldCharType="begin" w:fldLock="1"/>
        </w:r>
      </w:ins>
      <w:r w:rsidR="00D528B3">
        <w:rPr>
          <w:rFonts w:eastAsiaTheme="minorHAnsi"/>
        </w:rPr>
        <w:instrText>ADDIN paperpile_citation &lt;clusterId&gt;J184W244S534Q355&lt;/clusterId&gt;&lt;metadata&gt;&lt;citation&gt;&lt;id&gt;2840635b-28fc-47a7-9649-e3bcce11bb25&lt;/id&gt;&lt;/citation&gt;&lt;/metadata&gt;&lt;data&gt;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&lt;/data&gt; \* MERGEFORMAT</w:instrText>
      </w:r>
      <w:ins w:id="88" w:author="Benjamin Meyer" w:date="2023-03-02T09:59:00Z">
        <w:r w:rsidR="00734868">
          <w:rPr>
            <w:rFonts w:eastAsiaTheme="minorHAnsi"/>
          </w:rPr>
          <w:fldChar w:fldCharType="separate"/>
        </w:r>
        <w:r w:rsidR="00734868">
          <w:rPr>
            <w:rFonts w:eastAsiaTheme="minorHAnsi"/>
            <w:noProof/>
          </w:rPr>
          <w:t>(Apsens and Petitt 2022)</w:t>
        </w:r>
        <w:r w:rsidR="00734868">
          <w:rPr>
            <w:rFonts w:eastAsiaTheme="minorHAnsi"/>
          </w:rPr>
          <w:fldChar w:fldCharType="end"/>
        </w:r>
        <w:r w:rsidR="00734868">
          <w:rPr>
            <w:rFonts w:eastAsiaTheme="minorHAnsi"/>
          </w:rPr>
          <w:t>.</w:t>
        </w:r>
      </w:ins>
    </w:p>
    <w:p w14:paraId="35C7A00B" w14:textId="77777777" w:rsidR="004A7A55" w:rsidRDefault="004A7A55" w:rsidP="004A7A55">
      <w:pPr>
        <w:pStyle w:val="BodyText"/>
      </w:pPr>
    </w:p>
    <w:p w14:paraId="30BE05C0" w14:textId="5E30C50E" w:rsidR="0088566D" w:rsidRDefault="0088566D" w:rsidP="002241BD">
      <w:pPr>
        <w:pStyle w:val="Heading2"/>
        <w:spacing w:line="240" w:lineRule="auto"/>
        <w:ind w:left="0" w:right="1753"/>
      </w:pPr>
      <w:bookmarkStart w:id="89" w:name="_Toc116644748"/>
      <w:bookmarkStart w:id="90" w:name="_Toc117087847"/>
      <w:bookmarkStart w:id="91" w:name="_Toc125960337"/>
      <w:bookmarkStart w:id="92" w:name="_Toc125983999"/>
      <w:bookmarkStart w:id="93" w:name="_Toc125984280"/>
      <w:r>
        <w:t xml:space="preserve">Task A) Agency </w:t>
      </w:r>
      <w:r w:rsidR="00AC5B29">
        <w:t xml:space="preserve">Monitoring Partnership to conduct baseline monitoring </w:t>
      </w:r>
      <w:r>
        <w:t>for Nutrients, Dissolved Metals, Hydrocarbons, and Fecal Coliforms (Referred to as Agency Baseline hereafter</w:t>
      </w:r>
      <w:r w:rsidR="00FA268F">
        <w:t>)</w:t>
      </w:r>
      <w:bookmarkEnd w:id="89"/>
      <w:bookmarkEnd w:id="90"/>
      <w:bookmarkEnd w:id="91"/>
      <w:bookmarkEnd w:id="92"/>
      <w:bookmarkEnd w:id="93"/>
    </w:p>
    <w:p w14:paraId="0D8A100F" w14:textId="77777777" w:rsidR="00FA268F" w:rsidRDefault="00FA268F" w:rsidP="00FA268F">
      <w:pPr>
        <w:pStyle w:val="BodyText"/>
        <w:spacing w:line="274" w:lineRule="exact"/>
        <w:rPr>
          <w:u w:val="single"/>
        </w:rPr>
      </w:pPr>
    </w:p>
    <w:p w14:paraId="04EF6C19" w14:textId="77777777" w:rsidR="0088566D" w:rsidRDefault="0088566D" w:rsidP="002241BD">
      <w:pPr>
        <w:pStyle w:val="BodyText"/>
        <w:spacing w:line="274" w:lineRule="exact"/>
      </w:pPr>
      <w:r>
        <w:rPr>
          <w:u w:val="single"/>
        </w:rPr>
        <w:t>Narrative Task Description</w:t>
      </w:r>
    </w:p>
    <w:p w14:paraId="501C1220" w14:textId="411B4568" w:rsidR="007618AD" w:rsidRDefault="0088566D" w:rsidP="007618AD">
      <w:pPr>
        <w:pStyle w:val="BodyText"/>
        <w:rPr>
          <w:ins w:id="94" w:author="Benjamin Meyer" w:date="2023-01-26T16:27:00Z"/>
        </w:rPr>
      </w:pPr>
      <w:r>
        <w:t xml:space="preserve">Work with the </w:t>
      </w:r>
      <w:commentRangeStart w:id="95"/>
      <w:commentRangeStart w:id="96"/>
      <w:r>
        <w:t>Kenai River Special Management Area</w:t>
      </w:r>
      <w:r w:rsidR="00307512">
        <w:t xml:space="preserve"> Advisory</w:t>
      </w:r>
      <w:r>
        <w:t xml:space="preserve"> Board </w:t>
      </w:r>
      <w:commentRangeEnd w:id="95"/>
      <w:r w:rsidR="006B6C2B">
        <w:rPr>
          <w:rStyle w:val="CommentReference"/>
        </w:rPr>
        <w:commentReference w:id="95"/>
      </w:r>
      <w:commentRangeEnd w:id="96"/>
      <w:r w:rsidR="00340999">
        <w:rPr>
          <w:rStyle w:val="CommentReference"/>
        </w:rPr>
        <w:commentReference w:id="96"/>
      </w:r>
      <w:r>
        <w:t>and the agencies</w:t>
      </w:r>
      <w:r w:rsidR="007618AD">
        <w:t xml:space="preserve"> </w:t>
      </w:r>
      <w:r>
        <w:t xml:space="preserve">represented on that board to conduct sampling with the help of a professional environmental </w:t>
      </w:r>
      <w:r>
        <w:lastRenderedPageBreak/>
        <w:t>contractor</w:t>
      </w:r>
      <w:r w:rsidR="00C1423D">
        <w:rPr>
          <w:rStyle w:val="FootnoteReference"/>
        </w:rPr>
        <w:footnoteReference w:id="2"/>
      </w:r>
      <w:r>
        <w:t>.</w:t>
      </w:r>
    </w:p>
    <w:p w14:paraId="171B9CFF" w14:textId="6ECFB2BF" w:rsidR="0088566D" w:rsidRDefault="0088566D" w:rsidP="0088566D">
      <w:pPr>
        <w:pStyle w:val="BodyText"/>
      </w:pPr>
    </w:p>
    <w:p w14:paraId="19629A76" w14:textId="77777777" w:rsidR="0088566D" w:rsidRDefault="0088566D" w:rsidP="002241BD">
      <w:pPr>
        <w:pStyle w:val="BodyText"/>
      </w:pPr>
      <w:r>
        <w:rPr>
          <w:u w:val="single"/>
        </w:rPr>
        <w:t>Objectives</w:t>
      </w:r>
      <w:r>
        <w:t>:</w:t>
      </w:r>
    </w:p>
    <w:p w14:paraId="76CC60B4" w14:textId="77777777" w:rsidR="0088566D" w:rsidRDefault="0088566D" w:rsidP="002241BD">
      <w:pPr>
        <w:pStyle w:val="BodyText"/>
        <w:ind w:left="120"/>
      </w:pPr>
    </w:p>
    <w:p w14:paraId="19A6D04E" w14:textId="671C6AAD" w:rsidR="0088566D" w:rsidRPr="00AF7CAA" w:rsidRDefault="0088566D" w:rsidP="002241BD">
      <w:pPr>
        <w:pStyle w:val="BodyText"/>
        <w:numPr>
          <w:ilvl w:val="0"/>
          <w:numId w:val="61"/>
        </w:numPr>
      </w:pPr>
      <w:r w:rsidRPr="00AF7CAA">
        <w:t xml:space="preserve">Develop a baseline data set to include, at a minimum, </w:t>
      </w:r>
      <w:commentRangeStart w:id="97"/>
      <w:commentRangeStart w:id="98"/>
      <w:commentRangeStart w:id="99"/>
      <w:r w:rsidRPr="00AF7CAA">
        <w:t>dissolved metals</w:t>
      </w:r>
      <w:commentRangeEnd w:id="97"/>
      <w:r w:rsidR="007C6C6B">
        <w:rPr>
          <w:rStyle w:val="CommentReference"/>
        </w:rPr>
        <w:commentReference w:id="97"/>
      </w:r>
      <w:commentRangeEnd w:id="98"/>
      <w:r w:rsidR="0084536E">
        <w:rPr>
          <w:rStyle w:val="CommentReference"/>
        </w:rPr>
        <w:commentReference w:id="98"/>
      </w:r>
      <w:commentRangeEnd w:id="99"/>
      <w:r w:rsidR="007F4AD8">
        <w:rPr>
          <w:rStyle w:val="CommentReference"/>
        </w:rPr>
        <w:commentReference w:id="99"/>
      </w:r>
      <w:r w:rsidRPr="00AF7CAA">
        <w:t>, hydrocarbons, and fecal coliforms</w:t>
      </w:r>
    </w:p>
    <w:p w14:paraId="2F91FE01" w14:textId="483556FF" w:rsidR="0088566D" w:rsidRPr="00AF7CAA" w:rsidRDefault="0088566D" w:rsidP="002241BD">
      <w:pPr>
        <w:pStyle w:val="BodyText"/>
        <w:numPr>
          <w:ilvl w:val="0"/>
          <w:numId w:val="61"/>
        </w:numPr>
      </w:pPr>
      <w:r w:rsidRPr="00E16D23">
        <w:t>Work with the City of Soldotna to supplement this data with parameters that Soldotna’s wastewater treatment plant can analyze. (i.e. – total suspended solids, pH, fecal coliforms, turbidity and specific conductance,</w:t>
      </w:r>
      <w:r w:rsidRPr="00412CB2">
        <w:rPr>
          <w:spacing w:val="-1"/>
        </w:rPr>
        <w:t xml:space="preserve"> </w:t>
      </w:r>
      <w:r w:rsidRPr="00412CB2">
        <w:t>etc</w:t>
      </w:r>
      <w:r w:rsidR="00FA268F" w:rsidRPr="00FA268F">
        <w:t>.)</w:t>
      </w:r>
    </w:p>
    <w:p w14:paraId="0ECA32A6" w14:textId="433243EF" w:rsidR="0088566D" w:rsidRPr="00AF7CAA" w:rsidRDefault="0088566D" w:rsidP="002241BD">
      <w:pPr>
        <w:pStyle w:val="BodyText"/>
        <w:numPr>
          <w:ilvl w:val="0"/>
          <w:numId w:val="61"/>
        </w:numPr>
      </w:pPr>
      <w:r w:rsidRPr="00E16D23">
        <w:t xml:space="preserve">Near concurrent sample collection at 22 sites located on the Kenai River main stem and tributaries throughout the Kenai River Watershed using federal, state and local agency personnel (See </w:t>
      </w:r>
      <w:r w:rsidR="003620AB" w:rsidRPr="003620AB">
        <w:fldChar w:fldCharType="begin"/>
      </w:r>
      <w:r w:rsidR="003620AB" w:rsidRPr="003620AB">
        <w:instrText xml:space="preserve"> REF _Ref125968456 \h  \* MERGEFORMAT </w:instrText>
      </w:r>
      <w:r w:rsidR="003620AB" w:rsidRPr="003620AB">
        <w:fldChar w:fldCharType="separate"/>
      </w:r>
      <w:r w:rsidR="003620AB" w:rsidRPr="003620AB">
        <w:t xml:space="preserve">Table </w:t>
      </w:r>
      <w:r w:rsidR="003620AB" w:rsidRPr="003620AB">
        <w:rPr>
          <w:noProof/>
        </w:rPr>
        <w:t>10</w:t>
      </w:r>
      <w:r w:rsidR="003620AB" w:rsidRPr="003620AB">
        <w:fldChar w:fldCharType="end"/>
      </w:r>
      <w:r w:rsidR="003620AB" w:rsidRPr="003620AB">
        <w:t xml:space="preserve"> </w:t>
      </w:r>
      <w:r w:rsidRPr="003620AB">
        <w:t>for</w:t>
      </w:r>
      <w:r w:rsidRPr="00AF7CAA">
        <w:t xml:space="preserve"> </w:t>
      </w:r>
      <w:bookmarkStart w:id="100" w:name="_GoBack"/>
      <w:bookmarkEnd w:id="100"/>
      <w:r w:rsidRPr="00AF7CAA">
        <w:t>a narrative description of the 22 sample</w:t>
      </w:r>
      <w:r w:rsidRPr="00AF7CAA">
        <w:rPr>
          <w:spacing w:val="-2"/>
        </w:rPr>
        <w:t xml:space="preserve"> </w:t>
      </w:r>
      <w:r w:rsidRPr="00E16D23">
        <w:t>sites</w:t>
      </w:r>
      <w:r w:rsidR="00FA268F" w:rsidRPr="00FA268F">
        <w:t>)</w:t>
      </w:r>
    </w:p>
    <w:p w14:paraId="7E05CC50" w14:textId="221C7608" w:rsidR="0088566D" w:rsidRPr="00AF7CAA" w:rsidRDefault="0088566D" w:rsidP="002241BD">
      <w:pPr>
        <w:pStyle w:val="BodyText"/>
        <w:numPr>
          <w:ilvl w:val="0"/>
          <w:numId w:val="61"/>
        </w:numPr>
      </w:pPr>
      <w:r w:rsidRPr="00E16D23">
        <w:t xml:space="preserve">Attain high quality data by </w:t>
      </w:r>
      <w:r w:rsidR="006B6C2B">
        <w:t xml:space="preserve">collecting samples in a manner that minimizes potential sample contamination and by </w:t>
      </w:r>
      <w:r w:rsidRPr="00E16D23">
        <w:t>using a professional lab certified by ADEC for drinking water</w:t>
      </w:r>
      <w:r w:rsidRPr="00412CB2">
        <w:rPr>
          <w:spacing w:val="-15"/>
        </w:rPr>
        <w:t xml:space="preserve"> </w:t>
      </w:r>
      <w:r w:rsidRPr="00412CB2">
        <w:t>analysis</w:t>
      </w:r>
    </w:p>
    <w:p w14:paraId="3F7C1A3D" w14:textId="6E1CD959" w:rsidR="0088566D" w:rsidRDefault="0088566D" w:rsidP="002241BD">
      <w:pPr>
        <w:pStyle w:val="BodyText"/>
        <w:numPr>
          <w:ilvl w:val="0"/>
          <w:numId w:val="61"/>
        </w:numPr>
      </w:pPr>
      <w:r w:rsidRPr="00E16D23">
        <w:t>Sample each of the 22 sites at least 2 times per year as financial resources</w:t>
      </w:r>
      <w:r>
        <w:rPr>
          <w:spacing w:val="-12"/>
        </w:rPr>
        <w:t xml:space="preserve"> </w:t>
      </w:r>
      <w:r>
        <w:t>allow.</w:t>
      </w:r>
    </w:p>
    <w:p w14:paraId="63CB0D69" w14:textId="77777777" w:rsidR="00CB62C7" w:rsidRDefault="00CB62C7" w:rsidP="00CB62C7">
      <w:pPr>
        <w:pStyle w:val="BodyText"/>
      </w:pPr>
    </w:p>
    <w:p w14:paraId="170775B2" w14:textId="77777777" w:rsidR="0088566D" w:rsidRDefault="0088566D" w:rsidP="002241BD">
      <w:pPr>
        <w:pStyle w:val="BodyText"/>
        <w:spacing w:before="1"/>
        <w:rPr>
          <w:sz w:val="23"/>
        </w:rPr>
      </w:pPr>
    </w:p>
    <w:p w14:paraId="143AF7D9" w14:textId="77777777" w:rsidR="0088566D" w:rsidRDefault="0088566D" w:rsidP="002241BD">
      <w:pPr>
        <w:pStyle w:val="BodyText"/>
        <w:spacing w:before="1"/>
      </w:pPr>
      <w:r>
        <w:rPr>
          <w:u w:val="single"/>
        </w:rPr>
        <w:t>Data Collection</w:t>
      </w:r>
    </w:p>
    <w:p w14:paraId="3542EC91" w14:textId="77777777" w:rsidR="0088566D" w:rsidRDefault="0088566D" w:rsidP="0088566D">
      <w:pPr>
        <w:pStyle w:val="BodyText"/>
      </w:pPr>
    </w:p>
    <w:p w14:paraId="637A3B02" w14:textId="38EE545C" w:rsidR="0088566D" w:rsidRDefault="0088566D" w:rsidP="007618AD">
      <w:pPr>
        <w:pStyle w:val="ListParagraph"/>
        <w:numPr>
          <w:ilvl w:val="0"/>
          <w:numId w:val="60"/>
        </w:numPr>
        <w:rPr>
          <w:rFonts w:ascii="Symbol" w:hAnsi="Symbol"/>
          <w:sz w:val="24"/>
        </w:rPr>
      </w:pPr>
      <w:r>
        <w:rPr>
          <w:sz w:val="24"/>
        </w:rPr>
        <w:t xml:space="preserve">Surface water quality parameters include; </w:t>
      </w:r>
      <w:commentRangeStart w:id="101"/>
      <w:commentRangeStart w:id="102"/>
      <w:r>
        <w:rPr>
          <w:sz w:val="24"/>
        </w:rPr>
        <w:t>total metals</w:t>
      </w:r>
      <w:commentRangeEnd w:id="101"/>
      <w:r w:rsidR="00A33EC3">
        <w:rPr>
          <w:rStyle w:val="CommentReference"/>
        </w:rPr>
        <w:commentReference w:id="101"/>
      </w:r>
      <w:commentRangeEnd w:id="102"/>
      <w:r w:rsidR="007F4AD8">
        <w:rPr>
          <w:rStyle w:val="CommentReference"/>
        </w:rPr>
        <w:commentReference w:id="102"/>
      </w:r>
      <w:ins w:id="103" w:author="Apsens, Sarah J (DEC)" w:date="2023-02-21T11:05:00Z">
        <w:r w:rsidR="006B6C2B">
          <w:rPr>
            <w:sz w:val="24"/>
          </w:rPr>
          <w:t xml:space="preserve"> (Cu, Fe, </w:t>
        </w:r>
      </w:ins>
      <w:ins w:id="104" w:author="Apsens, Sarah J (DEC)" w:date="2023-02-21T11:06:00Z">
        <w:r w:rsidR="006B6C2B">
          <w:rPr>
            <w:sz w:val="24"/>
          </w:rPr>
          <w:t>Hardness, and Zn)</w:t>
        </w:r>
      </w:ins>
      <w:r>
        <w:rPr>
          <w:sz w:val="24"/>
        </w:rPr>
        <w:t>, dissolved metal</w:t>
      </w:r>
      <w:ins w:id="105" w:author="Apsens, Sarah J (DEC)" w:date="2023-02-21T11:06:00Z">
        <w:r w:rsidR="006B6C2B">
          <w:rPr>
            <w:sz w:val="24"/>
          </w:rPr>
          <w:t>s</w:t>
        </w:r>
      </w:ins>
      <w:r>
        <w:rPr>
          <w:sz w:val="24"/>
        </w:rPr>
        <w:t>, petroleum hydrocarbons, fecal coliform, turbidity, specific conductance, temperature,</w:t>
      </w:r>
      <w:r>
        <w:rPr>
          <w:spacing w:val="-6"/>
          <w:sz w:val="24"/>
        </w:rPr>
        <w:t xml:space="preserve"> </w:t>
      </w:r>
      <w:r>
        <w:rPr>
          <w:sz w:val="24"/>
        </w:rPr>
        <w:t>nutrients</w:t>
      </w:r>
    </w:p>
    <w:p w14:paraId="4AFBEE3F" w14:textId="72225FDC" w:rsidR="00FA268F" w:rsidRPr="00307512" w:rsidRDefault="0088566D" w:rsidP="006128E6">
      <w:pPr>
        <w:pStyle w:val="ListParagraph"/>
        <w:numPr>
          <w:ilvl w:val="0"/>
          <w:numId w:val="60"/>
        </w:numPr>
        <w:tabs>
          <w:tab w:val="left" w:pos="840"/>
        </w:tabs>
        <w:ind w:right="948"/>
        <w:rPr>
          <w:rFonts w:ascii="Symbol" w:hAnsi="Symbol"/>
          <w:sz w:val="24"/>
        </w:rPr>
      </w:pPr>
      <w:r>
        <w:rPr>
          <w:sz w:val="24"/>
        </w:rPr>
        <w:t>Physical parameters include; weather conditions, boat traffic, and air temperature</w:t>
      </w:r>
      <w:r w:rsidR="006B6C2B">
        <w:rPr>
          <w:sz w:val="24"/>
        </w:rPr>
        <w:t xml:space="preserve">, water temperature, </w:t>
      </w:r>
      <w:r w:rsidR="00307512">
        <w:rPr>
          <w:sz w:val="24"/>
        </w:rPr>
        <w:t xml:space="preserve">and </w:t>
      </w:r>
      <w:r w:rsidR="006B6C2B">
        <w:rPr>
          <w:sz w:val="24"/>
        </w:rPr>
        <w:t xml:space="preserve">air </w:t>
      </w:r>
      <w:r w:rsidR="006B6C2B" w:rsidRPr="00307512">
        <w:rPr>
          <w:sz w:val="24"/>
        </w:rPr>
        <w:t xml:space="preserve">temperature (others?) </w:t>
      </w:r>
    </w:p>
    <w:p w14:paraId="3DEFD269" w14:textId="77777777" w:rsidR="00FA268F" w:rsidRDefault="00FA268F" w:rsidP="00FA268F">
      <w:pPr>
        <w:tabs>
          <w:tab w:val="left" w:pos="840"/>
        </w:tabs>
        <w:ind w:right="948"/>
        <w:rPr>
          <w:sz w:val="24"/>
          <w:u w:val="single"/>
        </w:rPr>
      </w:pPr>
    </w:p>
    <w:p w14:paraId="6336AEBD" w14:textId="73FD6B38" w:rsidR="0088566D" w:rsidRDefault="0088566D" w:rsidP="002241BD">
      <w:pPr>
        <w:tabs>
          <w:tab w:val="left" w:pos="840"/>
        </w:tabs>
        <w:ind w:right="948"/>
        <w:rPr>
          <w:rFonts w:ascii="Symbol" w:hAnsi="Symbol"/>
          <w:sz w:val="24"/>
        </w:rPr>
      </w:pPr>
      <w:r>
        <w:rPr>
          <w:sz w:val="24"/>
          <w:u w:val="single"/>
        </w:rPr>
        <w:t xml:space="preserve">Schedule </w:t>
      </w:r>
    </w:p>
    <w:p w14:paraId="3BD6320A" w14:textId="5CC533D5" w:rsidR="000D14B5" w:rsidRPr="0088566D" w:rsidRDefault="0088566D" w:rsidP="002241BD">
      <w:pPr>
        <w:pStyle w:val="ListParagraph"/>
        <w:numPr>
          <w:ilvl w:val="0"/>
          <w:numId w:val="60"/>
        </w:numPr>
        <w:ind w:right="948"/>
        <w:rPr>
          <w:rFonts w:ascii="Symbol" w:hAnsi="Symbol"/>
          <w:sz w:val="24"/>
        </w:rPr>
      </w:pPr>
      <w:r>
        <w:rPr>
          <w:sz w:val="24"/>
        </w:rPr>
        <w:t>Data collection will occur in spring (April/May) and summer</w:t>
      </w:r>
      <w:r>
        <w:rPr>
          <w:spacing w:val="-3"/>
          <w:sz w:val="24"/>
        </w:rPr>
        <w:t xml:space="preserve"> </w:t>
      </w:r>
      <w:r>
        <w:rPr>
          <w:sz w:val="24"/>
        </w:rPr>
        <w:t>(July/August)</w:t>
      </w:r>
    </w:p>
    <w:p w14:paraId="3467D2B9" w14:textId="77777777" w:rsidR="00BA7093" w:rsidRDefault="00BA7093" w:rsidP="00685216">
      <w:pPr>
        <w:pStyle w:val="Heading2"/>
        <w:spacing w:line="240" w:lineRule="auto"/>
        <w:ind w:left="0" w:right="1753"/>
      </w:pPr>
      <w:bookmarkStart w:id="106" w:name="_Toc116644749"/>
    </w:p>
    <w:p w14:paraId="0E0BCF1D" w14:textId="77777777" w:rsidR="00BA7093" w:rsidRDefault="00BA7093" w:rsidP="00685216">
      <w:pPr>
        <w:pStyle w:val="Heading2"/>
        <w:spacing w:line="240" w:lineRule="auto"/>
        <w:ind w:left="0" w:right="1753"/>
      </w:pPr>
      <w:commentRangeStart w:id="107"/>
      <w:commentRangeStart w:id="108"/>
    </w:p>
    <w:p w14:paraId="76153F15" w14:textId="77777777" w:rsidR="00685216" w:rsidRDefault="00685216" w:rsidP="00685216">
      <w:pPr>
        <w:pStyle w:val="Heading2"/>
        <w:spacing w:line="240" w:lineRule="auto"/>
        <w:ind w:left="0" w:right="1753"/>
      </w:pPr>
      <w:bookmarkStart w:id="109" w:name="_Toc117087848"/>
      <w:bookmarkStart w:id="110" w:name="_Toc125960338"/>
      <w:bookmarkStart w:id="111" w:name="_Toc125984000"/>
      <w:bookmarkStart w:id="112" w:name="_Toc125984281"/>
      <w:r>
        <w:t>Task B) Collection of specified interval data with programmable Electronic Instruments</w:t>
      </w:r>
      <w:bookmarkEnd w:id="106"/>
      <w:bookmarkEnd w:id="109"/>
      <w:bookmarkEnd w:id="110"/>
      <w:bookmarkEnd w:id="111"/>
      <w:bookmarkEnd w:id="112"/>
      <w:commentRangeEnd w:id="107"/>
      <w:r w:rsidR="006B6C2B">
        <w:rPr>
          <w:rStyle w:val="CommentReference"/>
          <w:b w:val="0"/>
          <w:bCs w:val="0"/>
          <w:i w:val="0"/>
        </w:rPr>
        <w:commentReference w:id="107"/>
      </w:r>
      <w:commentRangeEnd w:id="108"/>
      <w:r w:rsidR="00061F72">
        <w:rPr>
          <w:rStyle w:val="CommentReference"/>
          <w:b w:val="0"/>
          <w:bCs w:val="0"/>
          <w:i w:val="0"/>
        </w:rPr>
        <w:commentReference w:id="108"/>
      </w:r>
    </w:p>
    <w:p w14:paraId="282207A2" w14:textId="77777777" w:rsidR="00685216" w:rsidRDefault="00685216" w:rsidP="00685216">
      <w:pPr>
        <w:pStyle w:val="BodyText"/>
        <w:ind w:right="704"/>
      </w:pPr>
    </w:p>
    <w:p w14:paraId="3C8BA732" w14:textId="77777777" w:rsidR="00685216" w:rsidRDefault="00685216" w:rsidP="00685216">
      <w:pPr>
        <w:pStyle w:val="BodyText"/>
        <w:spacing w:line="274" w:lineRule="exact"/>
        <w:rPr>
          <w:u w:val="single"/>
        </w:rPr>
      </w:pPr>
      <w:r>
        <w:rPr>
          <w:u w:val="single"/>
        </w:rPr>
        <w:t>Narrative Task Description</w:t>
      </w:r>
    </w:p>
    <w:p w14:paraId="5499FEBB" w14:textId="4E185DB8" w:rsidR="00685216" w:rsidRPr="003B1B67" w:rsidRDefault="00685216" w:rsidP="00685216">
      <w:pPr>
        <w:pStyle w:val="BodyText"/>
        <w:spacing w:line="274" w:lineRule="exact"/>
        <w:rPr>
          <w:u w:val="single"/>
        </w:rPr>
      </w:pPr>
      <w:r>
        <w:t>Maintain and deploy as needed instruments capable of recording time series of water quality parameters, e.g. water quality sondes. Work with partners to identify projects where such monitoring is beneficial.</w:t>
      </w:r>
      <w:ins w:id="113" w:author="bmeyer bmeyer" w:date="2023-03-03T10:06:00Z">
        <w:r w:rsidR="00061F72">
          <w:t xml:space="preserve"> </w:t>
        </w:r>
      </w:ins>
      <w:ins w:id="114" w:author="Benjamin Meyer" w:date="2023-03-09T17:37:00Z">
        <w:r w:rsidR="00F572EB">
          <w:t>Continuous m</w:t>
        </w:r>
      </w:ins>
      <w:ins w:id="115" w:author="bmeyer bmeyer" w:date="2023-03-03T10:06:00Z">
        <w:del w:id="116" w:author="Benjamin Meyer" w:date="2023-03-09T17:37:00Z">
          <w:r w:rsidR="00061F72" w:rsidDel="00F572EB">
            <w:delText>M</w:delText>
          </w:r>
        </w:del>
        <w:r w:rsidR="00061F72">
          <w:t xml:space="preserve">onitoring with sondes </w:t>
        </w:r>
      </w:ins>
      <w:ins w:id="117" w:author="Benjamin Meyer" w:date="2023-03-09T17:41:00Z">
        <w:r w:rsidR="00F572EB">
          <w:t xml:space="preserve">is not currently part of the baseline water quality monitoring project, but </w:t>
        </w:r>
      </w:ins>
      <w:ins w:id="118" w:author="bmeyer bmeyer" w:date="2023-03-03T10:06:00Z">
        <w:r w:rsidR="00061F72">
          <w:t>will be conducted opportunistically</w:t>
        </w:r>
      </w:ins>
      <w:ins w:id="119" w:author="bmeyer bmeyer" w:date="2023-03-03T10:07:00Z">
        <w:r w:rsidR="00061F72">
          <w:t xml:space="preserve"> as</w:t>
        </w:r>
      </w:ins>
      <w:ins w:id="120" w:author="Benjamin Meyer" w:date="2023-03-09T17:42:00Z">
        <w:r w:rsidR="00F572EB">
          <w:t xml:space="preserve"> future</w:t>
        </w:r>
      </w:ins>
      <w:ins w:id="121" w:author="bmeyer bmeyer" w:date="2023-03-03T10:07:00Z">
        <w:r w:rsidR="00061F72">
          <w:t xml:space="preserve"> needs are identified by stakeholders </w:t>
        </w:r>
      </w:ins>
      <w:ins w:id="122" w:author="bmeyer bmeyer" w:date="2023-03-03T10:09:00Z">
        <w:r w:rsidR="00061F72">
          <w:t xml:space="preserve">represented in the KRSMA advisory board </w:t>
        </w:r>
      </w:ins>
      <w:ins w:id="123" w:author="bmeyer bmeyer" w:date="2023-03-03T10:07:00Z">
        <w:r w:rsidR="00061F72">
          <w:t>and the project technical advisory committee.</w:t>
        </w:r>
      </w:ins>
    </w:p>
    <w:p w14:paraId="32CE3668" w14:textId="77777777" w:rsidR="00685216" w:rsidRDefault="00685216" w:rsidP="00685216">
      <w:pPr>
        <w:pStyle w:val="BodyText"/>
        <w:spacing w:line="274" w:lineRule="exact"/>
      </w:pPr>
    </w:p>
    <w:p w14:paraId="2C0A11E5" w14:textId="77777777" w:rsidR="00685216" w:rsidRDefault="00685216" w:rsidP="00685216">
      <w:pPr>
        <w:pStyle w:val="BodyText"/>
      </w:pPr>
      <w:r>
        <w:rPr>
          <w:u w:val="single"/>
        </w:rPr>
        <w:t>Objectives</w:t>
      </w:r>
    </w:p>
    <w:p w14:paraId="195D3711" w14:textId="77777777" w:rsidR="00685216" w:rsidRDefault="00685216" w:rsidP="00685216">
      <w:pPr>
        <w:pStyle w:val="BodyText"/>
        <w:spacing w:line="274" w:lineRule="exact"/>
      </w:pPr>
    </w:p>
    <w:p w14:paraId="2816357C" w14:textId="77777777" w:rsidR="00685216" w:rsidRDefault="00685216" w:rsidP="007618AD">
      <w:pPr>
        <w:pStyle w:val="BodyText"/>
        <w:numPr>
          <w:ilvl w:val="0"/>
          <w:numId w:val="60"/>
        </w:numPr>
      </w:pPr>
      <w:r>
        <w:lastRenderedPageBreak/>
        <w:t xml:space="preserve">Maintain a collection of 8-10 water quality sondes capable of recording continuous parameters </w:t>
      </w:r>
    </w:p>
    <w:p w14:paraId="770E9343" w14:textId="77777777" w:rsidR="00685216" w:rsidRDefault="00685216" w:rsidP="006128E6">
      <w:pPr>
        <w:pStyle w:val="BodyText"/>
        <w:numPr>
          <w:ilvl w:val="0"/>
          <w:numId w:val="60"/>
        </w:numPr>
        <w:ind w:right="704"/>
      </w:pPr>
      <w:r>
        <w:t>Work with agencies, NGOs, and citizens to identify locations where continuous monitoring of water quality parameters may be valuable. E.g.; invasive species treatments; developing areas, impacted water bodies.</w:t>
      </w:r>
    </w:p>
    <w:p w14:paraId="05345A8B" w14:textId="77777777" w:rsidR="00685216" w:rsidRDefault="00685216" w:rsidP="00685216">
      <w:pPr>
        <w:pStyle w:val="BodyText"/>
        <w:ind w:right="704"/>
      </w:pPr>
    </w:p>
    <w:p w14:paraId="44823ADF" w14:textId="77777777" w:rsidR="00685216" w:rsidRDefault="00685216" w:rsidP="00685216">
      <w:pPr>
        <w:pStyle w:val="BodyText"/>
        <w:ind w:right="704"/>
        <w:rPr>
          <w:u w:val="single"/>
        </w:rPr>
      </w:pPr>
      <w:r>
        <w:rPr>
          <w:u w:val="single"/>
        </w:rPr>
        <w:t>Data Collection</w:t>
      </w:r>
    </w:p>
    <w:p w14:paraId="53195593" w14:textId="77777777" w:rsidR="00685216" w:rsidRDefault="00685216" w:rsidP="00685216">
      <w:pPr>
        <w:pStyle w:val="BodyText"/>
        <w:ind w:right="704"/>
      </w:pPr>
    </w:p>
    <w:p w14:paraId="0DF4DD12" w14:textId="5BE1231C" w:rsidR="00685216" w:rsidRDefault="00685216" w:rsidP="006128E6">
      <w:pPr>
        <w:pStyle w:val="BodyText"/>
        <w:numPr>
          <w:ilvl w:val="0"/>
          <w:numId w:val="60"/>
        </w:numPr>
        <w:ind w:right="704"/>
      </w:pPr>
      <w:r>
        <w:t xml:space="preserve">Parameters </w:t>
      </w:r>
      <w:r w:rsidR="007618AD">
        <w:t xml:space="preserve">monitored by sondes </w:t>
      </w:r>
      <w:r>
        <w:t>include pH, turbidity, conductivity, temperature, and dissolved oxygen</w:t>
      </w:r>
    </w:p>
    <w:p w14:paraId="05D1A7E7" w14:textId="77777777" w:rsidR="00685216" w:rsidRDefault="00685216" w:rsidP="006128E6">
      <w:pPr>
        <w:pStyle w:val="BodyText"/>
        <w:numPr>
          <w:ilvl w:val="0"/>
          <w:numId w:val="60"/>
        </w:numPr>
        <w:ind w:right="704"/>
      </w:pPr>
      <w:r>
        <w:t>Sondes will be subject to pre and post deployment calibrations and checks for all parameters</w:t>
      </w:r>
    </w:p>
    <w:p w14:paraId="5722EA69" w14:textId="77777777" w:rsidR="00685216" w:rsidRDefault="00685216" w:rsidP="00685216">
      <w:pPr>
        <w:pStyle w:val="BodyText"/>
        <w:ind w:right="704"/>
      </w:pPr>
    </w:p>
    <w:p w14:paraId="71879F66" w14:textId="77777777" w:rsidR="00685216" w:rsidRDefault="00685216" w:rsidP="00685216">
      <w:pPr>
        <w:pStyle w:val="BodyText"/>
        <w:ind w:right="704"/>
      </w:pPr>
      <w:r w:rsidRPr="00FA268F">
        <w:rPr>
          <w:u w:val="single"/>
        </w:rPr>
        <w:t>Schedule</w:t>
      </w:r>
    </w:p>
    <w:p w14:paraId="7AFB036A" w14:textId="77777777" w:rsidR="00685216" w:rsidRDefault="00685216" w:rsidP="00685216">
      <w:pPr>
        <w:pStyle w:val="BodyText"/>
        <w:ind w:right="704"/>
      </w:pPr>
    </w:p>
    <w:p w14:paraId="0ABEE0FD" w14:textId="77777777" w:rsidR="00685216" w:rsidRDefault="00685216" w:rsidP="006128E6">
      <w:pPr>
        <w:pStyle w:val="BodyText"/>
        <w:numPr>
          <w:ilvl w:val="0"/>
          <w:numId w:val="60"/>
        </w:numPr>
        <w:ind w:right="704"/>
      </w:pPr>
      <w:r>
        <w:t>Fieldwork will be executed based on funding opportunities and local need</w:t>
      </w:r>
    </w:p>
    <w:p w14:paraId="57C9F78A" w14:textId="77777777" w:rsidR="00685216" w:rsidRDefault="00685216" w:rsidP="007618AD">
      <w:pPr>
        <w:pStyle w:val="BodyText"/>
        <w:numPr>
          <w:ilvl w:val="0"/>
          <w:numId w:val="60"/>
        </w:numPr>
      </w:pPr>
      <w:r>
        <w:t>Sondes will be returned to the manufacturer for bench calibration as needed depending on annual usage</w:t>
      </w:r>
    </w:p>
    <w:p w14:paraId="7A2A5AB9" w14:textId="77777777" w:rsidR="003C1591" w:rsidRDefault="003C1591" w:rsidP="00723CBB">
      <w:pPr>
        <w:pStyle w:val="BodyText"/>
        <w:ind w:right="704"/>
      </w:pPr>
    </w:p>
    <w:p w14:paraId="45E75322" w14:textId="77777777" w:rsidR="003C1591" w:rsidRDefault="00AA03CD" w:rsidP="00723CBB">
      <w:pPr>
        <w:pStyle w:val="BodyText"/>
        <w:ind w:right="704"/>
      </w:pPr>
      <w:r>
        <w:t xml:space="preserve">See </w:t>
      </w:r>
      <w:bookmarkStart w:id="124" w:name="Appendix_H"/>
      <w:r>
        <w:t>Appendix</w:t>
      </w:r>
      <w:r w:rsidR="003C1591">
        <w:t xml:space="preserve"> </w:t>
      </w:r>
      <w:r>
        <w:t>H</w:t>
      </w:r>
      <w:r w:rsidR="003C1591">
        <w:t xml:space="preserve"> </w:t>
      </w:r>
      <w:bookmarkEnd w:id="124"/>
      <w:r w:rsidR="003C1591">
        <w:t>for further details</w:t>
      </w:r>
      <w:r>
        <w:t xml:space="preserve"> on Hydrolab Calibration</w:t>
      </w:r>
    </w:p>
    <w:p w14:paraId="6E22BB87" w14:textId="013AF52F" w:rsidR="00CB62C7" w:rsidRPr="00E946A5" w:rsidRDefault="00CB62C7" w:rsidP="00771F2F">
      <w:pPr>
        <w:widowControl/>
        <w:adjustRightInd w:val="0"/>
        <w:rPr>
          <w:rFonts w:ascii="TimesNewRomanPSMT" w:eastAsiaTheme="minorHAnsi" w:hAnsi="TimesNewRomanPSMT" w:cs="TimesNewRomanPSMT"/>
          <w:sz w:val="24"/>
          <w:szCs w:val="24"/>
        </w:rPr>
      </w:pPr>
    </w:p>
    <w:p w14:paraId="34D844D9" w14:textId="77777777" w:rsidR="001B6F79" w:rsidRPr="00E946A5" w:rsidRDefault="001B6F79" w:rsidP="001B6F79">
      <w:pPr>
        <w:pStyle w:val="Heading2"/>
        <w:ind w:left="0"/>
      </w:pPr>
      <w:bookmarkStart w:id="125" w:name="_Toc116644750"/>
      <w:bookmarkStart w:id="126" w:name="_Toc117087849"/>
      <w:bookmarkStart w:id="127" w:name="_Toc125960339"/>
      <w:bookmarkStart w:id="128" w:name="_Toc125984001"/>
      <w:bookmarkStart w:id="129" w:name="_Toc125984282"/>
      <w:r w:rsidRPr="00E946A5">
        <w:t>Task C) Stream Temperature Monitoring</w:t>
      </w:r>
      <w:bookmarkEnd w:id="125"/>
      <w:bookmarkEnd w:id="126"/>
      <w:bookmarkEnd w:id="127"/>
      <w:bookmarkEnd w:id="128"/>
      <w:bookmarkEnd w:id="129"/>
    </w:p>
    <w:p w14:paraId="67D5FB11" w14:textId="77777777" w:rsidR="001B6F79" w:rsidRPr="00E946A5" w:rsidRDefault="001B6F79" w:rsidP="001B6F79">
      <w:pPr>
        <w:rPr>
          <w:sz w:val="24"/>
          <w:szCs w:val="24"/>
        </w:rPr>
      </w:pPr>
    </w:p>
    <w:p w14:paraId="170DAAE6" w14:textId="77777777" w:rsidR="001B6F79" w:rsidRPr="00E946A5" w:rsidRDefault="001B6F79" w:rsidP="001B6F79">
      <w:pPr>
        <w:pStyle w:val="BodyText"/>
        <w:spacing w:line="274" w:lineRule="exact"/>
        <w:rPr>
          <w:u w:val="single"/>
        </w:rPr>
      </w:pPr>
      <w:r w:rsidRPr="00E946A5">
        <w:rPr>
          <w:u w:val="single"/>
        </w:rPr>
        <w:t>Narrative Task Description</w:t>
      </w:r>
    </w:p>
    <w:p w14:paraId="0261E65E" w14:textId="204F4BFE" w:rsidR="001B6F79" w:rsidRPr="00E946A5" w:rsidRDefault="001B6F79" w:rsidP="001B6F79">
      <w:pPr>
        <w:rPr>
          <w:sz w:val="24"/>
          <w:szCs w:val="24"/>
        </w:rPr>
      </w:pPr>
      <w:r w:rsidRPr="00E946A5">
        <w:rPr>
          <w:sz w:val="24"/>
          <w:szCs w:val="24"/>
        </w:rPr>
        <w:t xml:space="preserve">Maintain </w:t>
      </w:r>
      <w:r>
        <w:rPr>
          <w:sz w:val="24"/>
          <w:szCs w:val="24"/>
        </w:rPr>
        <w:t>stream temperature monitoring sites in perpetuity at six sites in the lower Kenai River and Kasilof River area</w:t>
      </w:r>
      <w:r w:rsidR="007618AD">
        <w:rPr>
          <w:sz w:val="24"/>
          <w:szCs w:val="24"/>
        </w:rPr>
        <w:t>s</w:t>
      </w:r>
      <w:r>
        <w:rPr>
          <w:sz w:val="24"/>
          <w:szCs w:val="24"/>
        </w:rPr>
        <w:t>, and at other sites as needed by new projects</w:t>
      </w:r>
    </w:p>
    <w:p w14:paraId="00CF4918" w14:textId="77777777" w:rsidR="001B6F79" w:rsidRPr="00E946A5" w:rsidRDefault="001B6F79" w:rsidP="001B6F79">
      <w:pPr>
        <w:rPr>
          <w:sz w:val="24"/>
          <w:szCs w:val="24"/>
        </w:rPr>
      </w:pPr>
    </w:p>
    <w:p w14:paraId="2B33BFE4" w14:textId="77777777" w:rsidR="001B6F79" w:rsidRDefault="001B6F79" w:rsidP="001B6F79">
      <w:pPr>
        <w:pStyle w:val="BodyText"/>
        <w:rPr>
          <w:u w:val="single"/>
        </w:rPr>
      </w:pPr>
      <w:r w:rsidRPr="00E946A5">
        <w:rPr>
          <w:u w:val="single"/>
        </w:rPr>
        <w:t>Objectives</w:t>
      </w:r>
    </w:p>
    <w:p w14:paraId="7B5551B4" w14:textId="77777777" w:rsidR="001B6F79" w:rsidRDefault="001B6F79" w:rsidP="001B6F79">
      <w:pPr>
        <w:pStyle w:val="BodyText"/>
      </w:pPr>
    </w:p>
    <w:p w14:paraId="132C692E" w14:textId="77777777" w:rsidR="001B6F79" w:rsidRDefault="001B6F79" w:rsidP="006128E6">
      <w:pPr>
        <w:pStyle w:val="BodyText"/>
        <w:numPr>
          <w:ilvl w:val="0"/>
          <w:numId w:val="62"/>
        </w:numPr>
      </w:pPr>
      <w:r>
        <w:t>Perform site visits at the six long-term stream temperature monitoring sites a minimum of twice annually</w:t>
      </w:r>
    </w:p>
    <w:p w14:paraId="29CBD278" w14:textId="77777777" w:rsidR="001B6F79" w:rsidRDefault="001B6F79" w:rsidP="006128E6">
      <w:pPr>
        <w:pStyle w:val="BodyText"/>
        <w:numPr>
          <w:ilvl w:val="1"/>
          <w:numId w:val="62"/>
        </w:numPr>
      </w:pPr>
      <w:r>
        <w:t>Moose River</w:t>
      </w:r>
    </w:p>
    <w:p w14:paraId="0B560762" w14:textId="77777777" w:rsidR="001B6F79" w:rsidRDefault="001B6F79" w:rsidP="006128E6">
      <w:pPr>
        <w:pStyle w:val="BodyText"/>
        <w:numPr>
          <w:ilvl w:val="1"/>
          <w:numId w:val="62"/>
        </w:numPr>
      </w:pPr>
      <w:r>
        <w:t>Funny River</w:t>
      </w:r>
    </w:p>
    <w:p w14:paraId="7E660082" w14:textId="77777777" w:rsidR="001B6F79" w:rsidRDefault="001B6F79" w:rsidP="006128E6">
      <w:pPr>
        <w:pStyle w:val="BodyText"/>
        <w:numPr>
          <w:ilvl w:val="1"/>
          <w:numId w:val="62"/>
        </w:numPr>
      </w:pPr>
      <w:r>
        <w:t>Soldotna Creek</w:t>
      </w:r>
    </w:p>
    <w:p w14:paraId="2A2E6720" w14:textId="77777777" w:rsidR="001B6F79" w:rsidRDefault="001B6F79" w:rsidP="006128E6">
      <w:pPr>
        <w:pStyle w:val="BodyText"/>
        <w:numPr>
          <w:ilvl w:val="1"/>
          <w:numId w:val="62"/>
        </w:numPr>
      </w:pPr>
      <w:r>
        <w:t>Slikok Creek</w:t>
      </w:r>
    </w:p>
    <w:p w14:paraId="5136FFAE" w14:textId="77777777" w:rsidR="001B6F79" w:rsidRDefault="001B6F79" w:rsidP="006128E6">
      <w:pPr>
        <w:pStyle w:val="BodyText"/>
        <w:numPr>
          <w:ilvl w:val="1"/>
          <w:numId w:val="62"/>
        </w:numPr>
      </w:pPr>
      <w:r>
        <w:t>Beaver Creek</w:t>
      </w:r>
    </w:p>
    <w:p w14:paraId="45FB93DF" w14:textId="77777777" w:rsidR="001B6F79" w:rsidRDefault="001B6F79" w:rsidP="006128E6">
      <w:pPr>
        <w:pStyle w:val="BodyText"/>
        <w:numPr>
          <w:ilvl w:val="1"/>
          <w:numId w:val="62"/>
        </w:numPr>
      </w:pPr>
      <w:r>
        <w:t>Crooked Creek</w:t>
      </w:r>
    </w:p>
    <w:p w14:paraId="5F64ADCC" w14:textId="1A96223C" w:rsidR="001B6F79" w:rsidRPr="00E946A5" w:rsidRDefault="001B6F79" w:rsidP="006128E6">
      <w:pPr>
        <w:pStyle w:val="BodyText"/>
        <w:numPr>
          <w:ilvl w:val="0"/>
          <w:numId w:val="62"/>
        </w:numPr>
      </w:pPr>
      <w:r>
        <w:t>Apply the highest available standards for</w:t>
      </w:r>
      <w:r w:rsidR="00AF7519">
        <w:t xml:space="preserve"> field</w:t>
      </w:r>
      <w:r>
        <w:t xml:space="preserve"> site management and data curation </w:t>
      </w:r>
      <w:r w:rsidR="00524538">
        <w:t>(</w:t>
      </w:r>
      <w:r>
        <w:t xml:space="preserve">as outlined in Mauger et al. </w:t>
      </w:r>
      <w:r>
        <w:fldChar w:fldCharType="begin" w:fldLock="1"/>
      </w:r>
      <w:r w:rsidR="00D528B3">
        <w:instrText>ADDIN paperpile_citation &lt;clusterId&gt;B294P552E942I656&lt;/clusterId&gt;&lt;metadata&gt;&lt;citation&gt;&lt;id&gt;592654ec-e6cc-4a77-92fa-cebd62353b65&lt;/id&gt;&lt;no_author&gt;true&lt;/no_author&gt;&lt;/citation&gt;&lt;/metadata&gt;&lt;data&gt;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&lt;/data&gt; \* MERGEFORMAT</w:instrText>
      </w:r>
      <w:r>
        <w:fldChar w:fldCharType="separate"/>
      </w:r>
      <w:r>
        <w:rPr>
          <w:noProof/>
        </w:rPr>
        <w:t>(2015)</w:t>
      </w:r>
      <w:r>
        <w:fldChar w:fldCharType="end"/>
      </w:r>
      <w:r w:rsidR="00524538">
        <w:t>)</w:t>
      </w:r>
    </w:p>
    <w:p w14:paraId="346C5881" w14:textId="77777777" w:rsidR="001B6F79" w:rsidRPr="00E946A5" w:rsidRDefault="001B6F79" w:rsidP="001B6F79">
      <w:pPr>
        <w:rPr>
          <w:sz w:val="24"/>
          <w:szCs w:val="24"/>
        </w:rPr>
      </w:pPr>
    </w:p>
    <w:p w14:paraId="3B8C2E32" w14:textId="77777777" w:rsidR="001B6F79" w:rsidRPr="00E946A5" w:rsidRDefault="001B6F79" w:rsidP="001B6F79">
      <w:pPr>
        <w:rPr>
          <w:sz w:val="24"/>
          <w:szCs w:val="24"/>
        </w:rPr>
      </w:pPr>
      <w:r w:rsidRPr="00E946A5">
        <w:rPr>
          <w:sz w:val="24"/>
          <w:szCs w:val="24"/>
          <w:u w:val="single"/>
        </w:rPr>
        <w:t>Data Collection</w:t>
      </w:r>
    </w:p>
    <w:p w14:paraId="0BD50C22" w14:textId="77777777" w:rsidR="001B6F79" w:rsidRDefault="001B6F79" w:rsidP="001B6F79">
      <w:pPr>
        <w:pStyle w:val="AppendixSubheadings"/>
        <w:rPr>
          <w:sz w:val="24"/>
          <w:szCs w:val="24"/>
        </w:rPr>
      </w:pPr>
    </w:p>
    <w:p w14:paraId="073F3146" w14:textId="77777777" w:rsidR="001B6F79" w:rsidRDefault="001B6F79" w:rsidP="006128E6">
      <w:pPr>
        <w:pStyle w:val="AppendixSubheadings"/>
        <w:numPr>
          <w:ilvl w:val="0"/>
          <w:numId w:val="63"/>
        </w:numPr>
        <w:rPr>
          <w:sz w:val="24"/>
          <w:szCs w:val="24"/>
        </w:rPr>
      </w:pPr>
      <w:bookmarkStart w:id="130" w:name="_Toc125960340"/>
      <w:bookmarkStart w:id="131" w:name="_Toc125984283"/>
      <w:r>
        <w:rPr>
          <w:sz w:val="24"/>
          <w:szCs w:val="24"/>
        </w:rPr>
        <w:t>Record year-round continuous time series of water temperature using programmed electronic instruments</w:t>
      </w:r>
      <w:bookmarkEnd w:id="130"/>
      <w:bookmarkEnd w:id="131"/>
    </w:p>
    <w:p w14:paraId="1E51F165" w14:textId="77777777" w:rsidR="001B6F79" w:rsidRPr="00E946A5" w:rsidRDefault="001B6F79" w:rsidP="001B6F79">
      <w:pPr>
        <w:pStyle w:val="AppendixSubheadings"/>
        <w:rPr>
          <w:sz w:val="24"/>
          <w:szCs w:val="24"/>
        </w:rPr>
      </w:pPr>
    </w:p>
    <w:p w14:paraId="48A6748D" w14:textId="77777777" w:rsidR="001B6F79" w:rsidRPr="00E946A5" w:rsidRDefault="001B6F79" w:rsidP="001B6F79">
      <w:pPr>
        <w:pStyle w:val="BodyText"/>
        <w:ind w:right="704"/>
      </w:pPr>
      <w:r w:rsidRPr="00E946A5">
        <w:rPr>
          <w:u w:val="single"/>
        </w:rPr>
        <w:lastRenderedPageBreak/>
        <w:t>Schedule</w:t>
      </w:r>
    </w:p>
    <w:p w14:paraId="34D21C4A" w14:textId="77777777" w:rsidR="001B6F79" w:rsidRPr="00E946A5" w:rsidRDefault="001B6F79" w:rsidP="001B6F79">
      <w:pPr>
        <w:pStyle w:val="AppendixSubheadings"/>
        <w:rPr>
          <w:sz w:val="24"/>
          <w:szCs w:val="24"/>
        </w:rPr>
      </w:pPr>
    </w:p>
    <w:p w14:paraId="7C80727A" w14:textId="3EAC5938" w:rsidR="003C1591" w:rsidRPr="00E3768F" w:rsidRDefault="001B6F79" w:rsidP="00AF7519">
      <w:pPr>
        <w:pStyle w:val="AppendixSubheadings"/>
        <w:numPr>
          <w:ilvl w:val="0"/>
          <w:numId w:val="63"/>
        </w:numPr>
        <w:rPr>
          <w:sz w:val="24"/>
          <w:szCs w:val="24"/>
        </w:rPr>
      </w:pPr>
      <w:bookmarkStart w:id="132" w:name="_Toc125960341"/>
      <w:bookmarkStart w:id="133" w:name="_Toc125984284"/>
      <w:r>
        <w:rPr>
          <w:sz w:val="24"/>
          <w:szCs w:val="24"/>
        </w:rPr>
        <w:t>Site visits to locations with water temperature loggers will be visited a minimum of biannually, typically once in early summer (May/June) and once in Fall (September/</w:t>
      </w:r>
      <w:r w:rsidR="007618AD">
        <w:rPr>
          <w:sz w:val="24"/>
          <w:szCs w:val="24"/>
        </w:rPr>
        <w:t xml:space="preserve"> </w:t>
      </w:r>
      <w:r>
        <w:rPr>
          <w:sz w:val="24"/>
          <w:szCs w:val="24"/>
        </w:rPr>
        <w:t>October</w:t>
      </w:r>
      <w:r w:rsidR="00530E7B">
        <w:rPr>
          <w:sz w:val="24"/>
          <w:szCs w:val="24"/>
        </w:rPr>
        <w:t>)</w:t>
      </w:r>
      <w:bookmarkEnd w:id="132"/>
      <w:bookmarkEnd w:id="133"/>
    </w:p>
    <w:p w14:paraId="66B4BF69" w14:textId="77777777" w:rsidR="003C1591" w:rsidRDefault="003C1591" w:rsidP="00AF7519">
      <w:pPr>
        <w:pStyle w:val="AppendixSubheadings"/>
        <w:rPr>
          <w:sz w:val="24"/>
          <w:szCs w:val="24"/>
        </w:rPr>
      </w:pPr>
    </w:p>
    <w:p w14:paraId="3F1FFA2F" w14:textId="4A75151F" w:rsidR="003C1591" w:rsidRDefault="00AF7519" w:rsidP="003C1591">
      <w:pPr>
        <w:pStyle w:val="BodyText"/>
        <w:ind w:right="704"/>
      </w:pPr>
      <w:r>
        <w:t>See Appendix G</w:t>
      </w:r>
      <w:r w:rsidR="003C1591">
        <w:t xml:space="preserve"> </w:t>
      </w:r>
      <w:r w:rsidR="00B23E79">
        <w:t xml:space="preserve">and Mauger et al. </w:t>
      </w:r>
      <w:r w:rsidR="00B23E79">
        <w:fldChar w:fldCharType="begin" w:fldLock="1"/>
      </w:r>
      <w:r w:rsidR="00D528B3">
        <w:instrText>ADDIN paperpile_citation &lt;clusterId&gt;S227G575C865Z658&lt;/clusterId&gt;&lt;metadata&gt;&lt;citation&gt;&lt;id&gt;592654ec-e6cc-4a77-92fa-cebd62353b65&lt;/id&gt;&lt;no_author&gt;true&lt;/no_author&gt;&lt;/citation&gt;&lt;/metadata&gt;&lt;data&gt;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&lt;/data&gt; \* MERGEFORMAT</w:instrText>
      </w:r>
      <w:r w:rsidR="00B23E79">
        <w:fldChar w:fldCharType="separate"/>
      </w:r>
      <w:r w:rsidR="00B23E79">
        <w:rPr>
          <w:noProof/>
        </w:rPr>
        <w:t>(2015)</w:t>
      </w:r>
      <w:r w:rsidR="00B23E79">
        <w:fldChar w:fldCharType="end"/>
      </w:r>
      <w:r w:rsidR="003C1591">
        <w:t>for further details</w:t>
      </w:r>
      <w:r w:rsidR="007618AD">
        <w:t xml:space="preserve"> on stream temperature monitoring</w:t>
      </w:r>
      <w:r w:rsidR="00B23E79">
        <w:t xml:space="preserve"> methods</w:t>
      </w:r>
      <w:r w:rsidR="007F5DE1">
        <w:t xml:space="preserve"> in southcentral Alaska</w:t>
      </w:r>
      <w:r w:rsidR="003C1591">
        <w:t>.</w:t>
      </w:r>
    </w:p>
    <w:p w14:paraId="152BB4FD" w14:textId="77777777" w:rsidR="00BA7093" w:rsidRDefault="00BA7093" w:rsidP="00BA7093">
      <w:pPr>
        <w:pStyle w:val="Heading2"/>
        <w:ind w:left="0"/>
        <w:rPr>
          <w:b w:val="0"/>
          <w:bCs w:val="0"/>
          <w:i w:val="0"/>
        </w:rPr>
      </w:pPr>
    </w:p>
    <w:p w14:paraId="48CAFBC4" w14:textId="77777777" w:rsidR="00BA7093" w:rsidRDefault="00BA7093" w:rsidP="00BA7093">
      <w:pPr>
        <w:pStyle w:val="Heading2"/>
        <w:ind w:left="0"/>
      </w:pPr>
    </w:p>
    <w:p w14:paraId="2E296E56" w14:textId="1D2A126F" w:rsidR="00530E7B" w:rsidRPr="00530E7B" w:rsidRDefault="00530E7B" w:rsidP="00BA7093">
      <w:pPr>
        <w:pStyle w:val="Heading2"/>
        <w:ind w:left="0"/>
      </w:pPr>
      <w:bookmarkStart w:id="134" w:name="_Toc117087850"/>
      <w:bookmarkStart w:id="135" w:name="_Toc125960342"/>
      <w:bookmarkStart w:id="136" w:name="_Toc125984002"/>
      <w:bookmarkStart w:id="137" w:name="_Toc125984285"/>
      <w:r>
        <w:t>A7.</w:t>
      </w:r>
      <w:r>
        <w:tab/>
        <w:t>Q</w:t>
      </w:r>
      <w:r w:rsidR="002F1311">
        <w:t>uality</w:t>
      </w:r>
      <w:r>
        <w:t xml:space="preserve"> </w:t>
      </w:r>
      <w:r w:rsidR="002F1311">
        <w:t>Objectives</w:t>
      </w:r>
      <w:r>
        <w:t xml:space="preserve"> </w:t>
      </w:r>
      <w:r w:rsidR="00C161F5">
        <w:t>and</w:t>
      </w:r>
      <w:r>
        <w:t xml:space="preserve"> C</w:t>
      </w:r>
      <w:r w:rsidR="002F1311">
        <w:t>riteria</w:t>
      </w:r>
      <w:r>
        <w:t xml:space="preserve"> </w:t>
      </w:r>
      <w:r w:rsidR="00A33EC3">
        <w:t>for</w:t>
      </w:r>
      <w:r>
        <w:t xml:space="preserve"> M</w:t>
      </w:r>
      <w:r w:rsidR="002F1311">
        <w:t>easurement</w:t>
      </w:r>
      <w:r w:rsidR="0061682D">
        <w:t xml:space="preserve"> o</w:t>
      </w:r>
      <w:r w:rsidR="002F1311">
        <w:t>f</w:t>
      </w:r>
      <w:r w:rsidRPr="00530E7B">
        <w:rPr>
          <w:spacing w:val="-8"/>
        </w:rPr>
        <w:t xml:space="preserve"> </w:t>
      </w:r>
      <w:r>
        <w:t>D</w:t>
      </w:r>
      <w:r w:rsidR="002F1311">
        <w:t>ata</w:t>
      </w:r>
      <w:bookmarkEnd w:id="134"/>
      <w:bookmarkEnd w:id="135"/>
      <w:bookmarkEnd w:id="136"/>
      <w:bookmarkEnd w:id="137"/>
    </w:p>
    <w:p w14:paraId="799A6D8B" w14:textId="77777777" w:rsidR="000D14B5" w:rsidRDefault="000D14B5" w:rsidP="002241BD">
      <w:pPr>
        <w:pStyle w:val="BodyText"/>
        <w:ind w:right="696"/>
      </w:pPr>
    </w:p>
    <w:p w14:paraId="0C95995B" w14:textId="6D202153" w:rsidR="002F1311" w:rsidRDefault="009748A5" w:rsidP="000D2D4F">
      <w:pPr>
        <w:pStyle w:val="BodyText"/>
      </w:pPr>
      <w:r>
        <w:t xml:space="preserve">Data Quality Objectives (DQOs) for this program have been established to ensure that the data meets its overall objectives as described in A6, above – establishing a basic water quality inventory and detecting significant changes and trends. </w:t>
      </w:r>
      <w:r w:rsidR="00AE5F77" w:rsidRPr="00A33F0E">
        <w:fldChar w:fldCharType="begin"/>
      </w:r>
      <w:r w:rsidR="00AE5F77" w:rsidRPr="00A33F0E">
        <w:instrText xml:space="preserve"> REF _Ref125965085 \h </w:instrText>
      </w:r>
      <w:r w:rsidR="00A33F0E" w:rsidRPr="00A33F0E">
        <w:instrText xml:space="preserve"> \* MERGEFORMAT </w:instrText>
      </w:r>
      <w:r w:rsidR="00AE5F77" w:rsidRPr="00A33F0E">
        <w:fldChar w:fldCharType="separate"/>
      </w:r>
      <w:r w:rsidR="00AE5F77" w:rsidRPr="00A33F0E">
        <w:t xml:space="preserve">Tables </w:t>
      </w:r>
      <w:r w:rsidR="00AE5F77" w:rsidRPr="00A33F0E">
        <w:rPr>
          <w:noProof/>
        </w:rPr>
        <w:t>3</w:t>
      </w:r>
      <w:r w:rsidR="00AE5F77" w:rsidRPr="00A33F0E">
        <w:fldChar w:fldCharType="end"/>
      </w:r>
      <w:r w:rsidR="00AE5F77" w:rsidRPr="00A33F0E">
        <w:t xml:space="preserve"> </w:t>
      </w:r>
      <w:r w:rsidRPr="00A33F0E">
        <w:t xml:space="preserve">through </w:t>
      </w:r>
      <w:r w:rsidR="00AE5F77" w:rsidRPr="00A33F0E">
        <w:fldChar w:fldCharType="begin"/>
      </w:r>
      <w:r w:rsidR="00AE5F77" w:rsidRPr="00A33F0E">
        <w:instrText xml:space="preserve"> REF _Ref125968599 \h </w:instrText>
      </w:r>
      <w:r w:rsidR="00A33F0E" w:rsidRPr="00A33F0E">
        <w:instrText xml:space="preserve"> \* MERGEFORMAT </w:instrText>
      </w:r>
      <w:r w:rsidR="00AE5F77" w:rsidRPr="00A33F0E">
        <w:fldChar w:fldCharType="separate"/>
      </w:r>
      <w:r w:rsidR="00AE5F77" w:rsidRPr="00A33F0E">
        <w:t xml:space="preserve">Table </w:t>
      </w:r>
      <w:r w:rsidR="00AE5F77" w:rsidRPr="00A33F0E">
        <w:rPr>
          <w:noProof/>
        </w:rPr>
        <w:t>7</w:t>
      </w:r>
      <w:r w:rsidR="00AE5F77" w:rsidRPr="00A33F0E">
        <w:fldChar w:fldCharType="end"/>
      </w:r>
      <w:r w:rsidRPr="00A33F0E">
        <w:t xml:space="preserve"> show</w:t>
      </w:r>
      <w:r>
        <w:t xml:space="preserve"> objectives for detectability, precision and accuracy for each parameter tested by all possible methods used by the Agency Baseline. DQOs are also included for automated multiprobes</w:t>
      </w:r>
      <w:r w:rsidR="00530E7B">
        <w:t>.</w:t>
      </w:r>
      <w:r>
        <w:t xml:space="preserve"> In each case the sampling matrix is the water body of interest</w:t>
      </w:r>
      <w:r w:rsidRPr="009A0A15">
        <w:t xml:space="preserve">. </w:t>
      </w:r>
      <w:r w:rsidR="009A0A15" w:rsidRPr="009A0A15">
        <w:fldChar w:fldCharType="begin"/>
      </w:r>
      <w:r w:rsidR="009A0A15" w:rsidRPr="009A0A15">
        <w:instrText xml:space="preserve"> REF _Ref125968599 \h  \* MERGEFORMAT </w:instrText>
      </w:r>
      <w:r w:rsidR="009A0A15" w:rsidRPr="009A0A15">
        <w:fldChar w:fldCharType="separate"/>
      </w:r>
      <w:r w:rsidR="009A0A15" w:rsidRPr="009A0A15">
        <w:t xml:space="preserve">Table </w:t>
      </w:r>
      <w:r w:rsidR="009A0A15" w:rsidRPr="009A0A15">
        <w:rPr>
          <w:noProof/>
        </w:rPr>
        <w:t>7</w:t>
      </w:r>
      <w:r w:rsidR="009A0A15" w:rsidRPr="009A0A15">
        <w:fldChar w:fldCharType="end"/>
      </w:r>
      <w:r w:rsidR="009A0A15" w:rsidRPr="009A0A15">
        <w:t xml:space="preserve"> </w:t>
      </w:r>
      <w:r w:rsidRPr="009A0A15">
        <w:t>shows</w:t>
      </w:r>
      <w:r>
        <w:t xml:space="preserve"> the objectives for the Stream Temperature monitoring. Objectives for precision, accuracy, representativeness, </w:t>
      </w:r>
      <w:r w:rsidR="00A33EC3">
        <w:t>comparability,</w:t>
      </w:r>
      <w:r>
        <w:t xml:space="preserve"> and completeness are also summarized </w:t>
      </w:r>
      <w:r w:rsidR="00524538">
        <w:t>in the following tables</w:t>
      </w:r>
      <w:r w:rsidR="00530E7B">
        <w:t>.</w:t>
      </w:r>
      <w:r>
        <w:t xml:space="preserve"> Project DQOs may be revised in the future if funding becomes available for additional training and equipment or if the project manager determines that different objectives would be more effective in meeting program objectives. Any changes in DQOs will be submitted to USEPA and ADEC for approval before implementation.</w:t>
      </w:r>
    </w:p>
    <w:p w14:paraId="6228DFC5" w14:textId="77777777" w:rsidR="002F1311" w:rsidRDefault="002F1311" w:rsidP="00530E7B">
      <w:pPr>
        <w:pStyle w:val="BodyText"/>
        <w:ind w:right="696"/>
      </w:pPr>
    </w:p>
    <w:p w14:paraId="551D6CBF" w14:textId="77777777" w:rsidR="00E81AB1" w:rsidRDefault="00E81AB1" w:rsidP="00530E7B">
      <w:pPr>
        <w:pStyle w:val="BodyText"/>
        <w:ind w:right="696"/>
        <w:sectPr w:rsidR="00E81AB1">
          <w:pgSz w:w="12240" w:h="15840"/>
          <w:pgMar w:top="1440" w:right="1440" w:bottom="1440" w:left="1440" w:header="720" w:footer="720" w:gutter="0"/>
          <w:cols w:space="720"/>
          <w:docGrid w:linePitch="360"/>
        </w:sectPr>
      </w:pPr>
    </w:p>
    <w:p w14:paraId="4B1CF723" w14:textId="7121A195" w:rsidR="00CB62C7" w:rsidRDefault="00F4621E" w:rsidP="00F4621E">
      <w:pPr>
        <w:pStyle w:val="Caption"/>
        <w:rPr>
          <w:b/>
          <w:sz w:val="24"/>
        </w:rPr>
      </w:pPr>
      <w:bookmarkStart w:id="138" w:name="_bookmark6"/>
      <w:bookmarkStart w:id="139" w:name="_Ref125965085"/>
      <w:bookmarkStart w:id="140" w:name="_Toc126826250"/>
      <w:bookmarkEnd w:id="138"/>
      <w:r w:rsidRPr="00F4621E">
        <w:rPr>
          <w:b/>
          <w:color w:val="auto"/>
          <w:sz w:val="24"/>
          <w:szCs w:val="24"/>
        </w:rPr>
        <w:lastRenderedPageBreak/>
        <w:t xml:space="preserve">Table </w:t>
      </w:r>
      <w:r w:rsidRPr="00F4621E">
        <w:rPr>
          <w:b/>
          <w:color w:val="auto"/>
          <w:sz w:val="24"/>
          <w:szCs w:val="24"/>
        </w:rPr>
        <w:fldChar w:fldCharType="begin"/>
      </w:r>
      <w:r w:rsidRPr="00F4621E">
        <w:rPr>
          <w:b/>
          <w:color w:val="auto"/>
          <w:sz w:val="24"/>
          <w:szCs w:val="24"/>
        </w:rPr>
        <w:instrText xml:space="preserve"> SEQ Table \* ARABIC </w:instrText>
      </w:r>
      <w:r w:rsidRPr="00F4621E">
        <w:rPr>
          <w:b/>
          <w:color w:val="auto"/>
          <w:sz w:val="24"/>
          <w:szCs w:val="24"/>
        </w:rPr>
        <w:fldChar w:fldCharType="separate"/>
      </w:r>
      <w:r w:rsidR="00F4536B">
        <w:rPr>
          <w:b/>
          <w:noProof/>
          <w:color w:val="auto"/>
          <w:sz w:val="24"/>
          <w:szCs w:val="24"/>
        </w:rPr>
        <w:t>3</w:t>
      </w:r>
      <w:r w:rsidRPr="00F4621E">
        <w:rPr>
          <w:b/>
          <w:color w:val="auto"/>
          <w:sz w:val="24"/>
          <w:szCs w:val="24"/>
        </w:rPr>
        <w:fldChar w:fldCharType="end"/>
      </w:r>
      <w:bookmarkEnd w:id="139"/>
      <w:r w:rsidRPr="00F4621E">
        <w:rPr>
          <w:b/>
          <w:color w:val="auto"/>
          <w:sz w:val="24"/>
          <w:szCs w:val="24"/>
        </w:rPr>
        <w:t>. Data Quality Objectives for Electronic Instruments</w:t>
      </w:r>
      <w:bookmarkEnd w:id="140"/>
      <w:r w:rsidRPr="00F4621E">
        <w:rPr>
          <w:b/>
          <w:color w:val="auto"/>
          <w:sz w:val="24"/>
        </w:rPr>
        <w:t xml:space="preserve">  </w:t>
      </w:r>
    </w:p>
    <w:p w14:paraId="3141D62D" w14:textId="77777777" w:rsidR="00CB62C7" w:rsidRDefault="00CB62C7" w:rsidP="00CB62C7">
      <w:pPr>
        <w:pStyle w:val="BodyText"/>
        <w:spacing w:before="9"/>
        <w:rPr>
          <w:b/>
          <w:sz w:val="11"/>
        </w:rPr>
      </w:pPr>
    </w:p>
    <w:tbl>
      <w:tblPr>
        <w:tblW w:w="0" w:type="auto"/>
        <w:tblInd w:w="14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10"/>
        <w:gridCol w:w="3482"/>
        <w:gridCol w:w="2703"/>
        <w:gridCol w:w="2032"/>
        <w:gridCol w:w="1395"/>
        <w:gridCol w:w="2729"/>
      </w:tblGrid>
      <w:tr w:rsidR="00CB62C7" w14:paraId="7CC3FE5C" w14:textId="77777777" w:rsidTr="00D050E7">
        <w:trPr>
          <w:trHeight w:val="693"/>
        </w:trPr>
        <w:tc>
          <w:tcPr>
            <w:tcW w:w="3010" w:type="dxa"/>
            <w:tcBorders>
              <w:bottom w:val="single" w:sz="6" w:space="0" w:color="000000"/>
              <w:right w:val="single" w:sz="6" w:space="0" w:color="000000"/>
            </w:tcBorders>
          </w:tcPr>
          <w:p w14:paraId="45C25BBB" w14:textId="77777777" w:rsidR="00CB62C7" w:rsidRDefault="00CB62C7" w:rsidP="00D050E7">
            <w:pPr>
              <w:pStyle w:val="TableParagraph"/>
              <w:spacing w:before="58"/>
              <w:ind w:left="470" w:right="457"/>
              <w:jc w:val="center"/>
              <w:rPr>
                <w:sz w:val="20"/>
              </w:rPr>
            </w:pPr>
            <w:r>
              <w:rPr>
                <w:sz w:val="20"/>
              </w:rPr>
              <w:t>PARAMETER</w:t>
            </w:r>
          </w:p>
        </w:tc>
        <w:tc>
          <w:tcPr>
            <w:tcW w:w="3482" w:type="dxa"/>
            <w:tcBorders>
              <w:left w:val="single" w:sz="6" w:space="0" w:color="000000"/>
              <w:bottom w:val="single" w:sz="6" w:space="0" w:color="000000"/>
              <w:right w:val="single" w:sz="6" w:space="0" w:color="000000"/>
            </w:tcBorders>
          </w:tcPr>
          <w:p w14:paraId="4C45F78A" w14:textId="77777777" w:rsidR="00CB62C7" w:rsidRDefault="00CB62C7" w:rsidP="00D050E7">
            <w:pPr>
              <w:pStyle w:val="TableParagraph"/>
              <w:spacing w:before="58"/>
              <w:ind w:left="938"/>
              <w:rPr>
                <w:sz w:val="20"/>
              </w:rPr>
            </w:pPr>
            <w:r>
              <w:rPr>
                <w:sz w:val="20"/>
              </w:rPr>
              <w:t>METHOD/RANGE</w:t>
            </w:r>
          </w:p>
        </w:tc>
        <w:tc>
          <w:tcPr>
            <w:tcW w:w="2703" w:type="dxa"/>
            <w:tcBorders>
              <w:left w:val="single" w:sz="6" w:space="0" w:color="000000"/>
              <w:bottom w:val="single" w:sz="6" w:space="0" w:color="000000"/>
              <w:right w:val="single" w:sz="6" w:space="0" w:color="000000"/>
            </w:tcBorders>
          </w:tcPr>
          <w:p w14:paraId="33364479" w14:textId="77777777" w:rsidR="00CB62C7" w:rsidRDefault="00CB62C7" w:rsidP="00D050E7">
            <w:pPr>
              <w:pStyle w:val="TableParagraph"/>
              <w:spacing w:before="58"/>
              <w:ind w:left="237" w:right="226"/>
              <w:jc w:val="center"/>
              <w:rPr>
                <w:sz w:val="20"/>
              </w:rPr>
            </w:pPr>
            <w:r>
              <w:rPr>
                <w:sz w:val="20"/>
              </w:rPr>
              <w:t>UNITS</w:t>
            </w:r>
          </w:p>
        </w:tc>
        <w:tc>
          <w:tcPr>
            <w:tcW w:w="2032" w:type="dxa"/>
            <w:tcBorders>
              <w:left w:val="single" w:sz="6" w:space="0" w:color="000000"/>
              <w:bottom w:val="single" w:sz="6" w:space="0" w:color="000000"/>
              <w:right w:val="single" w:sz="6" w:space="0" w:color="000000"/>
            </w:tcBorders>
          </w:tcPr>
          <w:p w14:paraId="43ED998B" w14:textId="77777777" w:rsidR="00CB62C7" w:rsidRDefault="00CB62C7" w:rsidP="00D050E7">
            <w:pPr>
              <w:pStyle w:val="TableParagraph"/>
              <w:spacing w:before="58"/>
              <w:ind w:left="228" w:right="219"/>
              <w:jc w:val="center"/>
              <w:rPr>
                <w:sz w:val="20"/>
              </w:rPr>
            </w:pPr>
            <w:r>
              <w:rPr>
                <w:sz w:val="20"/>
              </w:rPr>
              <w:t>SENSITIVITY</w:t>
            </w:r>
          </w:p>
        </w:tc>
        <w:tc>
          <w:tcPr>
            <w:tcW w:w="1395" w:type="dxa"/>
            <w:tcBorders>
              <w:left w:val="single" w:sz="6" w:space="0" w:color="000000"/>
              <w:bottom w:val="single" w:sz="6" w:space="0" w:color="000000"/>
              <w:right w:val="single" w:sz="6" w:space="0" w:color="000000"/>
            </w:tcBorders>
          </w:tcPr>
          <w:p w14:paraId="0D283D32" w14:textId="77777777" w:rsidR="00CB62C7" w:rsidRDefault="00CB62C7" w:rsidP="00D050E7">
            <w:pPr>
              <w:pStyle w:val="TableParagraph"/>
              <w:spacing w:before="58"/>
              <w:ind w:left="69" w:right="61"/>
              <w:jc w:val="center"/>
              <w:rPr>
                <w:sz w:val="20"/>
              </w:rPr>
            </w:pPr>
            <w:r>
              <w:rPr>
                <w:sz w:val="20"/>
              </w:rPr>
              <w:t>PRECISION</w:t>
            </w:r>
          </w:p>
        </w:tc>
        <w:tc>
          <w:tcPr>
            <w:tcW w:w="2729" w:type="dxa"/>
            <w:tcBorders>
              <w:left w:val="single" w:sz="6" w:space="0" w:color="000000"/>
              <w:bottom w:val="single" w:sz="6" w:space="0" w:color="000000"/>
            </w:tcBorders>
          </w:tcPr>
          <w:p w14:paraId="5BC05684" w14:textId="77777777" w:rsidR="00CB62C7" w:rsidRDefault="00CB62C7" w:rsidP="00D050E7">
            <w:pPr>
              <w:pStyle w:val="TableParagraph"/>
              <w:spacing w:before="58"/>
              <w:ind w:left="431" w:right="424"/>
              <w:jc w:val="center"/>
              <w:rPr>
                <w:sz w:val="20"/>
              </w:rPr>
            </w:pPr>
            <w:r>
              <w:rPr>
                <w:sz w:val="20"/>
              </w:rPr>
              <w:t>ACCURACY</w:t>
            </w:r>
          </w:p>
        </w:tc>
      </w:tr>
      <w:tr w:rsidR="00CB62C7" w14:paraId="22594C80" w14:textId="77777777" w:rsidTr="00D050E7">
        <w:trPr>
          <w:trHeight w:val="229"/>
        </w:trPr>
        <w:tc>
          <w:tcPr>
            <w:tcW w:w="3010" w:type="dxa"/>
            <w:tcBorders>
              <w:top w:val="single" w:sz="6" w:space="0" w:color="000000"/>
              <w:bottom w:val="single" w:sz="6" w:space="0" w:color="000000"/>
              <w:right w:val="single" w:sz="6" w:space="0" w:color="000000"/>
            </w:tcBorders>
          </w:tcPr>
          <w:p w14:paraId="06020BA8" w14:textId="77777777" w:rsidR="00CB62C7" w:rsidRDefault="00CB62C7" w:rsidP="00D050E7">
            <w:pPr>
              <w:pStyle w:val="TableParagraph"/>
              <w:rPr>
                <w:sz w:val="16"/>
              </w:rPr>
            </w:pPr>
          </w:p>
        </w:tc>
        <w:tc>
          <w:tcPr>
            <w:tcW w:w="3482" w:type="dxa"/>
            <w:tcBorders>
              <w:top w:val="single" w:sz="6" w:space="0" w:color="000000"/>
              <w:left w:val="single" w:sz="6" w:space="0" w:color="000000"/>
              <w:bottom w:val="single" w:sz="6" w:space="0" w:color="000000"/>
              <w:right w:val="single" w:sz="6" w:space="0" w:color="000000"/>
            </w:tcBorders>
          </w:tcPr>
          <w:p w14:paraId="1785E5CE" w14:textId="77777777" w:rsidR="00CB62C7" w:rsidRDefault="00CB62C7" w:rsidP="00D050E7">
            <w:pPr>
              <w:pStyle w:val="TableParagraph"/>
              <w:rPr>
                <w:sz w:val="16"/>
              </w:rPr>
            </w:pPr>
          </w:p>
        </w:tc>
        <w:tc>
          <w:tcPr>
            <w:tcW w:w="2703" w:type="dxa"/>
            <w:tcBorders>
              <w:top w:val="single" w:sz="6" w:space="0" w:color="000000"/>
              <w:left w:val="single" w:sz="6" w:space="0" w:color="000000"/>
              <w:bottom w:val="single" w:sz="6" w:space="0" w:color="000000"/>
              <w:right w:val="single" w:sz="6" w:space="0" w:color="000000"/>
            </w:tcBorders>
          </w:tcPr>
          <w:p w14:paraId="06CDC50A" w14:textId="77777777" w:rsidR="00CB62C7" w:rsidRDefault="00CB62C7" w:rsidP="00D050E7">
            <w:pPr>
              <w:pStyle w:val="TableParagraph"/>
              <w:rPr>
                <w:sz w:val="16"/>
              </w:rPr>
            </w:pPr>
          </w:p>
        </w:tc>
        <w:tc>
          <w:tcPr>
            <w:tcW w:w="2032" w:type="dxa"/>
            <w:tcBorders>
              <w:top w:val="single" w:sz="6" w:space="0" w:color="000000"/>
              <w:left w:val="single" w:sz="6" w:space="0" w:color="000000"/>
              <w:bottom w:val="single" w:sz="6" w:space="0" w:color="000000"/>
              <w:right w:val="single" w:sz="6" w:space="0" w:color="000000"/>
            </w:tcBorders>
          </w:tcPr>
          <w:p w14:paraId="1F0CC2C3" w14:textId="77777777" w:rsidR="00CB62C7" w:rsidRDefault="00CB62C7" w:rsidP="00D050E7">
            <w:pPr>
              <w:pStyle w:val="TableParagraph"/>
              <w:rPr>
                <w:sz w:val="16"/>
              </w:rPr>
            </w:pPr>
          </w:p>
        </w:tc>
        <w:tc>
          <w:tcPr>
            <w:tcW w:w="1395" w:type="dxa"/>
            <w:tcBorders>
              <w:top w:val="single" w:sz="6" w:space="0" w:color="000000"/>
              <w:left w:val="single" w:sz="6" w:space="0" w:color="000000"/>
              <w:bottom w:val="single" w:sz="6" w:space="0" w:color="000000"/>
              <w:right w:val="single" w:sz="6" w:space="0" w:color="000000"/>
            </w:tcBorders>
          </w:tcPr>
          <w:p w14:paraId="47987A2C" w14:textId="77777777" w:rsidR="00CB62C7" w:rsidRDefault="00CB62C7" w:rsidP="00D050E7">
            <w:pPr>
              <w:pStyle w:val="TableParagraph"/>
              <w:rPr>
                <w:sz w:val="16"/>
              </w:rPr>
            </w:pPr>
          </w:p>
        </w:tc>
        <w:tc>
          <w:tcPr>
            <w:tcW w:w="2729" w:type="dxa"/>
            <w:tcBorders>
              <w:top w:val="single" w:sz="6" w:space="0" w:color="000000"/>
              <w:left w:val="single" w:sz="6" w:space="0" w:color="000000"/>
              <w:bottom w:val="single" w:sz="6" w:space="0" w:color="000000"/>
            </w:tcBorders>
          </w:tcPr>
          <w:p w14:paraId="3F93C0D4" w14:textId="77777777" w:rsidR="00CB62C7" w:rsidRDefault="00CB62C7" w:rsidP="00D050E7">
            <w:pPr>
              <w:pStyle w:val="TableParagraph"/>
              <w:rPr>
                <w:sz w:val="16"/>
              </w:rPr>
            </w:pPr>
          </w:p>
        </w:tc>
      </w:tr>
      <w:tr w:rsidR="00CB62C7" w14:paraId="1E8347B0" w14:textId="77777777" w:rsidTr="00D050E7">
        <w:trPr>
          <w:trHeight w:val="689"/>
        </w:trPr>
        <w:tc>
          <w:tcPr>
            <w:tcW w:w="3010" w:type="dxa"/>
            <w:tcBorders>
              <w:top w:val="single" w:sz="6" w:space="0" w:color="000000"/>
              <w:bottom w:val="single" w:sz="6" w:space="0" w:color="000000"/>
              <w:right w:val="single" w:sz="6" w:space="0" w:color="000000"/>
            </w:tcBorders>
          </w:tcPr>
          <w:p w14:paraId="56D888EA" w14:textId="77777777" w:rsidR="00CB62C7" w:rsidRDefault="00CB62C7" w:rsidP="00D050E7">
            <w:pPr>
              <w:pStyle w:val="TableParagraph"/>
              <w:spacing w:line="227" w:lineRule="exact"/>
              <w:ind w:left="471" w:right="457"/>
              <w:jc w:val="center"/>
              <w:rPr>
                <w:sz w:val="20"/>
              </w:rPr>
            </w:pPr>
            <w:r>
              <w:rPr>
                <w:sz w:val="20"/>
              </w:rPr>
              <w:t>pH</w:t>
            </w:r>
          </w:p>
        </w:tc>
        <w:tc>
          <w:tcPr>
            <w:tcW w:w="3482" w:type="dxa"/>
            <w:tcBorders>
              <w:top w:val="single" w:sz="6" w:space="0" w:color="000000"/>
              <w:left w:val="single" w:sz="6" w:space="0" w:color="000000"/>
              <w:bottom w:val="single" w:sz="6" w:space="0" w:color="000000"/>
              <w:right w:val="single" w:sz="6" w:space="0" w:color="000000"/>
            </w:tcBorders>
          </w:tcPr>
          <w:p w14:paraId="4C095E9C" w14:textId="77777777" w:rsidR="00CB62C7" w:rsidRDefault="00CB62C7" w:rsidP="00D050E7">
            <w:pPr>
              <w:pStyle w:val="TableParagraph"/>
              <w:ind w:left="57" w:right="43"/>
              <w:jc w:val="center"/>
              <w:rPr>
                <w:sz w:val="20"/>
              </w:rPr>
            </w:pPr>
            <w:r>
              <w:rPr>
                <w:sz w:val="20"/>
              </w:rPr>
              <w:t>SM H</w:t>
            </w:r>
            <w:r>
              <w:rPr>
                <w:sz w:val="20"/>
                <w:vertAlign w:val="superscript"/>
              </w:rPr>
              <w:t>+</w:t>
            </w:r>
            <w:r>
              <w:rPr>
                <w:sz w:val="20"/>
              </w:rPr>
              <w:t xml:space="preserve"> B-2000, Hydrolab pH probe on Minisonde</w:t>
            </w:r>
          </w:p>
          <w:p w14:paraId="1E7F6C34" w14:textId="77777777" w:rsidR="00CB62C7" w:rsidRDefault="00CB62C7" w:rsidP="00D050E7">
            <w:pPr>
              <w:pStyle w:val="TableParagraph"/>
              <w:spacing w:line="213" w:lineRule="exact"/>
              <w:ind w:left="57" w:right="45"/>
              <w:jc w:val="center"/>
              <w:rPr>
                <w:sz w:val="20"/>
              </w:rPr>
            </w:pPr>
            <w:r>
              <w:rPr>
                <w:sz w:val="20"/>
              </w:rPr>
              <w:t>0-14</w:t>
            </w:r>
          </w:p>
        </w:tc>
        <w:tc>
          <w:tcPr>
            <w:tcW w:w="2703" w:type="dxa"/>
            <w:tcBorders>
              <w:top w:val="single" w:sz="6" w:space="0" w:color="000000"/>
              <w:left w:val="single" w:sz="6" w:space="0" w:color="000000"/>
              <w:bottom w:val="single" w:sz="6" w:space="0" w:color="000000"/>
              <w:right w:val="single" w:sz="6" w:space="0" w:color="000000"/>
            </w:tcBorders>
          </w:tcPr>
          <w:p w14:paraId="1966BF17" w14:textId="77777777" w:rsidR="00CB62C7" w:rsidRDefault="00CB62C7" w:rsidP="00D050E7">
            <w:pPr>
              <w:pStyle w:val="TableParagraph"/>
              <w:spacing w:line="227" w:lineRule="exact"/>
              <w:ind w:left="236" w:right="228"/>
              <w:jc w:val="center"/>
              <w:rPr>
                <w:sz w:val="20"/>
              </w:rPr>
            </w:pPr>
            <w:r>
              <w:rPr>
                <w:sz w:val="20"/>
              </w:rPr>
              <w:t>Standard pH units</w:t>
            </w:r>
          </w:p>
        </w:tc>
        <w:tc>
          <w:tcPr>
            <w:tcW w:w="2032" w:type="dxa"/>
            <w:tcBorders>
              <w:top w:val="single" w:sz="6" w:space="0" w:color="000000"/>
              <w:left w:val="single" w:sz="6" w:space="0" w:color="000000"/>
              <w:bottom w:val="single" w:sz="6" w:space="0" w:color="000000"/>
              <w:right w:val="single" w:sz="6" w:space="0" w:color="000000"/>
            </w:tcBorders>
          </w:tcPr>
          <w:p w14:paraId="15BD91AD" w14:textId="77777777" w:rsidR="00CB62C7" w:rsidRDefault="00CB62C7" w:rsidP="00D050E7">
            <w:pPr>
              <w:pStyle w:val="TableParagraph"/>
              <w:spacing w:line="227" w:lineRule="exact"/>
              <w:ind w:left="619"/>
              <w:rPr>
                <w:sz w:val="20"/>
              </w:rPr>
            </w:pPr>
            <w:r>
              <w:rPr>
                <w:sz w:val="20"/>
              </w:rPr>
              <w:t>0.01 units</w:t>
            </w:r>
          </w:p>
        </w:tc>
        <w:tc>
          <w:tcPr>
            <w:tcW w:w="1395" w:type="dxa"/>
            <w:tcBorders>
              <w:top w:val="single" w:sz="6" w:space="0" w:color="000000"/>
              <w:left w:val="single" w:sz="6" w:space="0" w:color="000000"/>
              <w:bottom w:val="single" w:sz="6" w:space="0" w:color="000000"/>
              <w:right w:val="single" w:sz="6" w:space="0" w:color="000000"/>
            </w:tcBorders>
          </w:tcPr>
          <w:p w14:paraId="248A55CB" w14:textId="77777777" w:rsidR="00CB62C7" w:rsidRDefault="00CB62C7" w:rsidP="00D050E7">
            <w:pPr>
              <w:pStyle w:val="TableParagraph"/>
              <w:spacing w:line="227" w:lineRule="exact"/>
              <w:ind w:left="69" w:right="61"/>
              <w:jc w:val="center"/>
              <w:rPr>
                <w:sz w:val="20"/>
              </w:rPr>
            </w:pPr>
            <w:r>
              <w:rPr>
                <w:sz w:val="20"/>
                <w:u w:val="single"/>
              </w:rPr>
              <w:t>+</w:t>
            </w:r>
            <w:r>
              <w:rPr>
                <w:sz w:val="20"/>
              </w:rPr>
              <w:t>0.2 units</w:t>
            </w:r>
          </w:p>
        </w:tc>
        <w:tc>
          <w:tcPr>
            <w:tcW w:w="2729" w:type="dxa"/>
            <w:tcBorders>
              <w:top w:val="single" w:sz="6" w:space="0" w:color="000000"/>
              <w:left w:val="single" w:sz="6" w:space="0" w:color="000000"/>
              <w:bottom w:val="single" w:sz="6" w:space="0" w:color="000000"/>
            </w:tcBorders>
          </w:tcPr>
          <w:p w14:paraId="6A0A0C35" w14:textId="77777777" w:rsidR="00CB62C7" w:rsidRDefault="00CB62C7" w:rsidP="00D050E7">
            <w:pPr>
              <w:pStyle w:val="TableParagraph"/>
              <w:spacing w:line="227" w:lineRule="exact"/>
              <w:ind w:left="431" w:right="424"/>
              <w:jc w:val="center"/>
              <w:rPr>
                <w:sz w:val="20"/>
              </w:rPr>
            </w:pPr>
            <w:r>
              <w:rPr>
                <w:sz w:val="20"/>
                <w:u w:val="single"/>
              </w:rPr>
              <w:t>+</w:t>
            </w:r>
            <w:r>
              <w:rPr>
                <w:sz w:val="20"/>
              </w:rPr>
              <w:t>0.2 units</w:t>
            </w:r>
          </w:p>
        </w:tc>
      </w:tr>
      <w:tr w:rsidR="00CB62C7" w14:paraId="7D12AED4" w14:textId="77777777" w:rsidTr="00D050E7">
        <w:trPr>
          <w:trHeight w:val="690"/>
        </w:trPr>
        <w:tc>
          <w:tcPr>
            <w:tcW w:w="3010" w:type="dxa"/>
            <w:tcBorders>
              <w:top w:val="single" w:sz="6" w:space="0" w:color="000000"/>
              <w:bottom w:val="single" w:sz="6" w:space="0" w:color="000000"/>
              <w:right w:val="single" w:sz="6" w:space="0" w:color="000000"/>
            </w:tcBorders>
          </w:tcPr>
          <w:p w14:paraId="2D61FD23" w14:textId="77777777" w:rsidR="00CB62C7" w:rsidRDefault="00CB62C7" w:rsidP="00D050E7">
            <w:pPr>
              <w:pStyle w:val="TableParagraph"/>
              <w:spacing w:line="228" w:lineRule="exact"/>
              <w:ind w:left="470" w:right="457"/>
              <w:jc w:val="center"/>
              <w:rPr>
                <w:sz w:val="20"/>
              </w:rPr>
            </w:pPr>
            <w:r>
              <w:rPr>
                <w:sz w:val="20"/>
              </w:rPr>
              <w:t>Turbidity</w:t>
            </w:r>
          </w:p>
        </w:tc>
        <w:tc>
          <w:tcPr>
            <w:tcW w:w="3482" w:type="dxa"/>
            <w:tcBorders>
              <w:top w:val="single" w:sz="6" w:space="0" w:color="000000"/>
              <w:left w:val="single" w:sz="6" w:space="0" w:color="000000"/>
              <w:bottom w:val="single" w:sz="6" w:space="0" w:color="000000"/>
              <w:right w:val="single" w:sz="6" w:space="0" w:color="000000"/>
            </w:tcBorders>
          </w:tcPr>
          <w:p w14:paraId="2338E528" w14:textId="77777777" w:rsidR="00CB62C7" w:rsidRDefault="00CB62C7" w:rsidP="00D050E7">
            <w:pPr>
              <w:pStyle w:val="TableParagraph"/>
              <w:ind w:left="57" w:right="44"/>
              <w:jc w:val="center"/>
              <w:rPr>
                <w:sz w:val="20"/>
              </w:rPr>
            </w:pPr>
            <w:r>
              <w:rPr>
                <w:sz w:val="20"/>
              </w:rPr>
              <w:t>ISO 7027, Self Cleaning Turbidity Hydrolab Minisonde 5</w:t>
            </w:r>
          </w:p>
          <w:p w14:paraId="58BC0745" w14:textId="77777777" w:rsidR="00CB62C7" w:rsidRDefault="00CB62C7" w:rsidP="00D050E7">
            <w:pPr>
              <w:pStyle w:val="TableParagraph"/>
              <w:spacing w:line="213" w:lineRule="exact"/>
              <w:ind w:left="57" w:right="45"/>
              <w:jc w:val="center"/>
              <w:rPr>
                <w:sz w:val="20"/>
              </w:rPr>
            </w:pPr>
            <w:r>
              <w:rPr>
                <w:sz w:val="20"/>
              </w:rPr>
              <w:t>0-3000 NTU</w:t>
            </w:r>
          </w:p>
        </w:tc>
        <w:tc>
          <w:tcPr>
            <w:tcW w:w="2703" w:type="dxa"/>
            <w:tcBorders>
              <w:top w:val="single" w:sz="6" w:space="0" w:color="000000"/>
              <w:left w:val="single" w:sz="6" w:space="0" w:color="000000"/>
              <w:bottom w:val="single" w:sz="6" w:space="0" w:color="000000"/>
              <w:right w:val="single" w:sz="6" w:space="0" w:color="000000"/>
            </w:tcBorders>
          </w:tcPr>
          <w:p w14:paraId="406FD6CE" w14:textId="77777777" w:rsidR="00CB62C7" w:rsidRDefault="00CB62C7" w:rsidP="00D050E7">
            <w:pPr>
              <w:pStyle w:val="TableParagraph"/>
              <w:ind w:left="432" w:right="402" w:firstLine="321"/>
              <w:rPr>
                <w:sz w:val="20"/>
              </w:rPr>
            </w:pPr>
            <w:r>
              <w:rPr>
                <w:sz w:val="20"/>
              </w:rPr>
              <w:t>Nephelometric Turbidity Units (NTU)</w:t>
            </w:r>
          </w:p>
        </w:tc>
        <w:tc>
          <w:tcPr>
            <w:tcW w:w="2032" w:type="dxa"/>
            <w:tcBorders>
              <w:top w:val="single" w:sz="6" w:space="0" w:color="000000"/>
              <w:left w:val="single" w:sz="6" w:space="0" w:color="000000"/>
              <w:bottom w:val="single" w:sz="6" w:space="0" w:color="000000"/>
              <w:right w:val="single" w:sz="6" w:space="0" w:color="000000"/>
            </w:tcBorders>
          </w:tcPr>
          <w:p w14:paraId="1D907687" w14:textId="77777777" w:rsidR="00CB62C7" w:rsidRDefault="00CB62C7" w:rsidP="00D050E7">
            <w:pPr>
              <w:pStyle w:val="TableParagraph"/>
              <w:spacing w:line="227" w:lineRule="exact"/>
              <w:ind w:left="230" w:right="219"/>
              <w:jc w:val="center"/>
              <w:rPr>
                <w:sz w:val="20"/>
              </w:rPr>
            </w:pPr>
            <w:r>
              <w:rPr>
                <w:sz w:val="20"/>
              </w:rPr>
              <w:t>0.1 0-400 NTU</w:t>
            </w:r>
          </w:p>
          <w:p w14:paraId="4A1FDCC7" w14:textId="77777777" w:rsidR="00CB62C7" w:rsidRDefault="00CB62C7" w:rsidP="00D050E7">
            <w:pPr>
              <w:pStyle w:val="TableParagraph"/>
              <w:spacing w:line="230" w:lineRule="exact"/>
              <w:ind w:left="230" w:right="219"/>
              <w:jc w:val="center"/>
              <w:rPr>
                <w:sz w:val="20"/>
              </w:rPr>
            </w:pPr>
            <w:r>
              <w:rPr>
                <w:sz w:val="20"/>
              </w:rPr>
              <w:t>1.0 400-3000 NTU</w:t>
            </w:r>
          </w:p>
        </w:tc>
        <w:tc>
          <w:tcPr>
            <w:tcW w:w="1395" w:type="dxa"/>
            <w:tcBorders>
              <w:top w:val="single" w:sz="6" w:space="0" w:color="000000"/>
              <w:left w:val="single" w:sz="6" w:space="0" w:color="000000"/>
              <w:bottom w:val="single" w:sz="6" w:space="0" w:color="000000"/>
              <w:right w:val="single" w:sz="6" w:space="0" w:color="000000"/>
            </w:tcBorders>
          </w:tcPr>
          <w:p w14:paraId="43659FED" w14:textId="77777777" w:rsidR="00CB62C7" w:rsidRDefault="00CB62C7" w:rsidP="00D050E7">
            <w:pPr>
              <w:pStyle w:val="TableParagraph"/>
              <w:spacing w:line="228"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2CB51493" w14:textId="77777777" w:rsidR="00CB62C7" w:rsidRDefault="00CB62C7" w:rsidP="00D050E7">
            <w:pPr>
              <w:pStyle w:val="TableParagraph"/>
              <w:spacing w:line="227" w:lineRule="exact"/>
              <w:ind w:left="431" w:right="424"/>
              <w:jc w:val="center"/>
              <w:rPr>
                <w:sz w:val="20"/>
              </w:rPr>
            </w:pPr>
            <w:r>
              <w:rPr>
                <w:sz w:val="20"/>
                <w:u w:val="single"/>
              </w:rPr>
              <w:t>+</w:t>
            </w:r>
            <w:r>
              <w:rPr>
                <w:sz w:val="20"/>
              </w:rPr>
              <w:t>5% 0-100 NTU</w:t>
            </w:r>
          </w:p>
          <w:p w14:paraId="39E31E33" w14:textId="77777777" w:rsidR="00CB62C7" w:rsidRDefault="00CB62C7" w:rsidP="00D050E7">
            <w:pPr>
              <w:pStyle w:val="TableParagraph"/>
              <w:spacing w:line="230" w:lineRule="exact"/>
              <w:ind w:left="431" w:right="424"/>
              <w:jc w:val="center"/>
              <w:rPr>
                <w:sz w:val="20"/>
              </w:rPr>
            </w:pPr>
            <w:r>
              <w:rPr>
                <w:sz w:val="20"/>
                <w:u w:val="single"/>
              </w:rPr>
              <w:t>+</w:t>
            </w:r>
            <w:r>
              <w:rPr>
                <w:sz w:val="20"/>
              </w:rPr>
              <w:t>5% 100-400 NTU</w:t>
            </w:r>
          </w:p>
          <w:p w14:paraId="590A595A" w14:textId="77777777" w:rsidR="00CB62C7" w:rsidRDefault="00CB62C7" w:rsidP="00D050E7">
            <w:pPr>
              <w:pStyle w:val="TableParagraph"/>
              <w:spacing w:line="213" w:lineRule="exact"/>
              <w:ind w:left="432" w:right="424"/>
              <w:jc w:val="center"/>
              <w:rPr>
                <w:sz w:val="20"/>
              </w:rPr>
            </w:pPr>
            <w:r>
              <w:rPr>
                <w:sz w:val="20"/>
              </w:rPr>
              <w:t>+5% 400-3000 NTU</w:t>
            </w:r>
          </w:p>
        </w:tc>
      </w:tr>
      <w:tr w:rsidR="00CB62C7" w14:paraId="7A5E25E8" w14:textId="77777777" w:rsidTr="00D050E7">
        <w:trPr>
          <w:trHeight w:val="698"/>
        </w:trPr>
        <w:tc>
          <w:tcPr>
            <w:tcW w:w="3010" w:type="dxa"/>
            <w:tcBorders>
              <w:top w:val="single" w:sz="6" w:space="0" w:color="000000"/>
              <w:bottom w:val="single" w:sz="6" w:space="0" w:color="000000"/>
              <w:right w:val="single" w:sz="6" w:space="0" w:color="000000"/>
            </w:tcBorders>
          </w:tcPr>
          <w:p w14:paraId="50C9F2C0" w14:textId="77777777" w:rsidR="00CB62C7" w:rsidRDefault="00CB62C7" w:rsidP="00D050E7">
            <w:pPr>
              <w:pStyle w:val="TableParagraph"/>
              <w:spacing w:line="227" w:lineRule="exact"/>
              <w:ind w:left="471" w:right="457"/>
              <w:jc w:val="center"/>
              <w:rPr>
                <w:sz w:val="20"/>
              </w:rPr>
            </w:pPr>
            <w:r>
              <w:rPr>
                <w:sz w:val="20"/>
              </w:rPr>
              <w:t>Turbidity (Soldotna Lab)</w:t>
            </w:r>
          </w:p>
        </w:tc>
        <w:tc>
          <w:tcPr>
            <w:tcW w:w="3482" w:type="dxa"/>
            <w:tcBorders>
              <w:top w:val="single" w:sz="6" w:space="0" w:color="000000"/>
              <w:left w:val="single" w:sz="6" w:space="0" w:color="000000"/>
              <w:bottom w:val="single" w:sz="6" w:space="0" w:color="000000"/>
              <w:right w:val="single" w:sz="6" w:space="0" w:color="000000"/>
            </w:tcBorders>
          </w:tcPr>
          <w:p w14:paraId="6E7293C7" w14:textId="77777777" w:rsidR="00CB62C7" w:rsidRDefault="00CB62C7" w:rsidP="00D050E7">
            <w:pPr>
              <w:pStyle w:val="TableParagraph"/>
              <w:spacing w:line="227" w:lineRule="exact"/>
              <w:ind w:left="57" w:right="45"/>
              <w:jc w:val="center"/>
              <w:rPr>
                <w:sz w:val="20"/>
              </w:rPr>
            </w:pPr>
            <w:r>
              <w:rPr>
                <w:sz w:val="20"/>
              </w:rPr>
              <w:t>EPA 180.1 Rev 2.0, Hach 2100 P</w:t>
            </w:r>
          </w:p>
          <w:p w14:paraId="3C9C25F1" w14:textId="77777777" w:rsidR="00CB62C7" w:rsidRDefault="00CB62C7" w:rsidP="00D050E7">
            <w:pPr>
              <w:pStyle w:val="TableParagraph"/>
              <w:ind w:left="57" w:right="45"/>
              <w:jc w:val="center"/>
              <w:rPr>
                <w:sz w:val="20"/>
              </w:rPr>
            </w:pPr>
            <w:r>
              <w:rPr>
                <w:sz w:val="20"/>
              </w:rPr>
              <w:t>0-1000 NTU</w:t>
            </w:r>
          </w:p>
        </w:tc>
        <w:tc>
          <w:tcPr>
            <w:tcW w:w="2703" w:type="dxa"/>
            <w:tcBorders>
              <w:top w:val="single" w:sz="6" w:space="0" w:color="000000"/>
              <w:left w:val="single" w:sz="6" w:space="0" w:color="000000"/>
              <w:bottom w:val="single" w:sz="6" w:space="0" w:color="000000"/>
              <w:right w:val="single" w:sz="6" w:space="0" w:color="000000"/>
            </w:tcBorders>
          </w:tcPr>
          <w:p w14:paraId="4D6850B6" w14:textId="77777777" w:rsidR="00CB62C7" w:rsidRDefault="00CB62C7" w:rsidP="00D050E7">
            <w:pPr>
              <w:pStyle w:val="TableParagraph"/>
              <w:ind w:left="729" w:right="700" w:firstLine="25"/>
              <w:rPr>
                <w:sz w:val="20"/>
              </w:rPr>
            </w:pPr>
            <w:r>
              <w:rPr>
                <w:sz w:val="20"/>
              </w:rPr>
              <w:t>Nephelometric Turbidity Units</w:t>
            </w:r>
          </w:p>
        </w:tc>
        <w:tc>
          <w:tcPr>
            <w:tcW w:w="2032" w:type="dxa"/>
            <w:tcBorders>
              <w:top w:val="single" w:sz="6" w:space="0" w:color="000000"/>
              <w:left w:val="single" w:sz="6" w:space="0" w:color="000000"/>
              <w:bottom w:val="single" w:sz="6" w:space="0" w:color="000000"/>
              <w:right w:val="single" w:sz="6" w:space="0" w:color="000000"/>
            </w:tcBorders>
          </w:tcPr>
          <w:p w14:paraId="35ED3EDE" w14:textId="77777777" w:rsidR="00CB62C7" w:rsidRDefault="00CB62C7" w:rsidP="00D050E7">
            <w:pPr>
              <w:pStyle w:val="TableParagraph"/>
              <w:spacing w:line="227" w:lineRule="exact"/>
              <w:ind w:left="344"/>
              <w:rPr>
                <w:sz w:val="20"/>
              </w:rPr>
            </w:pPr>
            <w:r>
              <w:rPr>
                <w:sz w:val="20"/>
              </w:rPr>
              <w:t>0.010-9.99</w:t>
            </w:r>
            <w:r>
              <w:rPr>
                <w:spacing w:val="6"/>
                <w:sz w:val="20"/>
              </w:rPr>
              <w:t xml:space="preserve"> </w:t>
            </w:r>
            <w:r>
              <w:rPr>
                <w:sz w:val="20"/>
              </w:rPr>
              <w:t>NTU</w:t>
            </w:r>
          </w:p>
          <w:p w14:paraId="6991A1F0" w14:textId="77777777" w:rsidR="00CB62C7" w:rsidRDefault="00CB62C7" w:rsidP="00D050E7">
            <w:pPr>
              <w:pStyle w:val="TableParagraph"/>
              <w:spacing w:line="230" w:lineRule="exact"/>
              <w:ind w:left="319"/>
              <w:rPr>
                <w:sz w:val="20"/>
              </w:rPr>
            </w:pPr>
            <w:r>
              <w:rPr>
                <w:sz w:val="20"/>
              </w:rPr>
              <w:t>0.1  10-100</w:t>
            </w:r>
            <w:r>
              <w:rPr>
                <w:spacing w:val="4"/>
                <w:sz w:val="20"/>
              </w:rPr>
              <w:t xml:space="preserve"> </w:t>
            </w:r>
            <w:r>
              <w:rPr>
                <w:sz w:val="20"/>
              </w:rPr>
              <w:t>NTU</w:t>
            </w:r>
          </w:p>
          <w:p w14:paraId="12FE657B" w14:textId="77777777" w:rsidR="00CB62C7" w:rsidRDefault="00CB62C7" w:rsidP="00D050E7">
            <w:pPr>
              <w:pStyle w:val="TableParagraph"/>
              <w:spacing w:line="222" w:lineRule="exact"/>
              <w:ind w:left="324"/>
              <w:rPr>
                <w:sz w:val="20"/>
              </w:rPr>
            </w:pPr>
            <w:r>
              <w:rPr>
                <w:sz w:val="20"/>
              </w:rPr>
              <w:t>1 100-1000</w:t>
            </w:r>
            <w:r>
              <w:rPr>
                <w:spacing w:val="-6"/>
                <w:sz w:val="20"/>
              </w:rPr>
              <w:t xml:space="preserve"> </w:t>
            </w:r>
            <w:r>
              <w:rPr>
                <w:sz w:val="20"/>
              </w:rPr>
              <w:t>NTU</w:t>
            </w:r>
          </w:p>
        </w:tc>
        <w:tc>
          <w:tcPr>
            <w:tcW w:w="1395" w:type="dxa"/>
            <w:tcBorders>
              <w:top w:val="single" w:sz="6" w:space="0" w:color="000000"/>
              <w:left w:val="single" w:sz="6" w:space="0" w:color="000000"/>
              <w:bottom w:val="single" w:sz="6" w:space="0" w:color="000000"/>
              <w:right w:val="single" w:sz="6" w:space="0" w:color="000000"/>
            </w:tcBorders>
          </w:tcPr>
          <w:p w14:paraId="4487EBBC" w14:textId="77777777" w:rsidR="00CB62C7" w:rsidRDefault="00CB62C7" w:rsidP="00D050E7">
            <w:pPr>
              <w:pStyle w:val="TableParagraph"/>
              <w:spacing w:line="227"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2D6B7326" w14:textId="77777777" w:rsidR="00CB62C7" w:rsidRDefault="00CB62C7" w:rsidP="00D050E7">
            <w:pPr>
              <w:pStyle w:val="TableParagraph"/>
              <w:spacing w:line="227" w:lineRule="exact"/>
              <w:ind w:left="431" w:right="424"/>
              <w:jc w:val="center"/>
              <w:rPr>
                <w:sz w:val="20"/>
              </w:rPr>
            </w:pPr>
            <w:r>
              <w:rPr>
                <w:sz w:val="20"/>
                <w:u w:val="single"/>
              </w:rPr>
              <w:t>+</w:t>
            </w:r>
            <w:r>
              <w:rPr>
                <w:sz w:val="20"/>
              </w:rPr>
              <w:t>5% 0-500 NTU</w:t>
            </w:r>
          </w:p>
          <w:p w14:paraId="0E2D4935" w14:textId="77777777" w:rsidR="00CB62C7" w:rsidRDefault="00CB62C7" w:rsidP="00D050E7">
            <w:pPr>
              <w:pStyle w:val="TableParagraph"/>
              <w:ind w:left="432" w:right="424"/>
              <w:jc w:val="center"/>
              <w:rPr>
                <w:sz w:val="20"/>
              </w:rPr>
            </w:pPr>
            <w:r>
              <w:rPr>
                <w:sz w:val="20"/>
                <w:u w:val="single"/>
              </w:rPr>
              <w:t>+5</w:t>
            </w:r>
            <w:r>
              <w:rPr>
                <w:sz w:val="20"/>
              </w:rPr>
              <w:t>% 500-1000 NTU</w:t>
            </w:r>
          </w:p>
        </w:tc>
      </w:tr>
      <w:tr w:rsidR="00CB62C7" w14:paraId="7351E5AC" w14:textId="77777777" w:rsidTr="00D050E7">
        <w:trPr>
          <w:trHeight w:val="690"/>
        </w:trPr>
        <w:tc>
          <w:tcPr>
            <w:tcW w:w="3010" w:type="dxa"/>
            <w:tcBorders>
              <w:top w:val="single" w:sz="6" w:space="0" w:color="000000"/>
              <w:bottom w:val="single" w:sz="6" w:space="0" w:color="000000"/>
              <w:right w:val="single" w:sz="6" w:space="0" w:color="000000"/>
            </w:tcBorders>
          </w:tcPr>
          <w:p w14:paraId="08E12334" w14:textId="77777777" w:rsidR="00CB62C7" w:rsidRDefault="00CB62C7" w:rsidP="00D050E7">
            <w:pPr>
              <w:pStyle w:val="TableParagraph"/>
              <w:spacing w:line="228" w:lineRule="exact"/>
              <w:ind w:left="471" w:right="457"/>
              <w:jc w:val="center"/>
              <w:rPr>
                <w:sz w:val="20"/>
              </w:rPr>
            </w:pPr>
            <w:r>
              <w:rPr>
                <w:sz w:val="20"/>
              </w:rPr>
              <w:t>Water Temperature</w:t>
            </w:r>
          </w:p>
        </w:tc>
        <w:tc>
          <w:tcPr>
            <w:tcW w:w="3482" w:type="dxa"/>
            <w:tcBorders>
              <w:top w:val="single" w:sz="6" w:space="0" w:color="000000"/>
              <w:left w:val="single" w:sz="6" w:space="0" w:color="000000"/>
              <w:bottom w:val="single" w:sz="6" w:space="0" w:color="000000"/>
              <w:right w:val="single" w:sz="6" w:space="0" w:color="000000"/>
            </w:tcBorders>
          </w:tcPr>
          <w:p w14:paraId="40104759" w14:textId="77777777" w:rsidR="00CB62C7" w:rsidRDefault="00CB62C7" w:rsidP="00D050E7">
            <w:pPr>
              <w:pStyle w:val="TableParagraph"/>
              <w:spacing w:line="228" w:lineRule="exact"/>
              <w:ind w:left="57" w:right="46"/>
              <w:jc w:val="center"/>
              <w:rPr>
                <w:sz w:val="20"/>
              </w:rPr>
            </w:pPr>
            <w:r>
              <w:rPr>
                <w:sz w:val="20"/>
              </w:rPr>
              <w:t>SM 2550 B-2000, YSI Model 30, 55, and</w:t>
            </w:r>
          </w:p>
          <w:p w14:paraId="4B8E09C8" w14:textId="77777777" w:rsidR="00CB62C7" w:rsidRDefault="00CB62C7" w:rsidP="00D050E7">
            <w:pPr>
              <w:pStyle w:val="TableParagraph"/>
              <w:spacing w:line="230" w:lineRule="exact"/>
              <w:ind w:left="57" w:right="43"/>
              <w:jc w:val="center"/>
              <w:rPr>
                <w:sz w:val="20"/>
              </w:rPr>
            </w:pPr>
            <w:r>
              <w:rPr>
                <w:sz w:val="20"/>
              </w:rPr>
              <w:t>95</w:t>
            </w:r>
          </w:p>
          <w:p w14:paraId="231A1F71" w14:textId="77777777" w:rsidR="00CB62C7" w:rsidRDefault="00CB62C7" w:rsidP="00D050E7">
            <w:pPr>
              <w:pStyle w:val="TableParagraph"/>
              <w:spacing w:line="213" w:lineRule="exact"/>
              <w:ind w:left="57" w:right="44"/>
              <w:jc w:val="center"/>
              <w:rPr>
                <w:sz w:val="20"/>
              </w:rPr>
            </w:pPr>
            <w:r>
              <w:rPr>
                <w:sz w:val="20"/>
              </w:rPr>
              <w:t>-5 to 95, -5 to +45, and -5 to +45</w:t>
            </w:r>
          </w:p>
        </w:tc>
        <w:tc>
          <w:tcPr>
            <w:tcW w:w="2703" w:type="dxa"/>
            <w:tcBorders>
              <w:top w:val="single" w:sz="6" w:space="0" w:color="000000"/>
              <w:left w:val="single" w:sz="6" w:space="0" w:color="000000"/>
              <w:bottom w:val="single" w:sz="6" w:space="0" w:color="000000"/>
              <w:right w:val="single" w:sz="6" w:space="0" w:color="000000"/>
            </w:tcBorders>
          </w:tcPr>
          <w:p w14:paraId="3C34E71A" w14:textId="77777777" w:rsidR="00CB62C7" w:rsidRDefault="00CB62C7" w:rsidP="00D050E7">
            <w:pPr>
              <w:pStyle w:val="TableParagraph"/>
              <w:spacing w:line="228" w:lineRule="exact"/>
              <w:ind w:left="237" w:right="227"/>
              <w:jc w:val="center"/>
              <w:rPr>
                <w:sz w:val="20"/>
              </w:rPr>
            </w:pPr>
            <w:r>
              <w:rPr>
                <w:sz w:val="20"/>
              </w:rPr>
              <w:t>Degrees Celsius (C)</w:t>
            </w:r>
          </w:p>
        </w:tc>
        <w:tc>
          <w:tcPr>
            <w:tcW w:w="2032" w:type="dxa"/>
            <w:tcBorders>
              <w:top w:val="single" w:sz="6" w:space="0" w:color="000000"/>
              <w:left w:val="single" w:sz="6" w:space="0" w:color="000000"/>
              <w:bottom w:val="single" w:sz="6" w:space="0" w:color="000000"/>
              <w:right w:val="single" w:sz="6" w:space="0" w:color="000000"/>
            </w:tcBorders>
          </w:tcPr>
          <w:p w14:paraId="54929AFF" w14:textId="77777777" w:rsidR="00CB62C7" w:rsidRDefault="00CB62C7" w:rsidP="00D050E7">
            <w:pPr>
              <w:pStyle w:val="TableParagraph"/>
              <w:spacing w:line="228" w:lineRule="exact"/>
              <w:ind w:left="229" w:right="219"/>
              <w:jc w:val="center"/>
              <w:rPr>
                <w:sz w:val="20"/>
              </w:rPr>
            </w:pPr>
            <w:r>
              <w:rPr>
                <w:sz w:val="20"/>
              </w:rPr>
              <w:t>0.1,</w:t>
            </w:r>
            <w:r>
              <w:rPr>
                <w:spacing w:val="-2"/>
                <w:sz w:val="20"/>
              </w:rPr>
              <w:t xml:space="preserve"> </w:t>
            </w:r>
            <w:r>
              <w:rPr>
                <w:sz w:val="20"/>
              </w:rPr>
              <w:t>0.2,</w:t>
            </w:r>
          </w:p>
          <w:p w14:paraId="17511E94" w14:textId="77777777" w:rsidR="00CB62C7" w:rsidRDefault="00CB62C7" w:rsidP="00D050E7">
            <w:pPr>
              <w:pStyle w:val="TableParagraph"/>
              <w:ind w:left="229" w:right="219"/>
              <w:jc w:val="center"/>
              <w:rPr>
                <w:sz w:val="20"/>
              </w:rPr>
            </w:pPr>
            <w:r>
              <w:rPr>
                <w:sz w:val="20"/>
              </w:rPr>
              <w:t>and</w:t>
            </w:r>
            <w:r>
              <w:rPr>
                <w:spacing w:val="-2"/>
                <w:sz w:val="20"/>
              </w:rPr>
              <w:t xml:space="preserve"> </w:t>
            </w:r>
            <w:r>
              <w:rPr>
                <w:sz w:val="20"/>
              </w:rPr>
              <w:t>0.1</w:t>
            </w:r>
          </w:p>
        </w:tc>
        <w:tc>
          <w:tcPr>
            <w:tcW w:w="1395" w:type="dxa"/>
            <w:tcBorders>
              <w:top w:val="single" w:sz="6" w:space="0" w:color="000000"/>
              <w:left w:val="single" w:sz="6" w:space="0" w:color="000000"/>
              <w:bottom w:val="single" w:sz="6" w:space="0" w:color="000000"/>
              <w:right w:val="single" w:sz="6" w:space="0" w:color="000000"/>
            </w:tcBorders>
          </w:tcPr>
          <w:p w14:paraId="1E0EC37F" w14:textId="77777777" w:rsidR="00CB62C7" w:rsidRDefault="00CB62C7" w:rsidP="00D050E7">
            <w:pPr>
              <w:pStyle w:val="TableParagraph"/>
              <w:spacing w:line="228" w:lineRule="exact"/>
              <w:ind w:left="69" w:right="61"/>
              <w:jc w:val="center"/>
              <w:rPr>
                <w:sz w:val="20"/>
              </w:rPr>
            </w:pPr>
            <w:r>
              <w:rPr>
                <w:sz w:val="20"/>
              </w:rPr>
              <w:t>±0.1, ±0.2, and</w:t>
            </w:r>
          </w:p>
          <w:p w14:paraId="376EADAA" w14:textId="77777777" w:rsidR="00CB62C7" w:rsidRDefault="00CB62C7" w:rsidP="00D050E7">
            <w:pPr>
              <w:pStyle w:val="TableParagraph"/>
              <w:ind w:left="68" w:right="61"/>
              <w:jc w:val="center"/>
              <w:rPr>
                <w:sz w:val="20"/>
              </w:rPr>
            </w:pPr>
            <w:r>
              <w:rPr>
                <w:sz w:val="20"/>
              </w:rPr>
              <w:t>±0.2</w:t>
            </w:r>
          </w:p>
        </w:tc>
        <w:tc>
          <w:tcPr>
            <w:tcW w:w="2729" w:type="dxa"/>
            <w:tcBorders>
              <w:top w:val="single" w:sz="6" w:space="0" w:color="000000"/>
              <w:left w:val="single" w:sz="6" w:space="0" w:color="000000"/>
              <w:bottom w:val="single" w:sz="6" w:space="0" w:color="000000"/>
            </w:tcBorders>
          </w:tcPr>
          <w:p w14:paraId="2C091406" w14:textId="77777777" w:rsidR="00CB62C7" w:rsidRDefault="00CB62C7" w:rsidP="00D050E7">
            <w:pPr>
              <w:pStyle w:val="TableParagraph"/>
              <w:spacing w:line="228" w:lineRule="exact"/>
              <w:ind w:left="433" w:right="424"/>
              <w:jc w:val="center"/>
              <w:rPr>
                <w:sz w:val="20"/>
              </w:rPr>
            </w:pPr>
            <w:r>
              <w:rPr>
                <w:sz w:val="20"/>
              </w:rPr>
              <w:t>±0.1, ±0.2, and ±0.2 C</w:t>
            </w:r>
          </w:p>
        </w:tc>
      </w:tr>
      <w:tr w:rsidR="00CB62C7" w14:paraId="1C2A07E2" w14:textId="77777777" w:rsidTr="00D050E7">
        <w:trPr>
          <w:trHeight w:val="689"/>
        </w:trPr>
        <w:tc>
          <w:tcPr>
            <w:tcW w:w="3010" w:type="dxa"/>
            <w:tcBorders>
              <w:top w:val="single" w:sz="6" w:space="0" w:color="000000"/>
              <w:bottom w:val="single" w:sz="6" w:space="0" w:color="000000"/>
              <w:right w:val="single" w:sz="6" w:space="0" w:color="000000"/>
            </w:tcBorders>
          </w:tcPr>
          <w:p w14:paraId="27E4D9DE" w14:textId="77777777" w:rsidR="00CB62C7" w:rsidRDefault="00CB62C7" w:rsidP="00D050E7">
            <w:pPr>
              <w:pStyle w:val="TableParagraph"/>
              <w:spacing w:line="227" w:lineRule="exact"/>
              <w:ind w:left="471" w:right="457"/>
              <w:jc w:val="center"/>
              <w:rPr>
                <w:sz w:val="20"/>
              </w:rPr>
            </w:pPr>
            <w:r>
              <w:rPr>
                <w:sz w:val="20"/>
              </w:rPr>
              <w:t>Conductance</w:t>
            </w:r>
          </w:p>
        </w:tc>
        <w:tc>
          <w:tcPr>
            <w:tcW w:w="3482" w:type="dxa"/>
            <w:tcBorders>
              <w:top w:val="single" w:sz="6" w:space="0" w:color="000000"/>
              <w:left w:val="single" w:sz="6" w:space="0" w:color="000000"/>
              <w:bottom w:val="single" w:sz="6" w:space="0" w:color="000000"/>
              <w:right w:val="single" w:sz="6" w:space="0" w:color="000000"/>
            </w:tcBorders>
          </w:tcPr>
          <w:p w14:paraId="1186E029" w14:textId="77777777" w:rsidR="00CB62C7" w:rsidRDefault="00CB62C7" w:rsidP="00D050E7">
            <w:pPr>
              <w:pStyle w:val="TableParagraph"/>
              <w:ind w:left="1198" w:right="9" w:hanging="1173"/>
              <w:rPr>
                <w:sz w:val="20"/>
              </w:rPr>
            </w:pPr>
            <w:r>
              <w:rPr>
                <w:sz w:val="20"/>
              </w:rPr>
              <w:t>EPA 120.1, Hydrolab probe on Minesonde 0-100 mS/cm</w:t>
            </w:r>
          </w:p>
        </w:tc>
        <w:tc>
          <w:tcPr>
            <w:tcW w:w="2703" w:type="dxa"/>
            <w:tcBorders>
              <w:top w:val="single" w:sz="6" w:space="0" w:color="000000"/>
              <w:left w:val="single" w:sz="6" w:space="0" w:color="000000"/>
              <w:bottom w:val="single" w:sz="6" w:space="0" w:color="000000"/>
              <w:right w:val="single" w:sz="6" w:space="0" w:color="000000"/>
            </w:tcBorders>
          </w:tcPr>
          <w:p w14:paraId="7E523572" w14:textId="77777777" w:rsidR="00CB62C7" w:rsidRDefault="00CB62C7" w:rsidP="00D050E7">
            <w:pPr>
              <w:pStyle w:val="TableParagraph"/>
              <w:ind w:left="1018" w:right="554" w:hanging="437"/>
              <w:rPr>
                <w:sz w:val="20"/>
              </w:rPr>
            </w:pPr>
            <w:r>
              <w:rPr>
                <w:sz w:val="20"/>
              </w:rPr>
              <w:t>Micro-Siemens/cm (µS/cm)</w:t>
            </w:r>
          </w:p>
          <w:p w14:paraId="32D94B3A" w14:textId="77777777" w:rsidR="00CB62C7" w:rsidRDefault="00CB62C7" w:rsidP="00D050E7">
            <w:pPr>
              <w:pStyle w:val="TableParagraph"/>
              <w:spacing w:line="212" w:lineRule="exact"/>
              <w:ind w:left="568"/>
              <w:rPr>
                <w:sz w:val="20"/>
              </w:rPr>
            </w:pPr>
            <w:r>
              <w:rPr>
                <w:sz w:val="20"/>
              </w:rPr>
              <w:t>(converted to 25 C)</w:t>
            </w:r>
          </w:p>
        </w:tc>
        <w:tc>
          <w:tcPr>
            <w:tcW w:w="2032" w:type="dxa"/>
            <w:tcBorders>
              <w:top w:val="single" w:sz="6" w:space="0" w:color="000000"/>
              <w:left w:val="single" w:sz="6" w:space="0" w:color="000000"/>
              <w:bottom w:val="single" w:sz="6" w:space="0" w:color="000000"/>
              <w:right w:val="single" w:sz="6" w:space="0" w:color="000000"/>
            </w:tcBorders>
          </w:tcPr>
          <w:p w14:paraId="5527D0CD" w14:textId="77777777" w:rsidR="00CB62C7" w:rsidRDefault="00CB62C7" w:rsidP="00D050E7">
            <w:pPr>
              <w:pStyle w:val="TableParagraph"/>
              <w:spacing w:line="227" w:lineRule="exact"/>
              <w:ind w:left="230" w:right="219"/>
              <w:jc w:val="center"/>
              <w:rPr>
                <w:sz w:val="20"/>
              </w:rPr>
            </w:pPr>
            <w:r>
              <w:rPr>
                <w:sz w:val="20"/>
              </w:rPr>
              <w:t>4 digits</w:t>
            </w:r>
          </w:p>
        </w:tc>
        <w:tc>
          <w:tcPr>
            <w:tcW w:w="1395" w:type="dxa"/>
            <w:tcBorders>
              <w:top w:val="single" w:sz="6" w:space="0" w:color="000000"/>
              <w:left w:val="single" w:sz="6" w:space="0" w:color="000000"/>
              <w:bottom w:val="single" w:sz="6" w:space="0" w:color="000000"/>
              <w:right w:val="single" w:sz="6" w:space="0" w:color="000000"/>
            </w:tcBorders>
          </w:tcPr>
          <w:p w14:paraId="7382356A" w14:textId="77777777" w:rsidR="00CB62C7" w:rsidRDefault="00CB62C7" w:rsidP="00D050E7">
            <w:pPr>
              <w:pStyle w:val="TableParagraph"/>
              <w:spacing w:line="227" w:lineRule="exact"/>
              <w:ind w:left="69" w:right="61"/>
              <w:jc w:val="center"/>
              <w:rPr>
                <w:sz w:val="20"/>
              </w:rPr>
            </w:pPr>
            <w:r>
              <w:rPr>
                <w:sz w:val="20"/>
                <w:u w:val="single"/>
              </w:rPr>
              <w:t>+</w:t>
            </w:r>
            <w:r>
              <w:rPr>
                <w:sz w:val="20"/>
              </w:rPr>
              <w:t>0.001 units</w:t>
            </w:r>
          </w:p>
        </w:tc>
        <w:tc>
          <w:tcPr>
            <w:tcW w:w="2729" w:type="dxa"/>
            <w:tcBorders>
              <w:top w:val="single" w:sz="6" w:space="0" w:color="000000"/>
              <w:left w:val="single" w:sz="6" w:space="0" w:color="000000"/>
              <w:bottom w:val="single" w:sz="6" w:space="0" w:color="000000"/>
            </w:tcBorders>
          </w:tcPr>
          <w:p w14:paraId="654827C1" w14:textId="77777777" w:rsidR="00CB62C7" w:rsidRDefault="00CB62C7" w:rsidP="00D050E7">
            <w:pPr>
              <w:pStyle w:val="TableParagraph"/>
              <w:spacing w:line="227" w:lineRule="exact"/>
              <w:ind w:left="432" w:right="424"/>
              <w:jc w:val="center"/>
              <w:rPr>
                <w:sz w:val="20"/>
              </w:rPr>
            </w:pPr>
            <w:r>
              <w:rPr>
                <w:sz w:val="20"/>
              </w:rPr>
              <w:t>2% full Scale</w:t>
            </w:r>
          </w:p>
        </w:tc>
      </w:tr>
      <w:tr w:rsidR="00CB62C7" w14:paraId="7797E779" w14:textId="77777777" w:rsidTr="00D050E7">
        <w:trPr>
          <w:trHeight w:val="690"/>
        </w:trPr>
        <w:tc>
          <w:tcPr>
            <w:tcW w:w="3010" w:type="dxa"/>
            <w:tcBorders>
              <w:top w:val="single" w:sz="6" w:space="0" w:color="000000"/>
              <w:bottom w:val="single" w:sz="6" w:space="0" w:color="000000"/>
              <w:right w:val="single" w:sz="6" w:space="0" w:color="000000"/>
            </w:tcBorders>
          </w:tcPr>
          <w:p w14:paraId="137D2ABE" w14:textId="77777777" w:rsidR="00CB62C7" w:rsidRDefault="00CB62C7" w:rsidP="00D050E7">
            <w:pPr>
              <w:pStyle w:val="TableParagraph"/>
              <w:spacing w:line="228" w:lineRule="exact"/>
              <w:ind w:left="470" w:right="457"/>
              <w:jc w:val="center"/>
              <w:rPr>
                <w:sz w:val="20"/>
              </w:rPr>
            </w:pPr>
            <w:r>
              <w:rPr>
                <w:sz w:val="20"/>
              </w:rPr>
              <w:t>Dissolved Oxygen</w:t>
            </w:r>
          </w:p>
        </w:tc>
        <w:tc>
          <w:tcPr>
            <w:tcW w:w="3482" w:type="dxa"/>
            <w:tcBorders>
              <w:top w:val="single" w:sz="6" w:space="0" w:color="000000"/>
              <w:left w:val="single" w:sz="6" w:space="0" w:color="000000"/>
              <w:bottom w:val="single" w:sz="6" w:space="0" w:color="000000"/>
              <w:right w:val="single" w:sz="6" w:space="0" w:color="000000"/>
            </w:tcBorders>
          </w:tcPr>
          <w:p w14:paraId="43DD72FF" w14:textId="77777777" w:rsidR="00CB62C7" w:rsidRDefault="00CB62C7" w:rsidP="00D050E7">
            <w:pPr>
              <w:pStyle w:val="TableParagraph"/>
              <w:ind w:left="57" w:right="43"/>
              <w:jc w:val="center"/>
              <w:rPr>
                <w:sz w:val="20"/>
              </w:rPr>
            </w:pPr>
            <w:r>
              <w:rPr>
                <w:sz w:val="20"/>
              </w:rPr>
              <w:t>SM 4500 O C-2000, Micro Winkler Titration</w:t>
            </w:r>
          </w:p>
          <w:p w14:paraId="21916E6A" w14:textId="77777777" w:rsidR="00CB62C7" w:rsidRDefault="00CB62C7" w:rsidP="00D050E7">
            <w:pPr>
              <w:pStyle w:val="TableParagraph"/>
              <w:spacing w:line="213" w:lineRule="exact"/>
              <w:ind w:left="57" w:right="46"/>
              <w:jc w:val="center"/>
              <w:rPr>
                <w:sz w:val="20"/>
              </w:rPr>
            </w:pPr>
            <w:r>
              <w:rPr>
                <w:sz w:val="20"/>
              </w:rPr>
              <w:t>0 to 20 mg/L</w:t>
            </w:r>
          </w:p>
        </w:tc>
        <w:tc>
          <w:tcPr>
            <w:tcW w:w="2703" w:type="dxa"/>
            <w:tcBorders>
              <w:top w:val="single" w:sz="6" w:space="0" w:color="000000"/>
              <w:left w:val="single" w:sz="6" w:space="0" w:color="000000"/>
              <w:bottom w:val="single" w:sz="6" w:space="0" w:color="000000"/>
              <w:right w:val="single" w:sz="6" w:space="0" w:color="000000"/>
            </w:tcBorders>
          </w:tcPr>
          <w:p w14:paraId="6345A0D0" w14:textId="77777777" w:rsidR="00CB62C7" w:rsidRDefault="00CB62C7" w:rsidP="00D050E7">
            <w:pPr>
              <w:pStyle w:val="TableParagraph"/>
              <w:spacing w:line="228"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01373045" w14:textId="77777777" w:rsidR="00CB62C7" w:rsidRDefault="00CB62C7" w:rsidP="00D050E7">
            <w:pPr>
              <w:pStyle w:val="TableParagraph"/>
              <w:spacing w:line="228" w:lineRule="exact"/>
              <w:ind w:left="647"/>
              <w:rPr>
                <w:sz w:val="20"/>
              </w:rPr>
            </w:pPr>
            <w:r>
              <w:rPr>
                <w:sz w:val="20"/>
              </w:rPr>
              <w:t>0.1 mg/L</w:t>
            </w:r>
          </w:p>
        </w:tc>
        <w:tc>
          <w:tcPr>
            <w:tcW w:w="1395" w:type="dxa"/>
            <w:tcBorders>
              <w:top w:val="single" w:sz="6" w:space="0" w:color="000000"/>
              <w:left w:val="single" w:sz="6" w:space="0" w:color="000000"/>
              <w:bottom w:val="single" w:sz="6" w:space="0" w:color="000000"/>
              <w:right w:val="single" w:sz="6" w:space="0" w:color="000000"/>
            </w:tcBorders>
          </w:tcPr>
          <w:p w14:paraId="3D437F57" w14:textId="77777777" w:rsidR="00CB62C7" w:rsidRDefault="00CB62C7" w:rsidP="00D050E7">
            <w:pPr>
              <w:pStyle w:val="TableParagraph"/>
              <w:spacing w:line="228" w:lineRule="exact"/>
              <w:ind w:left="67" w:right="61"/>
              <w:jc w:val="center"/>
              <w:rPr>
                <w:sz w:val="20"/>
              </w:rPr>
            </w:pPr>
            <w:r>
              <w:rPr>
                <w:sz w:val="20"/>
              </w:rPr>
              <w:t>±0.9 mg/L</w:t>
            </w:r>
          </w:p>
        </w:tc>
        <w:tc>
          <w:tcPr>
            <w:tcW w:w="2729" w:type="dxa"/>
            <w:tcBorders>
              <w:top w:val="single" w:sz="6" w:space="0" w:color="000000"/>
              <w:left w:val="single" w:sz="6" w:space="0" w:color="000000"/>
              <w:bottom w:val="single" w:sz="6" w:space="0" w:color="000000"/>
            </w:tcBorders>
          </w:tcPr>
          <w:p w14:paraId="6178EFE4" w14:textId="77777777" w:rsidR="00CB62C7" w:rsidRDefault="00CB62C7" w:rsidP="00D050E7">
            <w:pPr>
              <w:pStyle w:val="TableParagraph"/>
              <w:spacing w:line="228" w:lineRule="exact"/>
              <w:ind w:left="430" w:right="424"/>
              <w:jc w:val="center"/>
              <w:rPr>
                <w:sz w:val="20"/>
              </w:rPr>
            </w:pPr>
            <w:r>
              <w:rPr>
                <w:sz w:val="20"/>
              </w:rPr>
              <w:t>±0.3 mg/L</w:t>
            </w:r>
          </w:p>
        </w:tc>
      </w:tr>
      <w:tr w:rsidR="00CB62C7" w14:paraId="019AD678" w14:textId="77777777" w:rsidTr="00D050E7">
        <w:trPr>
          <w:trHeight w:val="689"/>
        </w:trPr>
        <w:tc>
          <w:tcPr>
            <w:tcW w:w="3010" w:type="dxa"/>
            <w:tcBorders>
              <w:top w:val="single" w:sz="6" w:space="0" w:color="000000"/>
              <w:bottom w:val="single" w:sz="6" w:space="0" w:color="000000"/>
              <w:right w:val="single" w:sz="6" w:space="0" w:color="000000"/>
            </w:tcBorders>
          </w:tcPr>
          <w:p w14:paraId="19981182" w14:textId="77777777" w:rsidR="00CB62C7" w:rsidRDefault="00CB62C7" w:rsidP="00D050E7">
            <w:pPr>
              <w:pStyle w:val="TableParagraph"/>
              <w:ind w:left="300" w:right="266" w:firstLine="454"/>
              <w:rPr>
                <w:sz w:val="20"/>
              </w:rPr>
            </w:pPr>
            <w:r>
              <w:rPr>
                <w:sz w:val="20"/>
              </w:rPr>
              <w:t>Dissolved Oxygen (Winkler used for calibration)</w:t>
            </w:r>
          </w:p>
        </w:tc>
        <w:tc>
          <w:tcPr>
            <w:tcW w:w="3482" w:type="dxa"/>
            <w:tcBorders>
              <w:top w:val="single" w:sz="6" w:space="0" w:color="000000"/>
              <w:left w:val="single" w:sz="6" w:space="0" w:color="000000"/>
              <w:bottom w:val="single" w:sz="6" w:space="0" w:color="000000"/>
              <w:right w:val="single" w:sz="6" w:space="0" w:color="000000"/>
            </w:tcBorders>
          </w:tcPr>
          <w:p w14:paraId="79E46823" w14:textId="77777777" w:rsidR="00CB62C7" w:rsidRDefault="00CB62C7" w:rsidP="00D050E7">
            <w:pPr>
              <w:pStyle w:val="TableParagraph"/>
              <w:spacing w:line="227" w:lineRule="exact"/>
              <w:ind w:left="108" w:right="46"/>
              <w:jc w:val="center"/>
              <w:rPr>
                <w:sz w:val="20"/>
              </w:rPr>
            </w:pPr>
            <w:r>
              <w:rPr>
                <w:sz w:val="20"/>
              </w:rPr>
              <w:t>ASTM D888-09 (A), Hydrolab LDO</w:t>
            </w:r>
          </w:p>
          <w:p w14:paraId="4A7C0498" w14:textId="77777777" w:rsidR="00CB62C7" w:rsidRDefault="00CB62C7" w:rsidP="00D050E7">
            <w:pPr>
              <w:pStyle w:val="TableParagraph"/>
              <w:spacing w:line="230" w:lineRule="atLeast"/>
              <w:ind w:left="934" w:right="918"/>
              <w:jc w:val="center"/>
              <w:rPr>
                <w:sz w:val="20"/>
              </w:rPr>
            </w:pPr>
            <w:r>
              <w:rPr>
                <w:sz w:val="20"/>
              </w:rPr>
              <w:t>probe on Minisonde 0 to 50 mg/L</w:t>
            </w:r>
          </w:p>
        </w:tc>
        <w:tc>
          <w:tcPr>
            <w:tcW w:w="2703" w:type="dxa"/>
            <w:tcBorders>
              <w:top w:val="single" w:sz="6" w:space="0" w:color="000000"/>
              <w:left w:val="single" w:sz="6" w:space="0" w:color="000000"/>
              <w:bottom w:val="single" w:sz="6" w:space="0" w:color="000000"/>
              <w:right w:val="single" w:sz="6" w:space="0" w:color="000000"/>
            </w:tcBorders>
          </w:tcPr>
          <w:p w14:paraId="12C91B0E" w14:textId="77777777" w:rsidR="00CB62C7" w:rsidRDefault="00CB62C7" w:rsidP="00D050E7">
            <w:pPr>
              <w:pStyle w:val="TableParagraph"/>
              <w:spacing w:line="227"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481FA7C6" w14:textId="77777777" w:rsidR="00CB62C7" w:rsidRDefault="00CB62C7" w:rsidP="00D050E7">
            <w:pPr>
              <w:pStyle w:val="TableParagraph"/>
              <w:spacing w:line="227" w:lineRule="exact"/>
              <w:ind w:left="596"/>
              <w:rPr>
                <w:sz w:val="20"/>
              </w:rPr>
            </w:pPr>
            <w:r>
              <w:rPr>
                <w:sz w:val="20"/>
              </w:rPr>
              <w:t>0.01 mg/L</w:t>
            </w:r>
          </w:p>
        </w:tc>
        <w:tc>
          <w:tcPr>
            <w:tcW w:w="1395" w:type="dxa"/>
            <w:tcBorders>
              <w:top w:val="single" w:sz="6" w:space="0" w:color="000000"/>
              <w:left w:val="single" w:sz="6" w:space="0" w:color="000000"/>
              <w:bottom w:val="single" w:sz="6" w:space="0" w:color="000000"/>
              <w:right w:val="single" w:sz="6" w:space="0" w:color="000000"/>
            </w:tcBorders>
          </w:tcPr>
          <w:p w14:paraId="01743FE9" w14:textId="77777777" w:rsidR="00CB62C7" w:rsidRDefault="00CB62C7" w:rsidP="00D050E7">
            <w:pPr>
              <w:pStyle w:val="TableParagraph"/>
              <w:spacing w:line="227" w:lineRule="exact"/>
              <w:ind w:left="69" w:right="61"/>
              <w:jc w:val="center"/>
              <w:rPr>
                <w:sz w:val="20"/>
              </w:rPr>
            </w:pPr>
            <w:r>
              <w:rPr>
                <w:sz w:val="20"/>
              </w:rPr>
              <w:t>NA</w:t>
            </w:r>
          </w:p>
        </w:tc>
        <w:tc>
          <w:tcPr>
            <w:tcW w:w="2729" w:type="dxa"/>
            <w:tcBorders>
              <w:top w:val="single" w:sz="6" w:space="0" w:color="000000"/>
              <w:left w:val="single" w:sz="6" w:space="0" w:color="000000"/>
              <w:bottom w:val="single" w:sz="6" w:space="0" w:color="000000"/>
            </w:tcBorders>
          </w:tcPr>
          <w:p w14:paraId="63C46D1D" w14:textId="77777777" w:rsidR="00CB62C7" w:rsidRDefault="00CB62C7" w:rsidP="00D050E7">
            <w:pPr>
              <w:pStyle w:val="TableParagraph"/>
              <w:spacing w:line="227" w:lineRule="exact"/>
              <w:ind w:left="430" w:right="424"/>
              <w:jc w:val="center"/>
              <w:rPr>
                <w:sz w:val="20"/>
              </w:rPr>
            </w:pPr>
            <w:r>
              <w:rPr>
                <w:sz w:val="20"/>
              </w:rPr>
              <w:t>±0.2 mg/L</w:t>
            </w:r>
          </w:p>
        </w:tc>
      </w:tr>
      <w:tr w:rsidR="00CB62C7" w14:paraId="7FF397C5" w14:textId="77777777" w:rsidTr="00D050E7">
        <w:trPr>
          <w:trHeight w:val="231"/>
        </w:trPr>
        <w:tc>
          <w:tcPr>
            <w:tcW w:w="3010" w:type="dxa"/>
            <w:tcBorders>
              <w:top w:val="single" w:sz="6" w:space="0" w:color="000000"/>
              <w:right w:val="single" w:sz="6" w:space="0" w:color="000000"/>
            </w:tcBorders>
          </w:tcPr>
          <w:p w14:paraId="2C226BDF" w14:textId="77777777" w:rsidR="00CB62C7" w:rsidRDefault="00CB62C7" w:rsidP="00D050E7">
            <w:pPr>
              <w:pStyle w:val="TableParagraph"/>
              <w:rPr>
                <w:sz w:val="16"/>
              </w:rPr>
            </w:pPr>
          </w:p>
        </w:tc>
        <w:tc>
          <w:tcPr>
            <w:tcW w:w="3482" w:type="dxa"/>
            <w:tcBorders>
              <w:top w:val="single" w:sz="6" w:space="0" w:color="000000"/>
              <w:left w:val="single" w:sz="6" w:space="0" w:color="000000"/>
              <w:right w:val="single" w:sz="6" w:space="0" w:color="000000"/>
            </w:tcBorders>
          </w:tcPr>
          <w:p w14:paraId="3F911F48" w14:textId="77777777" w:rsidR="00CB62C7" w:rsidRDefault="00CB62C7" w:rsidP="00D050E7">
            <w:pPr>
              <w:pStyle w:val="TableParagraph"/>
              <w:rPr>
                <w:sz w:val="16"/>
              </w:rPr>
            </w:pPr>
          </w:p>
        </w:tc>
        <w:tc>
          <w:tcPr>
            <w:tcW w:w="2703" w:type="dxa"/>
            <w:tcBorders>
              <w:top w:val="single" w:sz="6" w:space="0" w:color="000000"/>
              <w:left w:val="single" w:sz="6" w:space="0" w:color="000000"/>
              <w:right w:val="single" w:sz="6" w:space="0" w:color="000000"/>
            </w:tcBorders>
          </w:tcPr>
          <w:p w14:paraId="3D69E742" w14:textId="77777777" w:rsidR="00CB62C7" w:rsidRDefault="00CB62C7" w:rsidP="00D050E7">
            <w:pPr>
              <w:pStyle w:val="TableParagraph"/>
              <w:rPr>
                <w:sz w:val="16"/>
              </w:rPr>
            </w:pPr>
          </w:p>
        </w:tc>
        <w:tc>
          <w:tcPr>
            <w:tcW w:w="2032" w:type="dxa"/>
            <w:tcBorders>
              <w:top w:val="single" w:sz="6" w:space="0" w:color="000000"/>
              <w:left w:val="single" w:sz="6" w:space="0" w:color="000000"/>
              <w:right w:val="single" w:sz="6" w:space="0" w:color="000000"/>
            </w:tcBorders>
          </w:tcPr>
          <w:p w14:paraId="22D9A5E5" w14:textId="77777777" w:rsidR="00CB62C7" w:rsidRDefault="00CB62C7" w:rsidP="00D050E7">
            <w:pPr>
              <w:pStyle w:val="TableParagraph"/>
              <w:rPr>
                <w:sz w:val="16"/>
              </w:rPr>
            </w:pPr>
          </w:p>
        </w:tc>
        <w:tc>
          <w:tcPr>
            <w:tcW w:w="1395" w:type="dxa"/>
            <w:tcBorders>
              <w:top w:val="single" w:sz="6" w:space="0" w:color="000000"/>
              <w:left w:val="single" w:sz="6" w:space="0" w:color="000000"/>
              <w:right w:val="single" w:sz="6" w:space="0" w:color="000000"/>
            </w:tcBorders>
          </w:tcPr>
          <w:p w14:paraId="12BE10A5" w14:textId="77777777" w:rsidR="00CB62C7" w:rsidRDefault="00CB62C7" w:rsidP="00D050E7">
            <w:pPr>
              <w:pStyle w:val="TableParagraph"/>
              <w:rPr>
                <w:sz w:val="16"/>
              </w:rPr>
            </w:pPr>
          </w:p>
        </w:tc>
        <w:tc>
          <w:tcPr>
            <w:tcW w:w="2729" w:type="dxa"/>
            <w:tcBorders>
              <w:top w:val="single" w:sz="6" w:space="0" w:color="000000"/>
              <w:left w:val="single" w:sz="6" w:space="0" w:color="000000"/>
            </w:tcBorders>
          </w:tcPr>
          <w:p w14:paraId="2091443D" w14:textId="77777777" w:rsidR="00CB62C7" w:rsidRDefault="00CB62C7" w:rsidP="00D050E7">
            <w:pPr>
              <w:pStyle w:val="TableParagraph"/>
              <w:rPr>
                <w:sz w:val="16"/>
              </w:rPr>
            </w:pPr>
          </w:p>
        </w:tc>
      </w:tr>
    </w:tbl>
    <w:p w14:paraId="3F1268F0" w14:textId="77777777" w:rsidR="00CB62C7" w:rsidRDefault="00CB62C7" w:rsidP="00CB62C7">
      <w:pPr>
        <w:rPr>
          <w:sz w:val="16"/>
        </w:rPr>
        <w:sectPr w:rsidR="00CB62C7" w:rsidSect="00CB62C7">
          <w:headerReference w:type="default" r:id="rId28"/>
          <w:footerReference w:type="default" r:id="rId29"/>
          <w:type w:val="continuous"/>
          <w:pgSz w:w="16840" w:h="11900" w:orient="landscape"/>
          <w:pgMar w:top="840" w:right="600" w:bottom="1160" w:left="620" w:header="0" w:footer="976" w:gutter="0"/>
          <w:cols w:space="720"/>
        </w:sectPr>
      </w:pPr>
    </w:p>
    <w:p w14:paraId="6CAA0EA1" w14:textId="226E5823" w:rsidR="00CB62C7" w:rsidRPr="001E77E8" w:rsidRDefault="001E77E8" w:rsidP="001E77E8">
      <w:pPr>
        <w:pStyle w:val="Caption"/>
        <w:rPr>
          <w:b/>
          <w:color w:val="auto"/>
          <w:sz w:val="24"/>
          <w:szCs w:val="24"/>
        </w:rPr>
      </w:pPr>
      <w:bookmarkStart w:id="141" w:name="_bookmark7"/>
      <w:bookmarkStart w:id="142" w:name="_Ref125970212"/>
      <w:bookmarkStart w:id="143" w:name="_Toc126826251"/>
      <w:bookmarkStart w:id="144" w:name="_Hlk116643631"/>
      <w:bookmarkEnd w:id="141"/>
      <w:r w:rsidRPr="001E77E8">
        <w:rPr>
          <w:b/>
          <w:color w:val="auto"/>
          <w:sz w:val="24"/>
          <w:szCs w:val="24"/>
        </w:rPr>
        <w:lastRenderedPageBreak/>
        <w:t xml:space="preserve">Table </w:t>
      </w:r>
      <w:r w:rsidRPr="001E77E8">
        <w:rPr>
          <w:b/>
          <w:color w:val="auto"/>
          <w:sz w:val="24"/>
          <w:szCs w:val="24"/>
        </w:rPr>
        <w:fldChar w:fldCharType="begin"/>
      </w:r>
      <w:r w:rsidRPr="001E77E8">
        <w:rPr>
          <w:b/>
          <w:color w:val="auto"/>
          <w:sz w:val="24"/>
          <w:szCs w:val="24"/>
        </w:rPr>
        <w:instrText xml:space="preserve"> SEQ Table \* ARABIC </w:instrText>
      </w:r>
      <w:r w:rsidRPr="001E77E8">
        <w:rPr>
          <w:b/>
          <w:color w:val="auto"/>
          <w:sz w:val="24"/>
          <w:szCs w:val="24"/>
        </w:rPr>
        <w:fldChar w:fldCharType="separate"/>
      </w:r>
      <w:r w:rsidR="00F4536B">
        <w:rPr>
          <w:b/>
          <w:noProof/>
          <w:color w:val="auto"/>
          <w:sz w:val="24"/>
          <w:szCs w:val="24"/>
        </w:rPr>
        <w:t>4</w:t>
      </w:r>
      <w:r w:rsidRPr="001E77E8">
        <w:rPr>
          <w:b/>
          <w:color w:val="auto"/>
          <w:sz w:val="24"/>
          <w:szCs w:val="24"/>
        </w:rPr>
        <w:fldChar w:fldCharType="end"/>
      </w:r>
      <w:bookmarkEnd w:id="142"/>
      <w:r w:rsidRPr="001E77E8">
        <w:rPr>
          <w:b/>
          <w:color w:val="auto"/>
          <w:sz w:val="24"/>
          <w:szCs w:val="24"/>
        </w:rPr>
        <w:t>. Data Quality Objectives for Hydrocarbons Collected for Agency Baseline (Supplied by SGS)</w:t>
      </w:r>
      <w:bookmarkEnd w:id="143"/>
    </w:p>
    <w:p w14:paraId="094336D5" w14:textId="77777777" w:rsidR="0027703A" w:rsidRDefault="0027703A" w:rsidP="00D050E7">
      <w:pPr>
        <w:pStyle w:val="TableParagraph"/>
        <w:spacing w:before="2"/>
        <w:rPr>
          <w:b/>
          <w:sz w:val="24"/>
        </w:rPr>
        <w:sectPr w:rsidR="0027703A">
          <w:headerReference w:type="default" r:id="rId30"/>
          <w:footerReference w:type="default" r:id="rId31"/>
          <w:pgSz w:w="16840" w:h="11900" w:orient="landscape"/>
          <w:pgMar w:top="1320" w:right="600" w:bottom="940" w:left="620" w:header="929" w:footer="745" w:gutter="0"/>
          <w:cols w:space="720"/>
        </w:sectPr>
      </w:pPr>
    </w:p>
    <w:p w14:paraId="729B4BB0" w14:textId="77777777" w:rsidR="0027703A" w:rsidRDefault="0027703A" w:rsidP="00D050E7">
      <w:pPr>
        <w:pStyle w:val="TableParagraph"/>
        <w:spacing w:before="2"/>
        <w:rPr>
          <w:b/>
          <w:sz w:val="24"/>
        </w:rPr>
        <w:sectPr w:rsidR="0027703A" w:rsidSect="0027703A">
          <w:type w:val="continuous"/>
          <w:pgSz w:w="16840" w:h="11900" w:orient="landscape"/>
          <w:pgMar w:top="1320" w:right="600" w:bottom="940" w:left="620" w:header="929" w:footer="745" w:gutter="0"/>
          <w:cols w:space="720"/>
        </w:sect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404"/>
        <w:gridCol w:w="2773"/>
        <w:gridCol w:w="1735"/>
        <w:gridCol w:w="1484"/>
        <w:gridCol w:w="1971"/>
        <w:gridCol w:w="2251"/>
      </w:tblGrid>
      <w:tr w:rsidR="00CB62C7" w14:paraId="111F1E3D" w14:textId="77777777" w:rsidTr="0061682D">
        <w:trPr>
          <w:trHeight w:val="891"/>
        </w:trPr>
        <w:tc>
          <w:tcPr>
            <w:tcW w:w="3404" w:type="dxa"/>
            <w:tcBorders>
              <w:bottom w:val="single" w:sz="6" w:space="0" w:color="000000"/>
              <w:right w:val="single" w:sz="6" w:space="0" w:color="000000"/>
            </w:tcBorders>
          </w:tcPr>
          <w:p w14:paraId="53002D8C" w14:textId="77777777" w:rsidR="00CB62C7" w:rsidRDefault="00CB62C7" w:rsidP="00D050E7">
            <w:pPr>
              <w:pStyle w:val="TableParagraph"/>
              <w:spacing w:before="2"/>
              <w:rPr>
                <w:b/>
                <w:sz w:val="24"/>
              </w:rPr>
            </w:pPr>
          </w:p>
          <w:p w14:paraId="48E045D3" w14:textId="77777777" w:rsidR="00CB62C7" w:rsidRDefault="00CB62C7" w:rsidP="00D050E7">
            <w:pPr>
              <w:pStyle w:val="TableParagraph"/>
              <w:ind w:left="92"/>
              <w:rPr>
                <w:b/>
                <w:sz w:val="20"/>
              </w:rPr>
            </w:pPr>
            <w:r>
              <w:rPr>
                <w:b/>
                <w:sz w:val="20"/>
              </w:rPr>
              <w:t>PARAMETER</w:t>
            </w:r>
          </w:p>
        </w:tc>
        <w:tc>
          <w:tcPr>
            <w:tcW w:w="2773" w:type="dxa"/>
            <w:tcBorders>
              <w:left w:val="single" w:sz="6" w:space="0" w:color="000000"/>
              <w:bottom w:val="single" w:sz="6" w:space="0" w:color="000000"/>
              <w:right w:val="single" w:sz="6" w:space="0" w:color="000000"/>
            </w:tcBorders>
          </w:tcPr>
          <w:p w14:paraId="5EE3940E" w14:textId="77777777" w:rsidR="00CB62C7" w:rsidRDefault="00CB62C7" w:rsidP="00D050E7">
            <w:pPr>
              <w:pStyle w:val="TableParagraph"/>
              <w:spacing w:before="2"/>
              <w:rPr>
                <w:b/>
                <w:sz w:val="24"/>
              </w:rPr>
            </w:pPr>
          </w:p>
          <w:p w14:paraId="5BB3C635" w14:textId="77777777" w:rsidR="00CB62C7" w:rsidRDefault="00CB62C7" w:rsidP="00D050E7">
            <w:pPr>
              <w:pStyle w:val="TableParagraph"/>
              <w:ind w:left="108"/>
              <w:rPr>
                <w:b/>
                <w:sz w:val="20"/>
              </w:rPr>
            </w:pPr>
            <w:bookmarkStart w:id="145" w:name="METHOD_/_RANGE"/>
            <w:bookmarkEnd w:id="145"/>
            <w:r>
              <w:rPr>
                <w:b/>
                <w:sz w:val="20"/>
              </w:rPr>
              <w:t>METHOD / RANGE</w:t>
            </w:r>
          </w:p>
        </w:tc>
        <w:tc>
          <w:tcPr>
            <w:tcW w:w="1735" w:type="dxa"/>
            <w:tcBorders>
              <w:left w:val="single" w:sz="6" w:space="0" w:color="000000"/>
              <w:bottom w:val="single" w:sz="6" w:space="0" w:color="000000"/>
              <w:right w:val="single" w:sz="6" w:space="0" w:color="000000"/>
            </w:tcBorders>
          </w:tcPr>
          <w:p w14:paraId="1AC7D964" w14:textId="77777777" w:rsidR="00CB62C7" w:rsidRDefault="00CB62C7" w:rsidP="00D050E7">
            <w:pPr>
              <w:pStyle w:val="TableParagraph"/>
              <w:spacing w:before="140" w:line="275" w:lineRule="exact"/>
              <w:ind w:left="314" w:right="298"/>
              <w:jc w:val="center"/>
              <w:rPr>
                <w:b/>
                <w:sz w:val="24"/>
              </w:rPr>
            </w:pPr>
            <w:r>
              <w:rPr>
                <w:b/>
                <w:sz w:val="24"/>
              </w:rPr>
              <w:t>Sensitivity</w:t>
            </w:r>
          </w:p>
          <w:p w14:paraId="7FEB87A6" w14:textId="3067C761" w:rsidR="00CB62C7" w:rsidRDefault="00CB62C7" w:rsidP="00D050E7">
            <w:pPr>
              <w:pStyle w:val="TableParagraph"/>
              <w:spacing w:line="229" w:lineRule="exact"/>
              <w:ind w:left="314" w:right="298"/>
              <w:jc w:val="center"/>
              <w:rPr>
                <w:b/>
                <w:sz w:val="20"/>
              </w:rPr>
            </w:pPr>
            <w:r>
              <w:rPr>
                <w:b/>
                <w:sz w:val="20"/>
              </w:rPr>
              <w:t>(DL)</w:t>
            </w:r>
          </w:p>
        </w:tc>
        <w:tc>
          <w:tcPr>
            <w:tcW w:w="1484" w:type="dxa"/>
            <w:tcBorders>
              <w:left w:val="single" w:sz="6" w:space="0" w:color="000000"/>
              <w:bottom w:val="single" w:sz="6" w:space="0" w:color="000000"/>
              <w:right w:val="single" w:sz="6" w:space="0" w:color="000000"/>
            </w:tcBorders>
            <w:vAlign w:val="center"/>
          </w:tcPr>
          <w:p w14:paraId="09BFDF99" w14:textId="019ED168" w:rsidR="00CB62C7" w:rsidRDefault="00CB62C7" w:rsidP="00D050E7">
            <w:pPr>
              <w:pStyle w:val="TableParagraph"/>
              <w:spacing w:before="47"/>
              <w:ind w:left="516" w:right="500"/>
              <w:jc w:val="center"/>
              <w:rPr>
                <w:b/>
                <w:sz w:val="20"/>
              </w:rPr>
            </w:pPr>
            <w:r>
              <w:rPr>
                <w:b/>
                <w:sz w:val="20"/>
              </w:rPr>
              <w:t>LOQ</w:t>
            </w:r>
          </w:p>
        </w:tc>
        <w:tc>
          <w:tcPr>
            <w:tcW w:w="1971" w:type="dxa"/>
            <w:tcBorders>
              <w:left w:val="single" w:sz="6" w:space="0" w:color="000000"/>
              <w:bottom w:val="single" w:sz="6" w:space="0" w:color="000000"/>
              <w:right w:val="single" w:sz="6" w:space="0" w:color="000000"/>
            </w:tcBorders>
          </w:tcPr>
          <w:p w14:paraId="20F1A077" w14:textId="7EEC16D8" w:rsidR="00CB62C7" w:rsidRDefault="00CB62C7" w:rsidP="00D050E7">
            <w:pPr>
              <w:pStyle w:val="TableParagraph"/>
              <w:spacing w:before="46"/>
              <w:ind w:left="370" w:right="350" w:firstLine="59"/>
              <w:jc w:val="both"/>
              <w:rPr>
                <w:b/>
                <w:sz w:val="20"/>
              </w:rPr>
            </w:pPr>
            <w:r>
              <w:rPr>
                <w:b/>
                <w:sz w:val="20"/>
              </w:rPr>
              <w:t>OVERALL PROJECT PRECISION</w:t>
            </w:r>
            <w:r>
              <w:rPr>
                <w:rStyle w:val="FootnoteReference"/>
                <w:b/>
                <w:sz w:val="20"/>
              </w:rPr>
              <w:footnoteReference w:id="3"/>
            </w:r>
          </w:p>
        </w:tc>
        <w:tc>
          <w:tcPr>
            <w:tcW w:w="2251" w:type="dxa"/>
            <w:tcBorders>
              <w:left w:val="single" w:sz="6" w:space="0" w:color="000000"/>
              <w:bottom w:val="single" w:sz="6" w:space="0" w:color="000000"/>
            </w:tcBorders>
          </w:tcPr>
          <w:p w14:paraId="70A5AB53" w14:textId="77777777" w:rsidR="00CB62C7" w:rsidRDefault="00CB62C7" w:rsidP="00D050E7">
            <w:pPr>
              <w:pStyle w:val="TableParagraph"/>
              <w:spacing w:before="8"/>
              <w:rPr>
                <w:b/>
                <w:sz w:val="28"/>
              </w:rPr>
            </w:pPr>
          </w:p>
          <w:p w14:paraId="1EAA94E7" w14:textId="77777777" w:rsidR="00CB62C7" w:rsidRDefault="00CB62C7" w:rsidP="00D050E7">
            <w:pPr>
              <w:pStyle w:val="TableParagraph"/>
              <w:spacing w:before="1"/>
              <w:ind w:left="609"/>
              <w:rPr>
                <w:b/>
                <w:sz w:val="20"/>
              </w:rPr>
            </w:pPr>
            <w:r>
              <w:rPr>
                <w:b/>
                <w:sz w:val="20"/>
              </w:rPr>
              <w:t>ACCURACY</w:t>
            </w:r>
          </w:p>
        </w:tc>
      </w:tr>
      <w:tr w:rsidR="00CB62C7" w14:paraId="5BBE01B0" w14:textId="77777777" w:rsidTr="00D050E7">
        <w:trPr>
          <w:trHeight w:val="312"/>
        </w:trPr>
        <w:tc>
          <w:tcPr>
            <w:tcW w:w="3404" w:type="dxa"/>
            <w:tcBorders>
              <w:top w:val="single" w:sz="6" w:space="0" w:color="000000"/>
              <w:bottom w:val="single" w:sz="6" w:space="0" w:color="000000"/>
              <w:right w:val="single" w:sz="6" w:space="0" w:color="000000"/>
            </w:tcBorders>
          </w:tcPr>
          <w:p w14:paraId="71D7C61A" w14:textId="77777777" w:rsidR="00CB62C7" w:rsidRDefault="00CB62C7" w:rsidP="00D050E7">
            <w:pPr>
              <w:pStyle w:val="TableParagraph"/>
              <w:rPr>
                <w:sz w:val="20"/>
              </w:rPr>
            </w:pPr>
          </w:p>
        </w:tc>
        <w:tc>
          <w:tcPr>
            <w:tcW w:w="2773" w:type="dxa"/>
            <w:tcBorders>
              <w:top w:val="single" w:sz="6" w:space="0" w:color="000000"/>
              <w:left w:val="single" w:sz="6" w:space="0" w:color="000000"/>
              <w:bottom w:val="single" w:sz="6" w:space="0" w:color="000000"/>
              <w:right w:val="single" w:sz="6" w:space="0" w:color="000000"/>
            </w:tcBorders>
          </w:tcPr>
          <w:p w14:paraId="7DD7B945" w14:textId="77777777" w:rsidR="00CB62C7" w:rsidRDefault="00CB62C7" w:rsidP="00D050E7">
            <w:pPr>
              <w:pStyle w:val="TableParagraph"/>
              <w:rPr>
                <w:sz w:val="20"/>
              </w:rPr>
            </w:pPr>
          </w:p>
        </w:tc>
        <w:tc>
          <w:tcPr>
            <w:tcW w:w="1735" w:type="dxa"/>
            <w:tcBorders>
              <w:top w:val="single" w:sz="6" w:space="0" w:color="000000"/>
              <w:left w:val="single" w:sz="6" w:space="0" w:color="000000"/>
              <w:bottom w:val="single" w:sz="6" w:space="0" w:color="000000"/>
              <w:right w:val="single" w:sz="6" w:space="0" w:color="000000"/>
            </w:tcBorders>
          </w:tcPr>
          <w:p w14:paraId="57EB8693" w14:textId="77777777" w:rsidR="00CB62C7" w:rsidRDefault="00CB62C7" w:rsidP="00D050E7">
            <w:pPr>
              <w:pStyle w:val="TableParagraph"/>
              <w:rPr>
                <w:sz w:val="20"/>
              </w:rPr>
            </w:pPr>
          </w:p>
        </w:tc>
        <w:tc>
          <w:tcPr>
            <w:tcW w:w="1484" w:type="dxa"/>
            <w:tcBorders>
              <w:top w:val="single" w:sz="6" w:space="0" w:color="000000"/>
              <w:left w:val="single" w:sz="6" w:space="0" w:color="000000"/>
              <w:bottom w:val="single" w:sz="6" w:space="0" w:color="000000"/>
              <w:right w:val="single" w:sz="6" w:space="0" w:color="000000"/>
            </w:tcBorders>
          </w:tcPr>
          <w:p w14:paraId="01968EA5" w14:textId="77777777" w:rsidR="00CB62C7" w:rsidRDefault="00CB62C7" w:rsidP="00D050E7">
            <w:pPr>
              <w:pStyle w:val="TableParagraph"/>
              <w:rPr>
                <w:sz w:val="20"/>
              </w:rPr>
            </w:pPr>
          </w:p>
        </w:tc>
        <w:tc>
          <w:tcPr>
            <w:tcW w:w="1971" w:type="dxa"/>
            <w:tcBorders>
              <w:top w:val="single" w:sz="6" w:space="0" w:color="000000"/>
              <w:left w:val="single" w:sz="6" w:space="0" w:color="000000"/>
              <w:bottom w:val="single" w:sz="6" w:space="0" w:color="000000"/>
              <w:right w:val="single" w:sz="6" w:space="0" w:color="000000"/>
            </w:tcBorders>
          </w:tcPr>
          <w:p w14:paraId="07EB103C" w14:textId="77777777" w:rsidR="00CB62C7" w:rsidRDefault="00CB62C7" w:rsidP="00D050E7">
            <w:pPr>
              <w:pStyle w:val="TableParagraph"/>
              <w:rPr>
                <w:sz w:val="20"/>
              </w:rPr>
            </w:pPr>
          </w:p>
        </w:tc>
        <w:tc>
          <w:tcPr>
            <w:tcW w:w="2251" w:type="dxa"/>
            <w:tcBorders>
              <w:top w:val="single" w:sz="6" w:space="0" w:color="000000"/>
              <w:left w:val="single" w:sz="6" w:space="0" w:color="000000"/>
              <w:bottom w:val="single" w:sz="6" w:space="0" w:color="000000"/>
            </w:tcBorders>
          </w:tcPr>
          <w:p w14:paraId="5FDA7B6E" w14:textId="77777777" w:rsidR="00CB62C7" w:rsidRDefault="00CB62C7" w:rsidP="00D050E7">
            <w:pPr>
              <w:pStyle w:val="TableParagraph"/>
              <w:rPr>
                <w:sz w:val="20"/>
              </w:rPr>
            </w:pPr>
          </w:p>
        </w:tc>
      </w:tr>
      <w:tr w:rsidR="00CB62C7" w14:paraId="1A46AA48" w14:textId="77777777" w:rsidTr="00D050E7">
        <w:trPr>
          <w:trHeight w:val="647"/>
        </w:trPr>
        <w:tc>
          <w:tcPr>
            <w:tcW w:w="3404" w:type="dxa"/>
            <w:tcBorders>
              <w:top w:val="single" w:sz="6" w:space="0" w:color="000000"/>
              <w:bottom w:val="single" w:sz="6" w:space="0" w:color="000000"/>
              <w:right w:val="single" w:sz="6" w:space="0" w:color="000000"/>
            </w:tcBorders>
          </w:tcPr>
          <w:p w14:paraId="2353B37A" w14:textId="77777777" w:rsidR="00CB62C7" w:rsidRDefault="00CB62C7" w:rsidP="00D050E7">
            <w:pPr>
              <w:pStyle w:val="TableParagraph"/>
              <w:spacing w:line="227" w:lineRule="exact"/>
              <w:ind w:left="92"/>
              <w:rPr>
                <w:sz w:val="20"/>
              </w:rPr>
            </w:pPr>
            <w:r>
              <w:rPr>
                <w:sz w:val="20"/>
              </w:rPr>
              <w:t>Gasoline Range Organics (GRO)</w:t>
            </w:r>
          </w:p>
        </w:tc>
        <w:tc>
          <w:tcPr>
            <w:tcW w:w="2773" w:type="dxa"/>
            <w:tcBorders>
              <w:top w:val="single" w:sz="6" w:space="0" w:color="000000"/>
              <w:left w:val="single" w:sz="6" w:space="0" w:color="000000"/>
              <w:bottom w:val="single" w:sz="6" w:space="0" w:color="000000"/>
              <w:right w:val="single" w:sz="6" w:space="0" w:color="000000"/>
            </w:tcBorders>
          </w:tcPr>
          <w:p w14:paraId="5D19106E" w14:textId="77777777" w:rsidR="00CB62C7" w:rsidRDefault="00CB62C7" w:rsidP="00D050E7">
            <w:pPr>
              <w:pStyle w:val="TableParagraph"/>
              <w:ind w:left="108" w:right="768"/>
              <w:rPr>
                <w:sz w:val="20"/>
              </w:rPr>
            </w:pPr>
            <w:r>
              <w:rPr>
                <w:sz w:val="20"/>
              </w:rPr>
              <w:t>AK101 by GCFID: 25- 1,000,000,000</w:t>
            </w:r>
          </w:p>
        </w:tc>
        <w:tc>
          <w:tcPr>
            <w:tcW w:w="1735" w:type="dxa"/>
            <w:tcBorders>
              <w:top w:val="single" w:sz="6" w:space="0" w:color="000000"/>
              <w:left w:val="single" w:sz="6" w:space="0" w:color="000000"/>
              <w:bottom w:val="single" w:sz="6" w:space="0" w:color="000000"/>
              <w:right w:val="single" w:sz="6" w:space="0" w:color="000000"/>
            </w:tcBorders>
          </w:tcPr>
          <w:p w14:paraId="2598463F" w14:textId="77777777" w:rsidR="00CB62C7" w:rsidRDefault="00CB62C7" w:rsidP="00D050E7">
            <w:pPr>
              <w:pStyle w:val="TableParagraph"/>
              <w:spacing w:line="227" w:lineRule="exact"/>
              <w:ind w:left="521"/>
              <w:rPr>
                <w:sz w:val="20"/>
              </w:rPr>
            </w:pPr>
            <w:r>
              <w:rPr>
                <w:sz w:val="20"/>
              </w:rPr>
              <w:t>3.0 µg/L</w:t>
            </w:r>
          </w:p>
        </w:tc>
        <w:tc>
          <w:tcPr>
            <w:tcW w:w="1484" w:type="dxa"/>
            <w:tcBorders>
              <w:top w:val="single" w:sz="6" w:space="0" w:color="000000"/>
              <w:left w:val="single" w:sz="6" w:space="0" w:color="000000"/>
              <w:bottom w:val="single" w:sz="6" w:space="0" w:color="000000"/>
              <w:right w:val="single" w:sz="6" w:space="0" w:color="000000"/>
            </w:tcBorders>
          </w:tcPr>
          <w:p w14:paraId="5DCBA325" w14:textId="16E9BADC" w:rsidR="00CB62C7" w:rsidRDefault="00CB62C7" w:rsidP="00D050E7">
            <w:pPr>
              <w:pStyle w:val="TableParagraph"/>
              <w:spacing w:line="227" w:lineRule="exact"/>
              <w:ind w:right="375"/>
              <w:jc w:val="right"/>
              <w:rPr>
                <w:sz w:val="20"/>
              </w:rPr>
            </w:pPr>
            <w:r>
              <w:rPr>
                <w:sz w:val="20"/>
              </w:rPr>
              <w:t>5x DL</w:t>
            </w:r>
          </w:p>
        </w:tc>
        <w:tc>
          <w:tcPr>
            <w:tcW w:w="1971" w:type="dxa"/>
            <w:tcBorders>
              <w:top w:val="single" w:sz="6" w:space="0" w:color="000000"/>
              <w:left w:val="single" w:sz="6" w:space="0" w:color="000000"/>
              <w:bottom w:val="single" w:sz="6" w:space="0" w:color="000000"/>
              <w:right w:val="single" w:sz="6" w:space="0" w:color="000000"/>
            </w:tcBorders>
          </w:tcPr>
          <w:p w14:paraId="683EAE7C"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7B8C867" w14:textId="77777777" w:rsidR="00CB62C7" w:rsidRDefault="00CB62C7" w:rsidP="00D050E7">
            <w:pPr>
              <w:pStyle w:val="TableParagraph"/>
              <w:spacing w:line="227" w:lineRule="exact"/>
              <w:ind w:left="446"/>
              <w:rPr>
                <w:sz w:val="20"/>
              </w:rPr>
            </w:pPr>
            <w:r>
              <w:rPr>
                <w:sz w:val="20"/>
              </w:rPr>
              <w:t>Calibration: ±25%</w:t>
            </w:r>
          </w:p>
          <w:p w14:paraId="16ECECD7" w14:textId="77777777" w:rsidR="00CB62C7" w:rsidRDefault="00CB62C7" w:rsidP="00D050E7">
            <w:pPr>
              <w:pStyle w:val="TableParagraph"/>
              <w:ind w:left="109"/>
              <w:rPr>
                <w:sz w:val="20"/>
              </w:rPr>
            </w:pPr>
            <w:r>
              <w:rPr>
                <w:sz w:val="20"/>
              </w:rPr>
              <w:t>Recovery: 60-120%</w:t>
            </w:r>
          </w:p>
        </w:tc>
      </w:tr>
      <w:tr w:rsidR="00CB62C7" w14:paraId="4CC011B9" w14:textId="77777777" w:rsidTr="00FE7EAF">
        <w:trPr>
          <w:trHeight w:val="492"/>
        </w:trPr>
        <w:tc>
          <w:tcPr>
            <w:tcW w:w="3404" w:type="dxa"/>
            <w:tcBorders>
              <w:top w:val="single" w:sz="6" w:space="0" w:color="000000"/>
              <w:bottom w:val="single" w:sz="6" w:space="0" w:color="000000"/>
              <w:right w:val="single" w:sz="6" w:space="0" w:color="000000"/>
            </w:tcBorders>
          </w:tcPr>
          <w:p w14:paraId="23FF4C26" w14:textId="77777777" w:rsidR="00CB62C7" w:rsidRDefault="00CB62C7" w:rsidP="00D050E7">
            <w:pPr>
              <w:pStyle w:val="TableParagraph"/>
              <w:spacing w:line="227" w:lineRule="exact"/>
              <w:ind w:left="92"/>
              <w:rPr>
                <w:sz w:val="20"/>
              </w:rPr>
            </w:pPr>
            <w:r>
              <w:rPr>
                <w:sz w:val="20"/>
              </w:rPr>
              <w:t>Diesel Range Organics (DRO)</w:t>
            </w:r>
          </w:p>
        </w:tc>
        <w:tc>
          <w:tcPr>
            <w:tcW w:w="2773" w:type="dxa"/>
            <w:tcBorders>
              <w:top w:val="single" w:sz="6" w:space="0" w:color="000000"/>
              <w:left w:val="single" w:sz="6" w:space="0" w:color="000000"/>
              <w:bottom w:val="single" w:sz="6" w:space="0" w:color="000000"/>
              <w:right w:val="single" w:sz="6" w:space="0" w:color="000000"/>
            </w:tcBorders>
          </w:tcPr>
          <w:p w14:paraId="141905EE" w14:textId="77777777" w:rsidR="00CB62C7" w:rsidRDefault="00CB62C7" w:rsidP="00D050E7">
            <w:pPr>
              <w:pStyle w:val="TableParagraph"/>
              <w:ind w:left="108" w:right="768"/>
              <w:rPr>
                <w:sz w:val="20"/>
              </w:rPr>
            </w:pPr>
            <w:r>
              <w:rPr>
                <w:sz w:val="20"/>
              </w:rPr>
              <w:t>AK102 by GCFID: 50- 1,000,000</w:t>
            </w:r>
          </w:p>
        </w:tc>
        <w:tc>
          <w:tcPr>
            <w:tcW w:w="1735" w:type="dxa"/>
            <w:tcBorders>
              <w:top w:val="single" w:sz="6" w:space="0" w:color="000000"/>
              <w:left w:val="single" w:sz="6" w:space="0" w:color="000000"/>
              <w:bottom w:val="single" w:sz="6" w:space="0" w:color="000000"/>
              <w:right w:val="single" w:sz="6" w:space="0" w:color="000000"/>
            </w:tcBorders>
          </w:tcPr>
          <w:p w14:paraId="1F0530D0" w14:textId="77777777" w:rsidR="00CB62C7" w:rsidRDefault="00CB62C7" w:rsidP="00D050E7">
            <w:pPr>
              <w:pStyle w:val="TableParagraph"/>
              <w:spacing w:line="227" w:lineRule="exact"/>
              <w:ind w:left="312" w:right="298"/>
              <w:jc w:val="center"/>
              <w:rPr>
                <w:sz w:val="20"/>
              </w:rPr>
            </w:pPr>
            <w:r>
              <w:rPr>
                <w:sz w:val="20"/>
              </w:rPr>
              <w:t>0.0065 mg/L</w:t>
            </w:r>
          </w:p>
        </w:tc>
        <w:tc>
          <w:tcPr>
            <w:tcW w:w="1484" w:type="dxa"/>
            <w:tcBorders>
              <w:top w:val="single" w:sz="6" w:space="0" w:color="000000"/>
              <w:left w:val="single" w:sz="6" w:space="0" w:color="000000"/>
              <w:bottom w:val="single" w:sz="6" w:space="0" w:color="000000"/>
              <w:right w:val="single" w:sz="6" w:space="0" w:color="000000"/>
            </w:tcBorders>
          </w:tcPr>
          <w:p w14:paraId="252E5BA1" w14:textId="77777777" w:rsidR="00CB62C7" w:rsidRDefault="00CB62C7" w:rsidP="00D050E7">
            <w:pPr>
              <w:pStyle w:val="TableParagraph"/>
              <w:spacing w:line="227" w:lineRule="exact"/>
              <w:ind w:right="308"/>
              <w:jc w:val="right"/>
              <w:rPr>
                <w:sz w:val="20"/>
              </w:rPr>
            </w:pPr>
            <w:r>
              <w:rPr>
                <w:sz w:val="20"/>
              </w:rPr>
              <w:t>0.11 mg/L</w:t>
            </w:r>
          </w:p>
        </w:tc>
        <w:tc>
          <w:tcPr>
            <w:tcW w:w="1971" w:type="dxa"/>
            <w:tcBorders>
              <w:top w:val="single" w:sz="6" w:space="0" w:color="000000"/>
              <w:left w:val="single" w:sz="6" w:space="0" w:color="000000"/>
              <w:bottom w:val="single" w:sz="6" w:space="0" w:color="000000"/>
              <w:right w:val="single" w:sz="6" w:space="0" w:color="000000"/>
            </w:tcBorders>
          </w:tcPr>
          <w:p w14:paraId="7E7DEE93"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0367B5B" w14:textId="77777777" w:rsidR="00CB62C7" w:rsidRDefault="00CB62C7" w:rsidP="00D050E7">
            <w:pPr>
              <w:pStyle w:val="TableParagraph"/>
              <w:spacing w:line="227" w:lineRule="exact"/>
              <w:ind w:left="446"/>
              <w:rPr>
                <w:sz w:val="20"/>
              </w:rPr>
            </w:pPr>
            <w:r>
              <w:rPr>
                <w:sz w:val="20"/>
              </w:rPr>
              <w:t>Calibration: ±25%</w:t>
            </w:r>
          </w:p>
          <w:p w14:paraId="052738F0" w14:textId="77777777" w:rsidR="00CB62C7" w:rsidRDefault="00CB62C7" w:rsidP="00D050E7">
            <w:pPr>
              <w:pStyle w:val="TableParagraph"/>
              <w:ind w:left="513"/>
              <w:rPr>
                <w:sz w:val="20"/>
              </w:rPr>
            </w:pPr>
            <w:r>
              <w:rPr>
                <w:sz w:val="20"/>
              </w:rPr>
              <w:t>Recovery: ±25%</w:t>
            </w:r>
          </w:p>
        </w:tc>
      </w:tr>
      <w:tr w:rsidR="00CB62C7" w14:paraId="69E2D483" w14:textId="77777777" w:rsidTr="00D050E7">
        <w:trPr>
          <w:trHeight w:val="611"/>
        </w:trPr>
        <w:tc>
          <w:tcPr>
            <w:tcW w:w="3404" w:type="dxa"/>
            <w:tcBorders>
              <w:top w:val="single" w:sz="6" w:space="0" w:color="000000"/>
              <w:bottom w:val="single" w:sz="6" w:space="0" w:color="000000"/>
              <w:right w:val="single" w:sz="6" w:space="0" w:color="000000"/>
            </w:tcBorders>
          </w:tcPr>
          <w:p w14:paraId="7F74CB6E" w14:textId="77777777" w:rsidR="00CB62C7" w:rsidRDefault="00CB62C7" w:rsidP="00D050E7">
            <w:pPr>
              <w:pStyle w:val="TableParagraph"/>
              <w:spacing w:line="228" w:lineRule="exact"/>
              <w:ind w:left="92"/>
              <w:rPr>
                <w:sz w:val="20"/>
              </w:rPr>
            </w:pPr>
            <w:r>
              <w:rPr>
                <w:sz w:val="20"/>
              </w:rPr>
              <w:t>Residual Range Organics (RRO)</w:t>
            </w:r>
          </w:p>
        </w:tc>
        <w:tc>
          <w:tcPr>
            <w:tcW w:w="2773" w:type="dxa"/>
            <w:tcBorders>
              <w:top w:val="single" w:sz="6" w:space="0" w:color="000000"/>
              <w:left w:val="single" w:sz="6" w:space="0" w:color="000000"/>
              <w:bottom w:val="single" w:sz="6" w:space="0" w:color="000000"/>
              <w:right w:val="single" w:sz="6" w:space="0" w:color="000000"/>
            </w:tcBorders>
          </w:tcPr>
          <w:p w14:paraId="3EAD4A60" w14:textId="77777777" w:rsidR="00CB62C7" w:rsidRDefault="00CB62C7" w:rsidP="00D050E7">
            <w:pPr>
              <w:pStyle w:val="TableParagraph"/>
              <w:ind w:left="108" w:right="668"/>
              <w:rPr>
                <w:sz w:val="20"/>
              </w:rPr>
            </w:pPr>
            <w:r>
              <w:rPr>
                <w:sz w:val="20"/>
              </w:rPr>
              <w:t>AK103 by GCFID: 500- 1,000,000</w:t>
            </w:r>
          </w:p>
        </w:tc>
        <w:tc>
          <w:tcPr>
            <w:tcW w:w="1735" w:type="dxa"/>
            <w:tcBorders>
              <w:top w:val="single" w:sz="6" w:space="0" w:color="000000"/>
              <w:left w:val="single" w:sz="6" w:space="0" w:color="000000"/>
              <w:bottom w:val="single" w:sz="6" w:space="0" w:color="000000"/>
              <w:right w:val="single" w:sz="6" w:space="0" w:color="000000"/>
            </w:tcBorders>
          </w:tcPr>
          <w:p w14:paraId="190B11D4" w14:textId="77777777" w:rsidR="00CB62C7" w:rsidRDefault="00CB62C7" w:rsidP="00D050E7">
            <w:pPr>
              <w:pStyle w:val="TableParagraph"/>
              <w:spacing w:line="228" w:lineRule="exact"/>
              <w:ind w:left="451"/>
              <w:rPr>
                <w:sz w:val="20"/>
              </w:rPr>
            </w:pPr>
            <w:r>
              <w:rPr>
                <w:sz w:val="20"/>
              </w:rPr>
              <w:t>0.22 mg/L</w:t>
            </w:r>
          </w:p>
        </w:tc>
        <w:tc>
          <w:tcPr>
            <w:tcW w:w="1484" w:type="dxa"/>
            <w:tcBorders>
              <w:top w:val="single" w:sz="6" w:space="0" w:color="000000"/>
              <w:left w:val="single" w:sz="6" w:space="0" w:color="000000"/>
              <w:bottom w:val="single" w:sz="6" w:space="0" w:color="000000"/>
              <w:right w:val="single" w:sz="6" w:space="0" w:color="000000"/>
            </w:tcBorders>
          </w:tcPr>
          <w:p w14:paraId="58B7BA65" w14:textId="77777777" w:rsidR="00CB62C7" w:rsidRDefault="00CB62C7" w:rsidP="00D050E7">
            <w:pPr>
              <w:pStyle w:val="TableParagraph"/>
              <w:spacing w:line="228" w:lineRule="exact"/>
              <w:ind w:right="308"/>
              <w:jc w:val="right"/>
              <w:rPr>
                <w:sz w:val="20"/>
              </w:rPr>
            </w:pPr>
            <w:r>
              <w:rPr>
                <w:sz w:val="20"/>
              </w:rPr>
              <w:t>0.54 mg/L</w:t>
            </w:r>
          </w:p>
        </w:tc>
        <w:tc>
          <w:tcPr>
            <w:tcW w:w="1971" w:type="dxa"/>
            <w:tcBorders>
              <w:top w:val="single" w:sz="6" w:space="0" w:color="000000"/>
              <w:left w:val="single" w:sz="6" w:space="0" w:color="000000"/>
              <w:bottom w:val="single" w:sz="6" w:space="0" w:color="000000"/>
              <w:right w:val="single" w:sz="6" w:space="0" w:color="000000"/>
            </w:tcBorders>
          </w:tcPr>
          <w:p w14:paraId="1B76A05E" w14:textId="77777777" w:rsidR="00CB62C7" w:rsidRDefault="00CB62C7" w:rsidP="00D050E7">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0F2EA4D" w14:textId="77777777" w:rsidR="00CB62C7" w:rsidRDefault="00CB62C7" w:rsidP="00D050E7">
            <w:pPr>
              <w:pStyle w:val="TableParagraph"/>
              <w:spacing w:line="227" w:lineRule="exact"/>
              <w:ind w:left="109"/>
              <w:rPr>
                <w:sz w:val="20"/>
              </w:rPr>
            </w:pPr>
            <w:r>
              <w:rPr>
                <w:sz w:val="20"/>
              </w:rPr>
              <w:t>Calibration: 75-105%</w:t>
            </w:r>
          </w:p>
          <w:p w14:paraId="72134FA1" w14:textId="77777777" w:rsidR="00CB62C7" w:rsidRDefault="00CB62C7" w:rsidP="00D050E7">
            <w:pPr>
              <w:pStyle w:val="TableParagraph"/>
              <w:spacing w:line="230" w:lineRule="exact"/>
              <w:ind w:left="385"/>
              <w:rPr>
                <w:sz w:val="20"/>
              </w:rPr>
            </w:pPr>
            <w:r>
              <w:rPr>
                <w:sz w:val="20"/>
              </w:rPr>
              <w:t>Recovery: 60-120%</w:t>
            </w:r>
          </w:p>
        </w:tc>
      </w:tr>
      <w:tr w:rsidR="00CB62C7" w14:paraId="6DA432B5" w14:textId="77777777" w:rsidTr="00D050E7">
        <w:trPr>
          <w:trHeight w:val="460"/>
        </w:trPr>
        <w:tc>
          <w:tcPr>
            <w:tcW w:w="3404" w:type="dxa"/>
            <w:tcBorders>
              <w:top w:val="single" w:sz="6" w:space="0" w:color="000000"/>
              <w:bottom w:val="single" w:sz="6" w:space="0" w:color="000000"/>
              <w:right w:val="single" w:sz="6" w:space="0" w:color="000000"/>
            </w:tcBorders>
          </w:tcPr>
          <w:p w14:paraId="3DFF9DB3" w14:textId="77777777" w:rsidR="00CB62C7" w:rsidRDefault="00CB62C7" w:rsidP="00D050E7">
            <w:pPr>
              <w:pStyle w:val="TableParagraph"/>
              <w:spacing w:line="227" w:lineRule="exact"/>
              <w:ind w:left="92"/>
              <w:rPr>
                <w:sz w:val="20"/>
              </w:rPr>
            </w:pPr>
            <w:r>
              <w:rPr>
                <w:sz w:val="20"/>
              </w:rPr>
              <w:t>Benzene</w:t>
            </w:r>
          </w:p>
        </w:tc>
        <w:tc>
          <w:tcPr>
            <w:tcW w:w="2773" w:type="dxa"/>
            <w:tcBorders>
              <w:top w:val="single" w:sz="6" w:space="0" w:color="000000"/>
              <w:left w:val="single" w:sz="6" w:space="0" w:color="000000"/>
              <w:bottom w:val="single" w:sz="6" w:space="0" w:color="000000"/>
              <w:right w:val="single" w:sz="6" w:space="0" w:color="000000"/>
            </w:tcBorders>
          </w:tcPr>
          <w:p w14:paraId="1251BC63" w14:textId="77777777" w:rsidR="00CB62C7" w:rsidRDefault="00CB62C7" w:rsidP="00D050E7">
            <w:pPr>
              <w:pStyle w:val="TableParagraph"/>
              <w:spacing w:line="227" w:lineRule="exact"/>
              <w:ind w:left="108"/>
              <w:rPr>
                <w:sz w:val="20"/>
              </w:rPr>
            </w:pPr>
            <w:r>
              <w:rPr>
                <w:sz w:val="20"/>
              </w:rPr>
              <w:t>EPA 602 by GC/PID: 1-</w:t>
            </w:r>
          </w:p>
          <w:p w14:paraId="64B4EC11" w14:textId="77777777" w:rsidR="00CB62C7" w:rsidRDefault="00CB62C7" w:rsidP="00D050E7">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BD13AAB" w14:textId="77777777" w:rsidR="00CB62C7" w:rsidRDefault="00CB62C7" w:rsidP="00D050E7">
            <w:pPr>
              <w:pStyle w:val="TableParagraph"/>
              <w:spacing w:line="227" w:lineRule="exact"/>
              <w:ind w:left="421"/>
              <w:rPr>
                <w:sz w:val="20"/>
              </w:rPr>
            </w:pPr>
            <w:r>
              <w:rPr>
                <w:sz w:val="20"/>
              </w:rPr>
              <w:t>0.074 µg/L</w:t>
            </w:r>
          </w:p>
        </w:tc>
        <w:tc>
          <w:tcPr>
            <w:tcW w:w="1484" w:type="dxa"/>
            <w:tcBorders>
              <w:top w:val="single" w:sz="6" w:space="0" w:color="000000"/>
              <w:left w:val="single" w:sz="6" w:space="0" w:color="000000"/>
              <w:bottom w:val="single" w:sz="6" w:space="0" w:color="000000"/>
              <w:right w:val="single" w:sz="6" w:space="0" w:color="000000"/>
            </w:tcBorders>
          </w:tcPr>
          <w:p w14:paraId="74C47A93" w14:textId="77777777" w:rsidR="00CB62C7" w:rsidRDefault="00CB62C7" w:rsidP="00D050E7">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309F4C0B"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A351889" w14:textId="77777777" w:rsidR="00CB62C7" w:rsidRDefault="00CB62C7" w:rsidP="00D050E7">
            <w:pPr>
              <w:pStyle w:val="TableParagraph"/>
              <w:spacing w:line="227" w:lineRule="exact"/>
              <w:ind w:left="446"/>
              <w:rPr>
                <w:sz w:val="20"/>
              </w:rPr>
            </w:pPr>
            <w:r>
              <w:rPr>
                <w:sz w:val="20"/>
              </w:rPr>
              <w:t>Calibration: ±15%</w:t>
            </w:r>
          </w:p>
          <w:p w14:paraId="11FB381C" w14:textId="77777777" w:rsidR="00CB62C7" w:rsidRDefault="00CB62C7" w:rsidP="00D050E7">
            <w:pPr>
              <w:pStyle w:val="TableParagraph"/>
              <w:spacing w:line="213" w:lineRule="exact"/>
              <w:ind w:left="513"/>
              <w:rPr>
                <w:sz w:val="20"/>
              </w:rPr>
            </w:pPr>
            <w:r>
              <w:rPr>
                <w:sz w:val="20"/>
              </w:rPr>
              <w:t>Recovery: ±30%</w:t>
            </w:r>
          </w:p>
        </w:tc>
      </w:tr>
      <w:tr w:rsidR="00CB62C7" w14:paraId="129D6D23" w14:textId="77777777" w:rsidTr="00D050E7">
        <w:trPr>
          <w:trHeight w:val="458"/>
        </w:trPr>
        <w:tc>
          <w:tcPr>
            <w:tcW w:w="3404" w:type="dxa"/>
            <w:tcBorders>
              <w:top w:val="single" w:sz="6" w:space="0" w:color="000000"/>
              <w:bottom w:val="single" w:sz="6" w:space="0" w:color="000000"/>
              <w:right w:val="single" w:sz="6" w:space="0" w:color="000000"/>
            </w:tcBorders>
          </w:tcPr>
          <w:p w14:paraId="4F3A2DDC" w14:textId="77777777" w:rsidR="00CB62C7" w:rsidRDefault="00CB62C7" w:rsidP="00D050E7">
            <w:pPr>
              <w:pStyle w:val="TableParagraph"/>
              <w:spacing w:line="227" w:lineRule="exact"/>
              <w:ind w:left="92"/>
              <w:rPr>
                <w:sz w:val="20"/>
              </w:rPr>
            </w:pPr>
            <w:r>
              <w:rPr>
                <w:sz w:val="20"/>
              </w:rPr>
              <w:t>Ethylbenzene</w:t>
            </w:r>
          </w:p>
        </w:tc>
        <w:tc>
          <w:tcPr>
            <w:tcW w:w="2773" w:type="dxa"/>
            <w:tcBorders>
              <w:top w:val="single" w:sz="6" w:space="0" w:color="000000"/>
              <w:left w:val="single" w:sz="6" w:space="0" w:color="000000"/>
              <w:bottom w:val="single" w:sz="6" w:space="0" w:color="000000"/>
              <w:right w:val="single" w:sz="6" w:space="0" w:color="000000"/>
            </w:tcBorders>
          </w:tcPr>
          <w:p w14:paraId="05FE1E2D" w14:textId="77777777" w:rsidR="00CB62C7" w:rsidRDefault="00CB62C7" w:rsidP="00D050E7">
            <w:pPr>
              <w:pStyle w:val="TableParagraph"/>
              <w:spacing w:line="227" w:lineRule="exact"/>
              <w:ind w:left="108"/>
              <w:rPr>
                <w:sz w:val="20"/>
              </w:rPr>
            </w:pPr>
            <w:r>
              <w:rPr>
                <w:sz w:val="20"/>
              </w:rPr>
              <w:t>EPA 602 by GC/PID: 1-</w:t>
            </w:r>
          </w:p>
          <w:p w14:paraId="00D8623E" w14:textId="77777777" w:rsidR="00CB62C7" w:rsidRDefault="00CB62C7" w:rsidP="00D050E7">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83D995A" w14:textId="77777777" w:rsidR="00CB62C7" w:rsidRDefault="00CB62C7" w:rsidP="00D050E7">
            <w:pPr>
              <w:pStyle w:val="TableParagraph"/>
              <w:spacing w:line="227" w:lineRule="exact"/>
              <w:ind w:left="314" w:right="298"/>
              <w:jc w:val="center"/>
              <w:rPr>
                <w:sz w:val="20"/>
              </w:rPr>
            </w:pPr>
            <w:r>
              <w:rPr>
                <w:sz w:val="20"/>
              </w:rPr>
              <w:t>0..088 µg/L</w:t>
            </w:r>
          </w:p>
        </w:tc>
        <w:tc>
          <w:tcPr>
            <w:tcW w:w="1484" w:type="dxa"/>
            <w:tcBorders>
              <w:top w:val="single" w:sz="6" w:space="0" w:color="000000"/>
              <w:left w:val="single" w:sz="6" w:space="0" w:color="000000"/>
              <w:bottom w:val="single" w:sz="6" w:space="0" w:color="000000"/>
              <w:right w:val="single" w:sz="6" w:space="0" w:color="000000"/>
            </w:tcBorders>
          </w:tcPr>
          <w:p w14:paraId="3E30C758" w14:textId="77777777" w:rsidR="00CB62C7" w:rsidRDefault="00CB62C7" w:rsidP="00D050E7">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705C6268"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3381370" w14:textId="77777777" w:rsidR="00CB62C7" w:rsidRDefault="00CB62C7" w:rsidP="00D050E7">
            <w:pPr>
              <w:pStyle w:val="TableParagraph"/>
              <w:spacing w:line="227" w:lineRule="exact"/>
              <w:ind w:left="446"/>
              <w:rPr>
                <w:sz w:val="20"/>
              </w:rPr>
            </w:pPr>
            <w:r>
              <w:rPr>
                <w:sz w:val="20"/>
              </w:rPr>
              <w:t>Calibration: ±15%</w:t>
            </w:r>
          </w:p>
          <w:p w14:paraId="394E79A4" w14:textId="77777777" w:rsidR="00CB62C7" w:rsidRDefault="00CB62C7" w:rsidP="00D050E7">
            <w:pPr>
              <w:pStyle w:val="TableParagraph"/>
              <w:spacing w:line="212" w:lineRule="exact"/>
              <w:ind w:left="513"/>
              <w:rPr>
                <w:sz w:val="20"/>
              </w:rPr>
            </w:pPr>
            <w:r>
              <w:rPr>
                <w:sz w:val="20"/>
              </w:rPr>
              <w:t>Recovery: ±30%</w:t>
            </w:r>
          </w:p>
        </w:tc>
      </w:tr>
      <w:tr w:rsidR="00CB62C7" w14:paraId="1D0722E8" w14:textId="77777777" w:rsidTr="00D050E7">
        <w:trPr>
          <w:trHeight w:val="460"/>
        </w:trPr>
        <w:tc>
          <w:tcPr>
            <w:tcW w:w="3404" w:type="dxa"/>
            <w:tcBorders>
              <w:top w:val="single" w:sz="6" w:space="0" w:color="000000"/>
              <w:bottom w:val="single" w:sz="6" w:space="0" w:color="000000"/>
              <w:right w:val="single" w:sz="6" w:space="0" w:color="000000"/>
            </w:tcBorders>
          </w:tcPr>
          <w:p w14:paraId="3C70820D" w14:textId="77777777" w:rsidR="00CB62C7" w:rsidRDefault="00CB62C7" w:rsidP="00D050E7">
            <w:pPr>
              <w:pStyle w:val="TableParagraph"/>
              <w:spacing w:line="228" w:lineRule="exact"/>
              <w:ind w:left="92"/>
              <w:rPr>
                <w:sz w:val="20"/>
              </w:rPr>
            </w:pPr>
            <w:r>
              <w:rPr>
                <w:sz w:val="20"/>
              </w:rPr>
              <w:t>Toluene</w:t>
            </w:r>
          </w:p>
        </w:tc>
        <w:tc>
          <w:tcPr>
            <w:tcW w:w="2773" w:type="dxa"/>
            <w:tcBorders>
              <w:top w:val="single" w:sz="6" w:space="0" w:color="000000"/>
              <w:left w:val="single" w:sz="6" w:space="0" w:color="000000"/>
              <w:bottom w:val="single" w:sz="6" w:space="0" w:color="000000"/>
              <w:right w:val="single" w:sz="6" w:space="0" w:color="000000"/>
            </w:tcBorders>
          </w:tcPr>
          <w:p w14:paraId="4339F840" w14:textId="77777777" w:rsidR="00CB62C7" w:rsidRDefault="00CB62C7" w:rsidP="00D050E7">
            <w:pPr>
              <w:pStyle w:val="TableParagraph"/>
              <w:spacing w:line="228" w:lineRule="exact"/>
              <w:ind w:left="108"/>
              <w:rPr>
                <w:sz w:val="20"/>
              </w:rPr>
            </w:pPr>
            <w:r>
              <w:rPr>
                <w:sz w:val="20"/>
              </w:rPr>
              <w:t>EPA 602 by GC/PID: 1-</w:t>
            </w:r>
          </w:p>
          <w:p w14:paraId="21F58CB0" w14:textId="77777777" w:rsidR="00CB62C7" w:rsidRDefault="00CB62C7" w:rsidP="00D050E7">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42302D1" w14:textId="77777777" w:rsidR="00CB62C7" w:rsidRDefault="00CB62C7" w:rsidP="00D050E7">
            <w:pPr>
              <w:pStyle w:val="TableParagraph"/>
              <w:spacing w:line="228" w:lineRule="exact"/>
              <w:ind w:left="421"/>
              <w:rPr>
                <w:sz w:val="20"/>
              </w:rPr>
            </w:pPr>
            <w:r>
              <w:rPr>
                <w:sz w:val="20"/>
              </w:rPr>
              <w:t>0.078 µg/L</w:t>
            </w:r>
          </w:p>
        </w:tc>
        <w:tc>
          <w:tcPr>
            <w:tcW w:w="1484" w:type="dxa"/>
            <w:tcBorders>
              <w:top w:val="single" w:sz="6" w:space="0" w:color="000000"/>
              <w:left w:val="single" w:sz="6" w:space="0" w:color="000000"/>
              <w:bottom w:val="single" w:sz="6" w:space="0" w:color="000000"/>
              <w:right w:val="single" w:sz="6" w:space="0" w:color="000000"/>
            </w:tcBorders>
          </w:tcPr>
          <w:p w14:paraId="2E3005B0" w14:textId="77777777" w:rsidR="00CB62C7" w:rsidRDefault="00CB62C7" w:rsidP="00D050E7">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0356EAC9" w14:textId="77777777" w:rsidR="00CB62C7" w:rsidRDefault="00CB62C7" w:rsidP="00D050E7">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879DD30" w14:textId="77777777" w:rsidR="00CB62C7" w:rsidRDefault="00CB62C7" w:rsidP="00D050E7">
            <w:pPr>
              <w:pStyle w:val="TableParagraph"/>
              <w:spacing w:line="228" w:lineRule="exact"/>
              <w:ind w:left="446"/>
              <w:rPr>
                <w:sz w:val="20"/>
              </w:rPr>
            </w:pPr>
            <w:r>
              <w:rPr>
                <w:sz w:val="20"/>
              </w:rPr>
              <w:t>Calibration: ±15%</w:t>
            </w:r>
          </w:p>
          <w:p w14:paraId="36274ECF" w14:textId="77777777" w:rsidR="00CB62C7" w:rsidRDefault="00CB62C7" w:rsidP="00D050E7">
            <w:pPr>
              <w:pStyle w:val="TableParagraph"/>
              <w:spacing w:line="212" w:lineRule="exact"/>
              <w:ind w:left="513"/>
              <w:rPr>
                <w:sz w:val="20"/>
              </w:rPr>
            </w:pPr>
            <w:r>
              <w:rPr>
                <w:sz w:val="20"/>
              </w:rPr>
              <w:t>Recovery: ±30%</w:t>
            </w:r>
          </w:p>
        </w:tc>
      </w:tr>
      <w:tr w:rsidR="00CB62C7" w14:paraId="16146553" w14:textId="77777777" w:rsidTr="00D050E7">
        <w:trPr>
          <w:trHeight w:val="460"/>
        </w:trPr>
        <w:tc>
          <w:tcPr>
            <w:tcW w:w="3404" w:type="dxa"/>
            <w:tcBorders>
              <w:top w:val="single" w:sz="6" w:space="0" w:color="000000"/>
              <w:bottom w:val="single" w:sz="6" w:space="0" w:color="000000"/>
              <w:right w:val="single" w:sz="6" w:space="0" w:color="000000"/>
            </w:tcBorders>
          </w:tcPr>
          <w:p w14:paraId="35D2F19A" w14:textId="77777777" w:rsidR="00CB62C7" w:rsidRDefault="00CB62C7" w:rsidP="00D050E7">
            <w:pPr>
              <w:pStyle w:val="TableParagraph"/>
              <w:spacing w:line="228" w:lineRule="exact"/>
              <w:ind w:left="92"/>
              <w:rPr>
                <w:sz w:val="20"/>
              </w:rPr>
            </w:pPr>
            <w:r>
              <w:rPr>
                <w:sz w:val="20"/>
              </w:rPr>
              <w:t>m,p-Xylene (total)</w:t>
            </w:r>
          </w:p>
        </w:tc>
        <w:tc>
          <w:tcPr>
            <w:tcW w:w="2773" w:type="dxa"/>
            <w:tcBorders>
              <w:top w:val="single" w:sz="6" w:space="0" w:color="000000"/>
              <w:left w:val="single" w:sz="6" w:space="0" w:color="000000"/>
              <w:bottom w:val="single" w:sz="6" w:space="0" w:color="000000"/>
              <w:right w:val="single" w:sz="6" w:space="0" w:color="000000"/>
            </w:tcBorders>
          </w:tcPr>
          <w:p w14:paraId="788B7A2F" w14:textId="77777777" w:rsidR="00CB62C7" w:rsidRDefault="00CB62C7" w:rsidP="00D050E7">
            <w:pPr>
              <w:pStyle w:val="TableParagraph"/>
              <w:spacing w:line="227" w:lineRule="exact"/>
              <w:ind w:left="108"/>
              <w:rPr>
                <w:sz w:val="20"/>
              </w:rPr>
            </w:pPr>
            <w:r>
              <w:rPr>
                <w:sz w:val="20"/>
              </w:rPr>
              <w:t>EPA 602 by GC/PID: 1-</w:t>
            </w:r>
          </w:p>
          <w:p w14:paraId="19DB43BB" w14:textId="77777777" w:rsidR="00CB62C7" w:rsidRDefault="00CB62C7" w:rsidP="00D050E7">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BC20AB8" w14:textId="77777777" w:rsidR="00CB62C7" w:rsidRDefault="00CB62C7" w:rsidP="00D050E7">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2E21E7A6" w14:textId="77777777" w:rsidR="00CB62C7" w:rsidRDefault="00CB62C7" w:rsidP="00D050E7">
            <w:pPr>
              <w:pStyle w:val="TableParagraph"/>
              <w:spacing w:line="228" w:lineRule="exact"/>
              <w:ind w:right="376"/>
              <w:jc w:val="right"/>
              <w:rPr>
                <w:sz w:val="20"/>
              </w:rPr>
            </w:pPr>
            <w:r>
              <w:rPr>
                <w:sz w:val="20"/>
              </w:rPr>
              <w:t>2.0 µg/L</w:t>
            </w:r>
          </w:p>
        </w:tc>
        <w:tc>
          <w:tcPr>
            <w:tcW w:w="1971" w:type="dxa"/>
            <w:tcBorders>
              <w:top w:val="single" w:sz="6" w:space="0" w:color="000000"/>
              <w:left w:val="single" w:sz="6" w:space="0" w:color="000000"/>
              <w:bottom w:val="single" w:sz="6" w:space="0" w:color="000000"/>
              <w:right w:val="single" w:sz="6" w:space="0" w:color="000000"/>
            </w:tcBorders>
          </w:tcPr>
          <w:p w14:paraId="65C0849F" w14:textId="77777777" w:rsidR="00CB62C7" w:rsidRDefault="00CB62C7" w:rsidP="00D050E7">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5ACC63E" w14:textId="77777777" w:rsidR="00CB62C7" w:rsidRDefault="00CB62C7" w:rsidP="00D050E7">
            <w:pPr>
              <w:pStyle w:val="TableParagraph"/>
              <w:spacing w:line="227" w:lineRule="exact"/>
              <w:ind w:left="446"/>
              <w:rPr>
                <w:sz w:val="20"/>
              </w:rPr>
            </w:pPr>
            <w:r>
              <w:rPr>
                <w:sz w:val="20"/>
              </w:rPr>
              <w:t>Calibration: ±15%</w:t>
            </w:r>
          </w:p>
          <w:p w14:paraId="703E0360" w14:textId="77777777" w:rsidR="00CB62C7" w:rsidRDefault="00CB62C7" w:rsidP="00D050E7">
            <w:pPr>
              <w:pStyle w:val="TableParagraph"/>
              <w:spacing w:line="213" w:lineRule="exact"/>
              <w:ind w:left="513"/>
              <w:rPr>
                <w:sz w:val="20"/>
              </w:rPr>
            </w:pPr>
            <w:r>
              <w:rPr>
                <w:sz w:val="20"/>
              </w:rPr>
              <w:t>Recovery: ±30%</w:t>
            </w:r>
          </w:p>
        </w:tc>
      </w:tr>
      <w:tr w:rsidR="00CB62C7" w14:paraId="0CC19F55" w14:textId="77777777" w:rsidTr="00D050E7">
        <w:trPr>
          <w:trHeight w:val="460"/>
        </w:trPr>
        <w:tc>
          <w:tcPr>
            <w:tcW w:w="3404" w:type="dxa"/>
            <w:tcBorders>
              <w:top w:val="single" w:sz="6" w:space="0" w:color="000000"/>
              <w:bottom w:val="single" w:sz="6" w:space="0" w:color="000000"/>
              <w:right w:val="single" w:sz="6" w:space="0" w:color="000000"/>
            </w:tcBorders>
          </w:tcPr>
          <w:p w14:paraId="277FE6EA" w14:textId="77777777" w:rsidR="00CB62C7" w:rsidRDefault="00CB62C7" w:rsidP="00D050E7">
            <w:pPr>
              <w:pStyle w:val="TableParagraph"/>
              <w:spacing w:line="228" w:lineRule="exact"/>
              <w:ind w:left="92"/>
              <w:rPr>
                <w:sz w:val="20"/>
              </w:rPr>
            </w:pPr>
            <w:r>
              <w:rPr>
                <w:sz w:val="20"/>
              </w:rPr>
              <w:t>o-Xylene</w:t>
            </w:r>
          </w:p>
        </w:tc>
        <w:tc>
          <w:tcPr>
            <w:tcW w:w="2773" w:type="dxa"/>
            <w:tcBorders>
              <w:top w:val="single" w:sz="6" w:space="0" w:color="000000"/>
              <w:left w:val="single" w:sz="6" w:space="0" w:color="000000"/>
              <w:bottom w:val="single" w:sz="6" w:space="0" w:color="000000"/>
              <w:right w:val="single" w:sz="6" w:space="0" w:color="000000"/>
            </w:tcBorders>
          </w:tcPr>
          <w:p w14:paraId="70CA569A" w14:textId="77777777" w:rsidR="00CB62C7" w:rsidRDefault="00CB62C7" w:rsidP="00D050E7">
            <w:pPr>
              <w:pStyle w:val="TableParagraph"/>
              <w:spacing w:line="227" w:lineRule="exact"/>
              <w:ind w:left="108"/>
              <w:rPr>
                <w:sz w:val="20"/>
              </w:rPr>
            </w:pPr>
            <w:r>
              <w:rPr>
                <w:sz w:val="20"/>
              </w:rPr>
              <w:t>EPA 602 by GC/PID: 1-</w:t>
            </w:r>
          </w:p>
          <w:p w14:paraId="1D69499C" w14:textId="77777777" w:rsidR="00CB62C7" w:rsidRDefault="00CB62C7" w:rsidP="00D050E7">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B399C4B" w14:textId="77777777" w:rsidR="00CB62C7" w:rsidRDefault="00CB62C7" w:rsidP="00D050E7">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C2DD30C" w14:textId="77777777" w:rsidR="00CB62C7" w:rsidRDefault="00CB62C7" w:rsidP="00D050E7">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2506391F" w14:textId="77777777" w:rsidR="00CB62C7" w:rsidRDefault="00CB62C7" w:rsidP="00D050E7">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7ACA11DB" w14:textId="77777777" w:rsidR="00CB62C7" w:rsidRDefault="00CB62C7" w:rsidP="00D050E7">
            <w:pPr>
              <w:pStyle w:val="TableParagraph"/>
              <w:spacing w:line="227" w:lineRule="exact"/>
              <w:ind w:left="446"/>
              <w:rPr>
                <w:sz w:val="20"/>
              </w:rPr>
            </w:pPr>
            <w:r>
              <w:rPr>
                <w:sz w:val="20"/>
              </w:rPr>
              <w:t>Calibration: ±15%</w:t>
            </w:r>
          </w:p>
          <w:p w14:paraId="351BF638" w14:textId="77777777" w:rsidR="00CB62C7" w:rsidRDefault="00CB62C7" w:rsidP="00D050E7">
            <w:pPr>
              <w:pStyle w:val="TableParagraph"/>
              <w:spacing w:line="213" w:lineRule="exact"/>
              <w:ind w:left="513"/>
              <w:rPr>
                <w:sz w:val="20"/>
              </w:rPr>
            </w:pPr>
            <w:r>
              <w:rPr>
                <w:sz w:val="20"/>
              </w:rPr>
              <w:t>Recovery: ±30%</w:t>
            </w:r>
          </w:p>
        </w:tc>
      </w:tr>
      <w:tr w:rsidR="00CB62C7" w14:paraId="0ACCCBC0" w14:textId="77777777" w:rsidTr="00D050E7">
        <w:trPr>
          <w:trHeight w:val="460"/>
        </w:trPr>
        <w:tc>
          <w:tcPr>
            <w:tcW w:w="3404" w:type="dxa"/>
            <w:tcBorders>
              <w:top w:val="single" w:sz="6" w:space="0" w:color="000000"/>
              <w:bottom w:val="single" w:sz="6" w:space="0" w:color="000000"/>
              <w:right w:val="single" w:sz="6" w:space="0" w:color="000000"/>
            </w:tcBorders>
          </w:tcPr>
          <w:p w14:paraId="7B0A4350" w14:textId="77777777" w:rsidR="00CB62C7" w:rsidRDefault="00CB62C7" w:rsidP="00D050E7">
            <w:pPr>
              <w:pStyle w:val="TableParagraph"/>
              <w:spacing w:line="227" w:lineRule="exact"/>
              <w:ind w:left="92"/>
              <w:rPr>
                <w:sz w:val="20"/>
              </w:rPr>
            </w:pPr>
            <w:r>
              <w:rPr>
                <w:sz w:val="20"/>
              </w:rPr>
              <w:t>Xylenes (total)</w:t>
            </w:r>
          </w:p>
        </w:tc>
        <w:tc>
          <w:tcPr>
            <w:tcW w:w="2773" w:type="dxa"/>
            <w:tcBorders>
              <w:top w:val="single" w:sz="6" w:space="0" w:color="000000"/>
              <w:left w:val="single" w:sz="6" w:space="0" w:color="000000"/>
              <w:bottom w:val="single" w:sz="6" w:space="0" w:color="000000"/>
              <w:right w:val="single" w:sz="6" w:space="0" w:color="000000"/>
            </w:tcBorders>
          </w:tcPr>
          <w:p w14:paraId="53C5402F" w14:textId="77777777" w:rsidR="00CB62C7" w:rsidRDefault="00CB62C7" w:rsidP="00D050E7">
            <w:pPr>
              <w:pStyle w:val="TableParagraph"/>
              <w:spacing w:line="227" w:lineRule="exact"/>
              <w:ind w:left="108"/>
              <w:rPr>
                <w:sz w:val="20"/>
              </w:rPr>
            </w:pPr>
            <w:r>
              <w:rPr>
                <w:sz w:val="20"/>
              </w:rPr>
              <w:t>EPA 602 by GC/PID: 1-</w:t>
            </w:r>
          </w:p>
          <w:p w14:paraId="513C291C" w14:textId="77777777" w:rsidR="00CB62C7" w:rsidRDefault="00CB62C7" w:rsidP="00D050E7">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C01EF71" w14:textId="77777777" w:rsidR="00CB62C7" w:rsidRDefault="00CB62C7" w:rsidP="00D050E7">
            <w:pPr>
              <w:pStyle w:val="TableParagraph"/>
              <w:spacing w:line="227" w:lineRule="exact"/>
              <w:ind w:left="470"/>
              <w:rPr>
                <w:sz w:val="20"/>
              </w:rPr>
            </w:pPr>
            <w:r>
              <w:rPr>
                <w:sz w:val="20"/>
              </w:rPr>
              <w:t>0.82 µg/L</w:t>
            </w:r>
          </w:p>
        </w:tc>
        <w:tc>
          <w:tcPr>
            <w:tcW w:w="1484" w:type="dxa"/>
            <w:tcBorders>
              <w:top w:val="single" w:sz="6" w:space="0" w:color="000000"/>
              <w:left w:val="single" w:sz="6" w:space="0" w:color="000000"/>
              <w:bottom w:val="single" w:sz="6" w:space="0" w:color="000000"/>
              <w:right w:val="single" w:sz="6" w:space="0" w:color="000000"/>
            </w:tcBorders>
          </w:tcPr>
          <w:p w14:paraId="414B747A" w14:textId="77777777" w:rsidR="00CB62C7" w:rsidRDefault="00CB62C7" w:rsidP="00D050E7">
            <w:pPr>
              <w:pStyle w:val="TableParagraph"/>
              <w:spacing w:line="227" w:lineRule="exact"/>
              <w:ind w:right="376"/>
              <w:jc w:val="right"/>
              <w:rPr>
                <w:sz w:val="20"/>
              </w:rPr>
            </w:pPr>
            <w:r>
              <w:rPr>
                <w:sz w:val="20"/>
              </w:rPr>
              <w:t>3.0 µg/L</w:t>
            </w:r>
          </w:p>
        </w:tc>
        <w:tc>
          <w:tcPr>
            <w:tcW w:w="1971" w:type="dxa"/>
            <w:tcBorders>
              <w:top w:val="single" w:sz="6" w:space="0" w:color="000000"/>
              <w:left w:val="single" w:sz="6" w:space="0" w:color="000000"/>
              <w:bottom w:val="single" w:sz="6" w:space="0" w:color="000000"/>
              <w:right w:val="single" w:sz="6" w:space="0" w:color="000000"/>
            </w:tcBorders>
          </w:tcPr>
          <w:p w14:paraId="06C04F87" w14:textId="77777777" w:rsidR="00CB62C7" w:rsidRDefault="00CB62C7" w:rsidP="00D050E7">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AB7B467" w14:textId="77777777" w:rsidR="00CB62C7" w:rsidRDefault="00CB62C7" w:rsidP="00D050E7">
            <w:pPr>
              <w:pStyle w:val="TableParagraph"/>
              <w:spacing w:line="227" w:lineRule="exact"/>
              <w:ind w:left="446"/>
              <w:rPr>
                <w:sz w:val="20"/>
              </w:rPr>
            </w:pPr>
            <w:r>
              <w:rPr>
                <w:sz w:val="20"/>
              </w:rPr>
              <w:t>Calibration: ±15%</w:t>
            </w:r>
          </w:p>
          <w:p w14:paraId="14909C67" w14:textId="77777777" w:rsidR="00CB62C7" w:rsidRDefault="00CB62C7" w:rsidP="00D050E7">
            <w:pPr>
              <w:pStyle w:val="TableParagraph"/>
              <w:spacing w:line="213" w:lineRule="exact"/>
              <w:ind w:left="513"/>
              <w:rPr>
                <w:sz w:val="20"/>
              </w:rPr>
            </w:pPr>
            <w:r>
              <w:rPr>
                <w:sz w:val="20"/>
              </w:rPr>
              <w:t>Recovery: ±30%</w:t>
            </w:r>
          </w:p>
        </w:tc>
      </w:tr>
    </w:tbl>
    <w:p w14:paraId="3496668D" w14:textId="77777777" w:rsidR="00CB62C7" w:rsidRDefault="00CB62C7" w:rsidP="00CB62C7">
      <w:pPr>
        <w:pStyle w:val="BodyText"/>
        <w:spacing w:before="90"/>
        <w:ind w:left="820" w:right="38"/>
        <w:jc w:val="both"/>
        <w:rPr>
          <w:sz w:val="20"/>
          <w:szCs w:val="20"/>
        </w:rPr>
      </w:pPr>
      <w:bookmarkStart w:id="146" w:name="_Hlk116643956"/>
      <w:r w:rsidRPr="00401F53">
        <w:rPr>
          <w:sz w:val="20"/>
          <w:szCs w:val="20"/>
        </w:rPr>
        <w:t xml:space="preserve">GCFID, gas chromatograph flame ionization detector </w:t>
      </w:r>
    </w:p>
    <w:p w14:paraId="08E90279" w14:textId="77777777" w:rsidR="00CB62C7" w:rsidRPr="00401F53" w:rsidRDefault="00CB62C7" w:rsidP="00CB62C7">
      <w:pPr>
        <w:pStyle w:val="BodyText"/>
        <w:spacing w:before="90"/>
        <w:ind w:left="820" w:right="38"/>
        <w:jc w:val="both"/>
        <w:rPr>
          <w:sz w:val="20"/>
          <w:szCs w:val="20"/>
        </w:rPr>
      </w:pPr>
      <w:r w:rsidRPr="00401F53">
        <w:rPr>
          <w:sz w:val="20"/>
          <w:szCs w:val="20"/>
        </w:rPr>
        <w:t xml:space="preserve">GCPID, gas chromatograph photo ionization detector </w:t>
      </w:r>
    </w:p>
    <w:p w14:paraId="6E1087DD" w14:textId="33536871" w:rsidR="00CB62C7" w:rsidRPr="00401F53" w:rsidRDefault="00CB62C7" w:rsidP="00CB62C7">
      <w:pPr>
        <w:pStyle w:val="BodyText"/>
        <w:spacing w:before="90"/>
        <w:ind w:left="820" w:right="38"/>
        <w:jc w:val="both"/>
        <w:rPr>
          <w:sz w:val="20"/>
          <w:szCs w:val="20"/>
        </w:rPr>
      </w:pPr>
      <w:r>
        <w:rPr>
          <w:sz w:val="20"/>
          <w:szCs w:val="20"/>
        </w:rPr>
        <w:t>LOQ</w:t>
      </w:r>
      <w:r w:rsidRPr="00401F53">
        <w:rPr>
          <w:sz w:val="20"/>
          <w:szCs w:val="20"/>
        </w:rPr>
        <w:t>, limit</w:t>
      </w:r>
      <w:r>
        <w:rPr>
          <w:sz w:val="20"/>
          <w:szCs w:val="20"/>
        </w:rPr>
        <w:t xml:space="preserve"> of quantitation</w:t>
      </w:r>
    </w:p>
    <w:p w14:paraId="0B391410" w14:textId="77777777" w:rsidR="00CB62C7" w:rsidRPr="00401F53" w:rsidRDefault="00CB62C7" w:rsidP="00CB62C7">
      <w:pPr>
        <w:pStyle w:val="BodyText"/>
        <w:spacing w:before="90"/>
        <w:ind w:right="3287" w:firstLine="720"/>
        <w:rPr>
          <w:sz w:val="20"/>
          <w:szCs w:val="20"/>
        </w:rPr>
      </w:pPr>
      <w:bookmarkStart w:id="147" w:name="_Hlk116644019"/>
      <w:bookmarkEnd w:id="146"/>
      <w:r w:rsidRPr="00401F53">
        <w:rPr>
          <w:sz w:val="20"/>
          <w:szCs w:val="20"/>
        </w:rPr>
        <w:t xml:space="preserve">  µg/L, micrograms per liter (parts per billion) </w:t>
      </w:r>
    </w:p>
    <w:p w14:paraId="27C35725" w14:textId="77777777" w:rsidR="00CB62C7" w:rsidRPr="00401F53" w:rsidRDefault="00CB62C7" w:rsidP="00CB62C7">
      <w:pPr>
        <w:pStyle w:val="BodyText"/>
        <w:spacing w:before="90"/>
        <w:ind w:left="820" w:right="3287"/>
        <w:rPr>
          <w:sz w:val="20"/>
          <w:szCs w:val="20"/>
        </w:rPr>
      </w:pPr>
      <w:r w:rsidRPr="00401F53">
        <w:rPr>
          <w:sz w:val="20"/>
          <w:szCs w:val="20"/>
        </w:rPr>
        <w:lastRenderedPageBreak/>
        <w:t xml:space="preserve">mg/L, milligrams per liter (parts per million) </w:t>
      </w:r>
    </w:p>
    <w:p w14:paraId="0BF2FC2A" w14:textId="45FC011C" w:rsidR="00CB62C7" w:rsidRPr="00401F53" w:rsidRDefault="00CB62C7" w:rsidP="00CB62C7">
      <w:pPr>
        <w:pStyle w:val="BodyText"/>
        <w:spacing w:before="90"/>
        <w:ind w:left="820" w:right="3287"/>
        <w:rPr>
          <w:sz w:val="20"/>
          <w:szCs w:val="20"/>
        </w:rPr>
      </w:pPr>
      <w:r w:rsidRPr="00401F53">
        <w:rPr>
          <w:sz w:val="20"/>
          <w:szCs w:val="20"/>
        </w:rPr>
        <w:t xml:space="preserve">RPD; </w:t>
      </w:r>
      <w:commentRangeStart w:id="148"/>
      <w:commentRangeStart w:id="149"/>
      <w:r w:rsidRPr="00401F53">
        <w:rPr>
          <w:sz w:val="20"/>
          <w:szCs w:val="20"/>
        </w:rPr>
        <w:t>relative percent difference</w:t>
      </w:r>
      <w:bookmarkEnd w:id="147"/>
      <w:commentRangeEnd w:id="148"/>
      <w:ins w:id="150" w:author="bmeyer bmeyer" w:date="2023-03-03T11:02:00Z">
        <w:r w:rsidR="004704BF">
          <w:rPr>
            <w:sz w:val="20"/>
            <w:szCs w:val="20"/>
          </w:rPr>
          <w:t>*</w:t>
        </w:r>
      </w:ins>
      <w:r w:rsidR="00645A89">
        <w:rPr>
          <w:rStyle w:val="CommentReference"/>
        </w:rPr>
        <w:commentReference w:id="148"/>
      </w:r>
      <w:commentRangeEnd w:id="149"/>
      <w:r w:rsidR="00061F72">
        <w:rPr>
          <w:rStyle w:val="CommentReference"/>
        </w:rPr>
        <w:commentReference w:id="149"/>
      </w:r>
    </w:p>
    <w:bookmarkStart w:id="151" w:name="Table_2._Continued._"/>
    <w:bookmarkStart w:id="152" w:name="_Hlk116643892"/>
    <w:bookmarkEnd w:id="151"/>
    <w:p w14:paraId="03C082F2" w14:textId="1DF97314" w:rsidR="00CB62C7" w:rsidRDefault="0020526C" w:rsidP="00CB62C7">
      <w:pPr>
        <w:spacing w:before="208"/>
        <w:ind w:left="928"/>
        <w:rPr>
          <w:b/>
          <w:sz w:val="24"/>
        </w:rPr>
      </w:pPr>
      <w:r>
        <w:rPr>
          <w:b/>
          <w:sz w:val="24"/>
        </w:rPr>
        <w:fldChar w:fldCharType="begin"/>
      </w:r>
      <w:r>
        <w:rPr>
          <w:b/>
          <w:sz w:val="24"/>
        </w:rPr>
        <w:instrText xml:space="preserve"> REF _Ref125970212 \h </w:instrText>
      </w:r>
      <w:r>
        <w:rPr>
          <w:b/>
          <w:sz w:val="24"/>
        </w:rPr>
      </w:r>
      <w:r>
        <w:rPr>
          <w:b/>
          <w:sz w:val="24"/>
        </w:rPr>
        <w:fldChar w:fldCharType="separate"/>
      </w:r>
      <w:r w:rsidRPr="001E77E8">
        <w:rPr>
          <w:b/>
          <w:sz w:val="24"/>
          <w:szCs w:val="24"/>
        </w:rPr>
        <w:t xml:space="preserve">Table </w:t>
      </w:r>
      <w:r>
        <w:rPr>
          <w:b/>
          <w:noProof/>
          <w:sz w:val="24"/>
          <w:szCs w:val="24"/>
        </w:rPr>
        <w:t>4</w:t>
      </w:r>
      <w:r>
        <w:rPr>
          <w:b/>
          <w:sz w:val="24"/>
        </w:rPr>
        <w:fldChar w:fldCharType="end"/>
      </w:r>
      <w:r w:rsidR="00CB62C7">
        <w:rPr>
          <w:b/>
          <w:sz w:val="24"/>
        </w:rPr>
        <w:t>. Continued</w:t>
      </w:r>
    </w:p>
    <w:tbl>
      <w:tblPr>
        <w:tblW w:w="0" w:type="auto"/>
        <w:tblInd w:w="842"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572"/>
        <w:gridCol w:w="2298"/>
        <w:gridCol w:w="2228"/>
        <w:gridCol w:w="1155"/>
        <w:gridCol w:w="3839"/>
        <w:gridCol w:w="1571"/>
      </w:tblGrid>
      <w:tr w:rsidR="00CB62C7" w14:paraId="0F2D52D4" w14:textId="77777777" w:rsidTr="00D050E7">
        <w:trPr>
          <w:trHeight w:val="312"/>
        </w:trPr>
        <w:tc>
          <w:tcPr>
            <w:tcW w:w="2572" w:type="dxa"/>
            <w:tcBorders>
              <w:left w:val="double" w:sz="2" w:space="0" w:color="000000"/>
              <w:bottom w:val="single" w:sz="6" w:space="0" w:color="000000"/>
              <w:right w:val="single" w:sz="6" w:space="0" w:color="000000"/>
            </w:tcBorders>
          </w:tcPr>
          <w:p w14:paraId="0B6C2D6C" w14:textId="77777777" w:rsidR="00CB62C7" w:rsidRDefault="00CB62C7" w:rsidP="00D050E7">
            <w:pPr>
              <w:pStyle w:val="TableParagraph"/>
              <w:spacing w:before="40"/>
              <w:ind w:left="92"/>
              <w:rPr>
                <w:b/>
                <w:sz w:val="20"/>
              </w:rPr>
            </w:pPr>
            <w:r>
              <w:rPr>
                <w:b/>
                <w:sz w:val="20"/>
              </w:rPr>
              <w:t>PARAMETER</w:t>
            </w:r>
          </w:p>
        </w:tc>
        <w:tc>
          <w:tcPr>
            <w:tcW w:w="2298" w:type="dxa"/>
            <w:tcBorders>
              <w:left w:val="single" w:sz="6" w:space="0" w:color="000000"/>
              <w:bottom w:val="single" w:sz="6" w:space="0" w:color="000000"/>
              <w:right w:val="single" w:sz="6" w:space="0" w:color="000000"/>
            </w:tcBorders>
          </w:tcPr>
          <w:p w14:paraId="501741DB" w14:textId="77777777" w:rsidR="00CB62C7" w:rsidRDefault="00CB62C7" w:rsidP="00D050E7">
            <w:pPr>
              <w:pStyle w:val="TableParagraph"/>
              <w:spacing w:before="40"/>
              <w:ind w:left="107"/>
              <w:rPr>
                <w:b/>
                <w:sz w:val="20"/>
              </w:rPr>
            </w:pPr>
            <w:r>
              <w:rPr>
                <w:b/>
                <w:sz w:val="20"/>
              </w:rPr>
              <w:t>METHOD / RANGE</w:t>
            </w:r>
          </w:p>
        </w:tc>
        <w:tc>
          <w:tcPr>
            <w:tcW w:w="2228" w:type="dxa"/>
            <w:tcBorders>
              <w:left w:val="single" w:sz="6" w:space="0" w:color="000000"/>
              <w:bottom w:val="single" w:sz="6" w:space="0" w:color="000000"/>
              <w:right w:val="single" w:sz="6" w:space="0" w:color="000000"/>
            </w:tcBorders>
          </w:tcPr>
          <w:p w14:paraId="27463C30" w14:textId="32DFE354" w:rsidR="00CB62C7" w:rsidRDefault="00CB62C7" w:rsidP="00D050E7">
            <w:pPr>
              <w:pStyle w:val="TableParagraph"/>
              <w:spacing w:before="17" w:line="275" w:lineRule="exact"/>
              <w:ind w:left="229" w:right="216"/>
              <w:jc w:val="center"/>
              <w:rPr>
                <w:b/>
                <w:sz w:val="20"/>
              </w:rPr>
            </w:pPr>
            <w:r>
              <w:rPr>
                <w:b/>
                <w:sz w:val="24"/>
              </w:rPr>
              <w:t xml:space="preserve">Sensitivity </w:t>
            </w:r>
            <w:r>
              <w:rPr>
                <w:b/>
                <w:sz w:val="20"/>
              </w:rPr>
              <w:t>(DL)</w:t>
            </w:r>
          </w:p>
        </w:tc>
        <w:tc>
          <w:tcPr>
            <w:tcW w:w="1155" w:type="dxa"/>
            <w:tcBorders>
              <w:left w:val="single" w:sz="6" w:space="0" w:color="000000"/>
              <w:bottom w:val="single" w:sz="6" w:space="0" w:color="000000"/>
              <w:right w:val="single" w:sz="6" w:space="0" w:color="000000"/>
            </w:tcBorders>
          </w:tcPr>
          <w:p w14:paraId="4C7FB7CE" w14:textId="7C78758E" w:rsidR="00CB62C7" w:rsidRDefault="00CB62C7" w:rsidP="00D050E7">
            <w:pPr>
              <w:pStyle w:val="TableParagraph"/>
              <w:ind w:left="371"/>
              <w:rPr>
                <w:b/>
                <w:sz w:val="20"/>
              </w:rPr>
            </w:pPr>
            <w:r>
              <w:rPr>
                <w:b/>
                <w:sz w:val="20"/>
              </w:rPr>
              <w:t>LOQ</w:t>
            </w:r>
          </w:p>
        </w:tc>
        <w:tc>
          <w:tcPr>
            <w:tcW w:w="3839" w:type="dxa"/>
            <w:tcBorders>
              <w:left w:val="single" w:sz="6" w:space="0" w:color="000000"/>
              <w:bottom w:val="single" w:sz="6" w:space="0" w:color="000000"/>
              <w:right w:val="single" w:sz="6" w:space="0" w:color="000000"/>
            </w:tcBorders>
          </w:tcPr>
          <w:p w14:paraId="5ABB46C8" w14:textId="3DE6C304" w:rsidR="00CB62C7" w:rsidRDefault="00CB62C7" w:rsidP="00D050E7">
            <w:pPr>
              <w:pStyle w:val="TableParagraph"/>
              <w:spacing w:before="40"/>
              <w:ind w:left="333" w:right="316"/>
              <w:jc w:val="center"/>
              <w:rPr>
                <w:b/>
                <w:sz w:val="20"/>
              </w:rPr>
            </w:pPr>
            <w:r>
              <w:rPr>
                <w:b/>
                <w:sz w:val="20"/>
              </w:rPr>
              <w:t>OVERALL PROJECT PRECISION</w:t>
            </w:r>
            <w:r w:rsidR="0027703A">
              <w:rPr>
                <w:rStyle w:val="FootnoteReference"/>
                <w:b/>
                <w:sz w:val="20"/>
              </w:rPr>
              <w:footnoteReference w:id="4"/>
            </w:r>
          </w:p>
        </w:tc>
        <w:tc>
          <w:tcPr>
            <w:tcW w:w="1571" w:type="dxa"/>
            <w:tcBorders>
              <w:left w:val="single" w:sz="6" w:space="0" w:color="000000"/>
              <w:bottom w:val="single" w:sz="6" w:space="0" w:color="000000"/>
              <w:right w:val="double" w:sz="2" w:space="0" w:color="000000"/>
            </w:tcBorders>
          </w:tcPr>
          <w:p w14:paraId="5D97448A" w14:textId="77777777" w:rsidR="00CB62C7" w:rsidRDefault="00CB62C7" w:rsidP="00D050E7">
            <w:pPr>
              <w:pStyle w:val="TableParagraph"/>
              <w:spacing w:before="40"/>
              <w:ind w:left="188" w:right="156"/>
              <w:jc w:val="center"/>
              <w:rPr>
                <w:b/>
                <w:sz w:val="20"/>
              </w:rPr>
            </w:pPr>
            <w:r>
              <w:rPr>
                <w:b/>
                <w:sz w:val="20"/>
              </w:rPr>
              <w:t>ACCURACY</w:t>
            </w:r>
          </w:p>
        </w:tc>
      </w:tr>
      <w:tr w:rsidR="00061F72" w14:paraId="133814C8" w14:textId="77777777" w:rsidTr="00D050E7">
        <w:trPr>
          <w:trHeight w:val="231"/>
          <w:ins w:id="153" w:author="bmeyer bmeyer" w:date="2023-03-03T10:13:00Z"/>
        </w:trPr>
        <w:tc>
          <w:tcPr>
            <w:tcW w:w="2572" w:type="dxa"/>
            <w:tcBorders>
              <w:top w:val="single" w:sz="6" w:space="0" w:color="000000"/>
              <w:left w:val="double" w:sz="2" w:space="0" w:color="000000"/>
              <w:bottom w:val="single" w:sz="6" w:space="0" w:color="000000"/>
              <w:right w:val="single" w:sz="6" w:space="0" w:color="000000"/>
            </w:tcBorders>
          </w:tcPr>
          <w:p w14:paraId="5B2FF844" w14:textId="5A0B2112" w:rsidR="00061F72" w:rsidRDefault="00061F72" w:rsidP="00061F72">
            <w:pPr>
              <w:pStyle w:val="TableParagraph"/>
              <w:spacing w:line="211" w:lineRule="exact"/>
              <w:ind w:left="92"/>
              <w:rPr>
                <w:ins w:id="154" w:author="bmeyer bmeyer" w:date="2023-03-03T10:13:00Z"/>
                <w:sz w:val="20"/>
              </w:rPr>
            </w:pPr>
            <w:ins w:id="155" w:author="bmeyer bmeyer" w:date="2023-03-03T10:14:00Z">
              <w:r>
                <w:rPr>
                  <w:sz w:val="20"/>
                </w:rPr>
                <w:t>Bromofluorobenzene (surrogate)</w:t>
              </w:r>
            </w:ins>
          </w:p>
        </w:tc>
        <w:tc>
          <w:tcPr>
            <w:tcW w:w="2298" w:type="dxa"/>
            <w:tcBorders>
              <w:top w:val="single" w:sz="6" w:space="0" w:color="000000"/>
              <w:left w:val="single" w:sz="6" w:space="0" w:color="000000"/>
              <w:bottom w:val="single" w:sz="6" w:space="0" w:color="000000"/>
              <w:right w:val="single" w:sz="6" w:space="0" w:color="000000"/>
            </w:tcBorders>
          </w:tcPr>
          <w:p w14:paraId="5A542CE2" w14:textId="78009D9B" w:rsidR="00061F72" w:rsidRDefault="00061F72" w:rsidP="00061F72">
            <w:pPr>
              <w:pStyle w:val="TableParagraph"/>
              <w:spacing w:line="211" w:lineRule="exact"/>
              <w:ind w:left="107"/>
              <w:rPr>
                <w:ins w:id="156" w:author="bmeyer bmeyer" w:date="2023-03-03T10:13:00Z"/>
                <w:sz w:val="20"/>
              </w:rPr>
            </w:pPr>
            <w:ins w:id="157" w:author="bmeyer bmeyer" w:date="2023-03-03T10:14:00Z">
              <w:r>
                <w:rPr>
                  <w:sz w:val="20"/>
                </w:rPr>
                <w:t>EPA 602 by GCPID</w:t>
              </w:r>
            </w:ins>
          </w:p>
        </w:tc>
        <w:tc>
          <w:tcPr>
            <w:tcW w:w="2228" w:type="dxa"/>
            <w:tcBorders>
              <w:top w:val="single" w:sz="6" w:space="0" w:color="000000"/>
              <w:left w:val="single" w:sz="6" w:space="0" w:color="000000"/>
              <w:bottom w:val="single" w:sz="6" w:space="0" w:color="000000"/>
              <w:right w:val="single" w:sz="6" w:space="0" w:color="000000"/>
            </w:tcBorders>
          </w:tcPr>
          <w:p w14:paraId="6A4AAE52" w14:textId="4AAB3CFE" w:rsidR="00061F72" w:rsidRDefault="00061F72" w:rsidP="00061F72">
            <w:pPr>
              <w:pStyle w:val="TableParagraph"/>
              <w:spacing w:line="211" w:lineRule="exact"/>
              <w:ind w:left="716"/>
              <w:rPr>
                <w:ins w:id="158" w:author="bmeyer bmeyer" w:date="2023-03-03T10:13:00Z"/>
                <w:sz w:val="20"/>
              </w:rPr>
            </w:pPr>
            <w:ins w:id="159" w:author="bmeyer bmeyer" w:date="2023-03-03T10:14:00Z">
              <w:r>
                <w:rPr>
                  <w:sz w:val="20"/>
                </w:rPr>
                <w:t>0.12 µg/L</w:t>
              </w:r>
            </w:ins>
          </w:p>
        </w:tc>
        <w:tc>
          <w:tcPr>
            <w:tcW w:w="1155" w:type="dxa"/>
            <w:tcBorders>
              <w:top w:val="single" w:sz="6" w:space="0" w:color="000000"/>
              <w:left w:val="single" w:sz="6" w:space="0" w:color="000000"/>
              <w:bottom w:val="single" w:sz="6" w:space="0" w:color="000000"/>
              <w:right w:val="single" w:sz="6" w:space="0" w:color="000000"/>
            </w:tcBorders>
          </w:tcPr>
          <w:p w14:paraId="4E0E5FEC" w14:textId="264FB584" w:rsidR="00061F72" w:rsidRDefault="00061F72" w:rsidP="00061F72">
            <w:pPr>
              <w:pStyle w:val="TableParagraph"/>
              <w:spacing w:line="211" w:lineRule="exact"/>
              <w:ind w:right="162"/>
              <w:jc w:val="right"/>
              <w:rPr>
                <w:ins w:id="160" w:author="bmeyer bmeyer" w:date="2023-03-03T10:13:00Z"/>
                <w:sz w:val="20"/>
              </w:rPr>
            </w:pPr>
            <w:ins w:id="161" w:author="bmeyer bmeyer" w:date="2023-03-03T10:14:00Z">
              <w:r>
                <w:rPr>
                  <w:sz w:val="20"/>
                </w:rPr>
                <w:t>0.50 µg/L</w:t>
              </w:r>
            </w:ins>
          </w:p>
        </w:tc>
        <w:tc>
          <w:tcPr>
            <w:tcW w:w="3839" w:type="dxa"/>
            <w:tcBorders>
              <w:top w:val="single" w:sz="6" w:space="0" w:color="000000"/>
              <w:left w:val="single" w:sz="6" w:space="0" w:color="000000"/>
              <w:bottom w:val="single" w:sz="6" w:space="0" w:color="000000"/>
              <w:right w:val="single" w:sz="6" w:space="0" w:color="000000"/>
            </w:tcBorders>
          </w:tcPr>
          <w:p w14:paraId="1882BC4D" w14:textId="5AF3493E" w:rsidR="00061F72" w:rsidRDefault="00061F72" w:rsidP="00061F72">
            <w:pPr>
              <w:pStyle w:val="TableParagraph"/>
              <w:spacing w:line="211" w:lineRule="exact"/>
              <w:ind w:left="332" w:right="316"/>
              <w:jc w:val="center"/>
              <w:rPr>
                <w:ins w:id="162" w:author="bmeyer bmeyer" w:date="2023-03-03T10:13:00Z"/>
                <w:sz w:val="20"/>
              </w:rPr>
            </w:pPr>
            <w:ins w:id="163" w:author="bmeyer bmeyer" w:date="2023-03-03T10:14:00Z">
              <w:r>
                <w:rPr>
                  <w:sz w:val="20"/>
                </w:rPr>
                <w:t>20%</w:t>
              </w:r>
            </w:ins>
          </w:p>
        </w:tc>
        <w:tc>
          <w:tcPr>
            <w:tcW w:w="1571" w:type="dxa"/>
            <w:tcBorders>
              <w:top w:val="single" w:sz="6" w:space="0" w:color="000000"/>
              <w:left w:val="single" w:sz="6" w:space="0" w:color="000000"/>
              <w:bottom w:val="single" w:sz="6" w:space="0" w:color="000000"/>
              <w:right w:val="double" w:sz="2" w:space="0" w:color="000000"/>
            </w:tcBorders>
          </w:tcPr>
          <w:p w14:paraId="424DA385" w14:textId="77777777" w:rsidR="00061F72" w:rsidRDefault="00061F72" w:rsidP="00AC137F">
            <w:pPr>
              <w:pStyle w:val="TableParagraph"/>
              <w:spacing w:line="227" w:lineRule="exact"/>
              <w:rPr>
                <w:ins w:id="164" w:author="bmeyer bmeyer" w:date="2023-03-03T10:14:00Z"/>
                <w:sz w:val="20"/>
              </w:rPr>
            </w:pPr>
            <w:ins w:id="165" w:author="bmeyer bmeyer" w:date="2023-03-03T10:14:00Z">
              <w:r>
                <w:rPr>
                  <w:sz w:val="20"/>
                </w:rPr>
                <w:t>Calibration: ±15%</w:t>
              </w:r>
            </w:ins>
          </w:p>
          <w:p w14:paraId="6A7E8819" w14:textId="3786F08C" w:rsidR="00061F72" w:rsidRDefault="00061F72" w:rsidP="00AC137F">
            <w:pPr>
              <w:pStyle w:val="TableParagraph"/>
              <w:spacing w:line="211" w:lineRule="exact"/>
              <w:ind w:right="153"/>
              <w:rPr>
                <w:ins w:id="166" w:author="bmeyer bmeyer" w:date="2023-03-03T10:13:00Z"/>
                <w:sz w:val="20"/>
              </w:rPr>
            </w:pPr>
            <w:ins w:id="167" w:author="bmeyer bmeyer" w:date="2023-03-03T10:14:00Z">
              <w:r>
                <w:rPr>
                  <w:sz w:val="20"/>
                </w:rPr>
                <w:t>Recovery: ±30%</w:t>
              </w:r>
            </w:ins>
          </w:p>
        </w:tc>
      </w:tr>
      <w:tr w:rsidR="00061F72" w14:paraId="5B128155" w14:textId="77777777" w:rsidTr="00D050E7">
        <w:trPr>
          <w:trHeight w:val="231"/>
        </w:trPr>
        <w:tc>
          <w:tcPr>
            <w:tcW w:w="2572" w:type="dxa"/>
            <w:tcBorders>
              <w:top w:val="single" w:sz="6" w:space="0" w:color="000000"/>
              <w:left w:val="double" w:sz="2" w:space="0" w:color="000000"/>
              <w:bottom w:val="single" w:sz="6" w:space="0" w:color="000000"/>
              <w:right w:val="single" w:sz="6" w:space="0" w:color="000000"/>
            </w:tcBorders>
          </w:tcPr>
          <w:p w14:paraId="58CF49AF" w14:textId="77777777" w:rsidR="00061F72" w:rsidRDefault="00061F72" w:rsidP="00061F72">
            <w:pPr>
              <w:pStyle w:val="TableParagraph"/>
              <w:spacing w:line="211" w:lineRule="exact"/>
              <w:ind w:left="92"/>
              <w:rPr>
                <w:sz w:val="20"/>
              </w:rPr>
            </w:pPr>
            <w:r>
              <w:rPr>
                <w:sz w:val="20"/>
              </w:rPr>
              <w:t>Benzene</w:t>
            </w:r>
          </w:p>
        </w:tc>
        <w:tc>
          <w:tcPr>
            <w:tcW w:w="2298" w:type="dxa"/>
            <w:tcBorders>
              <w:top w:val="single" w:sz="6" w:space="0" w:color="000000"/>
              <w:left w:val="single" w:sz="6" w:space="0" w:color="000000"/>
              <w:bottom w:val="single" w:sz="6" w:space="0" w:color="000000"/>
              <w:right w:val="single" w:sz="6" w:space="0" w:color="000000"/>
            </w:tcBorders>
          </w:tcPr>
          <w:p w14:paraId="234AA108" w14:textId="77777777" w:rsidR="00061F72" w:rsidRDefault="00061F72" w:rsidP="00061F72">
            <w:pPr>
              <w:pStyle w:val="TableParagraph"/>
              <w:spacing w:line="211"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1107D50" w14:textId="77777777" w:rsidR="00061F72" w:rsidRDefault="00061F72" w:rsidP="00061F72">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tcPr>
          <w:p w14:paraId="70A40B86" w14:textId="77777777" w:rsidR="00061F72" w:rsidRDefault="00061F72" w:rsidP="00061F72">
            <w:pPr>
              <w:pStyle w:val="TableParagraph"/>
              <w:spacing w:line="211" w:lineRule="exact"/>
              <w:ind w:right="162"/>
              <w:jc w:val="right"/>
              <w:rPr>
                <w:sz w:val="20"/>
              </w:rPr>
            </w:pPr>
            <w:r>
              <w:rPr>
                <w:sz w:val="20"/>
              </w:rPr>
              <w:t>0.40 µg/L</w:t>
            </w:r>
          </w:p>
        </w:tc>
        <w:tc>
          <w:tcPr>
            <w:tcW w:w="3839" w:type="dxa"/>
            <w:tcBorders>
              <w:top w:val="single" w:sz="6" w:space="0" w:color="000000"/>
              <w:left w:val="single" w:sz="6" w:space="0" w:color="000000"/>
              <w:bottom w:val="single" w:sz="6" w:space="0" w:color="000000"/>
              <w:right w:val="single" w:sz="6" w:space="0" w:color="000000"/>
            </w:tcBorders>
          </w:tcPr>
          <w:p w14:paraId="605B0CFD" w14:textId="77777777" w:rsidR="00061F72" w:rsidRDefault="00061F72" w:rsidP="00061F72">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200E2E4A" w14:textId="77777777" w:rsidR="00061F72" w:rsidRDefault="00061F72" w:rsidP="00061F72">
            <w:pPr>
              <w:pStyle w:val="TableParagraph"/>
              <w:spacing w:line="211" w:lineRule="exact"/>
              <w:ind w:left="188" w:right="153"/>
              <w:jc w:val="center"/>
              <w:rPr>
                <w:sz w:val="20"/>
              </w:rPr>
            </w:pPr>
            <w:r>
              <w:rPr>
                <w:sz w:val="20"/>
              </w:rPr>
              <w:t>±20.5%</w:t>
            </w:r>
          </w:p>
        </w:tc>
      </w:tr>
      <w:tr w:rsidR="00061F72" w14:paraId="4F1E8FB1" w14:textId="77777777" w:rsidTr="00D050E7">
        <w:trPr>
          <w:trHeight w:val="229"/>
        </w:trPr>
        <w:tc>
          <w:tcPr>
            <w:tcW w:w="2572" w:type="dxa"/>
            <w:tcBorders>
              <w:top w:val="single" w:sz="6" w:space="0" w:color="000000"/>
              <w:left w:val="double" w:sz="2" w:space="0" w:color="000000"/>
              <w:bottom w:val="single" w:sz="6" w:space="0" w:color="000000"/>
              <w:right w:val="single" w:sz="6" w:space="0" w:color="000000"/>
            </w:tcBorders>
          </w:tcPr>
          <w:p w14:paraId="6FF87969" w14:textId="77777777" w:rsidR="00061F72" w:rsidRDefault="00061F72" w:rsidP="00061F72">
            <w:pPr>
              <w:pStyle w:val="TableParagraph"/>
              <w:spacing w:line="210" w:lineRule="exact"/>
              <w:ind w:left="92"/>
              <w:rPr>
                <w:sz w:val="20"/>
              </w:rPr>
            </w:pPr>
            <w:r>
              <w:rPr>
                <w:sz w:val="20"/>
              </w:rPr>
              <w:t>Ethylbenzene</w:t>
            </w:r>
          </w:p>
        </w:tc>
        <w:tc>
          <w:tcPr>
            <w:tcW w:w="2298" w:type="dxa"/>
            <w:tcBorders>
              <w:top w:val="single" w:sz="6" w:space="0" w:color="000000"/>
              <w:left w:val="single" w:sz="6" w:space="0" w:color="000000"/>
              <w:bottom w:val="single" w:sz="6" w:space="0" w:color="000000"/>
              <w:right w:val="single" w:sz="6" w:space="0" w:color="000000"/>
            </w:tcBorders>
          </w:tcPr>
          <w:p w14:paraId="2A56A1B0" w14:textId="77777777" w:rsidR="00061F72" w:rsidRDefault="00061F72" w:rsidP="00061F72">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5885B02F" w14:textId="77777777" w:rsidR="00061F72" w:rsidRDefault="00061F72" w:rsidP="00061F72">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1BC4CD59" w14:textId="77777777" w:rsidR="00061F72" w:rsidRDefault="00061F72" w:rsidP="00061F72">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680693BD" w14:textId="77777777" w:rsidR="00061F72" w:rsidRDefault="00061F72" w:rsidP="00061F72">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5F5EB3A4" w14:textId="77777777" w:rsidR="00061F72" w:rsidRDefault="00061F72" w:rsidP="00061F72">
            <w:pPr>
              <w:pStyle w:val="TableParagraph"/>
              <w:spacing w:line="210" w:lineRule="exact"/>
              <w:ind w:left="188" w:right="155"/>
              <w:jc w:val="center"/>
              <w:rPr>
                <w:sz w:val="20"/>
              </w:rPr>
            </w:pPr>
            <w:r>
              <w:rPr>
                <w:sz w:val="20"/>
              </w:rPr>
              <w:t>±21%</w:t>
            </w:r>
          </w:p>
        </w:tc>
      </w:tr>
      <w:tr w:rsidR="00061F72" w14:paraId="50269F31" w14:textId="77777777" w:rsidTr="00D050E7">
        <w:trPr>
          <w:trHeight w:val="229"/>
        </w:trPr>
        <w:tc>
          <w:tcPr>
            <w:tcW w:w="2572" w:type="dxa"/>
            <w:tcBorders>
              <w:top w:val="single" w:sz="6" w:space="0" w:color="000000"/>
              <w:left w:val="double" w:sz="2" w:space="0" w:color="000000"/>
              <w:bottom w:val="single" w:sz="6" w:space="0" w:color="000000"/>
              <w:right w:val="single" w:sz="6" w:space="0" w:color="000000"/>
            </w:tcBorders>
          </w:tcPr>
          <w:p w14:paraId="627B4F77" w14:textId="77777777" w:rsidR="00061F72" w:rsidRDefault="00061F72" w:rsidP="00061F72">
            <w:pPr>
              <w:pStyle w:val="TableParagraph"/>
              <w:spacing w:line="210" w:lineRule="exact"/>
              <w:ind w:left="92"/>
              <w:rPr>
                <w:sz w:val="20"/>
              </w:rPr>
            </w:pPr>
            <w:r>
              <w:rPr>
                <w:sz w:val="20"/>
              </w:rPr>
              <w:t>Toluene</w:t>
            </w:r>
          </w:p>
        </w:tc>
        <w:tc>
          <w:tcPr>
            <w:tcW w:w="2298" w:type="dxa"/>
            <w:tcBorders>
              <w:top w:val="single" w:sz="6" w:space="0" w:color="000000"/>
              <w:left w:val="single" w:sz="6" w:space="0" w:color="000000"/>
              <w:bottom w:val="single" w:sz="6" w:space="0" w:color="000000"/>
              <w:right w:val="single" w:sz="6" w:space="0" w:color="000000"/>
            </w:tcBorders>
          </w:tcPr>
          <w:p w14:paraId="2FA48417" w14:textId="77777777" w:rsidR="00061F72" w:rsidRDefault="00061F72" w:rsidP="00061F72">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556C237F" w14:textId="77777777" w:rsidR="00061F72" w:rsidRDefault="00061F72" w:rsidP="00061F72">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309AA15E" w14:textId="77777777" w:rsidR="00061F72" w:rsidRDefault="00061F72" w:rsidP="00061F72">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372D7202" w14:textId="77777777" w:rsidR="00061F72" w:rsidRDefault="00061F72" w:rsidP="00061F72">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657B8EEA" w14:textId="77777777" w:rsidR="00061F72" w:rsidRDefault="00061F72" w:rsidP="00061F72">
            <w:pPr>
              <w:pStyle w:val="TableParagraph"/>
              <w:spacing w:line="210" w:lineRule="exact"/>
              <w:ind w:left="188" w:right="153"/>
              <w:jc w:val="center"/>
              <w:rPr>
                <w:sz w:val="20"/>
              </w:rPr>
            </w:pPr>
            <w:r>
              <w:rPr>
                <w:sz w:val="20"/>
              </w:rPr>
              <w:t>±20.5%</w:t>
            </w:r>
          </w:p>
        </w:tc>
      </w:tr>
      <w:tr w:rsidR="00061F72" w14:paraId="4969F6CD" w14:textId="77777777" w:rsidTr="00D050E7">
        <w:trPr>
          <w:trHeight w:val="229"/>
        </w:trPr>
        <w:tc>
          <w:tcPr>
            <w:tcW w:w="2572" w:type="dxa"/>
            <w:tcBorders>
              <w:top w:val="single" w:sz="6" w:space="0" w:color="000000"/>
              <w:left w:val="double" w:sz="2" w:space="0" w:color="000000"/>
              <w:bottom w:val="single" w:sz="6" w:space="0" w:color="000000"/>
              <w:right w:val="single" w:sz="6" w:space="0" w:color="000000"/>
            </w:tcBorders>
          </w:tcPr>
          <w:p w14:paraId="74B60220" w14:textId="77777777" w:rsidR="00061F72" w:rsidRDefault="00061F72" w:rsidP="00061F72">
            <w:pPr>
              <w:pStyle w:val="TableParagraph"/>
              <w:spacing w:line="210" w:lineRule="exact"/>
              <w:ind w:left="92"/>
              <w:rPr>
                <w:sz w:val="20"/>
              </w:rPr>
            </w:pPr>
            <w:r>
              <w:rPr>
                <w:sz w:val="20"/>
              </w:rPr>
              <w:t>m,p-Xylene (total)</w:t>
            </w:r>
          </w:p>
        </w:tc>
        <w:tc>
          <w:tcPr>
            <w:tcW w:w="2298" w:type="dxa"/>
            <w:tcBorders>
              <w:top w:val="single" w:sz="6" w:space="0" w:color="000000"/>
              <w:left w:val="single" w:sz="6" w:space="0" w:color="000000"/>
              <w:bottom w:val="single" w:sz="6" w:space="0" w:color="000000"/>
              <w:right w:val="single" w:sz="6" w:space="0" w:color="000000"/>
            </w:tcBorders>
          </w:tcPr>
          <w:p w14:paraId="057C71FA" w14:textId="77777777" w:rsidR="00061F72" w:rsidRDefault="00061F72" w:rsidP="00061F72">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122D2A1D" w14:textId="77777777" w:rsidR="00061F72" w:rsidRDefault="00061F72" w:rsidP="00061F72">
            <w:pPr>
              <w:pStyle w:val="TableParagraph"/>
              <w:spacing w:line="210" w:lineRule="exact"/>
              <w:ind w:left="229" w:right="216"/>
              <w:jc w:val="center"/>
              <w:rPr>
                <w:sz w:val="20"/>
              </w:rPr>
            </w:pPr>
            <w:r>
              <w:rPr>
                <w:sz w:val="20"/>
              </w:rPr>
              <w:t>0.620 µg/L</w:t>
            </w:r>
          </w:p>
        </w:tc>
        <w:tc>
          <w:tcPr>
            <w:tcW w:w="1155" w:type="dxa"/>
            <w:tcBorders>
              <w:top w:val="single" w:sz="6" w:space="0" w:color="000000"/>
              <w:left w:val="single" w:sz="6" w:space="0" w:color="000000"/>
              <w:bottom w:val="single" w:sz="6" w:space="0" w:color="000000"/>
              <w:right w:val="single" w:sz="6" w:space="0" w:color="000000"/>
            </w:tcBorders>
          </w:tcPr>
          <w:p w14:paraId="69B5470A" w14:textId="77777777" w:rsidR="00061F72" w:rsidRDefault="00061F72" w:rsidP="00061F72">
            <w:pPr>
              <w:pStyle w:val="TableParagraph"/>
              <w:spacing w:line="210" w:lineRule="exact"/>
              <w:ind w:right="213"/>
              <w:jc w:val="right"/>
              <w:rPr>
                <w:sz w:val="20"/>
              </w:rPr>
            </w:pPr>
            <w:r>
              <w:rPr>
                <w:sz w:val="20"/>
              </w:rPr>
              <w:t>2.0 µg/L</w:t>
            </w:r>
          </w:p>
        </w:tc>
        <w:tc>
          <w:tcPr>
            <w:tcW w:w="3839" w:type="dxa"/>
            <w:tcBorders>
              <w:top w:val="single" w:sz="6" w:space="0" w:color="000000"/>
              <w:left w:val="single" w:sz="6" w:space="0" w:color="000000"/>
              <w:bottom w:val="single" w:sz="6" w:space="0" w:color="000000"/>
              <w:right w:val="single" w:sz="6" w:space="0" w:color="000000"/>
            </w:tcBorders>
          </w:tcPr>
          <w:p w14:paraId="6A7346C9" w14:textId="77777777" w:rsidR="00061F72" w:rsidRDefault="00061F72" w:rsidP="00061F72">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636F8C65" w14:textId="77777777" w:rsidR="00061F72" w:rsidRDefault="00061F72" w:rsidP="00061F72">
            <w:pPr>
              <w:pStyle w:val="TableParagraph"/>
              <w:spacing w:line="210" w:lineRule="exact"/>
              <w:ind w:left="188" w:right="153"/>
              <w:jc w:val="center"/>
              <w:rPr>
                <w:sz w:val="20"/>
              </w:rPr>
            </w:pPr>
            <w:r>
              <w:rPr>
                <w:sz w:val="20"/>
              </w:rPr>
              <w:t>±20.5%</w:t>
            </w:r>
          </w:p>
        </w:tc>
      </w:tr>
      <w:tr w:rsidR="00061F72" w14:paraId="063C34D2" w14:textId="77777777" w:rsidTr="00D050E7">
        <w:trPr>
          <w:trHeight w:val="229"/>
        </w:trPr>
        <w:tc>
          <w:tcPr>
            <w:tcW w:w="2572" w:type="dxa"/>
            <w:tcBorders>
              <w:top w:val="single" w:sz="6" w:space="0" w:color="000000"/>
              <w:left w:val="double" w:sz="2" w:space="0" w:color="000000"/>
              <w:bottom w:val="single" w:sz="6" w:space="0" w:color="000000"/>
              <w:right w:val="single" w:sz="6" w:space="0" w:color="000000"/>
            </w:tcBorders>
          </w:tcPr>
          <w:p w14:paraId="012DF6D6" w14:textId="77777777" w:rsidR="00061F72" w:rsidRDefault="00061F72" w:rsidP="00061F72">
            <w:pPr>
              <w:pStyle w:val="TableParagraph"/>
              <w:spacing w:line="210" w:lineRule="exact"/>
              <w:ind w:left="92"/>
              <w:rPr>
                <w:sz w:val="20"/>
              </w:rPr>
            </w:pPr>
            <w:r>
              <w:rPr>
                <w:sz w:val="20"/>
              </w:rPr>
              <w:t>o-Xylene</w:t>
            </w:r>
          </w:p>
        </w:tc>
        <w:tc>
          <w:tcPr>
            <w:tcW w:w="2298" w:type="dxa"/>
            <w:tcBorders>
              <w:top w:val="single" w:sz="6" w:space="0" w:color="000000"/>
              <w:left w:val="single" w:sz="6" w:space="0" w:color="000000"/>
              <w:bottom w:val="single" w:sz="6" w:space="0" w:color="000000"/>
              <w:right w:val="single" w:sz="6" w:space="0" w:color="000000"/>
            </w:tcBorders>
          </w:tcPr>
          <w:p w14:paraId="5B63137B" w14:textId="77777777" w:rsidR="00061F72" w:rsidRDefault="00061F72" w:rsidP="00061F72">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2EF482E" w14:textId="77777777" w:rsidR="00061F72" w:rsidRDefault="00061F72" w:rsidP="00061F72">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30B0BA45" w14:textId="77777777" w:rsidR="00061F72" w:rsidRDefault="00061F72" w:rsidP="00061F72">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06E6AD55" w14:textId="77777777" w:rsidR="00061F72" w:rsidRDefault="00061F72" w:rsidP="00061F72">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5A944C33" w14:textId="77777777" w:rsidR="00061F72" w:rsidRDefault="00061F72" w:rsidP="00061F72">
            <w:pPr>
              <w:pStyle w:val="TableParagraph"/>
              <w:spacing w:line="210" w:lineRule="exact"/>
              <w:ind w:left="188" w:right="155"/>
              <w:jc w:val="center"/>
              <w:rPr>
                <w:sz w:val="20"/>
              </w:rPr>
            </w:pPr>
            <w:r>
              <w:rPr>
                <w:sz w:val="20"/>
              </w:rPr>
              <w:t>±22%</w:t>
            </w:r>
          </w:p>
        </w:tc>
      </w:tr>
      <w:tr w:rsidR="00061F72" w14:paraId="269ECAF9" w14:textId="77777777" w:rsidTr="00D050E7">
        <w:trPr>
          <w:trHeight w:val="460"/>
        </w:trPr>
        <w:tc>
          <w:tcPr>
            <w:tcW w:w="2572" w:type="dxa"/>
            <w:tcBorders>
              <w:top w:val="single" w:sz="6" w:space="0" w:color="000000"/>
              <w:left w:val="double" w:sz="2" w:space="0" w:color="000000"/>
              <w:bottom w:val="single" w:sz="6" w:space="0" w:color="000000"/>
              <w:right w:val="single" w:sz="6" w:space="0" w:color="000000"/>
            </w:tcBorders>
          </w:tcPr>
          <w:p w14:paraId="4EC30C2B" w14:textId="77777777" w:rsidR="00061F72" w:rsidRDefault="00061F72" w:rsidP="00061F72">
            <w:pPr>
              <w:pStyle w:val="TableParagraph"/>
              <w:spacing w:line="230" w:lineRule="exact"/>
              <w:ind w:left="92" w:right="569"/>
              <w:rPr>
                <w:sz w:val="20"/>
              </w:rPr>
            </w:pPr>
            <w:r>
              <w:rPr>
                <w:sz w:val="20"/>
              </w:rPr>
              <w:t>1,2-Dichloroethane-D4 (surrogate)</w:t>
            </w:r>
          </w:p>
        </w:tc>
        <w:tc>
          <w:tcPr>
            <w:tcW w:w="2298" w:type="dxa"/>
            <w:tcBorders>
              <w:top w:val="single" w:sz="6" w:space="0" w:color="000000"/>
              <w:left w:val="single" w:sz="6" w:space="0" w:color="000000"/>
              <w:bottom w:val="single" w:sz="6" w:space="0" w:color="000000"/>
              <w:right w:val="single" w:sz="6" w:space="0" w:color="000000"/>
            </w:tcBorders>
          </w:tcPr>
          <w:p w14:paraId="2BB6AA16" w14:textId="77777777" w:rsidR="00061F72" w:rsidRDefault="00061F72" w:rsidP="00061F72">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19A7C704" w14:textId="77777777" w:rsidR="00061F72" w:rsidRDefault="00061F72" w:rsidP="00061F72">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548AA0B2" w14:textId="77777777" w:rsidR="00061F72" w:rsidRDefault="00061F72" w:rsidP="00061F72">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543A800" w14:textId="77777777" w:rsidR="00061F72" w:rsidRDefault="00061F72" w:rsidP="00061F72">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6F90F1F2" w14:textId="77777777" w:rsidR="00061F72" w:rsidRDefault="00061F72" w:rsidP="00061F72">
            <w:pPr>
              <w:pStyle w:val="TableParagraph"/>
              <w:spacing w:line="228" w:lineRule="exact"/>
              <w:ind w:left="188" w:right="153"/>
              <w:jc w:val="center"/>
              <w:rPr>
                <w:sz w:val="20"/>
              </w:rPr>
            </w:pPr>
            <w:r>
              <w:rPr>
                <w:sz w:val="20"/>
              </w:rPr>
              <w:t>±18.5%</w:t>
            </w:r>
          </w:p>
        </w:tc>
      </w:tr>
      <w:tr w:rsidR="00061F72" w14:paraId="5491D332" w14:textId="77777777" w:rsidTr="00D050E7">
        <w:trPr>
          <w:trHeight w:val="460"/>
        </w:trPr>
        <w:tc>
          <w:tcPr>
            <w:tcW w:w="2572" w:type="dxa"/>
            <w:tcBorders>
              <w:top w:val="single" w:sz="6" w:space="0" w:color="000000"/>
              <w:left w:val="double" w:sz="2" w:space="0" w:color="000000"/>
              <w:bottom w:val="single" w:sz="6" w:space="0" w:color="000000"/>
              <w:right w:val="single" w:sz="6" w:space="0" w:color="000000"/>
            </w:tcBorders>
          </w:tcPr>
          <w:p w14:paraId="34DD8840" w14:textId="77777777" w:rsidR="00061F72" w:rsidRDefault="00061F72" w:rsidP="00061F72">
            <w:pPr>
              <w:pStyle w:val="TableParagraph"/>
              <w:spacing w:line="230" w:lineRule="exact"/>
              <w:ind w:left="92" w:right="563"/>
              <w:rPr>
                <w:sz w:val="20"/>
              </w:rPr>
            </w:pPr>
            <w:r>
              <w:rPr>
                <w:sz w:val="20"/>
              </w:rPr>
              <w:t>4-Bromofluorobenzene (surrogate)</w:t>
            </w:r>
          </w:p>
        </w:tc>
        <w:tc>
          <w:tcPr>
            <w:tcW w:w="2298" w:type="dxa"/>
            <w:tcBorders>
              <w:top w:val="single" w:sz="6" w:space="0" w:color="000000"/>
              <w:left w:val="single" w:sz="6" w:space="0" w:color="000000"/>
              <w:bottom w:val="single" w:sz="6" w:space="0" w:color="000000"/>
              <w:right w:val="single" w:sz="6" w:space="0" w:color="000000"/>
            </w:tcBorders>
          </w:tcPr>
          <w:p w14:paraId="31C0D844" w14:textId="77777777" w:rsidR="00061F72" w:rsidRDefault="00061F72" w:rsidP="00061F72">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4E357A73" w14:textId="77777777" w:rsidR="00061F72" w:rsidRDefault="00061F72" w:rsidP="00061F72">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74A76E22" w14:textId="77777777" w:rsidR="00061F72" w:rsidRDefault="00061F72" w:rsidP="00061F72">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5638FED1" w14:textId="77777777" w:rsidR="00061F72" w:rsidRDefault="00061F72" w:rsidP="00061F72">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63948A7D" w14:textId="77777777" w:rsidR="00061F72" w:rsidRDefault="00061F72" w:rsidP="00061F72">
            <w:pPr>
              <w:pStyle w:val="TableParagraph"/>
              <w:spacing w:line="228" w:lineRule="exact"/>
              <w:ind w:left="188" w:right="153"/>
              <w:jc w:val="center"/>
              <w:rPr>
                <w:sz w:val="20"/>
              </w:rPr>
            </w:pPr>
            <w:r>
              <w:rPr>
                <w:sz w:val="20"/>
              </w:rPr>
              <w:t>±14.4%</w:t>
            </w:r>
          </w:p>
        </w:tc>
      </w:tr>
      <w:tr w:rsidR="00061F72" w14:paraId="78E20739" w14:textId="77777777" w:rsidTr="00D050E7">
        <w:trPr>
          <w:trHeight w:val="460"/>
        </w:trPr>
        <w:tc>
          <w:tcPr>
            <w:tcW w:w="2572" w:type="dxa"/>
            <w:tcBorders>
              <w:top w:val="single" w:sz="6" w:space="0" w:color="000000"/>
              <w:left w:val="double" w:sz="2" w:space="0" w:color="000000"/>
              <w:bottom w:val="double" w:sz="2" w:space="0" w:color="000000"/>
              <w:right w:val="single" w:sz="6" w:space="0" w:color="000000"/>
            </w:tcBorders>
          </w:tcPr>
          <w:p w14:paraId="796013AE" w14:textId="77777777" w:rsidR="00061F72" w:rsidRDefault="00061F72" w:rsidP="00061F72">
            <w:pPr>
              <w:pStyle w:val="TableParagraph"/>
              <w:spacing w:line="227" w:lineRule="exact"/>
              <w:ind w:left="92"/>
              <w:rPr>
                <w:sz w:val="20"/>
              </w:rPr>
            </w:pPr>
            <w:r>
              <w:rPr>
                <w:sz w:val="20"/>
              </w:rPr>
              <w:t>Toluene D-8</w:t>
            </w:r>
          </w:p>
          <w:p w14:paraId="75DFF757" w14:textId="77777777" w:rsidR="00061F72" w:rsidRDefault="00061F72" w:rsidP="00061F72">
            <w:pPr>
              <w:pStyle w:val="TableParagraph"/>
              <w:spacing w:line="214" w:lineRule="exact"/>
              <w:ind w:left="92"/>
              <w:rPr>
                <w:sz w:val="20"/>
              </w:rPr>
            </w:pPr>
            <w:r>
              <w:rPr>
                <w:sz w:val="20"/>
              </w:rPr>
              <w:t>(surrogate)</w:t>
            </w:r>
          </w:p>
        </w:tc>
        <w:tc>
          <w:tcPr>
            <w:tcW w:w="2298" w:type="dxa"/>
            <w:tcBorders>
              <w:top w:val="single" w:sz="6" w:space="0" w:color="000000"/>
              <w:left w:val="single" w:sz="6" w:space="0" w:color="000000"/>
              <w:bottom w:val="double" w:sz="2" w:space="0" w:color="000000"/>
              <w:right w:val="single" w:sz="6" w:space="0" w:color="000000"/>
            </w:tcBorders>
          </w:tcPr>
          <w:p w14:paraId="2C20ABA2" w14:textId="77777777" w:rsidR="00061F72" w:rsidRDefault="00061F72" w:rsidP="00061F72">
            <w:pPr>
              <w:pStyle w:val="TableParagraph"/>
              <w:spacing w:line="227" w:lineRule="exact"/>
              <w:ind w:left="107"/>
              <w:rPr>
                <w:sz w:val="20"/>
              </w:rPr>
            </w:pPr>
            <w:r>
              <w:rPr>
                <w:sz w:val="20"/>
              </w:rPr>
              <w:t>EPA 624</w:t>
            </w:r>
          </w:p>
        </w:tc>
        <w:tc>
          <w:tcPr>
            <w:tcW w:w="2228" w:type="dxa"/>
            <w:tcBorders>
              <w:top w:val="single" w:sz="6" w:space="0" w:color="000000"/>
              <w:left w:val="single" w:sz="6" w:space="0" w:color="000000"/>
              <w:bottom w:val="double" w:sz="2" w:space="0" w:color="000000"/>
              <w:right w:val="single" w:sz="6" w:space="0" w:color="000000"/>
            </w:tcBorders>
          </w:tcPr>
          <w:p w14:paraId="7C653665" w14:textId="77777777" w:rsidR="00061F72" w:rsidRDefault="00061F72" w:rsidP="00061F72">
            <w:pPr>
              <w:pStyle w:val="TableParagraph"/>
              <w:rPr>
                <w:sz w:val="20"/>
              </w:rPr>
            </w:pPr>
          </w:p>
        </w:tc>
        <w:tc>
          <w:tcPr>
            <w:tcW w:w="1155" w:type="dxa"/>
            <w:tcBorders>
              <w:top w:val="single" w:sz="6" w:space="0" w:color="000000"/>
              <w:left w:val="single" w:sz="6" w:space="0" w:color="000000"/>
              <w:bottom w:val="double" w:sz="2" w:space="0" w:color="000000"/>
              <w:right w:val="single" w:sz="6" w:space="0" w:color="000000"/>
            </w:tcBorders>
          </w:tcPr>
          <w:p w14:paraId="51E4CB02" w14:textId="77777777" w:rsidR="00061F72" w:rsidRDefault="00061F72" w:rsidP="00061F72">
            <w:pPr>
              <w:pStyle w:val="TableParagraph"/>
              <w:rPr>
                <w:sz w:val="20"/>
              </w:rPr>
            </w:pPr>
          </w:p>
        </w:tc>
        <w:tc>
          <w:tcPr>
            <w:tcW w:w="3839" w:type="dxa"/>
            <w:tcBorders>
              <w:top w:val="single" w:sz="6" w:space="0" w:color="000000"/>
              <w:left w:val="single" w:sz="6" w:space="0" w:color="000000"/>
              <w:bottom w:val="double" w:sz="2" w:space="0" w:color="000000"/>
              <w:right w:val="single" w:sz="6" w:space="0" w:color="000000"/>
            </w:tcBorders>
          </w:tcPr>
          <w:p w14:paraId="514CF18E" w14:textId="77777777" w:rsidR="00061F72" w:rsidRDefault="00061F72" w:rsidP="00061F72">
            <w:pPr>
              <w:pStyle w:val="TableParagraph"/>
              <w:rPr>
                <w:sz w:val="20"/>
              </w:rPr>
            </w:pPr>
          </w:p>
        </w:tc>
        <w:tc>
          <w:tcPr>
            <w:tcW w:w="1571" w:type="dxa"/>
            <w:tcBorders>
              <w:top w:val="single" w:sz="6" w:space="0" w:color="000000"/>
              <w:left w:val="single" w:sz="6" w:space="0" w:color="000000"/>
              <w:bottom w:val="double" w:sz="2" w:space="0" w:color="000000"/>
              <w:right w:val="double" w:sz="2" w:space="0" w:color="000000"/>
            </w:tcBorders>
          </w:tcPr>
          <w:p w14:paraId="0FDBA8A9" w14:textId="77777777" w:rsidR="00061F72" w:rsidRDefault="00061F72" w:rsidP="00061F72">
            <w:pPr>
              <w:pStyle w:val="TableParagraph"/>
              <w:spacing w:line="227" w:lineRule="exact"/>
              <w:ind w:left="188" w:right="153"/>
              <w:jc w:val="center"/>
              <w:rPr>
                <w:sz w:val="20"/>
              </w:rPr>
            </w:pPr>
            <w:r>
              <w:rPr>
                <w:sz w:val="20"/>
              </w:rPr>
              <w:t>±11.5%</w:t>
            </w:r>
          </w:p>
        </w:tc>
      </w:tr>
    </w:tbl>
    <w:p w14:paraId="123C1FE1" w14:textId="77777777" w:rsidR="00CB62C7" w:rsidRDefault="00CB62C7" w:rsidP="00CB62C7">
      <w:pPr>
        <w:spacing w:before="90"/>
        <w:ind w:left="820"/>
        <w:rPr>
          <w:b/>
          <w:sz w:val="24"/>
        </w:rPr>
      </w:pPr>
      <w:bookmarkStart w:id="168" w:name="_bookmark8"/>
      <w:bookmarkStart w:id="169" w:name="_Hlk116644188"/>
      <w:bookmarkEnd w:id="144"/>
      <w:bookmarkEnd w:id="152"/>
      <w:bookmarkEnd w:id="168"/>
    </w:p>
    <w:p w14:paraId="279FAC1E" w14:textId="77777777" w:rsidR="00CB62C7" w:rsidRDefault="00CB62C7" w:rsidP="00CB62C7">
      <w:pPr>
        <w:spacing w:before="90"/>
        <w:ind w:left="820"/>
        <w:rPr>
          <w:b/>
          <w:sz w:val="24"/>
        </w:rPr>
      </w:pPr>
    </w:p>
    <w:p w14:paraId="339AC946" w14:textId="77777777" w:rsidR="00CB62C7" w:rsidRDefault="00CB62C7" w:rsidP="00CB62C7">
      <w:pPr>
        <w:spacing w:before="90"/>
        <w:ind w:left="820"/>
        <w:rPr>
          <w:b/>
          <w:sz w:val="24"/>
        </w:rPr>
      </w:pPr>
    </w:p>
    <w:p w14:paraId="54285C1E" w14:textId="77777777" w:rsidR="00CB62C7" w:rsidRDefault="00CB62C7" w:rsidP="00CB62C7">
      <w:pPr>
        <w:spacing w:before="90"/>
        <w:ind w:left="820"/>
        <w:rPr>
          <w:b/>
          <w:sz w:val="24"/>
        </w:rPr>
      </w:pPr>
    </w:p>
    <w:p w14:paraId="2B62D500" w14:textId="77777777" w:rsidR="00CB62C7" w:rsidRDefault="00CB62C7" w:rsidP="00CB62C7">
      <w:pPr>
        <w:spacing w:before="90"/>
        <w:ind w:left="820"/>
        <w:rPr>
          <w:b/>
          <w:sz w:val="24"/>
        </w:rPr>
      </w:pPr>
    </w:p>
    <w:p w14:paraId="09921C46" w14:textId="77777777" w:rsidR="00CB62C7" w:rsidRDefault="00CB62C7" w:rsidP="00CB62C7">
      <w:pPr>
        <w:spacing w:before="90"/>
        <w:ind w:left="820"/>
        <w:rPr>
          <w:b/>
          <w:sz w:val="24"/>
        </w:rPr>
      </w:pPr>
    </w:p>
    <w:p w14:paraId="4553508B" w14:textId="77777777" w:rsidR="00CB62C7" w:rsidRDefault="00CB62C7" w:rsidP="00CB62C7">
      <w:pPr>
        <w:spacing w:before="90"/>
        <w:ind w:left="820"/>
        <w:rPr>
          <w:b/>
          <w:sz w:val="24"/>
        </w:rPr>
      </w:pPr>
    </w:p>
    <w:p w14:paraId="2845B74B" w14:textId="77777777" w:rsidR="00CB62C7" w:rsidRDefault="00CB62C7" w:rsidP="00CB62C7">
      <w:pPr>
        <w:spacing w:before="90"/>
        <w:ind w:left="820"/>
        <w:rPr>
          <w:b/>
          <w:sz w:val="24"/>
        </w:rPr>
      </w:pPr>
    </w:p>
    <w:p w14:paraId="15958713" w14:textId="77777777" w:rsidR="00CB62C7" w:rsidRDefault="00CB62C7" w:rsidP="00CB62C7">
      <w:pPr>
        <w:spacing w:before="90"/>
        <w:ind w:left="820"/>
        <w:rPr>
          <w:b/>
          <w:sz w:val="24"/>
        </w:rPr>
      </w:pPr>
    </w:p>
    <w:p w14:paraId="246B9AAD" w14:textId="77777777" w:rsidR="00CB62C7" w:rsidRDefault="00CB62C7" w:rsidP="00CB62C7">
      <w:pPr>
        <w:spacing w:before="90"/>
        <w:ind w:left="820"/>
        <w:rPr>
          <w:b/>
          <w:sz w:val="24"/>
        </w:rPr>
      </w:pPr>
    </w:p>
    <w:p w14:paraId="6BC4FA0B" w14:textId="3966D4FE" w:rsidR="00555404" w:rsidRDefault="00555404" w:rsidP="00F91D88">
      <w:pPr>
        <w:pStyle w:val="Caption"/>
        <w:rPr>
          <w:b/>
          <w:i w:val="0"/>
          <w:color w:val="auto"/>
          <w:sz w:val="24"/>
          <w:szCs w:val="24"/>
        </w:rPr>
      </w:pPr>
    </w:p>
    <w:p w14:paraId="3E4C8776" w14:textId="5D71A49D" w:rsidR="00CB62C7" w:rsidRPr="00555404" w:rsidRDefault="00F91D88" w:rsidP="00F91D88">
      <w:pPr>
        <w:pStyle w:val="Caption"/>
        <w:rPr>
          <w:b/>
          <w:i w:val="0"/>
          <w:color w:val="auto"/>
          <w:sz w:val="24"/>
          <w:szCs w:val="24"/>
        </w:rPr>
      </w:pPr>
      <w:bookmarkStart w:id="170" w:name="_Ref125971578"/>
      <w:bookmarkStart w:id="171" w:name="_Toc126826252"/>
      <w:r w:rsidRPr="00555404">
        <w:rPr>
          <w:b/>
          <w:i w:val="0"/>
          <w:color w:val="auto"/>
          <w:sz w:val="24"/>
          <w:szCs w:val="24"/>
        </w:rPr>
        <w:t xml:space="preserve">Table </w:t>
      </w:r>
      <w:r w:rsidRPr="00555404">
        <w:rPr>
          <w:b/>
          <w:i w:val="0"/>
          <w:color w:val="auto"/>
          <w:sz w:val="24"/>
          <w:szCs w:val="24"/>
        </w:rPr>
        <w:fldChar w:fldCharType="begin"/>
      </w:r>
      <w:r w:rsidRPr="00555404">
        <w:rPr>
          <w:b/>
          <w:i w:val="0"/>
          <w:color w:val="auto"/>
          <w:sz w:val="24"/>
          <w:szCs w:val="24"/>
        </w:rPr>
        <w:instrText xml:space="preserve"> SEQ Table \* ARABIC </w:instrText>
      </w:r>
      <w:r w:rsidRPr="00555404">
        <w:rPr>
          <w:b/>
          <w:i w:val="0"/>
          <w:color w:val="auto"/>
          <w:sz w:val="24"/>
          <w:szCs w:val="24"/>
        </w:rPr>
        <w:fldChar w:fldCharType="separate"/>
      </w:r>
      <w:r w:rsidR="00F4536B" w:rsidRPr="00555404">
        <w:rPr>
          <w:b/>
          <w:i w:val="0"/>
          <w:noProof/>
          <w:color w:val="auto"/>
          <w:sz w:val="24"/>
          <w:szCs w:val="24"/>
        </w:rPr>
        <w:t>5</w:t>
      </w:r>
      <w:r w:rsidRPr="00555404">
        <w:rPr>
          <w:b/>
          <w:i w:val="0"/>
          <w:color w:val="auto"/>
          <w:sz w:val="24"/>
          <w:szCs w:val="24"/>
        </w:rPr>
        <w:fldChar w:fldCharType="end"/>
      </w:r>
      <w:bookmarkEnd w:id="170"/>
      <w:r w:rsidRPr="00555404">
        <w:rPr>
          <w:b/>
          <w:i w:val="0"/>
          <w:color w:val="auto"/>
          <w:sz w:val="24"/>
          <w:szCs w:val="24"/>
        </w:rPr>
        <w:t>. Data Quality Objectives for Metals Collected for Agency Baseline (Supplied by SGS Laboratories, Anchorage, AK; and ALS Laboratories, Kelso, WA)</w:t>
      </w:r>
      <w:bookmarkEnd w:id="171"/>
    </w:p>
    <w:p w14:paraId="18F589BE" w14:textId="77777777" w:rsidR="00CB62C7" w:rsidRDefault="00CB62C7" w:rsidP="00CB62C7">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821"/>
        <w:gridCol w:w="2516"/>
        <w:gridCol w:w="2424"/>
        <w:gridCol w:w="1813"/>
        <w:gridCol w:w="1703"/>
        <w:gridCol w:w="2430"/>
      </w:tblGrid>
      <w:tr w:rsidR="00CB62C7" w14:paraId="6D5C7155" w14:textId="77777777" w:rsidTr="0027703A">
        <w:trPr>
          <w:trHeight w:val="890"/>
        </w:trPr>
        <w:tc>
          <w:tcPr>
            <w:tcW w:w="2821" w:type="dxa"/>
            <w:tcBorders>
              <w:bottom w:val="single" w:sz="6" w:space="0" w:color="000000"/>
              <w:right w:val="single" w:sz="6" w:space="0" w:color="000000"/>
            </w:tcBorders>
          </w:tcPr>
          <w:p w14:paraId="1EB209A1" w14:textId="77777777" w:rsidR="00CB62C7" w:rsidRPr="00A54D7E" w:rsidRDefault="00CB62C7" w:rsidP="00D050E7">
            <w:pPr>
              <w:pStyle w:val="TableParagraph"/>
              <w:rPr>
                <w:b/>
              </w:rPr>
            </w:pPr>
          </w:p>
          <w:p w14:paraId="2F282388" w14:textId="77777777" w:rsidR="00CB62C7" w:rsidRPr="00A54D7E" w:rsidRDefault="00CB62C7" w:rsidP="00D050E7">
            <w:pPr>
              <w:pStyle w:val="TableParagraph"/>
              <w:spacing w:before="1"/>
              <w:ind w:left="92"/>
              <w:rPr>
                <w:b/>
                <w:sz w:val="24"/>
              </w:rPr>
            </w:pPr>
            <w:r w:rsidRPr="00A54D7E">
              <w:rPr>
                <w:b/>
                <w:sz w:val="24"/>
              </w:rPr>
              <w:t>PARAMETER</w:t>
            </w:r>
          </w:p>
        </w:tc>
        <w:tc>
          <w:tcPr>
            <w:tcW w:w="2516" w:type="dxa"/>
            <w:tcBorders>
              <w:left w:val="single" w:sz="6" w:space="0" w:color="000000"/>
              <w:bottom w:val="single" w:sz="6" w:space="0" w:color="000000"/>
              <w:right w:val="single" w:sz="6" w:space="0" w:color="000000"/>
            </w:tcBorders>
          </w:tcPr>
          <w:p w14:paraId="31E7DB2B" w14:textId="77777777" w:rsidR="00CB62C7" w:rsidRPr="00A54D7E" w:rsidRDefault="00CB62C7" w:rsidP="00D050E7">
            <w:pPr>
              <w:pStyle w:val="TableParagraph"/>
              <w:rPr>
                <w:b/>
              </w:rPr>
            </w:pPr>
          </w:p>
          <w:p w14:paraId="26CFD465" w14:textId="77777777" w:rsidR="00CB62C7" w:rsidRPr="00A54D7E" w:rsidRDefault="00CB62C7" w:rsidP="00D050E7">
            <w:pPr>
              <w:pStyle w:val="TableParagraph"/>
              <w:spacing w:before="1"/>
              <w:ind w:left="107"/>
              <w:rPr>
                <w:b/>
                <w:sz w:val="24"/>
              </w:rPr>
            </w:pPr>
            <w:r w:rsidRPr="00A54D7E">
              <w:rPr>
                <w:b/>
                <w:sz w:val="24"/>
              </w:rPr>
              <w:t>METHOD</w:t>
            </w:r>
          </w:p>
        </w:tc>
        <w:tc>
          <w:tcPr>
            <w:tcW w:w="2424" w:type="dxa"/>
            <w:tcBorders>
              <w:left w:val="single" w:sz="6" w:space="0" w:color="000000"/>
              <w:bottom w:val="single" w:sz="6" w:space="0" w:color="000000"/>
              <w:right w:val="single" w:sz="6" w:space="0" w:color="000000"/>
            </w:tcBorders>
          </w:tcPr>
          <w:p w14:paraId="0E13DD05" w14:textId="0256B2B5" w:rsidR="00CB62C7" w:rsidRPr="00A54D7E" w:rsidRDefault="00CB62C7" w:rsidP="00D050E7">
            <w:pPr>
              <w:pStyle w:val="TableParagraph"/>
              <w:spacing w:before="116"/>
              <w:ind w:left="748" w:right="296" w:hanging="414"/>
              <w:rPr>
                <w:b/>
                <w:sz w:val="24"/>
              </w:rPr>
            </w:pPr>
            <w:r w:rsidRPr="00A54D7E">
              <w:rPr>
                <w:b/>
                <w:sz w:val="24"/>
              </w:rPr>
              <w:t>SENSITIVITY (DL)</w:t>
            </w:r>
          </w:p>
        </w:tc>
        <w:tc>
          <w:tcPr>
            <w:tcW w:w="1813" w:type="dxa"/>
            <w:tcBorders>
              <w:left w:val="single" w:sz="6" w:space="0" w:color="000000"/>
              <w:bottom w:val="single" w:sz="6" w:space="0" w:color="000000"/>
              <w:right w:val="single" w:sz="6" w:space="0" w:color="000000"/>
            </w:tcBorders>
            <w:vAlign w:val="center"/>
          </w:tcPr>
          <w:p w14:paraId="2B12B061" w14:textId="66A191C6" w:rsidR="00CB62C7" w:rsidRPr="00A54D7E" w:rsidRDefault="00CB62C7" w:rsidP="00D050E7">
            <w:pPr>
              <w:pStyle w:val="TableParagraph"/>
              <w:spacing w:before="46"/>
              <w:ind w:left="478" w:right="460"/>
              <w:jc w:val="center"/>
              <w:rPr>
                <w:b/>
                <w:sz w:val="24"/>
              </w:rPr>
            </w:pPr>
            <w:r w:rsidRPr="00A54D7E">
              <w:rPr>
                <w:b/>
                <w:sz w:val="24"/>
              </w:rPr>
              <w:t>LOQ</w:t>
            </w:r>
          </w:p>
        </w:tc>
        <w:tc>
          <w:tcPr>
            <w:tcW w:w="1703" w:type="dxa"/>
            <w:tcBorders>
              <w:left w:val="single" w:sz="6" w:space="0" w:color="000000"/>
              <w:bottom w:val="single" w:sz="6" w:space="0" w:color="000000"/>
              <w:right w:val="single" w:sz="6" w:space="0" w:color="000000"/>
            </w:tcBorders>
            <w:vAlign w:val="center"/>
          </w:tcPr>
          <w:p w14:paraId="07054F7C" w14:textId="30364E05" w:rsidR="00CB62C7" w:rsidRDefault="00CB62C7" w:rsidP="0027703A">
            <w:pPr>
              <w:pStyle w:val="TableParagraph"/>
              <w:spacing w:before="45"/>
              <w:ind w:right="416"/>
              <w:jc w:val="center"/>
              <w:rPr>
                <w:b/>
                <w:sz w:val="20"/>
              </w:rPr>
            </w:pPr>
            <w:r>
              <w:rPr>
                <w:b/>
                <w:sz w:val="20"/>
              </w:rPr>
              <w:t xml:space="preserve">OVERALL PROJECT </w:t>
            </w:r>
            <w:r w:rsidR="0027703A">
              <w:rPr>
                <w:b/>
                <w:sz w:val="20"/>
              </w:rPr>
              <w:t xml:space="preserve">   </w:t>
            </w:r>
            <w:r>
              <w:rPr>
                <w:b/>
                <w:sz w:val="20"/>
              </w:rPr>
              <w:t>PRECISION</w:t>
            </w:r>
            <w:r w:rsidR="0027703A">
              <w:rPr>
                <w:rStyle w:val="FootnoteReference"/>
                <w:b/>
                <w:sz w:val="20"/>
              </w:rPr>
              <w:footnoteReference w:id="5"/>
            </w:r>
          </w:p>
        </w:tc>
        <w:tc>
          <w:tcPr>
            <w:tcW w:w="2430" w:type="dxa"/>
            <w:tcBorders>
              <w:left w:val="single" w:sz="6" w:space="0" w:color="000000"/>
              <w:bottom w:val="single" w:sz="6" w:space="0" w:color="000000"/>
            </w:tcBorders>
          </w:tcPr>
          <w:p w14:paraId="71C6FE24" w14:textId="77777777" w:rsidR="00CB62C7" w:rsidRDefault="00CB62C7" w:rsidP="00D050E7">
            <w:pPr>
              <w:pStyle w:val="TableParagraph"/>
              <w:spacing w:before="7"/>
              <w:rPr>
                <w:b/>
                <w:sz w:val="26"/>
              </w:rPr>
            </w:pPr>
          </w:p>
          <w:p w14:paraId="7A10B0D2" w14:textId="77777777" w:rsidR="00CB62C7" w:rsidRDefault="00CB62C7" w:rsidP="00D050E7">
            <w:pPr>
              <w:pStyle w:val="TableParagraph"/>
              <w:ind w:left="318" w:right="281"/>
              <w:jc w:val="center"/>
              <w:rPr>
                <w:b/>
                <w:sz w:val="24"/>
              </w:rPr>
            </w:pPr>
            <w:r>
              <w:rPr>
                <w:b/>
                <w:sz w:val="24"/>
              </w:rPr>
              <w:t>ACCURACY</w:t>
            </w:r>
          </w:p>
        </w:tc>
      </w:tr>
      <w:tr w:rsidR="00CB62C7" w14:paraId="207859BB" w14:textId="77777777" w:rsidTr="0027703A">
        <w:trPr>
          <w:trHeight w:val="828"/>
        </w:trPr>
        <w:tc>
          <w:tcPr>
            <w:tcW w:w="2821" w:type="dxa"/>
            <w:tcBorders>
              <w:top w:val="single" w:sz="6" w:space="0" w:color="000000"/>
              <w:bottom w:val="single" w:sz="6" w:space="0" w:color="000000"/>
              <w:right w:val="single" w:sz="6" w:space="0" w:color="000000"/>
            </w:tcBorders>
          </w:tcPr>
          <w:p w14:paraId="0E74AC43" w14:textId="77777777" w:rsidR="00CB62C7" w:rsidRPr="00A54D7E" w:rsidRDefault="00CB62C7" w:rsidP="00D050E7">
            <w:pPr>
              <w:pStyle w:val="TableParagraph"/>
              <w:spacing w:line="274" w:lineRule="exact"/>
              <w:ind w:left="92"/>
              <w:rPr>
                <w:sz w:val="24"/>
              </w:rPr>
            </w:pPr>
            <w:r w:rsidRPr="00A54D7E">
              <w:rPr>
                <w:sz w:val="24"/>
              </w:rPr>
              <w:t>Hardness</w:t>
            </w:r>
          </w:p>
        </w:tc>
        <w:tc>
          <w:tcPr>
            <w:tcW w:w="2516" w:type="dxa"/>
            <w:tcBorders>
              <w:top w:val="single" w:sz="6" w:space="0" w:color="000000"/>
              <w:left w:val="single" w:sz="6" w:space="0" w:color="000000"/>
              <w:bottom w:val="single" w:sz="6" w:space="0" w:color="000000"/>
              <w:right w:val="single" w:sz="6" w:space="0" w:color="000000"/>
            </w:tcBorders>
          </w:tcPr>
          <w:p w14:paraId="2D014CD9" w14:textId="77777777" w:rsidR="00CB62C7" w:rsidRPr="008200D5" w:rsidRDefault="00CB62C7" w:rsidP="00D050E7">
            <w:pPr>
              <w:pStyle w:val="TableParagraph"/>
              <w:spacing w:line="273" w:lineRule="exact"/>
              <w:ind w:left="107"/>
              <w:rPr>
                <w:sz w:val="24"/>
              </w:rPr>
            </w:pPr>
            <w:commentRangeStart w:id="172"/>
            <w:r w:rsidRPr="00A54D7E">
              <w:rPr>
                <w:sz w:val="24"/>
              </w:rPr>
              <w:t>Calculated from Ca, total</w:t>
            </w:r>
            <w:r>
              <w:rPr>
                <w:sz w:val="24"/>
              </w:rPr>
              <w:t xml:space="preserve"> </w:t>
            </w:r>
            <w:r w:rsidRPr="00A54D7E">
              <w:rPr>
                <w:position w:val="1"/>
                <w:sz w:val="24"/>
              </w:rPr>
              <w:t xml:space="preserve">and Mg, total </w:t>
            </w:r>
            <w:commentRangeEnd w:id="172"/>
            <w:r w:rsidR="00A33EC3">
              <w:rPr>
                <w:rStyle w:val="CommentReference"/>
              </w:rPr>
              <w:commentReference w:id="172"/>
            </w:r>
            <w:r w:rsidRPr="00A54D7E">
              <w:rPr>
                <w:position w:val="1"/>
                <w:sz w:val="24"/>
              </w:rPr>
              <w:t>as CaCO</w:t>
            </w:r>
            <w:r w:rsidRPr="00A54D7E">
              <w:rPr>
                <w:sz w:val="16"/>
              </w:rPr>
              <w:t xml:space="preserve">3 </w:t>
            </w:r>
            <w:r w:rsidRPr="00A54D7E">
              <w:rPr>
                <w:position w:val="1"/>
                <w:sz w:val="24"/>
              </w:rPr>
              <w:t>+ MgCO</w:t>
            </w:r>
            <w:r w:rsidRPr="00A54D7E">
              <w:rPr>
                <w:sz w:val="16"/>
              </w:rPr>
              <w:t>3</w:t>
            </w:r>
          </w:p>
        </w:tc>
        <w:tc>
          <w:tcPr>
            <w:tcW w:w="2424" w:type="dxa"/>
            <w:tcBorders>
              <w:top w:val="single" w:sz="6" w:space="0" w:color="000000"/>
              <w:left w:val="single" w:sz="6" w:space="0" w:color="000000"/>
              <w:bottom w:val="single" w:sz="6" w:space="0" w:color="000000"/>
              <w:right w:val="single" w:sz="6" w:space="0" w:color="000000"/>
            </w:tcBorders>
          </w:tcPr>
          <w:p w14:paraId="25EDF7C0" w14:textId="77777777" w:rsidR="00CB62C7" w:rsidRPr="00A54D7E" w:rsidRDefault="00CB62C7" w:rsidP="00D050E7">
            <w:pPr>
              <w:pStyle w:val="TableParagraph"/>
            </w:pPr>
          </w:p>
        </w:tc>
        <w:tc>
          <w:tcPr>
            <w:tcW w:w="1813" w:type="dxa"/>
            <w:tcBorders>
              <w:top w:val="single" w:sz="6" w:space="0" w:color="000000"/>
              <w:left w:val="single" w:sz="6" w:space="0" w:color="000000"/>
              <w:bottom w:val="single" w:sz="6" w:space="0" w:color="000000"/>
              <w:right w:val="single" w:sz="6" w:space="0" w:color="000000"/>
            </w:tcBorders>
          </w:tcPr>
          <w:p w14:paraId="35464F33" w14:textId="77777777" w:rsidR="00CB62C7" w:rsidRPr="00A54D7E" w:rsidRDefault="00CB62C7" w:rsidP="00D050E7">
            <w:pPr>
              <w:pStyle w:val="TableParagraph"/>
            </w:pPr>
          </w:p>
        </w:tc>
        <w:tc>
          <w:tcPr>
            <w:tcW w:w="1703" w:type="dxa"/>
            <w:tcBorders>
              <w:top w:val="single" w:sz="6" w:space="0" w:color="000000"/>
              <w:left w:val="single" w:sz="6" w:space="0" w:color="000000"/>
              <w:bottom w:val="single" w:sz="6" w:space="0" w:color="000000"/>
              <w:right w:val="single" w:sz="6" w:space="0" w:color="000000"/>
            </w:tcBorders>
          </w:tcPr>
          <w:p w14:paraId="6559382F" w14:textId="77777777" w:rsidR="00CB62C7" w:rsidRDefault="00CB62C7" w:rsidP="00D050E7">
            <w:pPr>
              <w:pStyle w:val="TableParagraph"/>
            </w:pPr>
          </w:p>
        </w:tc>
        <w:tc>
          <w:tcPr>
            <w:tcW w:w="2430" w:type="dxa"/>
            <w:tcBorders>
              <w:top w:val="single" w:sz="6" w:space="0" w:color="000000"/>
              <w:left w:val="single" w:sz="6" w:space="0" w:color="000000"/>
              <w:bottom w:val="single" w:sz="6" w:space="0" w:color="000000"/>
            </w:tcBorders>
          </w:tcPr>
          <w:p w14:paraId="2ACD490E" w14:textId="77777777" w:rsidR="00CB62C7" w:rsidRDefault="00CB62C7" w:rsidP="00D050E7">
            <w:pPr>
              <w:pStyle w:val="TableParagraph"/>
            </w:pPr>
          </w:p>
        </w:tc>
      </w:tr>
      <w:tr w:rsidR="00CB62C7" w14:paraId="72A6EED5" w14:textId="77777777" w:rsidTr="0027703A">
        <w:trPr>
          <w:trHeight w:val="265"/>
        </w:trPr>
        <w:tc>
          <w:tcPr>
            <w:tcW w:w="2821" w:type="dxa"/>
            <w:tcBorders>
              <w:top w:val="single" w:sz="6" w:space="0" w:color="000000"/>
              <w:bottom w:val="single" w:sz="6" w:space="0" w:color="000000"/>
              <w:right w:val="single" w:sz="6" w:space="0" w:color="000000"/>
            </w:tcBorders>
          </w:tcPr>
          <w:p w14:paraId="441724E3" w14:textId="77777777" w:rsidR="00CB62C7" w:rsidRPr="008200D5" w:rsidRDefault="00CB62C7" w:rsidP="00D050E7">
            <w:pPr>
              <w:pStyle w:val="TableParagraph"/>
              <w:spacing w:line="246" w:lineRule="exact"/>
              <w:ind w:left="92"/>
              <w:rPr>
                <w:sz w:val="24"/>
              </w:rPr>
            </w:pPr>
            <w:r w:rsidRPr="008200D5">
              <w:rPr>
                <w:sz w:val="24"/>
              </w:rPr>
              <w:t>Calcium, total</w:t>
            </w:r>
          </w:p>
        </w:tc>
        <w:tc>
          <w:tcPr>
            <w:tcW w:w="2516" w:type="dxa"/>
            <w:tcBorders>
              <w:top w:val="single" w:sz="6" w:space="0" w:color="000000"/>
              <w:left w:val="single" w:sz="6" w:space="0" w:color="000000"/>
              <w:bottom w:val="single" w:sz="6" w:space="0" w:color="000000"/>
              <w:right w:val="single" w:sz="6" w:space="0" w:color="000000"/>
            </w:tcBorders>
          </w:tcPr>
          <w:p w14:paraId="46EEFD05" w14:textId="77777777" w:rsidR="00CB62C7" w:rsidRDefault="00CB62C7" w:rsidP="00D050E7">
            <w:pPr>
              <w:pStyle w:val="TableParagraph"/>
              <w:spacing w:line="246"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596D7983" w14:textId="77777777" w:rsidR="00CB62C7" w:rsidRDefault="00CB62C7" w:rsidP="00D050E7">
            <w:pPr>
              <w:pStyle w:val="TableParagraph"/>
              <w:spacing w:line="246" w:lineRule="exact"/>
              <w:ind w:right="648"/>
              <w:jc w:val="right"/>
              <w:rPr>
                <w:sz w:val="24"/>
              </w:rPr>
            </w:pPr>
            <w:r>
              <w:rPr>
                <w:sz w:val="24"/>
              </w:rPr>
              <w:t>0.9 µg/L</w:t>
            </w:r>
          </w:p>
        </w:tc>
        <w:tc>
          <w:tcPr>
            <w:tcW w:w="1813" w:type="dxa"/>
            <w:tcBorders>
              <w:top w:val="single" w:sz="6" w:space="0" w:color="000000"/>
              <w:left w:val="single" w:sz="6" w:space="0" w:color="000000"/>
              <w:bottom w:val="single" w:sz="6" w:space="0" w:color="000000"/>
              <w:right w:val="single" w:sz="6" w:space="0" w:color="000000"/>
            </w:tcBorders>
          </w:tcPr>
          <w:p w14:paraId="57DB887B" w14:textId="77777777" w:rsidR="00CB62C7" w:rsidRDefault="00CB62C7" w:rsidP="00D050E7">
            <w:pPr>
              <w:pStyle w:val="TableParagraph"/>
              <w:spacing w:line="246" w:lineRule="exact"/>
              <w:ind w:left="468"/>
              <w:rPr>
                <w:sz w:val="24"/>
              </w:rPr>
            </w:pPr>
            <w:r>
              <w:rPr>
                <w:sz w:val="24"/>
              </w:rPr>
              <w:t>4.0 mg/L</w:t>
            </w:r>
          </w:p>
        </w:tc>
        <w:tc>
          <w:tcPr>
            <w:tcW w:w="1703" w:type="dxa"/>
            <w:tcBorders>
              <w:top w:val="single" w:sz="6" w:space="0" w:color="000000"/>
              <w:left w:val="single" w:sz="6" w:space="0" w:color="000000"/>
              <w:bottom w:val="single" w:sz="6" w:space="0" w:color="000000"/>
              <w:right w:val="single" w:sz="6" w:space="0" w:color="000000"/>
            </w:tcBorders>
          </w:tcPr>
          <w:p w14:paraId="1C0FB41F" w14:textId="77777777" w:rsidR="00CB62C7" w:rsidRDefault="00CB62C7" w:rsidP="00D050E7">
            <w:pPr>
              <w:pStyle w:val="TableParagraph"/>
              <w:spacing w:line="246" w:lineRule="exact"/>
              <w:ind w:left="516"/>
              <w:rPr>
                <w:sz w:val="24"/>
              </w:rPr>
            </w:pPr>
            <w:r>
              <w:rPr>
                <w:sz w:val="24"/>
              </w:rPr>
              <w:t>≤ 20 RPD</w:t>
            </w:r>
          </w:p>
        </w:tc>
        <w:tc>
          <w:tcPr>
            <w:tcW w:w="2430" w:type="dxa"/>
            <w:tcBorders>
              <w:top w:val="single" w:sz="6" w:space="0" w:color="000000"/>
              <w:left w:val="single" w:sz="6" w:space="0" w:color="000000"/>
              <w:bottom w:val="single" w:sz="6" w:space="0" w:color="000000"/>
            </w:tcBorders>
          </w:tcPr>
          <w:p w14:paraId="217DD025" w14:textId="77777777" w:rsidR="00CB62C7" w:rsidRDefault="00CB62C7" w:rsidP="00D050E7">
            <w:pPr>
              <w:pStyle w:val="TableParagraph"/>
              <w:spacing w:line="246" w:lineRule="exact"/>
              <w:ind w:left="318" w:right="281"/>
              <w:jc w:val="center"/>
              <w:rPr>
                <w:sz w:val="24"/>
              </w:rPr>
            </w:pPr>
            <w:r>
              <w:rPr>
                <w:sz w:val="24"/>
              </w:rPr>
              <w:t>85 – 115  %LCS</w:t>
            </w:r>
          </w:p>
        </w:tc>
      </w:tr>
      <w:tr w:rsidR="00CB62C7" w14:paraId="30EE7739" w14:textId="77777777" w:rsidTr="0027703A">
        <w:trPr>
          <w:trHeight w:val="275"/>
        </w:trPr>
        <w:tc>
          <w:tcPr>
            <w:tcW w:w="2821" w:type="dxa"/>
            <w:tcBorders>
              <w:top w:val="single" w:sz="6" w:space="0" w:color="000000"/>
              <w:bottom w:val="single" w:sz="6" w:space="0" w:color="000000"/>
              <w:right w:val="single" w:sz="6" w:space="0" w:color="000000"/>
            </w:tcBorders>
          </w:tcPr>
          <w:p w14:paraId="092567F4" w14:textId="77777777" w:rsidR="00CB62C7" w:rsidRPr="008200D5" w:rsidRDefault="00CB62C7" w:rsidP="00D050E7">
            <w:pPr>
              <w:pStyle w:val="TableParagraph"/>
              <w:spacing w:line="255" w:lineRule="exact"/>
              <w:ind w:left="92"/>
              <w:rPr>
                <w:sz w:val="24"/>
              </w:rPr>
            </w:pPr>
            <w:r w:rsidRPr="008200D5">
              <w:rPr>
                <w:sz w:val="24"/>
              </w:rPr>
              <w:t>Iron, total</w:t>
            </w:r>
          </w:p>
        </w:tc>
        <w:tc>
          <w:tcPr>
            <w:tcW w:w="2516" w:type="dxa"/>
            <w:tcBorders>
              <w:top w:val="single" w:sz="6" w:space="0" w:color="000000"/>
              <w:left w:val="single" w:sz="6" w:space="0" w:color="000000"/>
              <w:bottom w:val="single" w:sz="6" w:space="0" w:color="000000"/>
              <w:right w:val="single" w:sz="6" w:space="0" w:color="000000"/>
            </w:tcBorders>
          </w:tcPr>
          <w:p w14:paraId="7B11B7CE" w14:textId="77777777" w:rsidR="00CB62C7" w:rsidRDefault="00CB62C7" w:rsidP="00D050E7">
            <w:pPr>
              <w:pStyle w:val="TableParagraph"/>
              <w:spacing w:line="255"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71C55491" w14:textId="77777777" w:rsidR="00CB62C7" w:rsidRDefault="00CB62C7" w:rsidP="00D050E7">
            <w:pPr>
              <w:pStyle w:val="TableParagraph"/>
              <w:spacing w:line="255" w:lineRule="exact"/>
              <w:ind w:right="648"/>
              <w:jc w:val="right"/>
              <w:rPr>
                <w:sz w:val="24"/>
              </w:rPr>
            </w:pPr>
            <w:r>
              <w:rPr>
                <w:sz w:val="24"/>
              </w:rPr>
              <w:t>3.0 µg/L</w:t>
            </w:r>
          </w:p>
        </w:tc>
        <w:tc>
          <w:tcPr>
            <w:tcW w:w="1813" w:type="dxa"/>
            <w:tcBorders>
              <w:top w:val="single" w:sz="6" w:space="0" w:color="000000"/>
              <w:left w:val="single" w:sz="6" w:space="0" w:color="000000"/>
              <w:bottom w:val="single" w:sz="6" w:space="0" w:color="000000"/>
              <w:right w:val="single" w:sz="6" w:space="0" w:color="000000"/>
            </w:tcBorders>
          </w:tcPr>
          <w:p w14:paraId="3A4A2CE5" w14:textId="77777777" w:rsidR="00CB62C7" w:rsidRDefault="00CB62C7" w:rsidP="00D050E7">
            <w:pPr>
              <w:pStyle w:val="TableParagraph"/>
              <w:spacing w:line="255" w:lineRule="exact"/>
              <w:ind w:left="468"/>
              <w:rPr>
                <w:sz w:val="24"/>
              </w:rPr>
            </w:pPr>
            <w:r>
              <w:rPr>
                <w:sz w:val="24"/>
              </w:rPr>
              <w:t>8.0 mg/L</w:t>
            </w:r>
          </w:p>
        </w:tc>
        <w:tc>
          <w:tcPr>
            <w:tcW w:w="1703" w:type="dxa"/>
            <w:tcBorders>
              <w:top w:val="single" w:sz="6" w:space="0" w:color="000000"/>
              <w:left w:val="single" w:sz="6" w:space="0" w:color="000000"/>
              <w:bottom w:val="single" w:sz="6" w:space="0" w:color="000000"/>
              <w:right w:val="single" w:sz="6" w:space="0" w:color="000000"/>
            </w:tcBorders>
          </w:tcPr>
          <w:p w14:paraId="4AA92E86" w14:textId="77777777" w:rsidR="00CB62C7" w:rsidRDefault="00CB62C7" w:rsidP="00D050E7">
            <w:pPr>
              <w:pStyle w:val="TableParagraph"/>
              <w:spacing w:line="255" w:lineRule="exact"/>
              <w:ind w:left="516"/>
              <w:rPr>
                <w:sz w:val="24"/>
              </w:rPr>
            </w:pPr>
            <w:r>
              <w:rPr>
                <w:sz w:val="24"/>
              </w:rPr>
              <w:t>≤ 20 RPD</w:t>
            </w:r>
          </w:p>
        </w:tc>
        <w:tc>
          <w:tcPr>
            <w:tcW w:w="2430" w:type="dxa"/>
            <w:tcBorders>
              <w:top w:val="single" w:sz="6" w:space="0" w:color="000000"/>
              <w:left w:val="single" w:sz="6" w:space="0" w:color="000000"/>
              <w:bottom w:val="single" w:sz="6" w:space="0" w:color="000000"/>
            </w:tcBorders>
          </w:tcPr>
          <w:p w14:paraId="576AA2A5" w14:textId="77777777" w:rsidR="00CB62C7" w:rsidRDefault="00CB62C7" w:rsidP="00D050E7">
            <w:pPr>
              <w:pStyle w:val="TableParagraph"/>
              <w:spacing w:line="255" w:lineRule="exact"/>
              <w:ind w:left="318" w:right="281"/>
              <w:jc w:val="center"/>
              <w:rPr>
                <w:sz w:val="24"/>
              </w:rPr>
            </w:pPr>
            <w:r>
              <w:rPr>
                <w:sz w:val="24"/>
              </w:rPr>
              <w:t>85 – 115  %LCS</w:t>
            </w:r>
          </w:p>
        </w:tc>
      </w:tr>
      <w:tr w:rsidR="00CB62C7" w14:paraId="4F17031F" w14:textId="77777777" w:rsidTr="0027703A">
        <w:trPr>
          <w:trHeight w:val="276"/>
        </w:trPr>
        <w:tc>
          <w:tcPr>
            <w:tcW w:w="2821" w:type="dxa"/>
            <w:tcBorders>
              <w:top w:val="single" w:sz="6" w:space="0" w:color="000000"/>
              <w:bottom w:val="single" w:sz="6" w:space="0" w:color="000000"/>
              <w:right w:val="single" w:sz="6" w:space="0" w:color="000000"/>
            </w:tcBorders>
          </w:tcPr>
          <w:p w14:paraId="47609308" w14:textId="77777777" w:rsidR="00CB62C7" w:rsidRPr="008200D5" w:rsidRDefault="00CB62C7" w:rsidP="00D050E7">
            <w:pPr>
              <w:pStyle w:val="TableParagraph"/>
              <w:spacing w:line="257" w:lineRule="exact"/>
              <w:ind w:left="92"/>
              <w:rPr>
                <w:sz w:val="24"/>
              </w:rPr>
            </w:pPr>
            <w:r w:rsidRPr="008200D5">
              <w:rPr>
                <w:sz w:val="24"/>
              </w:rPr>
              <w:t>Magnesium, total</w:t>
            </w:r>
          </w:p>
        </w:tc>
        <w:tc>
          <w:tcPr>
            <w:tcW w:w="2516" w:type="dxa"/>
            <w:tcBorders>
              <w:top w:val="single" w:sz="6" w:space="0" w:color="000000"/>
              <w:left w:val="single" w:sz="6" w:space="0" w:color="000000"/>
              <w:bottom w:val="single" w:sz="6" w:space="0" w:color="000000"/>
              <w:right w:val="single" w:sz="6" w:space="0" w:color="000000"/>
            </w:tcBorders>
          </w:tcPr>
          <w:p w14:paraId="5EF58521" w14:textId="77777777" w:rsidR="00CB62C7" w:rsidRDefault="00CB62C7" w:rsidP="00D050E7">
            <w:pPr>
              <w:pStyle w:val="TableParagraph"/>
              <w:spacing w:line="257"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0C011A0F" w14:textId="77777777" w:rsidR="00CB62C7" w:rsidRDefault="00CB62C7" w:rsidP="00D050E7">
            <w:pPr>
              <w:pStyle w:val="TableParagraph"/>
              <w:spacing w:line="257" w:lineRule="exact"/>
              <w:ind w:right="648"/>
              <w:jc w:val="right"/>
              <w:rPr>
                <w:sz w:val="24"/>
              </w:rPr>
            </w:pPr>
            <w:r>
              <w:rPr>
                <w:sz w:val="24"/>
              </w:rPr>
              <w:t>0.3 µg/L</w:t>
            </w:r>
          </w:p>
        </w:tc>
        <w:tc>
          <w:tcPr>
            <w:tcW w:w="1813" w:type="dxa"/>
            <w:tcBorders>
              <w:top w:val="single" w:sz="6" w:space="0" w:color="000000"/>
              <w:left w:val="single" w:sz="6" w:space="0" w:color="000000"/>
              <w:bottom w:val="single" w:sz="6" w:space="0" w:color="000000"/>
              <w:right w:val="single" w:sz="6" w:space="0" w:color="000000"/>
            </w:tcBorders>
          </w:tcPr>
          <w:p w14:paraId="2151677A" w14:textId="77777777" w:rsidR="00CB62C7" w:rsidRDefault="00CB62C7" w:rsidP="00D050E7">
            <w:pPr>
              <w:pStyle w:val="TableParagraph"/>
              <w:spacing w:line="257" w:lineRule="exact"/>
              <w:ind w:left="478" w:right="460"/>
              <w:jc w:val="center"/>
              <w:rPr>
                <w:sz w:val="24"/>
              </w:rPr>
            </w:pPr>
            <w:r>
              <w:rPr>
                <w:sz w:val="24"/>
              </w:rPr>
              <w:t>2.0 mg/L</w:t>
            </w:r>
          </w:p>
        </w:tc>
        <w:tc>
          <w:tcPr>
            <w:tcW w:w="1703" w:type="dxa"/>
            <w:tcBorders>
              <w:top w:val="single" w:sz="6" w:space="0" w:color="000000"/>
              <w:left w:val="single" w:sz="6" w:space="0" w:color="000000"/>
              <w:bottom w:val="single" w:sz="6" w:space="0" w:color="000000"/>
              <w:right w:val="single" w:sz="6" w:space="0" w:color="000000"/>
            </w:tcBorders>
          </w:tcPr>
          <w:p w14:paraId="4AFB655F" w14:textId="77777777" w:rsidR="00CB62C7" w:rsidRDefault="00CB62C7" w:rsidP="00D050E7">
            <w:pPr>
              <w:pStyle w:val="TableParagraph"/>
              <w:spacing w:line="257" w:lineRule="exact"/>
              <w:ind w:left="516"/>
              <w:rPr>
                <w:sz w:val="24"/>
              </w:rPr>
            </w:pPr>
            <w:r>
              <w:rPr>
                <w:sz w:val="24"/>
              </w:rPr>
              <w:t>≤ 20 RPD</w:t>
            </w:r>
          </w:p>
        </w:tc>
        <w:tc>
          <w:tcPr>
            <w:tcW w:w="2430" w:type="dxa"/>
            <w:tcBorders>
              <w:top w:val="single" w:sz="6" w:space="0" w:color="000000"/>
              <w:left w:val="single" w:sz="6" w:space="0" w:color="000000"/>
              <w:bottom w:val="single" w:sz="6" w:space="0" w:color="000000"/>
            </w:tcBorders>
          </w:tcPr>
          <w:p w14:paraId="296CD43D" w14:textId="77777777" w:rsidR="00CB62C7" w:rsidRDefault="00CB62C7" w:rsidP="00D050E7">
            <w:pPr>
              <w:pStyle w:val="TableParagraph"/>
              <w:spacing w:line="257" w:lineRule="exact"/>
              <w:ind w:left="318" w:right="281"/>
              <w:jc w:val="center"/>
              <w:rPr>
                <w:sz w:val="24"/>
              </w:rPr>
            </w:pPr>
            <w:r>
              <w:rPr>
                <w:sz w:val="24"/>
              </w:rPr>
              <w:t>85 – 115  %LCS</w:t>
            </w:r>
          </w:p>
        </w:tc>
      </w:tr>
      <w:tr w:rsidR="00CB62C7" w14:paraId="565C7940" w14:textId="77777777" w:rsidTr="0027703A">
        <w:trPr>
          <w:trHeight w:val="551"/>
        </w:trPr>
        <w:tc>
          <w:tcPr>
            <w:tcW w:w="2821" w:type="dxa"/>
            <w:tcBorders>
              <w:top w:val="single" w:sz="6" w:space="0" w:color="000000"/>
              <w:bottom w:val="single" w:sz="6" w:space="0" w:color="000000"/>
              <w:right w:val="single" w:sz="6" w:space="0" w:color="000000"/>
            </w:tcBorders>
          </w:tcPr>
          <w:p w14:paraId="40DFA9BB" w14:textId="77777777" w:rsidR="00CB62C7" w:rsidRDefault="00CB62C7" w:rsidP="00D050E7">
            <w:pPr>
              <w:pStyle w:val="TableParagraph"/>
              <w:spacing w:line="272" w:lineRule="exact"/>
              <w:ind w:left="92"/>
              <w:rPr>
                <w:sz w:val="24"/>
              </w:rPr>
            </w:pPr>
            <w:r>
              <w:rPr>
                <w:sz w:val="24"/>
              </w:rPr>
              <w:t>Arsenic, dissolved</w:t>
            </w:r>
          </w:p>
        </w:tc>
        <w:tc>
          <w:tcPr>
            <w:tcW w:w="2516" w:type="dxa"/>
            <w:tcBorders>
              <w:top w:val="single" w:sz="6" w:space="0" w:color="000000"/>
              <w:left w:val="single" w:sz="6" w:space="0" w:color="000000"/>
              <w:bottom w:val="single" w:sz="6" w:space="0" w:color="000000"/>
              <w:right w:val="single" w:sz="6" w:space="0" w:color="000000"/>
            </w:tcBorders>
          </w:tcPr>
          <w:p w14:paraId="5F7F533B" w14:textId="77777777" w:rsidR="00CB62C7" w:rsidRDefault="00CB62C7" w:rsidP="00D050E7">
            <w:pPr>
              <w:pStyle w:val="TableParagraph"/>
              <w:spacing w:line="272"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32A8F8A5" w14:textId="77777777" w:rsidR="00CB62C7" w:rsidRDefault="00CB62C7" w:rsidP="00D050E7">
            <w:pPr>
              <w:pStyle w:val="TableParagraph"/>
              <w:spacing w:line="272" w:lineRule="exact"/>
              <w:ind w:right="672"/>
              <w:jc w:val="right"/>
              <w:rPr>
                <w:sz w:val="24"/>
              </w:rPr>
            </w:pPr>
            <w:r>
              <w:rPr>
                <w:sz w:val="24"/>
              </w:rPr>
              <w:t>1.5 µg/L</w:t>
            </w:r>
          </w:p>
        </w:tc>
        <w:tc>
          <w:tcPr>
            <w:tcW w:w="1813" w:type="dxa"/>
            <w:tcBorders>
              <w:top w:val="single" w:sz="6" w:space="0" w:color="000000"/>
              <w:left w:val="single" w:sz="6" w:space="0" w:color="000000"/>
              <w:bottom w:val="single" w:sz="6" w:space="0" w:color="000000"/>
              <w:right w:val="single" w:sz="6" w:space="0" w:color="000000"/>
            </w:tcBorders>
          </w:tcPr>
          <w:p w14:paraId="17578F3C" w14:textId="77777777" w:rsidR="00CB62C7" w:rsidRDefault="00CB62C7" w:rsidP="00D050E7">
            <w:pPr>
              <w:pStyle w:val="TableParagraph"/>
              <w:spacing w:line="272" w:lineRule="exact"/>
              <w:ind w:left="492"/>
              <w:rPr>
                <w:sz w:val="24"/>
              </w:rPr>
            </w:pPr>
            <w:r>
              <w:rPr>
                <w:sz w:val="24"/>
              </w:rPr>
              <w:t>5.0 µg/L</w:t>
            </w:r>
          </w:p>
        </w:tc>
        <w:tc>
          <w:tcPr>
            <w:tcW w:w="1703" w:type="dxa"/>
            <w:tcBorders>
              <w:top w:val="single" w:sz="6" w:space="0" w:color="000000"/>
              <w:left w:val="single" w:sz="6" w:space="0" w:color="000000"/>
              <w:bottom w:val="single" w:sz="6" w:space="0" w:color="000000"/>
              <w:right w:val="single" w:sz="6" w:space="0" w:color="000000"/>
            </w:tcBorders>
          </w:tcPr>
          <w:p w14:paraId="151EBA9B" w14:textId="77777777" w:rsidR="00CB62C7" w:rsidRDefault="00CB62C7" w:rsidP="00D050E7">
            <w:pPr>
              <w:pStyle w:val="TableParagraph"/>
              <w:spacing w:line="272" w:lineRule="exact"/>
              <w:ind w:left="516"/>
              <w:rPr>
                <w:sz w:val="24"/>
              </w:rPr>
            </w:pPr>
            <w:r>
              <w:rPr>
                <w:sz w:val="24"/>
              </w:rPr>
              <w:t>≤ 20 RPD</w:t>
            </w:r>
          </w:p>
        </w:tc>
        <w:tc>
          <w:tcPr>
            <w:tcW w:w="2430" w:type="dxa"/>
            <w:tcBorders>
              <w:top w:val="single" w:sz="6" w:space="0" w:color="000000"/>
              <w:left w:val="single" w:sz="6" w:space="0" w:color="000000"/>
              <w:bottom w:val="single" w:sz="6" w:space="0" w:color="000000"/>
            </w:tcBorders>
          </w:tcPr>
          <w:p w14:paraId="56E97C90" w14:textId="77777777" w:rsidR="00CB62C7" w:rsidRDefault="00CB62C7" w:rsidP="00D050E7">
            <w:pPr>
              <w:pStyle w:val="TableParagraph"/>
              <w:spacing w:line="272" w:lineRule="exact"/>
              <w:ind w:left="318" w:right="281"/>
              <w:jc w:val="center"/>
              <w:rPr>
                <w:sz w:val="24"/>
              </w:rPr>
            </w:pPr>
            <w:r>
              <w:rPr>
                <w:sz w:val="24"/>
              </w:rPr>
              <w:t>±15 % LFB</w:t>
            </w:r>
          </w:p>
        </w:tc>
      </w:tr>
      <w:tr w:rsidR="00CB62C7" w14:paraId="46FC2087" w14:textId="77777777" w:rsidTr="0027703A">
        <w:trPr>
          <w:trHeight w:val="276"/>
        </w:trPr>
        <w:tc>
          <w:tcPr>
            <w:tcW w:w="2821" w:type="dxa"/>
            <w:tcBorders>
              <w:top w:val="single" w:sz="6" w:space="0" w:color="000000"/>
              <w:bottom w:val="single" w:sz="6" w:space="0" w:color="000000"/>
              <w:right w:val="single" w:sz="6" w:space="0" w:color="000000"/>
            </w:tcBorders>
          </w:tcPr>
          <w:p w14:paraId="34A47D65" w14:textId="77777777" w:rsidR="00CB62C7" w:rsidRDefault="00CB62C7" w:rsidP="00D050E7">
            <w:pPr>
              <w:pStyle w:val="TableParagraph"/>
              <w:spacing w:line="257" w:lineRule="exact"/>
              <w:ind w:left="92"/>
              <w:rPr>
                <w:sz w:val="24"/>
              </w:rPr>
            </w:pPr>
            <w:r>
              <w:rPr>
                <w:sz w:val="24"/>
              </w:rPr>
              <w:t>Cadmium, dissolved</w:t>
            </w:r>
          </w:p>
        </w:tc>
        <w:tc>
          <w:tcPr>
            <w:tcW w:w="2516" w:type="dxa"/>
            <w:tcBorders>
              <w:top w:val="single" w:sz="6" w:space="0" w:color="000000"/>
              <w:left w:val="single" w:sz="6" w:space="0" w:color="000000"/>
              <w:bottom w:val="single" w:sz="6" w:space="0" w:color="000000"/>
              <w:right w:val="single" w:sz="6" w:space="0" w:color="000000"/>
            </w:tcBorders>
          </w:tcPr>
          <w:p w14:paraId="256B49CF" w14:textId="77777777" w:rsidR="00CB62C7" w:rsidRDefault="00CB62C7" w:rsidP="00D050E7">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1FFB53EE" w14:textId="77777777" w:rsidR="00CB62C7" w:rsidRDefault="00CB62C7" w:rsidP="00D050E7">
            <w:pPr>
              <w:pStyle w:val="TableParagraph"/>
              <w:spacing w:line="257" w:lineRule="exact"/>
              <w:ind w:right="612"/>
              <w:jc w:val="right"/>
              <w:rPr>
                <w:sz w:val="24"/>
              </w:rPr>
            </w:pPr>
            <w:r>
              <w:rPr>
                <w:sz w:val="24"/>
              </w:rPr>
              <w:t>0.15 µg/L</w:t>
            </w:r>
          </w:p>
        </w:tc>
        <w:tc>
          <w:tcPr>
            <w:tcW w:w="1813" w:type="dxa"/>
            <w:tcBorders>
              <w:top w:val="single" w:sz="6" w:space="0" w:color="000000"/>
              <w:left w:val="single" w:sz="6" w:space="0" w:color="000000"/>
              <w:bottom w:val="single" w:sz="6" w:space="0" w:color="000000"/>
              <w:right w:val="single" w:sz="6" w:space="0" w:color="000000"/>
            </w:tcBorders>
          </w:tcPr>
          <w:p w14:paraId="07CFA11D" w14:textId="77777777" w:rsidR="00CB62C7" w:rsidRDefault="00CB62C7" w:rsidP="00D050E7">
            <w:pPr>
              <w:pStyle w:val="TableParagraph"/>
              <w:spacing w:line="257" w:lineRule="exact"/>
              <w:ind w:left="432"/>
              <w:rPr>
                <w:sz w:val="24"/>
              </w:rPr>
            </w:pPr>
            <w:r>
              <w:rPr>
                <w:sz w:val="24"/>
              </w:rPr>
              <w:t>0.50 µg/L</w:t>
            </w:r>
          </w:p>
        </w:tc>
        <w:tc>
          <w:tcPr>
            <w:tcW w:w="1703" w:type="dxa"/>
            <w:tcBorders>
              <w:top w:val="single" w:sz="6" w:space="0" w:color="000000"/>
              <w:left w:val="single" w:sz="6" w:space="0" w:color="000000"/>
              <w:bottom w:val="single" w:sz="6" w:space="0" w:color="000000"/>
              <w:right w:val="single" w:sz="6" w:space="0" w:color="000000"/>
            </w:tcBorders>
          </w:tcPr>
          <w:p w14:paraId="43648C3C" w14:textId="77777777" w:rsidR="00CB62C7" w:rsidRDefault="00CB62C7" w:rsidP="00D050E7">
            <w:pPr>
              <w:pStyle w:val="TableParagraph"/>
              <w:spacing w:line="257" w:lineRule="exact"/>
              <w:ind w:left="516"/>
              <w:rPr>
                <w:sz w:val="24"/>
              </w:rPr>
            </w:pPr>
            <w:r>
              <w:rPr>
                <w:sz w:val="24"/>
              </w:rPr>
              <w:t>≤ 20 RPD</w:t>
            </w:r>
          </w:p>
        </w:tc>
        <w:tc>
          <w:tcPr>
            <w:tcW w:w="2430" w:type="dxa"/>
            <w:tcBorders>
              <w:top w:val="single" w:sz="6" w:space="0" w:color="000000"/>
              <w:left w:val="single" w:sz="6" w:space="0" w:color="000000"/>
              <w:bottom w:val="single" w:sz="6" w:space="0" w:color="000000"/>
            </w:tcBorders>
          </w:tcPr>
          <w:p w14:paraId="0364A434" w14:textId="77777777" w:rsidR="00CB62C7" w:rsidRDefault="00CB62C7" w:rsidP="00D050E7">
            <w:pPr>
              <w:pStyle w:val="TableParagraph"/>
              <w:spacing w:line="257" w:lineRule="exact"/>
              <w:ind w:left="318" w:right="281"/>
              <w:jc w:val="center"/>
              <w:rPr>
                <w:sz w:val="24"/>
              </w:rPr>
            </w:pPr>
            <w:r>
              <w:rPr>
                <w:sz w:val="24"/>
              </w:rPr>
              <w:t>±15 % LFB</w:t>
            </w:r>
          </w:p>
        </w:tc>
      </w:tr>
      <w:tr w:rsidR="00CB62C7" w14:paraId="1DDB5BBC" w14:textId="77777777" w:rsidTr="0027703A">
        <w:trPr>
          <w:trHeight w:val="275"/>
        </w:trPr>
        <w:tc>
          <w:tcPr>
            <w:tcW w:w="2821" w:type="dxa"/>
            <w:tcBorders>
              <w:top w:val="single" w:sz="6" w:space="0" w:color="000000"/>
              <w:bottom w:val="single" w:sz="6" w:space="0" w:color="000000"/>
              <w:right w:val="single" w:sz="6" w:space="0" w:color="000000"/>
            </w:tcBorders>
          </w:tcPr>
          <w:p w14:paraId="5178B960" w14:textId="77777777" w:rsidR="00CB62C7" w:rsidRDefault="00CB62C7" w:rsidP="00D050E7">
            <w:pPr>
              <w:pStyle w:val="TableParagraph"/>
              <w:spacing w:line="255" w:lineRule="exact"/>
              <w:ind w:left="92"/>
              <w:rPr>
                <w:sz w:val="24"/>
              </w:rPr>
            </w:pPr>
            <w:r>
              <w:rPr>
                <w:sz w:val="24"/>
              </w:rPr>
              <w:t>Chromium, dissolved</w:t>
            </w:r>
          </w:p>
        </w:tc>
        <w:tc>
          <w:tcPr>
            <w:tcW w:w="2516" w:type="dxa"/>
            <w:tcBorders>
              <w:top w:val="single" w:sz="6" w:space="0" w:color="000000"/>
              <w:left w:val="single" w:sz="6" w:space="0" w:color="000000"/>
              <w:bottom w:val="single" w:sz="6" w:space="0" w:color="000000"/>
              <w:right w:val="single" w:sz="6" w:space="0" w:color="000000"/>
            </w:tcBorders>
          </w:tcPr>
          <w:p w14:paraId="1F6C8C04" w14:textId="77777777" w:rsidR="00CB62C7" w:rsidRDefault="00CB62C7" w:rsidP="00D050E7">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22443DC3" w14:textId="77777777" w:rsidR="00CB62C7" w:rsidRDefault="00CB62C7" w:rsidP="00D050E7">
            <w:pPr>
              <w:pStyle w:val="TableParagraph"/>
              <w:spacing w:line="255" w:lineRule="exact"/>
              <w:ind w:right="612"/>
              <w:jc w:val="right"/>
              <w:rPr>
                <w:sz w:val="24"/>
              </w:rPr>
            </w:pPr>
            <w:r>
              <w:rPr>
                <w:sz w:val="24"/>
              </w:rPr>
              <w:t>0.78 µg/L</w:t>
            </w:r>
          </w:p>
        </w:tc>
        <w:tc>
          <w:tcPr>
            <w:tcW w:w="1813" w:type="dxa"/>
            <w:tcBorders>
              <w:top w:val="single" w:sz="6" w:space="0" w:color="000000"/>
              <w:left w:val="single" w:sz="6" w:space="0" w:color="000000"/>
              <w:bottom w:val="single" w:sz="6" w:space="0" w:color="000000"/>
              <w:right w:val="single" w:sz="6" w:space="0" w:color="000000"/>
            </w:tcBorders>
          </w:tcPr>
          <w:p w14:paraId="2F02202E" w14:textId="77777777" w:rsidR="00CB62C7" w:rsidRDefault="00CB62C7" w:rsidP="00D050E7">
            <w:pPr>
              <w:pStyle w:val="TableParagraph"/>
              <w:spacing w:line="255" w:lineRule="exact"/>
              <w:ind w:left="492"/>
              <w:rPr>
                <w:sz w:val="24"/>
              </w:rPr>
            </w:pPr>
            <w:r>
              <w:rPr>
                <w:sz w:val="24"/>
              </w:rPr>
              <w:t>2.0 µg/L</w:t>
            </w:r>
          </w:p>
        </w:tc>
        <w:tc>
          <w:tcPr>
            <w:tcW w:w="1703" w:type="dxa"/>
            <w:tcBorders>
              <w:top w:val="single" w:sz="6" w:space="0" w:color="000000"/>
              <w:left w:val="single" w:sz="6" w:space="0" w:color="000000"/>
              <w:bottom w:val="single" w:sz="6" w:space="0" w:color="000000"/>
              <w:right w:val="single" w:sz="6" w:space="0" w:color="000000"/>
            </w:tcBorders>
          </w:tcPr>
          <w:p w14:paraId="7F996358" w14:textId="77777777" w:rsidR="00CB62C7" w:rsidRDefault="00CB62C7" w:rsidP="00D050E7">
            <w:pPr>
              <w:pStyle w:val="TableParagraph"/>
              <w:spacing w:line="255" w:lineRule="exact"/>
              <w:ind w:left="516"/>
              <w:rPr>
                <w:sz w:val="24"/>
              </w:rPr>
            </w:pPr>
            <w:r>
              <w:rPr>
                <w:sz w:val="24"/>
              </w:rPr>
              <w:t>≤ 20 RPD</w:t>
            </w:r>
          </w:p>
        </w:tc>
        <w:tc>
          <w:tcPr>
            <w:tcW w:w="2430" w:type="dxa"/>
            <w:tcBorders>
              <w:top w:val="single" w:sz="6" w:space="0" w:color="000000"/>
              <w:left w:val="single" w:sz="6" w:space="0" w:color="000000"/>
              <w:bottom w:val="single" w:sz="6" w:space="0" w:color="000000"/>
            </w:tcBorders>
          </w:tcPr>
          <w:p w14:paraId="3A85109E" w14:textId="77777777" w:rsidR="00CB62C7" w:rsidRDefault="00CB62C7" w:rsidP="00D050E7">
            <w:pPr>
              <w:pStyle w:val="TableParagraph"/>
              <w:spacing w:line="255" w:lineRule="exact"/>
              <w:ind w:left="318" w:right="281"/>
              <w:jc w:val="center"/>
              <w:rPr>
                <w:sz w:val="24"/>
              </w:rPr>
            </w:pPr>
            <w:r>
              <w:rPr>
                <w:sz w:val="24"/>
              </w:rPr>
              <w:t>±15 % LFB</w:t>
            </w:r>
          </w:p>
        </w:tc>
      </w:tr>
      <w:tr w:rsidR="00CB62C7" w14:paraId="7806AFCB" w14:textId="77777777" w:rsidTr="0027703A">
        <w:trPr>
          <w:trHeight w:val="276"/>
        </w:trPr>
        <w:tc>
          <w:tcPr>
            <w:tcW w:w="2821" w:type="dxa"/>
            <w:tcBorders>
              <w:top w:val="single" w:sz="6" w:space="0" w:color="000000"/>
              <w:bottom w:val="single" w:sz="6" w:space="0" w:color="000000"/>
              <w:right w:val="single" w:sz="6" w:space="0" w:color="000000"/>
            </w:tcBorders>
          </w:tcPr>
          <w:p w14:paraId="035B0914" w14:textId="77777777" w:rsidR="00CB62C7" w:rsidRDefault="00CB62C7" w:rsidP="00D050E7">
            <w:pPr>
              <w:pStyle w:val="TableParagraph"/>
              <w:spacing w:line="257" w:lineRule="exact"/>
              <w:ind w:left="92"/>
              <w:rPr>
                <w:sz w:val="24"/>
              </w:rPr>
            </w:pPr>
            <w:r>
              <w:rPr>
                <w:sz w:val="24"/>
              </w:rPr>
              <w:t>Copper, dissolved</w:t>
            </w:r>
          </w:p>
        </w:tc>
        <w:tc>
          <w:tcPr>
            <w:tcW w:w="2516" w:type="dxa"/>
            <w:tcBorders>
              <w:top w:val="single" w:sz="6" w:space="0" w:color="000000"/>
              <w:left w:val="single" w:sz="6" w:space="0" w:color="000000"/>
              <w:bottom w:val="single" w:sz="6" w:space="0" w:color="000000"/>
              <w:right w:val="single" w:sz="6" w:space="0" w:color="000000"/>
            </w:tcBorders>
          </w:tcPr>
          <w:p w14:paraId="5677E635" w14:textId="77777777" w:rsidR="00CB62C7" w:rsidRDefault="00CB62C7" w:rsidP="00D050E7">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50C763F5" w14:textId="77777777" w:rsidR="00CB62C7" w:rsidRDefault="00CB62C7" w:rsidP="00D050E7">
            <w:pPr>
              <w:pStyle w:val="TableParagraph"/>
              <w:spacing w:line="257" w:lineRule="exact"/>
              <w:ind w:right="582"/>
              <w:jc w:val="right"/>
              <w:rPr>
                <w:sz w:val="24"/>
              </w:rPr>
            </w:pPr>
            <w:r>
              <w:rPr>
                <w:sz w:val="24"/>
              </w:rPr>
              <w:t>0.031µg/L</w:t>
            </w:r>
          </w:p>
        </w:tc>
        <w:tc>
          <w:tcPr>
            <w:tcW w:w="1813" w:type="dxa"/>
            <w:tcBorders>
              <w:top w:val="single" w:sz="6" w:space="0" w:color="000000"/>
              <w:left w:val="single" w:sz="6" w:space="0" w:color="000000"/>
              <w:bottom w:val="single" w:sz="6" w:space="0" w:color="000000"/>
              <w:right w:val="single" w:sz="6" w:space="0" w:color="000000"/>
            </w:tcBorders>
          </w:tcPr>
          <w:p w14:paraId="0C528CA4" w14:textId="77777777" w:rsidR="00CB62C7" w:rsidRDefault="00CB62C7" w:rsidP="00D050E7">
            <w:pPr>
              <w:pStyle w:val="TableParagraph"/>
              <w:spacing w:line="257" w:lineRule="exact"/>
              <w:ind w:left="492"/>
              <w:rPr>
                <w:sz w:val="24"/>
              </w:rPr>
            </w:pPr>
            <w:r>
              <w:rPr>
                <w:sz w:val="24"/>
              </w:rPr>
              <w:t>1.0 µg/L</w:t>
            </w:r>
          </w:p>
        </w:tc>
        <w:tc>
          <w:tcPr>
            <w:tcW w:w="1703" w:type="dxa"/>
            <w:tcBorders>
              <w:top w:val="single" w:sz="6" w:space="0" w:color="000000"/>
              <w:left w:val="single" w:sz="6" w:space="0" w:color="000000"/>
              <w:bottom w:val="single" w:sz="6" w:space="0" w:color="000000"/>
              <w:right w:val="single" w:sz="6" w:space="0" w:color="000000"/>
            </w:tcBorders>
          </w:tcPr>
          <w:p w14:paraId="55EA32DD" w14:textId="77777777" w:rsidR="00CB62C7" w:rsidRDefault="00CB62C7" w:rsidP="00D050E7">
            <w:pPr>
              <w:pStyle w:val="TableParagraph"/>
              <w:spacing w:line="257" w:lineRule="exact"/>
              <w:ind w:left="516"/>
              <w:rPr>
                <w:sz w:val="24"/>
              </w:rPr>
            </w:pPr>
            <w:r>
              <w:rPr>
                <w:sz w:val="24"/>
              </w:rPr>
              <w:t>≤ 20 RPD</w:t>
            </w:r>
          </w:p>
        </w:tc>
        <w:tc>
          <w:tcPr>
            <w:tcW w:w="2430" w:type="dxa"/>
            <w:tcBorders>
              <w:top w:val="single" w:sz="6" w:space="0" w:color="000000"/>
              <w:left w:val="single" w:sz="6" w:space="0" w:color="000000"/>
              <w:bottom w:val="single" w:sz="6" w:space="0" w:color="000000"/>
            </w:tcBorders>
          </w:tcPr>
          <w:p w14:paraId="14AE2679" w14:textId="77777777" w:rsidR="00CB62C7" w:rsidRDefault="00CB62C7" w:rsidP="00D050E7">
            <w:pPr>
              <w:pStyle w:val="TableParagraph"/>
              <w:spacing w:line="257" w:lineRule="exact"/>
              <w:ind w:left="318" w:right="281"/>
              <w:jc w:val="center"/>
              <w:rPr>
                <w:sz w:val="24"/>
              </w:rPr>
            </w:pPr>
            <w:r>
              <w:rPr>
                <w:sz w:val="24"/>
              </w:rPr>
              <w:t>±15 % LFB</w:t>
            </w:r>
          </w:p>
        </w:tc>
      </w:tr>
      <w:tr w:rsidR="00CB62C7" w14:paraId="66EB8DBA" w14:textId="77777777" w:rsidTr="0027703A">
        <w:trPr>
          <w:trHeight w:val="275"/>
        </w:trPr>
        <w:tc>
          <w:tcPr>
            <w:tcW w:w="2821" w:type="dxa"/>
            <w:tcBorders>
              <w:top w:val="single" w:sz="6" w:space="0" w:color="000000"/>
              <w:bottom w:val="single" w:sz="6" w:space="0" w:color="000000"/>
              <w:right w:val="single" w:sz="6" w:space="0" w:color="000000"/>
            </w:tcBorders>
          </w:tcPr>
          <w:p w14:paraId="3392F5A9" w14:textId="77777777" w:rsidR="00CB62C7" w:rsidRDefault="00CB62C7" w:rsidP="00D050E7">
            <w:pPr>
              <w:pStyle w:val="TableParagraph"/>
              <w:spacing w:line="255" w:lineRule="exact"/>
              <w:ind w:left="92"/>
              <w:rPr>
                <w:sz w:val="24"/>
              </w:rPr>
            </w:pPr>
            <w:r>
              <w:rPr>
                <w:sz w:val="24"/>
              </w:rPr>
              <w:t>Lead, dissolved</w:t>
            </w:r>
          </w:p>
        </w:tc>
        <w:tc>
          <w:tcPr>
            <w:tcW w:w="2516" w:type="dxa"/>
            <w:tcBorders>
              <w:top w:val="single" w:sz="6" w:space="0" w:color="000000"/>
              <w:left w:val="single" w:sz="6" w:space="0" w:color="000000"/>
              <w:bottom w:val="single" w:sz="6" w:space="0" w:color="000000"/>
              <w:right w:val="single" w:sz="6" w:space="0" w:color="000000"/>
            </w:tcBorders>
          </w:tcPr>
          <w:p w14:paraId="27E71210" w14:textId="77777777" w:rsidR="00CB62C7" w:rsidRDefault="00CB62C7" w:rsidP="00D050E7">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66ACB618" w14:textId="77777777" w:rsidR="00CB62C7" w:rsidRDefault="00CB62C7" w:rsidP="00D050E7">
            <w:pPr>
              <w:pStyle w:val="TableParagraph"/>
              <w:spacing w:line="255" w:lineRule="exact"/>
              <w:ind w:right="612"/>
              <w:jc w:val="right"/>
              <w:rPr>
                <w:sz w:val="24"/>
              </w:rPr>
            </w:pPr>
            <w:r>
              <w:rPr>
                <w:sz w:val="24"/>
              </w:rPr>
              <w:t>0.06 µg/L</w:t>
            </w:r>
          </w:p>
        </w:tc>
        <w:tc>
          <w:tcPr>
            <w:tcW w:w="1813" w:type="dxa"/>
            <w:tcBorders>
              <w:top w:val="single" w:sz="6" w:space="0" w:color="000000"/>
              <w:left w:val="single" w:sz="6" w:space="0" w:color="000000"/>
              <w:bottom w:val="single" w:sz="6" w:space="0" w:color="000000"/>
              <w:right w:val="single" w:sz="6" w:space="0" w:color="000000"/>
            </w:tcBorders>
          </w:tcPr>
          <w:p w14:paraId="0AD29F19" w14:textId="77777777" w:rsidR="00CB62C7" w:rsidRDefault="00CB62C7" w:rsidP="00D050E7">
            <w:pPr>
              <w:pStyle w:val="TableParagraph"/>
              <w:spacing w:line="255" w:lineRule="exact"/>
              <w:ind w:left="492"/>
              <w:rPr>
                <w:sz w:val="24"/>
              </w:rPr>
            </w:pPr>
            <w:r>
              <w:rPr>
                <w:sz w:val="24"/>
              </w:rPr>
              <w:t>0.2 µg/L</w:t>
            </w:r>
          </w:p>
        </w:tc>
        <w:tc>
          <w:tcPr>
            <w:tcW w:w="1703" w:type="dxa"/>
            <w:tcBorders>
              <w:top w:val="single" w:sz="6" w:space="0" w:color="000000"/>
              <w:left w:val="single" w:sz="6" w:space="0" w:color="000000"/>
              <w:bottom w:val="single" w:sz="6" w:space="0" w:color="000000"/>
              <w:right w:val="single" w:sz="6" w:space="0" w:color="000000"/>
            </w:tcBorders>
          </w:tcPr>
          <w:p w14:paraId="4D2E3688" w14:textId="77777777" w:rsidR="00CB62C7" w:rsidRDefault="00CB62C7" w:rsidP="00D050E7">
            <w:pPr>
              <w:pStyle w:val="TableParagraph"/>
              <w:spacing w:line="255" w:lineRule="exact"/>
              <w:ind w:left="516"/>
              <w:rPr>
                <w:sz w:val="24"/>
              </w:rPr>
            </w:pPr>
            <w:r>
              <w:rPr>
                <w:sz w:val="24"/>
              </w:rPr>
              <w:t>≤ 20 RPD</w:t>
            </w:r>
          </w:p>
        </w:tc>
        <w:tc>
          <w:tcPr>
            <w:tcW w:w="2430" w:type="dxa"/>
            <w:tcBorders>
              <w:top w:val="single" w:sz="6" w:space="0" w:color="000000"/>
              <w:left w:val="single" w:sz="6" w:space="0" w:color="000000"/>
              <w:bottom w:val="single" w:sz="6" w:space="0" w:color="000000"/>
            </w:tcBorders>
          </w:tcPr>
          <w:p w14:paraId="00EEDEF2" w14:textId="77777777" w:rsidR="00CB62C7" w:rsidRDefault="00CB62C7" w:rsidP="00D050E7">
            <w:pPr>
              <w:pStyle w:val="TableParagraph"/>
              <w:spacing w:line="255" w:lineRule="exact"/>
              <w:ind w:left="318" w:right="281"/>
              <w:jc w:val="center"/>
              <w:rPr>
                <w:sz w:val="24"/>
              </w:rPr>
            </w:pPr>
            <w:r>
              <w:rPr>
                <w:sz w:val="24"/>
              </w:rPr>
              <w:t>±15 % LFB</w:t>
            </w:r>
          </w:p>
        </w:tc>
      </w:tr>
      <w:tr w:rsidR="00CB62C7" w14:paraId="3E14E9F0" w14:textId="77777777" w:rsidTr="0027703A">
        <w:trPr>
          <w:trHeight w:val="277"/>
        </w:trPr>
        <w:tc>
          <w:tcPr>
            <w:tcW w:w="2821" w:type="dxa"/>
            <w:tcBorders>
              <w:top w:val="single" w:sz="6" w:space="0" w:color="000000"/>
              <w:right w:val="single" w:sz="6" w:space="0" w:color="000000"/>
            </w:tcBorders>
          </w:tcPr>
          <w:p w14:paraId="75A91207" w14:textId="77777777" w:rsidR="00CB62C7" w:rsidRDefault="00CB62C7" w:rsidP="00D050E7">
            <w:pPr>
              <w:pStyle w:val="TableParagraph"/>
              <w:spacing w:line="257" w:lineRule="exact"/>
              <w:ind w:left="92"/>
              <w:rPr>
                <w:sz w:val="24"/>
              </w:rPr>
            </w:pPr>
            <w:r>
              <w:rPr>
                <w:sz w:val="24"/>
              </w:rPr>
              <w:t>Zinc, dissolved</w:t>
            </w:r>
          </w:p>
        </w:tc>
        <w:tc>
          <w:tcPr>
            <w:tcW w:w="2516" w:type="dxa"/>
            <w:tcBorders>
              <w:top w:val="single" w:sz="6" w:space="0" w:color="000000"/>
              <w:left w:val="single" w:sz="6" w:space="0" w:color="000000"/>
              <w:right w:val="single" w:sz="6" w:space="0" w:color="000000"/>
            </w:tcBorders>
          </w:tcPr>
          <w:p w14:paraId="72258CB4" w14:textId="77777777" w:rsidR="00CB62C7" w:rsidRDefault="00CB62C7" w:rsidP="00D050E7">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right w:val="single" w:sz="6" w:space="0" w:color="000000"/>
            </w:tcBorders>
          </w:tcPr>
          <w:p w14:paraId="2593C077" w14:textId="77777777" w:rsidR="00CB62C7" w:rsidRDefault="00CB62C7" w:rsidP="00D050E7">
            <w:pPr>
              <w:pStyle w:val="TableParagraph"/>
              <w:spacing w:line="257" w:lineRule="exact"/>
              <w:ind w:right="672"/>
              <w:jc w:val="right"/>
              <w:rPr>
                <w:sz w:val="24"/>
              </w:rPr>
            </w:pPr>
            <w:r>
              <w:rPr>
                <w:sz w:val="24"/>
              </w:rPr>
              <w:t>3.1 µg/L</w:t>
            </w:r>
          </w:p>
        </w:tc>
        <w:tc>
          <w:tcPr>
            <w:tcW w:w="1813" w:type="dxa"/>
            <w:tcBorders>
              <w:top w:val="single" w:sz="6" w:space="0" w:color="000000"/>
              <w:left w:val="single" w:sz="6" w:space="0" w:color="000000"/>
              <w:right w:val="single" w:sz="6" w:space="0" w:color="000000"/>
            </w:tcBorders>
          </w:tcPr>
          <w:p w14:paraId="304B5E70" w14:textId="77777777" w:rsidR="00CB62C7" w:rsidRDefault="00CB62C7" w:rsidP="00D050E7">
            <w:pPr>
              <w:pStyle w:val="TableParagraph"/>
              <w:spacing w:line="257" w:lineRule="exact"/>
              <w:ind w:left="432"/>
              <w:rPr>
                <w:sz w:val="24"/>
              </w:rPr>
            </w:pPr>
            <w:r>
              <w:rPr>
                <w:sz w:val="24"/>
              </w:rPr>
              <w:t>10.0 µg/L</w:t>
            </w:r>
          </w:p>
        </w:tc>
        <w:tc>
          <w:tcPr>
            <w:tcW w:w="1703" w:type="dxa"/>
            <w:tcBorders>
              <w:top w:val="single" w:sz="6" w:space="0" w:color="000000"/>
              <w:left w:val="single" w:sz="6" w:space="0" w:color="000000"/>
              <w:right w:val="single" w:sz="6" w:space="0" w:color="000000"/>
            </w:tcBorders>
          </w:tcPr>
          <w:p w14:paraId="5672B3EC" w14:textId="77777777" w:rsidR="00CB62C7" w:rsidRDefault="00CB62C7" w:rsidP="00D050E7">
            <w:pPr>
              <w:pStyle w:val="TableParagraph"/>
              <w:spacing w:line="257" w:lineRule="exact"/>
              <w:ind w:left="516"/>
              <w:rPr>
                <w:sz w:val="24"/>
              </w:rPr>
            </w:pPr>
            <w:r>
              <w:rPr>
                <w:sz w:val="24"/>
              </w:rPr>
              <w:t>≤ 20 RPD</w:t>
            </w:r>
          </w:p>
        </w:tc>
        <w:tc>
          <w:tcPr>
            <w:tcW w:w="2430" w:type="dxa"/>
            <w:tcBorders>
              <w:top w:val="single" w:sz="6" w:space="0" w:color="000000"/>
              <w:left w:val="single" w:sz="6" w:space="0" w:color="000000"/>
            </w:tcBorders>
          </w:tcPr>
          <w:p w14:paraId="096D3848" w14:textId="77777777" w:rsidR="00CB62C7" w:rsidRDefault="00CB62C7" w:rsidP="00D050E7">
            <w:pPr>
              <w:pStyle w:val="TableParagraph"/>
              <w:spacing w:line="257" w:lineRule="exact"/>
              <w:ind w:left="318" w:right="281"/>
              <w:jc w:val="center"/>
              <w:rPr>
                <w:sz w:val="24"/>
              </w:rPr>
            </w:pPr>
            <w:r>
              <w:rPr>
                <w:sz w:val="24"/>
              </w:rPr>
              <w:t>±15 % LFB</w:t>
            </w:r>
          </w:p>
        </w:tc>
      </w:tr>
      <w:bookmarkEnd w:id="169"/>
    </w:tbl>
    <w:p w14:paraId="435F767A" w14:textId="77777777" w:rsidR="00CB62C7" w:rsidRDefault="00CB62C7" w:rsidP="00CB62C7">
      <w:pPr>
        <w:pStyle w:val="BodyText"/>
        <w:spacing w:before="11"/>
        <w:rPr>
          <w:b/>
        </w:rPr>
      </w:pPr>
    </w:p>
    <w:p w14:paraId="4050FB70" w14:textId="77777777" w:rsidR="00CB62C7" w:rsidRDefault="00CB62C7" w:rsidP="00CB62C7">
      <w:pPr>
        <w:pStyle w:val="BodyText"/>
        <w:tabs>
          <w:tab w:val="left" w:pos="8019"/>
        </w:tabs>
        <w:ind w:left="820"/>
      </w:pPr>
      <w:bookmarkStart w:id="173" w:name="_Hlk116644230"/>
      <w:r>
        <w:t>DL, detection</w:t>
      </w:r>
      <w:r>
        <w:rPr>
          <w:spacing w:val="-3"/>
        </w:rPr>
        <w:t xml:space="preserve"> </w:t>
      </w:r>
      <w:r>
        <w:t>limit</w:t>
      </w:r>
      <w:bookmarkEnd w:id="173"/>
      <w:r>
        <w:tab/>
      </w:r>
      <w:bookmarkStart w:id="174" w:name="_Hlk116644286"/>
      <w:r>
        <w:t>µg/L, micrograms per liter (ppb)</w:t>
      </w:r>
      <w:bookmarkEnd w:id="174"/>
    </w:p>
    <w:p w14:paraId="7DCADEB6" w14:textId="77777777" w:rsidR="00CB62C7" w:rsidRDefault="00CB62C7" w:rsidP="00CB62C7">
      <w:pPr>
        <w:pStyle w:val="BodyText"/>
        <w:tabs>
          <w:tab w:val="left" w:pos="8019"/>
        </w:tabs>
        <w:ind w:left="820" w:right="4485"/>
      </w:pPr>
      <w:bookmarkStart w:id="175" w:name="_Hlk116644240"/>
      <w:r>
        <w:t xml:space="preserve">LOQ, </w:t>
      </w:r>
      <w:bookmarkEnd w:id="175"/>
      <w:r>
        <w:t>limit of quantitation</w:t>
      </w:r>
      <w:r>
        <w:tab/>
      </w:r>
      <w:bookmarkStart w:id="176" w:name="_Hlk116644308"/>
      <w:r>
        <w:t xml:space="preserve">RPD, relative percent difference </w:t>
      </w:r>
      <w:bookmarkStart w:id="177" w:name="_Hlk116644252"/>
      <w:bookmarkEnd w:id="176"/>
      <w:r>
        <w:t>LCS, laboratory control</w:t>
      </w:r>
      <w:r>
        <w:rPr>
          <w:spacing w:val="-1"/>
        </w:rPr>
        <w:t xml:space="preserve"> </w:t>
      </w:r>
      <w:r>
        <w:t>sample</w:t>
      </w:r>
    </w:p>
    <w:p w14:paraId="1DE587C7" w14:textId="231F508D" w:rsidR="00CB62C7" w:rsidRDefault="00CB62C7" w:rsidP="00555404">
      <w:pPr>
        <w:pStyle w:val="BodyText"/>
        <w:ind w:left="820" w:right="11640"/>
        <w:sectPr w:rsidR="00CB62C7" w:rsidSect="0027703A">
          <w:footnotePr>
            <w:numFmt w:val="chicago"/>
          </w:footnotePr>
          <w:type w:val="continuous"/>
          <w:pgSz w:w="16840" w:h="11900" w:orient="landscape"/>
          <w:pgMar w:top="1320" w:right="600" w:bottom="940" w:left="620" w:header="929" w:footer="745" w:gutter="0"/>
          <w:cols w:space="720"/>
        </w:sectPr>
      </w:pPr>
      <w:r>
        <w:t>LFB, laboratory fortified blank mg/L, milligrams per liter (ppm</w:t>
      </w:r>
      <w:bookmarkEnd w:id="177"/>
      <w:r w:rsidR="0020526C">
        <w:t>)</w:t>
      </w:r>
    </w:p>
    <w:p w14:paraId="0996AEBE" w14:textId="77777777" w:rsidR="00CB62C7" w:rsidRDefault="00CB62C7" w:rsidP="00CB62C7">
      <w:pPr>
        <w:pStyle w:val="BodyText"/>
        <w:spacing w:before="2"/>
        <w:rPr>
          <w:sz w:val="26"/>
        </w:rPr>
      </w:pPr>
    </w:p>
    <w:p w14:paraId="74BA7381" w14:textId="4CCC6C1C" w:rsidR="00CB62C7" w:rsidRPr="00555404" w:rsidRDefault="00F91D88" w:rsidP="00F91D88">
      <w:pPr>
        <w:pStyle w:val="Caption"/>
        <w:rPr>
          <w:b/>
          <w:i w:val="0"/>
          <w:color w:val="auto"/>
          <w:sz w:val="24"/>
          <w:szCs w:val="24"/>
        </w:rPr>
      </w:pPr>
      <w:bookmarkStart w:id="178" w:name="_bookmark9"/>
      <w:bookmarkStart w:id="179" w:name="_Ref125970027"/>
      <w:bookmarkStart w:id="180" w:name="_Toc126826253"/>
      <w:bookmarkEnd w:id="178"/>
      <w:r w:rsidRPr="00555404">
        <w:rPr>
          <w:b/>
          <w:i w:val="0"/>
          <w:color w:val="auto"/>
          <w:sz w:val="24"/>
          <w:szCs w:val="24"/>
        </w:rPr>
        <w:t xml:space="preserve">Table </w:t>
      </w:r>
      <w:r w:rsidRPr="00555404">
        <w:rPr>
          <w:b/>
          <w:i w:val="0"/>
          <w:color w:val="auto"/>
          <w:sz w:val="24"/>
          <w:szCs w:val="24"/>
        </w:rPr>
        <w:fldChar w:fldCharType="begin"/>
      </w:r>
      <w:r w:rsidRPr="00555404">
        <w:rPr>
          <w:b/>
          <w:i w:val="0"/>
          <w:color w:val="auto"/>
          <w:sz w:val="24"/>
          <w:szCs w:val="24"/>
        </w:rPr>
        <w:instrText xml:space="preserve"> SEQ Table \* ARABIC </w:instrText>
      </w:r>
      <w:r w:rsidRPr="00555404">
        <w:rPr>
          <w:b/>
          <w:i w:val="0"/>
          <w:color w:val="auto"/>
          <w:sz w:val="24"/>
          <w:szCs w:val="24"/>
        </w:rPr>
        <w:fldChar w:fldCharType="separate"/>
      </w:r>
      <w:r w:rsidR="00F4536B" w:rsidRPr="00555404">
        <w:rPr>
          <w:b/>
          <w:i w:val="0"/>
          <w:noProof/>
          <w:color w:val="auto"/>
          <w:sz w:val="24"/>
          <w:szCs w:val="24"/>
        </w:rPr>
        <w:t>6</w:t>
      </w:r>
      <w:r w:rsidRPr="00555404">
        <w:rPr>
          <w:b/>
          <w:i w:val="0"/>
          <w:color w:val="auto"/>
          <w:sz w:val="24"/>
          <w:szCs w:val="24"/>
        </w:rPr>
        <w:fldChar w:fldCharType="end"/>
      </w:r>
      <w:bookmarkEnd w:id="179"/>
      <w:r w:rsidR="00CB62C7" w:rsidRPr="00555404">
        <w:rPr>
          <w:b/>
          <w:i w:val="0"/>
          <w:color w:val="auto"/>
          <w:sz w:val="24"/>
          <w:szCs w:val="24"/>
        </w:rPr>
        <w:t>. Data Quality Objectives for Nutrients, Fecal Coliform, and Total Suspended Solids (Supplied by Analytica Group F.C., and SGS)</w:t>
      </w:r>
      <w:bookmarkEnd w:id="180"/>
      <w:r w:rsidRPr="00555404">
        <w:rPr>
          <w:b/>
          <w:i w:val="0"/>
          <w:color w:val="auto"/>
          <w:sz w:val="24"/>
          <w:szCs w:val="24"/>
        </w:rPr>
        <w:t xml:space="preserve"> </w:t>
      </w:r>
    </w:p>
    <w:p w14:paraId="2FEE1CD1" w14:textId="77777777" w:rsidR="00CB62C7" w:rsidRDefault="00CB62C7" w:rsidP="00CB62C7">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18"/>
        <w:gridCol w:w="3250"/>
        <w:gridCol w:w="2400"/>
        <w:gridCol w:w="1882"/>
        <w:gridCol w:w="1977"/>
        <w:gridCol w:w="1980"/>
      </w:tblGrid>
      <w:tr w:rsidR="00CB62C7" w14:paraId="0D89EEAA" w14:textId="77777777" w:rsidTr="0061682D">
        <w:trPr>
          <w:trHeight w:val="1028"/>
        </w:trPr>
        <w:tc>
          <w:tcPr>
            <w:tcW w:w="2218" w:type="dxa"/>
            <w:tcBorders>
              <w:bottom w:val="single" w:sz="6" w:space="0" w:color="000000"/>
              <w:right w:val="single" w:sz="6" w:space="0" w:color="000000"/>
            </w:tcBorders>
          </w:tcPr>
          <w:p w14:paraId="5CD448A1" w14:textId="77777777" w:rsidR="00CB62C7" w:rsidRDefault="00CB62C7" w:rsidP="00D050E7">
            <w:pPr>
              <w:pStyle w:val="TableParagraph"/>
              <w:rPr>
                <w:b/>
                <w:sz w:val="28"/>
              </w:rPr>
            </w:pPr>
          </w:p>
          <w:p w14:paraId="56F325FF" w14:textId="77777777" w:rsidR="00CB62C7" w:rsidRDefault="00CB62C7" w:rsidP="00D050E7">
            <w:pPr>
              <w:pStyle w:val="TableParagraph"/>
              <w:ind w:left="92"/>
              <w:rPr>
                <w:b/>
                <w:sz w:val="24"/>
              </w:rPr>
            </w:pPr>
            <w:bookmarkStart w:id="181" w:name="PARAMETER"/>
            <w:bookmarkEnd w:id="181"/>
            <w:r>
              <w:rPr>
                <w:b/>
                <w:sz w:val="24"/>
              </w:rPr>
              <w:t>PARAMETER</w:t>
            </w:r>
          </w:p>
        </w:tc>
        <w:tc>
          <w:tcPr>
            <w:tcW w:w="3250" w:type="dxa"/>
            <w:tcBorders>
              <w:left w:val="single" w:sz="6" w:space="0" w:color="000000"/>
              <w:bottom w:val="single" w:sz="6" w:space="0" w:color="000000"/>
              <w:right w:val="single" w:sz="6" w:space="0" w:color="000000"/>
            </w:tcBorders>
          </w:tcPr>
          <w:p w14:paraId="49059BDA" w14:textId="77777777" w:rsidR="00CB62C7" w:rsidRDefault="00CB62C7" w:rsidP="00D050E7">
            <w:pPr>
              <w:pStyle w:val="TableParagraph"/>
              <w:rPr>
                <w:b/>
                <w:sz w:val="28"/>
              </w:rPr>
            </w:pPr>
          </w:p>
          <w:p w14:paraId="7738C977" w14:textId="77777777" w:rsidR="00CB62C7" w:rsidRDefault="00CB62C7" w:rsidP="00D050E7">
            <w:pPr>
              <w:pStyle w:val="TableParagraph"/>
              <w:ind w:left="107"/>
              <w:rPr>
                <w:b/>
                <w:sz w:val="24"/>
              </w:rPr>
            </w:pPr>
            <w:bookmarkStart w:id="182" w:name="METHOD"/>
            <w:bookmarkEnd w:id="182"/>
            <w:r>
              <w:rPr>
                <w:b/>
                <w:sz w:val="24"/>
              </w:rPr>
              <w:t>METHOD</w:t>
            </w:r>
          </w:p>
        </w:tc>
        <w:tc>
          <w:tcPr>
            <w:tcW w:w="2400" w:type="dxa"/>
            <w:tcBorders>
              <w:left w:val="single" w:sz="6" w:space="0" w:color="000000"/>
              <w:bottom w:val="single" w:sz="6" w:space="0" w:color="000000"/>
              <w:right w:val="single" w:sz="6" w:space="0" w:color="000000"/>
            </w:tcBorders>
          </w:tcPr>
          <w:p w14:paraId="5895E12D" w14:textId="47474C9A" w:rsidR="00CB62C7" w:rsidRDefault="00CB62C7" w:rsidP="00D050E7">
            <w:pPr>
              <w:pStyle w:val="TableParagraph"/>
              <w:spacing w:before="184"/>
              <w:ind w:left="838" w:right="393" w:hanging="414"/>
              <w:rPr>
                <w:b/>
                <w:sz w:val="24"/>
              </w:rPr>
            </w:pPr>
            <w:bookmarkStart w:id="183" w:name="SENSITIVITY_(MDL)"/>
            <w:bookmarkEnd w:id="183"/>
            <w:r>
              <w:rPr>
                <w:b/>
                <w:sz w:val="24"/>
              </w:rPr>
              <w:t>SENSITIVITY (DL)</w:t>
            </w:r>
          </w:p>
        </w:tc>
        <w:tc>
          <w:tcPr>
            <w:tcW w:w="1882" w:type="dxa"/>
            <w:tcBorders>
              <w:left w:val="single" w:sz="6" w:space="0" w:color="000000"/>
              <w:bottom w:val="single" w:sz="6" w:space="0" w:color="000000"/>
              <w:right w:val="single" w:sz="6" w:space="0" w:color="000000"/>
            </w:tcBorders>
            <w:vAlign w:val="center"/>
          </w:tcPr>
          <w:p w14:paraId="08EC5A6F" w14:textId="6F0930B7" w:rsidR="00CB62C7" w:rsidRDefault="00CB62C7" w:rsidP="00D050E7">
            <w:pPr>
              <w:pStyle w:val="TableParagraph"/>
              <w:spacing w:before="46"/>
              <w:ind w:left="672" w:right="661"/>
              <w:jc w:val="center"/>
              <w:rPr>
                <w:b/>
                <w:sz w:val="24"/>
              </w:rPr>
            </w:pPr>
            <w:bookmarkStart w:id="184" w:name="PQL"/>
            <w:bookmarkEnd w:id="184"/>
            <w:r>
              <w:rPr>
                <w:b/>
                <w:sz w:val="24"/>
              </w:rPr>
              <w:t>LOQ</w:t>
            </w:r>
          </w:p>
        </w:tc>
        <w:tc>
          <w:tcPr>
            <w:tcW w:w="1977" w:type="dxa"/>
            <w:tcBorders>
              <w:left w:val="single" w:sz="6" w:space="0" w:color="000000"/>
              <w:bottom w:val="single" w:sz="6" w:space="0" w:color="000000"/>
              <w:right w:val="single" w:sz="6" w:space="0" w:color="000000"/>
            </w:tcBorders>
          </w:tcPr>
          <w:p w14:paraId="6E561B0E" w14:textId="2BEB2313" w:rsidR="00CB62C7" w:rsidRDefault="00CB62C7" w:rsidP="0061682D">
            <w:pPr>
              <w:pStyle w:val="TableParagraph"/>
              <w:spacing w:before="46"/>
              <w:ind w:left="272" w:right="260"/>
              <w:jc w:val="both"/>
              <w:rPr>
                <w:b/>
                <w:sz w:val="24"/>
              </w:rPr>
            </w:pPr>
            <w:bookmarkStart w:id="185" w:name="OVERALL_PROJECT_PRECISION"/>
            <w:bookmarkEnd w:id="185"/>
            <w:r>
              <w:rPr>
                <w:b/>
                <w:sz w:val="24"/>
              </w:rPr>
              <w:t>OVERALL PROJECT PRECISION</w:t>
            </w:r>
            <w:r w:rsidR="0027703A">
              <w:rPr>
                <w:rStyle w:val="FootnoteReference"/>
                <w:b/>
                <w:sz w:val="20"/>
              </w:rPr>
              <w:footnoteReference w:id="6"/>
            </w:r>
          </w:p>
        </w:tc>
        <w:tc>
          <w:tcPr>
            <w:tcW w:w="1980" w:type="dxa"/>
            <w:tcBorders>
              <w:left w:val="single" w:sz="6" w:space="0" w:color="000000"/>
              <w:bottom w:val="single" w:sz="6" w:space="0" w:color="000000"/>
            </w:tcBorders>
          </w:tcPr>
          <w:p w14:paraId="7858D3E8" w14:textId="77777777" w:rsidR="00CB62C7" w:rsidRDefault="00CB62C7" w:rsidP="00D050E7">
            <w:pPr>
              <w:pStyle w:val="TableParagraph"/>
              <w:spacing w:before="8"/>
              <w:rPr>
                <w:b/>
                <w:sz w:val="32"/>
              </w:rPr>
            </w:pPr>
          </w:p>
          <w:p w14:paraId="02C653CF" w14:textId="77777777" w:rsidR="00CB62C7" w:rsidRDefault="00CB62C7" w:rsidP="00D050E7">
            <w:pPr>
              <w:pStyle w:val="TableParagraph"/>
              <w:ind w:left="279" w:right="253"/>
              <w:jc w:val="center"/>
              <w:rPr>
                <w:b/>
                <w:sz w:val="24"/>
              </w:rPr>
            </w:pPr>
            <w:r>
              <w:rPr>
                <w:b/>
                <w:sz w:val="24"/>
              </w:rPr>
              <w:t>ACCURACY</w:t>
            </w:r>
          </w:p>
        </w:tc>
      </w:tr>
      <w:tr w:rsidR="00CB62C7" w14:paraId="04A73E80" w14:textId="77777777" w:rsidTr="00D050E7">
        <w:trPr>
          <w:trHeight w:val="276"/>
        </w:trPr>
        <w:tc>
          <w:tcPr>
            <w:tcW w:w="2218" w:type="dxa"/>
            <w:tcBorders>
              <w:top w:val="single" w:sz="6" w:space="0" w:color="000000"/>
              <w:bottom w:val="single" w:sz="6" w:space="0" w:color="000000"/>
              <w:right w:val="single" w:sz="6" w:space="0" w:color="000000"/>
            </w:tcBorders>
          </w:tcPr>
          <w:p w14:paraId="7F95A7A7" w14:textId="77777777" w:rsidR="00CB62C7" w:rsidRDefault="00CB62C7" w:rsidP="00D050E7">
            <w:pPr>
              <w:pStyle w:val="TableParagraph"/>
              <w:spacing w:line="257" w:lineRule="exact"/>
              <w:ind w:left="92"/>
              <w:rPr>
                <w:sz w:val="24"/>
              </w:rPr>
            </w:pPr>
            <w:r>
              <w:rPr>
                <w:sz w:val="24"/>
              </w:rPr>
              <w:t>Phosphorous, total</w:t>
            </w:r>
          </w:p>
        </w:tc>
        <w:tc>
          <w:tcPr>
            <w:tcW w:w="3250" w:type="dxa"/>
            <w:tcBorders>
              <w:top w:val="single" w:sz="6" w:space="0" w:color="000000"/>
              <w:left w:val="single" w:sz="6" w:space="0" w:color="000000"/>
              <w:bottom w:val="single" w:sz="6" w:space="0" w:color="000000"/>
              <w:right w:val="single" w:sz="6" w:space="0" w:color="000000"/>
            </w:tcBorders>
          </w:tcPr>
          <w:p w14:paraId="2B4DB5D8" w14:textId="77777777" w:rsidR="00CB62C7" w:rsidRDefault="00CB62C7" w:rsidP="00D050E7">
            <w:pPr>
              <w:pStyle w:val="TableParagraph"/>
              <w:spacing w:line="257" w:lineRule="exact"/>
              <w:ind w:left="107"/>
              <w:rPr>
                <w:sz w:val="24"/>
              </w:rPr>
            </w:pPr>
            <w:r>
              <w:rPr>
                <w:sz w:val="24"/>
              </w:rPr>
              <w:t>SM21 4500-P-B,E</w:t>
            </w:r>
          </w:p>
        </w:tc>
        <w:tc>
          <w:tcPr>
            <w:tcW w:w="2400" w:type="dxa"/>
            <w:tcBorders>
              <w:top w:val="single" w:sz="6" w:space="0" w:color="000000"/>
              <w:left w:val="single" w:sz="6" w:space="0" w:color="000000"/>
              <w:bottom w:val="single" w:sz="6" w:space="0" w:color="000000"/>
              <w:right w:val="single" w:sz="6" w:space="0" w:color="000000"/>
            </w:tcBorders>
          </w:tcPr>
          <w:p w14:paraId="5F45E2D4" w14:textId="77777777" w:rsidR="00CB62C7" w:rsidRDefault="00CB62C7" w:rsidP="00D050E7">
            <w:pPr>
              <w:pStyle w:val="TableParagraph"/>
              <w:spacing w:line="257" w:lineRule="exact"/>
              <w:ind w:left="698"/>
              <w:rPr>
                <w:sz w:val="24"/>
              </w:rPr>
            </w:pPr>
            <w:r>
              <w:rPr>
                <w:sz w:val="24"/>
              </w:rPr>
              <w:t>0.01 mg/L</w:t>
            </w:r>
          </w:p>
        </w:tc>
        <w:tc>
          <w:tcPr>
            <w:tcW w:w="1882" w:type="dxa"/>
            <w:tcBorders>
              <w:top w:val="single" w:sz="6" w:space="0" w:color="000000"/>
              <w:left w:val="single" w:sz="6" w:space="0" w:color="000000"/>
              <w:bottom w:val="single" w:sz="6" w:space="0" w:color="000000"/>
              <w:right w:val="single" w:sz="6" w:space="0" w:color="000000"/>
            </w:tcBorders>
          </w:tcPr>
          <w:p w14:paraId="171BC42C" w14:textId="77777777" w:rsidR="00CB62C7" w:rsidRDefault="00CB62C7" w:rsidP="00D050E7">
            <w:pPr>
              <w:pStyle w:val="TableParagraph"/>
              <w:spacing w:line="257" w:lineRule="exact"/>
              <w:ind w:left="439"/>
              <w:rPr>
                <w:sz w:val="24"/>
              </w:rPr>
            </w:pPr>
            <w:r>
              <w:rPr>
                <w:sz w:val="24"/>
              </w:rPr>
              <w:t>0.02 mg/L</w:t>
            </w:r>
          </w:p>
        </w:tc>
        <w:tc>
          <w:tcPr>
            <w:tcW w:w="1977" w:type="dxa"/>
            <w:tcBorders>
              <w:top w:val="single" w:sz="6" w:space="0" w:color="000000"/>
              <w:left w:val="single" w:sz="6" w:space="0" w:color="000000"/>
              <w:bottom w:val="single" w:sz="6" w:space="0" w:color="000000"/>
              <w:right w:val="single" w:sz="6" w:space="0" w:color="000000"/>
            </w:tcBorders>
          </w:tcPr>
          <w:p w14:paraId="1F4187B4" w14:textId="77777777" w:rsidR="00CB62C7" w:rsidRDefault="00CB62C7" w:rsidP="00D050E7">
            <w:pPr>
              <w:pStyle w:val="TableParagraph"/>
              <w:spacing w:line="257"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2FFFD551" w14:textId="77777777" w:rsidR="00CB62C7" w:rsidRDefault="00CB62C7" w:rsidP="00D050E7">
            <w:pPr>
              <w:pStyle w:val="TableParagraph"/>
              <w:spacing w:line="257" w:lineRule="exact"/>
              <w:ind w:left="279" w:right="253"/>
              <w:jc w:val="center"/>
              <w:rPr>
                <w:sz w:val="24"/>
              </w:rPr>
            </w:pPr>
            <w:r>
              <w:rPr>
                <w:sz w:val="24"/>
              </w:rPr>
              <w:t>±25 % LFB</w:t>
            </w:r>
          </w:p>
        </w:tc>
      </w:tr>
      <w:tr w:rsidR="00CB62C7" w14:paraId="15CB7D98" w14:textId="77777777" w:rsidTr="00D050E7">
        <w:trPr>
          <w:trHeight w:val="551"/>
        </w:trPr>
        <w:tc>
          <w:tcPr>
            <w:tcW w:w="2218" w:type="dxa"/>
            <w:tcBorders>
              <w:top w:val="single" w:sz="6" w:space="0" w:color="000000"/>
              <w:bottom w:val="single" w:sz="6" w:space="0" w:color="000000"/>
              <w:right w:val="single" w:sz="6" w:space="0" w:color="000000"/>
            </w:tcBorders>
          </w:tcPr>
          <w:p w14:paraId="1F155F36" w14:textId="77777777" w:rsidR="00CB62C7" w:rsidRDefault="00CB62C7" w:rsidP="00D050E7">
            <w:pPr>
              <w:pStyle w:val="TableParagraph"/>
              <w:spacing w:before="9" w:line="276" w:lineRule="exact"/>
              <w:ind w:left="92" w:right="107"/>
              <w:rPr>
                <w:sz w:val="24"/>
              </w:rPr>
            </w:pPr>
            <w:r>
              <w:rPr>
                <w:position w:val="1"/>
                <w:sz w:val="24"/>
              </w:rPr>
              <w:t>Nitrates (NO</w:t>
            </w:r>
            <w:r>
              <w:rPr>
                <w:sz w:val="16"/>
              </w:rPr>
              <w:t xml:space="preserve">2 </w:t>
            </w:r>
            <w:r>
              <w:rPr>
                <w:position w:val="1"/>
                <w:sz w:val="24"/>
              </w:rPr>
              <w:t>+ NO</w:t>
            </w:r>
            <w:r>
              <w:rPr>
                <w:sz w:val="16"/>
              </w:rPr>
              <w:t>3</w:t>
            </w:r>
            <w:r>
              <w:rPr>
                <w:position w:val="1"/>
                <w:sz w:val="24"/>
              </w:rPr>
              <w:t>)</w:t>
            </w:r>
          </w:p>
        </w:tc>
        <w:tc>
          <w:tcPr>
            <w:tcW w:w="3250" w:type="dxa"/>
            <w:tcBorders>
              <w:top w:val="single" w:sz="6" w:space="0" w:color="000000"/>
              <w:left w:val="single" w:sz="6" w:space="0" w:color="000000"/>
              <w:bottom w:val="single" w:sz="6" w:space="0" w:color="000000"/>
              <w:right w:val="single" w:sz="6" w:space="0" w:color="000000"/>
            </w:tcBorders>
          </w:tcPr>
          <w:p w14:paraId="11F262A0" w14:textId="77777777" w:rsidR="00CB62C7" w:rsidRDefault="00CB62C7" w:rsidP="00D050E7">
            <w:pPr>
              <w:pStyle w:val="TableParagraph"/>
              <w:spacing w:line="272" w:lineRule="exact"/>
              <w:ind w:left="107"/>
              <w:rPr>
                <w:sz w:val="24"/>
              </w:rPr>
            </w:pPr>
            <w:r>
              <w:rPr>
                <w:sz w:val="24"/>
              </w:rPr>
              <w:t>SM21 4500-NO3-F</w:t>
            </w:r>
          </w:p>
        </w:tc>
        <w:tc>
          <w:tcPr>
            <w:tcW w:w="2400" w:type="dxa"/>
            <w:tcBorders>
              <w:top w:val="single" w:sz="6" w:space="0" w:color="000000"/>
              <w:left w:val="single" w:sz="6" w:space="0" w:color="000000"/>
              <w:bottom w:val="single" w:sz="6" w:space="0" w:color="000000"/>
              <w:right w:val="single" w:sz="6" w:space="0" w:color="000000"/>
            </w:tcBorders>
          </w:tcPr>
          <w:p w14:paraId="1ABE5CF5" w14:textId="77777777" w:rsidR="00CB62C7" w:rsidRDefault="00CB62C7" w:rsidP="00D050E7">
            <w:pPr>
              <w:pStyle w:val="TableParagraph"/>
              <w:spacing w:line="272" w:lineRule="exact"/>
              <w:ind w:left="698"/>
              <w:rPr>
                <w:sz w:val="24"/>
              </w:rPr>
            </w:pPr>
            <w:r>
              <w:rPr>
                <w:sz w:val="24"/>
              </w:rPr>
              <w:t>0.05 mg/L</w:t>
            </w:r>
          </w:p>
        </w:tc>
        <w:tc>
          <w:tcPr>
            <w:tcW w:w="1882" w:type="dxa"/>
            <w:tcBorders>
              <w:top w:val="single" w:sz="6" w:space="0" w:color="000000"/>
              <w:left w:val="single" w:sz="6" w:space="0" w:color="000000"/>
              <w:bottom w:val="single" w:sz="6" w:space="0" w:color="000000"/>
              <w:right w:val="single" w:sz="6" w:space="0" w:color="000000"/>
            </w:tcBorders>
          </w:tcPr>
          <w:p w14:paraId="1400EBC3" w14:textId="77777777" w:rsidR="00CB62C7" w:rsidRDefault="00CB62C7" w:rsidP="00D050E7">
            <w:pPr>
              <w:pStyle w:val="TableParagraph"/>
              <w:spacing w:line="272" w:lineRule="exact"/>
              <w:ind w:left="439"/>
              <w:rPr>
                <w:sz w:val="24"/>
              </w:rPr>
            </w:pPr>
            <w:r>
              <w:rPr>
                <w:sz w:val="24"/>
              </w:rPr>
              <w:t>0.20 mg/L</w:t>
            </w:r>
          </w:p>
        </w:tc>
        <w:tc>
          <w:tcPr>
            <w:tcW w:w="1977" w:type="dxa"/>
            <w:tcBorders>
              <w:top w:val="single" w:sz="6" w:space="0" w:color="000000"/>
              <w:left w:val="single" w:sz="6" w:space="0" w:color="000000"/>
              <w:bottom w:val="single" w:sz="6" w:space="0" w:color="000000"/>
              <w:right w:val="single" w:sz="6" w:space="0" w:color="000000"/>
            </w:tcBorders>
          </w:tcPr>
          <w:p w14:paraId="026159A2" w14:textId="77777777" w:rsidR="00CB62C7" w:rsidRDefault="00CB62C7" w:rsidP="00D050E7">
            <w:pPr>
              <w:pStyle w:val="TableParagraph"/>
              <w:spacing w:line="272"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6BB83B65" w14:textId="77777777" w:rsidR="00CB62C7" w:rsidRDefault="00CB62C7" w:rsidP="00D050E7">
            <w:pPr>
              <w:pStyle w:val="TableParagraph"/>
              <w:spacing w:line="272" w:lineRule="exact"/>
              <w:ind w:left="279" w:right="253"/>
              <w:jc w:val="center"/>
              <w:rPr>
                <w:sz w:val="24"/>
              </w:rPr>
            </w:pPr>
            <w:r>
              <w:rPr>
                <w:sz w:val="24"/>
              </w:rPr>
              <w:t>±10 % LCS</w:t>
            </w:r>
          </w:p>
        </w:tc>
      </w:tr>
      <w:tr w:rsidR="00CB62C7" w14:paraId="4C92F070" w14:textId="77777777" w:rsidTr="00D050E7">
        <w:trPr>
          <w:trHeight w:val="541"/>
        </w:trPr>
        <w:tc>
          <w:tcPr>
            <w:tcW w:w="2218" w:type="dxa"/>
            <w:tcBorders>
              <w:top w:val="single" w:sz="6" w:space="0" w:color="000000"/>
              <w:bottom w:val="single" w:sz="6" w:space="0" w:color="000000"/>
              <w:right w:val="single" w:sz="6" w:space="0" w:color="000000"/>
            </w:tcBorders>
          </w:tcPr>
          <w:p w14:paraId="3A9DE9FD" w14:textId="77777777" w:rsidR="00CB62C7" w:rsidRDefault="00CB62C7" w:rsidP="00D050E7">
            <w:pPr>
              <w:pStyle w:val="TableParagraph"/>
              <w:spacing w:line="263" w:lineRule="exact"/>
              <w:ind w:left="92"/>
              <w:rPr>
                <w:sz w:val="24"/>
              </w:rPr>
            </w:pPr>
            <w:r>
              <w:rPr>
                <w:sz w:val="24"/>
              </w:rPr>
              <w:t>Suspended solids,</w:t>
            </w:r>
          </w:p>
          <w:p w14:paraId="57266A79" w14:textId="77777777" w:rsidR="00CB62C7" w:rsidRDefault="00CB62C7" w:rsidP="00D050E7">
            <w:pPr>
              <w:pStyle w:val="TableParagraph"/>
              <w:spacing w:line="258" w:lineRule="exact"/>
              <w:ind w:left="92"/>
              <w:rPr>
                <w:sz w:val="24"/>
              </w:rPr>
            </w:pPr>
            <w:r>
              <w:rPr>
                <w:sz w:val="24"/>
              </w:rPr>
              <w:t>total</w:t>
            </w:r>
          </w:p>
        </w:tc>
        <w:tc>
          <w:tcPr>
            <w:tcW w:w="3250" w:type="dxa"/>
            <w:tcBorders>
              <w:top w:val="single" w:sz="6" w:space="0" w:color="000000"/>
              <w:left w:val="single" w:sz="6" w:space="0" w:color="000000"/>
              <w:bottom w:val="single" w:sz="6" w:space="0" w:color="000000"/>
              <w:right w:val="single" w:sz="6" w:space="0" w:color="000000"/>
            </w:tcBorders>
          </w:tcPr>
          <w:p w14:paraId="77CF7C72" w14:textId="77777777" w:rsidR="00CB62C7" w:rsidRDefault="00CB62C7" w:rsidP="00D050E7">
            <w:pPr>
              <w:pStyle w:val="TableParagraph"/>
              <w:spacing w:line="264" w:lineRule="exact"/>
              <w:ind w:left="107"/>
              <w:rPr>
                <w:sz w:val="24"/>
              </w:rPr>
            </w:pPr>
            <w:r>
              <w:rPr>
                <w:sz w:val="24"/>
              </w:rPr>
              <w:t>SM21-2540-+D</w:t>
            </w:r>
          </w:p>
        </w:tc>
        <w:tc>
          <w:tcPr>
            <w:tcW w:w="2400" w:type="dxa"/>
            <w:tcBorders>
              <w:top w:val="single" w:sz="6" w:space="0" w:color="000000"/>
              <w:left w:val="single" w:sz="6" w:space="0" w:color="000000"/>
              <w:bottom w:val="single" w:sz="6" w:space="0" w:color="000000"/>
              <w:right w:val="single" w:sz="6" w:space="0" w:color="000000"/>
            </w:tcBorders>
          </w:tcPr>
          <w:p w14:paraId="6DE60F1B" w14:textId="77777777" w:rsidR="00CB62C7" w:rsidRDefault="00CB62C7" w:rsidP="00D050E7">
            <w:pPr>
              <w:pStyle w:val="TableParagraph"/>
              <w:spacing w:line="264" w:lineRule="exact"/>
              <w:ind w:left="698"/>
              <w:rPr>
                <w:sz w:val="24"/>
              </w:rPr>
            </w:pPr>
            <w:r>
              <w:rPr>
                <w:sz w:val="24"/>
              </w:rPr>
              <w:t>0.31 mg/L</w:t>
            </w:r>
          </w:p>
        </w:tc>
        <w:tc>
          <w:tcPr>
            <w:tcW w:w="1882" w:type="dxa"/>
            <w:tcBorders>
              <w:top w:val="single" w:sz="6" w:space="0" w:color="000000"/>
              <w:left w:val="single" w:sz="6" w:space="0" w:color="000000"/>
              <w:bottom w:val="single" w:sz="6" w:space="0" w:color="000000"/>
              <w:right w:val="single" w:sz="6" w:space="0" w:color="000000"/>
            </w:tcBorders>
          </w:tcPr>
          <w:p w14:paraId="2DDE7C04" w14:textId="77777777" w:rsidR="00CB62C7" w:rsidRDefault="00CB62C7" w:rsidP="00D050E7">
            <w:pPr>
              <w:pStyle w:val="TableParagraph"/>
              <w:spacing w:line="264" w:lineRule="exact"/>
              <w:ind w:left="499"/>
              <w:rPr>
                <w:sz w:val="24"/>
              </w:rPr>
            </w:pPr>
            <w:r>
              <w:rPr>
                <w:sz w:val="24"/>
              </w:rPr>
              <w:t>1.0 mg/L</w:t>
            </w:r>
          </w:p>
        </w:tc>
        <w:tc>
          <w:tcPr>
            <w:tcW w:w="1977" w:type="dxa"/>
            <w:tcBorders>
              <w:top w:val="single" w:sz="6" w:space="0" w:color="000000"/>
              <w:left w:val="single" w:sz="6" w:space="0" w:color="000000"/>
              <w:bottom w:val="single" w:sz="6" w:space="0" w:color="000000"/>
              <w:right w:val="single" w:sz="6" w:space="0" w:color="000000"/>
            </w:tcBorders>
          </w:tcPr>
          <w:p w14:paraId="4B486D02" w14:textId="77777777" w:rsidR="00CB62C7" w:rsidRDefault="00CB62C7" w:rsidP="00D050E7">
            <w:pPr>
              <w:pStyle w:val="TableParagraph"/>
              <w:spacing w:line="264" w:lineRule="exact"/>
              <w:ind w:left="438" w:right="430"/>
              <w:jc w:val="center"/>
              <w:rPr>
                <w:sz w:val="24"/>
              </w:rPr>
            </w:pPr>
            <w:r>
              <w:rPr>
                <w:sz w:val="24"/>
              </w:rPr>
              <w:t>≤5 RPD</w:t>
            </w:r>
          </w:p>
        </w:tc>
        <w:tc>
          <w:tcPr>
            <w:tcW w:w="1980" w:type="dxa"/>
            <w:tcBorders>
              <w:top w:val="single" w:sz="6" w:space="0" w:color="000000"/>
              <w:left w:val="single" w:sz="6" w:space="0" w:color="000000"/>
              <w:bottom w:val="single" w:sz="6" w:space="0" w:color="000000"/>
            </w:tcBorders>
          </w:tcPr>
          <w:p w14:paraId="348AD179" w14:textId="77777777" w:rsidR="00CB62C7" w:rsidRDefault="00CB62C7" w:rsidP="00D050E7">
            <w:pPr>
              <w:pStyle w:val="TableParagraph"/>
              <w:spacing w:line="264" w:lineRule="exact"/>
              <w:ind w:left="278" w:right="253"/>
              <w:jc w:val="center"/>
              <w:rPr>
                <w:sz w:val="24"/>
              </w:rPr>
            </w:pPr>
            <w:r>
              <w:rPr>
                <w:sz w:val="24"/>
              </w:rPr>
              <w:t>±25 %</w:t>
            </w:r>
          </w:p>
        </w:tc>
      </w:tr>
      <w:tr w:rsidR="00CB62C7" w14:paraId="7213204B" w14:textId="77777777" w:rsidTr="00D050E7">
        <w:trPr>
          <w:trHeight w:val="553"/>
        </w:trPr>
        <w:tc>
          <w:tcPr>
            <w:tcW w:w="2218" w:type="dxa"/>
            <w:tcBorders>
              <w:top w:val="single" w:sz="6" w:space="0" w:color="000000"/>
              <w:right w:val="single" w:sz="6" w:space="0" w:color="000000"/>
            </w:tcBorders>
          </w:tcPr>
          <w:p w14:paraId="3C1EDE97" w14:textId="77777777" w:rsidR="00CB62C7" w:rsidRDefault="00CB62C7" w:rsidP="00D050E7">
            <w:pPr>
              <w:pStyle w:val="TableParagraph"/>
              <w:spacing w:line="274" w:lineRule="exact"/>
              <w:ind w:left="92"/>
              <w:rPr>
                <w:sz w:val="24"/>
              </w:rPr>
            </w:pPr>
            <w:r>
              <w:rPr>
                <w:sz w:val="24"/>
              </w:rPr>
              <w:t>Fecal coliform</w:t>
            </w:r>
          </w:p>
        </w:tc>
        <w:tc>
          <w:tcPr>
            <w:tcW w:w="3250" w:type="dxa"/>
            <w:tcBorders>
              <w:top w:val="single" w:sz="6" w:space="0" w:color="000000"/>
              <w:left w:val="single" w:sz="6" w:space="0" w:color="000000"/>
              <w:right w:val="single" w:sz="6" w:space="0" w:color="000000"/>
            </w:tcBorders>
          </w:tcPr>
          <w:p w14:paraId="074E21E6" w14:textId="77777777" w:rsidR="00CB62C7" w:rsidRDefault="00CB62C7" w:rsidP="00D050E7">
            <w:pPr>
              <w:pStyle w:val="TableParagraph"/>
              <w:spacing w:before="1" w:line="276" w:lineRule="exact"/>
              <w:ind w:left="107" w:right="235"/>
              <w:rPr>
                <w:sz w:val="24"/>
              </w:rPr>
            </w:pPr>
            <w:r>
              <w:rPr>
                <w:sz w:val="24"/>
              </w:rPr>
              <w:t>SM 9222D-1997 – membrane filtration</w:t>
            </w:r>
          </w:p>
        </w:tc>
        <w:tc>
          <w:tcPr>
            <w:tcW w:w="2400" w:type="dxa"/>
            <w:tcBorders>
              <w:top w:val="single" w:sz="6" w:space="0" w:color="000000"/>
              <w:left w:val="single" w:sz="6" w:space="0" w:color="000000"/>
              <w:right w:val="single" w:sz="6" w:space="0" w:color="000000"/>
            </w:tcBorders>
          </w:tcPr>
          <w:p w14:paraId="5B771C44" w14:textId="77777777" w:rsidR="00CB62C7" w:rsidRDefault="00CB62C7" w:rsidP="00D050E7">
            <w:pPr>
              <w:pStyle w:val="TableParagraph"/>
              <w:spacing w:line="274" w:lineRule="exact"/>
              <w:ind w:left="495"/>
              <w:rPr>
                <w:sz w:val="24"/>
              </w:rPr>
            </w:pPr>
            <w:r>
              <w:rPr>
                <w:sz w:val="24"/>
              </w:rPr>
              <w:t>1.0 cfu/100 ml</w:t>
            </w:r>
          </w:p>
        </w:tc>
        <w:tc>
          <w:tcPr>
            <w:tcW w:w="1882" w:type="dxa"/>
            <w:tcBorders>
              <w:top w:val="single" w:sz="6" w:space="0" w:color="000000"/>
              <w:left w:val="single" w:sz="6" w:space="0" w:color="000000"/>
              <w:right w:val="single" w:sz="6" w:space="0" w:color="000000"/>
            </w:tcBorders>
          </w:tcPr>
          <w:p w14:paraId="038440E3" w14:textId="77777777" w:rsidR="00CB62C7" w:rsidRDefault="00CB62C7" w:rsidP="00D050E7">
            <w:pPr>
              <w:pStyle w:val="TableParagraph"/>
              <w:spacing w:line="274" w:lineRule="exact"/>
              <w:ind w:left="236"/>
              <w:rPr>
                <w:sz w:val="24"/>
              </w:rPr>
            </w:pPr>
            <w:r>
              <w:rPr>
                <w:sz w:val="24"/>
              </w:rPr>
              <w:t>1.0 cfu/100 ml</w:t>
            </w:r>
          </w:p>
        </w:tc>
        <w:tc>
          <w:tcPr>
            <w:tcW w:w="1977" w:type="dxa"/>
            <w:tcBorders>
              <w:top w:val="single" w:sz="6" w:space="0" w:color="000000"/>
              <w:left w:val="single" w:sz="6" w:space="0" w:color="000000"/>
              <w:right w:val="single" w:sz="6" w:space="0" w:color="000000"/>
            </w:tcBorders>
          </w:tcPr>
          <w:p w14:paraId="03B9F253" w14:textId="77777777" w:rsidR="00CB62C7" w:rsidRDefault="00CB62C7" w:rsidP="00D050E7">
            <w:pPr>
              <w:pStyle w:val="TableParagraph"/>
              <w:spacing w:line="274" w:lineRule="exact"/>
              <w:ind w:left="438" w:right="428"/>
              <w:jc w:val="center"/>
              <w:rPr>
                <w:sz w:val="24"/>
              </w:rPr>
            </w:pPr>
            <w:r>
              <w:rPr>
                <w:sz w:val="24"/>
              </w:rPr>
              <w:t>**</w:t>
            </w:r>
          </w:p>
        </w:tc>
        <w:tc>
          <w:tcPr>
            <w:tcW w:w="1980" w:type="dxa"/>
            <w:tcBorders>
              <w:top w:val="single" w:sz="6" w:space="0" w:color="000000"/>
              <w:left w:val="single" w:sz="6" w:space="0" w:color="000000"/>
            </w:tcBorders>
          </w:tcPr>
          <w:p w14:paraId="0F9213ED" w14:textId="77777777" w:rsidR="00CB62C7" w:rsidRDefault="00CB62C7" w:rsidP="00D050E7">
            <w:pPr>
              <w:pStyle w:val="TableParagraph"/>
              <w:spacing w:line="274" w:lineRule="exact"/>
              <w:ind w:left="277" w:right="253"/>
              <w:jc w:val="center"/>
              <w:rPr>
                <w:sz w:val="24"/>
              </w:rPr>
            </w:pPr>
            <w:r>
              <w:rPr>
                <w:sz w:val="24"/>
              </w:rPr>
              <w:t>**</w:t>
            </w:r>
          </w:p>
        </w:tc>
      </w:tr>
    </w:tbl>
    <w:p w14:paraId="62CADC19" w14:textId="77777777" w:rsidR="00CB62C7" w:rsidRDefault="00CB62C7" w:rsidP="00CB62C7">
      <w:pPr>
        <w:pStyle w:val="BodyText"/>
        <w:spacing w:before="11"/>
        <w:rPr>
          <w:b/>
        </w:rPr>
      </w:pPr>
    </w:p>
    <w:p w14:paraId="1B6A98DB" w14:textId="77777777" w:rsidR="00CB62C7" w:rsidRDefault="00CB62C7" w:rsidP="00CB62C7">
      <w:pPr>
        <w:ind w:left="820" w:right="12025"/>
      </w:pPr>
      <w:r>
        <w:t>DL, detection</w:t>
      </w:r>
      <w:r>
        <w:rPr>
          <w:spacing w:val="-3"/>
        </w:rPr>
        <w:t xml:space="preserve"> </w:t>
      </w:r>
      <w:r>
        <w:t>limit</w:t>
      </w:r>
    </w:p>
    <w:p w14:paraId="6376C101" w14:textId="64BABC30" w:rsidR="00CB62C7" w:rsidRDefault="00CB62C7" w:rsidP="00CB62C7">
      <w:pPr>
        <w:ind w:left="820" w:right="12025"/>
        <w:rPr>
          <w:sz w:val="20"/>
        </w:rPr>
      </w:pPr>
      <w:r>
        <w:rPr>
          <w:sz w:val="20"/>
        </w:rPr>
        <w:t>LOQ, limit of quantitation</w:t>
      </w:r>
    </w:p>
    <w:p w14:paraId="5DD72D16" w14:textId="2DF7D09F" w:rsidR="00CB62C7" w:rsidRDefault="00CB62C7" w:rsidP="00CB62C7">
      <w:pPr>
        <w:ind w:left="820" w:right="12025"/>
        <w:rPr>
          <w:sz w:val="20"/>
        </w:rPr>
      </w:pPr>
      <w:r>
        <w:rPr>
          <w:sz w:val="20"/>
        </w:rPr>
        <w:t>mg/L, milligrams per liter</w:t>
      </w:r>
      <w:r>
        <w:rPr>
          <w:spacing w:val="-10"/>
          <w:sz w:val="20"/>
        </w:rPr>
        <w:t xml:space="preserve"> </w:t>
      </w:r>
      <w:r>
        <w:rPr>
          <w:sz w:val="20"/>
        </w:rPr>
        <w:t>(ppm)</w:t>
      </w:r>
    </w:p>
    <w:p w14:paraId="22E98A26" w14:textId="77777777" w:rsidR="00CB62C7" w:rsidRDefault="00CB62C7" w:rsidP="00CB62C7">
      <w:pPr>
        <w:ind w:left="820" w:right="10647"/>
        <w:rPr>
          <w:sz w:val="20"/>
        </w:rPr>
      </w:pPr>
      <w:r>
        <w:rPr>
          <w:sz w:val="20"/>
        </w:rPr>
        <w:t>cfu/100 ml, colony forming units per 100 milliliters RPD, relative percent</w:t>
      </w:r>
      <w:r>
        <w:rPr>
          <w:spacing w:val="-5"/>
          <w:sz w:val="20"/>
        </w:rPr>
        <w:t xml:space="preserve"> </w:t>
      </w:r>
      <w:r>
        <w:rPr>
          <w:sz w:val="20"/>
        </w:rPr>
        <w:t>difference</w:t>
      </w:r>
    </w:p>
    <w:p w14:paraId="74658F85" w14:textId="77777777" w:rsidR="00CB62C7" w:rsidRDefault="00CB62C7" w:rsidP="00CB62C7">
      <w:pPr>
        <w:spacing w:before="1"/>
        <w:ind w:left="820" w:right="12258"/>
        <w:rPr>
          <w:sz w:val="20"/>
        </w:rPr>
      </w:pPr>
      <w:r>
        <w:rPr>
          <w:sz w:val="20"/>
        </w:rPr>
        <w:t>LFB, laboratory fortified blank LCS, laboratory control sample</w:t>
      </w:r>
    </w:p>
    <w:p w14:paraId="773FD899" w14:textId="77777777" w:rsidR="00CB62C7" w:rsidRDefault="00CB62C7" w:rsidP="00CB62C7">
      <w:pPr>
        <w:spacing w:line="230" w:lineRule="exact"/>
        <w:ind w:left="820"/>
        <w:rPr>
          <w:sz w:val="20"/>
        </w:rPr>
      </w:pPr>
      <w:r>
        <w:rPr>
          <w:sz w:val="20"/>
        </w:rPr>
        <w:t>* depends on dilution: filter 100 ml, &lt;1/0; filter 50 ml, &lt;2</w:t>
      </w:r>
    </w:p>
    <w:p w14:paraId="67656C60" w14:textId="09665598" w:rsidR="00CB62C7" w:rsidRDefault="00CB62C7" w:rsidP="00CB62C7">
      <w:pPr>
        <w:spacing w:before="1"/>
        <w:ind w:left="820"/>
        <w:rPr>
          <w:sz w:val="20"/>
        </w:rPr>
      </w:pPr>
      <w:r>
        <w:rPr>
          <w:sz w:val="20"/>
        </w:rPr>
        <w:t>** control checks of sterility, temperature</w:t>
      </w:r>
    </w:p>
    <w:p w14:paraId="35EE5B52" w14:textId="1A697D46" w:rsidR="00CB1E35" w:rsidRDefault="00CB1E35" w:rsidP="00CB62C7">
      <w:pPr>
        <w:spacing w:before="1"/>
        <w:ind w:left="820"/>
        <w:rPr>
          <w:sz w:val="20"/>
        </w:rPr>
      </w:pPr>
    </w:p>
    <w:p w14:paraId="5BF7B7A7" w14:textId="68A1F90D" w:rsidR="00CB1E35" w:rsidRDefault="00CB1E35" w:rsidP="00CB62C7">
      <w:pPr>
        <w:spacing w:before="1"/>
        <w:ind w:left="820"/>
        <w:rPr>
          <w:sz w:val="20"/>
        </w:rPr>
      </w:pPr>
    </w:p>
    <w:p w14:paraId="28DC4F20" w14:textId="1E290BCB" w:rsidR="00CB1E35" w:rsidRDefault="00CB1E35" w:rsidP="00CB62C7">
      <w:pPr>
        <w:spacing w:before="1"/>
        <w:ind w:left="820"/>
        <w:rPr>
          <w:sz w:val="20"/>
        </w:rPr>
      </w:pPr>
    </w:p>
    <w:p w14:paraId="27B6365A" w14:textId="7385F3A5" w:rsidR="00CB1E35" w:rsidRDefault="00CB1E35" w:rsidP="00CB62C7">
      <w:pPr>
        <w:spacing w:before="1"/>
        <w:ind w:left="820"/>
        <w:rPr>
          <w:sz w:val="20"/>
        </w:rPr>
      </w:pPr>
    </w:p>
    <w:p w14:paraId="74E0FD8B" w14:textId="5FAE3636" w:rsidR="00CB1E35" w:rsidRDefault="00CB1E35" w:rsidP="00CB62C7">
      <w:pPr>
        <w:spacing w:before="1"/>
        <w:ind w:left="820"/>
        <w:rPr>
          <w:sz w:val="20"/>
        </w:rPr>
      </w:pPr>
    </w:p>
    <w:p w14:paraId="39629800" w14:textId="4AF2112C" w:rsidR="00CB1E35" w:rsidRDefault="00CB1E35" w:rsidP="00CB62C7">
      <w:pPr>
        <w:spacing w:before="1"/>
        <w:ind w:left="820"/>
        <w:rPr>
          <w:sz w:val="20"/>
        </w:rPr>
      </w:pPr>
    </w:p>
    <w:p w14:paraId="4389965B" w14:textId="230CC22A" w:rsidR="00CB1E35" w:rsidRDefault="00CB1E35" w:rsidP="00CB62C7">
      <w:pPr>
        <w:spacing w:before="1"/>
        <w:ind w:left="820"/>
        <w:rPr>
          <w:sz w:val="20"/>
        </w:rPr>
      </w:pPr>
    </w:p>
    <w:p w14:paraId="3B8198CE" w14:textId="5134867D" w:rsidR="00CB1E35" w:rsidRDefault="00CB1E35" w:rsidP="00CB62C7">
      <w:pPr>
        <w:spacing w:before="1"/>
        <w:ind w:left="820"/>
        <w:rPr>
          <w:sz w:val="20"/>
        </w:rPr>
      </w:pPr>
    </w:p>
    <w:p w14:paraId="38FB9663" w14:textId="77777777" w:rsidR="00CB62C7" w:rsidRDefault="00CB62C7" w:rsidP="00CB62C7">
      <w:pPr>
        <w:rPr>
          <w:sz w:val="20"/>
        </w:rPr>
        <w:sectPr w:rsidR="00CB62C7">
          <w:footnotePr>
            <w:numFmt w:val="chicago"/>
          </w:footnotePr>
          <w:pgSz w:w="16840" w:h="11900" w:orient="landscape"/>
          <w:pgMar w:top="1320" w:right="600" w:bottom="940" w:left="620" w:header="929" w:footer="745" w:gutter="0"/>
          <w:cols w:space="720"/>
        </w:sectPr>
      </w:pPr>
    </w:p>
    <w:p w14:paraId="26C522F1" w14:textId="1288516C" w:rsidR="00CB62C7" w:rsidRDefault="00CB62C7" w:rsidP="00CB62C7">
      <w:pPr>
        <w:pStyle w:val="BodyText"/>
        <w:spacing w:before="2"/>
        <w:rPr>
          <w:sz w:val="26"/>
        </w:rPr>
      </w:pPr>
    </w:p>
    <w:p w14:paraId="12A85C4D" w14:textId="77777777" w:rsidR="00F91D88" w:rsidRDefault="00F91D88" w:rsidP="00CB62C7">
      <w:pPr>
        <w:pStyle w:val="BodyText"/>
        <w:spacing w:before="2"/>
        <w:rPr>
          <w:sz w:val="26"/>
        </w:rPr>
      </w:pPr>
    </w:p>
    <w:p w14:paraId="73DA3C42" w14:textId="4CDC5659" w:rsidR="00CB62C7" w:rsidRPr="00555404" w:rsidRDefault="00F91D88" w:rsidP="00F91D88">
      <w:pPr>
        <w:pStyle w:val="Caption"/>
        <w:keepNext/>
        <w:rPr>
          <w:b/>
          <w:i w:val="0"/>
          <w:color w:val="auto"/>
          <w:sz w:val="24"/>
          <w:szCs w:val="24"/>
        </w:rPr>
      </w:pPr>
      <w:bookmarkStart w:id="186" w:name="_bookmark10"/>
      <w:bookmarkStart w:id="187" w:name="_Ref125968599"/>
      <w:bookmarkStart w:id="188" w:name="_Toc126826254"/>
      <w:bookmarkEnd w:id="186"/>
      <w:r w:rsidRPr="00555404">
        <w:rPr>
          <w:b/>
          <w:i w:val="0"/>
          <w:color w:val="auto"/>
          <w:sz w:val="24"/>
          <w:szCs w:val="24"/>
        </w:rPr>
        <w:t xml:space="preserve">Table </w:t>
      </w:r>
      <w:r w:rsidRPr="00555404">
        <w:rPr>
          <w:b/>
          <w:i w:val="0"/>
          <w:color w:val="auto"/>
          <w:sz w:val="24"/>
          <w:szCs w:val="24"/>
        </w:rPr>
        <w:fldChar w:fldCharType="begin"/>
      </w:r>
      <w:r w:rsidRPr="00555404">
        <w:rPr>
          <w:b/>
          <w:i w:val="0"/>
          <w:color w:val="auto"/>
          <w:sz w:val="24"/>
          <w:szCs w:val="24"/>
        </w:rPr>
        <w:instrText xml:space="preserve"> SEQ Table \* ARABIC </w:instrText>
      </w:r>
      <w:r w:rsidRPr="00555404">
        <w:rPr>
          <w:b/>
          <w:i w:val="0"/>
          <w:color w:val="auto"/>
          <w:sz w:val="24"/>
          <w:szCs w:val="24"/>
        </w:rPr>
        <w:fldChar w:fldCharType="separate"/>
      </w:r>
      <w:r w:rsidR="00F4536B" w:rsidRPr="00555404">
        <w:rPr>
          <w:b/>
          <w:i w:val="0"/>
          <w:noProof/>
          <w:color w:val="auto"/>
          <w:sz w:val="24"/>
          <w:szCs w:val="24"/>
        </w:rPr>
        <w:t>7</w:t>
      </w:r>
      <w:r w:rsidRPr="00555404">
        <w:rPr>
          <w:b/>
          <w:i w:val="0"/>
          <w:color w:val="auto"/>
          <w:sz w:val="24"/>
          <w:szCs w:val="24"/>
        </w:rPr>
        <w:fldChar w:fldCharType="end"/>
      </w:r>
      <w:bookmarkEnd w:id="187"/>
      <w:r w:rsidR="00CB62C7" w:rsidRPr="00555404">
        <w:rPr>
          <w:b/>
          <w:i w:val="0"/>
          <w:color w:val="auto"/>
          <w:sz w:val="24"/>
          <w:szCs w:val="24"/>
        </w:rPr>
        <w:t>. Data Quality Objectives for Stream Temperature Monitoring (From Cook Inlet</w:t>
      </w:r>
      <w:r w:rsidR="005D522B" w:rsidRPr="00555404">
        <w:rPr>
          <w:b/>
          <w:i w:val="0"/>
          <w:color w:val="auto"/>
          <w:sz w:val="24"/>
          <w:szCs w:val="24"/>
        </w:rPr>
        <w:t>k</w:t>
      </w:r>
      <w:r w:rsidR="00CB62C7" w:rsidRPr="00555404">
        <w:rPr>
          <w:b/>
          <w:i w:val="0"/>
          <w:color w:val="auto"/>
          <w:sz w:val="24"/>
          <w:szCs w:val="24"/>
        </w:rPr>
        <w:t>eeper)</w:t>
      </w:r>
      <w:bookmarkEnd w:id="188"/>
    </w:p>
    <w:p w14:paraId="16469F79" w14:textId="77777777" w:rsidR="00CB62C7" w:rsidRDefault="00CB62C7" w:rsidP="00CB62C7">
      <w:pPr>
        <w:pStyle w:val="BodyText"/>
        <w:spacing w:before="8" w:after="1"/>
        <w:rPr>
          <w:b/>
          <w:sz w:val="11"/>
        </w:rPr>
      </w:pPr>
    </w:p>
    <w:tbl>
      <w:tblPr>
        <w:tblW w:w="0" w:type="auto"/>
        <w:tblInd w:w="97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10"/>
        <w:gridCol w:w="2135"/>
        <w:gridCol w:w="2635"/>
        <w:gridCol w:w="2430"/>
        <w:gridCol w:w="1398"/>
        <w:gridCol w:w="1350"/>
        <w:gridCol w:w="1890"/>
      </w:tblGrid>
      <w:tr w:rsidR="00CB62C7" w14:paraId="2E383471" w14:textId="77777777" w:rsidTr="00D050E7">
        <w:trPr>
          <w:trHeight w:val="374"/>
        </w:trPr>
        <w:tc>
          <w:tcPr>
            <w:tcW w:w="1710" w:type="dxa"/>
            <w:tcBorders>
              <w:bottom w:val="single" w:sz="6" w:space="0" w:color="000000"/>
              <w:right w:val="single" w:sz="6" w:space="0" w:color="000000"/>
            </w:tcBorders>
          </w:tcPr>
          <w:p w14:paraId="2E60A339" w14:textId="77777777" w:rsidR="00CB62C7" w:rsidRDefault="00CB62C7" w:rsidP="00D050E7">
            <w:pPr>
              <w:pStyle w:val="TableParagraph"/>
              <w:spacing w:before="89"/>
              <w:ind w:left="92"/>
              <w:rPr>
                <w:b/>
                <w:sz w:val="20"/>
              </w:rPr>
            </w:pPr>
            <w:r>
              <w:rPr>
                <w:b/>
                <w:sz w:val="20"/>
              </w:rPr>
              <w:t>PARAMETER</w:t>
            </w:r>
          </w:p>
        </w:tc>
        <w:tc>
          <w:tcPr>
            <w:tcW w:w="2135" w:type="dxa"/>
            <w:tcBorders>
              <w:left w:val="single" w:sz="6" w:space="0" w:color="000000"/>
              <w:bottom w:val="single" w:sz="6" w:space="0" w:color="000000"/>
              <w:right w:val="single" w:sz="6" w:space="0" w:color="000000"/>
            </w:tcBorders>
          </w:tcPr>
          <w:p w14:paraId="4C62995F" w14:textId="77777777" w:rsidR="00CB62C7" w:rsidRDefault="00CB62C7" w:rsidP="00D050E7">
            <w:pPr>
              <w:pStyle w:val="TableParagraph"/>
              <w:spacing w:before="89"/>
              <w:ind w:left="107"/>
              <w:rPr>
                <w:b/>
                <w:sz w:val="20"/>
              </w:rPr>
            </w:pPr>
            <w:r>
              <w:rPr>
                <w:b/>
                <w:sz w:val="20"/>
              </w:rPr>
              <w:t>METHOD</w:t>
            </w:r>
          </w:p>
        </w:tc>
        <w:tc>
          <w:tcPr>
            <w:tcW w:w="2635" w:type="dxa"/>
            <w:tcBorders>
              <w:left w:val="single" w:sz="6" w:space="0" w:color="000000"/>
              <w:bottom w:val="single" w:sz="6" w:space="0" w:color="000000"/>
              <w:right w:val="single" w:sz="6" w:space="0" w:color="000000"/>
            </w:tcBorders>
          </w:tcPr>
          <w:p w14:paraId="7DA2BF47" w14:textId="77777777" w:rsidR="00CB62C7" w:rsidRDefault="00CB62C7" w:rsidP="00D050E7">
            <w:pPr>
              <w:pStyle w:val="TableParagraph"/>
              <w:spacing w:before="89"/>
              <w:ind w:left="107"/>
              <w:rPr>
                <w:b/>
                <w:sz w:val="16"/>
              </w:rPr>
            </w:pPr>
            <w:r>
              <w:rPr>
                <w:b/>
                <w:sz w:val="20"/>
              </w:rPr>
              <w:t xml:space="preserve">RESOLUTION/LIMIT </w:t>
            </w:r>
            <w:r>
              <w:rPr>
                <w:b/>
                <w:sz w:val="16"/>
              </w:rPr>
              <w:t>(°C)</w:t>
            </w:r>
          </w:p>
        </w:tc>
        <w:tc>
          <w:tcPr>
            <w:tcW w:w="2430" w:type="dxa"/>
            <w:tcBorders>
              <w:left w:val="single" w:sz="6" w:space="0" w:color="000000"/>
              <w:bottom w:val="single" w:sz="6" w:space="0" w:color="000000"/>
              <w:right w:val="single" w:sz="6" w:space="0" w:color="000000"/>
            </w:tcBorders>
          </w:tcPr>
          <w:p w14:paraId="67910AF7" w14:textId="77777777" w:rsidR="00CB62C7" w:rsidRDefault="00CB62C7" w:rsidP="00D050E7">
            <w:pPr>
              <w:pStyle w:val="TableParagraph"/>
              <w:spacing w:before="89"/>
              <w:ind w:left="107"/>
              <w:rPr>
                <w:b/>
                <w:sz w:val="16"/>
              </w:rPr>
            </w:pPr>
            <w:r>
              <w:rPr>
                <w:b/>
                <w:sz w:val="20"/>
              </w:rPr>
              <w:t>EXPECTED RANGE</w:t>
            </w:r>
            <w:r>
              <w:rPr>
                <w:b/>
                <w:sz w:val="16"/>
              </w:rPr>
              <w:t>(°C)</w:t>
            </w:r>
          </w:p>
        </w:tc>
        <w:tc>
          <w:tcPr>
            <w:tcW w:w="1398" w:type="dxa"/>
            <w:tcBorders>
              <w:left w:val="single" w:sz="6" w:space="0" w:color="000000"/>
              <w:bottom w:val="single" w:sz="6" w:space="0" w:color="000000"/>
              <w:right w:val="single" w:sz="6" w:space="0" w:color="000000"/>
            </w:tcBorders>
          </w:tcPr>
          <w:p w14:paraId="425E8F74" w14:textId="77777777" w:rsidR="00CB62C7" w:rsidRDefault="00CB62C7" w:rsidP="00D050E7">
            <w:pPr>
              <w:pStyle w:val="TableParagraph"/>
              <w:spacing w:before="89"/>
              <w:ind w:left="107"/>
              <w:rPr>
                <w:b/>
                <w:sz w:val="20"/>
              </w:rPr>
            </w:pPr>
            <w:r>
              <w:rPr>
                <w:b/>
                <w:sz w:val="20"/>
              </w:rPr>
              <w:t>ACCURACY</w:t>
            </w:r>
          </w:p>
        </w:tc>
        <w:tc>
          <w:tcPr>
            <w:tcW w:w="1350" w:type="dxa"/>
            <w:tcBorders>
              <w:left w:val="single" w:sz="6" w:space="0" w:color="000000"/>
              <w:bottom w:val="single" w:sz="6" w:space="0" w:color="000000"/>
              <w:right w:val="single" w:sz="6" w:space="0" w:color="000000"/>
            </w:tcBorders>
          </w:tcPr>
          <w:p w14:paraId="40B23A4B" w14:textId="77777777" w:rsidR="00CB62C7" w:rsidRDefault="00CB62C7" w:rsidP="00D050E7">
            <w:pPr>
              <w:pStyle w:val="TableParagraph"/>
              <w:spacing w:before="89"/>
              <w:ind w:left="107"/>
              <w:rPr>
                <w:b/>
                <w:sz w:val="20"/>
              </w:rPr>
            </w:pPr>
            <w:r>
              <w:rPr>
                <w:b/>
                <w:sz w:val="20"/>
              </w:rPr>
              <w:t>PRECISION</w:t>
            </w:r>
          </w:p>
        </w:tc>
        <w:tc>
          <w:tcPr>
            <w:tcW w:w="1890" w:type="dxa"/>
            <w:tcBorders>
              <w:left w:val="single" w:sz="6" w:space="0" w:color="000000"/>
              <w:bottom w:val="single" w:sz="6" w:space="0" w:color="000000"/>
            </w:tcBorders>
          </w:tcPr>
          <w:p w14:paraId="10733155" w14:textId="77777777" w:rsidR="00CB62C7" w:rsidRDefault="00CB62C7" w:rsidP="00D050E7">
            <w:pPr>
              <w:pStyle w:val="TableParagraph"/>
              <w:spacing w:before="89"/>
              <w:ind w:left="107"/>
              <w:rPr>
                <w:b/>
                <w:sz w:val="20"/>
              </w:rPr>
            </w:pPr>
            <w:r>
              <w:rPr>
                <w:b/>
                <w:sz w:val="20"/>
              </w:rPr>
              <w:t>COMPLETENESS</w:t>
            </w:r>
          </w:p>
        </w:tc>
      </w:tr>
      <w:tr w:rsidR="00CB62C7" w14:paraId="038F785D" w14:textId="77777777" w:rsidTr="00D050E7">
        <w:trPr>
          <w:trHeight w:val="924"/>
        </w:trPr>
        <w:tc>
          <w:tcPr>
            <w:tcW w:w="1710" w:type="dxa"/>
            <w:tcBorders>
              <w:top w:val="single" w:sz="6" w:space="0" w:color="000000"/>
              <w:bottom w:val="single" w:sz="6" w:space="0" w:color="000000"/>
              <w:right w:val="single" w:sz="6" w:space="0" w:color="000000"/>
            </w:tcBorders>
          </w:tcPr>
          <w:p w14:paraId="3D408D1F" w14:textId="77777777" w:rsidR="00CB62C7" w:rsidRDefault="00CB62C7" w:rsidP="00D050E7">
            <w:pPr>
              <w:pStyle w:val="TableParagraph"/>
              <w:spacing w:before="87" w:line="333" w:lineRule="auto"/>
              <w:ind w:left="92" w:right="112"/>
              <w:rPr>
                <w:sz w:val="20"/>
              </w:rPr>
            </w:pPr>
            <w:r>
              <w:rPr>
                <w:sz w:val="20"/>
              </w:rPr>
              <w:t>AIR TEMPERATURE</w:t>
            </w:r>
          </w:p>
        </w:tc>
        <w:tc>
          <w:tcPr>
            <w:tcW w:w="2135" w:type="dxa"/>
            <w:tcBorders>
              <w:top w:val="single" w:sz="6" w:space="0" w:color="000000"/>
              <w:left w:val="single" w:sz="6" w:space="0" w:color="000000"/>
              <w:bottom w:val="single" w:sz="6" w:space="0" w:color="000000"/>
              <w:right w:val="single" w:sz="6" w:space="0" w:color="000000"/>
            </w:tcBorders>
          </w:tcPr>
          <w:p w14:paraId="7072AF55" w14:textId="77777777" w:rsidR="00CB62C7" w:rsidRDefault="00CB62C7" w:rsidP="00D050E7">
            <w:pPr>
              <w:pStyle w:val="TableParagraph"/>
              <w:spacing w:before="87"/>
              <w:ind w:left="107" w:right="426"/>
              <w:rPr>
                <w:sz w:val="20"/>
              </w:rPr>
            </w:pPr>
            <w:r>
              <w:rPr>
                <w:sz w:val="20"/>
              </w:rPr>
              <w:t>SM 2550 B-2000, HOBO TIDBIT V2</w:t>
            </w:r>
          </w:p>
        </w:tc>
        <w:tc>
          <w:tcPr>
            <w:tcW w:w="2635" w:type="dxa"/>
            <w:tcBorders>
              <w:top w:val="single" w:sz="6" w:space="0" w:color="000000"/>
              <w:left w:val="single" w:sz="6" w:space="0" w:color="000000"/>
              <w:bottom w:val="single" w:sz="6" w:space="0" w:color="000000"/>
              <w:right w:val="single" w:sz="6" w:space="0" w:color="000000"/>
            </w:tcBorders>
          </w:tcPr>
          <w:p w14:paraId="7ABD3E3F" w14:textId="77777777" w:rsidR="00CB62C7" w:rsidRDefault="00CB62C7" w:rsidP="00D050E7">
            <w:pPr>
              <w:pStyle w:val="TableParagraph"/>
              <w:spacing w:before="87"/>
              <w:ind w:left="107"/>
              <w:rPr>
                <w:sz w:val="20"/>
              </w:rPr>
            </w:pPr>
            <w:r>
              <w:rPr>
                <w:sz w:val="20"/>
              </w:rPr>
              <w:t>0.16</w:t>
            </w:r>
          </w:p>
        </w:tc>
        <w:tc>
          <w:tcPr>
            <w:tcW w:w="2430" w:type="dxa"/>
            <w:tcBorders>
              <w:top w:val="single" w:sz="6" w:space="0" w:color="000000"/>
              <w:left w:val="single" w:sz="6" w:space="0" w:color="000000"/>
              <w:bottom w:val="single" w:sz="6" w:space="0" w:color="000000"/>
              <w:right w:val="single" w:sz="6" w:space="0" w:color="000000"/>
            </w:tcBorders>
          </w:tcPr>
          <w:p w14:paraId="4909E628" w14:textId="77777777" w:rsidR="00CB62C7" w:rsidRDefault="00CB62C7" w:rsidP="00D050E7">
            <w:pPr>
              <w:pStyle w:val="TableParagraph"/>
              <w:spacing w:before="87"/>
              <w:ind w:left="107"/>
              <w:rPr>
                <w:sz w:val="20"/>
              </w:rPr>
            </w:pPr>
            <w:r>
              <w:rPr>
                <w:sz w:val="20"/>
              </w:rPr>
              <w:t>-5 TO 37</w:t>
            </w:r>
          </w:p>
        </w:tc>
        <w:tc>
          <w:tcPr>
            <w:tcW w:w="1398" w:type="dxa"/>
            <w:tcBorders>
              <w:top w:val="single" w:sz="6" w:space="0" w:color="000000"/>
              <w:left w:val="single" w:sz="6" w:space="0" w:color="000000"/>
              <w:bottom w:val="single" w:sz="6" w:space="0" w:color="000000"/>
              <w:right w:val="single" w:sz="6" w:space="0" w:color="000000"/>
            </w:tcBorders>
          </w:tcPr>
          <w:p w14:paraId="1BCF5C55" w14:textId="77777777" w:rsidR="00CB62C7" w:rsidRDefault="00CB62C7" w:rsidP="00D050E7">
            <w:pPr>
              <w:pStyle w:val="TableParagraph"/>
              <w:spacing w:before="89"/>
              <w:ind w:left="107"/>
              <w:rPr>
                <w:sz w:val="21"/>
              </w:rPr>
            </w:pPr>
            <w:r>
              <w:rPr>
                <w:sz w:val="21"/>
              </w:rPr>
              <w:t>± 0.2°C</w:t>
            </w:r>
          </w:p>
        </w:tc>
        <w:tc>
          <w:tcPr>
            <w:tcW w:w="1350" w:type="dxa"/>
            <w:tcBorders>
              <w:top w:val="single" w:sz="6" w:space="0" w:color="000000"/>
              <w:left w:val="single" w:sz="6" w:space="0" w:color="000000"/>
              <w:bottom w:val="single" w:sz="6" w:space="0" w:color="000000"/>
              <w:right w:val="single" w:sz="6" w:space="0" w:color="000000"/>
            </w:tcBorders>
          </w:tcPr>
          <w:p w14:paraId="7D15ED83" w14:textId="77777777" w:rsidR="00CB62C7" w:rsidRDefault="00CB62C7" w:rsidP="00D050E7">
            <w:pPr>
              <w:pStyle w:val="TableParagraph"/>
              <w:spacing w:before="89"/>
              <w:ind w:left="107"/>
              <w:rPr>
                <w:sz w:val="20"/>
              </w:rPr>
            </w:pPr>
            <w:r>
              <w:rPr>
                <w:sz w:val="21"/>
              </w:rPr>
              <w:t>±</w:t>
            </w:r>
            <w:r>
              <w:rPr>
                <w:sz w:val="20"/>
              </w:rPr>
              <w:t>0.4C</w:t>
            </w:r>
          </w:p>
        </w:tc>
        <w:tc>
          <w:tcPr>
            <w:tcW w:w="1890" w:type="dxa"/>
            <w:tcBorders>
              <w:top w:val="single" w:sz="6" w:space="0" w:color="000000"/>
              <w:left w:val="single" w:sz="6" w:space="0" w:color="000000"/>
              <w:bottom w:val="single" w:sz="6" w:space="0" w:color="000000"/>
            </w:tcBorders>
          </w:tcPr>
          <w:p w14:paraId="4D45A31D" w14:textId="77777777" w:rsidR="00CB62C7" w:rsidRDefault="00CB62C7" w:rsidP="00D050E7">
            <w:pPr>
              <w:pStyle w:val="TableParagraph"/>
              <w:spacing w:before="87"/>
              <w:ind w:left="107"/>
              <w:rPr>
                <w:sz w:val="20"/>
              </w:rPr>
            </w:pPr>
            <w:r>
              <w:rPr>
                <w:sz w:val="20"/>
              </w:rPr>
              <w:t>90%</w:t>
            </w:r>
          </w:p>
        </w:tc>
      </w:tr>
      <w:tr w:rsidR="00CB62C7" w14:paraId="048D87A3" w14:textId="77777777" w:rsidTr="00D050E7">
        <w:trPr>
          <w:trHeight w:val="705"/>
        </w:trPr>
        <w:tc>
          <w:tcPr>
            <w:tcW w:w="1710" w:type="dxa"/>
            <w:tcBorders>
              <w:top w:val="single" w:sz="6" w:space="0" w:color="000000"/>
              <w:right w:val="single" w:sz="6" w:space="0" w:color="000000"/>
            </w:tcBorders>
          </w:tcPr>
          <w:p w14:paraId="32093FAF" w14:textId="77777777" w:rsidR="00CB62C7" w:rsidRDefault="00CB62C7" w:rsidP="00D050E7">
            <w:pPr>
              <w:pStyle w:val="TableParagraph"/>
              <w:spacing w:before="17" w:line="320" w:lineRule="exact"/>
              <w:ind w:left="92" w:right="112"/>
              <w:rPr>
                <w:sz w:val="20"/>
              </w:rPr>
            </w:pPr>
            <w:r>
              <w:rPr>
                <w:sz w:val="20"/>
              </w:rPr>
              <w:t>WATER TEMPERATURE</w:t>
            </w:r>
          </w:p>
        </w:tc>
        <w:tc>
          <w:tcPr>
            <w:tcW w:w="2135" w:type="dxa"/>
            <w:tcBorders>
              <w:top w:val="single" w:sz="6" w:space="0" w:color="000000"/>
              <w:left w:val="single" w:sz="6" w:space="0" w:color="000000"/>
              <w:right w:val="single" w:sz="6" w:space="0" w:color="000000"/>
            </w:tcBorders>
          </w:tcPr>
          <w:p w14:paraId="27DCE362" w14:textId="77777777" w:rsidR="00CB62C7" w:rsidRDefault="00CB62C7" w:rsidP="00D050E7">
            <w:pPr>
              <w:pStyle w:val="TableParagraph"/>
              <w:spacing w:before="86"/>
              <w:ind w:left="107" w:right="81"/>
              <w:rPr>
                <w:sz w:val="20"/>
              </w:rPr>
            </w:pPr>
            <w:r>
              <w:rPr>
                <w:sz w:val="20"/>
              </w:rPr>
              <w:t>HOBO WATER TEMP PROV2</w:t>
            </w:r>
          </w:p>
        </w:tc>
        <w:tc>
          <w:tcPr>
            <w:tcW w:w="2635" w:type="dxa"/>
            <w:tcBorders>
              <w:top w:val="single" w:sz="6" w:space="0" w:color="000000"/>
              <w:left w:val="single" w:sz="6" w:space="0" w:color="000000"/>
              <w:right w:val="single" w:sz="6" w:space="0" w:color="000000"/>
            </w:tcBorders>
          </w:tcPr>
          <w:p w14:paraId="600BF307" w14:textId="77777777" w:rsidR="00CB62C7" w:rsidRDefault="00CB62C7" w:rsidP="00D050E7">
            <w:pPr>
              <w:pStyle w:val="TableParagraph"/>
              <w:spacing w:before="86"/>
              <w:ind w:left="107"/>
              <w:rPr>
                <w:sz w:val="20"/>
              </w:rPr>
            </w:pPr>
            <w:r>
              <w:rPr>
                <w:sz w:val="20"/>
              </w:rPr>
              <w:t>0.02</w:t>
            </w:r>
          </w:p>
        </w:tc>
        <w:tc>
          <w:tcPr>
            <w:tcW w:w="2430" w:type="dxa"/>
            <w:tcBorders>
              <w:top w:val="single" w:sz="6" w:space="0" w:color="000000"/>
              <w:left w:val="single" w:sz="6" w:space="0" w:color="000000"/>
              <w:right w:val="single" w:sz="6" w:space="0" w:color="000000"/>
            </w:tcBorders>
          </w:tcPr>
          <w:p w14:paraId="457737DF" w14:textId="77777777" w:rsidR="00CB62C7" w:rsidRDefault="00CB62C7" w:rsidP="00D050E7">
            <w:pPr>
              <w:pStyle w:val="TableParagraph"/>
              <w:spacing w:before="86"/>
              <w:ind w:left="107"/>
              <w:rPr>
                <w:sz w:val="20"/>
              </w:rPr>
            </w:pPr>
            <w:r>
              <w:rPr>
                <w:sz w:val="20"/>
              </w:rPr>
              <w:t>0 TO 50</w:t>
            </w:r>
          </w:p>
        </w:tc>
        <w:tc>
          <w:tcPr>
            <w:tcW w:w="1398" w:type="dxa"/>
            <w:tcBorders>
              <w:top w:val="single" w:sz="6" w:space="0" w:color="000000"/>
              <w:left w:val="single" w:sz="6" w:space="0" w:color="000000"/>
              <w:right w:val="single" w:sz="6" w:space="0" w:color="000000"/>
            </w:tcBorders>
          </w:tcPr>
          <w:p w14:paraId="09A7482C" w14:textId="77777777" w:rsidR="00CB62C7" w:rsidRDefault="00CB62C7" w:rsidP="00D050E7">
            <w:pPr>
              <w:pStyle w:val="TableParagraph"/>
              <w:spacing w:before="88"/>
              <w:ind w:left="107"/>
              <w:rPr>
                <w:sz w:val="20"/>
              </w:rPr>
            </w:pPr>
            <w:r>
              <w:rPr>
                <w:sz w:val="21"/>
              </w:rPr>
              <w:t>±</w:t>
            </w:r>
            <w:r>
              <w:rPr>
                <w:sz w:val="20"/>
              </w:rPr>
              <w:t>0.2 @</w:t>
            </w:r>
          </w:p>
          <w:p w14:paraId="71887182" w14:textId="77777777" w:rsidR="00CB62C7" w:rsidRDefault="00CB62C7" w:rsidP="00D050E7">
            <w:pPr>
              <w:pStyle w:val="TableParagraph"/>
              <w:spacing w:before="88"/>
              <w:ind w:left="107"/>
              <w:rPr>
                <w:sz w:val="20"/>
              </w:rPr>
            </w:pPr>
            <w:r>
              <w:rPr>
                <w:sz w:val="20"/>
              </w:rPr>
              <w:t>0 TO 50°C</w:t>
            </w:r>
          </w:p>
        </w:tc>
        <w:tc>
          <w:tcPr>
            <w:tcW w:w="1350" w:type="dxa"/>
            <w:tcBorders>
              <w:top w:val="single" w:sz="6" w:space="0" w:color="000000"/>
              <w:left w:val="single" w:sz="6" w:space="0" w:color="000000"/>
              <w:right w:val="single" w:sz="6" w:space="0" w:color="000000"/>
            </w:tcBorders>
          </w:tcPr>
          <w:p w14:paraId="1A778AE7" w14:textId="77777777" w:rsidR="00CB62C7" w:rsidRDefault="00CB62C7" w:rsidP="00D050E7">
            <w:pPr>
              <w:pStyle w:val="TableParagraph"/>
              <w:spacing w:before="88"/>
              <w:ind w:left="107"/>
              <w:rPr>
                <w:sz w:val="20"/>
              </w:rPr>
            </w:pPr>
            <w:r>
              <w:rPr>
                <w:sz w:val="21"/>
              </w:rPr>
              <w:t>±</w:t>
            </w:r>
            <w:r>
              <w:rPr>
                <w:sz w:val="20"/>
              </w:rPr>
              <w:t>0.4C</w:t>
            </w:r>
          </w:p>
        </w:tc>
        <w:tc>
          <w:tcPr>
            <w:tcW w:w="1890" w:type="dxa"/>
            <w:tcBorders>
              <w:top w:val="single" w:sz="6" w:space="0" w:color="000000"/>
              <w:left w:val="single" w:sz="6" w:space="0" w:color="000000"/>
            </w:tcBorders>
          </w:tcPr>
          <w:p w14:paraId="7718915D" w14:textId="77777777" w:rsidR="00CB62C7" w:rsidRDefault="00CB62C7" w:rsidP="00D050E7">
            <w:pPr>
              <w:pStyle w:val="TableParagraph"/>
              <w:spacing w:before="86"/>
              <w:ind w:left="107"/>
              <w:rPr>
                <w:sz w:val="20"/>
              </w:rPr>
            </w:pPr>
            <w:r>
              <w:rPr>
                <w:sz w:val="20"/>
              </w:rPr>
              <w:t>90%</w:t>
            </w:r>
          </w:p>
        </w:tc>
      </w:tr>
    </w:tbl>
    <w:p w14:paraId="46940FAC" w14:textId="77777777" w:rsidR="00630926" w:rsidRDefault="00630926" w:rsidP="0044308E">
      <w:pPr>
        <w:pStyle w:val="BodyText"/>
        <w:tabs>
          <w:tab w:val="left" w:pos="2777"/>
        </w:tabs>
        <w:spacing w:before="90"/>
        <w:ind w:right="38"/>
        <w:jc w:val="both"/>
      </w:pPr>
    </w:p>
    <w:p w14:paraId="392A047D" w14:textId="77777777" w:rsidR="00630926" w:rsidRDefault="00630926" w:rsidP="00ED3851">
      <w:pPr>
        <w:pStyle w:val="BodyText"/>
        <w:spacing w:before="90"/>
        <w:ind w:right="38"/>
        <w:jc w:val="both"/>
      </w:pPr>
    </w:p>
    <w:p w14:paraId="1BFB026F" w14:textId="77777777" w:rsidR="00630926" w:rsidRDefault="00630926" w:rsidP="00ED3851">
      <w:pPr>
        <w:pStyle w:val="BodyText"/>
        <w:spacing w:before="90"/>
        <w:ind w:right="38"/>
        <w:jc w:val="both"/>
      </w:pPr>
    </w:p>
    <w:p w14:paraId="079919B2" w14:textId="77777777" w:rsidR="00D054D8" w:rsidRDefault="00D054D8" w:rsidP="00E81AB1">
      <w:pPr>
        <w:widowControl/>
        <w:autoSpaceDE/>
        <w:autoSpaceDN/>
        <w:rPr>
          <w:sz w:val="21"/>
        </w:rPr>
      </w:pPr>
    </w:p>
    <w:p w14:paraId="177B6C14" w14:textId="77777777" w:rsidR="00D054D8" w:rsidRDefault="00D054D8" w:rsidP="00E81AB1">
      <w:pPr>
        <w:widowControl/>
        <w:autoSpaceDE/>
        <w:autoSpaceDN/>
        <w:rPr>
          <w:sz w:val="21"/>
        </w:rPr>
      </w:pPr>
    </w:p>
    <w:p w14:paraId="74EDE765" w14:textId="77777777" w:rsidR="00D054D8" w:rsidRDefault="00D054D8" w:rsidP="00E81AB1">
      <w:pPr>
        <w:widowControl/>
        <w:autoSpaceDE/>
        <w:autoSpaceDN/>
        <w:rPr>
          <w:sz w:val="21"/>
        </w:rPr>
      </w:pPr>
    </w:p>
    <w:p w14:paraId="65D30D5E" w14:textId="77777777" w:rsidR="00D054D8" w:rsidRDefault="00D054D8" w:rsidP="00E81AB1">
      <w:pPr>
        <w:widowControl/>
        <w:autoSpaceDE/>
        <w:autoSpaceDN/>
        <w:rPr>
          <w:sz w:val="21"/>
        </w:rPr>
        <w:sectPr w:rsidR="00D054D8" w:rsidSect="00CB1E35">
          <w:headerReference w:type="default" r:id="rId32"/>
          <w:footerReference w:type="default" r:id="rId33"/>
          <w:footnotePr>
            <w:numFmt w:val="chicago"/>
          </w:footnotePr>
          <w:type w:val="continuous"/>
          <w:pgSz w:w="16840" w:h="11900" w:orient="landscape"/>
          <w:pgMar w:top="1320" w:right="600" w:bottom="1160" w:left="620" w:header="929" w:footer="976" w:gutter="0"/>
          <w:cols w:space="720"/>
        </w:sectPr>
      </w:pPr>
    </w:p>
    <w:p w14:paraId="6CB4BCC4" w14:textId="77777777" w:rsidR="00E81AB1" w:rsidRDefault="00E81AB1" w:rsidP="00E81AB1">
      <w:pPr>
        <w:widowControl/>
        <w:autoSpaceDE/>
        <w:autoSpaceDN/>
        <w:rPr>
          <w:sz w:val="16"/>
        </w:rPr>
      </w:pPr>
    </w:p>
    <w:p w14:paraId="7ECF3B03" w14:textId="77777777" w:rsidR="005D522B" w:rsidRDefault="005D522B" w:rsidP="005D522B">
      <w:pPr>
        <w:pStyle w:val="BodyText"/>
        <w:spacing w:before="89"/>
        <w:ind w:right="288"/>
      </w:pPr>
      <w:r>
        <w:rPr>
          <w:b/>
          <w:u w:val="thick"/>
        </w:rPr>
        <w:t>Detectability</w:t>
      </w:r>
      <w:r>
        <w:rPr>
          <w:b/>
        </w:rPr>
        <w:t xml:space="preserve"> </w:t>
      </w:r>
      <w:r>
        <w:t>is the ability of the method to reliably measure a pollutant concentration above background. ADEC DOW uses two components to define detectability: detection limit (DL) and limit of quantitation (LOQ) or reporting limit (RL).</w:t>
      </w:r>
    </w:p>
    <w:p w14:paraId="453DC4E6" w14:textId="77777777" w:rsidR="005D522B" w:rsidRDefault="005D522B" w:rsidP="005D522B">
      <w:pPr>
        <w:pStyle w:val="BodyText"/>
        <w:numPr>
          <w:ilvl w:val="0"/>
          <w:numId w:val="63"/>
        </w:numPr>
        <w:spacing w:before="89"/>
        <w:ind w:right="288"/>
      </w:pPr>
      <w:r w:rsidRPr="005D522B">
        <w:t>The DL is the minimum value which the instrument can discern above background but no certainty to the accuracy of the measured value. For field measurements the manufacturer’s listed instrument detection limit (IDL) can be</w:t>
      </w:r>
      <w:r w:rsidRPr="005D522B">
        <w:rPr>
          <w:spacing w:val="-6"/>
        </w:rPr>
        <w:t xml:space="preserve"> </w:t>
      </w:r>
      <w:r w:rsidRPr="005D522B">
        <w:t>used.</w:t>
      </w:r>
    </w:p>
    <w:p w14:paraId="34B2A587" w14:textId="48DF9AAD" w:rsidR="005D522B" w:rsidRPr="005D522B" w:rsidRDefault="005D522B" w:rsidP="005D522B">
      <w:pPr>
        <w:pStyle w:val="BodyText"/>
        <w:numPr>
          <w:ilvl w:val="0"/>
          <w:numId w:val="63"/>
        </w:numPr>
        <w:spacing w:before="89"/>
        <w:ind w:right="288"/>
      </w:pPr>
      <w:r w:rsidRPr="005D522B">
        <w:t>The LOQ or RL is the minimum value that can be reported with confidence (usually some multiple of the</w:t>
      </w:r>
      <w:r w:rsidRPr="005D522B">
        <w:rPr>
          <w:spacing w:val="-2"/>
        </w:rPr>
        <w:t xml:space="preserve"> </w:t>
      </w:r>
      <w:r w:rsidRPr="005D522B">
        <w:t>DL).</w:t>
      </w:r>
    </w:p>
    <w:p w14:paraId="4484FB51" w14:textId="77777777" w:rsidR="005D522B" w:rsidRDefault="005D522B" w:rsidP="005D522B">
      <w:pPr>
        <w:pStyle w:val="BodyText"/>
        <w:spacing w:before="9"/>
        <w:rPr>
          <w:sz w:val="23"/>
        </w:rPr>
      </w:pPr>
    </w:p>
    <w:p w14:paraId="3CAA3302" w14:textId="0371ADFA" w:rsidR="005D522B" w:rsidRDefault="005D522B" w:rsidP="005D522B">
      <w:pPr>
        <w:pStyle w:val="BodyText"/>
        <w:ind w:left="1768" w:right="500" w:hanging="720"/>
      </w:pPr>
      <w:r>
        <w:rPr>
          <w:b/>
        </w:rPr>
        <w:t xml:space="preserve">Note: </w:t>
      </w:r>
      <w:r>
        <w:t>The measurement method of choice should at a minimum have a practical quantification limit or reporting limit 3 times more sensitive than the respective ADEC WQS and/or permitted pollutant level (for permitted facilities).</w:t>
      </w:r>
    </w:p>
    <w:p w14:paraId="3B2C132F" w14:textId="77777777" w:rsidR="005D522B" w:rsidRDefault="005D522B" w:rsidP="005D522B">
      <w:pPr>
        <w:pStyle w:val="BodyText"/>
        <w:ind w:left="1768" w:right="500" w:hanging="720"/>
      </w:pPr>
    </w:p>
    <w:p w14:paraId="05AB3E67" w14:textId="14EF78EF" w:rsidR="000D14B5" w:rsidRDefault="005D522B" w:rsidP="005D522B">
      <w:pPr>
        <w:pStyle w:val="BodyText"/>
        <w:ind w:right="475"/>
      </w:pPr>
      <w:r>
        <w:t>Sample data measured below the DL is reported as ND or non-detect. Sample data measured ≥ DL but ≤ LOQ or RL is reported as estimated data. Sample data measured above the LOQ or RL is reported as reliable data unless otherwise qualified per the specific sample analysis.</w:t>
      </w:r>
      <w:r w:rsidR="00DD2708">
        <w:t xml:space="preserve"> </w:t>
      </w:r>
    </w:p>
    <w:p w14:paraId="3233967D" w14:textId="77777777" w:rsidR="005D522B" w:rsidRDefault="005D522B" w:rsidP="005D522B">
      <w:pPr>
        <w:spacing w:line="275" w:lineRule="exact"/>
        <w:rPr>
          <w:sz w:val="24"/>
          <w:szCs w:val="24"/>
        </w:rPr>
      </w:pPr>
    </w:p>
    <w:p w14:paraId="42263C74" w14:textId="2D8714BE" w:rsidR="000D14B5" w:rsidRDefault="009748A5" w:rsidP="005D522B">
      <w:pPr>
        <w:spacing w:line="275" w:lineRule="exact"/>
        <w:rPr>
          <w:b/>
          <w:sz w:val="24"/>
        </w:rPr>
      </w:pPr>
      <w:r>
        <w:rPr>
          <w:b/>
          <w:sz w:val="24"/>
          <w:u w:val="thick"/>
        </w:rPr>
        <w:t>Precision</w:t>
      </w:r>
    </w:p>
    <w:p w14:paraId="5E10DCB1" w14:textId="4DFDEDEA" w:rsidR="005D522B" w:rsidRDefault="005D522B" w:rsidP="005D522B">
      <w:pPr>
        <w:pStyle w:val="BodyText"/>
        <w:ind w:right="274"/>
      </w:pPr>
      <w:r>
        <w:t xml:space="preserve">Precision is the degree of agreement among repeated measurements of the same characteristic, or parameter, and gives information about the consistency of methods. It applies to analytical lab techniques and field replicates. Precision is expressed in terms of the relative percent difference (RPD) between two measurements (A and B). </w:t>
      </w:r>
      <w:r w:rsidR="00645A89">
        <w:t>To</w:t>
      </w:r>
      <w:r>
        <w:t xml:space="preserve"> use measurements for RPD calculations</w:t>
      </w:r>
      <w:r w:rsidR="00A33EC3">
        <w:t>: one or both of the measurements</w:t>
      </w:r>
      <w:r>
        <w:t xml:space="preserve"> must be above the parameters limit of quantitation (LOQ) and/or reporting limit (RL)</w:t>
      </w:r>
      <w:r w:rsidR="00A33EC3">
        <w:t>, and one or both of the measurements must be at least two times the LOQ</w:t>
      </w:r>
      <w:r>
        <w:t>.</w:t>
      </w:r>
    </w:p>
    <w:p w14:paraId="47EF4B04" w14:textId="77777777" w:rsidR="005D522B" w:rsidRDefault="005D522B" w:rsidP="005D522B">
      <w:pPr>
        <w:pStyle w:val="BodyText"/>
        <w:spacing w:before="119"/>
        <w:ind w:right="267"/>
      </w:pPr>
      <w:r>
        <w:t>For field measurements, precision is assessed by measuring replicate (paired) samples at the same locations and as soon as possible to limit temporal variance in sample results. Field and laboratory precision is measured by collecting blind (to the laboratory) field replicate or duplicate samples. For paired and small data sets project precision is calculated using the following formula:</w:t>
      </w:r>
    </w:p>
    <w:p w14:paraId="421DB4B1" w14:textId="77777777" w:rsidR="005D522B" w:rsidRDefault="005D522B" w:rsidP="005D522B"/>
    <w:p w14:paraId="08A9B4C9" w14:textId="77777777" w:rsidR="005D522B" w:rsidRDefault="005D522B" w:rsidP="005D522B"/>
    <w:p w14:paraId="3567558E" w14:textId="23E5DA51" w:rsidR="005D522B" w:rsidRDefault="005D522B" w:rsidP="005D522B">
      <w:pPr>
        <w:sectPr w:rsidR="005D522B" w:rsidSect="0088566D">
          <w:headerReference w:type="default" r:id="rId34"/>
          <w:footerReference w:type="default" r:id="rId35"/>
          <w:pgSz w:w="11900" w:h="16840"/>
          <w:pgMar w:top="1620" w:right="940" w:bottom="940" w:left="1040" w:header="929" w:footer="744" w:gutter="0"/>
          <w:cols w:space="720"/>
        </w:sectPr>
      </w:pPr>
      <m:oMathPara>
        <m:oMath>
          <m:r>
            <w:rPr>
              <w:rFonts w:ascii="Cambria Math" w:hAnsi="Cambria Math" w:cs="Cambria Math"/>
            </w:rPr>
            <m:t>RPD</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A-B</m:t>
              </m:r>
            </m:num>
            <m:den>
              <m:f>
                <m:fPr>
                  <m:ctrlPr>
                    <w:rPr>
                      <w:rFonts w:ascii="Cambria Math" w:hAnsi="Cambria Math" w:cs="Cambria Math"/>
                      <w:i/>
                    </w:rPr>
                  </m:ctrlPr>
                </m:fPr>
                <m:num>
                  <m:d>
                    <m:dPr>
                      <m:ctrlPr>
                        <w:rPr>
                          <w:rFonts w:ascii="Cambria Math" w:hAnsi="Cambria Math" w:cs="Cambria Math"/>
                        </w:rPr>
                      </m:ctrlPr>
                    </m:dPr>
                    <m:e>
                      <m:r>
                        <m:rPr>
                          <m:sty m:val="p"/>
                        </m:rPr>
                        <w:rPr>
                          <w:rFonts w:ascii="Cambria Math" w:hAnsi="Cambria Math" w:cs="Cambria Math"/>
                        </w:rPr>
                        <m:t>A+B</m:t>
                      </m:r>
                    </m:e>
                  </m:d>
                  <m:ctrlPr>
                    <w:rPr>
                      <w:rFonts w:ascii="Cambria Math" w:hAnsi="Cambria Math"/>
                      <w:i/>
                    </w:rPr>
                  </m:ctrlPr>
                </m:num>
                <m:den>
                  <m:r>
                    <w:rPr>
                      <w:rFonts w:ascii="Cambria Math" w:hAnsi="Cambria Math"/>
                    </w:rPr>
                    <m:t>2</m:t>
                  </m:r>
                </m:den>
              </m:f>
            </m:den>
          </m:f>
          <m:r>
            <w:rPr>
              <w:rFonts w:ascii="Cambria Math" w:hAnsi="Cambria Math"/>
            </w:rPr>
            <m:t>*100</m:t>
          </m:r>
        </m:oMath>
      </m:oMathPara>
    </w:p>
    <w:p w14:paraId="7ADA9018" w14:textId="55D6D380" w:rsidR="005D522B" w:rsidRDefault="005D522B" w:rsidP="005D522B">
      <w:pPr>
        <w:pStyle w:val="BodyText"/>
        <w:spacing w:before="90"/>
        <w:ind w:right="1021"/>
      </w:pPr>
      <w:r>
        <w:lastRenderedPageBreak/>
        <w:t>For larger sets of paired precision data sets (e.g. overall project precision) or multiple replicate precision data, use the following formula:</w:t>
      </w:r>
    </w:p>
    <w:p w14:paraId="2DD6E720" w14:textId="77777777" w:rsidR="005D522B" w:rsidRDefault="005D522B" w:rsidP="005D522B">
      <w:pPr>
        <w:pStyle w:val="BodyText"/>
        <w:spacing w:before="90"/>
        <w:ind w:left="688" w:right="1021"/>
      </w:pPr>
    </w:p>
    <w:p w14:paraId="286D7A96" w14:textId="77777777" w:rsidR="005D522B" w:rsidRDefault="005D522B" w:rsidP="005D522B">
      <w:pPr>
        <w:pStyle w:val="BodyText"/>
        <w:spacing w:before="10"/>
        <w:rPr>
          <w:sz w:val="16"/>
        </w:rPr>
      </w:pPr>
      <m:oMathPara>
        <m:oMath>
          <m:r>
            <w:rPr>
              <w:rFonts w:ascii="Cambria Math" w:hAnsi="Cambria Math" w:cs="Cambria Math"/>
            </w:rPr>
            <m:t>RSD</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Standard Deviation</m:t>
              </m:r>
            </m:num>
            <m:den>
              <m:r>
                <m:rPr>
                  <m:sty m:val="p"/>
                </m:rPr>
                <w:rPr>
                  <w:rFonts w:ascii="Cambria Math" w:hAnsi="Cambria Math" w:cs="Cambria Math"/>
                </w:rPr>
                <m:t>Mean</m:t>
              </m:r>
            </m:den>
          </m:f>
        </m:oMath>
      </m:oMathPara>
    </w:p>
    <w:p w14:paraId="0B049CAB" w14:textId="77777777" w:rsidR="005D522B" w:rsidRDefault="005D522B" w:rsidP="005D522B">
      <w:pPr>
        <w:pStyle w:val="BodyText"/>
        <w:spacing w:before="1"/>
        <w:rPr>
          <w:rFonts w:ascii="Alfios"/>
          <w:sz w:val="9"/>
        </w:rPr>
      </w:pPr>
    </w:p>
    <w:p w14:paraId="4AFB0D3C" w14:textId="6285C361" w:rsidR="005D522B" w:rsidRDefault="005D522B" w:rsidP="005D522B">
      <w:pPr>
        <w:pStyle w:val="BodyText"/>
        <w:spacing w:before="90"/>
        <w:ind w:right="314"/>
      </w:pPr>
      <w:r>
        <w:t>Replicate samples will be taken as described in section B5. Goals for precision are described for each element of t</w:t>
      </w:r>
      <w:r w:rsidR="00555404">
        <w:t xml:space="preserve">he monitoring effort </w:t>
      </w:r>
      <w:r w:rsidR="00555404" w:rsidRPr="00555404">
        <w:t xml:space="preserve">in </w:t>
      </w:r>
      <w:r w:rsidR="00555404" w:rsidRPr="00555404">
        <w:fldChar w:fldCharType="begin"/>
      </w:r>
      <w:r w:rsidR="00555404" w:rsidRPr="00555404">
        <w:instrText xml:space="preserve"> REF _Ref125965085 \h  \* MERGEFORMAT </w:instrText>
      </w:r>
      <w:r w:rsidR="00555404" w:rsidRPr="00555404">
        <w:fldChar w:fldCharType="separate"/>
      </w:r>
      <w:r w:rsidR="00555404" w:rsidRPr="00555404">
        <w:t xml:space="preserve">Table </w:t>
      </w:r>
      <w:r w:rsidR="00555404" w:rsidRPr="00555404">
        <w:rPr>
          <w:noProof/>
        </w:rPr>
        <w:t>3</w:t>
      </w:r>
      <w:r w:rsidR="00555404" w:rsidRPr="00555404">
        <w:fldChar w:fldCharType="end"/>
      </w:r>
      <w:r w:rsidR="00555404" w:rsidRPr="00555404">
        <w:t xml:space="preserve"> through </w:t>
      </w:r>
      <w:r w:rsidR="00555404" w:rsidRPr="00555404">
        <w:fldChar w:fldCharType="begin"/>
      </w:r>
      <w:r w:rsidR="00555404" w:rsidRPr="00555404">
        <w:instrText xml:space="preserve"> REF _Ref125968599 \h  \* MERGEFORMAT </w:instrText>
      </w:r>
      <w:r w:rsidR="00555404" w:rsidRPr="00555404">
        <w:fldChar w:fldCharType="separate"/>
      </w:r>
      <w:r w:rsidR="00555404" w:rsidRPr="00555404">
        <w:t xml:space="preserve">Table </w:t>
      </w:r>
      <w:r w:rsidR="00555404" w:rsidRPr="00555404">
        <w:rPr>
          <w:noProof/>
        </w:rPr>
        <w:t>7</w:t>
      </w:r>
      <w:r w:rsidR="00555404" w:rsidRPr="00555404">
        <w:fldChar w:fldCharType="end"/>
      </w:r>
      <w:r w:rsidRPr="00555404">
        <w:t>.</w:t>
      </w:r>
    </w:p>
    <w:p w14:paraId="1C378AB8" w14:textId="77777777" w:rsidR="005D522B" w:rsidRDefault="005D522B" w:rsidP="005D522B">
      <w:pPr>
        <w:pStyle w:val="BodyText"/>
        <w:spacing w:before="2"/>
      </w:pPr>
    </w:p>
    <w:p w14:paraId="19D1791B" w14:textId="77777777" w:rsidR="005D522B" w:rsidRDefault="005D522B" w:rsidP="005D522B">
      <w:pPr>
        <w:spacing w:before="1" w:line="275" w:lineRule="exact"/>
        <w:rPr>
          <w:b/>
          <w:sz w:val="24"/>
        </w:rPr>
      </w:pPr>
      <w:r>
        <w:rPr>
          <w:b/>
          <w:sz w:val="24"/>
          <w:u w:val="thick"/>
        </w:rPr>
        <w:t>Accuracy</w:t>
      </w:r>
    </w:p>
    <w:p w14:paraId="141FC67F" w14:textId="35910CD6" w:rsidR="005D522B" w:rsidRDefault="005D522B" w:rsidP="005D522B">
      <w:pPr>
        <w:pStyle w:val="BodyText"/>
        <w:ind w:right="368"/>
      </w:pPr>
      <w:r>
        <w:t>Accuracy is a measure of confidence that describes how close a measurement is to its “true” value. Methods to determine and assess accuracy of field and laboratory measurements include, instrument calibrations, various types of QC checks (e.g., sample split measurements, sample spike recoveries, matrix spike duplicates, continuing calibration verification checks, internal standards, sample blank measurements (field and lab blanks), external standards), performance audit samples (D</w:t>
      </w:r>
      <w:r w:rsidR="00E6292F">
        <w:t>ischarge Monitoring Report Quality Assurance reports</w:t>
      </w:r>
      <w:r>
        <w:t>, blind Water Supply or Water Pollution PE samples from A</w:t>
      </w:r>
      <w:r w:rsidR="00E6292F">
        <w:t>merican Association for Laboratory Accreditation</w:t>
      </w:r>
      <w:r>
        <w:t xml:space="preserve"> certified, etc</w:t>
      </w:r>
      <w:r w:rsidR="00E6292F">
        <w:t>)</w:t>
      </w:r>
      <w:r>
        <w:t>. Accuracy is usually assessed using the following formula:</w:t>
      </w:r>
    </w:p>
    <w:p w14:paraId="220EA6C4" w14:textId="77777777" w:rsidR="005D522B" w:rsidRDefault="005D522B" w:rsidP="005D522B">
      <w:pPr>
        <w:pStyle w:val="BodyText"/>
        <w:spacing w:before="89"/>
        <w:ind w:left="688" w:right="880"/>
      </w:pPr>
    </w:p>
    <w:p w14:paraId="253FEA4D" w14:textId="09872AA5" w:rsidR="005D522B" w:rsidRDefault="005D522B" w:rsidP="00514236">
      <w:pPr>
        <w:pStyle w:val="BodyText"/>
        <w:spacing w:before="10"/>
        <w:rPr>
          <w:sz w:val="16"/>
        </w:rPr>
        <w:sectPr w:rsidR="005D522B">
          <w:pgSz w:w="11900" w:h="16840"/>
          <w:pgMar w:top="1620" w:right="940" w:bottom="940" w:left="1040" w:header="929" w:footer="744" w:gutter="0"/>
          <w:cols w:space="720"/>
        </w:sectPr>
      </w:pPr>
      <m:oMathPara>
        <m:oMath>
          <m:r>
            <w:rPr>
              <w:rFonts w:ascii="Cambria Math" w:hAnsi="Cambria Math" w:cs="Cambria Math"/>
            </w:rPr>
            <m:t>Accuracy</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Measured Value</m:t>
              </m:r>
            </m:num>
            <m:den>
              <m:r>
                <m:rPr>
                  <m:sty m:val="p"/>
                </m:rPr>
                <w:rPr>
                  <w:rFonts w:ascii="Cambria Math" w:hAnsi="Cambria Math" w:cs="Cambria Math"/>
                </w:rPr>
                <m:t>True Value</m:t>
              </m:r>
            </m:den>
          </m:f>
        </m:oMath>
      </m:oMathPara>
    </w:p>
    <w:p w14:paraId="200C4BF7" w14:textId="77777777" w:rsidR="005D522B" w:rsidRDefault="005D522B" w:rsidP="005D522B">
      <w:pPr>
        <w:rPr>
          <w:rFonts w:ascii="Alfios" w:hAnsi="Alfios"/>
        </w:rPr>
        <w:sectPr w:rsidR="005D522B">
          <w:type w:val="continuous"/>
          <w:pgSz w:w="11900" w:h="16840"/>
          <w:pgMar w:top="840" w:right="940" w:bottom="280" w:left="1040" w:header="720" w:footer="720" w:gutter="0"/>
          <w:cols w:num="3" w:space="720" w:equalWidth="0">
            <w:col w:w="4555" w:space="40"/>
            <w:col w:w="1835" w:space="39"/>
            <w:col w:w="3451"/>
          </w:cols>
        </w:sectPr>
      </w:pPr>
    </w:p>
    <w:p w14:paraId="100658E9" w14:textId="4345C1F0" w:rsidR="005D522B" w:rsidRDefault="005D522B" w:rsidP="005D522B">
      <w:pPr>
        <w:spacing w:before="90" w:line="275" w:lineRule="exact"/>
        <w:rPr>
          <w:b/>
          <w:sz w:val="24"/>
        </w:rPr>
      </w:pPr>
      <w:r>
        <w:rPr>
          <w:b/>
          <w:sz w:val="24"/>
          <w:u w:val="thick"/>
        </w:rPr>
        <w:lastRenderedPageBreak/>
        <w:t>Representativeness</w:t>
      </w:r>
    </w:p>
    <w:p w14:paraId="5E8DA2B5" w14:textId="6C273799" w:rsidR="005D522B" w:rsidRDefault="005D522B" w:rsidP="005D522B">
      <w:pPr>
        <w:pStyle w:val="BodyText"/>
        <w:ind w:right="302"/>
      </w:pPr>
      <w:r>
        <w:t xml:space="preserve">Representativeness is the extent to which measurements </w:t>
      </w:r>
      <w:r w:rsidR="00A33EC3">
        <w:t>represent</w:t>
      </w:r>
      <w:r>
        <w:t xml:space="preserve"> the true environmental condition. Representativeness will not be routinely monitored throughout the project, but is incorporated when necessary in interpreting the data. It is obvious that water flowing past a given location on land or in the water column, particularly in the Kenai River, is constantly changing in response to dynamic inflow, tidal cycle, weather, etc. Regular periodic collection of data from any given location can help develop a better understanding of the variance associated with time series measurements of selected environmental variables. Representativeness for any given location, area, and region within the Kenai River Watershed will be more defined as historical water data is collected and compared at each site over time.</w:t>
      </w:r>
    </w:p>
    <w:p w14:paraId="7AA7DF34" w14:textId="77777777" w:rsidR="005D522B" w:rsidRDefault="005D522B" w:rsidP="005D522B">
      <w:pPr>
        <w:pStyle w:val="BodyText"/>
      </w:pPr>
    </w:p>
    <w:p w14:paraId="152ACBD9" w14:textId="77777777" w:rsidR="005D522B" w:rsidRDefault="005D522B" w:rsidP="005D522B">
      <w:pPr>
        <w:spacing w:line="275" w:lineRule="exact"/>
        <w:rPr>
          <w:b/>
          <w:sz w:val="24"/>
        </w:rPr>
      </w:pPr>
      <w:r>
        <w:rPr>
          <w:b/>
          <w:sz w:val="24"/>
          <w:u w:val="thick"/>
        </w:rPr>
        <w:t>Comparability</w:t>
      </w:r>
    </w:p>
    <w:p w14:paraId="25DB0459" w14:textId="77777777" w:rsidR="005D522B" w:rsidRDefault="005D522B" w:rsidP="005D522B">
      <w:pPr>
        <w:pStyle w:val="BodyText"/>
        <w:ind w:right="241"/>
      </w:pPr>
      <w:r>
        <w:t>Comparability is the degree to which data can be compared directly to similar studies. Using standardized sampling, analytical methods and units of reporting with comparable sensitivity helps ensure comparability. The Kenai Watershed Forum has selected testing methods that are EPA-approved and/or currently being employed by other water quality monitoring programs throughout the country. All monitors are trained to follow the same standard protocol for each parameter within the respective monitoring elements described in this document. As the program expands, site selection will favor locations where previous water quality monitoring has taken place. Efforts will be made to duplicate the effort of past studies where</w:t>
      </w:r>
      <w:r>
        <w:rPr>
          <w:spacing w:val="-1"/>
        </w:rPr>
        <w:t xml:space="preserve"> </w:t>
      </w:r>
      <w:r>
        <w:t>possible.</w:t>
      </w:r>
    </w:p>
    <w:p w14:paraId="5E428CDE" w14:textId="77777777" w:rsidR="005D522B" w:rsidRDefault="005D522B" w:rsidP="005D522B">
      <w:pPr>
        <w:pStyle w:val="BodyText"/>
        <w:spacing w:before="1"/>
      </w:pPr>
    </w:p>
    <w:p w14:paraId="3A2305E1" w14:textId="77777777" w:rsidR="005D522B" w:rsidRDefault="005D522B" w:rsidP="005D522B">
      <w:pPr>
        <w:spacing w:line="275" w:lineRule="exact"/>
        <w:rPr>
          <w:b/>
          <w:sz w:val="24"/>
        </w:rPr>
      </w:pPr>
      <w:r>
        <w:rPr>
          <w:b/>
          <w:sz w:val="24"/>
          <w:u w:val="thick"/>
        </w:rPr>
        <w:t>Completeness</w:t>
      </w:r>
    </w:p>
    <w:p w14:paraId="1C4B6167" w14:textId="7019465E" w:rsidR="005D522B" w:rsidRDefault="005D522B" w:rsidP="005D522B">
      <w:pPr>
        <w:pStyle w:val="BodyText"/>
        <w:ind w:right="328"/>
      </w:pPr>
      <w:r>
        <w:t xml:space="preserve">Completeness is the comparison between the </w:t>
      </w:r>
      <w:r w:rsidR="00CB1E35">
        <w:t>amounts</w:t>
      </w:r>
      <w:r>
        <w:t xml:space="preserve"> of usable data collected versus the amount of data called for in the sampling plan. Completeness is measured as the percentage of total samples collected and analyzed as a whole and for individual parameters and sites as compared to the goals set out by the project design. We can measure completeness by two mechanisms: 1) the primary number of samples collected divided by the useable number of samples submitted to ADEC with a goal of 85% completeness and, 2) a secondary completeness measured by the planned number of samples divided by the useable samples with a goal of 60%.</w:t>
      </w:r>
    </w:p>
    <w:p w14:paraId="12E466F1" w14:textId="77777777" w:rsidR="005D522B" w:rsidRDefault="005D522B" w:rsidP="005D522B">
      <w:pPr>
        <w:pStyle w:val="BodyText"/>
        <w:ind w:left="688" w:right="328"/>
      </w:pPr>
    </w:p>
    <w:p w14:paraId="5F4DD9B4" w14:textId="77777777" w:rsidR="005D522B" w:rsidRDefault="005D522B" w:rsidP="005D522B">
      <w:pPr>
        <w:pStyle w:val="BodyText"/>
        <w:spacing w:before="10"/>
        <w:rPr>
          <w:sz w:val="16"/>
        </w:rPr>
      </w:pPr>
      <m:oMathPara>
        <m:oMath>
          <m:r>
            <w:rPr>
              <w:rFonts w:ascii="Cambria Math" w:hAnsi="Cambria Math" w:cs="Cambria Math"/>
            </w:rPr>
            <m:t>T</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T-(I+NC)</m:t>
              </m:r>
            </m:num>
            <m:den>
              <m:r>
                <m:rPr>
                  <m:sty m:val="p"/>
                </m:rPr>
                <w:rPr>
                  <w:rFonts w:ascii="Cambria Math" w:hAnsi="Cambria Math" w:cs="Cambria Math"/>
                </w:rPr>
                <m:t>Completeness</m:t>
              </m:r>
            </m:den>
          </m:f>
        </m:oMath>
      </m:oMathPara>
    </w:p>
    <w:p w14:paraId="48A5CA66" w14:textId="77777777" w:rsidR="005D522B" w:rsidRDefault="005D522B" w:rsidP="005D522B">
      <w:pPr>
        <w:pStyle w:val="BodyText"/>
        <w:spacing w:before="3"/>
        <w:rPr>
          <w:rFonts w:ascii="Alfios"/>
          <w:sz w:val="13"/>
        </w:rPr>
      </w:pPr>
    </w:p>
    <w:p w14:paraId="1B527623" w14:textId="77777777" w:rsidR="005D522B" w:rsidRDefault="005D522B" w:rsidP="005D522B">
      <w:pPr>
        <w:pStyle w:val="BodyText"/>
        <w:spacing w:before="90" w:line="343" w:lineRule="auto"/>
        <w:ind w:left="1408" w:right="4205" w:hanging="720"/>
      </w:pPr>
      <w:r>
        <w:t>Where T = Total number of expected measurements I = Number of invalid results</w:t>
      </w:r>
    </w:p>
    <w:p w14:paraId="458AD057" w14:textId="77777777" w:rsidR="005D522B" w:rsidRDefault="005D522B" w:rsidP="005D522B">
      <w:pPr>
        <w:pStyle w:val="BodyText"/>
        <w:spacing w:before="2"/>
        <w:ind w:left="1408" w:right="558"/>
      </w:pPr>
      <w:r>
        <w:t>NC = Number of results not produced (e.g., spilled sample, etc.) or rejected during data validation.</w:t>
      </w:r>
    </w:p>
    <w:p w14:paraId="79677936" w14:textId="77777777" w:rsidR="005D522B" w:rsidRDefault="005D522B" w:rsidP="005D522B"/>
    <w:p w14:paraId="11A20422" w14:textId="77777777" w:rsidR="005D522B" w:rsidRDefault="005D522B" w:rsidP="005D522B"/>
    <w:p w14:paraId="0F85350A" w14:textId="77777777" w:rsidR="005D522B" w:rsidRDefault="005D522B" w:rsidP="005D522B"/>
    <w:p w14:paraId="04508C50" w14:textId="77777777" w:rsidR="005D522B" w:rsidRDefault="005D522B" w:rsidP="005D522B"/>
    <w:p w14:paraId="21239E13" w14:textId="77777777" w:rsidR="005D522B" w:rsidRPr="00DF002B" w:rsidRDefault="005D522B" w:rsidP="005D522B">
      <w:pPr>
        <w:spacing w:line="275" w:lineRule="exact"/>
        <w:rPr>
          <w:b/>
          <w:sz w:val="24"/>
          <w:szCs w:val="24"/>
          <w:u w:val="thick"/>
        </w:rPr>
      </w:pPr>
      <w:r w:rsidRPr="00DF002B">
        <w:rPr>
          <w:b/>
          <w:sz w:val="24"/>
          <w:szCs w:val="24"/>
          <w:u w:val="thick"/>
        </w:rPr>
        <w:t>Qualifiers</w:t>
      </w:r>
    </w:p>
    <w:p w14:paraId="00406E74" w14:textId="7F83127D" w:rsidR="005D522B" w:rsidRDefault="005D522B" w:rsidP="005D522B">
      <w:pPr>
        <w:pStyle w:val="BodyText"/>
        <w:spacing w:before="2"/>
        <w:ind w:right="558"/>
        <w:rPr>
          <w:rStyle w:val="hgkelc"/>
          <w:lang w:val="en"/>
        </w:rPr>
      </w:pPr>
      <w:r w:rsidRPr="00DF002B">
        <w:t xml:space="preserve">Qualifiers refer </w:t>
      </w:r>
      <w:r>
        <w:t xml:space="preserve">data points with additional information about a particular analytical condition. </w:t>
      </w:r>
      <w:r w:rsidRPr="00DF002B">
        <w:rPr>
          <w:rStyle w:val="hgkelc"/>
          <w:lang w:val="en"/>
        </w:rPr>
        <w:t>This information is useful for a</w:t>
      </w:r>
      <w:r>
        <w:rPr>
          <w:rStyle w:val="hgkelc"/>
          <w:lang w:val="en"/>
        </w:rPr>
        <w:t xml:space="preserve"> condition handler to determine what corrective actions to take. In this project, the qualifiers applied will be from those </w:t>
      </w:r>
      <w:r w:rsidRPr="00F0674A">
        <w:rPr>
          <w:rStyle w:val="hgkelc"/>
          <w:lang w:val="en"/>
        </w:rPr>
        <w:t>outlined by SGS Laboratories America, which are p</w:t>
      </w:r>
      <w:r w:rsidR="005B46B7" w:rsidRPr="00F0674A">
        <w:rPr>
          <w:rStyle w:val="hgkelc"/>
          <w:lang w:val="en"/>
        </w:rPr>
        <w:t xml:space="preserve">rovided as part of a standard </w:t>
      </w:r>
      <w:r w:rsidR="00F0674A" w:rsidRPr="00F0674A">
        <w:rPr>
          <w:rStyle w:val="hgkelc"/>
          <w:lang w:val="en"/>
        </w:rPr>
        <w:t>annual results report (</w:t>
      </w:r>
      <w:r w:rsidR="00F0674A" w:rsidRPr="00F0674A">
        <w:rPr>
          <w:rStyle w:val="hgkelc"/>
          <w:lang w:val="en"/>
        </w:rPr>
        <w:fldChar w:fldCharType="begin"/>
      </w:r>
      <w:r w:rsidR="00F0674A" w:rsidRPr="00F0674A">
        <w:rPr>
          <w:rStyle w:val="hgkelc"/>
          <w:lang w:val="en"/>
        </w:rPr>
        <w:instrText xml:space="preserve"> REF _Ref125968846 \h  \* MERGEFORMAT </w:instrText>
      </w:r>
      <w:r w:rsidR="00F0674A" w:rsidRPr="00F0674A">
        <w:rPr>
          <w:rStyle w:val="hgkelc"/>
          <w:lang w:val="en"/>
        </w:rPr>
      </w:r>
      <w:r w:rsidR="00F0674A" w:rsidRPr="00F0674A">
        <w:rPr>
          <w:rStyle w:val="hgkelc"/>
          <w:lang w:val="en"/>
        </w:rPr>
        <w:fldChar w:fldCharType="separate"/>
      </w:r>
      <w:r w:rsidR="00F0674A" w:rsidRPr="00F0674A">
        <w:t xml:space="preserve">Table </w:t>
      </w:r>
      <w:r w:rsidR="00F0674A" w:rsidRPr="00F0674A">
        <w:rPr>
          <w:noProof/>
        </w:rPr>
        <w:t>8</w:t>
      </w:r>
      <w:r w:rsidR="00F0674A" w:rsidRPr="00F0674A">
        <w:rPr>
          <w:rStyle w:val="hgkelc"/>
          <w:lang w:val="en"/>
        </w:rPr>
        <w:fldChar w:fldCharType="end"/>
      </w:r>
      <w:r w:rsidRPr="00F0674A">
        <w:rPr>
          <w:rStyle w:val="hgkelc"/>
          <w:lang w:val="en"/>
        </w:rPr>
        <w:t>).</w:t>
      </w:r>
    </w:p>
    <w:p w14:paraId="586B3A1E" w14:textId="30C57A31" w:rsidR="00CB1E35" w:rsidRDefault="00CB1E35" w:rsidP="005D522B">
      <w:pPr>
        <w:pStyle w:val="BodyText"/>
        <w:spacing w:before="2"/>
        <w:ind w:right="558"/>
        <w:rPr>
          <w:rStyle w:val="hgkelc"/>
          <w:lang w:val="en"/>
        </w:rPr>
      </w:pPr>
    </w:p>
    <w:p w14:paraId="001DDD24" w14:textId="77777777" w:rsidR="00CB1E35" w:rsidRDefault="00CB1E35" w:rsidP="00CB1E35">
      <w:pPr>
        <w:spacing w:line="275" w:lineRule="exact"/>
        <w:ind w:left="688"/>
        <w:rPr>
          <w:b/>
          <w:sz w:val="24"/>
        </w:rPr>
      </w:pPr>
    </w:p>
    <w:p w14:paraId="32E76DC9" w14:textId="0F6D1C1C" w:rsidR="00CB1E35" w:rsidRDefault="00CB1E35" w:rsidP="00CB1E35">
      <w:pPr>
        <w:spacing w:line="275" w:lineRule="exact"/>
        <w:ind w:left="688"/>
        <w:rPr>
          <w:b/>
          <w:sz w:val="24"/>
        </w:rPr>
      </w:pPr>
    </w:p>
    <w:p w14:paraId="67DC0715" w14:textId="77777777" w:rsidR="00514236" w:rsidRDefault="00514236" w:rsidP="00CB1E35">
      <w:pPr>
        <w:spacing w:line="275" w:lineRule="exact"/>
        <w:ind w:left="688"/>
        <w:rPr>
          <w:b/>
          <w:sz w:val="24"/>
        </w:rPr>
      </w:pPr>
    </w:p>
    <w:p w14:paraId="4C5C3B8C" w14:textId="31F6B8CD" w:rsidR="00CB1E35" w:rsidRPr="00F91D88" w:rsidRDefault="00F91D88" w:rsidP="00F91D88">
      <w:pPr>
        <w:pStyle w:val="Caption"/>
        <w:rPr>
          <w:rStyle w:val="hgkelc"/>
          <w:b/>
          <w:color w:val="auto"/>
          <w:sz w:val="24"/>
          <w:szCs w:val="24"/>
          <w:lang w:val="en"/>
        </w:rPr>
      </w:pPr>
      <w:bookmarkStart w:id="189" w:name="_Ref125968846"/>
      <w:bookmarkStart w:id="190" w:name="_Toc126826255"/>
      <w:r w:rsidRPr="00F91D88">
        <w:rPr>
          <w:b/>
          <w:color w:val="auto"/>
          <w:sz w:val="24"/>
          <w:szCs w:val="24"/>
        </w:rPr>
        <w:lastRenderedPageBreak/>
        <w:t xml:space="preserve">Table </w:t>
      </w:r>
      <w:r w:rsidRPr="00F91D88">
        <w:rPr>
          <w:b/>
          <w:color w:val="auto"/>
          <w:sz w:val="24"/>
          <w:szCs w:val="24"/>
        </w:rPr>
        <w:fldChar w:fldCharType="begin"/>
      </w:r>
      <w:r w:rsidRPr="00F91D88">
        <w:rPr>
          <w:b/>
          <w:color w:val="auto"/>
          <w:sz w:val="24"/>
          <w:szCs w:val="24"/>
        </w:rPr>
        <w:instrText xml:space="preserve"> SEQ Table \* ARABIC </w:instrText>
      </w:r>
      <w:r w:rsidRPr="00F91D88">
        <w:rPr>
          <w:b/>
          <w:color w:val="auto"/>
          <w:sz w:val="24"/>
          <w:szCs w:val="24"/>
        </w:rPr>
        <w:fldChar w:fldCharType="separate"/>
      </w:r>
      <w:r w:rsidR="00F4536B">
        <w:rPr>
          <w:b/>
          <w:noProof/>
          <w:color w:val="auto"/>
          <w:sz w:val="24"/>
          <w:szCs w:val="24"/>
        </w:rPr>
        <w:t>8</w:t>
      </w:r>
      <w:r w:rsidRPr="00F91D88">
        <w:rPr>
          <w:b/>
          <w:color w:val="auto"/>
          <w:sz w:val="24"/>
          <w:szCs w:val="24"/>
        </w:rPr>
        <w:fldChar w:fldCharType="end"/>
      </w:r>
      <w:bookmarkEnd w:id="189"/>
      <w:r w:rsidR="00CB1E35" w:rsidRPr="00F91D88">
        <w:rPr>
          <w:b/>
          <w:color w:val="auto"/>
          <w:sz w:val="24"/>
          <w:szCs w:val="24"/>
        </w:rPr>
        <w:t>. Data Qual</w:t>
      </w:r>
      <w:r w:rsidRPr="00F91D88">
        <w:rPr>
          <w:b/>
          <w:color w:val="auto"/>
          <w:sz w:val="24"/>
          <w:szCs w:val="24"/>
        </w:rPr>
        <w:t>ifiers (from SGS North America)</w:t>
      </w:r>
      <w:bookmarkEnd w:id="190"/>
    </w:p>
    <w:tbl>
      <w:tblPr>
        <w:tblStyle w:val="TableGrid"/>
        <w:tblW w:w="0" w:type="auto"/>
        <w:tblInd w:w="688" w:type="dxa"/>
        <w:tblLook w:val="04A0" w:firstRow="1" w:lastRow="0" w:firstColumn="1" w:lastColumn="0" w:noHBand="0" w:noVBand="1"/>
      </w:tblPr>
      <w:tblGrid>
        <w:gridCol w:w="2637"/>
        <w:gridCol w:w="6585"/>
      </w:tblGrid>
      <w:tr w:rsidR="00CB1E35" w14:paraId="4B288B11" w14:textId="77777777" w:rsidTr="00B658D2">
        <w:tc>
          <w:tcPr>
            <w:tcW w:w="2637" w:type="dxa"/>
          </w:tcPr>
          <w:p w14:paraId="096555C3" w14:textId="77777777" w:rsidR="00CB1E35" w:rsidRPr="00CB1E35" w:rsidRDefault="00CB1E35" w:rsidP="00B658D2">
            <w:pPr>
              <w:spacing w:line="275" w:lineRule="exact"/>
              <w:rPr>
                <w:rStyle w:val="hgkelc"/>
                <w:lang w:val="en"/>
              </w:rPr>
            </w:pPr>
            <w:r w:rsidRPr="00CB1E35">
              <w:rPr>
                <w:rStyle w:val="hgkelc"/>
                <w:lang w:val="en"/>
              </w:rPr>
              <w:t>*</w:t>
            </w:r>
          </w:p>
        </w:tc>
        <w:tc>
          <w:tcPr>
            <w:tcW w:w="6585" w:type="dxa"/>
          </w:tcPr>
          <w:p w14:paraId="0F97BC89" w14:textId="77777777" w:rsidR="00CB1E35" w:rsidRPr="00CB1E35" w:rsidRDefault="00CB1E35" w:rsidP="00B658D2">
            <w:pPr>
              <w:spacing w:line="275" w:lineRule="exact"/>
              <w:rPr>
                <w:rStyle w:val="hgkelc"/>
                <w:sz w:val="20"/>
                <w:szCs w:val="20"/>
                <w:lang w:val="en"/>
              </w:rPr>
            </w:pPr>
            <w:r w:rsidRPr="00CB1E35">
              <w:rPr>
                <w:rFonts w:eastAsiaTheme="minorHAnsi"/>
                <w:sz w:val="20"/>
                <w:szCs w:val="20"/>
              </w:rPr>
              <w:t>The analyte has exceeded allowable regulatory or control limits.</w:t>
            </w:r>
          </w:p>
        </w:tc>
      </w:tr>
      <w:tr w:rsidR="00CB1E35" w14:paraId="0CC2122D" w14:textId="77777777" w:rsidTr="00B658D2">
        <w:tc>
          <w:tcPr>
            <w:tcW w:w="2637" w:type="dxa"/>
          </w:tcPr>
          <w:p w14:paraId="6D6BE6F6" w14:textId="77777777" w:rsidR="00CB1E35" w:rsidRPr="00CB1E35" w:rsidRDefault="00CB1E35" w:rsidP="00B658D2">
            <w:pPr>
              <w:spacing w:line="275" w:lineRule="exact"/>
              <w:rPr>
                <w:rStyle w:val="hgkelc"/>
                <w:lang w:val="en"/>
              </w:rPr>
            </w:pPr>
            <w:r w:rsidRPr="00CB1E35">
              <w:rPr>
                <w:rStyle w:val="hgkelc"/>
                <w:lang w:val="en"/>
              </w:rPr>
              <w:t>!</w:t>
            </w:r>
          </w:p>
        </w:tc>
        <w:tc>
          <w:tcPr>
            <w:tcW w:w="6585" w:type="dxa"/>
          </w:tcPr>
          <w:p w14:paraId="5F8858C3" w14:textId="77777777" w:rsidR="00CB1E35" w:rsidRPr="00CB1E35" w:rsidRDefault="00CB1E35" w:rsidP="00B658D2">
            <w:pPr>
              <w:spacing w:line="275" w:lineRule="exact"/>
              <w:rPr>
                <w:rStyle w:val="hgkelc"/>
                <w:lang w:val="en"/>
              </w:rPr>
            </w:pPr>
            <w:r w:rsidRPr="00CB1E35">
              <w:rPr>
                <w:rFonts w:eastAsiaTheme="minorHAnsi"/>
                <w:sz w:val="20"/>
                <w:szCs w:val="20"/>
              </w:rPr>
              <w:t>Surrogate out of control limits.</w:t>
            </w:r>
          </w:p>
        </w:tc>
      </w:tr>
      <w:tr w:rsidR="00CB1E35" w14:paraId="6D88B546" w14:textId="77777777" w:rsidTr="00B658D2">
        <w:tc>
          <w:tcPr>
            <w:tcW w:w="2637" w:type="dxa"/>
          </w:tcPr>
          <w:p w14:paraId="0C3FF9F4" w14:textId="77777777" w:rsidR="00CB1E35" w:rsidRPr="00CB1E35" w:rsidRDefault="00CB1E35" w:rsidP="00B658D2">
            <w:pPr>
              <w:spacing w:line="275" w:lineRule="exact"/>
              <w:rPr>
                <w:rStyle w:val="hgkelc"/>
                <w:lang w:val="en"/>
              </w:rPr>
            </w:pPr>
            <w:r w:rsidRPr="00CB1E35">
              <w:rPr>
                <w:rStyle w:val="hgkelc"/>
                <w:lang w:val="en"/>
              </w:rPr>
              <w:t>B</w:t>
            </w:r>
          </w:p>
        </w:tc>
        <w:tc>
          <w:tcPr>
            <w:tcW w:w="6585" w:type="dxa"/>
          </w:tcPr>
          <w:p w14:paraId="0D64C290"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Indicates the analyte is found in a blank associated with the sample.</w:t>
            </w:r>
          </w:p>
        </w:tc>
      </w:tr>
      <w:tr w:rsidR="00CB1E35" w14:paraId="5BF7628E" w14:textId="77777777" w:rsidTr="00B658D2">
        <w:tc>
          <w:tcPr>
            <w:tcW w:w="2637" w:type="dxa"/>
          </w:tcPr>
          <w:p w14:paraId="309F29A7" w14:textId="77777777" w:rsidR="00CB1E35" w:rsidRPr="00CB1E35" w:rsidRDefault="00CB1E35" w:rsidP="00B658D2">
            <w:pPr>
              <w:spacing w:line="275" w:lineRule="exact"/>
              <w:rPr>
                <w:rStyle w:val="hgkelc"/>
                <w:lang w:val="en"/>
              </w:rPr>
            </w:pPr>
            <w:r w:rsidRPr="00CB1E35">
              <w:rPr>
                <w:rFonts w:eastAsiaTheme="minorHAnsi"/>
                <w:sz w:val="20"/>
                <w:szCs w:val="20"/>
              </w:rPr>
              <w:t>CCV/CVA/CVB</w:t>
            </w:r>
          </w:p>
        </w:tc>
        <w:tc>
          <w:tcPr>
            <w:tcW w:w="6585" w:type="dxa"/>
          </w:tcPr>
          <w:p w14:paraId="650DC2CF" w14:textId="77777777" w:rsidR="00CB1E35" w:rsidRPr="00CB1E35" w:rsidRDefault="00CB1E35" w:rsidP="00B658D2">
            <w:pPr>
              <w:spacing w:line="275" w:lineRule="exact"/>
              <w:rPr>
                <w:rStyle w:val="hgkelc"/>
                <w:lang w:val="en"/>
              </w:rPr>
            </w:pPr>
            <w:r w:rsidRPr="00CB1E35">
              <w:rPr>
                <w:rFonts w:eastAsiaTheme="minorHAnsi"/>
                <w:sz w:val="20"/>
                <w:szCs w:val="20"/>
              </w:rPr>
              <w:t>Continuing Calibration Verification</w:t>
            </w:r>
          </w:p>
        </w:tc>
      </w:tr>
      <w:tr w:rsidR="00CB1E35" w14:paraId="5DAB928C" w14:textId="77777777" w:rsidTr="00B658D2">
        <w:tc>
          <w:tcPr>
            <w:tcW w:w="2637" w:type="dxa"/>
          </w:tcPr>
          <w:p w14:paraId="3C8CB5E1" w14:textId="77777777" w:rsidR="00CB1E35" w:rsidRPr="00CB1E35" w:rsidRDefault="00CB1E35" w:rsidP="00B658D2">
            <w:pPr>
              <w:spacing w:line="275" w:lineRule="exact"/>
              <w:rPr>
                <w:rStyle w:val="hgkelc"/>
                <w:lang w:val="en"/>
              </w:rPr>
            </w:pPr>
            <w:r w:rsidRPr="00CB1E35">
              <w:rPr>
                <w:rFonts w:eastAsiaTheme="minorHAnsi"/>
                <w:sz w:val="20"/>
                <w:szCs w:val="20"/>
              </w:rPr>
              <w:t>CCCV/CVC/CVCA/CVCB</w:t>
            </w:r>
          </w:p>
        </w:tc>
        <w:tc>
          <w:tcPr>
            <w:tcW w:w="6585" w:type="dxa"/>
          </w:tcPr>
          <w:p w14:paraId="7D2A5FD6" w14:textId="77777777" w:rsidR="00CB1E35" w:rsidRPr="00CB1E35" w:rsidRDefault="00CB1E35" w:rsidP="00B658D2">
            <w:pPr>
              <w:spacing w:line="275" w:lineRule="exact"/>
              <w:rPr>
                <w:rStyle w:val="hgkelc"/>
                <w:lang w:val="en"/>
              </w:rPr>
            </w:pPr>
            <w:r w:rsidRPr="00CB1E35">
              <w:rPr>
                <w:rFonts w:eastAsiaTheme="minorHAnsi"/>
                <w:sz w:val="20"/>
                <w:szCs w:val="20"/>
              </w:rPr>
              <w:t>Closing Continuing Calibration Verification</w:t>
            </w:r>
          </w:p>
        </w:tc>
      </w:tr>
      <w:tr w:rsidR="00CB1E35" w14:paraId="571697BA" w14:textId="77777777" w:rsidTr="00B658D2">
        <w:tc>
          <w:tcPr>
            <w:tcW w:w="2637" w:type="dxa"/>
          </w:tcPr>
          <w:p w14:paraId="1A21DDCD" w14:textId="77777777" w:rsidR="00CB1E35" w:rsidRPr="00CB1E35" w:rsidRDefault="00CB1E35" w:rsidP="00B658D2">
            <w:pPr>
              <w:spacing w:line="275" w:lineRule="exact"/>
              <w:rPr>
                <w:rStyle w:val="hgkelc"/>
                <w:lang w:val="en"/>
              </w:rPr>
            </w:pPr>
            <w:r w:rsidRPr="00CB1E35">
              <w:rPr>
                <w:rFonts w:eastAsiaTheme="minorHAnsi"/>
                <w:sz w:val="20"/>
                <w:szCs w:val="20"/>
              </w:rPr>
              <w:t>CL</w:t>
            </w:r>
          </w:p>
        </w:tc>
        <w:tc>
          <w:tcPr>
            <w:tcW w:w="6585" w:type="dxa"/>
          </w:tcPr>
          <w:p w14:paraId="2046CC41"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Control Limit</w:t>
            </w:r>
          </w:p>
        </w:tc>
      </w:tr>
      <w:tr w:rsidR="00CB1E35" w14:paraId="5A2171D7" w14:textId="77777777" w:rsidTr="00B658D2">
        <w:tc>
          <w:tcPr>
            <w:tcW w:w="2637" w:type="dxa"/>
          </w:tcPr>
          <w:p w14:paraId="18C7AAAA" w14:textId="77777777" w:rsidR="00CB1E35" w:rsidRPr="00CB1E35" w:rsidRDefault="00CB1E35" w:rsidP="00B658D2">
            <w:pPr>
              <w:spacing w:line="275" w:lineRule="exact"/>
              <w:rPr>
                <w:rStyle w:val="hgkelc"/>
                <w:lang w:val="en"/>
              </w:rPr>
            </w:pPr>
            <w:r w:rsidRPr="00CB1E35">
              <w:rPr>
                <w:rStyle w:val="hgkelc"/>
                <w:lang w:val="en"/>
              </w:rPr>
              <w:t>DF</w:t>
            </w:r>
          </w:p>
        </w:tc>
        <w:tc>
          <w:tcPr>
            <w:tcW w:w="6585" w:type="dxa"/>
          </w:tcPr>
          <w:p w14:paraId="3EEB0B68" w14:textId="77777777" w:rsidR="00CB1E35" w:rsidRPr="00CB1E35" w:rsidRDefault="00CB1E35" w:rsidP="00B658D2">
            <w:pPr>
              <w:spacing w:line="275" w:lineRule="exact"/>
              <w:rPr>
                <w:rStyle w:val="hgkelc"/>
                <w:lang w:val="en"/>
              </w:rPr>
            </w:pPr>
            <w:r w:rsidRPr="00CB1E35">
              <w:rPr>
                <w:rFonts w:eastAsiaTheme="minorHAnsi"/>
                <w:sz w:val="20"/>
                <w:szCs w:val="20"/>
              </w:rPr>
              <w:t>Analytical Dilution Factor</w:t>
            </w:r>
          </w:p>
        </w:tc>
      </w:tr>
      <w:tr w:rsidR="00CB1E35" w14:paraId="661F156C" w14:textId="77777777" w:rsidTr="00B658D2">
        <w:tc>
          <w:tcPr>
            <w:tcW w:w="2637" w:type="dxa"/>
          </w:tcPr>
          <w:p w14:paraId="501935DF" w14:textId="77777777" w:rsidR="00CB1E35" w:rsidRPr="00CB1E35" w:rsidRDefault="00CB1E35" w:rsidP="00B658D2">
            <w:pPr>
              <w:spacing w:line="275" w:lineRule="exact"/>
              <w:rPr>
                <w:rStyle w:val="hgkelc"/>
                <w:lang w:val="en"/>
              </w:rPr>
            </w:pPr>
            <w:r w:rsidRPr="00CB1E35">
              <w:rPr>
                <w:rStyle w:val="hgkelc"/>
                <w:lang w:val="en"/>
              </w:rPr>
              <w:t>DL</w:t>
            </w:r>
          </w:p>
        </w:tc>
        <w:tc>
          <w:tcPr>
            <w:tcW w:w="6585" w:type="dxa"/>
          </w:tcPr>
          <w:p w14:paraId="72349402"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Detection Limit (i.e., maximum method detection limit)</w:t>
            </w:r>
          </w:p>
        </w:tc>
      </w:tr>
      <w:tr w:rsidR="00CB1E35" w14:paraId="6A55B64E" w14:textId="77777777" w:rsidTr="00B658D2">
        <w:tc>
          <w:tcPr>
            <w:tcW w:w="2637" w:type="dxa"/>
          </w:tcPr>
          <w:p w14:paraId="5185C473" w14:textId="77777777" w:rsidR="00CB1E35" w:rsidRPr="00CB1E35" w:rsidRDefault="00CB1E35" w:rsidP="00B658D2">
            <w:pPr>
              <w:spacing w:line="275" w:lineRule="exact"/>
              <w:rPr>
                <w:rStyle w:val="hgkelc"/>
                <w:lang w:val="en"/>
              </w:rPr>
            </w:pPr>
            <w:r w:rsidRPr="00CB1E35">
              <w:rPr>
                <w:rStyle w:val="hgkelc"/>
                <w:lang w:val="en"/>
              </w:rPr>
              <w:t>E</w:t>
            </w:r>
          </w:p>
        </w:tc>
        <w:tc>
          <w:tcPr>
            <w:tcW w:w="6585" w:type="dxa"/>
          </w:tcPr>
          <w:p w14:paraId="13CE3F0E" w14:textId="77777777" w:rsidR="00CB1E35" w:rsidRPr="00CB1E35" w:rsidRDefault="00CB1E35" w:rsidP="00B658D2">
            <w:pPr>
              <w:spacing w:line="275" w:lineRule="exact"/>
              <w:rPr>
                <w:rStyle w:val="hgkelc"/>
                <w:lang w:val="en"/>
              </w:rPr>
            </w:pPr>
            <w:r w:rsidRPr="00CB1E35">
              <w:rPr>
                <w:rFonts w:eastAsiaTheme="minorHAnsi"/>
                <w:sz w:val="20"/>
                <w:szCs w:val="20"/>
              </w:rPr>
              <w:t>Detection Limit (i.e., maximum method detection limit)</w:t>
            </w:r>
          </w:p>
        </w:tc>
      </w:tr>
      <w:tr w:rsidR="00CB1E35" w14:paraId="77865BBC" w14:textId="77777777" w:rsidTr="00B658D2">
        <w:tc>
          <w:tcPr>
            <w:tcW w:w="2637" w:type="dxa"/>
          </w:tcPr>
          <w:p w14:paraId="753FAD58" w14:textId="77777777" w:rsidR="00CB1E35" w:rsidRPr="00CB1E35" w:rsidRDefault="00CB1E35" w:rsidP="00B658D2">
            <w:pPr>
              <w:spacing w:line="275" w:lineRule="exact"/>
              <w:rPr>
                <w:rStyle w:val="hgkelc"/>
                <w:lang w:val="en"/>
              </w:rPr>
            </w:pPr>
            <w:r w:rsidRPr="00CB1E35">
              <w:rPr>
                <w:rStyle w:val="hgkelc"/>
                <w:lang w:val="en"/>
              </w:rPr>
              <w:t>GT</w:t>
            </w:r>
          </w:p>
        </w:tc>
        <w:tc>
          <w:tcPr>
            <w:tcW w:w="6585" w:type="dxa"/>
          </w:tcPr>
          <w:p w14:paraId="26E9EF19" w14:textId="77777777" w:rsidR="00CB1E35" w:rsidRPr="00CB1E35" w:rsidRDefault="00CB1E35" w:rsidP="00B658D2">
            <w:pPr>
              <w:spacing w:line="275" w:lineRule="exact"/>
              <w:rPr>
                <w:rStyle w:val="hgkelc"/>
                <w:lang w:val="en"/>
              </w:rPr>
            </w:pPr>
            <w:r w:rsidRPr="00CB1E35">
              <w:rPr>
                <w:rFonts w:eastAsiaTheme="minorHAnsi"/>
                <w:sz w:val="20"/>
                <w:szCs w:val="20"/>
              </w:rPr>
              <w:t>Greater Than</w:t>
            </w:r>
          </w:p>
        </w:tc>
      </w:tr>
      <w:tr w:rsidR="00CB1E35" w14:paraId="6B43CB3A" w14:textId="77777777" w:rsidTr="00B658D2">
        <w:tc>
          <w:tcPr>
            <w:tcW w:w="2637" w:type="dxa"/>
          </w:tcPr>
          <w:p w14:paraId="787A2A56" w14:textId="77777777" w:rsidR="00CB1E35" w:rsidRPr="00CB1E35" w:rsidRDefault="00CB1E35" w:rsidP="00B658D2">
            <w:pPr>
              <w:spacing w:line="275" w:lineRule="exact"/>
              <w:rPr>
                <w:rStyle w:val="hgkelc"/>
                <w:lang w:val="en"/>
              </w:rPr>
            </w:pPr>
            <w:r w:rsidRPr="00CB1E35">
              <w:rPr>
                <w:rStyle w:val="hgkelc"/>
                <w:lang w:val="en"/>
              </w:rPr>
              <w:t>IB</w:t>
            </w:r>
          </w:p>
        </w:tc>
        <w:tc>
          <w:tcPr>
            <w:tcW w:w="6585" w:type="dxa"/>
          </w:tcPr>
          <w:p w14:paraId="01B72CF1"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Instrument Blank</w:t>
            </w:r>
          </w:p>
        </w:tc>
      </w:tr>
      <w:tr w:rsidR="00CB1E35" w14:paraId="6BC08809" w14:textId="77777777" w:rsidTr="00B658D2">
        <w:tc>
          <w:tcPr>
            <w:tcW w:w="2637" w:type="dxa"/>
          </w:tcPr>
          <w:p w14:paraId="22D85A53" w14:textId="77777777" w:rsidR="00CB1E35" w:rsidRPr="00CB1E35" w:rsidRDefault="00CB1E35" w:rsidP="00B658D2">
            <w:pPr>
              <w:spacing w:line="275" w:lineRule="exact"/>
              <w:rPr>
                <w:rStyle w:val="hgkelc"/>
                <w:lang w:val="en"/>
              </w:rPr>
            </w:pPr>
            <w:r w:rsidRPr="00CB1E35">
              <w:rPr>
                <w:rStyle w:val="hgkelc"/>
                <w:lang w:val="en"/>
              </w:rPr>
              <w:t>ICV</w:t>
            </w:r>
          </w:p>
        </w:tc>
        <w:tc>
          <w:tcPr>
            <w:tcW w:w="6585" w:type="dxa"/>
          </w:tcPr>
          <w:p w14:paraId="610DDC12" w14:textId="77777777" w:rsidR="00CB1E35" w:rsidRPr="00CB1E35" w:rsidRDefault="00CB1E35" w:rsidP="00B658D2">
            <w:pPr>
              <w:spacing w:line="275" w:lineRule="exact"/>
              <w:rPr>
                <w:rStyle w:val="hgkelc"/>
                <w:lang w:val="en"/>
              </w:rPr>
            </w:pPr>
            <w:r w:rsidRPr="00CB1E35">
              <w:rPr>
                <w:rFonts w:eastAsiaTheme="minorHAnsi"/>
                <w:sz w:val="20"/>
                <w:szCs w:val="20"/>
              </w:rPr>
              <w:t>Initial Calibration Verification</w:t>
            </w:r>
          </w:p>
        </w:tc>
      </w:tr>
      <w:tr w:rsidR="00CB1E35" w14:paraId="443EB7BE" w14:textId="77777777" w:rsidTr="00B658D2">
        <w:tc>
          <w:tcPr>
            <w:tcW w:w="2637" w:type="dxa"/>
          </w:tcPr>
          <w:p w14:paraId="542FB7E1" w14:textId="77777777" w:rsidR="00CB1E35" w:rsidRPr="00CB1E35" w:rsidRDefault="00CB1E35" w:rsidP="00B658D2">
            <w:pPr>
              <w:spacing w:line="275" w:lineRule="exact"/>
              <w:rPr>
                <w:rStyle w:val="hgkelc"/>
                <w:lang w:val="en"/>
              </w:rPr>
            </w:pPr>
            <w:r w:rsidRPr="00CB1E35">
              <w:rPr>
                <w:rStyle w:val="hgkelc"/>
                <w:lang w:val="en"/>
              </w:rPr>
              <w:t>J</w:t>
            </w:r>
          </w:p>
        </w:tc>
        <w:tc>
          <w:tcPr>
            <w:tcW w:w="6585" w:type="dxa"/>
          </w:tcPr>
          <w:p w14:paraId="45AE2142" w14:textId="77777777" w:rsidR="00CB1E35" w:rsidRPr="00CB1E35" w:rsidRDefault="00CB1E35" w:rsidP="00B658D2">
            <w:pPr>
              <w:spacing w:line="275" w:lineRule="exact"/>
              <w:rPr>
                <w:rStyle w:val="hgkelc"/>
                <w:lang w:val="en"/>
              </w:rPr>
            </w:pPr>
            <w:r w:rsidRPr="00CB1E35">
              <w:rPr>
                <w:rFonts w:eastAsiaTheme="minorHAnsi"/>
                <w:sz w:val="20"/>
                <w:szCs w:val="20"/>
              </w:rPr>
              <w:t>The quantitation is an estimation.</w:t>
            </w:r>
          </w:p>
        </w:tc>
      </w:tr>
      <w:tr w:rsidR="00CB1E35" w14:paraId="6C64515E" w14:textId="77777777" w:rsidTr="00B658D2">
        <w:tc>
          <w:tcPr>
            <w:tcW w:w="2637" w:type="dxa"/>
          </w:tcPr>
          <w:p w14:paraId="351BDAE7" w14:textId="77777777" w:rsidR="00CB1E35" w:rsidRPr="00CB1E35" w:rsidRDefault="00CB1E35" w:rsidP="00B658D2">
            <w:pPr>
              <w:spacing w:line="275" w:lineRule="exact"/>
              <w:rPr>
                <w:rStyle w:val="hgkelc"/>
                <w:lang w:val="en"/>
              </w:rPr>
            </w:pPr>
            <w:r w:rsidRPr="00CB1E35">
              <w:rPr>
                <w:rStyle w:val="hgkelc"/>
                <w:lang w:val="en"/>
              </w:rPr>
              <w:t>LCS(D)</w:t>
            </w:r>
          </w:p>
        </w:tc>
        <w:tc>
          <w:tcPr>
            <w:tcW w:w="6585" w:type="dxa"/>
          </w:tcPr>
          <w:p w14:paraId="08A99275" w14:textId="77777777" w:rsidR="00CB1E35" w:rsidRPr="00CB1E35" w:rsidRDefault="00CB1E35" w:rsidP="00B658D2">
            <w:pPr>
              <w:spacing w:line="275" w:lineRule="exact"/>
              <w:rPr>
                <w:rStyle w:val="hgkelc"/>
                <w:lang w:val="en"/>
              </w:rPr>
            </w:pPr>
            <w:r w:rsidRPr="00CB1E35">
              <w:rPr>
                <w:rFonts w:eastAsiaTheme="minorHAnsi"/>
                <w:sz w:val="20"/>
                <w:szCs w:val="20"/>
              </w:rPr>
              <w:t>Laboratory Control Spike (Duplicate)</w:t>
            </w:r>
          </w:p>
        </w:tc>
      </w:tr>
      <w:tr w:rsidR="00CB1E35" w14:paraId="32051011" w14:textId="77777777" w:rsidTr="00B658D2">
        <w:tc>
          <w:tcPr>
            <w:tcW w:w="2637" w:type="dxa"/>
          </w:tcPr>
          <w:p w14:paraId="5F926C32" w14:textId="77777777" w:rsidR="00CB1E35" w:rsidRPr="00CB1E35" w:rsidRDefault="00CB1E35" w:rsidP="00B658D2">
            <w:pPr>
              <w:spacing w:line="275" w:lineRule="exact"/>
              <w:rPr>
                <w:rStyle w:val="hgkelc"/>
                <w:lang w:val="en"/>
              </w:rPr>
            </w:pPr>
            <w:r w:rsidRPr="00CB1E35">
              <w:rPr>
                <w:rStyle w:val="hgkelc"/>
                <w:lang w:val="en"/>
              </w:rPr>
              <w:t>LLQC/LLIQC</w:t>
            </w:r>
          </w:p>
        </w:tc>
        <w:tc>
          <w:tcPr>
            <w:tcW w:w="6585" w:type="dxa"/>
          </w:tcPr>
          <w:p w14:paraId="0F4DAD7B" w14:textId="77777777" w:rsidR="00CB1E35" w:rsidRPr="00CB1E35" w:rsidRDefault="00CB1E35" w:rsidP="00B658D2">
            <w:pPr>
              <w:spacing w:line="275" w:lineRule="exact"/>
              <w:rPr>
                <w:rStyle w:val="hgkelc"/>
                <w:lang w:val="en"/>
              </w:rPr>
            </w:pPr>
            <w:r w:rsidRPr="00CB1E35">
              <w:rPr>
                <w:rFonts w:eastAsiaTheme="minorHAnsi"/>
                <w:sz w:val="20"/>
                <w:szCs w:val="20"/>
              </w:rPr>
              <w:t>Low Level Quantitation Check</w:t>
            </w:r>
          </w:p>
        </w:tc>
      </w:tr>
      <w:tr w:rsidR="00CB1E35" w14:paraId="3B7493F9" w14:textId="77777777" w:rsidTr="00B658D2">
        <w:tc>
          <w:tcPr>
            <w:tcW w:w="2637" w:type="dxa"/>
          </w:tcPr>
          <w:p w14:paraId="0746217D" w14:textId="77777777" w:rsidR="00CB1E35" w:rsidRPr="00CB1E35" w:rsidRDefault="00CB1E35" w:rsidP="00B658D2">
            <w:pPr>
              <w:spacing w:line="275" w:lineRule="exact"/>
              <w:rPr>
                <w:rStyle w:val="hgkelc"/>
                <w:lang w:val="en"/>
              </w:rPr>
            </w:pPr>
            <w:r w:rsidRPr="00CB1E35">
              <w:rPr>
                <w:rFonts w:eastAsiaTheme="minorHAnsi"/>
                <w:sz w:val="20"/>
                <w:szCs w:val="20"/>
              </w:rPr>
              <w:t>LOD Limit of Detection</w:t>
            </w:r>
          </w:p>
        </w:tc>
        <w:tc>
          <w:tcPr>
            <w:tcW w:w="6585" w:type="dxa"/>
          </w:tcPr>
          <w:p w14:paraId="287F6C90" w14:textId="77777777" w:rsidR="00CB1E35" w:rsidRPr="00CB1E35" w:rsidRDefault="00CB1E35" w:rsidP="00B658D2">
            <w:pPr>
              <w:spacing w:line="275" w:lineRule="exact"/>
              <w:rPr>
                <w:rStyle w:val="hgkelc"/>
                <w:lang w:val="en"/>
              </w:rPr>
            </w:pPr>
            <w:r w:rsidRPr="00CB1E35">
              <w:rPr>
                <w:rFonts w:eastAsiaTheme="minorHAnsi"/>
                <w:sz w:val="20"/>
                <w:szCs w:val="20"/>
              </w:rPr>
              <w:t>(i.e., 1/2 of the LOQ)</w:t>
            </w:r>
          </w:p>
        </w:tc>
      </w:tr>
      <w:tr w:rsidR="00CB1E35" w14:paraId="664B4A58" w14:textId="77777777" w:rsidTr="00B658D2">
        <w:tc>
          <w:tcPr>
            <w:tcW w:w="2637" w:type="dxa"/>
          </w:tcPr>
          <w:p w14:paraId="025D9220" w14:textId="77777777" w:rsidR="00CB1E35" w:rsidRPr="00CB1E35" w:rsidRDefault="00CB1E35" w:rsidP="00B658D2">
            <w:pPr>
              <w:spacing w:line="275" w:lineRule="exact"/>
              <w:rPr>
                <w:rStyle w:val="hgkelc"/>
                <w:lang w:val="en"/>
              </w:rPr>
            </w:pPr>
            <w:r w:rsidRPr="00CB1E35">
              <w:rPr>
                <w:rFonts w:eastAsiaTheme="minorHAnsi"/>
                <w:sz w:val="20"/>
                <w:szCs w:val="20"/>
              </w:rPr>
              <w:t>LOQ Limit of Quantitation</w:t>
            </w:r>
          </w:p>
        </w:tc>
        <w:tc>
          <w:tcPr>
            <w:tcW w:w="6585" w:type="dxa"/>
          </w:tcPr>
          <w:p w14:paraId="5ABB80DB" w14:textId="77777777" w:rsidR="00CB1E35" w:rsidRPr="00CB1E35" w:rsidRDefault="00CB1E35" w:rsidP="00B658D2">
            <w:pPr>
              <w:spacing w:line="275" w:lineRule="exact"/>
              <w:rPr>
                <w:rStyle w:val="hgkelc"/>
                <w:lang w:val="en"/>
              </w:rPr>
            </w:pPr>
            <w:r w:rsidRPr="00CB1E35">
              <w:rPr>
                <w:rFonts w:eastAsiaTheme="minorHAnsi"/>
                <w:sz w:val="20"/>
                <w:szCs w:val="20"/>
              </w:rPr>
              <w:t>(i.e., reporting or practical quantitation limit)</w:t>
            </w:r>
          </w:p>
        </w:tc>
      </w:tr>
      <w:tr w:rsidR="00CB1E35" w14:paraId="2D2D24D8" w14:textId="77777777" w:rsidTr="00B658D2">
        <w:tc>
          <w:tcPr>
            <w:tcW w:w="2637" w:type="dxa"/>
          </w:tcPr>
          <w:p w14:paraId="716FFB51" w14:textId="77777777" w:rsidR="00CB1E35" w:rsidRPr="00CB1E35" w:rsidRDefault="00CB1E35" w:rsidP="00B658D2">
            <w:pPr>
              <w:spacing w:line="275" w:lineRule="exact"/>
              <w:rPr>
                <w:rStyle w:val="hgkelc"/>
                <w:lang w:val="en"/>
              </w:rPr>
            </w:pPr>
            <w:r w:rsidRPr="00CB1E35">
              <w:rPr>
                <w:rStyle w:val="hgkelc"/>
                <w:lang w:val="en"/>
              </w:rPr>
              <w:t>LT</w:t>
            </w:r>
          </w:p>
        </w:tc>
        <w:tc>
          <w:tcPr>
            <w:tcW w:w="6585" w:type="dxa"/>
          </w:tcPr>
          <w:p w14:paraId="70093B19"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Less Than</w:t>
            </w:r>
          </w:p>
        </w:tc>
      </w:tr>
      <w:tr w:rsidR="00CB1E35" w14:paraId="651A1B5E" w14:textId="77777777" w:rsidTr="00B658D2">
        <w:tc>
          <w:tcPr>
            <w:tcW w:w="2637" w:type="dxa"/>
          </w:tcPr>
          <w:p w14:paraId="37EB4890" w14:textId="77777777" w:rsidR="00CB1E35" w:rsidRPr="00CB1E35" w:rsidRDefault="00CB1E35" w:rsidP="00B658D2">
            <w:pPr>
              <w:spacing w:line="275" w:lineRule="exact"/>
              <w:rPr>
                <w:rStyle w:val="hgkelc"/>
                <w:lang w:val="en"/>
              </w:rPr>
            </w:pPr>
            <w:r w:rsidRPr="00CB1E35">
              <w:rPr>
                <w:rStyle w:val="hgkelc"/>
                <w:lang w:val="en"/>
              </w:rPr>
              <w:t>MB</w:t>
            </w:r>
          </w:p>
        </w:tc>
        <w:tc>
          <w:tcPr>
            <w:tcW w:w="6585" w:type="dxa"/>
          </w:tcPr>
          <w:p w14:paraId="584B8AD6"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Method Blank</w:t>
            </w:r>
          </w:p>
        </w:tc>
      </w:tr>
      <w:tr w:rsidR="00CB1E35" w14:paraId="36F48CD2" w14:textId="77777777" w:rsidTr="00B658D2">
        <w:tc>
          <w:tcPr>
            <w:tcW w:w="2637" w:type="dxa"/>
          </w:tcPr>
          <w:p w14:paraId="3598C701" w14:textId="77777777" w:rsidR="00CB1E35" w:rsidRPr="00CB1E35" w:rsidRDefault="00CB1E35" w:rsidP="00B658D2">
            <w:pPr>
              <w:spacing w:line="275" w:lineRule="exact"/>
              <w:rPr>
                <w:rStyle w:val="hgkelc"/>
                <w:lang w:val="en"/>
              </w:rPr>
            </w:pPr>
            <w:r w:rsidRPr="00CB1E35">
              <w:rPr>
                <w:rStyle w:val="hgkelc"/>
                <w:lang w:val="en"/>
              </w:rPr>
              <w:t>MS(D)</w:t>
            </w:r>
          </w:p>
        </w:tc>
        <w:tc>
          <w:tcPr>
            <w:tcW w:w="6585" w:type="dxa"/>
          </w:tcPr>
          <w:p w14:paraId="411753BF"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Matrix Spike (Duplicate)</w:t>
            </w:r>
          </w:p>
        </w:tc>
      </w:tr>
      <w:tr w:rsidR="00CB1E35" w14:paraId="77BA8837" w14:textId="77777777" w:rsidTr="00B658D2">
        <w:tc>
          <w:tcPr>
            <w:tcW w:w="2637" w:type="dxa"/>
          </w:tcPr>
          <w:p w14:paraId="5ECB243C" w14:textId="77777777" w:rsidR="00CB1E35" w:rsidRPr="00CB1E35" w:rsidRDefault="00CB1E35" w:rsidP="00B658D2">
            <w:pPr>
              <w:spacing w:line="275" w:lineRule="exact"/>
              <w:rPr>
                <w:rStyle w:val="hgkelc"/>
                <w:lang w:val="en"/>
              </w:rPr>
            </w:pPr>
            <w:r w:rsidRPr="00CB1E35">
              <w:rPr>
                <w:rStyle w:val="hgkelc"/>
                <w:lang w:val="en"/>
              </w:rPr>
              <w:t>ND</w:t>
            </w:r>
          </w:p>
        </w:tc>
        <w:tc>
          <w:tcPr>
            <w:tcW w:w="6585" w:type="dxa"/>
          </w:tcPr>
          <w:p w14:paraId="323A0ABB" w14:textId="77777777" w:rsidR="00CB1E35" w:rsidRPr="00CB1E35" w:rsidRDefault="00CB1E35" w:rsidP="00B658D2">
            <w:pPr>
              <w:spacing w:line="275" w:lineRule="exact"/>
              <w:rPr>
                <w:rStyle w:val="hgkelc"/>
                <w:lang w:val="en"/>
              </w:rPr>
            </w:pPr>
            <w:r w:rsidRPr="00CB1E35">
              <w:rPr>
                <w:rFonts w:eastAsiaTheme="minorHAnsi"/>
                <w:sz w:val="20"/>
                <w:szCs w:val="20"/>
              </w:rPr>
              <w:t>Indicates the analyte is not detected</w:t>
            </w:r>
          </w:p>
        </w:tc>
      </w:tr>
      <w:tr w:rsidR="00CB1E35" w14:paraId="3C0965E8" w14:textId="77777777" w:rsidTr="00B658D2">
        <w:tc>
          <w:tcPr>
            <w:tcW w:w="2637" w:type="dxa"/>
          </w:tcPr>
          <w:p w14:paraId="4A088F7B" w14:textId="77777777" w:rsidR="00CB1E35" w:rsidRPr="00CB1E35" w:rsidRDefault="00CB1E35" w:rsidP="00B658D2">
            <w:pPr>
              <w:spacing w:line="275" w:lineRule="exact"/>
              <w:rPr>
                <w:rStyle w:val="hgkelc"/>
                <w:lang w:val="en"/>
              </w:rPr>
            </w:pPr>
            <w:r w:rsidRPr="00CB1E35">
              <w:rPr>
                <w:rStyle w:val="hgkelc"/>
                <w:lang w:val="en"/>
              </w:rPr>
              <w:t>RPD</w:t>
            </w:r>
          </w:p>
        </w:tc>
        <w:tc>
          <w:tcPr>
            <w:tcW w:w="6585" w:type="dxa"/>
          </w:tcPr>
          <w:p w14:paraId="457531EF" w14:textId="77777777" w:rsidR="00CB1E35" w:rsidRPr="00CB1E35" w:rsidRDefault="00CB1E35" w:rsidP="00B658D2">
            <w:pPr>
              <w:spacing w:line="275" w:lineRule="exact"/>
              <w:rPr>
                <w:rStyle w:val="hgkelc"/>
                <w:lang w:val="en"/>
              </w:rPr>
            </w:pPr>
            <w:r w:rsidRPr="00CB1E35">
              <w:rPr>
                <w:rFonts w:eastAsiaTheme="minorHAnsi"/>
                <w:sz w:val="20"/>
                <w:szCs w:val="20"/>
              </w:rPr>
              <w:t>Relative Percent Difference</w:t>
            </w:r>
          </w:p>
        </w:tc>
      </w:tr>
      <w:tr w:rsidR="00CB1E35" w14:paraId="735121DD" w14:textId="77777777" w:rsidTr="00B658D2">
        <w:tc>
          <w:tcPr>
            <w:tcW w:w="2637" w:type="dxa"/>
          </w:tcPr>
          <w:p w14:paraId="4F974514" w14:textId="77777777" w:rsidR="00CB1E35" w:rsidRPr="00CB1E35" w:rsidRDefault="00CB1E35" w:rsidP="00B658D2">
            <w:pPr>
              <w:spacing w:line="275" w:lineRule="exact"/>
              <w:rPr>
                <w:rStyle w:val="hgkelc"/>
                <w:lang w:val="en"/>
              </w:rPr>
            </w:pPr>
            <w:r w:rsidRPr="00CB1E35">
              <w:rPr>
                <w:rStyle w:val="hgkelc"/>
                <w:lang w:val="en"/>
              </w:rPr>
              <w:t>TNTC</w:t>
            </w:r>
          </w:p>
        </w:tc>
        <w:tc>
          <w:tcPr>
            <w:tcW w:w="6585" w:type="dxa"/>
          </w:tcPr>
          <w:p w14:paraId="7941FB43" w14:textId="77777777" w:rsidR="00CB1E35" w:rsidRPr="00CB1E35" w:rsidRDefault="00CB1E35" w:rsidP="00B658D2">
            <w:pPr>
              <w:widowControl/>
              <w:adjustRightInd w:val="0"/>
              <w:rPr>
                <w:rStyle w:val="hgkelc"/>
                <w:rFonts w:eastAsiaTheme="minorHAnsi"/>
                <w:sz w:val="20"/>
                <w:szCs w:val="20"/>
              </w:rPr>
            </w:pPr>
            <w:r w:rsidRPr="00CB1E35">
              <w:rPr>
                <w:rFonts w:eastAsiaTheme="minorHAnsi"/>
                <w:sz w:val="20"/>
                <w:szCs w:val="20"/>
              </w:rPr>
              <w:t>Too Numerous To Count</w:t>
            </w:r>
          </w:p>
        </w:tc>
      </w:tr>
      <w:tr w:rsidR="00CB1E35" w14:paraId="595F3D00" w14:textId="77777777" w:rsidTr="00B658D2">
        <w:tc>
          <w:tcPr>
            <w:tcW w:w="2637" w:type="dxa"/>
          </w:tcPr>
          <w:p w14:paraId="0A8D041D" w14:textId="77777777" w:rsidR="00CB1E35" w:rsidRPr="00CB1E35" w:rsidRDefault="00CB1E35" w:rsidP="00B658D2">
            <w:pPr>
              <w:spacing w:line="275" w:lineRule="exact"/>
              <w:rPr>
                <w:rStyle w:val="hgkelc"/>
                <w:lang w:val="en"/>
              </w:rPr>
            </w:pPr>
            <w:r w:rsidRPr="00CB1E35">
              <w:rPr>
                <w:rStyle w:val="hgkelc"/>
                <w:lang w:val="en"/>
              </w:rPr>
              <w:t>U</w:t>
            </w:r>
          </w:p>
        </w:tc>
        <w:tc>
          <w:tcPr>
            <w:tcW w:w="6585" w:type="dxa"/>
          </w:tcPr>
          <w:p w14:paraId="5EE38481" w14:textId="77777777" w:rsidR="00CB1E35" w:rsidRPr="00CB1E35" w:rsidRDefault="00CB1E35" w:rsidP="00B658D2">
            <w:pPr>
              <w:spacing w:line="275" w:lineRule="exact"/>
              <w:rPr>
                <w:rStyle w:val="hgkelc"/>
                <w:sz w:val="24"/>
                <w:szCs w:val="24"/>
                <w:lang w:val="en"/>
              </w:rPr>
            </w:pPr>
            <w:r w:rsidRPr="00CB1E35">
              <w:rPr>
                <w:rFonts w:eastAsiaTheme="minorHAnsi"/>
                <w:sz w:val="20"/>
                <w:szCs w:val="20"/>
              </w:rPr>
              <w:t>Indicates the analyte was analyzed for but not detecte</w:t>
            </w:r>
            <w:r w:rsidRPr="00CB1E35">
              <w:rPr>
                <w:rFonts w:eastAsiaTheme="minorHAnsi"/>
                <w:sz w:val="24"/>
                <w:szCs w:val="24"/>
              </w:rPr>
              <w:t>d</w:t>
            </w:r>
          </w:p>
        </w:tc>
      </w:tr>
    </w:tbl>
    <w:p w14:paraId="22ED7E79" w14:textId="77777777" w:rsidR="00CB1E35" w:rsidRDefault="00CB1E35" w:rsidP="005D522B">
      <w:pPr>
        <w:pStyle w:val="BodyText"/>
        <w:spacing w:before="2"/>
        <w:ind w:right="558"/>
      </w:pPr>
    </w:p>
    <w:p w14:paraId="07618EE9" w14:textId="77777777" w:rsidR="007F406F" w:rsidRDefault="007F406F" w:rsidP="007F406F">
      <w:pPr>
        <w:pStyle w:val="Heading2"/>
        <w:ind w:left="0"/>
        <w:rPr>
          <w:b w:val="0"/>
          <w:bCs w:val="0"/>
          <w:i w:val="0"/>
        </w:rPr>
      </w:pPr>
      <w:bookmarkStart w:id="191" w:name="A8._TRAINING_REQUIREMENTS"/>
      <w:bookmarkStart w:id="192" w:name="_Toc117087851"/>
      <w:bookmarkEnd w:id="191"/>
    </w:p>
    <w:p w14:paraId="7BE24D4D" w14:textId="7A83758B" w:rsidR="007F406F" w:rsidRDefault="007F406F" w:rsidP="007F406F">
      <w:pPr>
        <w:pStyle w:val="Heading2"/>
        <w:ind w:left="0"/>
        <w:rPr>
          <w:b w:val="0"/>
          <w:bCs w:val="0"/>
          <w:i w:val="0"/>
        </w:rPr>
      </w:pPr>
    </w:p>
    <w:p w14:paraId="12A6FBD7" w14:textId="155869DF" w:rsidR="000D14B5" w:rsidRDefault="009748A5" w:rsidP="007F406F">
      <w:pPr>
        <w:pStyle w:val="Heading2"/>
        <w:ind w:left="0"/>
      </w:pPr>
      <w:bookmarkStart w:id="193" w:name="_Toc125960343"/>
      <w:bookmarkStart w:id="194" w:name="_Toc125984003"/>
      <w:bookmarkStart w:id="195" w:name="_Toc125984286"/>
      <w:r>
        <w:t>A8.</w:t>
      </w:r>
      <w:r>
        <w:tab/>
      </w:r>
      <w:r w:rsidR="00685FEE">
        <w:t>Training</w:t>
      </w:r>
      <w:r w:rsidR="00685FEE">
        <w:rPr>
          <w:spacing w:val="-1"/>
        </w:rPr>
        <w:t xml:space="preserve"> </w:t>
      </w:r>
      <w:r w:rsidR="00685FEE">
        <w:t>Requirements</w:t>
      </w:r>
      <w:bookmarkEnd w:id="192"/>
      <w:bookmarkEnd w:id="193"/>
      <w:bookmarkEnd w:id="194"/>
      <w:bookmarkEnd w:id="195"/>
    </w:p>
    <w:p w14:paraId="38DDC090" w14:textId="77777777" w:rsidR="000D14B5" w:rsidRPr="00D050E7" w:rsidRDefault="000D14B5" w:rsidP="00D050E7">
      <w:pPr>
        <w:pStyle w:val="Heading2"/>
        <w:ind w:left="0"/>
        <w:rPr>
          <w:b w:val="0"/>
          <w:i w:val="0"/>
        </w:rPr>
      </w:pPr>
    </w:p>
    <w:p w14:paraId="2E312BD5" w14:textId="1355FD75" w:rsidR="000D14B5" w:rsidRDefault="009748A5" w:rsidP="00D050E7">
      <w:pPr>
        <w:pStyle w:val="BodyText"/>
      </w:pPr>
      <w:r>
        <w:t xml:space="preserve">Training workshops are held for all monitors from the various agencies on how to collect water samples and secure them for transportation to the </w:t>
      </w:r>
      <w:r w:rsidR="00317DA9">
        <w:t>drop-off location</w:t>
      </w:r>
      <w:r>
        <w:t>. Training sessions occur the day preceding each sampling event (See Appendix B, Agency Baseline Monitoring Procedures). Monitors are also instructed on how to complete the Agency Baseline Field Data Sheet (</w:t>
      </w:r>
      <w:r w:rsidRPr="009340DD">
        <w:t>Appendix C</w:t>
      </w:r>
      <w:r w:rsidRPr="009340DD">
        <w:rPr>
          <w:b/>
        </w:rPr>
        <w:t xml:space="preserve">) </w:t>
      </w:r>
      <w:r w:rsidRPr="009340DD">
        <w:t>to</w:t>
      </w:r>
      <w:r>
        <w:t xml:space="preserve"> provide added information on sample conditions at the site. Training is performed by SGS staff and/or the KWF QA Officer. The KWF QA Officer will conduct an audit of 10% of the agency monitors to ensure they are following proper sampling procedures and data sheets are completed correctly. Both the KWF QA Officer and SGS staff will be available to aid by cell phone during the sampling period. </w:t>
      </w:r>
      <w:commentRangeStart w:id="196"/>
      <w:commentRangeStart w:id="197"/>
      <w:r>
        <w:t xml:space="preserve">The ADEC QA Officer </w:t>
      </w:r>
      <w:r w:rsidR="00645A89">
        <w:t>may be</w:t>
      </w:r>
      <w:r>
        <w:t xml:space="preserve"> available </w:t>
      </w:r>
      <w:ins w:id="198" w:author="bmeyer bmeyer" w:date="2023-03-03T11:17:00Z">
        <w:r w:rsidR="0027703A">
          <w:t xml:space="preserve">to </w:t>
        </w:r>
      </w:ins>
      <w:ins w:id="199" w:author="bmeyer bmeyer" w:date="2023-03-03T11:18:00Z">
        <w:r w:rsidR="0027703A">
          <w:t>provide support through pre and post sampling consultation.</w:t>
        </w:r>
      </w:ins>
      <w:commentRangeEnd w:id="196"/>
      <w:r w:rsidR="00645A89">
        <w:rPr>
          <w:rStyle w:val="CommentReference"/>
        </w:rPr>
        <w:commentReference w:id="196"/>
      </w:r>
      <w:commentRangeEnd w:id="197"/>
      <w:r w:rsidR="0027703A">
        <w:rPr>
          <w:rStyle w:val="CommentReference"/>
        </w:rPr>
        <w:commentReference w:id="197"/>
      </w:r>
      <w:r>
        <w:t xml:space="preserve">. When samples are brought to the </w:t>
      </w:r>
      <w:r w:rsidR="00B06D55">
        <w:t>receiving location</w:t>
      </w:r>
      <w:r>
        <w:t xml:space="preserve">, we will review their sampling procedure and data collection to </w:t>
      </w:r>
      <w:r w:rsidR="00B06D55">
        <w:t>ensure</w:t>
      </w:r>
      <w:r>
        <w:t xml:space="preserve"> completeness and accuracy. A standard chain of custody</w:t>
      </w:r>
      <w:r w:rsidR="00645A89">
        <w:t xml:space="preserve"> (COC)</w:t>
      </w:r>
      <w:r>
        <w:t xml:space="preserve"> form supplied by SGS is used to track the samples from the field to the lab. All training workshops are documented by the KWF QA Officer and stored in digital and hardcopy versions at the KWF office for no less than 10 years.</w:t>
      </w:r>
    </w:p>
    <w:p w14:paraId="32621D7B" w14:textId="77777777" w:rsidR="006F30EE" w:rsidRDefault="006F30EE" w:rsidP="006F30EE">
      <w:pPr>
        <w:pStyle w:val="Heading2"/>
        <w:ind w:left="0"/>
        <w:rPr>
          <w:bCs w:val="0"/>
        </w:rPr>
      </w:pPr>
      <w:bookmarkStart w:id="200" w:name="A9._DOCUMENTATION_AND_RECORDS"/>
      <w:bookmarkStart w:id="201" w:name="_Toc117087852"/>
      <w:bookmarkEnd w:id="200"/>
    </w:p>
    <w:p w14:paraId="4ADFF544" w14:textId="7E98437D" w:rsidR="000D14B5" w:rsidRDefault="009748A5" w:rsidP="00CB1E35">
      <w:pPr>
        <w:pStyle w:val="Heading2"/>
        <w:ind w:left="0"/>
      </w:pPr>
      <w:bookmarkStart w:id="202" w:name="_Toc125960344"/>
      <w:bookmarkStart w:id="203" w:name="_Toc125984004"/>
      <w:bookmarkStart w:id="204" w:name="_Toc125984287"/>
      <w:r>
        <w:t>A9.</w:t>
      </w:r>
      <w:r w:rsidR="006B2794">
        <w:t xml:space="preserve"> </w:t>
      </w:r>
      <w:r w:rsidR="00B06D55">
        <w:t>Documentation and</w:t>
      </w:r>
      <w:r w:rsidR="00B06D55">
        <w:rPr>
          <w:spacing w:val="-2"/>
        </w:rPr>
        <w:t xml:space="preserve"> </w:t>
      </w:r>
      <w:r w:rsidR="00B06D55">
        <w:t>Records</w:t>
      </w:r>
      <w:bookmarkEnd w:id="201"/>
      <w:bookmarkEnd w:id="202"/>
      <w:bookmarkEnd w:id="203"/>
      <w:bookmarkEnd w:id="204"/>
    </w:p>
    <w:p w14:paraId="01861F6E" w14:textId="2EC0FEC7" w:rsidR="00B06D55" w:rsidRDefault="00B06D55" w:rsidP="00B06D55">
      <w:pPr>
        <w:pStyle w:val="BodyText"/>
        <w:spacing w:before="1"/>
        <w:ind w:right="714"/>
      </w:pPr>
    </w:p>
    <w:p w14:paraId="12619CA4" w14:textId="7DB253D6" w:rsidR="00CB1E35" w:rsidRDefault="00CB1E35" w:rsidP="00CB1E35">
      <w:pPr>
        <w:pStyle w:val="BodyText"/>
        <w:spacing w:before="1"/>
        <w:ind w:right="714"/>
      </w:pPr>
      <w:r>
        <w:t xml:space="preserve">The field logbook will be a 3-ring binder containing individual field forms and chain-of- custody forms. Please see </w:t>
      </w:r>
      <w:r w:rsidR="009340DD">
        <w:t>Appendix</w:t>
      </w:r>
      <w:r>
        <w:t xml:space="preserve"> C </w:t>
      </w:r>
      <w:r w:rsidR="009340DD">
        <w:t xml:space="preserve">and Appendix D </w:t>
      </w:r>
      <w:r>
        <w:t>for examples of these documents.</w:t>
      </w:r>
    </w:p>
    <w:p w14:paraId="45C2F0CE" w14:textId="77777777" w:rsidR="00CB1E35" w:rsidRDefault="00CB1E35" w:rsidP="00CB1E35">
      <w:pPr>
        <w:pStyle w:val="BodyText"/>
      </w:pPr>
    </w:p>
    <w:p w14:paraId="629CF5A3" w14:textId="77777777" w:rsidR="00CB1E35" w:rsidRDefault="00CB1E35" w:rsidP="00CB1E35">
      <w:pPr>
        <w:pStyle w:val="BodyText"/>
        <w:ind w:right="334"/>
      </w:pPr>
      <w:r>
        <w:t>All field activities and observations will be noted during fieldwork. The descriptions will be clearly written with enough detail so that participants can reconstruct events later if necessary. Field logs and data sheets will describe any changes that occur at the site, in particular, personnel and responsibilities or deviations from the QAPP as well as the reasons for the changes. Requirements for entries will include the following:</w:t>
      </w:r>
    </w:p>
    <w:p w14:paraId="1E704F03" w14:textId="77777777" w:rsidR="00CB1E35" w:rsidRDefault="00CB1E35" w:rsidP="00CB1E35">
      <w:pPr>
        <w:pStyle w:val="ListParagraph"/>
        <w:numPr>
          <w:ilvl w:val="0"/>
          <w:numId w:val="87"/>
        </w:numPr>
        <w:tabs>
          <w:tab w:val="left" w:pos="1407"/>
          <w:tab w:val="left" w:pos="1408"/>
        </w:tabs>
        <w:spacing w:before="121"/>
        <w:rPr>
          <w:sz w:val="24"/>
        </w:rPr>
      </w:pPr>
      <w:r w:rsidRPr="00CB1E35">
        <w:rPr>
          <w:sz w:val="24"/>
        </w:rPr>
        <w:t>Entries will be made legibly with black (or dark) waterproof</w:t>
      </w:r>
      <w:r w:rsidRPr="00CB1E35">
        <w:rPr>
          <w:spacing w:val="-6"/>
          <w:sz w:val="24"/>
        </w:rPr>
        <w:t xml:space="preserve"> </w:t>
      </w:r>
      <w:r w:rsidRPr="00CB1E35">
        <w:rPr>
          <w:sz w:val="24"/>
        </w:rPr>
        <w:t>ink.</w:t>
      </w:r>
    </w:p>
    <w:p w14:paraId="4D9BB503" w14:textId="77777777" w:rsidR="00CB1E35" w:rsidRDefault="00CB1E35" w:rsidP="00CB1E35">
      <w:pPr>
        <w:pStyle w:val="ListParagraph"/>
        <w:numPr>
          <w:ilvl w:val="0"/>
          <w:numId w:val="87"/>
        </w:numPr>
        <w:tabs>
          <w:tab w:val="left" w:pos="1407"/>
          <w:tab w:val="left" w:pos="1408"/>
        </w:tabs>
        <w:spacing w:before="121"/>
        <w:rPr>
          <w:sz w:val="24"/>
        </w:rPr>
      </w:pPr>
      <w:r w:rsidRPr="00CB1E35">
        <w:rPr>
          <w:sz w:val="24"/>
        </w:rPr>
        <w:t xml:space="preserve">Corrections will be made by </w:t>
      </w:r>
      <w:r w:rsidRPr="00CB1E35">
        <w:rPr>
          <w:sz w:val="24"/>
          <w:u w:val="single"/>
        </w:rPr>
        <w:t>drawing a single line through the original entry</w:t>
      </w:r>
      <w:r w:rsidRPr="00CB1E35">
        <w:rPr>
          <w:sz w:val="24"/>
        </w:rPr>
        <w:t xml:space="preserve"> allowing the original entry to be read. The corrected entry will be written alongside the original. Corrections will be initialed and dated and may require a footnote for explanation.</w:t>
      </w:r>
    </w:p>
    <w:p w14:paraId="24C7AA85" w14:textId="77777777" w:rsidR="00CB1E35" w:rsidRDefault="00CB1E35" w:rsidP="00B658D2">
      <w:pPr>
        <w:pStyle w:val="ListParagraph"/>
        <w:numPr>
          <w:ilvl w:val="0"/>
          <w:numId w:val="87"/>
        </w:numPr>
        <w:tabs>
          <w:tab w:val="left" w:pos="1407"/>
          <w:tab w:val="left" w:pos="1408"/>
        </w:tabs>
        <w:spacing w:before="90" w:line="276" w:lineRule="auto"/>
        <w:ind w:right="272"/>
        <w:rPr>
          <w:sz w:val="24"/>
        </w:rPr>
      </w:pPr>
      <w:r w:rsidRPr="00CB1E35">
        <w:rPr>
          <w:sz w:val="24"/>
        </w:rPr>
        <w:t>Unbiased, accurate language will be</w:t>
      </w:r>
      <w:r w:rsidRPr="00CB1E35">
        <w:rPr>
          <w:spacing w:val="-2"/>
          <w:sz w:val="24"/>
        </w:rPr>
        <w:t xml:space="preserve"> </w:t>
      </w:r>
      <w:r w:rsidRPr="00CB1E35">
        <w:rPr>
          <w:sz w:val="24"/>
        </w:rPr>
        <w:t>used</w:t>
      </w:r>
    </w:p>
    <w:p w14:paraId="1458B70A" w14:textId="77777777" w:rsidR="00CB1E35" w:rsidRDefault="00CB1E35" w:rsidP="00CB1E35">
      <w:pPr>
        <w:pStyle w:val="ListParagraph"/>
        <w:numPr>
          <w:ilvl w:val="0"/>
          <w:numId w:val="87"/>
        </w:numPr>
        <w:tabs>
          <w:tab w:val="left" w:pos="1407"/>
          <w:tab w:val="left" w:pos="1408"/>
        </w:tabs>
        <w:spacing w:before="90" w:line="276" w:lineRule="auto"/>
        <w:ind w:right="272"/>
        <w:rPr>
          <w:sz w:val="24"/>
        </w:rPr>
      </w:pPr>
      <w:r w:rsidRPr="00CB1E35">
        <w:rPr>
          <w:sz w:val="24"/>
        </w:rPr>
        <w:t>Entries will be made while activities are in progress or as soon afterward as possible (the date and time that the notation is made should be noted, as well as the time of the observation itself). Each consecutive day's first entry will be made on a new, blank page.</w:t>
      </w:r>
    </w:p>
    <w:p w14:paraId="68C4ED83" w14:textId="05442366" w:rsidR="00CB1E35" w:rsidRDefault="00645A89" w:rsidP="00CB1E35">
      <w:pPr>
        <w:pStyle w:val="ListParagraph"/>
        <w:numPr>
          <w:ilvl w:val="0"/>
          <w:numId w:val="87"/>
        </w:numPr>
        <w:tabs>
          <w:tab w:val="left" w:pos="1407"/>
          <w:tab w:val="left" w:pos="1408"/>
        </w:tabs>
        <w:spacing w:before="90" w:line="276" w:lineRule="auto"/>
        <w:ind w:right="272"/>
        <w:rPr>
          <w:sz w:val="24"/>
        </w:rPr>
      </w:pPr>
      <w:r w:rsidRPr="00CB1E35">
        <w:rPr>
          <w:sz w:val="24"/>
        </w:rPr>
        <w:t>The date and time</w:t>
      </w:r>
      <w:r w:rsidR="00CB1E35" w:rsidRPr="00CB1E35">
        <w:rPr>
          <w:sz w:val="24"/>
        </w:rPr>
        <w:t xml:space="preserve"> will appear on each</w:t>
      </w:r>
      <w:r w:rsidR="00CB1E35" w:rsidRPr="00CB1E35">
        <w:rPr>
          <w:spacing w:val="-1"/>
          <w:sz w:val="24"/>
        </w:rPr>
        <w:t xml:space="preserve"> </w:t>
      </w:r>
      <w:r w:rsidR="00CB1E35" w:rsidRPr="00CB1E35">
        <w:rPr>
          <w:sz w:val="24"/>
        </w:rPr>
        <w:t>page.</w:t>
      </w:r>
    </w:p>
    <w:p w14:paraId="21B4824C" w14:textId="26821DFB" w:rsidR="00CB1E35" w:rsidRPr="00CB1E35" w:rsidRDefault="00CB1E35" w:rsidP="00CB1E35">
      <w:pPr>
        <w:pStyle w:val="ListParagraph"/>
        <w:numPr>
          <w:ilvl w:val="0"/>
          <w:numId w:val="87"/>
        </w:numPr>
        <w:tabs>
          <w:tab w:val="left" w:pos="1407"/>
          <w:tab w:val="left" w:pos="1408"/>
        </w:tabs>
        <w:spacing w:before="90" w:line="276" w:lineRule="auto"/>
        <w:ind w:right="272"/>
        <w:rPr>
          <w:sz w:val="24"/>
        </w:rPr>
      </w:pPr>
      <w:r w:rsidRPr="00CB1E35">
        <w:rPr>
          <w:sz w:val="24"/>
        </w:rPr>
        <w:t>Names of person(s) conducting the monitoring will be recorded on each data</w:t>
      </w:r>
      <w:r w:rsidRPr="00CB1E35">
        <w:rPr>
          <w:spacing w:val="-12"/>
          <w:sz w:val="24"/>
        </w:rPr>
        <w:t xml:space="preserve"> </w:t>
      </w:r>
      <w:r w:rsidRPr="00CB1E35">
        <w:rPr>
          <w:sz w:val="24"/>
        </w:rPr>
        <w:t>sheet.</w:t>
      </w:r>
    </w:p>
    <w:p w14:paraId="0712164D" w14:textId="77777777" w:rsidR="00CB1E35" w:rsidRDefault="00CB1E35" w:rsidP="00CB1E35">
      <w:pPr>
        <w:pStyle w:val="Heading2"/>
        <w:ind w:left="0"/>
        <w:rPr>
          <w:b w:val="0"/>
          <w:bCs w:val="0"/>
          <w:i w:val="0"/>
          <w:sz w:val="38"/>
        </w:rPr>
      </w:pPr>
      <w:bookmarkStart w:id="205" w:name="_Toc96073958"/>
    </w:p>
    <w:p w14:paraId="409AD765" w14:textId="49A982F7" w:rsidR="00CB1E35" w:rsidRDefault="00CB1E35" w:rsidP="00CB1E35">
      <w:pPr>
        <w:pStyle w:val="Heading2"/>
        <w:ind w:left="0"/>
      </w:pPr>
      <w:bookmarkStart w:id="206" w:name="_Toc125960345"/>
      <w:bookmarkStart w:id="207" w:name="_Toc125984005"/>
      <w:bookmarkStart w:id="208" w:name="_Toc125984288"/>
      <w:r>
        <w:t>Agency Baseline</w:t>
      </w:r>
      <w:bookmarkEnd w:id="205"/>
      <w:bookmarkEnd w:id="206"/>
      <w:bookmarkEnd w:id="207"/>
      <w:bookmarkEnd w:id="208"/>
    </w:p>
    <w:p w14:paraId="0F4616DC" w14:textId="3CEAB83A" w:rsidR="00CB1E35" w:rsidRDefault="00CB1E35" w:rsidP="00CB1E35">
      <w:pPr>
        <w:pStyle w:val="BodyText"/>
        <w:ind w:right="388"/>
      </w:pPr>
      <w:r>
        <w:t xml:space="preserve">All data gathered in the field will be recorded on site at the time sampling occurs using the Agency Baseline Field Data Sheet (Appendix C). This form is then returned to the </w:t>
      </w:r>
      <w:r w:rsidR="00317DA9">
        <w:t>drop-off location</w:t>
      </w:r>
      <w:r>
        <w:t>, along with the water samples collected in the field, where the Project QA Officer and the Project Manager check the data as described in sections B9 &amp; B10 of this plan. The Project Manager enters data into a computer database after the Project QA officer has approved them for entry. Original copies of all data sheets are kept on file at the Kenai Watershed Forum office indefinitely.</w:t>
      </w:r>
    </w:p>
    <w:p w14:paraId="0EE7AF3F" w14:textId="77777777" w:rsidR="00CB1E35" w:rsidRDefault="00CB1E35" w:rsidP="00CB1E35">
      <w:pPr>
        <w:pStyle w:val="BodyText"/>
        <w:spacing w:before="10"/>
        <w:rPr>
          <w:sz w:val="23"/>
        </w:rPr>
      </w:pPr>
    </w:p>
    <w:p w14:paraId="693AB5A3" w14:textId="592A8922" w:rsidR="00CB1E35" w:rsidRDefault="00CB1E35" w:rsidP="00CB1E35">
      <w:pPr>
        <w:pStyle w:val="BodyText"/>
        <w:spacing w:before="1"/>
        <w:ind w:right="254"/>
      </w:pPr>
      <w:r>
        <w:t>Results for parameters analyzed at the Soldotna Wastewater Treatment Plant on the sampling event day will be recorded on the Agency Baseline L</w:t>
      </w:r>
      <w:r w:rsidR="00317DA9">
        <w:t>ab Test Results form (Appendix E</w:t>
      </w:r>
      <w:r>
        <w:t>).</w:t>
      </w:r>
    </w:p>
    <w:p w14:paraId="7A225C61" w14:textId="77777777" w:rsidR="00CB1E35" w:rsidRDefault="00CB1E35" w:rsidP="00CB1E35">
      <w:pPr>
        <w:pStyle w:val="BodyText"/>
        <w:ind w:right="502"/>
      </w:pPr>
    </w:p>
    <w:p w14:paraId="0C571F6F" w14:textId="2667E0A8" w:rsidR="00CB1E35" w:rsidRDefault="00CB1E35" w:rsidP="00CB1E35">
      <w:pPr>
        <w:pStyle w:val="BodyText"/>
        <w:ind w:right="502"/>
      </w:pPr>
      <w:r>
        <w:t>SGS will provide results from their analyses on their data sheets. Sample analytical results will include all method, SOP and QAPP required quality control sample results including their acceptance criteria limits in order for project staff and ADEC to perform tertiary data validation/verification of analytical results. All data will be entered into the KWF database which is accessible in-house.</w:t>
      </w:r>
    </w:p>
    <w:p w14:paraId="6B8AF9A1" w14:textId="77777777" w:rsidR="00CB1E35" w:rsidRDefault="00CB1E35" w:rsidP="00CB1E35">
      <w:pPr>
        <w:pStyle w:val="BodyText"/>
        <w:ind w:right="362"/>
      </w:pPr>
    </w:p>
    <w:p w14:paraId="755F43C0" w14:textId="283A9C4D" w:rsidR="00CB1E35" w:rsidRDefault="00CB1E35" w:rsidP="00CB1E35">
      <w:pPr>
        <w:pStyle w:val="BodyText"/>
        <w:ind w:right="362"/>
      </w:pPr>
      <w:r>
        <w:t>Hard copies of all data sheets will be kept at the KWF office for 10 years and at SGS lab for 5 years.</w:t>
      </w:r>
    </w:p>
    <w:p w14:paraId="69BC1993" w14:textId="77777777" w:rsidR="000D14B5" w:rsidRDefault="000D14B5" w:rsidP="00D602D6">
      <w:pPr>
        <w:pStyle w:val="BodyText"/>
        <w:spacing w:before="1"/>
        <w:ind w:left="360" w:right="254"/>
      </w:pPr>
    </w:p>
    <w:p w14:paraId="578EA03B" w14:textId="77777777" w:rsidR="00B06D55" w:rsidRPr="00975383" w:rsidRDefault="00B06D55" w:rsidP="00D050E7">
      <w:pPr>
        <w:pStyle w:val="Heading2"/>
        <w:ind w:left="0"/>
        <w:rPr>
          <w:i w:val="0"/>
        </w:rPr>
      </w:pPr>
      <w:bookmarkStart w:id="209" w:name="_Toc117087853"/>
      <w:bookmarkStart w:id="210" w:name="_Toc125960346"/>
      <w:bookmarkStart w:id="211" w:name="_Toc125984006"/>
      <w:bookmarkStart w:id="212" w:name="_Toc125984289"/>
      <w:r w:rsidRPr="00975383">
        <w:rPr>
          <w:i w:val="0"/>
        </w:rPr>
        <w:t>B1. S</w:t>
      </w:r>
      <w:r w:rsidR="00975383">
        <w:rPr>
          <w:i w:val="0"/>
        </w:rPr>
        <w:t>ampling</w:t>
      </w:r>
      <w:r w:rsidRPr="00975383">
        <w:rPr>
          <w:i w:val="0"/>
        </w:rPr>
        <w:t xml:space="preserve"> P</w:t>
      </w:r>
      <w:r w:rsidR="00975383">
        <w:rPr>
          <w:i w:val="0"/>
        </w:rPr>
        <w:t>rocess</w:t>
      </w:r>
      <w:r w:rsidRPr="00975383">
        <w:rPr>
          <w:i w:val="0"/>
          <w:spacing w:val="-2"/>
        </w:rPr>
        <w:t xml:space="preserve"> </w:t>
      </w:r>
      <w:r w:rsidRPr="00975383">
        <w:rPr>
          <w:i w:val="0"/>
        </w:rPr>
        <w:t>D</w:t>
      </w:r>
      <w:r w:rsidR="00975383">
        <w:rPr>
          <w:i w:val="0"/>
        </w:rPr>
        <w:t>esign</w:t>
      </w:r>
      <w:bookmarkEnd w:id="209"/>
      <w:bookmarkEnd w:id="210"/>
      <w:bookmarkEnd w:id="211"/>
      <w:bookmarkEnd w:id="212"/>
    </w:p>
    <w:p w14:paraId="15A5E847" w14:textId="2DC4615B" w:rsidR="00021763" w:rsidRDefault="00021763" w:rsidP="00621F9D">
      <w:pPr>
        <w:pStyle w:val="BodyText"/>
      </w:pPr>
      <w:bookmarkStart w:id="213" w:name="B1._SAMPLING_PROCESS_DESIGN"/>
      <w:bookmarkEnd w:id="213"/>
    </w:p>
    <w:p w14:paraId="72B3BD74" w14:textId="77777777" w:rsidR="000D14B5" w:rsidRDefault="009748A5" w:rsidP="00D602D6">
      <w:pPr>
        <w:pStyle w:val="BodyText"/>
      </w:pPr>
      <w:r>
        <w:t>In order to obtain useful baseline inventory and monitoring information as described in Section A5 (Problem Definition/Background), it is critical to select sampling sites that are representative of the various hydrologic, geographic, biologic, land use, and other conditions within the watershed. Because of the variability and distribution of human population densities in the Kenai River Watershed, site selection should ensure a balance between more impacted and less impacted areas. Finally, to maintain agency involvement, it is important to select monitoring sites in which agency monitors can work and fund the project within the area that is managed by their particular agency.</w:t>
      </w:r>
    </w:p>
    <w:p w14:paraId="39E27CF7" w14:textId="77777777" w:rsidR="000D14B5" w:rsidRPr="00D602D6" w:rsidRDefault="000D14B5" w:rsidP="00D602D6">
      <w:pPr>
        <w:pStyle w:val="BodyText"/>
        <w:ind w:left="360"/>
      </w:pPr>
    </w:p>
    <w:p w14:paraId="1C9425A0" w14:textId="151BFADB" w:rsidR="000D14B5" w:rsidRDefault="009748A5" w:rsidP="00D602D6">
      <w:pPr>
        <w:pStyle w:val="BodyText"/>
      </w:pPr>
      <w:r>
        <w:t xml:space="preserve">Applying the above criteria, the Kenai Watershed Forum has established </w:t>
      </w:r>
      <w:r w:rsidR="003321DF">
        <w:t>22</w:t>
      </w:r>
      <w:r>
        <w:t xml:space="preserve"> sites along the Kenai River and several of its tributaries. Sites were also selected based on a previous water- quality </w:t>
      </w:r>
      <w:r>
        <w:lastRenderedPageBreak/>
        <w:t>monitoring project performed by the Alaska Department of Fish and Game in 1990.</w:t>
      </w:r>
      <w:r w:rsidR="003321DF">
        <w:t xml:space="preserve"> </w:t>
      </w:r>
      <w:r>
        <w:t>Each site is given a name and identified by river mile and a location description, as well as by its latitude, longitude and elevation as determined using USGS 1:63,360 scale topographical maps and o</w:t>
      </w:r>
      <w:r w:rsidR="00FE75D6">
        <w:t>n</w:t>
      </w:r>
      <w:r w:rsidR="003321DF">
        <w:t>-</w:t>
      </w:r>
      <w:r w:rsidR="00FE75D6">
        <w:t xml:space="preserve">site GPS readings. See </w:t>
      </w:r>
      <w:r w:rsidR="00511601" w:rsidRPr="00511601">
        <w:fldChar w:fldCharType="begin"/>
      </w:r>
      <w:r w:rsidR="00511601" w:rsidRPr="00511601">
        <w:instrText xml:space="preserve"> REF _Ref125968456 \h  \* MERGEFORMAT </w:instrText>
      </w:r>
      <w:r w:rsidR="00511601" w:rsidRPr="00511601">
        <w:fldChar w:fldCharType="separate"/>
      </w:r>
      <w:r w:rsidR="00511601" w:rsidRPr="00511601">
        <w:t xml:space="preserve">Table </w:t>
      </w:r>
      <w:r w:rsidR="00511601" w:rsidRPr="00511601">
        <w:rPr>
          <w:noProof/>
        </w:rPr>
        <w:t>10</w:t>
      </w:r>
      <w:r w:rsidR="00511601" w:rsidRPr="00511601">
        <w:fldChar w:fldCharType="end"/>
      </w:r>
      <w:r w:rsidR="00511601" w:rsidRPr="00511601">
        <w:t xml:space="preserve"> </w:t>
      </w:r>
      <w:r w:rsidRPr="00511601">
        <w:t>for</w:t>
      </w:r>
      <w:r>
        <w:t xml:space="preserve"> Agency Baseline sampling locations. Site selection for future monitoring within the basin will be based on similar factors.</w:t>
      </w:r>
    </w:p>
    <w:p w14:paraId="7A74292A" w14:textId="77777777" w:rsidR="000D14B5" w:rsidRPr="00D602D6" w:rsidRDefault="000D14B5" w:rsidP="00D602D6">
      <w:pPr>
        <w:pStyle w:val="BodyText"/>
        <w:ind w:left="360"/>
      </w:pPr>
    </w:p>
    <w:p w14:paraId="34533112" w14:textId="7EFE1E06" w:rsidR="000D14B5" w:rsidRDefault="009748A5" w:rsidP="00D602D6">
      <w:pPr>
        <w:pStyle w:val="BodyText"/>
      </w:pPr>
      <w:r>
        <w:t>As described in Section A6 (Project Objectives/Task Description), testing parameters are selected based on their usefulness in inventorying water quality and projecting the general "health" of the water bodies in question.</w:t>
      </w:r>
      <w:r w:rsidR="003321DF">
        <w:t xml:space="preserve"> </w:t>
      </w:r>
      <w:r>
        <w:t xml:space="preserve">Surface water grab samples will be taken at all </w:t>
      </w:r>
      <w:r w:rsidR="00B06D55">
        <w:t>2</w:t>
      </w:r>
      <w:r w:rsidR="003321DF">
        <w:t>2</w:t>
      </w:r>
      <w:r>
        <w:t xml:space="preserve"> stations during July/August when the river is heavily used and is at high flow and then again during April/May breakup when the river is at low flow. </w:t>
      </w:r>
      <w:r w:rsidR="00B06D55">
        <w:t>Agencies that have received training and are supplying staff to conduct monitoring</w:t>
      </w:r>
      <w:r w:rsidR="002712EA">
        <w:t xml:space="preserve"> are outlined in Section A</w:t>
      </w:r>
      <w:r w:rsidR="005C79E7">
        <w:t>4</w:t>
      </w:r>
      <w:r w:rsidR="002712EA">
        <w:t xml:space="preserve"> (“</w:t>
      </w:r>
      <w:r w:rsidR="005C79E7">
        <w:t>Key Contacts and Responsibilities</w:t>
      </w:r>
      <w:r w:rsidR="002712EA">
        <w:t>”) of this document</w:t>
      </w:r>
      <w:r>
        <w:t>.</w:t>
      </w:r>
    </w:p>
    <w:p w14:paraId="737496BF" w14:textId="77777777" w:rsidR="00026012" w:rsidRDefault="00026012" w:rsidP="00026012">
      <w:pPr>
        <w:pStyle w:val="BodyText"/>
        <w:ind w:right="219"/>
        <w:jc w:val="both"/>
      </w:pPr>
    </w:p>
    <w:p w14:paraId="2B6050A5" w14:textId="12408D7B" w:rsidR="00EF34A1" w:rsidRDefault="009748A5" w:rsidP="00D602D6">
      <w:pPr>
        <w:pStyle w:val="BodyText"/>
        <w:ind w:right="219"/>
        <w:jc w:val="both"/>
      </w:pPr>
      <w:r>
        <w:t>The</w:t>
      </w:r>
      <w:r>
        <w:rPr>
          <w:spacing w:val="-15"/>
        </w:rPr>
        <w:t xml:space="preserve"> </w:t>
      </w:r>
      <w:r>
        <w:t>2</w:t>
      </w:r>
      <w:r w:rsidR="009F72AC">
        <w:t xml:space="preserve">2 </w:t>
      </w:r>
      <w:r>
        <w:t>sampling</w:t>
      </w:r>
      <w:r>
        <w:rPr>
          <w:spacing w:val="-16"/>
        </w:rPr>
        <w:t xml:space="preserve"> </w:t>
      </w:r>
      <w:r>
        <w:t>stations</w:t>
      </w:r>
      <w:r>
        <w:rPr>
          <w:spacing w:val="-16"/>
        </w:rPr>
        <w:t xml:space="preserve"> </w:t>
      </w:r>
      <w:r>
        <w:t>where</w:t>
      </w:r>
      <w:r>
        <w:rPr>
          <w:spacing w:val="-15"/>
        </w:rPr>
        <w:t xml:space="preserve"> </w:t>
      </w:r>
      <w:r>
        <w:t>water</w:t>
      </w:r>
      <w:r>
        <w:rPr>
          <w:spacing w:val="-17"/>
        </w:rPr>
        <w:t xml:space="preserve"> </w:t>
      </w:r>
      <w:r>
        <w:t>samples</w:t>
      </w:r>
      <w:r>
        <w:rPr>
          <w:spacing w:val="-15"/>
        </w:rPr>
        <w:t xml:space="preserve"> </w:t>
      </w:r>
      <w:r>
        <w:t>will</w:t>
      </w:r>
      <w:r>
        <w:rPr>
          <w:spacing w:val="-16"/>
        </w:rPr>
        <w:t xml:space="preserve"> </w:t>
      </w:r>
      <w:r>
        <w:t>be</w:t>
      </w:r>
      <w:r>
        <w:rPr>
          <w:spacing w:val="-14"/>
        </w:rPr>
        <w:t xml:space="preserve"> </w:t>
      </w:r>
      <w:r>
        <w:t>taken</w:t>
      </w:r>
      <w:r>
        <w:rPr>
          <w:spacing w:val="-16"/>
        </w:rPr>
        <w:t xml:space="preserve"> </w:t>
      </w:r>
      <w:r>
        <w:t>were</w:t>
      </w:r>
      <w:r>
        <w:rPr>
          <w:spacing w:val="-14"/>
        </w:rPr>
        <w:t xml:space="preserve"> </w:t>
      </w:r>
      <w:r>
        <w:t>selected</w:t>
      </w:r>
      <w:r>
        <w:rPr>
          <w:spacing w:val="-16"/>
        </w:rPr>
        <w:t xml:space="preserve"> </w:t>
      </w:r>
      <w:r>
        <w:t>by</w:t>
      </w:r>
      <w:r>
        <w:rPr>
          <w:spacing w:val="-16"/>
        </w:rPr>
        <w:t xml:space="preserve"> </w:t>
      </w:r>
      <w:r>
        <w:t>first</w:t>
      </w:r>
      <w:r>
        <w:rPr>
          <w:spacing w:val="-14"/>
        </w:rPr>
        <w:t xml:space="preserve"> </w:t>
      </w:r>
      <w:r>
        <w:t xml:space="preserve">incorporating the 17 sites used during the ADF&amp;G 1990/91 Water Quality study with the addition of four additional sites in the estuary portion of the river and Juneau Creek. The selected sites with GPS coordinates are listed in </w:t>
      </w:r>
      <w:r w:rsidR="00F4536B" w:rsidRPr="00F4536B">
        <w:fldChar w:fldCharType="begin"/>
      </w:r>
      <w:r w:rsidR="00F4536B" w:rsidRPr="00F4536B">
        <w:instrText xml:space="preserve"> REF _Ref125968456 \h  \* MERGEFORMAT </w:instrText>
      </w:r>
      <w:r w:rsidR="00F4536B" w:rsidRPr="00F4536B">
        <w:fldChar w:fldCharType="separate"/>
      </w:r>
      <w:r w:rsidR="00F4536B" w:rsidRPr="00F4536B">
        <w:t xml:space="preserve">Table </w:t>
      </w:r>
      <w:r w:rsidR="00F4536B" w:rsidRPr="00F4536B">
        <w:rPr>
          <w:noProof/>
        </w:rPr>
        <w:t>10</w:t>
      </w:r>
      <w:r w:rsidR="00F4536B" w:rsidRPr="00F4536B">
        <w:fldChar w:fldCharType="end"/>
      </w:r>
      <w:r>
        <w:t>.</w:t>
      </w:r>
    </w:p>
    <w:p w14:paraId="72BE6532" w14:textId="570D6033" w:rsidR="000D14B5" w:rsidRDefault="000D14B5" w:rsidP="00EF34A1">
      <w:pPr>
        <w:pStyle w:val="BodyText"/>
        <w:ind w:right="219"/>
        <w:jc w:val="both"/>
      </w:pPr>
    </w:p>
    <w:p w14:paraId="51808712" w14:textId="24649188" w:rsidR="00D050E7" w:rsidRDefault="00D050E7" w:rsidP="00740AA8">
      <w:pPr>
        <w:pStyle w:val="BodyText"/>
        <w:ind w:right="219"/>
        <w:jc w:val="both"/>
      </w:pPr>
    </w:p>
    <w:p w14:paraId="118737C0" w14:textId="2206F8BD" w:rsidR="000D14B5" w:rsidRPr="00F4536B" w:rsidRDefault="00F4536B" w:rsidP="00F4536B">
      <w:pPr>
        <w:pStyle w:val="Caption"/>
        <w:rPr>
          <w:b/>
          <w:i w:val="0"/>
          <w:color w:val="auto"/>
          <w:sz w:val="24"/>
          <w:szCs w:val="24"/>
        </w:rPr>
      </w:pPr>
      <w:bookmarkStart w:id="214" w:name="_bookmark14"/>
      <w:bookmarkStart w:id="215" w:name="_Ref125968456"/>
      <w:bookmarkStart w:id="216" w:name="_Toc126826256"/>
      <w:bookmarkEnd w:id="214"/>
      <w:r w:rsidRPr="00F4536B">
        <w:rPr>
          <w:b/>
          <w:i w:val="0"/>
          <w:color w:val="auto"/>
          <w:sz w:val="24"/>
          <w:szCs w:val="24"/>
        </w:rPr>
        <w:t xml:space="preserve">Table </w:t>
      </w:r>
      <w:r w:rsidRPr="00F4536B">
        <w:rPr>
          <w:b/>
          <w:i w:val="0"/>
          <w:color w:val="auto"/>
          <w:sz w:val="24"/>
          <w:szCs w:val="24"/>
        </w:rPr>
        <w:fldChar w:fldCharType="begin"/>
      </w:r>
      <w:r w:rsidRPr="00F4536B">
        <w:rPr>
          <w:b/>
          <w:i w:val="0"/>
          <w:color w:val="auto"/>
          <w:sz w:val="24"/>
          <w:szCs w:val="24"/>
        </w:rPr>
        <w:instrText xml:space="preserve"> SEQ Table \* ARABIC </w:instrText>
      </w:r>
      <w:r w:rsidRPr="00F4536B">
        <w:rPr>
          <w:b/>
          <w:i w:val="0"/>
          <w:color w:val="auto"/>
          <w:sz w:val="24"/>
          <w:szCs w:val="24"/>
        </w:rPr>
        <w:fldChar w:fldCharType="separate"/>
      </w:r>
      <w:r w:rsidRPr="00F4536B">
        <w:rPr>
          <w:b/>
          <w:i w:val="0"/>
          <w:noProof/>
          <w:color w:val="auto"/>
          <w:sz w:val="24"/>
          <w:szCs w:val="24"/>
        </w:rPr>
        <w:t>10</w:t>
      </w:r>
      <w:r w:rsidRPr="00F4536B">
        <w:rPr>
          <w:b/>
          <w:i w:val="0"/>
          <w:color w:val="auto"/>
          <w:sz w:val="24"/>
          <w:szCs w:val="24"/>
        </w:rPr>
        <w:fldChar w:fldCharType="end"/>
      </w:r>
      <w:bookmarkEnd w:id="215"/>
      <w:r w:rsidRPr="00F4536B">
        <w:rPr>
          <w:b/>
          <w:i w:val="0"/>
          <w:color w:val="auto"/>
          <w:sz w:val="24"/>
          <w:szCs w:val="24"/>
        </w:rPr>
        <w:t>. Sampling Locations for Agency Baseline Monitoring</w:t>
      </w:r>
      <w:bookmarkEnd w:id="216"/>
      <w:r w:rsidRPr="00F4536B">
        <w:rPr>
          <w:b/>
          <w:i w:val="0"/>
          <w:color w:val="auto"/>
          <w:sz w:val="24"/>
          <w:szCs w:val="24"/>
        </w:rPr>
        <w:t xml:space="preserve"> </w:t>
      </w:r>
      <w:r w:rsidR="009748A5" w:rsidRPr="00F4536B">
        <w:rPr>
          <w:b/>
          <w:i w:val="0"/>
          <w:color w:val="auto"/>
          <w:sz w:val="24"/>
          <w:szCs w:val="24"/>
        </w:rPr>
        <w:t xml:space="preserve"> </w:t>
      </w:r>
    </w:p>
    <w:p w14:paraId="0B727128" w14:textId="77777777" w:rsidR="000D14B5" w:rsidRDefault="000D14B5">
      <w:pPr>
        <w:pStyle w:val="BodyText"/>
        <w:spacing w:before="9"/>
        <w:rPr>
          <w:b/>
          <w:sz w:val="11"/>
        </w:rPr>
      </w:pPr>
    </w:p>
    <w:tbl>
      <w:tblPr>
        <w:tblW w:w="0" w:type="auto"/>
        <w:tblInd w:w="75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60"/>
        <w:gridCol w:w="1469"/>
        <w:gridCol w:w="2311"/>
        <w:gridCol w:w="1796"/>
      </w:tblGrid>
      <w:tr w:rsidR="000D14B5" w14:paraId="24B7869E" w14:textId="77777777">
        <w:trPr>
          <w:trHeight w:val="552"/>
        </w:trPr>
        <w:tc>
          <w:tcPr>
            <w:tcW w:w="3060" w:type="dxa"/>
            <w:tcBorders>
              <w:bottom w:val="single" w:sz="6" w:space="0" w:color="000000"/>
              <w:right w:val="single" w:sz="6" w:space="0" w:color="000000"/>
            </w:tcBorders>
          </w:tcPr>
          <w:p w14:paraId="406BCC0B" w14:textId="77777777" w:rsidR="000D14B5" w:rsidRDefault="009748A5">
            <w:pPr>
              <w:pStyle w:val="TableParagraph"/>
              <w:spacing w:before="2" w:line="276" w:lineRule="exact"/>
              <w:ind w:left="907" w:right="685" w:hanging="203"/>
              <w:rPr>
                <w:b/>
                <w:sz w:val="24"/>
              </w:rPr>
            </w:pPr>
            <w:bookmarkStart w:id="217" w:name="KENAI_RIVER_STATIONS"/>
            <w:bookmarkEnd w:id="217"/>
            <w:r>
              <w:rPr>
                <w:b/>
                <w:sz w:val="24"/>
              </w:rPr>
              <w:t>KENAI RIVER STATIONS</w:t>
            </w:r>
          </w:p>
        </w:tc>
        <w:tc>
          <w:tcPr>
            <w:tcW w:w="1469" w:type="dxa"/>
            <w:tcBorders>
              <w:left w:val="single" w:sz="6" w:space="0" w:color="000000"/>
              <w:bottom w:val="single" w:sz="6" w:space="0" w:color="000000"/>
              <w:right w:val="single" w:sz="6" w:space="0" w:color="000000"/>
            </w:tcBorders>
          </w:tcPr>
          <w:p w14:paraId="027FAAE6" w14:textId="77777777" w:rsidR="000D14B5" w:rsidRDefault="009748A5">
            <w:pPr>
              <w:pStyle w:val="TableParagraph"/>
              <w:spacing w:before="2" w:line="276" w:lineRule="exact"/>
              <w:ind w:left="413" w:right="315" w:hanging="68"/>
              <w:rPr>
                <w:b/>
                <w:sz w:val="24"/>
              </w:rPr>
            </w:pPr>
            <w:bookmarkStart w:id="218" w:name="RIVER_MILE"/>
            <w:bookmarkEnd w:id="218"/>
            <w:r>
              <w:rPr>
                <w:b/>
                <w:sz w:val="24"/>
              </w:rPr>
              <w:t>RIVER MILE</w:t>
            </w:r>
          </w:p>
        </w:tc>
        <w:tc>
          <w:tcPr>
            <w:tcW w:w="2311" w:type="dxa"/>
            <w:tcBorders>
              <w:left w:val="single" w:sz="6" w:space="0" w:color="000000"/>
              <w:bottom w:val="single" w:sz="6" w:space="0" w:color="000000"/>
              <w:right w:val="single" w:sz="6" w:space="0" w:color="000000"/>
            </w:tcBorders>
          </w:tcPr>
          <w:p w14:paraId="76CBF86B" w14:textId="77777777" w:rsidR="000D14B5" w:rsidRDefault="009748A5">
            <w:pPr>
              <w:pStyle w:val="TableParagraph"/>
              <w:spacing w:line="275" w:lineRule="exact"/>
              <w:ind w:left="508" w:right="494"/>
              <w:jc w:val="center"/>
              <w:rPr>
                <w:b/>
                <w:sz w:val="24"/>
              </w:rPr>
            </w:pPr>
            <w:bookmarkStart w:id="219" w:name="LATITUDE"/>
            <w:bookmarkEnd w:id="219"/>
            <w:r>
              <w:rPr>
                <w:b/>
                <w:sz w:val="24"/>
              </w:rPr>
              <w:t>LATITUDE</w:t>
            </w:r>
          </w:p>
        </w:tc>
        <w:tc>
          <w:tcPr>
            <w:tcW w:w="1796" w:type="dxa"/>
            <w:tcBorders>
              <w:left w:val="single" w:sz="6" w:space="0" w:color="000000"/>
              <w:bottom w:val="single" w:sz="6" w:space="0" w:color="000000"/>
            </w:tcBorders>
          </w:tcPr>
          <w:p w14:paraId="0A0609ED" w14:textId="77777777" w:rsidR="000D14B5" w:rsidRDefault="009748A5">
            <w:pPr>
              <w:pStyle w:val="TableParagraph"/>
              <w:spacing w:line="275" w:lineRule="exact"/>
              <w:ind w:left="164"/>
              <w:rPr>
                <w:b/>
                <w:sz w:val="24"/>
              </w:rPr>
            </w:pPr>
            <w:bookmarkStart w:id="220" w:name="LONGITUDE"/>
            <w:bookmarkEnd w:id="220"/>
            <w:r>
              <w:rPr>
                <w:b/>
                <w:sz w:val="24"/>
              </w:rPr>
              <w:t>LONGITUDE</w:t>
            </w:r>
          </w:p>
        </w:tc>
      </w:tr>
      <w:tr w:rsidR="000D14B5" w14:paraId="7F27428E" w14:textId="77777777">
        <w:trPr>
          <w:trHeight w:val="274"/>
        </w:trPr>
        <w:tc>
          <w:tcPr>
            <w:tcW w:w="3060" w:type="dxa"/>
            <w:tcBorders>
              <w:top w:val="single" w:sz="6" w:space="0" w:color="000000"/>
              <w:bottom w:val="single" w:sz="6" w:space="0" w:color="000000"/>
              <w:right w:val="single" w:sz="6" w:space="0" w:color="000000"/>
            </w:tcBorders>
          </w:tcPr>
          <w:p w14:paraId="2FB413BF" w14:textId="77777777" w:rsidR="000D14B5" w:rsidRDefault="000D14B5">
            <w:pPr>
              <w:pStyle w:val="TableParagraph"/>
              <w:rPr>
                <w:sz w:val="20"/>
              </w:rPr>
            </w:pPr>
          </w:p>
        </w:tc>
        <w:tc>
          <w:tcPr>
            <w:tcW w:w="1469" w:type="dxa"/>
            <w:tcBorders>
              <w:top w:val="single" w:sz="6" w:space="0" w:color="000000"/>
              <w:left w:val="single" w:sz="6" w:space="0" w:color="000000"/>
              <w:bottom w:val="single" w:sz="6" w:space="0" w:color="000000"/>
              <w:right w:val="single" w:sz="6" w:space="0" w:color="000000"/>
            </w:tcBorders>
          </w:tcPr>
          <w:p w14:paraId="2A6650A4"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32307DA5"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0950E329" w14:textId="77777777" w:rsidR="000D14B5" w:rsidRDefault="000D14B5">
            <w:pPr>
              <w:pStyle w:val="TableParagraph"/>
              <w:rPr>
                <w:sz w:val="20"/>
              </w:rPr>
            </w:pPr>
          </w:p>
        </w:tc>
      </w:tr>
      <w:tr w:rsidR="000D14B5" w14:paraId="2B99D328" w14:textId="77777777">
        <w:trPr>
          <w:trHeight w:val="275"/>
        </w:trPr>
        <w:tc>
          <w:tcPr>
            <w:tcW w:w="3060" w:type="dxa"/>
            <w:tcBorders>
              <w:top w:val="single" w:sz="6" w:space="0" w:color="000000"/>
              <w:bottom w:val="single" w:sz="6" w:space="0" w:color="000000"/>
              <w:right w:val="single" w:sz="6" w:space="0" w:color="000000"/>
            </w:tcBorders>
          </w:tcPr>
          <w:p w14:paraId="2031374D" w14:textId="77777777" w:rsidR="000D14B5" w:rsidRDefault="009748A5">
            <w:pPr>
              <w:pStyle w:val="TableParagraph"/>
              <w:spacing w:line="255" w:lineRule="exact"/>
              <w:ind w:left="92"/>
              <w:rPr>
                <w:sz w:val="24"/>
              </w:rPr>
            </w:pPr>
            <w:r>
              <w:rPr>
                <w:sz w:val="24"/>
              </w:rPr>
              <w:t>City of Kenai Boat Dock</w:t>
            </w:r>
          </w:p>
        </w:tc>
        <w:tc>
          <w:tcPr>
            <w:tcW w:w="1469" w:type="dxa"/>
            <w:tcBorders>
              <w:top w:val="single" w:sz="6" w:space="0" w:color="000000"/>
              <w:left w:val="single" w:sz="6" w:space="0" w:color="000000"/>
              <w:bottom w:val="single" w:sz="6" w:space="0" w:color="000000"/>
              <w:right w:val="single" w:sz="6" w:space="0" w:color="000000"/>
            </w:tcBorders>
          </w:tcPr>
          <w:p w14:paraId="1B23463D" w14:textId="77777777" w:rsidR="000D14B5" w:rsidRDefault="009748A5">
            <w:pPr>
              <w:pStyle w:val="TableParagraph"/>
              <w:spacing w:line="255" w:lineRule="exact"/>
              <w:ind w:left="502" w:right="491"/>
              <w:jc w:val="center"/>
              <w:rPr>
                <w:sz w:val="24"/>
              </w:rPr>
            </w:pPr>
            <w:r>
              <w:rPr>
                <w:sz w:val="24"/>
              </w:rPr>
              <w:t>1.5</w:t>
            </w:r>
          </w:p>
        </w:tc>
        <w:tc>
          <w:tcPr>
            <w:tcW w:w="2311" w:type="dxa"/>
            <w:tcBorders>
              <w:top w:val="single" w:sz="6" w:space="0" w:color="000000"/>
              <w:left w:val="single" w:sz="6" w:space="0" w:color="000000"/>
              <w:bottom w:val="single" w:sz="6" w:space="0" w:color="000000"/>
              <w:right w:val="single" w:sz="6" w:space="0" w:color="000000"/>
            </w:tcBorders>
          </w:tcPr>
          <w:p w14:paraId="334A4DA8" w14:textId="77777777" w:rsidR="000D14B5" w:rsidRDefault="009748A5">
            <w:pPr>
              <w:pStyle w:val="TableParagraph"/>
              <w:spacing w:line="255" w:lineRule="exact"/>
              <w:ind w:left="508" w:right="494"/>
              <w:jc w:val="center"/>
              <w:rPr>
                <w:sz w:val="24"/>
              </w:rPr>
            </w:pPr>
            <w:r>
              <w:rPr>
                <w:sz w:val="24"/>
              </w:rPr>
              <w:t>60.543680</w:t>
            </w:r>
          </w:p>
        </w:tc>
        <w:tc>
          <w:tcPr>
            <w:tcW w:w="1796" w:type="dxa"/>
            <w:tcBorders>
              <w:top w:val="single" w:sz="6" w:space="0" w:color="000000"/>
              <w:left w:val="single" w:sz="6" w:space="0" w:color="000000"/>
              <w:bottom w:val="single" w:sz="6" w:space="0" w:color="000000"/>
            </w:tcBorders>
          </w:tcPr>
          <w:p w14:paraId="4491E20D" w14:textId="77777777" w:rsidR="000D14B5" w:rsidRDefault="009748A5">
            <w:pPr>
              <w:pStyle w:val="TableParagraph"/>
              <w:spacing w:line="255" w:lineRule="exact"/>
              <w:ind w:left="287"/>
              <w:rPr>
                <w:sz w:val="24"/>
              </w:rPr>
            </w:pPr>
            <w:r>
              <w:rPr>
                <w:sz w:val="24"/>
              </w:rPr>
              <w:t>-151.222940</w:t>
            </w:r>
          </w:p>
        </w:tc>
      </w:tr>
      <w:tr w:rsidR="000D14B5" w14:paraId="4695576B" w14:textId="77777777">
        <w:trPr>
          <w:trHeight w:val="276"/>
        </w:trPr>
        <w:tc>
          <w:tcPr>
            <w:tcW w:w="3060" w:type="dxa"/>
            <w:tcBorders>
              <w:top w:val="single" w:sz="6" w:space="0" w:color="000000"/>
              <w:bottom w:val="single" w:sz="6" w:space="0" w:color="000000"/>
              <w:right w:val="single" w:sz="6" w:space="0" w:color="000000"/>
            </w:tcBorders>
          </w:tcPr>
          <w:p w14:paraId="4746757B" w14:textId="77777777" w:rsidR="000D14B5" w:rsidRDefault="009748A5">
            <w:pPr>
              <w:pStyle w:val="TableParagraph"/>
              <w:spacing w:line="257" w:lineRule="exact"/>
              <w:ind w:left="92"/>
              <w:rPr>
                <w:sz w:val="24"/>
              </w:rPr>
            </w:pPr>
            <w:r>
              <w:rPr>
                <w:sz w:val="24"/>
              </w:rPr>
              <w:t>Cunningham Park</w:t>
            </w:r>
          </w:p>
        </w:tc>
        <w:tc>
          <w:tcPr>
            <w:tcW w:w="1469" w:type="dxa"/>
            <w:tcBorders>
              <w:top w:val="single" w:sz="6" w:space="0" w:color="000000"/>
              <w:left w:val="single" w:sz="6" w:space="0" w:color="000000"/>
              <w:bottom w:val="single" w:sz="6" w:space="0" w:color="000000"/>
              <w:right w:val="single" w:sz="6" w:space="0" w:color="000000"/>
            </w:tcBorders>
          </w:tcPr>
          <w:p w14:paraId="7515C240" w14:textId="77777777" w:rsidR="000D14B5" w:rsidRDefault="009748A5">
            <w:pPr>
              <w:pStyle w:val="TableParagraph"/>
              <w:spacing w:line="257" w:lineRule="exact"/>
              <w:ind w:left="502" w:right="491"/>
              <w:jc w:val="center"/>
              <w:rPr>
                <w:sz w:val="24"/>
              </w:rPr>
            </w:pPr>
            <w:r>
              <w:rPr>
                <w:sz w:val="24"/>
              </w:rPr>
              <w:t>6.5</w:t>
            </w:r>
          </w:p>
        </w:tc>
        <w:tc>
          <w:tcPr>
            <w:tcW w:w="2311" w:type="dxa"/>
            <w:tcBorders>
              <w:top w:val="single" w:sz="6" w:space="0" w:color="000000"/>
              <w:left w:val="single" w:sz="6" w:space="0" w:color="000000"/>
              <w:bottom w:val="single" w:sz="6" w:space="0" w:color="000000"/>
              <w:right w:val="single" w:sz="6" w:space="0" w:color="000000"/>
            </w:tcBorders>
          </w:tcPr>
          <w:p w14:paraId="5ECA17E5" w14:textId="77777777" w:rsidR="000D14B5" w:rsidRDefault="009748A5">
            <w:pPr>
              <w:pStyle w:val="TableParagraph"/>
              <w:spacing w:line="257" w:lineRule="exact"/>
              <w:ind w:left="508" w:right="494"/>
              <w:jc w:val="center"/>
              <w:rPr>
                <w:sz w:val="24"/>
              </w:rPr>
            </w:pPr>
            <w:r>
              <w:rPr>
                <w:sz w:val="24"/>
              </w:rPr>
              <w:t>60.540810</w:t>
            </w:r>
          </w:p>
        </w:tc>
        <w:tc>
          <w:tcPr>
            <w:tcW w:w="1796" w:type="dxa"/>
            <w:tcBorders>
              <w:top w:val="single" w:sz="6" w:space="0" w:color="000000"/>
              <w:left w:val="single" w:sz="6" w:space="0" w:color="000000"/>
              <w:bottom w:val="single" w:sz="6" w:space="0" w:color="000000"/>
            </w:tcBorders>
          </w:tcPr>
          <w:p w14:paraId="0A0395C5" w14:textId="77777777" w:rsidR="000D14B5" w:rsidRDefault="009748A5">
            <w:pPr>
              <w:pStyle w:val="TableParagraph"/>
              <w:spacing w:line="257" w:lineRule="exact"/>
              <w:ind w:left="287"/>
              <w:rPr>
                <w:sz w:val="24"/>
              </w:rPr>
            </w:pPr>
            <w:r>
              <w:rPr>
                <w:sz w:val="24"/>
              </w:rPr>
              <w:t>-151.182780</w:t>
            </w:r>
          </w:p>
        </w:tc>
      </w:tr>
      <w:tr w:rsidR="000D14B5" w14:paraId="21727DEA" w14:textId="77777777">
        <w:trPr>
          <w:trHeight w:val="551"/>
        </w:trPr>
        <w:tc>
          <w:tcPr>
            <w:tcW w:w="3060" w:type="dxa"/>
            <w:tcBorders>
              <w:top w:val="single" w:sz="6" w:space="0" w:color="000000"/>
              <w:bottom w:val="single" w:sz="6" w:space="0" w:color="000000"/>
              <w:right w:val="single" w:sz="6" w:space="0" w:color="000000"/>
            </w:tcBorders>
          </w:tcPr>
          <w:p w14:paraId="6A478E31" w14:textId="77777777" w:rsidR="000D14B5" w:rsidRDefault="009748A5">
            <w:pPr>
              <w:pStyle w:val="TableParagraph"/>
              <w:spacing w:line="272" w:lineRule="exact"/>
              <w:ind w:left="92"/>
              <w:rPr>
                <w:sz w:val="24"/>
              </w:rPr>
            </w:pPr>
            <w:r>
              <w:rPr>
                <w:sz w:val="24"/>
              </w:rPr>
              <w:t>Upstream of Beaver Creek</w:t>
            </w:r>
          </w:p>
          <w:p w14:paraId="5626E456" w14:textId="77777777" w:rsidR="000D14B5" w:rsidRDefault="009748A5">
            <w:pPr>
              <w:pStyle w:val="TableParagraph"/>
              <w:spacing w:line="259" w:lineRule="exact"/>
              <w:ind w:left="92"/>
              <w:rPr>
                <w:sz w:val="24"/>
              </w:rPr>
            </w:pPr>
            <w:r>
              <w:rPr>
                <w:sz w:val="24"/>
              </w:rPr>
              <w:t>Mouth</w:t>
            </w:r>
          </w:p>
        </w:tc>
        <w:tc>
          <w:tcPr>
            <w:tcW w:w="1469" w:type="dxa"/>
            <w:tcBorders>
              <w:top w:val="single" w:sz="6" w:space="0" w:color="000000"/>
              <w:left w:val="single" w:sz="6" w:space="0" w:color="000000"/>
              <w:bottom w:val="single" w:sz="6" w:space="0" w:color="000000"/>
              <w:right w:val="single" w:sz="6" w:space="0" w:color="000000"/>
            </w:tcBorders>
          </w:tcPr>
          <w:p w14:paraId="2D129EB8" w14:textId="77777777" w:rsidR="000D14B5" w:rsidRDefault="009748A5">
            <w:pPr>
              <w:pStyle w:val="TableParagraph"/>
              <w:spacing w:line="272" w:lineRule="exact"/>
              <w:ind w:left="502" w:right="491"/>
              <w:jc w:val="center"/>
              <w:rPr>
                <w:sz w:val="24"/>
              </w:rPr>
            </w:pPr>
            <w:r>
              <w:rPr>
                <w:sz w:val="24"/>
              </w:rPr>
              <w:t>10.1</w:t>
            </w:r>
          </w:p>
        </w:tc>
        <w:tc>
          <w:tcPr>
            <w:tcW w:w="2311" w:type="dxa"/>
            <w:tcBorders>
              <w:top w:val="single" w:sz="6" w:space="0" w:color="000000"/>
              <w:left w:val="single" w:sz="6" w:space="0" w:color="000000"/>
              <w:bottom w:val="single" w:sz="6" w:space="0" w:color="000000"/>
              <w:right w:val="single" w:sz="6" w:space="0" w:color="000000"/>
            </w:tcBorders>
          </w:tcPr>
          <w:p w14:paraId="3E5FCCC4" w14:textId="77777777" w:rsidR="000D14B5" w:rsidRDefault="009748A5">
            <w:pPr>
              <w:pStyle w:val="TableParagraph"/>
              <w:spacing w:line="272" w:lineRule="exact"/>
              <w:ind w:left="508" w:right="494"/>
              <w:jc w:val="center"/>
              <w:rPr>
                <w:sz w:val="24"/>
              </w:rPr>
            </w:pPr>
            <w:r>
              <w:rPr>
                <w:sz w:val="24"/>
              </w:rPr>
              <w:t>60.539279</w:t>
            </w:r>
          </w:p>
        </w:tc>
        <w:tc>
          <w:tcPr>
            <w:tcW w:w="1796" w:type="dxa"/>
            <w:tcBorders>
              <w:top w:val="single" w:sz="6" w:space="0" w:color="000000"/>
              <w:left w:val="single" w:sz="6" w:space="0" w:color="000000"/>
              <w:bottom w:val="single" w:sz="6" w:space="0" w:color="000000"/>
            </w:tcBorders>
          </w:tcPr>
          <w:p w14:paraId="7C3F3F76" w14:textId="77777777" w:rsidR="000D14B5" w:rsidRDefault="009748A5">
            <w:pPr>
              <w:pStyle w:val="TableParagraph"/>
              <w:spacing w:line="272" w:lineRule="exact"/>
              <w:ind w:left="287"/>
              <w:rPr>
                <w:sz w:val="24"/>
              </w:rPr>
            </w:pPr>
            <w:r>
              <w:rPr>
                <w:sz w:val="24"/>
              </w:rPr>
              <w:t>-151.142263</w:t>
            </w:r>
          </w:p>
        </w:tc>
      </w:tr>
      <w:tr w:rsidR="000D14B5" w14:paraId="4BBBC893" w14:textId="77777777">
        <w:trPr>
          <w:trHeight w:val="276"/>
        </w:trPr>
        <w:tc>
          <w:tcPr>
            <w:tcW w:w="3060" w:type="dxa"/>
            <w:tcBorders>
              <w:top w:val="single" w:sz="6" w:space="0" w:color="000000"/>
              <w:bottom w:val="single" w:sz="6" w:space="0" w:color="000000"/>
              <w:right w:val="single" w:sz="6" w:space="0" w:color="000000"/>
            </w:tcBorders>
          </w:tcPr>
          <w:p w14:paraId="40555126" w14:textId="77777777" w:rsidR="000D14B5" w:rsidRDefault="009748A5">
            <w:pPr>
              <w:pStyle w:val="TableParagraph"/>
              <w:spacing w:line="257" w:lineRule="exact"/>
              <w:ind w:left="92"/>
              <w:rPr>
                <w:sz w:val="24"/>
              </w:rPr>
            </w:pPr>
            <w:r>
              <w:rPr>
                <w:sz w:val="24"/>
              </w:rPr>
              <w:t>The Pillars Park</w:t>
            </w:r>
          </w:p>
        </w:tc>
        <w:tc>
          <w:tcPr>
            <w:tcW w:w="1469" w:type="dxa"/>
            <w:tcBorders>
              <w:top w:val="single" w:sz="6" w:space="0" w:color="000000"/>
              <w:left w:val="single" w:sz="6" w:space="0" w:color="000000"/>
              <w:bottom w:val="single" w:sz="6" w:space="0" w:color="000000"/>
              <w:right w:val="single" w:sz="6" w:space="0" w:color="000000"/>
            </w:tcBorders>
          </w:tcPr>
          <w:p w14:paraId="24170229" w14:textId="77777777" w:rsidR="000D14B5" w:rsidRDefault="009748A5">
            <w:pPr>
              <w:pStyle w:val="TableParagraph"/>
              <w:spacing w:line="257" w:lineRule="exact"/>
              <w:ind w:left="502" w:right="491"/>
              <w:jc w:val="center"/>
              <w:rPr>
                <w:sz w:val="24"/>
              </w:rPr>
            </w:pPr>
            <w:r>
              <w:rPr>
                <w:sz w:val="24"/>
              </w:rPr>
              <w:t>12.5</w:t>
            </w:r>
          </w:p>
        </w:tc>
        <w:tc>
          <w:tcPr>
            <w:tcW w:w="2311" w:type="dxa"/>
            <w:tcBorders>
              <w:top w:val="single" w:sz="6" w:space="0" w:color="000000"/>
              <w:left w:val="single" w:sz="6" w:space="0" w:color="000000"/>
              <w:bottom w:val="single" w:sz="6" w:space="0" w:color="000000"/>
              <w:right w:val="single" w:sz="6" w:space="0" w:color="000000"/>
            </w:tcBorders>
          </w:tcPr>
          <w:p w14:paraId="21BAB331" w14:textId="77777777" w:rsidR="000D14B5" w:rsidRDefault="009748A5">
            <w:pPr>
              <w:pStyle w:val="TableParagraph"/>
              <w:spacing w:line="257" w:lineRule="exact"/>
              <w:ind w:left="508" w:right="494"/>
              <w:jc w:val="center"/>
              <w:rPr>
                <w:sz w:val="24"/>
              </w:rPr>
            </w:pPr>
            <w:r>
              <w:rPr>
                <w:sz w:val="24"/>
              </w:rPr>
              <w:t>60.533743</w:t>
            </w:r>
          </w:p>
        </w:tc>
        <w:tc>
          <w:tcPr>
            <w:tcW w:w="1796" w:type="dxa"/>
            <w:tcBorders>
              <w:top w:val="single" w:sz="6" w:space="0" w:color="000000"/>
              <w:left w:val="single" w:sz="6" w:space="0" w:color="000000"/>
              <w:bottom w:val="single" w:sz="6" w:space="0" w:color="000000"/>
            </w:tcBorders>
          </w:tcPr>
          <w:p w14:paraId="12791F8B" w14:textId="77777777" w:rsidR="000D14B5" w:rsidRDefault="009748A5">
            <w:pPr>
              <w:pStyle w:val="TableParagraph"/>
              <w:spacing w:line="257" w:lineRule="exact"/>
              <w:ind w:left="287"/>
              <w:rPr>
                <w:sz w:val="24"/>
              </w:rPr>
            </w:pPr>
            <w:r>
              <w:rPr>
                <w:sz w:val="24"/>
              </w:rPr>
              <w:t>-151.099258</w:t>
            </w:r>
          </w:p>
        </w:tc>
      </w:tr>
      <w:tr w:rsidR="000D14B5" w14:paraId="7304A647" w14:textId="77777777">
        <w:trPr>
          <w:trHeight w:val="275"/>
        </w:trPr>
        <w:tc>
          <w:tcPr>
            <w:tcW w:w="3060" w:type="dxa"/>
            <w:tcBorders>
              <w:top w:val="single" w:sz="6" w:space="0" w:color="000000"/>
              <w:bottom w:val="single" w:sz="6" w:space="0" w:color="000000"/>
              <w:right w:val="single" w:sz="6" w:space="0" w:color="000000"/>
            </w:tcBorders>
          </w:tcPr>
          <w:p w14:paraId="7E0A8844" w14:textId="77777777" w:rsidR="000D14B5" w:rsidRDefault="009748A5">
            <w:pPr>
              <w:pStyle w:val="TableParagraph"/>
              <w:spacing w:line="255" w:lineRule="exact"/>
              <w:ind w:left="92"/>
              <w:rPr>
                <w:sz w:val="24"/>
              </w:rPr>
            </w:pPr>
            <w:r>
              <w:rPr>
                <w:sz w:val="24"/>
              </w:rPr>
              <w:t>Poacher's Cove</w:t>
            </w:r>
          </w:p>
        </w:tc>
        <w:tc>
          <w:tcPr>
            <w:tcW w:w="1469" w:type="dxa"/>
            <w:tcBorders>
              <w:top w:val="single" w:sz="6" w:space="0" w:color="000000"/>
              <w:left w:val="single" w:sz="6" w:space="0" w:color="000000"/>
              <w:bottom w:val="single" w:sz="6" w:space="0" w:color="000000"/>
              <w:right w:val="single" w:sz="6" w:space="0" w:color="000000"/>
            </w:tcBorders>
          </w:tcPr>
          <w:p w14:paraId="751A82E0" w14:textId="77777777" w:rsidR="000D14B5" w:rsidRDefault="009748A5">
            <w:pPr>
              <w:pStyle w:val="TableParagraph"/>
              <w:spacing w:line="255" w:lineRule="exact"/>
              <w:ind w:left="502" w:right="491"/>
              <w:jc w:val="center"/>
              <w:rPr>
                <w:sz w:val="24"/>
              </w:rPr>
            </w:pPr>
            <w:r>
              <w:rPr>
                <w:sz w:val="24"/>
              </w:rPr>
              <w:t>18</w:t>
            </w:r>
          </w:p>
        </w:tc>
        <w:tc>
          <w:tcPr>
            <w:tcW w:w="2311" w:type="dxa"/>
            <w:tcBorders>
              <w:top w:val="single" w:sz="6" w:space="0" w:color="000000"/>
              <w:left w:val="single" w:sz="6" w:space="0" w:color="000000"/>
              <w:bottom w:val="single" w:sz="6" w:space="0" w:color="000000"/>
              <w:right w:val="single" w:sz="6" w:space="0" w:color="000000"/>
            </w:tcBorders>
          </w:tcPr>
          <w:p w14:paraId="151BB40E" w14:textId="77777777" w:rsidR="000D14B5" w:rsidRDefault="009748A5">
            <w:pPr>
              <w:pStyle w:val="TableParagraph"/>
              <w:spacing w:line="255" w:lineRule="exact"/>
              <w:ind w:left="508" w:right="494"/>
              <w:jc w:val="center"/>
              <w:rPr>
                <w:sz w:val="24"/>
              </w:rPr>
            </w:pPr>
            <w:r>
              <w:rPr>
                <w:sz w:val="24"/>
              </w:rPr>
              <w:t>60.502005</w:t>
            </w:r>
          </w:p>
        </w:tc>
        <w:tc>
          <w:tcPr>
            <w:tcW w:w="1796" w:type="dxa"/>
            <w:tcBorders>
              <w:top w:val="single" w:sz="6" w:space="0" w:color="000000"/>
              <w:left w:val="single" w:sz="6" w:space="0" w:color="000000"/>
              <w:bottom w:val="single" w:sz="6" w:space="0" w:color="000000"/>
            </w:tcBorders>
          </w:tcPr>
          <w:p w14:paraId="62D7271E" w14:textId="77777777" w:rsidR="000D14B5" w:rsidRDefault="009748A5">
            <w:pPr>
              <w:pStyle w:val="TableParagraph"/>
              <w:spacing w:line="255" w:lineRule="exact"/>
              <w:ind w:left="287"/>
              <w:rPr>
                <w:sz w:val="24"/>
              </w:rPr>
            </w:pPr>
            <w:r>
              <w:rPr>
                <w:sz w:val="24"/>
              </w:rPr>
              <w:t>-151.106973</w:t>
            </w:r>
          </w:p>
        </w:tc>
      </w:tr>
      <w:tr w:rsidR="000D14B5" w14:paraId="14318321" w14:textId="77777777">
        <w:trPr>
          <w:trHeight w:val="276"/>
        </w:trPr>
        <w:tc>
          <w:tcPr>
            <w:tcW w:w="3060" w:type="dxa"/>
            <w:tcBorders>
              <w:top w:val="single" w:sz="6" w:space="0" w:color="000000"/>
              <w:bottom w:val="single" w:sz="6" w:space="0" w:color="000000"/>
              <w:right w:val="single" w:sz="6" w:space="0" w:color="000000"/>
            </w:tcBorders>
          </w:tcPr>
          <w:p w14:paraId="146BDFB7" w14:textId="77777777" w:rsidR="000D14B5" w:rsidRDefault="009748A5">
            <w:pPr>
              <w:pStyle w:val="TableParagraph"/>
              <w:spacing w:line="257" w:lineRule="exact"/>
              <w:ind w:left="92"/>
              <w:rPr>
                <w:sz w:val="24"/>
              </w:rPr>
            </w:pPr>
            <w:r>
              <w:rPr>
                <w:sz w:val="24"/>
              </w:rPr>
              <w:t>Soldotna Bridge</w:t>
            </w:r>
          </w:p>
        </w:tc>
        <w:tc>
          <w:tcPr>
            <w:tcW w:w="1469" w:type="dxa"/>
            <w:tcBorders>
              <w:top w:val="single" w:sz="6" w:space="0" w:color="000000"/>
              <w:left w:val="single" w:sz="6" w:space="0" w:color="000000"/>
              <w:bottom w:val="single" w:sz="6" w:space="0" w:color="000000"/>
              <w:right w:val="single" w:sz="6" w:space="0" w:color="000000"/>
            </w:tcBorders>
          </w:tcPr>
          <w:p w14:paraId="097234F1" w14:textId="77777777" w:rsidR="000D14B5" w:rsidRDefault="009748A5">
            <w:pPr>
              <w:pStyle w:val="TableParagraph"/>
              <w:spacing w:line="257" w:lineRule="exact"/>
              <w:ind w:left="502" w:right="491"/>
              <w:jc w:val="center"/>
              <w:rPr>
                <w:sz w:val="24"/>
              </w:rPr>
            </w:pPr>
            <w:r>
              <w:rPr>
                <w:sz w:val="24"/>
              </w:rPr>
              <w:t>21</w:t>
            </w:r>
          </w:p>
        </w:tc>
        <w:tc>
          <w:tcPr>
            <w:tcW w:w="2311" w:type="dxa"/>
            <w:tcBorders>
              <w:top w:val="single" w:sz="6" w:space="0" w:color="000000"/>
              <w:left w:val="single" w:sz="6" w:space="0" w:color="000000"/>
              <w:bottom w:val="single" w:sz="6" w:space="0" w:color="000000"/>
              <w:right w:val="single" w:sz="6" w:space="0" w:color="000000"/>
            </w:tcBorders>
          </w:tcPr>
          <w:p w14:paraId="7D65C3A2" w14:textId="77777777" w:rsidR="000D14B5" w:rsidRDefault="009748A5">
            <w:pPr>
              <w:pStyle w:val="TableParagraph"/>
              <w:spacing w:line="257" w:lineRule="exact"/>
              <w:ind w:left="508" w:right="494"/>
              <w:jc w:val="center"/>
              <w:rPr>
                <w:sz w:val="24"/>
              </w:rPr>
            </w:pPr>
            <w:r>
              <w:rPr>
                <w:sz w:val="24"/>
              </w:rPr>
              <w:t>60.476634</w:t>
            </w:r>
          </w:p>
        </w:tc>
        <w:tc>
          <w:tcPr>
            <w:tcW w:w="1796" w:type="dxa"/>
            <w:tcBorders>
              <w:top w:val="single" w:sz="6" w:space="0" w:color="000000"/>
              <w:left w:val="single" w:sz="6" w:space="0" w:color="000000"/>
              <w:bottom w:val="single" w:sz="6" w:space="0" w:color="000000"/>
            </w:tcBorders>
          </w:tcPr>
          <w:p w14:paraId="440F25FF" w14:textId="77777777" w:rsidR="000D14B5" w:rsidRDefault="009748A5">
            <w:pPr>
              <w:pStyle w:val="TableParagraph"/>
              <w:spacing w:line="257" w:lineRule="exact"/>
              <w:ind w:left="287"/>
              <w:rPr>
                <w:sz w:val="24"/>
              </w:rPr>
            </w:pPr>
            <w:r>
              <w:rPr>
                <w:sz w:val="24"/>
              </w:rPr>
              <w:t>-151.082099</w:t>
            </w:r>
          </w:p>
        </w:tc>
      </w:tr>
      <w:tr w:rsidR="000D14B5" w14:paraId="1DFC2AE5" w14:textId="77777777">
        <w:trPr>
          <w:trHeight w:val="275"/>
        </w:trPr>
        <w:tc>
          <w:tcPr>
            <w:tcW w:w="3060" w:type="dxa"/>
            <w:tcBorders>
              <w:top w:val="single" w:sz="6" w:space="0" w:color="000000"/>
              <w:bottom w:val="single" w:sz="6" w:space="0" w:color="000000"/>
              <w:right w:val="single" w:sz="6" w:space="0" w:color="000000"/>
            </w:tcBorders>
          </w:tcPr>
          <w:p w14:paraId="4A803426" w14:textId="77777777" w:rsidR="000D14B5" w:rsidRDefault="009748A5">
            <w:pPr>
              <w:pStyle w:val="TableParagraph"/>
              <w:spacing w:line="255" w:lineRule="exact"/>
              <w:ind w:left="92"/>
              <w:rPr>
                <w:sz w:val="24"/>
              </w:rPr>
            </w:pPr>
            <w:r>
              <w:rPr>
                <w:sz w:val="24"/>
              </w:rPr>
              <w:t>Swiftwater Park</w:t>
            </w:r>
          </w:p>
        </w:tc>
        <w:tc>
          <w:tcPr>
            <w:tcW w:w="1469" w:type="dxa"/>
            <w:tcBorders>
              <w:top w:val="single" w:sz="6" w:space="0" w:color="000000"/>
              <w:left w:val="single" w:sz="6" w:space="0" w:color="000000"/>
              <w:bottom w:val="single" w:sz="6" w:space="0" w:color="000000"/>
              <w:right w:val="single" w:sz="6" w:space="0" w:color="000000"/>
            </w:tcBorders>
          </w:tcPr>
          <w:p w14:paraId="335D6142" w14:textId="77777777" w:rsidR="000D14B5" w:rsidRDefault="009748A5">
            <w:pPr>
              <w:pStyle w:val="TableParagraph"/>
              <w:spacing w:line="255" w:lineRule="exact"/>
              <w:ind w:left="502" w:right="491"/>
              <w:jc w:val="center"/>
              <w:rPr>
                <w:sz w:val="24"/>
              </w:rPr>
            </w:pPr>
            <w:r>
              <w:rPr>
                <w:sz w:val="24"/>
              </w:rPr>
              <w:t>23</w:t>
            </w:r>
          </w:p>
        </w:tc>
        <w:tc>
          <w:tcPr>
            <w:tcW w:w="2311" w:type="dxa"/>
            <w:tcBorders>
              <w:top w:val="single" w:sz="6" w:space="0" w:color="000000"/>
              <w:left w:val="single" w:sz="6" w:space="0" w:color="000000"/>
              <w:bottom w:val="single" w:sz="6" w:space="0" w:color="000000"/>
              <w:right w:val="single" w:sz="6" w:space="0" w:color="000000"/>
            </w:tcBorders>
          </w:tcPr>
          <w:p w14:paraId="2068F772" w14:textId="77777777" w:rsidR="000D14B5" w:rsidRDefault="009748A5">
            <w:pPr>
              <w:pStyle w:val="TableParagraph"/>
              <w:spacing w:line="255" w:lineRule="exact"/>
              <w:ind w:left="508" w:right="494"/>
              <w:jc w:val="center"/>
              <w:rPr>
                <w:sz w:val="24"/>
              </w:rPr>
            </w:pPr>
            <w:r>
              <w:rPr>
                <w:sz w:val="24"/>
              </w:rPr>
              <w:t>60.480338</w:t>
            </w:r>
          </w:p>
        </w:tc>
        <w:tc>
          <w:tcPr>
            <w:tcW w:w="1796" w:type="dxa"/>
            <w:tcBorders>
              <w:top w:val="single" w:sz="6" w:space="0" w:color="000000"/>
              <w:left w:val="single" w:sz="6" w:space="0" w:color="000000"/>
              <w:bottom w:val="single" w:sz="6" w:space="0" w:color="000000"/>
            </w:tcBorders>
          </w:tcPr>
          <w:p w14:paraId="75E99B6A" w14:textId="77777777" w:rsidR="000D14B5" w:rsidRDefault="009748A5">
            <w:pPr>
              <w:pStyle w:val="TableParagraph"/>
              <w:spacing w:line="255" w:lineRule="exact"/>
              <w:ind w:left="287"/>
              <w:rPr>
                <w:sz w:val="24"/>
              </w:rPr>
            </w:pPr>
            <w:r>
              <w:rPr>
                <w:sz w:val="24"/>
              </w:rPr>
              <w:t>-151.030847</w:t>
            </w:r>
          </w:p>
        </w:tc>
      </w:tr>
      <w:tr w:rsidR="000D14B5" w14:paraId="743EC4CB" w14:textId="77777777">
        <w:trPr>
          <w:trHeight w:val="276"/>
        </w:trPr>
        <w:tc>
          <w:tcPr>
            <w:tcW w:w="3060" w:type="dxa"/>
            <w:tcBorders>
              <w:top w:val="single" w:sz="6" w:space="0" w:color="000000"/>
              <w:bottom w:val="single" w:sz="6" w:space="0" w:color="000000"/>
              <w:right w:val="single" w:sz="6" w:space="0" w:color="000000"/>
            </w:tcBorders>
          </w:tcPr>
          <w:p w14:paraId="6E06508E" w14:textId="77777777" w:rsidR="000D14B5" w:rsidRDefault="009748A5">
            <w:pPr>
              <w:pStyle w:val="TableParagraph"/>
              <w:spacing w:line="257" w:lineRule="exact"/>
              <w:ind w:left="92"/>
              <w:rPr>
                <w:sz w:val="24"/>
              </w:rPr>
            </w:pPr>
            <w:r>
              <w:rPr>
                <w:sz w:val="24"/>
              </w:rPr>
              <w:t>Morgan's Landing</w:t>
            </w:r>
          </w:p>
        </w:tc>
        <w:tc>
          <w:tcPr>
            <w:tcW w:w="1469" w:type="dxa"/>
            <w:tcBorders>
              <w:top w:val="single" w:sz="6" w:space="0" w:color="000000"/>
              <w:left w:val="single" w:sz="6" w:space="0" w:color="000000"/>
              <w:bottom w:val="single" w:sz="6" w:space="0" w:color="000000"/>
              <w:right w:val="single" w:sz="6" w:space="0" w:color="000000"/>
            </w:tcBorders>
          </w:tcPr>
          <w:p w14:paraId="034D4EBA" w14:textId="77777777" w:rsidR="000D14B5" w:rsidRDefault="009748A5">
            <w:pPr>
              <w:pStyle w:val="TableParagraph"/>
              <w:spacing w:line="257" w:lineRule="exact"/>
              <w:ind w:left="502" w:right="491"/>
              <w:jc w:val="center"/>
              <w:rPr>
                <w:sz w:val="24"/>
              </w:rPr>
            </w:pPr>
            <w:r>
              <w:rPr>
                <w:sz w:val="24"/>
              </w:rPr>
              <w:t>31</w:t>
            </w:r>
          </w:p>
        </w:tc>
        <w:tc>
          <w:tcPr>
            <w:tcW w:w="2311" w:type="dxa"/>
            <w:tcBorders>
              <w:top w:val="single" w:sz="6" w:space="0" w:color="000000"/>
              <w:left w:val="single" w:sz="6" w:space="0" w:color="000000"/>
              <w:bottom w:val="single" w:sz="6" w:space="0" w:color="000000"/>
              <w:right w:val="single" w:sz="6" w:space="0" w:color="000000"/>
            </w:tcBorders>
          </w:tcPr>
          <w:p w14:paraId="47D1E1DA" w14:textId="77777777" w:rsidR="000D14B5" w:rsidRDefault="009748A5">
            <w:pPr>
              <w:pStyle w:val="TableParagraph"/>
              <w:spacing w:line="257" w:lineRule="exact"/>
              <w:ind w:left="508" w:right="494"/>
              <w:jc w:val="center"/>
              <w:rPr>
                <w:sz w:val="24"/>
              </w:rPr>
            </w:pPr>
            <w:r>
              <w:rPr>
                <w:sz w:val="24"/>
              </w:rPr>
              <w:t>60.498284</w:t>
            </w:r>
          </w:p>
        </w:tc>
        <w:tc>
          <w:tcPr>
            <w:tcW w:w="1796" w:type="dxa"/>
            <w:tcBorders>
              <w:top w:val="single" w:sz="6" w:space="0" w:color="000000"/>
              <w:left w:val="single" w:sz="6" w:space="0" w:color="000000"/>
              <w:bottom w:val="single" w:sz="6" w:space="0" w:color="000000"/>
            </w:tcBorders>
          </w:tcPr>
          <w:p w14:paraId="59D24F73" w14:textId="77777777" w:rsidR="000D14B5" w:rsidRDefault="009748A5">
            <w:pPr>
              <w:pStyle w:val="TableParagraph"/>
              <w:spacing w:line="257" w:lineRule="exact"/>
              <w:ind w:left="287"/>
              <w:rPr>
                <w:sz w:val="24"/>
              </w:rPr>
            </w:pPr>
            <w:r>
              <w:rPr>
                <w:sz w:val="24"/>
              </w:rPr>
              <w:t>-150.863121</w:t>
            </w:r>
          </w:p>
        </w:tc>
      </w:tr>
      <w:tr w:rsidR="000D14B5" w14:paraId="2720B341" w14:textId="77777777">
        <w:trPr>
          <w:trHeight w:val="275"/>
        </w:trPr>
        <w:tc>
          <w:tcPr>
            <w:tcW w:w="3060" w:type="dxa"/>
            <w:tcBorders>
              <w:top w:val="single" w:sz="6" w:space="0" w:color="000000"/>
              <w:bottom w:val="single" w:sz="6" w:space="0" w:color="000000"/>
              <w:right w:val="single" w:sz="6" w:space="0" w:color="000000"/>
            </w:tcBorders>
          </w:tcPr>
          <w:p w14:paraId="27108DAB" w14:textId="77777777" w:rsidR="000D14B5" w:rsidRDefault="009748A5">
            <w:pPr>
              <w:pStyle w:val="TableParagraph"/>
              <w:spacing w:line="255" w:lineRule="exact"/>
              <w:ind w:left="92"/>
              <w:rPr>
                <w:sz w:val="24"/>
              </w:rPr>
            </w:pPr>
            <w:r>
              <w:rPr>
                <w:sz w:val="24"/>
              </w:rPr>
              <w:t>Bing's Landing</w:t>
            </w:r>
          </w:p>
        </w:tc>
        <w:tc>
          <w:tcPr>
            <w:tcW w:w="1469" w:type="dxa"/>
            <w:tcBorders>
              <w:top w:val="single" w:sz="6" w:space="0" w:color="000000"/>
              <w:left w:val="single" w:sz="6" w:space="0" w:color="000000"/>
              <w:bottom w:val="single" w:sz="6" w:space="0" w:color="000000"/>
              <w:right w:val="single" w:sz="6" w:space="0" w:color="000000"/>
            </w:tcBorders>
          </w:tcPr>
          <w:p w14:paraId="41179E94" w14:textId="77777777" w:rsidR="000D14B5" w:rsidRDefault="009748A5">
            <w:pPr>
              <w:pStyle w:val="TableParagraph"/>
              <w:spacing w:line="255" w:lineRule="exact"/>
              <w:ind w:left="502" w:right="491"/>
              <w:jc w:val="center"/>
              <w:rPr>
                <w:sz w:val="24"/>
              </w:rPr>
            </w:pPr>
            <w:r>
              <w:rPr>
                <w:sz w:val="24"/>
              </w:rPr>
              <w:t>40</w:t>
            </w:r>
          </w:p>
        </w:tc>
        <w:tc>
          <w:tcPr>
            <w:tcW w:w="2311" w:type="dxa"/>
            <w:tcBorders>
              <w:top w:val="single" w:sz="6" w:space="0" w:color="000000"/>
              <w:left w:val="single" w:sz="6" w:space="0" w:color="000000"/>
              <w:bottom w:val="single" w:sz="6" w:space="0" w:color="000000"/>
              <w:right w:val="single" w:sz="6" w:space="0" w:color="000000"/>
            </w:tcBorders>
          </w:tcPr>
          <w:p w14:paraId="422B7C37" w14:textId="77777777" w:rsidR="000D14B5" w:rsidRDefault="009748A5">
            <w:pPr>
              <w:pStyle w:val="TableParagraph"/>
              <w:spacing w:line="255" w:lineRule="exact"/>
              <w:ind w:left="508" w:right="494"/>
              <w:jc w:val="center"/>
              <w:rPr>
                <w:sz w:val="24"/>
              </w:rPr>
            </w:pPr>
            <w:r>
              <w:rPr>
                <w:sz w:val="24"/>
              </w:rPr>
              <w:t>60.515441</w:t>
            </w:r>
          </w:p>
        </w:tc>
        <w:tc>
          <w:tcPr>
            <w:tcW w:w="1796" w:type="dxa"/>
            <w:tcBorders>
              <w:top w:val="single" w:sz="6" w:space="0" w:color="000000"/>
              <w:left w:val="single" w:sz="6" w:space="0" w:color="000000"/>
              <w:bottom w:val="single" w:sz="6" w:space="0" w:color="000000"/>
            </w:tcBorders>
          </w:tcPr>
          <w:p w14:paraId="19492BC4" w14:textId="77777777" w:rsidR="000D14B5" w:rsidRDefault="009748A5">
            <w:pPr>
              <w:pStyle w:val="TableParagraph"/>
              <w:spacing w:line="255" w:lineRule="exact"/>
              <w:ind w:left="287"/>
              <w:rPr>
                <w:sz w:val="24"/>
              </w:rPr>
            </w:pPr>
            <w:r>
              <w:rPr>
                <w:sz w:val="24"/>
              </w:rPr>
              <w:t>-150.702069</w:t>
            </w:r>
          </w:p>
        </w:tc>
      </w:tr>
      <w:tr w:rsidR="000D14B5" w14:paraId="7BC3B81F" w14:textId="77777777">
        <w:trPr>
          <w:trHeight w:val="276"/>
        </w:trPr>
        <w:tc>
          <w:tcPr>
            <w:tcW w:w="3060" w:type="dxa"/>
            <w:tcBorders>
              <w:top w:val="single" w:sz="6" w:space="0" w:color="000000"/>
              <w:bottom w:val="single" w:sz="6" w:space="0" w:color="000000"/>
              <w:right w:val="single" w:sz="6" w:space="0" w:color="000000"/>
            </w:tcBorders>
          </w:tcPr>
          <w:p w14:paraId="2C898F2B" w14:textId="77777777" w:rsidR="000D14B5" w:rsidRDefault="009748A5">
            <w:pPr>
              <w:pStyle w:val="TableParagraph"/>
              <w:spacing w:line="257" w:lineRule="exact"/>
              <w:ind w:left="92"/>
              <w:rPr>
                <w:sz w:val="24"/>
              </w:rPr>
            </w:pPr>
            <w:r>
              <w:rPr>
                <w:sz w:val="24"/>
              </w:rPr>
              <w:t>Upstream of Dow Island</w:t>
            </w:r>
          </w:p>
        </w:tc>
        <w:tc>
          <w:tcPr>
            <w:tcW w:w="1469" w:type="dxa"/>
            <w:tcBorders>
              <w:top w:val="single" w:sz="6" w:space="0" w:color="000000"/>
              <w:left w:val="single" w:sz="6" w:space="0" w:color="000000"/>
              <w:bottom w:val="single" w:sz="6" w:space="0" w:color="000000"/>
              <w:right w:val="single" w:sz="6" w:space="0" w:color="000000"/>
            </w:tcBorders>
          </w:tcPr>
          <w:p w14:paraId="34463432" w14:textId="77777777" w:rsidR="000D14B5" w:rsidRDefault="009748A5">
            <w:pPr>
              <w:pStyle w:val="TableParagraph"/>
              <w:spacing w:line="257" w:lineRule="exact"/>
              <w:ind w:left="502" w:right="491"/>
              <w:jc w:val="center"/>
              <w:rPr>
                <w:sz w:val="24"/>
              </w:rPr>
            </w:pPr>
            <w:r>
              <w:rPr>
                <w:sz w:val="24"/>
              </w:rPr>
              <w:t>43</w:t>
            </w:r>
          </w:p>
        </w:tc>
        <w:tc>
          <w:tcPr>
            <w:tcW w:w="2311" w:type="dxa"/>
            <w:tcBorders>
              <w:top w:val="single" w:sz="6" w:space="0" w:color="000000"/>
              <w:left w:val="single" w:sz="6" w:space="0" w:color="000000"/>
              <w:bottom w:val="single" w:sz="6" w:space="0" w:color="000000"/>
              <w:right w:val="single" w:sz="6" w:space="0" w:color="000000"/>
            </w:tcBorders>
          </w:tcPr>
          <w:p w14:paraId="044D3843" w14:textId="77777777" w:rsidR="000D14B5" w:rsidRDefault="009748A5">
            <w:pPr>
              <w:pStyle w:val="TableParagraph"/>
              <w:spacing w:line="257" w:lineRule="exact"/>
              <w:ind w:left="508" w:right="494"/>
              <w:jc w:val="center"/>
              <w:rPr>
                <w:sz w:val="24"/>
              </w:rPr>
            </w:pPr>
            <w:r>
              <w:rPr>
                <w:sz w:val="24"/>
              </w:rPr>
              <w:t>60.489844</w:t>
            </w:r>
          </w:p>
        </w:tc>
        <w:tc>
          <w:tcPr>
            <w:tcW w:w="1796" w:type="dxa"/>
            <w:tcBorders>
              <w:top w:val="single" w:sz="6" w:space="0" w:color="000000"/>
              <w:left w:val="single" w:sz="6" w:space="0" w:color="000000"/>
              <w:bottom w:val="single" w:sz="6" w:space="0" w:color="000000"/>
            </w:tcBorders>
          </w:tcPr>
          <w:p w14:paraId="21740A81" w14:textId="77777777" w:rsidR="000D14B5" w:rsidRDefault="009748A5">
            <w:pPr>
              <w:pStyle w:val="TableParagraph"/>
              <w:spacing w:line="257" w:lineRule="exact"/>
              <w:ind w:left="287"/>
              <w:rPr>
                <w:sz w:val="24"/>
              </w:rPr>
            </w:pPr>
            <w:r>
              <w:rPr>
                <w:sz w:val="24"/>
              </w:rPr>
              <w:t>-150.636905</w:t>
            </w:r>
          </w:p>
        </w:tc>
      </w:tr>
      <w:tr w:rsidR="000D14B5" w14:paraId="10D342D1" w14:textId="77777777">
        <w:trPr>
          <w:trHeight w:val="275"/>
        </w:trPr>
        <w:tc>
          <w:tcPr>
            <w:tcW w:w="3060" w:type="dxa"/>
            <w:tcBorders>
              <w:top w:val="single" w:sz="6" w:space="0" w:color="000000"/>
              <w:bottom w:val="single" w:sz="6" w:space="0" w:color="000000"/>
              <w:right w:val="single" w:sz="6" w:space="0" w:color="000000"/>
            </w:tcBorders>
          </w:tcPr>
          <w:p w14:paraId="1E7B857C" w14:textId="77777777" w:rsidR="000D14B5" w:rsidRDefault="009748A5">
            <w:pPr>
              <w:pStyle w:val="TableParagraph"/>
              <w:spacing w:line="255" w:lineRule="exact"/>
              <w:ind w:left="92"/>
              <w:rPr>
                <w:sz w:val="24"/>
              </w:rPr>
            </w:pPr>
            <w:r>
              <w:rPr>
                <w:sz w:val="24"/>
              </w:rPr>
              <w:t>Skilak Lake Outflow</w:t>
            </w:r>
          </w:p>
        </w:tc>
        <w:tc>
          <w:tcPr>
            <w:tcW w:w="1469" w:type="dxa"/>
            <w:tcBorders>
              <w:top w:val="single" w:sz="6" w:space="0" w:color="000000"/>
              <w:left w:val="single" w:sz="6" w:space="0" w:color="000000"/>
              <w:bottom w:val="single" w:sz="6" w:space="0" w:color="000000"/>
              <w:right w:val="single" w:sz="6" w:space="0" w:color="000000"/>
            </w:tcBorders>
          </w:tcPr>
          <w:p w14:paraId="03BCA238" w14:textId="77777777" w:rsidR="000D14B5" w:rsidRDefault="009748A5">
            <w:pPr>
              <w:pStyle w:val="TableParagraph"/>
              <w:spacing w:line="255" w:lineRule="exact"/>
              <w:ind w:left="502" w:right="491"/>
              <w:jc w:val="center"/>
              <w:rPr>
                <w:sz w:val="24"/>
              </w:rPr>
            </w:pPr>
            <w:r>
              <w:rPr>
                <w:sz w:val="24"/>
              </w:rPr>
              <w:t>50</w:t>
            </w:r>
          </w:p>
        </w:tc>
        <w:tc>
          <w:tcPr>
            <w:tcW w:w="2311" w:type="dxa"/>
            <w:tcBorders>
              <w:top w:val="single" w:sz="6" w:space="0" w:color="000000"/>
              <w:left w:val="single" w:sz="6" w:space="0" w:color="000000"/>
              <w:bottom w:val="single" w:sz="6" w:space="0" w:color="000000"/>
              <w:right w:val="single" w:sz="6" w:space="0" w:color="000000"/>
            </w:tcBorders>
          </w:tcPr>
          <w:p w14:paraId="76A7EC59" w14:textId="77777777" w:rsidR="000D14B5" w:rsidRDefault="009748A5">
            <w:pPr>
              <w:pStyle w:val="TableParagraph"/>
              <w:spacing w:line="255" w:lineRule="exact"/>
              <w:ind w:left="508" w:right="494"/>
              <w:jc w:val="center"/>
              <w:rPr>
                <w:sz w:val="24"/>
              </w:rPr>
            </w:pPr>
            <w:r>
              <w:rPr>
                <w:sz w:val="24"/>
              </w:rPr>
              <w:t>60.467517</w:t>
            </w:r>
          </w:p>
        </w:tc>
        <w:tc>
          <w:tcPr>
            <w:tcW w:w="1796" w:type="dxa"/>
            <w:tcBorders>
              <w:top w:val="single" w:sz="6" w:space="0" w:color="000000"/>
              <w:left w:val="single" w:sz="6" w:space="0" w:color="000000"/>
              <w:bottom w:val="single" w:sz="6" w:space="0" w:color="000000"/>
            </w:tcBorders>
          </w:tcPr>
          <w:p w14:paraId="23230067" w14:textId="77777777" w:rsidR="000D14B5" w:rsidRDefault="009748A5">
            <w:pPr>
              <w:pStyle w:val="TableParagraph"/>
              <w:spacing w:line="255" w:lineRule="exact"/>
              <w:ind w:left="287"/>
              <w:rPr>
                <w:sz w:val="24"/>
              </w:rPr>
            </w:pPr>
            <w:r>
              <w:rPr>
                <w:sz w:val="24"/>
              </w:rPr>
              <w:t>-150.507789</w:t>
            </w:r>
          </w:p>
        </w:tc>
      </w:tr>
      <w:tr w:rsidR="000D14B5" w14:paraId="554A84E5" w14:textId="77777777">
        <w:trPr>
          <w:trHeight w:val="276"/>
        </w:trPr>
        <w:tc>
          <w:tcPr>
            <w:tcW w:w="3060" w:type="dxa"/>
            <w:tcBorders>
              <w:top w:val="single" w:sz="6" w:space="0" w:color="000000"/>
              <w:bottom w:val="single" w:sz="6" w:space="0" w:color="000000"/>
              <w:right w:val="single" w:sz="6" w:space="0" w:color="000000"/>
            </w:tcBorders>
          </w:tcPr>
          <w:p w14:paraId="13B705C6" w14:textId="77777777" w:rsidR="000D14B5" w:rsidRDefault="009748A5">
            <w:pPr>
              <w:pStyle w:val="TableParagraph"/>
              <w:spacing w:line="257" w:lineRule="exact"/>
              <w:ind w:left="92"/>
              <w:rPr>
                <w:sz w:val="24"/>
              </w:rPr>
            </w:pPr>
            <w:r>
              <w:rPr>
                <w:sz w:val="24"/>
              </w:rPr>
              <w:t>Jim's Landing</w:t>
            </w:r>
          </w:p>
        </w:tc>
        <w:tc>
          <w:tcPr>
            <w:tcW w:w="1469" w:type="dxa"/>
            <w:tcBorders>
              <w:top w:val="single" w:sz="6" w:space="0" w:color="000000"/>
              <w:left w:val="single" w:sz="6" w:space="0" w:color="000000"/>
              <w:bottom w:val="single" w:sz="6" w:space="0" w:color="000000"/>
              <w:right w:val="single" w:sz="6" w:space="0" w:color="000000"/>
            </w:tcBorders>
          </w:tcPr>
          <w:p w14:paraId="6F653918" w14:textId="77777777" w:rsidR="000D14B5" w:rsidRDefault="009748A5">
            <w:pPr>
              <w:pStyle w:val="TableParagraph"/>
              <w:spacing w:line="257" w:lineRule="exact"/>
              <w:ind w:left="502" w:right="491"/>
              <w:jc w:val="center"/>
              <w:rPr>
                <w:sz w:val="24"/>
              </w:rPr>
            </w:pPr>
            <w:r>
              <w:rPr>
                <w:sz w:val="24"/>
              </w:rPr>
              <w:t>70</w:t>
            </w:r>
          </w:p>
        </w:tc>
        <w:tc>
          <w:tcPr>
            <w:tcW w:w="2311" w:type="dxa"/>
            <w:tcBorders>
              <w:top w:val="single" w:sz="6" w:space="0" w:color="000000"/>
              <w:left w:val="single" w:sz="6" w:space="0" w:color="000000"/>
              <w:bottom w:val="single" w:sz="6" w:space="0" w:color="000000"/>
              <w:right w:val="single" w:sz="6" w:space="0" w:color="000000"/>
            </w:tcBorders>
          </w:tcPr>
          <w:p w14:paraId="194C4874" w14:textId="77777777" w:rsidR="000D14B5" w:rsidRDefault="009748A5">
            <w:pPr>
              <w:pStyle w:val="TableParagraph"/>
              <w:spacing w:line="257" w:lineRule="exact"/>
              <w:ind w:left="508" w:right="494"/>
              <w:jc w:val="center"/>
              <w:rPr>
                <w:sz w:val="24"/>
              </w:rPr>
            </w:pPr>
            <w:r>
              <w:rPr>
                <w:sz w:val="24"/>
              </w:rPr>
              <w:t>60.481392</w:t>
            </w:r>
          </w:p>
        </w:tc>
        <w:tc>
          <w:tcPr>
            <w:tcW w:w="1796" w:type="dxa"/>
            <w:tcBorders>
              <w:top w:val="single" w:sz="6" w:space="0" w:color="000000"/>
              <w:left w:val="single" w:sz="6" w:space="0" w:color="000000"/>
              <w:bottom w:val="single" w:sz="6" w:space="0" w:color="000000"/>
            </w:tcBorders>
          </w:tcPr>
          <w:p w14:paraId="1E845200" w14:textId="77777777" w:rsidR="000D14B5" w:rsidRDefault="009748A5">
            <w:pPr>
              <w:pStyle w:val="TableParagraph"/>
              <w:spacing w:line="257" w:lineRule="exact"/>
              <w:ind w:left="287"/>
              <w:rPr>
                <w:sz w:val="24"/>
              </w:rPr>
            </w:pPr>
            <w:r>
              <w:rPr>
                <w:sz w:val="24"/>
              </w:rPr>
              <w:t>-150.115020</w:t>
            </w:r>
          </w:p>
        </w:tc>
      </w:tr>
      <w:tr w:rsidR="000D14B5" w14:paraId="49F2768F" w14:textId="77777777">
        <w:trPr>
          <w:trHeight w:val="275"/>
        </w:trPr>
        <w:tc>
          <w:tcPr>
            <w:tcW w:w="3060" w:type="dxa"/>
            <w:tcBorders>
              <w:top w:val="single" w:sz="6" w:space="0" w:color="000000"/>
              <w:bottom w:val="single" w:sz="6" w:space="0" w:color="000000"/>
              <w:right w:val="single" w:sz="6" w:space="0" w:color="000000"/>
            </w:tcBorders>
          </w:tcPr>
          <w:p w14:paraId="26D91631" w14:textId="77777777" w:rsidR="000D14B5" w:rsidRDefault="009748A5">
            <w:pPr>
              <w:pStyle w:val="TableParagraph"/>
              <w:spacing w:line="255" w:lineRule="exact"/>
              <w:ind w:left="92"/>
              <w:rPr>
                <w:sz w:val="24"/>
              </w:rPr>
            </w:pPr>
            <w:r>
              <w:rPr>
                <w:sz w:val="24"/>
              </w:rPr>
              <w:t>Kenai Lake Bridge</w:t>
            </w:r>
          </w:p>
        </w:tc>
        <w:tc>
          <w:tcPr>
            <w:tcW w:w="1469" w:type="dxa"/>
            <w:tcBorders>
              <w:top w:val="single" w:sz="6" w:space="0" w:color="000000"/>
              <w:left w:val="single" w:sz="6" w:space="0" w:color="000000"/>
              <w:bottom w:val="single" w:sz="6" w:space="0" w:color="000000"/>
              <w:right w:val="single" w:sz="6" w:space="0" w:color="000000"/>
            </w:tcBorders>
          </w:tcPr>
          <w:p w14:paraId="713516D6" w14:textId="77777777" w:rsidR="000D14B5" w:rsidRDefault="009748A5">
            <w:pPr>
              <w:pStyle w:val="TableParagraph"/>
              <w:spacing w:line="255" w:lineRule="exact"/>
              <w:ind w:left="502" w:right="491"/>
              <w:jc w:val="center"/>
              <w:rPr>
                <w:sz w:val="24"/>
              </w:rPr>
            </w:pPr>
            <w:r>
              <w:rPr>
                <w:sz w:val="24"/>
              </w:rPr>
              <w:t>82</w:t>
            </w:r>
          </w:p>
        </w:tc>
        <w:tc>
          <w:tcPr>
            <w:tcW w:w="2311" w:type="dxa"/>
            <w:tcBorders>
              <w:top w:val="single" w:sz="6" w:space="0" w:color="000000"/>
              <w:left w:val="single" w:sz="6" w:space="0" w:color="000000"/>
              <w:bottom w:val="single" w:sz="6" w:space="0" w:color="000000"/>
              <w:right w:val="single" w:sz="6" w:space="0" w:color="000000"/>
            </w:tcBorders>
          </w:tcPr>
          <w:p w14:paraId="1CBA030F" w14:textId="77777777" w:rsidR="000D14B5" w:rsidRDefault="009748A5">
            <w:pPr>
              <w:pStyle w:val="TableParagraph"/>
              <w:spacing w:line="255" w:lineRule="exact"/>
              <w:ind w:left="508" w:right="494"/>
              <w:jc w:val="center"/>
              <w:rPr>
                <w:sz w:val="24"/>
              </w:rPr>
            </w:pPr>
            <w:r>
              <w:rPr>
                <w:sz w:val="24"/>
              </w:rPr>
              <w:t>60.49200</w:t>
            </w:r>
          </w:p>
        </w:tc>
        <w:tc>
          <w:tcPr>
            <w:tcW w:w="1796" w:type="dxa"/>
            <w:tcBorders>
              <w:top w:val="single" w:sz="6" w:space="0" w:color="000000"/>
              <w:left w:val="single" w:sz="6" w:space="0" w:color="000000"/>
              <w:bottom w:val="single" w:sz="6" w:space="0" w:color="000000"/>
            </w:tcBorders>
          </w:tcPr>
          <w:p w14:paraId="27141EE8" w14:textId="77777777" w:rsidR="000D14B5" w:rsidRDefault="009748A5">
            <w:pPr>
              <w:pStyle w:val="TableParagraph"/>
              <w:spacing w:line="255" w:lineRule="exact"/>
              <w:ind w:left="347"/>
              <w:rPr>
                <w:sz w:val="24"/>
              </w:rPr>
            </w:pPr>
            <w:r>
              <w:rPr>
                <w:sz w:val="24"/>
              </w:rPr>
              <w:t>-149.81087</w:t>
            </w:r>
          </w:p>
        </w:tc>
      </w:tr>
      <w:tr w:rsidR="000D14B5" w14:paraId="67ABBBA3" w14:textId="77777777">
        <w:trPr>
          <w:trHeight w:val="276"/>
        </w:trPr>
        <w:tc>
          <w:tcPr>
            <w:tcW w:w="3060" w:type="dxa"/>
            <w:tcBorders>
              <w:top w:val="single" w:sz="6" w:space="0" w:color="000000"/>
              <w:bottom w:val="single" w:sz="6" w:space="0" w:color="000000"/>
              <w:right w:val="single" w:sz="6" w:space="0" w:color="000000"/>
            </w:tcBorders>
          </w:tcPr>
          <w:p w14:paraId="75BB2257" w14:textId="77777777" w:rsidR="000D14B5" w:rsidRDefault="009748A5">
            <w:pPr>
              <w:pStyle w:val="TableParagraph"/>
              <w:spacing w:line="257" w:lineRule="exact"/>
              <w:ind w:left="92"/>
              <w:rPr>
                <w:b/>
                <w:sz w:val="24"/>
              </w:rPr>
            </w:pPr>
            <w:r>
              <w:rPr>
                <w:b/>
                <w:sz w:val="24"/>
              </w:rPr>
              <w:t>TRIBUTARY STATIONS</w:t>
            </w:r>
          </w:p>
        </w:tc>
        <w:tc>
          <w:tcPr>
            <w:tcW w:w="1469" w:type="dxa"/>
            <w:tcBorders>
              <w:top w:val="single" w:sz="6" w:space="0" w:color="000000"/>
              <w:left w:val="single" w:sz="6" w:space="0" w:color="000000"/>
              <w:bottom w:val="single" w:sz="6" w:space="0" w:color="000000"/>
              <w:right w:val="single" w:sz="6" w:space="0" w:color="000000"/>
            </w:tcBorders>
          </w:tcPr>
          <w:p w14:paraId="27214E01"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43BA5381"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5E225F37" w14:textId="77777777" w:rsidR="000D14B5" w:rsidRDefault="000D14B5">
            <w:pPr>
              <w:pStyle w:val="TableParagraph"/>
              <w:rPr>
                <w:sz w:val="20"/>
              </w:rPr>
            </w:pPr>
          </w:p>
        </w:tc>
      </w:tr>
      <w:tr w:rsidR="000D14B5" w14:paraId="489EFA71" w14:textId="77777777">
        <w:trPr>
          <w:trHeight w:val="275"/>
        </w:trPr>
        <w:tc>
          <w:tcPr>
            <w:tcW w:w="3060" w:type="dxa"/>
            <w:tcBorders>
              <w:top w:val="single" w:sz="6" w:space="0" w:color="000000"/>
              <w:bottom w:val="single" w:sz="6" w:space="0" w:color="000000"/>
              <w:right w:val="single" w:sz="6" w:space="0" w:color="000000"/>
            </w:tcBorders>
          </w:tcPr>
          <w:p w14:paraId="424A4351" w14:textId="77777777" w:rsidR="000D14B5" w:rsidRDefault="009748A5">
            <w:pPr>
              <w:pStyle w:val="TableParagraph"/>
              <w:spacing w:line="255" w:lineRule="exact"/>
              <w:ind w:left="92"/>
              <w:rPr>
                <w:sz w:val="24"/>
              </w:rPr>
            </w:pPr>
            <w:r>
              <w:rPr>
                <w:sz w:val="24"/>
              </w:rPr>
              <w:t>"No Name" Creek</w:t>
            </w:r>
          </w:p>
        </w:tc>
        <w:tc>
          <w:tcPr>
            <w:tcW w:w="1469" w:type="dxa"/>
            <w:tcBorders>
              <w:top w:val="single" w:sz="6" w:space="0" w:color="000000"/>
              <w:left w:val="single" w:sz="6" w:space="0" w:color="000000"/>
              <w:bottom w:val="single" w:sz="6" w:space="0" w:color="000000"/>
              <w:right w:val="single" w:sz="6" w:space="0" w:color="000000"/>
            </w:tcBorders>
          </w:tcPr>
          <w:p w14:paraId="360551DE" w14:textId="77777777" w:rsidR="000D14B5" w:rsidRDefault="009748A5">
            <w:pPr>
              <w:pStyle w:val="TableParagraph"/>
              <w:spacing w:line="255" w:lineRule="exact"/>
              <w:ind w:left="11"/>
              <w:jc w:val="center"/>
              <w:rPr>
                <w:sz w:val="24"/>
              </w:rPr>
            </w:pPr>
            <w:r>
              <w:rPr>
                <w:sz w:val="24"/>
              </w:rPr>
              <w:t>0</w:t>
            </w:r>
          </w:p>
        </w:tc>
        <w:tc>
          <w:tcPr>
            <w:tcW w:w="2311" w:type="dxa"/>
            <w:tcBorders>
              <w:top w:val="single" w:sz="6" w:space="0" w:color="000000"/>
              <w:left w:val="single" w:sz="6" w:space="0" w:color="000000"/>
              <w:bottom w:val="single" w:sz="6" w:space="0" w:color="000000"/>
              <w:right w:val="single" w:sz="6" w:space="0" w:color="000000"/>
            </w:tcBorders>
          </w:tcPr>
          <w:p w14:paraId="05228A84" w14:textId="77777777" w:rsidR="000D14B5" w:rsidRDefault="009748A5">
            <w:pPr>
              <w:pStyle w:val="TableParagraph"/>
              <w:spacing w:line="255" w:lineRule="exact"/>
              <w:ind w:left="508" w:right="494"/>
              <w:jc w:val="center"/>
              <w:rPr>
                <w:sz w:val="24"/>
              </w:rPr>
            </w:pPr>
            <w:r>
              <w:rPr>
                <w:sz w:val="24"/>
              </w:rPr>
              <w:t>60.550888</w:t>
            </w:r>
          </w:p>
        </w:tc>
        <w:tc>
          <w:tcPr>
            <w:tcW w:w="1796" w:type="dxa"/>
            <w:tcBorders>
              <w:top w:val="single" w:sz="6" w:space="0" w:color="000000"/>
              <w:left w:val="single" w:sz="6" w:space="0" w:color="000000"/>
              <w:bottom w:val="single" w:sz="6" w:space="0" w:color="000000"/>
            </w:tcBorders>
          </w:tcPr>
          <w:p w14:paraId="1928ADC4" w14:textId="77777777" w:rsidR="000D14B5" w:rsidRDefault="009748A5">
            <w:pPr>
              <w:pStyle w:val="TableParagraph"/>
              <w:spacing w:line="255" w:lineRule="exact"/>
              <w:ind w:left="287"/>
              <w:rPr>
                <w:sz w:val="24"/>
              </w:rPr>
            </w:pPr>
            <w:r>
              <w:rPr>
                <w:sz w:val="24"/>
              </w:rPr>
              <w:t>-151.268417</w:t>
            </w:r>
          </w:p>
        </w:tc>
      </w:tr>
      <w:tr w:rsidR="000D14B5" w14:paraId="628569A8" w14:textId="77777777">
        <w:trPr>
          <w:trHeight w:val="276"/>
        </w:trPr>
        <w:tc>
          <w:tcPr>
            <w:tcW w:w="3060" w:type="dxa"/>
            <w:tcBorders>
              <w:top w:val="single" w:sz="6" w:space="0" w:color="000000"/>
              <w:bottom w:val="single" w:sz="6" w:space="0" w:color="000000"/>
              <w:right w:val="single" w:sz="6" w:space="0" w:color="000000"/>
            </w:tcBorders>
          </w:tcPr>
          <w:p w14:paraId="15FA8A69" w14:textId="77777777" w:rsidR="000D14B5" w:rsidRDefault="009748A5">
            <w:pPr>
              <w:pStyle w:val="TableParagraph"/>
              <w:spacing w:line="257" w:lineRule="exact"/>
              <w:ind w:left="92"/>
              <w:rPr>
                <w:sz w:val="24"/>
              </w:rPr>
            </w:pPr>
            <w:r>
              <w:rPr>
                <w:sz w:val="24"/>
              </w:rPr>
              <w:t>Beaver Creek</w:t>
            </w:r>
          </w:p>
        </w:tc>
        <w:tc>
          <w:tcPr>
            <w:tcW w:w="1469" w:type="dxa"/>
            <w:tcBorders>
              <w:top w:val="single" w:sz="6" w:space="0" w:color="000000"/>
              <w:left w:val="single" w:sz="6" w:space="0" w:color="000000"/>
              <w:bottom w:val="single" w:sz="6" w:space="0" w:color="000000"/>
              <w:right w:val="single" w:sz="6" w:space="0" w:color="000000"/>
            </w:tcBorders>
          </w:tcPr>
          <w:p w14:paraId="479C8AF4" w14:textId="77777777" w:rsidR="000D14B5" w:rsidRDefault="009748A5">
            <w:pPr>
              <w:pStyle w:val="TableParagraph"/>
              <w:spacing w:line="257" w:lineRule="exact"/>
              <w:ind w:left="502" w:right="491"/>
              <w:jc w:val="center"/>
              <w:rPr>
                <w:sz w:val="24"/>
              </w:rPr>
            </w:pPr>
            <w:r>
              <w:rPr>
                <w:sz w:val="24"/>
              </w:rPr>
              <w:t>10</w:t>
            </w:r>
          </w:p>
        </w:tc>
        <w:tc>
          <w:tcPr>
            <w:tcW w:w="2311" w:type="dxa"/>
            <w:tcBorders>
              <w:top w:val="single" w:sz="6" w:space="0" w:color="000000"/>
              <w:left w:val="single" w:sz="6" w:space="0" w:color="000000"/>
              <w:bottom w:val="single" w:sz="6" w:space="0" w:color="000000"/>
              <w:right w:val="single" w:sz="6" w:space="0" w:color="000000"/>
            </w:tcBorders>
          </w:tcPr>
          <w:p w14:paraId="5B8B7DF1" w14:textId="77777777" w:rsidR="000D14B5" w:rsidRDefault="009748A5">
            <w:pPr>
              <w:pStyle w:val="TableParagraph"/>
              <w:spacing w:line="257" w:lineRule="exact"/>
              <w:ind w:left="508" w:right="494"/>
              <w:jc w:val="center"/>
              <w:rPr>
                <w:sz w:val="24"/>
              </w:rPr>
            </w:pPr>
            <w:r>
              <w:rPr>
                <w:sz w:val="24"/>
              </w:rPr>
              <w:t>60.548029</w:t>
            </w:r>
          </w:p>
        </w:tc>
        <w:tc>
          <w:tcPr>
            <w:tcW w:w="1796" w:type="dxa"/>
            <w:tcBorders>
              <w:top w:val="single" w:sz="6" w:space="0" w:color="000000"/>
              <w:left w:val="single" w:sz="6" w:space="0" w:color="000000"/>
              <w:bottom w:val="single" w:sz="6" w:space="0" w:color="000000"/>
            </w:tcBorders>
          </w:tcPr>
          <w:p w14:paraId="116B7573" w14:textId="77777777" w:rsidR="000D14B5" w:rsidRDefault="009748A5">
            <w:pPr>
              <w:pStyle w:val="TableParagraph"/>
              <w:spacing w:line="257" w:lineRule="exact"/>
              <w:ind w:left="287"/>
              <w:rPr>
                <w:sz w:val="24"/>
              </w:rPr>
            </w:pPr>
            <w:r>
              <w:rPr>
                <w:sz w:val="24"/>
              </w:rPr>
              <w:t>-151.143240</w:t>
            </w:r>
          </w:p>
        </w:tc>
      </w:tr>
      <w:tr w:rsidR="000D14B5" w14:paraId="7B5B9D7C" w14:textId="77777777">
        <w:trPr>
          <w:trHeight w:val="275"/>
        </w:trPr>
        <w:tc>
          <w:tcPr>
            <w:tcW w:w="3060" w:type="dxa"/>
            <w:tcBorders>
              <w:top w:val="single" w:sz="6" w:space="0" w:color="000000"/>
              <w:bottom w:val="single" w:sz="6" w:space="0" w:color="000000"/>
              <w:right w:val="single" w:sz="6" w:space="0" w:color="000000"/>
            </w:tcBorders>
          </w:tcPr>
          <w:p w14:paraId="33334AAB" w14:textId="77777777" w:rsidR="000D14B5" w:rsidRDefault="009748A5">
            <w:pPr>
              <w:pStyle w:val="TableParagraph"/>
              <w:spacing w:line="255" w:lineRule="exact"/>
              <w:ind w:left="92"/>
              <w:rPr>
                <w:sz w:val="24"/>
              </w:rPr>
            </w:pPr>
            <w:r>
              <w:rPr>
                <w:sz w:val="24"/>
              </w:rPr>
              <w:t>Slikok Creek</w:t>
            </w:r>
          </w:p>
        </w:tc>
        <w:tc>
          <w:tcPr>
            <w:tcW w:w="1469" w:type="dxa"/>
            <w:tcBorders>
              <w:top w:val="single" w:sz="6" w:space="0" w:color="000000"/>
              <w:left w:val="single" w:sz="6" w:space="0" w:color="000000"/>
              <w:bottom w:val="single" w:sz="6" w:space="0" w:color="000000"/>
              <w:right w:val="single" w:sz="6" w:space="0" w:color="000000"/>
            </w:tcBorders>
          </w:tcPr>
          <w:p w14:paraId="51C44688" w14:textId="77777777" w:rsidR="000D14B5" w:rsidRDefault="009748A5">
            <w:pPr>
              <w:pStyle w:val="TableParagraph"/>
              <w:spacing w:line="255" w:lineRule="exact"/>
              <w:ind w:left="502" w:right="491"/>
              <w:jc w:val="center"/>
              <w:rPr>
                <w:sz w:val="24"/>
              </w:rPr>
            </w:pPr>
            <w:r>
              <w:rPr>
                <w:sz w:val="24"/>
              </w:rPr>
              <w:t>19</w:t>
            </w:r>
          </w:p>
        </w:tc>
        <w:tc>
          <w:tcPr>
            <w:tcW w:w="2311" w:type="dxa"/>
            <w:tcBorders>
              <w:top w:val="single" w:sz="6" w:space="0" w:color="000000"/>
              <w:left w:val="single" w:sz="6" w:space="0" w:color="000000"/>
              <w:bottom w:val="single" w:sz="6" w:space="0" w:color="000000"/>
              <w:right w:val="single" w:sz="6" w:space="0" w:color="000000"/>
            </w:tcBorders>
          </w:tcPr>
          <w:p w14:paraId="71D2A306" w14:textId="77777777" w:rsidR="000D14B5" w:rsidRDefault="009748A5">
            <w:pPr>
              <w:pStyle w:val="TableParagraph"/>
              <w:spacing w:line="255" w:lineRule="exact"/>
              <w:ind w:left="508" w:right="494"/>
              <w:jc w:val="center"/>
              <w:rPr>
                <w:sz w:val="24"/>
              </w:rPr>
            </w:pPr>
            <w:r>
              <w:rPr>
                <w:sz w:val="24"/>
              </w:rPr>
              <w:t>60.482318</w:t>
            </w:r>
          </w:p>
        </w:tc>
        <w:tc>
          <w:tcPr>
            <w:tcW w:w="1796" w:type="dxa"/>
            <w:tcBorders>
              <w:top w:val="single" w:sz="6" w:space="0" w:color="000000"/>
              <w:left w:val="single" w:sz="6" w:space="0" w:color="000000"/>
              <w:bottom w:val="single" w:sz="6" w:space="0" w:color="000000"/>
            </w:tcBorders>
          </w:tcPr>
          <w:p w14:paraId="38C5124B" w14:textId="77777777" w:rsidR="000D14B5" w:rsidRDefault="009748A5">
            <w:pPr>
              <w:pStyle w:val="TableParagraph"/>
              <w:spacing w:line="255" w:lineRule="exact"/>
              <w:ind w:left="287"/>
              <w:rPr>
                <w:sz w:val="24"/>
              </w:rPr>
            </w:pPr>
            <w:r>
              <w:rPr>
                <w:sz w:val="24"/>
              </w:rPr>
              <w:t>-151.127053</w:t>
            </w:r>
          </w:p>
        </w:tc>
      </w:tr>
      <w:tr w:rsidR="000D14B5" w14:paraId="61DC5344" w14:textId="77777777">
        <w:trPr>
          <w:trHeight w:val="276"/>
        </w:trPr>
        <w:tc>
          <w:tcPr>
            <w:tcW w:w="3060" w:type="dxa"/>
            <w:tcBorders>
              <w:top w:val="single" w:sz="6" w:space="0" w:color="000000"/>
              <w:bottom w:val="single" w:sz="6" w:space="0" w:color="000000"/>
              <w:right w:val="single" w:sz="6" w:space="0" w:color="000000"/>
            </w:tcBorders>
          </w:tcPr>
          <w:p w14:paraId="04B5A0E0" w14:textId="77777777" w:rsidR="000D14B5" w:rsidRDefault="009748A5">
            <w:pPr>
              <w:pStyle w:val="TableParagraph"/>
              <w:spacing w:line="257" w:lineRule="exact"/>
              <w:ind w:left="92"/>
              <w:rPr>
                <w:sz w:val="24"/>
              </w:rPr>
            </w:pPr>
            <w:r>
              <w:rPr>
                <w:sz w:val="24"/>
              </w:rPr>
              <w:t>Soldotna Creek</w:t>
            </w:r>
          </w:p>
        </w:tc>
        <w:tc>
          <w:tcPr>
            <w:tcW w:w="1469" w:type="dxa"/>
            <w:tcBorders>
              <w:top w:val="single" w:sz="6" w:space="0" w:color="000000"/>
              <w:left w:val="single" w:sz="6" w:space="0" w:color="000000"/>
              <w:bottom w:val="single" w:sz="6" w:space="0" w:color="000000"/>
              <w:right w:val="single" w:sz="6" w:space="0" w:color="000000"/>
            </w:tcBorders>
          </w:tcPr>
          <w:p w14:paraId="46E96A8C" w14:textId="77777777" w:rsidR="000D14B5" w:rsidRDefault="009748A5">
            <w:pPr>
              <w:pStyle w:val="TableParagraph"/>
              <w:spacing w:line="257" w:lineRule="exact"/>
              <w:ind w:left="502" w:right="491"/>
              <w:jc w:val="center"/>
              <w:rPr>
                <w:sz w:val="24"/>
              </w:rPr>
            </w:pPr>
            <w:r>
              <w:rPr>
                <w:sz w:val="24"/>
              </w:rPr>
              <w:t>22</w:t>
            </w:r>
          </w:p>
        </w:tc>
        <w:tc>
          <w:tcPr>
            <w:tcW w:w="2311" w:type="dxa"/>
            <w:tcBorders>
              <w:top w:val="single" w:sz="6" w:space="0" w:color="000000"/>
              <w:left w:val="single" w:sz="6" w:space="0" w:color="000000"/>
              <w:bottom w:val="single" w:sz="6" w:space="0" w:color="000000"/>
              <w:right w:val="single" w:sz="6" w:space="0" w:color="000000"/>
            </w:tcBorders>
          </w:tcPr>
          <w:p w14:paraId="03A9470B" w14:textId="77777777" w:rsidR="000D14B5" w:rsidRDefault="009748A5">
            <w:pPr>
              <w:pStyle w:val="TableParagraph"/>
              <w:spacing w:line="257" w:lineRule="exact"/>
              <w:ind w:left="508" w:right="494"/>
              <w:jc w:val="center"/>
              <w:rPr>
                <w:sz w:val="24"/>
              </w:rPr>
            </w:pPr>
            <w:r>
              <w:rPr>
                <w:sz w:val="24"/>
              </w:rPr>
              <w:t>60.483364</w:t>
            </w:r>
          </w:p>
        </w:tc>
        <w:tc>
          <w:tcPr>
            <w:tcW w:w="1796" w:type="dxa"/>
            <w:tcBorders>
              <w:top w:val="single" w:sz="6" w:space="0" w:color="000000"/>
              <w:left w:val="single" w:sz="6" w:space="0" w:color="000000"/>
              <w:bottom w:val="single" w:sz="6" w:space="0" w:color="000000"/>
            </w:tcBorders>
          </w:tcPr>
          <w:p w14:paraId="10171DBB" w14:textId="77777777" w:rsidR="000D14B5" w:rsidRDefault="009748A5">
            <w:pPr>
              <w:pStyle w:val="TableParagraph"/>
              <w:spacing w:line="257" w:lineRule="exact"/>
              <w:ind w:left="287"/>
              <w:rPr>
                <w:sz w:val="24"/>
              </w:rPr>
            </w:pPr>
            <w:r>
              <w:rPr>
                <w:sz w:val="24"/>
              </w:rPr>
              <w:t>-151.057656</w:t>
            </w:r>
          </w:p>
        </w:tc>
      </w:tr>
      <w:tr w:rsidR="000D14B5" w14:paraId="25495A2A" w14:textId="77777777">
        <w:trPr>
          <w:trHeight w:val="275"/>
        </w:trPr>
        <w:tc>
          <w:tcPr>
            <w:tcW w:w="3060" w:type="dxa"/>
            <w:tcBorders>
              <w:top w:val="single" w:sz="6" w:space="0" w:color="000000"/>
              <w:bottom w:val="single" w:sz="6" w:space="0" w:color="000000"/>
              <w:right w:val="single" w:sz="6" w:space="0" w:color="000000"/>
            </w:tcBorders>
          </w:tcPr>
          <w:p w14:paraId="5C734AB7" w14:textId="77777777" w:rsidR="000D14B5" w:rsidRDefault="009748A5">
            <w:pPr>
              <w:pStyle w:val="TableParagraph"/>
              <w:spacing w:line="255" w:lineRule="exact"/>
              <w:ind w:left="92"/>
              <w:rPr>
                <w:sz w:val="24"/>
              </w:rPr>
            </w:pPr>
            <w:r>
              <w:rPr>
                <w:sz w:val="24"/>
              </w:rPr>
              <w:t>Funny River</w:t>
            </w:r>
          </w:p>
        </w:tc>
        <w:tc>
          <w:tcPr>
            <w:tcW w:w="1469" w:type="dxa"/>
            <w:tcBorders>
              <w:top w:val="single" w:sz="6" w:space="0" w:color="000000"/>
              <w:left w:val="single" w:sz="6" w:space="0" w:color="000000"/>
              <w:bottom w:val="single" w:sz="6" w:space="0" w:color="000000"/>
              <w:right w:val="single" w:sz="6" w:space="0" w:color="000000"/>
            </w:tcBorders>
          </w:tcPr>
          <w:p w14:paraId="4E0647B7" w14:textId="77777777" w:rsidR="000D14B5" w:rsidRDefault="009748A5">
            <w:pPr>
              <w:pStyle w:val="TableParagraph"/>
              <w:spacing w:line="255" w:lineRule="exact"/>
              <w:ind w:left="502" w:right="491"/>
              <w:jc w:val="center"/>
              <w:rPr>
                <w:sz w:val="24"/>
              </w:rPr>
            </w:pPr>
            <w:r>
              <w:rPr>
                <w:sz w:val="24"/>
              </w:rPr>
              <w:t>30</w:t>
            </w:r>
          </w:p>
        </w:tc>
        <w:tc>
          <w:tcPr>
            <w:tcW w:w="2311" w:type="dxa"/>
            <w:tcBorders>
              <w:top w:val="single" w:sz="6" w:space="0" w:color="000000"/>
              <w:left w:val="single" w:sz="6" w:space="0" w:color="000000"/>
              <w:bottom w:val="single" w:sz="6" w:space="0" w:color="000000"/>
              <w:right w:val="single" w:sz="6" w:space="0" w:color="000000"/>
            </w:tcBorders>
          </w:tcPr>
          <w:p w14:paraId="61FA0D46" w14:textId="77777777" w:rsidR="000D14B5" w:rsidRDefault="009748A5">
            <w:pPr>
              <w:pStyle w:val="TableParagraph"/>
              <w:spacing w:line="255" w:lineRule="exact"/>
              <w:ind w:left="508" w:right="494"/>
              <w:jc w:val="center"/>
              <w:rPr>
                <w:sz w:val="24"/>
              </w:rPr>
            </w:pPr>
            <w:r>
              <w:rPr>
                <w:sz w:val="24"/>
              </w:rPr>
              <w:t>60.489963</w:t>
            </w:r>
          </w:p>
        </w:tc>
        <w:tc>
          <w:tcPr>
            <w:tcW w:w="1796" w:type="dxa"/>
            <w:tcBorders>
              <w:top w:val="single" w:sz="6" w:space="0" w:color="000000"/>
              <w:left w:val="single" w:sz="6" w:space="0" w:color="000000"/>
              <w:bottom w:val="single" w:sz="6" w:space="0" w:color="000000"/>
            </w:tcBorders>
          </w:tcPr>
          <w:p w14:paraId="50DC0F72" w14:textId="77777777" w:rsidR="000D14B5" w:rsidRDefault="009748A5">
            <w:pPr>
              <w:pStyle w:val="TableParagraph"/>
              <w:spacing w:line="255" w:lineRule="exact"/>
              <w:ind w:left="287"/>
              <w:rPr>
                <w:sz w:val="24"/>
              </w:rPr>
            </w:pPr>
            <w:r>
              <w:rPr>
                <w:sz w:val="24"/>
              </w:rPr>
              <w:t>-150.860982</w:t>
            </w:r>
          </w:p>
        </w:tc>
      </w:tr>
      <w:tr w:rsidR="000D14B5" w14:paraId="047D6D4A" w14:textId="77777777">
        <w:trPr>
          <w:trHeight w:val="275"/>
        </w:trPr>
        <w:tc>
          <w:tcPr>
            <w:tcW w:w="3060" w:type="dxa"/>
            <w:tcBorders>
              <w:top w:val="single" w:sz="6" w:space="0" w:color="000000"/>
              <w:bottom w:val="single" w:sz="6" w:space="0" w:color="000000"/>
              <w:right w:val="single" w:sz="6" w:space="0" w:color="000000"/>
            </w:tcBorders>
          </w:tcPr>
          <w:p w14:paraId="0A14B742" w14:textId="77777777" w:rsidR="000D14B5" w:rsidRDefault="009748A5">
            <w:pPr>
              <w:pStyle w:val="TableParagraph"/>
              <w:spacing w:line="255" w:lineRule="exact"/>
              <w:ind w:left="92"/>
              <w:rPr>
                <w:sz w:val="24"/>
              </w:rPr>
            </w:pPr>
            <w:r>
              <w:rPr>
                <w:sz w:val="24"/>
              </w:rPr>
              <w:t>Moose River</w:t>
            </w:r>
          </w:p>
        </w:tc>
        <w:tc>
          <w:tcPr>
            <w:tcW w:w="1469" w:type="dxa"/>
            <w:tcBorders>
              <w:top w:val="single" w:sz="6" w:space="0" w:color="000000"/>
              <w:left w:val="single" w:sz="6" w:space="0" w:color="000000"/>
              <w:bottom w:val="single" w:sz="6" w:space="0" w:color="000000"/>
              <w:right w:val="single" w:sz="6" w:space="0" w:color="000000"/>
            </w:tcBorders>
          </w:tcPr>
          <w:p w14:paraId="57C702B7" w14:textId="77777777" w:rsidR="000D14B5" w:rsidRDefault="009748A5">
            <w:pPr>
              <w:pStyle w:val="TableParagraph"/>
              <w:spacing w:line="255" w:lineRule="exact"/>
              <w:ind w:left="502" w:right="491"/>
              <w:jc w:val="center"/>
              <w:rPr>
                <w:sz w:val="24"/>
              </w:rPr>
            </w:pPr>
            <w:r>
              <w:rPr>
                <w:sz w:val="24"/>
              </w:rPr>
              <w:t>36</w:t>
            </w:r>
          </w:p>
        </w:tc>
        <w:tc>
          <w:tcPr>
            <w:tcW w:w="2311" w:type="dxa"/>
            <w:tcBorders>
              <w:top w:val="single" w:sz="6" w:space="0" w:color="000000"/>
              <w:left w:val="single" w:sz="6" w:space="0" w:color="000000"/>
              <w:bottom w:val="single" w:sz="6" w:space="0" w:color="000000"/>
              <w:right w:val="single" w:sz="6" w:space="0" w:color="000000"/>
            </w:tcBorders>
          </w:tcPr>
          <w:p w14:paraId="08C018F9" w14:textId="77777777" w:rsidR="000D14B5" w:rsidRDefault="009748A5">
            <w:pPr>
              <w:pStyle w:val="TableParagraph"/>
              <w:spacing w:line="255" w:lineRule="exact"/>
              <w:ind w:left="508" w:right="494"/>
              <w:jc w:val="center"/>
              <w:rPr>
                <w:sz w:val="24"/>
              </w:rPr>
            </w:pPr>
            <w:r>
              <w:rPr>
                <w:sz w:val="24"/>
              </w:rPr>
              <w:t>60.536870</w:t>
            </w:r>
          </w:p>
        </w:tc>
        <w:tc>
          <w:tcPr>
            <w:tcW w:w="1796" w:type="dxa"/>
            <w:tcBorders>
              <w:top w:val="single" w:sz="6" w:space="0" w:color="000000"/>
              <w:left w:val="single" w:sz="6" w:space="0" w:color="000000"/>
              <w:bottom w:val="single" w:sz="6" w:space="0" w:color="000000"/>
            </w:tcBorders>
          </w:tcPr>
          <w:p w14:paraId="4C8AD0EA" w14:textId="77777777" w:rsidR="000D14B5" w:rsidRDefault="009748A5">
            <w:pPr>
              <w:pStyle w:val="TableParagraph"/>
              <w:spacing w:line="255" w:lineRule="exact"/>
              <w:ind w:left="287"/>
              <w:rPr>
                <w:sz w:val="24"/>
              </w:rPr>
            </w:pPr>
            <w:r>
              <w:rPr>
                <w:sz w:val="24"/>
              </w:rPr>
              <w:t>-150.754724</w:t>
            </w:r>
          </w:p>
        </w:tc>
      </w:tr>
      <w:tr w:rsidR="000D14B5" w14:paraId="13F19DB5" w14:textId="77777777">
        <w:trPr>
          <w:trHeight w:val="276"/>
        </w:trPr>
        <w:tc>
          <w:tcPr>
            <w:tcW w:w="3060" w:type="dxa"/>
            <w:tcBorders>
              <w:top w:val="single" w:sz="6" w:space="0" w:color="000000"/>
              <w:bottom w:val="single" w:sz="6" w:space="0" w:color="000000"/>
              <w:right w:val="single" w:sz="6" w:space="0" w:color="000000"/>
            </w:tcBorders>
          </w:tcPr>
          <w:p w14:paraId="5AD65FE9" w14:textId="77777777" w:rsidR="000D14B5" w:rsidRDefault="009748A5">
            <w:pPr>
              <w:pStyle w:val="TableParagraph"/>
              <w:spacing w:line="257" w:lineRule="exact"/>
              <w:ind w:left="92"/>
              <w:rPr>
                <w:sz w:val="24"/>
              </w:rPr>
            </w:pPr>
            <w:r>
              <w:rPr>
                <w:sz w:val="24"/>
              </w:rPr>
              <w:t>Killey River</w:t>
            </w:r>
          </w:p>
        </w:tc>
        <w:tc>
          <w:tcPr>
            <w:tcW w:w="1469" w:type="dxa"/>
            <w:tcBorders>
              <w:top w:val="single" w:sz="6" w:space="0" w:color="000000"/>
              <w:left w:val="single" w:sz="6" w:space="0" w:color="000000"/>
              <w:bottom w:val="single" w:sz="6" w:space="0" w:color="000000"/>
              <w:right w:val="single" w:sz="6" w:space="0" w:color="000000"/>
            </w:tcBorders>
          </w:tcPr>
          <w:p w14:paraId="6D2A580A" w14:textId="77777777" w:rsidR="000D14B5" w:rsidRDefault="009748A5">
            <w:pPr>
              <w:pStyle w:val="TableParagraph"/>
              <w:spacing w:line="257" w:lineRule="exact"/>
              <w:ind w:left="502" w:right="491"/>
              <w:jc w:val="center"/>
              <w:rPr>
                <w:sz w:val="24"/>
              </w:rPr>
            </w:pPr>
            <w:r>
              <w:rPr>
                <w:sz w:val="24"/>
              </w:rPr>
              <w:t>44</w:t>
            </w:r>
          </w:p>
        </w:tc>
        <w:tc>
          <w:tcPr>
            <w:tcW w:w="2311" w:type="dxa"/>
            <w:tcBorders>
              <w:top w:val="single" w:sz="6" w:space="0" w:color="000000"/>
              <w:left w:val="single" w:sz="6" w:space="0" w:color="000000"/>
              <w:bottom w:val="single" w:sz="6" w:space="0" w:color="000000"/>
              <w:right w:val="single" w:sz="6" w:space="0" w:color="000000"/>
            </w:tcBorders>
          </w:tcPr>
          <w:p w14:paraId="0C807524" w14:textId="77777777" w:rsidR="000D14B5" w:rsidRDefault="009748A5">
            <w:pPr>
              <w:pStyle w:val="TableParagraph"/>
              <w:spacing w:line="257" w:lineRule="exact"/>
              <w:ind w:left="508" w:right="494"/>
              <w:jc w:val="center"/>
              <w:rPr>
                <w:sz w:val="24"/>
              </w:rPr>
            </w:pPr>
            <w:r>
              <w:rPr>
                <w:sz w:val="24"/>
              </w:rPr>
              <w:t>60.481518</w:t>
            </w:r>
          </w:p>
        </w:tc>
        <w:tc>
          <w:tcPr>
            <w:tcW w:w="1796" w:type="dxa"/>
            <w:tcBorders>
              <w:top w:val="single" w:sz="6" w:space="0" w:color="000000"/>
              <w:left w:val="single" w:sz="6" w:space="0" w:color="000000"/>
              <w:bottom w:val="single" w:sz="6" w:space="0" w:color="000000"/>
            </w:tcBorders>
          </w:tcPr>
          <w:p w14:paraId="371AA325" w14:textId="77777777" w:rsidR="000D14B5" w:rsidRDefault="009748A5">
            <w:pPr>
              <w:pStyle w:val="TableParagraph"/>
              <w:spacing w:line="257" w:lineRule="exact"/>
              <w:ind w:left="287"/>
              <w:rPr>
                <w:sz w:val="24"/>
              </w:rPr>
            </w:pPr>
            <w:r>
              <w:rPr>
                <w:sz w:val="24"/>
              </w:rPr>
              <w:t>-150.632498</w:t>
            </w:r>
          </w:p>
        </w:tc>
      </w:tr>
      <w:tr w:rsidR="000D14B5" w14:paraId="23557AE3" w14:textId="77777777">
        <w:trPr>
          <w:trHeight w:val="275"/>
        </w:trPr>
        <w:tc>
          <w:tcPr>
            <w:tcW w:w="3060" w:type="dxa"/>
            <w:tcBorders>
              <w:top w:val="single" w:sz="6" w:space="0" w:color="000000"/>
              <w:bottom w:val="single" w:sz="6" w:space="0" w:color="000000"/>
              <w:right w:val="single" w:sz="6" w:space="0" w:color="000000"/>
            </w:tcBorders>
          </w:tcPr>
          <w:p w14:paraId="373BE55F" w14:textId="77777777" w:rsidR="000D14B5" w:rsidRDefault="009748A5">
            <w:pPr>
              <w:pStyle w:val="TableParagraph"/>
              <w:spacing w:line="255" w:lineRule="exact"/>
              <w:ind w:left="92"/>
              <w:rPr>
                <w:sz w:val="24"/>
              </w:rPr>
            </w:pPr>
            <w:r>
              <w:rPr>
                <w:sz w:val="24"/>
              </w:rPr>
              <w:t>Russian River</w:t>
            </w:r>
          </w:p>
        </w:tc>
        <w:tc>
          <w:tcPr>
            <w:tcW w:w="1469" w:type="dxa"/>
            <w:tcBorders>
              <w:top w:val="single" w:sz="6" w:space="0" w:color="000000"/>
              <w:left w:val="single" w:sz="6" w:space="0" w:color="000000"/>
              <w:bottom w:val="single" w:sz="6" w:space="0" w:color="000000"/>
              <w:right w:val="single" w:sz="6" w:space="0" w:color="000000"/>
            </w:tcBorders>
          </w:tcPr>
          <w:p w14:paraId="0FDB4555" w14:textId="77777777" w:rsidR="000D14B5" w:rsidRDefault="009748A5">
            <w:pPr>
              <w:pStyle w:val="TableParagraph"/>
              <w:spacing w:line="255" w:lineRule="exact"/>
              <w:ind w:left="502" w:right="491"/>
              <w:jc w:val="center"/>
              <w:rPr>
                <w:sz w:val="24"/>
              </w:rPr>
            </w:pPr>
            <w:r>
              <w:rPr>
                <w:sz w:val="24"/>
              </w:rPr>
              <w:t>74</w:t>
            </w:r>
          </w:p>
        </w:tc>
        <w:tc>
          <w:tcPr>
            <w:tcW w:w="2311" w:type="dxa"/>
            <w:tcBorders>
              <w:top w:val="single" w:sz="6" w:space="0" w:color="000000"/>
              <w:left w:val="single" w:sz="6" w:space="0" w:color="000000"/>
              <w:bottom w:val="single" w:sz="6" w:space="0" w:color="000000"/>
              <w:right w:val="single" w:sz="6" w:space="0" w:color="000000"/>
            </w:tcBorders>
          </w:tcPr>
          <w:p w14:paraId="69FF7CDB" w14:textId="77777777" w:rsidR="000D14B5" w:rsidRDefault="009748A5">
            <w:pPr>
              <w:pStyle w:val="TableParagraph"/>
              <w:spacing w:line="255" w:lineRule="exact"/>
              <w:ind w:left="508" w:right="494"/>
              <w:jc w:val="center"/>
              <w:rPr>
                <w:sz w:val="24"/>
              </w:rPr>
            </w:pPr>
            <w:r>
              <w:rPr>
                <w:sz w:val="24"/>
              </w:rPr>
              <w:t>60.484622</w:t>
            </w:r>
          </w:p>
        </w:tc>
        <w:tc>
          <w:tcPr>
            <w:tcW w:w="1796" w:type="dxa"/>
            <w:tcBorders>
              <w:top w:val="single" w:sz="6" w:space="0" w:color="000000"/>
              <w:left w:val="single" w:sz="6" w:space="0" w:color="000000"/>
              <w:bottom w:val="single" w:sz="6" w:space="0" w:color="000000"/>
            </w:tcBorders>
          </w:tcPr>
          <w:p w14:paraId="0965D97E" w14:textId="77777777" w:rsidR="000D14B5" w:rsidRDefault="009748A5">
            <w:pPr>
              <w:pStyle w:val="TableParagraph"/>
              <w:spacing w:line="255" w:lineRule="exact"/>
              <w:ind w:left="287"/>
              <w:rPr>
                <w:sz w:val="24"/>
              </w:rPr>
            </w:pPr>
            <w:r>
              <w:rPr>
                <w:sz w:val="24"/>
              </w:rPr>
              <w:t>-149.993955</w:t>
            </w:r>
          </w:p>
        </w:tc>
      </w:tr>
      <w:tr w:rsidR="000D14B5" w14:paraId="0DA4577D" w14:textId="77777777">
        <w:trPr>
          <w:trHeight w:val="276"/>
        </w:trPr>
        <w:tc>
          <w:tcPr>
            <w:tcW w:w="3060" w:type="dxa"/>
            <w:tcBorders>
              <w:top w:val="single" w:sz="6" w:space="0" w:color="000000"/>
              <w:bottom w:val="single" w:sz="6" w:space="0" w:color="000000"/>
              <w:right w:val="single" w:sz="6" w:space="0" w:color="000000"/>
            </w:tcBorders>
          </w:tcPr>
          <w:p w14:paraId="21580E37" w14:textId="77777777" w:rsidR="000D14B5" w:rsidRDefault="009748A5">
            <w:pPr>
              <w:pStyle w:val="TableParagraph"/>
              <w:spacing w:line="257" w:lineRule="exact"/>
              <w:ind w:left="92"/>
              <w:rPr>
                <w:sz w:val="24"/>
              </w:rPr>
            </w:pPr>
            <w:r>
              <w:rPr>
                <w:sz w:val="24"/>
              </w:rPr>
              <w:t>Juneau Creek</w:t>
            </w:r>
          </w:p>
        </w:tc>
        <w:tc>
          <w:tcPr>
            <w:tcW w:w="1469" w:type="dxa"/>
            <w:tcBorders>
              <w:top w:val="single" w:sz="6" w:space="0" w:color="000000"/>
              <w:left w:val="single" w:sz="6" w:space="0" w:color="000000"/>
              <w:bottom w:val="single" w:sz="6" w:space="0" w:color="000000"/>
              <w:right w:val="single" w:sz="6" w:space="0" w:color="000000"/>
            </w:tcBorders>
          </w:tcPr>
          <w:p w14:paraId="4A260CDA" w14:textId="77777777" w:rsidR="000D14B5" w:rsidRDefault="009748A5">
            <w:pPr>
              <w:pStyle w:val="TableParagraph"/>
              <w:spacing w:line="257" w:lineRule="exact"/>
              <w:ind w:left="502" w:right="491"/>
              <w:jc w:val="center"/>
              <w:rPr>
                <w:sz w:val="24"/>
              </w:rPr>
            </w:pPr>
            <w:r>
              <w:rPr>
                <w:sz w:val="24"/>
              </w:rPr>
              <w:t>79.5</w:t>
            </w:r>
          </w:p>
        </w:tc>
        <w:tc>
          <w:tcPr>
            <w:tcW w:w="2311" w:type="dxa"/>
            <w:tcBorders>
              <w:top w:val="single" w:sz="6" w:space="0" w:color="000000"/>
              <w:left w:val="single" w:sz="6" w:space="0" w:color="000000"/>
              <w:bottom w:val="single" w:sz="6" w:space="0" w:color="000000"/>
              <w:right w:val="single" w:sz="6" w:space="0" w:color="000000"/>
            </w:tcBorders>
          </w:tcPr>
          <w:p w14:paraId="30C7DBDE" w14:textId="77777777" w:rsidR="000D14B5" w:rsidRDefault="009748A5">
            <w:pPr>
              <w:pStyle w:val="TableParagraph"/>
              <w:spacing w:line="257" w:lineRule="exact"/>
              <w:ind w:left="508" w:right="494"/>
              <w:jc w:val="center"/>
              <w:rPr>
                <w:sz w:val="24"/>
              </w:rPr>
            </w:pPr>
            <w:r>
              <w:rPr>
                <w:sz w:val="24"/>
              </w:rPr>
              <w:t>60.489</w:t>
            </w:r>
          </w:p>
        </w:tc>
        <w:tc>
          <w:tcPr>
            <w:tcW w:w="1796" w:type="dxa"/>
            <w:tcBorders>
              <w:top w:val="single" w:sz="6" w:space="0" w:color="000000"/>
              <w:left w:val="single" w:sz="6" w:space="0" w:color="000000"/>
              <w:bottom w:val="single" w:sz="6" w:space="0" w:color="000000"/>
            </w:tcBorders>
          </w:tcPr>
          <w:p w14:paraId="7E4A90DD" w14:textId="77777777" w:rsidR="000D14B5" w:rsidRDefault="009748A5">
            <w:pPr>
              <w:pStyle w:val="TableParagraph"/>
              <w:spacing w:line="257" w:lineRule="exact"/>
              <w:ind w:left="467"/>
              <w:rPr>
                <w:sz w:val="24"/>
              </w:rPr>
            </w:pPr>
            <w:r>
              <w:rPr>
                <w:sz w:val="24"/>
              </w:rPr>
              <w:t>-149.877</w:t>
            </w:r>
          </w:p>
        </w:tc>
      </w:tr>
    </w:tbl>
    <w:p w14:paraId="72986457" w14:textId="77777777" w:rsidR="004D09A6" w:rsidRDefault="004D09A6" w:rsidP="00B74CB3">
      <w:pPr>
        <w:pStyle w:val="BodyText"/>
        <w:ind w:right="219"/>
        <w:jc w:val="both"/>
      </w:pPr>
    </w:p>
    <w:p w14:paraId="5B4E556A" w14:textId="77777777" w:rsidR="004D09A6" w:rsidRDefault="004D09A6" w:rsidP="00D74E5D">
      <w:pPr>
        <w:pStyle w:val="BodyText"/>
        <w:ind w:left="360" w:right="219"/>
        <w:jc w:val="both"/>
      </w:pPr>
    </w:p>
    <w:p w14:paraId="672FAE6E" w14:textId="77777777" w:rsidR="004D09A6" w:rsidRDefault="004D09A6" w:rsidP="00D74E5D">
      <w:pPr>
        <w:pStyle w:val="BodyText"/>
        <w:ind w:left="360" w:right="219"/>
        <w:jc w:val="both"/>
      </w:pPr>
      <w:r>
        <w:rPr>
          <w:noProof/>
          <w:sz w:val="20"/>
        </w:rPr>
        <w:drawing>
          <wp:inline distT="0" distB="0" distL="0" distR="0" wp14:anchorId="2B439385" wp14:editId="5A7F1BD3">
            <wp:extent cx="5198679" cy="4023360"/>
            <wp:effectExtent l="0" t="0" r="0" b="0"/>
            <wp:docPr id="20" name="image6.jpeg" descr="black_white_baseline_3_3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6" cstate="print"/>
                    <a:stretch>
                      <a:fillRect/>
                    </a:stretch>
                  </pic:blipFill>
                  <pic:spPr>
                    <a:xfrm>
                      <a:off x="0" y="0"/>
                      <a:ext cx="5198679" cy="4023360"/>
                    </a:xfrm>
                    <a:prstGeom prst="rect">
                      <a:avLst/>
                    </a:prstGeom>
                  </pic:spPr>
                </pic:pic>
              </a:graphicData>
            </a:graphic>
          </wp:inline>
        </w:drawing>
      </w:r>
    </w:p>
    <w:p w14:paraId="519AFBFD" w14:textId="2D01E974" w:rsidR="000D14B5" w:rsidRPr="00D602D6" w:rsidRDefault="009748A5" w:rsidP="00D602D6">
      <w:pPr>
        <w:pStyle w:val="Caption"/>
        <w:ind w:firstLine="360"/>
        <w:rPr>
          <w:sz w:val="24"/>
        </w:rPr>
      </w:pPr>
      <w:bookmarkStart w:id="221" w:name="_bookmark15"/>
      <w:bookmarkStart w:id="222" w:name="_Toc125959529"/>
      <w:bookmarkEnd w:id="221"/>
      <w:r w:rsidRPr="00D602D6">
        <w:rPr>
          <w:i w:val="0"/>
          <w:color w:val="auto"/>
          <w:sz w:val="24"/>
        </w:rPr>
        <w:t xml:space="preserve">Figure </w:t>
      </w:r>
      <w:r w:rsidR="00662FD7" w:rsidRPr="00662FD7">
        <w:rPr>
          <w:i w:val="0"/>
          <w:color w:val="auto"/>
          <w:sz w:val="24"/>
          <w:szCs w:val="24"/>
        </w:rPr>
        <w:fldChar w:fldCharType="begin"/>
      </w:r>
      <w:r w:rsidR="00662FD7" w:rsidRPr="00662FD7">
        <w:rPr>
          <w:i w:val="0"/>
          <w:color w:val="auto"/>
          <w:sz w:val="24"/>
          <w:szCs w:val="24"/>
        </w:rPr>
        <w:instrText xml:space="preserve"> SEQ Figure \* ARABIC </w:instrText>
      </w:r>
      <w:r w:rsidR="00662FD7" w:rsidRPr="00662FD7">
        <w:rPr>
          <w:i w:val="0"/>
          <w:color w:val="auto"/>
          <w:sz w:val="24"/>
          <w:szCs w:val="24"/>
        </w:rPr>
        <w:fldChar w:fldCharType="separate"/>
      </w:r>
      <w:r w:rsidR="00AD3520">
        <w:rPr>
          <w:i w:val="0"/>
          <w:noProof/>
          <w:color w:val="auto"/>
          <w:sz w:val="24"/>
          <w:szCs w:val="24"/>
        </w:rPr>
        <w:t>2</w:t>
      </w:r>
      <w:r w:rsidR="00662FD7" w:rsidRPr="00662FD7">
        <w:rPr>
          <w:i w:val="0"/>
          <w:color w:val="auto"/>
          <w:sz w:val="24"/>
          <w:szCs w:val="24"/>
        </w:rPr>
        <w:fldChar w:fldCharType="end"/>
      </w:r>
      <w:r w:rsidR="00662FD7">
        <w:rPr>
          <w:i w:val="0"/>
          <w:color w:val="auto"/>
          <w:sz w:val="24"/>
          <w:szCs w:val="24"/>
        </w:rPr>
        <w:t>.</w:t>
      </w:r>
      <w:r w:rsidRPr="00D602D6">
        <w:rPr>
          <w:i w:val="0"/>
          <w:color w:val="auto"/>
          <w:sz w:val="24"/>
        </w:rPr>
        <w:t xml:space="preserve"> Map of the multi-agency baseline sample locations and the Kenai River watershed.</w:t>
      </w:r>
      <w:bookmarkEnd w:id="222"/>
    </w:p>
    <w:p w14:paraId="60487340" w14:textId="77777777" w:rsidR="00740AA8" w:rsidRDefault="00740AA8" w:rsidP="00D602D6">
      <w:pPr>
        <w:pStyle w:val="BodyText"/>
        <w:spacing w:before="89"/>
        <w:ind w:right="220"/>
        <w:jc w:val="both"/>
      </w:pPr>
      <w:bookmarkStart w:id="223" w:name="_bookmark16"/>
      <w:bookmarkStart w:id="224" w:name="_Hlk117067798"/>
      <w:bookmarkEnd w:id="223"/>
    </w:p>
    <w:p w14:paraId="79BC2596" w14:textId="3ADD7E8E" w:rsidR="007F406F" w:rsidRDefault="009748A5" w:rsidP="00D602D6">
      <w:pPr>
        <w:pStyle w:val="BodyText"/>
        <w:spacing w:before="89"/>
        <w:ind w:right="220"/>
        <w:jc w:val="both"/>
      </w:pPr>
      <w:r>
        <w:t xml:space="preserve">The City of Soldotna Wastewater Treatment Plant has the capability and equipment to </w:t>
      </w:r>
      <w:r w:rsidR="00EF34A1">
        <w:t>test</w:t>
      </w:r>
      <w:r w:rsidR="00EF34A1">
        <w:rPr>
          <w:spacing w:val="-43"/>
        </w:rPr>
        <w:t xml:space="preserve"> </w:t>
      </w:r>
      <w:r w:rsidR="00EF34A1">
        <w:t xml:space="preserve">the </w:t>
      </w:r>
      <w:r>
        <w:t>following parameters and will do so as time allows and staffs are available and willing to donate</w:t>
      </w:r>
      <w:r>
        <w:rPr>
          <w:spacing w:val="-1"/>
        </w:rPr>
        <w:t xml:space="preserve"> </w:t>
      </w:r>
      <w:r>
        <w:t>time:</w:t>
      </w:r>
    </w:p>
    <w:p w14:paraId="1C3B301C" w14:textId="77777777" w:rsidR="007F406F" w:rsidRDefault="009748A5" w:rsidP="00D602D6">
      <w:pPr>
        <w:pStyle w:val="BodyText"/>
        <w:numPr>
          <w:ilvl w:val="0"/>
          <w:numId w:val="74"/>
        </w:numPr>
        <w:spacing w:before="89"/>
        <w:ind w:right="220"/>
        <w:jc w:val="both"/>
      </w:pPr>
      <w:r w:rsidRPr="00AF7CAA">
        <w:t>Turbidity</w:t>
      </w:r>
    </w:p>
    <w:p w14:paraId="068FC6E6" w14:textId="77777777" w:rsidR="007F406F" w:rsidRDefault="009748A5" w:rsidP="00D602D6">
      <w:pPr>
        <w:pStyle w:val="BodyText"/>
        <w:numPr>
          <w:ilvl w:val="0"/>
          <w:numId w:val="74"/>
        </w:numPr>
        <w:spacing w:before="89"/>
        <w:ind w:right="220"/>
        <w:jc w:val="both"/>
      </w:pPr>
      <w:r w:rsidRPr="00AF7CAA">
        <w:t>Conductivity</w:t>
      </w:r>
    </w:p>
    <w:p w14:paraId="70053421" w14:textId="77777777" w:rsidR="007F406F" w:rsidRDefault="009748A5" w:rsidP="00D602D6">
      <w:pPr>
        <w:pStyle w:val="BodyText"/>
        <w:numPr>
          <w:ilvl w:val="0"/>
          <w:numId w:val="74"/>
        </w:numPr>
        <w:spacing w:before="89"/>
        <w:ind w:right="220"/>
        <w:jc w:val="both"/>
      </w:pPr>
      <w:r w:rsidRPr="00AF7CAA">
        <w:t>pH</w:t>
      </w:r>
    </w:p>
    <w:p w14:paraId="2DC63AB9" w14:textId="77777777" w:rsidR="007F406F" w:rsidRDefault="009748A5" w:rsidP="00D602D6">
      <w:pPr>
        <w:pStyle w:val="BodyText"/>
        <w:numPr>
          <w:ilvl w:val="0"/>
          <w:numId w:val="74"/>
        </w:numPr>
        <w:spacing w:before="89"/>
        <w:ind w:right="220"/>
        <w:jc w:val="both"/>
      </w:pPr>
      <w:r w:rsidRPr="00AF7CAA">
        <w:t>Total Suspended</w:t>
      </w:r>
      <w:r w:rsidRPr="007F406F">
        <w:rPr>
          <w:spacing w:val="-1"/>
        </w:rPr>
        <w:t xml:space="preserve"> </w:t>
      </w:r>
      <w:r>
        <w:t>Solids</w:t>
      </w:r>
    </w:p>
    <w:p w14:paraId="67CB5C91" w14:textId="354B88A7" w:rsidR="000D14B5" w:rsidRDefault="009748A5" w:rsidP="007F406F">
      <w:pPr>
        <w:pStyle w:val="BodyText"/>
        <w:numPr>
          <w:ilvl w:val="0"/>
          <w:numId w:val="74"/>
        </w:numPr>
        <w:spacing w:before="89"/>
        <w:ind w:right="220"/>
        <w:jc w:val="both"/>
      </w:pPr>
      <w:r w:rsidRPr="00AF7CAA">
        <w:t>Fecal</w:t>
      </w:r>
      <w:r w:rsidRPr="007F406F">
        <w:rPr>
          <w:spacing w:val="-1"/>
        </w:rPr>
        <w:t xml:space="preserve"> </w:t>
      </w:r>
      <w:r>
        <w:t>Coliform</w:t>
      </w:r>
    </w:p>
    <w:p w14:paraId="03298C4F" w14:textId="77777777" w:rsidR="007F406F" w:rsidRDefault="007F406F" w:rsidP="007F406F">
      <w:pPr>
        <w:pStyle w:val="BodyText"/>
        <w:jc w:val="both"/>
      </w:pPr>
    </w:p>
    <w:p w14:paraId="62028E4D" w14:textId="6F71FDFB" w:rsidR="000D14B5" w:rsidRDefault="009748A5" w:rsidP="00D602D6">
      <w:pPr>
        <w:pStyle w:val="BodyText"/>
        <w:jc w:val="both"/>
      </w:pPr>
      <w:r>
        <w:t>SGS</w:t>
      </w:r>
      <w:r w:rsidR="00434CF1">
        <w:t xml:space="preserve"> Anchorage</w:t>
      </w:r>
      <w:r>
        <w:t xml:space="preserve"> will be under contract for a more intensive analysis of water quality parameters including:</w:t>
      </w:r>
    </w:p>
    <w:p w14:paraId="1719F9F7" w14:textId="77777777" w:rsidR="000D14B5" w:rsidRDefault="000D14B5" w:rsidP="00D602D6">
      <w:pPr>
        <w:pStyle w:val="BodyText"/>
        <w:ind w:left="360"/>
        <w:jc w:val="both"/>
      </w:pPr>
    </w:p>
    <w:p w14:paraId="2456BDFB" w14:textId="77777777" w:rsidR="007F406F" w:rsidRDefault="009748A5" w:rsidP="00D602D6">
      <w:pPr>
        <w:pStyle w:val="BodyText"/>
        <w:numPr>
          <w:ilvl w:val="0"/>
          <w:numId w:val="75"/>
        </w:numPr>
        <w:jc w:val="both"/>
      </w:pPr>
      <w:r w:rsidRPr="00AF7CAA">
        <w:t>Hydrocarbons</w:t>
      </w:r>
    </w:p>
    <w:p w14:paraId="06955F12" w14:textId="77777777" w:rsidR="007F406F" w:rsidRDefault="009748A5" w:rsidP="00D602D6">
      <w:pPr>
        <w:pStyle w:val="BodyText"/>
        <w:numPr>
          <w:ilvl w:val="0"/>
          <w:numId w:val="75"/>
        </w:numPr>
        <w:jc w:val="both"/>
      </w:pPr>
      <w:r w:rsidRPr="00AF7CAA">
        <w:t>Trace</w:t>
      </w:r>
      <w:r w:rsidRPr="007F406F">
        <w:rPr>
          <w:spacing w:val="-1"/>
        </w:rPr>
        <w:t xml:space="preserve"> </w:t>
      </w:r>
      <w:r>
        <w:t>Metals</w:t>
      </w:r>
    </w:p>
    <w:p w14:paraId="7C9B6F72" w14:textId="77777777" w:rsidR="007F406F" w:rsidRDefault="009748A5" w:rsidP="00D602D6">
      <w:pPr>
        <w:pStyle w:val="BodyText"/>
        <w:numPr>
          <w:ilvl w:val="0"/>
          <w:numId w:val="75"/>
        </w:numPr>
        <w:jc w:val="both"/>
      </w:pPr>
      <w:r w:rsidRPr="00AF7CAA">
        <w:t>Total</w:t>
      </w:r>
      <w:r w:rsidRPr="007F406F">
        <w:rPr>
          <w:spacing w:val="-1"/>
        </w:rPr>
        <w:t xml:space="preserve"> </w:t>
      </w:r>
      <w:r>
        <w:t>Phosphorous</w:t>
      </w:r>
    </w:p>
    <w:p w14:paraId="1F4DA067" w14:textId="48E46249" w:rsidR="000D14B5" w:rsidRDefault="009748A5" w:rsidP="007F406F">
      <w:pPr>
        <w:pStyle w:val="BodyText"/>
        <w:numPr>
          <w:ilvl w:val="0"/>
          <w:numId w:val="75"/>
        </w:numPr>
        <w:jc w:val="both"/>
      </w:pPr>
      <w:r w:rsidRPr="00AF7CAA">
        <w:t>Nitrates</w:t>
      </w:r>
    </w:p>
    <w:p w14:paraId="6B090F77" w14:textId="77777777" w:rsidR="007F406F" w:rsidRDefault="007F406F" w:rsidP="007F406F">
      <w:pPr>
        <w:pStyle w:val="BodyText"/>
        <w:rPr>
          <w:szCs w:val="22"/>
        </w:rPr>
      </w:pPr>
    </w:p>
    <w:p w14:paraId="323A1B3D" w14:textId="123A8B92" w:rsidR="009F72AC" w:rsidRPr="00AF7CAA" w:rsidRDefault="009F72AC" w:rsidP="00D602D6">
      <w:pPr>
        <w:pStyle w:val="BodyText"/>
      </w:pPr>
      <w:r w:rsidRPr="00AF7CAA">
        <w:t xml:space="preserve">Tauriainen </w:t>
      </w:r>
      <w:r w:rsidRPr="00434CF1">
        <w:t>Engineering &amp; Testing will be under contract for analysis of water quality parameters including:</w:t>
      </w:r>
    </w:p>
    <w:p w14:paraId="7D94E9F4" w14:textId="46251438" w:rsidR="00434CF1" w:rsidRPr="00E16D23" w:rsidRDefault="00434CF1" w:rsidP="00D602D6">
      <w:pPr>
        <w:pStyle w:val="BodyText"/>
        <w:ind w:left="360"/>
      </w:pPr>
    </w:p>
    <w:p w14:paraId="79F0FEF2" w14:textId="42CC6214" w:rsidR="00434CF1" w:rsidRDefault="00434CF1" w:rsidP="00D602D6">
      <w:pPr>
        <w:pStyle w:val="BodyText"/>
        <w:numPr>
          <w:ilvl w:val="0"/>
          <w:numId w:val="76"/>
        </w:numPr>
      </w:pPr>
      <w:commentRangeStart w:id="225"/>
      <w:commentRangeStart w:id="226"/>
      <w:r w:rsidRPr="00412CB2">
        <w:t xml:space="preserve">Fecal Coliform </w:t>
      </w:r>
      <w:commentRangeEnd w:id="225"/>
      <w:r w:rsidR="00645A89">
        <w:rPr>
          <w:rStyle w:val="CommentReference"/>
        </w:rPr>
        <w:commentReference w:id="225"/>
      </w:r>
      <w:commentRangeEnd w:id="226"/>
      <w:r w:rsidR="0027703A">
        <w:rPr>
          <w:rStyle w:val="CommentReference"/>
        </w:rPr>
        <w:commentReference w:id="226"/>
      </w:r>
      <w:r w:rsidRPr="00434CF1">
        <w:t>(when the City of Soldotna cannot provide this</w:t>
      </w:r>
      <w:r w:rsidRPr="00434CF1">
        <w:rPr>
          <w:spacing w:val="-7"/>
        </w:rPr>
        <w:t xml:space="preserve"> </w:t>
      </w:r>
      <w:r w:rsidRPr="00434CF1">
        <w:t>analysis)</w:t>
      </w:r>
    </w:p>
    <w:p w14:paraId="641BC1A5" w14:textId="77777777" w:rsidR="000D14B5" w:rsidRDefault="000D14B5">
      <w:pPr>
        <w:pStyle w:val="BodyText"/>
        <w:spacing w:before="9"/>
        <w:rPr>
          <w:sz w:val="23"/>
        </w:rPr>
      </w:pPr>
    </w:p>
    <w:p w14:paraId="17E0D5B9" w14:textId="27B94A3B" w:rsidR="000D14B5" w:rsidRDefault="009748A5" w:rsidP="00D602D6">
      <w:pPr>
        <w:pStyle w:val="BodyText"/>
        <w:spacing w:before="1"/>
        <w:ind w:right="320"/>
      </w:pPr>
      <w:r>
        <w:t xml:space="preserve">Agency representatives receive training on sampling techniques directly from the SGS and the </w:t>
      </w:r>
      <w:r>
        <w:lastRenderedPageBreak/>
        <w:t xml:space="preserve">KWF Quality Assurance Officer on the day prior to sampling. Each team receiving training will be assigned from 1 to 5 sites to collect multiple water samples. </w:t>
      </w:r>
      <w:r w:rsidR="00944357">
        <w:t>Total suspended solids</w:t>
      </w:r>
      <w:r>
        <w:t xml:space="preserve"> samples will be taken directly to the City of Soldotna Wastewater Treatment for analysis within the capacity of the Soldotna Wastewater treatment plant. Remaining samples will be sent to SGS</w:t>
      </w:r>
      <w:r w:rsidR="00434CF1">
        <w:t xml:space="preserve"> or Tauriainen</w:t>
      </w:r>
      <w:r>
        <w:t xml:space="preserve"> for the more specific analysis as described above. </w:t>
      </w:r>
    </w:p>
    <w:bookmarkEnd w:id="224"/>
    <w:p w14:paraId="628F9311" w14:textId="77777777" w:rsidR="00260B58" w:rsidRPr="00C75F2A" w:rsidRDefault="00260B58" w:rsidP="00944357">
      <w:pPr>
        <w:pStyle w:val="BodyText"/>
        <w:spacing w:before="1"/>
        <w:ind w:left="687" w:right="320"/>
      </w:pPr>
    </w:p>
    <w:p w14:paraId="3909D927" w14:textId="77777777" w:rsidR="00260B58" w:rsidRPr="00C75F2A" w:rsidRDefault="00260B58" w:rsidP="00260B58">
      <w:pPr>
        <w:pStyle w:val="BodyText"/>
        <w:spacing w:before="1"/>
        <w:ind w:right="320"/>
      </w:pPr>
    </w:p>
    <w:p w14:paraId="49DC8F2D" w14:textId="77777777" w:rsidR="00260B58" w:rsidRPr="00C75F2A" w:rsidRDefault="00260B58" w:rsidP="005A0A2D">
      <w:pPr>
        <w:pStyle w:val="Heading2"/>
        <w:ind w:left="0"/>
        <w:rPr>
          <w:i w:val="0"/>
        </w:rPr>
      </w:pPr>
      <w:bookmarkStart w:id="227" w:name="_Toc117087854"/>
      <w:bookmarkStart w:id="228" w:name="_Toc125960347"/>
      <w:bookmarkStart w:id="229" w:name="_Toc125984007"/>
      <w:bookmarkStart w:id="230" w:name="_Toc125984290"/>
      <w:r w:rsidRPr="00C75F2A">
        <w:rPr>
          <w:i w:val="0"/>
        </w:rPr>
        <w:t>B2</w:t>
      </w:r>
      <w:r w:rsidR="00B54A80" w:rsidRPr="00C75F2A">
        <w:rPr>
          <w:i w:val="0"/>
        </w:rPr>
        <w:t xml:space="preserve">. </w:t>
      </w:r>
      <w:r w:rsidRPr="00C75F2A">
        <w:rPr>
          <w:i w:val="0"/>
        </w:rPr>
        <w:t>Sampling Methods</w:t>
      </w:r>
      <w:r w:rsidRPr="00C75F2A">
        <w:rPr>
          <w:i w:val="0"/>
          <w:spacing w:val="-2"/>
        </w:rPr>
        <w:t xml:space="preserve"> </w:t>
      </w:r>
      <w:r w:rsidRPr="00C75F2A">
        <w:rPr>
          <w:i w:val="0"/>
        </w:rPr>
        <w:t>Requirements</w:t>
      </w:r>
      <w:bookmarkEnd w:id="227"/>
      <w:bookmarkEnd w:id="228"/>
      <w:bookmarkEnd w:id="229"/>
      <w:bookmarkEnd w:id="230"/>
    </w:p>
    <w:p w14:paraId="0D6A7432" w14:textId="03836B22" w:rsidR="000D14B5" w:rsidRPr="00580EED" w:rsidRDefault="000D14B5" w:rsidP="00D602D6">
      <w:pPr>
        <w:pStyle w:val="BodyText"/>
      </w:pPr>
      <w:bookmarkStart w:id="231" w:name="B2_SAMPLING_METHODS_REQUIREMENTS"/>
      <w:bookmarkStart w:id="232" w:name="_Hlk117068141"/>
      <w:bookmarkEnd w:id="231"/>
    </w:p>
    <w:p w14:paraId="47F868E5" w14:textId="5C201D86" w:rsidR="000D14B5" w:rsidRDefault="009748A5" w:rsidP="00D602D6">
      <w:pPr>
        <w:pStyle w:val="BodyText"/>
        <w:ind w:right="555"/>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r w:rsidR="00C75F2A" w:rsidRPr="00C75F2A">
        <w:t xml:space="preserve"> </w:t>
      </w: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7D162C89" w14:textId="77777777" w:rsidR="000D14B5" w:rsidRPr="00D602D6" w:rsidRDefault="000D14B5">
      <w:pPr>
        <w:pStyle w:val="BodyText"/>
        <w:spacing w:before="11"/>
      </w:pPr>
    </w:p>
    <w:p w14:paraId="56B78BEA" w14:textId="2BB77D3E" w:rsidR="000D14B5" w:rsidRDefault="009748A5" w:rsidP="00D602D6">
      <w:pPr>
        <w:pStyle w:val="BodyText"/>
        <w:ind w:right="301"/>
      </w:pPr>
      <w:r>
        <w:t>Monitors will face upstream while collecting water samples</w:t>
      </w:r>
      <w:r w:rsidR="00AF20D9">
        <w:t>, wear clean gloves, and ensure that they are not downstream of any boats or other river obstacles that may be adding concentrated products into the water column</w:t>
      </w:r>
      <w:r w:rsidR="00AF20D9">
        <w:rPr>
          <w:color w:val="FF0000"/>
        </w:rPr>
        <w:t>.</w:t>
      </w:r>
      <w:r>
        <w:t xml:space="preserve"> </w:t>
      </w:r>
      <w:r w:rsidR="00EF34A1">
        <w:t xml:space="preserve">Monitors will employ “Clean Hands – Dirty Hands” technique when handling sample vessels and equipment </w:t>
      </w:r>
      <w:r w:rsidR="00EF34A1">
        <w:fldChar w:fldCharType="begin" w:fldLock="1"/>
      </w:r>
      <w:r w:rsidR="00D528B3">
        <w:instrText>ADDIN paperpile_citation &lt;clusterId&gt;H157V417K897O528&lt;/clusterId&gt;&lt;metadata&gt;&lt;citation&gt;&lt;id&gt;ac5509e1-a9ba-4628-9a15-f23516f4cc31&lt;/id&gt;&lt;/citation&gt;&lt;/metadata&gt;&lt;data&gt;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&lt;/data&gt; \* MERGEFORMAT</w:instrText>
      </w:r>
      <w:r w:rsidR="00EF34A1">
        <w:fldChar w:fldCharType="separate"/>
      </w:r>
      <w:r w:rsidR="00EF34A1">
        <w:rPr>
          <w:noProof/>
        </w:rPr>
        <w:t>(EPA 1996b)</w:t>
      </w:r>
      <w:r w:rsidR="00EF34A1">
        <w:fldChar w:fldCharType="end"/>
      </w:r>
      <w:r w:rsidR="00EF34A1">
        <w:t xml:space="preserve"> (see Appendix B for detailed protocol). </w:t>
      </w:r>
      <w:r w:rsidR="006E24C0">
        <w:t xml:space="preserve">Monitors will remove the bottle lid carefully, making sure not to touch the inside of the bottle cap or bottle rim. Never place bottle caps in pockets, or on surfaces. Monitors will do their best to minimize the amount of time that bottles are open before sample collection. </w:t>
      </w:r>
      <w:r>
        <w:t>Monitors will take water samples by inverting the bottles to six inches below water line then turning the bottle upright to collect the sample at that water level. They will Samples collected in the main stem of the Kenai River, unless otherwise noted on the data collection sheet for safety reasons, will be collected at least 10 feet away from the riverbank. Samples from a tributary stream will be collected upstream of the mixing zone with the Kenai River.</w:t>
      </w:r>
      <w:r w:rsidR="006E24C0">
        <w:t xml:space="preserve"> The GPS coordinates of the actual sample collection location will be reco</w:t>
      </w:r>
      <w:r w:rsidR="000D1FBD">
        <w:t>r</w:t>
      </w:r>
      <w:r w:rsidR="006E24C0">
        <w:t xml:space="preserve">ded by each monitor. </w:t>
      </w:r>
    </w:p>
    <w:p w14:paraId="5A7F6B7E" w14:textId="77777777" w:rsidR="000D14B5" w:rsidRDefault="000D14B5">
      <w:pPr>
        <w:pStyle w:val="BodyText"/>
      </w:pPr>
    </w:p>
    <w:p w14:paraId="654BB8A8" w14:textId="2E4C00CD" w:rsidR="000D14B5" w:rsidRDefault="009748A5" w:rsidP="00D602D6">
      <w:pPr>
        <w:pStyle w:val="BodyText"/>
        <w:ind w:right="316"/>
      </w:pPr>
      <w:r>
        <w:t>Each sample bottle will be labeled with a unique sample number, sample site name, analysis to be performed, date and time, and initials of the person collecting the sample. SGS will provide and prepare all uncontaminated testing sample bottles for each. See Section B3, Sampling Handling and Custody Requirements, for details on how the samples will be prepared and handled for transport.</w:t>
      </w:r>
    </w:p>
    <w:p w14:paraId="24F7F6D9" w14:textId="77777777" w:rsidR="000D14B5" w:rsidRPr="00D602D6" w:rsidRDefault="000D14B5">
      <w:pPr>
        <w:pStyle w:val="BodyText"/>
        <w:spacing w:before="10"/>
      </w:pPr>
    </w:p>
    <w:p w14:paraId="57C5B94C" w14:textId="34C78114" w:rsidR="000D14B5" w:rsidRDefault="009748A5" w:rsidP="00D602D6">
      <w:pPr>
        <w:pStyle w:val="BodyText"/>
        <w:spacing w:before="1"/>
        <w:ind w:right="302"/>
      </w:pPr>
      <w:r>
        <w:t>The recommended time for sampling is morning so that samples can be analyzed in the early afternoon at the Soldotna Wastewater Treatment Plant and prepared for travel and subsequent analysis at the SGS in Anchorage</w:t>
      </w:r>
      <w:r w:rsidR="00260B58" w:rsidRPr="00C75F2A">
        <w:t>.</w:t>
      </w:r>
      <w:r>
        <w:t xml:space="preserve"> At the sampling stations located in the tidal areas of the Kenai River, samples will be taken during outgoing tide to obtain river water rather than tidally influenced salt water.</w:t>
      </w:r>
    </w:p>
    <w:p w14:paraId="576289FA" w14:textId="77777777" w:rsidR="000D14B5" w:rsidRPr="00D602D6" w:rsidRDefault="000D14B5">
      <w:pPr>
        <w:pStyle w:val="BodyText"/>
        <w:spacing w:before="7"/>
      </w:pPr>
    </w:p>
    <w:p w14:paraId="7D872D5B" w14:textId="77777777" w:rsidR="00FE75D6" w:rsidRPr="00D602D6" w:rsidRDefault="00FE75D6" w:rsidP="00D602D6">
      <w:pPr>
        <w:pStyle w:val="BodyText"/>
        <w:spacing w:before="7"/>
        <w:rPr>
          <w:sz w:val="34"/>
        </w:rPr>
      </w:pPr>
      <w:bookmarkStart w:id="233" w:name="_bookmark18"/>
      <w:bookmarkEnd w:id="233"/>
    </w:p>
    <w:p w14:paraId="7658C797" w14:textId="77777777" w:rsidR="00FE75D6" w:rsidRPr="00580EED" w:rsidRDefault="00FE75D6" w:rsidP="00D602D6">
      <w:pPr>
        <w:pStyle w:val="Caption"/>
        <w:keepNext/>
        <w:ind w:firstLine="360"/>
        <w:rPr>
          <w:b/>
          <w:sz w:val="24"/>
        </w:rPr>
      </w:pPr>
    </w:p>
    <w:p w14:paraId="444A4753" w14:textId="77777777" w:rsidR="00FE75D6" w:rsidRPr="00580EED" w:rsidRDefault="00FE75D6" w:rsidP="00D602D6">
      <w:pPr>
        <w:pStyle w:val="Caption"/>
        <w:keepNext/>
        <w:ind w:firstLine="360"/>
        <w:rPr>
          <w:b/>
          <w:sz w:val="24"/>
        </w:rPr>
      </w:pPr>
    </w:p>
    <w:p w14:paraId="6AA77D50" w14:textId="77777777" w:rsidR="00FE75D6" w:rsidRPr="007618AD" w:rsidRDefault="00FE75D6" w:rsidP="00D602D6">
      <w:pPr>
        <w:pStyle w:val="Caption"/>
        <w:keepNext/>
        <w:ind w:firstLine="360"/>
        <w:rPr>
          <w:b/>
          <w:sz w:val="24"/>
        </w:rPr>
      </w:pPr>
    </w:p>
    <w:p w14:paraId="31AD3B87" w14:textId="77777777" w:rsidR="00FE75D6" w:rsidRPr="00D602D6" w:rsidRDefault="00FE75D6" w:rsidP="00D602D6">
      <w:pPr>
        <w:rPr>
          <w:i/>
        </w:rPr>
      </w:pPr>
    </w:p>
    <w:p w14:paraId="001B1AE4" w14:textId="3A924355" w:rsidR="00621F9D" w:rsidRPr="00740AA8" w:rsidRDefault="00621F9D" w:rsidP="00740AA8"/>
    <w:p w14:paraId="7A540ED6" w14:textId="774E35FD" w:rsidR="000D14B5" w:rsidRPr="00D602D6" w:rsidRDefault="00D602D6" w:rsidP="00D602D6">
      <w:pPr>
        <w:pStyle w:val="Caption"/>
        <w:rPr>
          <w:b/>
          <w:color w:val="auto"/>
          <w:sz w:val="24"/>
          <w:szCs w:val="24"/>
        </w:rPr>
      </w:pPr>
      <w:bookmarkStart w:id="234" w:name="_Toc126826257"/>
      <w:r w:rsidRPr="00D602D6">
        <w:rPr>
          <w:b/>
          <w:color w:val="auto"/>
          <w:sz w:val="24"/>
          <w:szCs w:val="24"/>
        </w:rPr>
        <w:lastRenderedPageBreak/>
        <w:t xml:space="preserve">Table </w:t>
      </w:r>
      <w:r w:rsidRPr="00D602D6">
        <w:rPr>
          <w:b/>
          <w:color w:val="auto"/>
          <w:sz w:val="24"/>
          <w:szCs w:val="24"/>
        </w:rPr>
        <w:fldChar w:fldCharType="begin"/>
      </w:r>
      <w:r w:rsidRPr="00D602D6">
        <w:rPr>
          <w:b/>
          <w:color w:val="auto"/>
          <w:sz w:val="24"/>
          <w:szCs w:val="24"/>
        </w:rPr>
        <w:instrText xml:space="preserve"> SEQ Table \* ARABIC </w:instrText>
      </w:r>
      <w:r w:rsidRPr="00D602D6">
        <w:rPr>
          <w:b/>
          <w:color w:val="auto"/>
          <w:sz w:val="24"/>
          <w:szCs w:val="24"/>
        </w:rPr>
        <w:fldChar w:fldCharType="separate"/>
      </w:r>
      <w:r w:rsidR="00F4536B">
        <w:rPr>
          <w:b/>
          <w:noProof/>
          <w:color w:val="auto"/>
          <w:sz w:val="24"/>
          <w:szCs w:val="24"/>
        </w:rPr>
        <w:t>11</w:t>
      </w:r>
      <w:r w:rsidRPr="00D602D6">
        <w:rPr>
          <w:b/>
          <w:color w:val="auto"/>
          <w:sz w:val="24"/>
          <w:szCs w:val="24"/>
        </w:rPr>
        <w:fldChar w:fldCharType="end"/>
      </w:r>
      <w:r w:rsidR="00260B58" w:rsidRPr="00D602D6">
        <w:rPr>
          <w:b/>
          <w:color w:val="auto"/>
          <w:sz w:val="24"/>
          <w:szCs w:val="24"/>
        </w:rPr>
        <w:t>.</w:t>
      </w:r>
      <w:r w:rsidR="009748A5" w:rsidRPr="00D602D6">
        <w:rPr>
          <w:b/>
          <w:color w:val="auto"/>
          <w:sz w:val="24"/>
          <w:szCs w:val="24"/>
        </w:rPr>
        <w:t xml:space="preserve"> Preservation and Holding Times for Sample Analysis</w:t>
      </w:r>
      <w:bookmarkEnd w:id="234"/>
    </w:p>
    <w:p w14:paraId="05CA31D7" w14:textId="77777777" w:rsidR="000D14B5" w:rsidRDefault="000D14B5">
      <w:pPr>
        <w:pStyle w:val="BodyText"/>
        <w:spacing w:before="6"/>
        <w:rPr>
          <w:b/>
          <w:sz w:val="1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0D14B5" w14:paraId="20030C44" w14:textId="77777777">
        <w:trPr>
          <w:trHeight w:val="551"/>
        </w:trPr>
        <w:tc>
          <w:tcPr>
            <w:tcW w:w="1351" w:type="dxa"/>
            <w:tcBorders>
              <w:bottom w:val="single" w:sz="6" w:space="0" w:color="000000"/>
              <w:right w:val="single" w:sz="6" w:space="0" w:color="000000"/>
            </w:tcBorders>
            <w:shd w:val="clear" w:color="auto" w:fill="D9D9D9"/>
          </w:tcPr>
          <w:p w14:paraId="38E6AF97" w14:textId="77777777" w:rsidR="000D14B5" w:rsidRDefault="009748A5">
            <w:pPr>
              <w:pStyle w:val="TableParagraph"/>
              <w:ind w:left="107"/>
              <w:rPr>
                <w:b/>
                <w:sz w:val="24"/>
              </w:rPr>
            </w:pPr>
            <w:r>
              <w:rPr>
                <w:b/>
                <w:sz w:val="24"/>
              </w:rPr>
              <w:t>Analyte</w:t>
            </w:r>
          </w:p>
        </w:tc>
        <w:tc>
          <w:tcPr>
            <w:tcW w:w="990" w:type="dxa"/>
            <w:tcBorders>
              <w:left w:val="single" w:sz="6" w:space="0" w:color="000000"/>
              <w:bottom w:val="single" w:sz="6" w:space="0" w:color="000000"/>
              <w:right w:val="single" w:sz="6" w:space="0" w:color="000000"/>
            </w:tcBorders>
            <w:shd w:val="clear" w:color="auto" w:fill="D9D9D9"/>
          </w:tcPr>
          <w:p w14:paraId="04EB0D53" w14:textId="77777777" w:rsidR="000D14B5" w:rsidRDefault="009748A5">
            <w:pPr>
              <w:pStyle w:val="TableParagraph"/>
              <w:ind w:left="130"/>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486AD7FB" w14:textId="77777777" w:rsidR="000D14B5" w:rsidRDefault="009748A5">
            <w:pPr>
              <w:pStyle w:val="TableParagraph"/>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45ECA62E" w14:textId="77777777" w:rsidR="000D14B5" w:rsidRDefault="009748A5">
            <w:pPr>
              <w:pStyle w:val="TableParagraph"/>
              <w:spacing w:line="270" w:lineRule="atLeas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22AFFF11" w14:textId="77777777" w:rsidR="000D14B5" w:rsidRDefault="009748A5">
            <w:pPr>
              <w:pStyle w:val="TableParagraph"/>
              <w:spacing w:line="270" w:lineRule="atLeas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54D8E62C" w14:textId="77777777" w:rsidR="000D14B5" w:rsidRDefault="009748A5">
            <w:pPr>
              <w:pStyle w:val="TableParagraph"/>
              <w:spacing w:line="270" w:lineRule="atLeast"/>
              <w:ind w:left="538" w:right="368" w:hanging="147"/>
              <w:rPr>
                <w:b/>
                <w:sz w:val="24"/>
              </w:rPr>
            </w:pPr>
            <w:r>
              <w:rPr>
                <w:b/>
                <w:sz w:val="24"/>
              </w:rPr>
              <w:t>Holding Time</w:t>
            </w:r>
          </w:p>
        </w:tc>
      </w:tr>
      <w:tr w:rsidR="000D14B5" w14:paraId="2F521D9F" w14:textId="77777777">
        <w:trPr>
          <w:trHeight w:val="696"/>
        </w:trPr>
        <w:tc>
          <w:tcPr>
            <w:tcW w:w="1351" w:type="dxa"/>
            <w:tcBorders>
              <w:top w:val="single" w:sz="6" w:space="0" w:color="000000"/>
              <w:bottom w:val="single" w:sz="6" w:space="0" w:color="000000"/>
              <w:right w:val="single" w:sz="6" w:space="0" w:color="000000"/>
            </w:tcBorders>
          </w:tcPr>
          <w:p w14:paraId="2FFA3DDB" w14:textId="77777777" w:rsidR="000D14B5" w:rsidRDefault="000D14B5">
            <w:pPr>
              <w:pStyle w:val="TableParagraph"/>
              <w:spacing w:before="1"/>
              <w:rPr>
                <w:b/>
                <w:sz w:val="20"/>
              </w:rPr>
            </w:pPr>
          </w:p>
          <w:p w14:paraId="2E23DA65" w14:textId="77777777" w:rsidR="000D14B5" w:rsidRDefault="009748A5">
            <w:pPr>
              <w:pStyle w:val="TableParagraph"/>
              <w:ind w:left="107"/>
              <w:rPr>
                <w:b/>
                <w:sz w:val="20"/>
              </w:rPr>
            </w:pPr>
            <w:r>
              <w:rPr>
                <w:b/>
                <w:sz w:val="20"/>
              </w:rPr>
              <w:t>BTEX</w:t>
            </w:r>
          </w:p>
        </w:tc>
        <w:tc>
          <w:tcPr>
            <w:tcW w:w="990" w:type="dxa"/>
            <w:tcBorders>
              <w:top w:val="single" w:sz="6" w:space="0" w:color="000000"/>
              <w:left w:val="single" w:sz="6" w:space="0" w:color="000000"/>
              <w:bottom w:val="single" w:sz="6" w:space="0" w:color="000000"/>
              <w:right w:val="single" w:sz="6" w:space="0" w:color="000000"/>
            </w:tcBorders>
          </w:tcPr>
          <w:p w14:paraId="307E1462" w14:textId="77777777" w:rsidR="000D14B5" w:rsidRDefault="009748A5">
            <w:pPr>
              <w:pStyle w:val="TableParagraph"/>
              <w:spacing w:line="225" w:lineRule="exact"/>
              <w:ind w:left="247"/>
              <w:rPr>
                <w:sz w:val="20"/>
              </w:rPr>
            </w:pPr>
            <w:r>
              <w:rPr>
                <w:sz w:val="20"/>
              </w:rPr>
              <w:t>Water</w:t>
            </w:r>
          </w:p>
        </w:tc>
        <w:tc>
          <w:tcPr>
            <w:tcW w:w="1260" w:type="dxa"/>
            <w:tcBorders>
              <w:top w:val="single" w:sz="6" w:space="0" w:color="000000"/>
              <w:left w:val="single" w:sz="6" w:space="0" w:color="000000"/>
              <w:bottom w:val="single" w:sz="6" w:space="0" w:color="000000"/>
              <w:right w:val="single" w:sz="6" w:space="0" w:color="000000"/>
            </w:tcBorders>
          </w:tcPr>
          <w:p w14:paraId="6FE0B636" w14:textId="77777777" w:rsidR="000D14B5" w:rsidRDefault="009748A5">
            <w:pPr>
              <w:pStyle w:val="TableParagraph"/>
              <w:ind w:left="106" w:right="80" w:firstLine="27"/>
              <w:rPr>
                <w:sz w:val="20"/>
              </w:rPr>
            </w:pPr>
            <w:r>
              <w:rPr>
                <w:sz w:val="20"/>
              </w:rPr>
              <w:t>VOA amber vials w/septa</w:t>
            </w:r>
          </w:p>
        </w:tc>
        <w:tc>
          <w:tcPr>
            <w:tcW w:w="1350" w:type="dxa"/>
            <w:tcBorders>
              <w:top w:val="single" w:sz="6" w:space="0" w:color="000000"/>
              <w:left w:val="single" w:sz="6" w:space="0" w:color="000000"/>
              <w:bottom w:val="single" w:sz="6" w:space="0" w:color="000000"/>
              <w:right w:val="single" w:sz="6" w:space="0" w:color="000000"/>
            </w:tcBorders>
          </w:tcPr>
          <w:p w14:paraId="1ABB21D1" w14:textId="77777777" w:rsidR="000D14B5" w:rsidRDefault="009748A5">
            <w:pPr>
              <w:pStyle w:val="TableParagraph"/>
              <w:spacing w:line="225" w:lineRule="exact"/>
              <w:ind w:left="98" w:right="91"/>
              <w:jc w:val="center"/>
              <w:rPr>
                <w:sz w:val="20"/>
              </w:rPr>
            </w:pPr>
            <w:r>
              <w:rPr>
                <w:sz w:val="20"/>
              </w:rPr>
              <w:t>3x40mL vials</w:t>
            </w:r>
          </w:p>
        </w:tc>
        <w:tc>
          <w:tcPr>
            <w:tcW w:w="1980" w:type="dxa"/>
            <w:tcBorders>
              <w:top w:val="single" w:sz="6" w:space="0" w:color="000000"/>
              <w:left w:val="single" w:sz="6" w:space="0" w:color="000000"/>
              <w:bottom w:val="single" w:sz="6" w:space="0" w:color="000000"/>
              <w:right w:val="single" w:sz="6" w:space="0" w:color="000000"/>
            </w:tcBorders>
          </w:tcPr>
          <w:p w14:paraId="180D0D7E" w14:textId="77777777" w:rsidR="000D14B5" w:rsidRDefault="009748A5">
            <w:pPr>
              <w:pStyle w:val="TableParagraph"/>
              <w:ind w:left="385" w:right="374"/>
              <w:jc w:val="center"/>
              <w:rPr>
                <w:sz w:val="20"/>
              </w:rPr>
            </w:pPr>
            <w:r>
              <w:rPr>
                <w:sz w:val="20"/>
              </w:rPr>
              <w:t>HCl to pH &lt; 2; 0-≤6°C, do not</w:t>
            </w:r>
          </w:p>
          <w:p w14:paraId="47CB67F3" w14:textId="77777777" w:rsidR="000D14B5" w:rsidRDefault="009748A5">
            <w:pPr>
              <w:pStyle w:val="TableParagraph"/>
              <w:spacing w:line="221" w:lineRule="exact"/>
              <w:ind w:left="133" w:right="125"/>
              <w:jc w:val="center"/>
              <w:rPr>
                <w:sz w:val="20"/>
              </w:rPr>
            </w:pPr>
            <w:r>
              <w:rPr>
                <w:sz w:val="20"/>
              </w:rPr>
              <w:t>freeze; no headspace</w:t>
            </w:r>
          </w:p>
        </w:tc>
        <w:tc>
          <w:tcPr>
            <w:tcW w:w="1619" w:type="dxa"/>
            <w:tcBorders>
              <w:top w:val="single" w:sz="6" w:space="0" w:color="000000"/>
              <w:left w:val="single" w:sz="6" w:space="0" w:color="000000"/>
              <w:bottom w:val="single" w:sz="6" w:space="0" w:color="000000"/>
            </w:tcBorders>
          </w:tcPr>
          <w:p w14:paraId="615FB290" w14:textId="77777777" w:rsidR="000D14B5" w:rsidRDefault="009748A5">
            <w:pPr>
              <w:pStyle w:val="TableParagraph"/>
              <w:spacing w:line="225" w:lineRule="exact"/>
              <w:ind w:left="142" w:right="136"/>
              <w:jc w:val="center"/>
              <w:rPr>
                <w:sz w:val="20"/>
              </w:rPr>
            </w:pPr>
            <w:r>
              <w:rPr>
                <w:sz w:val="20"/>
              </w:rPr>
              <w:t>14 days</w:t>
            </w:r>
          </w:p>
        </w:tc>
      </w:tr>
      <w:tr w:rsidR="000D14B5" w14:paraId="052C53E7" w14:textId="77777777">
        <w:trPr>
          <w:trHeight w:val="466"/>
        </w:trPr>
        <w:tc>
          <w:tcPr>
            <w:tcW w:w="1351" w:type="dxa"/>
            <w:tcBorders>
              <w:top w:val="single" w:sz="6" w:space="0" w:color="000000"/>
              <w:right w:val="single" w:sz="6" w:space="0" w:color="000000"/>
            </w:tcBorders>
          </w:tcPr>
          <w:p w14:paraId="7C473865" w14:textId="77777777" w:rsidR="000D14B5" w:rsidRDefault="009748A5">
            <w:pPr>
              <w:pStyle w:val="TableParagraph"/>
              <w:spacing w:before="1" w:line="230" w:lineRule="atLeast"/>
              <w:ind w:left="107" w:right="149"/>
              <w:rPr>
                <w:b/>
                <w:sz w:val="20"/>
              </w:rPr>
            </w:pPr>
            <w:r>
              <w:rPr>
                <w:b/>
                <w:sz w:val="20"/>
              </w:rPr>
              <w:t>Phosphorus, total</w:t>
            </w:r>
          </w:p>
        </w:tc>
        <w:tc>
          <w:tcPr>
            <w:tcW w:w="990" w:type="dxa"/>
            <w:tcBorders>
              <w:top w:val="single" w:sz="6" w:space="0" w:color="000000"/>
              <w:left w:val="single" w:sz="6" w:space="0" w:color="000000"/>
              <w:right w:val="single" w:sz="6" w:space="0" w:color="000000"/>
            </w:tcBorders>
          </w:tcPr>
          <w:p w14:paraId="534B8083" w14:textId="77777777" w:rsidR="000D14B5" w:rsidRDefault="009748A5">
            <w:pPr>
              <w:pStyle w:val="TableParagraph"/>
              <w:spacing w:line="225" w:lineRule="exact"/>
              <w:ind w:left="245"/>
              <w:rPr>
                <w:sz w:val="20"/>
              </w:rPr>
            </w:pPr>
            <w:r>
              <w:rPr>
                <w:sz w:val="20"/>
              </w:rPr>
              <w:t>Water</w:t>
            </w:r>
          </w:p>
        </w:tc>
        <w:tc>
          <w:tcPr>
            <w:tcW w:w="1260" w:type="dxa"/>
            <w:tcBorders>
              <w:top w:val="single" w:sz="6" w:space="0" w:color="000000"/>
              <w:left w:val="single" w:sz="6" w:space="0" w:color="000000"/>
              <w:right w:val="single" w:sz="6" w:space="0" w:color="000000"/>
            </w:tcBorders>
          </w:tcPr>
          <w:p w14:paraId="128E0B51"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6E54E137" w14:textId="77777777" w:rsidR="000D14B5" w:rsidRDefault="009748A5">
            <w:pPr>
              <w:pStyle w:val="TableParagraph"/>
              <w:spacing w:line="225" w:lineRule="exact"/>
              <w:ind w:left="98" w:right="90"/>
              <w:jc w:val="center"/>
              <w:rPr>
                <w:sz w:val="20"/>
              </w:rPr>
            </w:pPr>
            <w:r>
              <w:rPr>
                <w:sz w:val="20"/>
              </w:rPr>
              <w:t>125ml</w:t>
            </w:r>
          </w:p>
        </w:tc>
        <w:tc>
          <w:tcPr>
            <w:tcW w:w="1980" w:type="dxa"/>
            <w:tcBorders>
              <w:top w:val="single" w:sz="6" w:space="0" w:color="000000"/>
              <w:left w:val="single" w:sz="6" w:space="0" w:color="000000"/>
              <w:right w:val="single" w:sz="6" w:space="0" w:color="000000"/>
            </w:tcBorders>
          </w:tcPr>
          <w:p w14:paraId="4950DD10" w14:textId="77777777" w:rsidR="000D14B5" w:rsidRDefault="009748A5">
            <w:pPr>
              <w:pStyle w:val="TableParagraph"/>
              <w:spacing w:line="225" w:lineRule="exact"/>
              <w:ind w:left="133" w:right="125"/>
              <w:jc w:val="center"/>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3E3D7FCF" w14:textId="77777777" w:rsidR="000D14B5" w:rsidRDefault="009748A5">
            <w:pPr>
              <w:pStyle w:val="TableParagraph"/>
              <w:spacing w:line="221" w:lineRule="exact"/>
              <w:ind w:left="132" w:right="125"/>
              <w:jc w:val="center"/>
              <w:rPr>
                <w:sz w:val="20"/>
              </w:rPr>
            </w:pPr>
            <w:r>
              <w:rPr>
                <w:sz w:val="20"/>
              </w:rPr>
              <w:t>0-6°C, do not freeze</w:t>
            </w:r>
          </w:p>
        </w:tc>
        <w:tc>
          <w:tcPr>
            <w:tcW w:w="1619" w:type="dxa"/>
            <w:tcBorders>
              <w:top w:val="single" w:sz="6" w:space="0" w:color="000000"/>
              <w:left w:val="single" w:sz="6" w:space="0" w:color="000000"/>
            </w:tcBorders>
          </w:tcPr>
          <w:p w14:paraId="585D0F99" w14:textId="77777777" w:rsidR="000D14B5" w:rsidRDefault="009748A5">
            <w:pPr>
              <w:pStyle w:val="TableParagraph"/>
              <w:spacing w:line="225" w:lineRule="exact"/>
              <w:ind w:left="142" w:right="136"/>
              <w:jc w:val="center"/>
              <w:rPr>
                <w:sz w:val="20"/>
              </w:rPr>
            </w:pPr>
            <w:r>
              <w:rPr>
                <w:sz w:val="20"/>
              </w:rPr>
              <w:t>28 days</w:t>
            </w:r>
          </w:p>
        </w:tc>
      </w:tr>
      <w:tr w:rsidR="000D14B5" w14:paraId="3F16B58E" w14:textId="77777777">
        <w:trPr>
          <w:trHeight w:val="530"/>
        </w:trPr>
        <w:tc>
          <w:tcPr>
            <w:tcW w:w="1351" w:type="dxa"/>
            <w:tcBorders>
              <w:right w:val="single" w:sz="6" w:space="0" w:color="000000"/>
            </w:tcBorders>
          </w:tcPr>
          <w:p w14:paraId="109B66F0" w14:textId="77777777" w:rsidR="000D14B5" w:rsidRDefault="009748A5">
            <w:pPr>
              <w:pStyle w:val="TableParagraph"/>
              <w:spacing w:before="34"/>
              <w:ind w:left="107" w:right="149"/>
              <w:rPr>
                <w:b/>
                <w:sz w:val="20"/>
              </w:rPr>
            </w:pPr>
            <w:r>
              <w:rPr>
                <w:b/>
                <w:sz w:val="20"/>
              </w:rPr>
              <w:t xml:space="preserve">–Nitrates </w:t>
            </w:r>
            <w:r>
              <w:rPr>
                <w:b/>
                <w:position w:val="1"/>
                <w:sz w:val="20"/>
              </w:rPr>
              <w:t>(NO</w:t>
            </w:r>
            <w:r>
              <w:rPr>
                <w:b/>
                <w:sz w:val="13"/>
              </w:rPr>
              <w:t xml:space="preserve">2 </w:t>
            </w:r>
            <w:r>
              <w:rPr>
                <w:b/>
                <w:position w:val="1"/>
                <w:sz w:val="20"/>
              </w:rPr>
              <w:t>+ NO</w:t>
            </w:r>
            <w:r>
              <w:rPr>
                <w:b/>
                <w:sz w:val="13"/>
              </w:rPr>
              <w:t>3</w:t>
            </w:r>
            <w:r>
              <w:rPr>
                <w:b/>
                <w:position w:val="1"/>
                <w:sz w:val="20"/>
              </w:rPr>
              <w:t>)</w:t>
            </w:r>
          </w:p>
        </w:tc>
        <w:tc>
          <w:tcPr>
            <w:tcW w:w="990" w:type="dxa"/>
            <w:tcBorders>
              <w:left w:val="single" w:sz="6" w:space="0" w:color="000000"/>
              <w:right w:val="single" w:sz="6" w:space="0" w:color="000000"/>
            </w:tcBorders>
          </w:tcPr>
          <w:p w14:paraId="34C8CA7F" w14:textId="77777777" w:rsidR="000D14B5" w:rsidRDefault="009748A5">
            <w:pPr>
              <w:pStyle w:val="TableParagraph"/>
              <w:spacing w:line="227" w:lineRule="exact"/>
              <w:ind w:left="202"/>
              <w:rPr>
                <w:sz w:val="20"/>
              </w:rPr>
            </w:pPr>
            <w:r>
              <w:rPr>
                <w:sz w:val="20"/>
              </w:rPr>
              <w:t>DW/W</w:t>
            </w:r>
          </w:p>
        </w:tc>
        <w:tc>
          <w:tcPr>
            <w:tcW w:w="1260" w:type="dxa"/>
            <w:tcBorders>
              <w:left w:val="single" w:sz="6" w:space="0" w:color="000000"/>
              <w:right w:val="single" w:sz="6" w:space="0" w:color="000000"/>
            </w:tcBorders>
          </w:tcPr>
          <w:p w14:paraId="160D44A7" w14:textId="77777777" w:rsidR="000D14B5" w:rsidRDefault="009748A5">
            <w:pPr>
              <w:pStyle w:val="TableParagraph"/>
              <w:spacing w:line="227"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160F7E55" w14:textId="77777777" w:rsidR="000D14B5" w:rsidRDefault="009748A5">
            <w:pPr>
              <w:pStyle w:val="TableParagraph"/>
              <w:spacing w:line="227" w:lineRule="exact"/>
              <w:ind w:left="96" w:right="91"/>
              <w:jc w:val="center"/>
              <w:rPr>
                <w:sz w:val="20"/>
              </w:rPr>
            </w:pPr>
            <w:r>
              <w:rPr>
                <w:sz w:val="20"/>
              </w:rPr>
              <w:t>60 ml</w:t>
            </w:r>
          </w:p>
        </w:tc>
        <w:tc>
          <w:tcPr>
            <w:tcW w:w="1980" w:type="dxa"/>
            <w:tcBorders>
              <w:left w:val="single" w:sz="6" w:space="0" w:color="000000"/>
              <w:right w:val="single" w:sz="6" w:space="0" w:color="000000"/>
            </w:tcBorders>
          </w:tcPr>
          <w:p w14:paraId="6B6E372D" w14:textId="77777777" w:rsidR="000D14B5" w:rsidRDefault="009748A5">
            <w:pPr>
              <w:pStyle w:val="TableParagraph"/>
              <w:spacing w:line="227" w:lineRule="exact"/>
              <w:ind w:left="286"/>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7E47B14E" w14:textId="77777777" w:rsidR="000D14B5" w:rsidRDefault="009748A5">
            <w:pPr>
              <w:pStyle w:val="TableParagraph"/>
              <w:ind w:left="217"/>
              <w:rPr>
                <w:sz w:val="20"/>
              </w:rPr>
            </w:pPr>
            <w:r>
              <w:rPr>
                <w:sz w:val="20"/>
              </w:rPr>
              <w:t>chill recommended</w:t>
            </w:r>
          </w:p>
        </w:tc>
        <w:tc>
          <w:tcPr>
            <w:tcW w:w="1619" w:type="dxa"/>
            <w:tcBorders>
              <w:left w:val="single" w:sz="6" w:space="0" w:color="000000"/>
            </w:tcBorders>
          </w:tcPr>
          <w:p w14:paraId="1F69F633" w14:textId="77777777" w:rsidR="000D14B5" w:rsidRDefault="009748A5">
            <w:pPr>
              <w:pStyle w:val="TableParagraph"/>
              <w:spacing w:line="227" w:lineRule="exact"/>
              <w:ind w:left="142" w:right="136"/>
              <w:jc w:val="center"/>
              <w:rPr>
                <w:sz w:val="20"/>
              </w:rPr>
            </w:pPr>
            <w:r>
              <w:rPr>
                <w:sz w:val="20"/>
              </w:rPr>
              <w:t>28 days</w:t>
            </w:r>
          </w:p>
        </w:tc>
      </w:tr>
      <w:tr w:rsidR="000D14B5" w14:paraId="7437A212" w14:textId="77777777">
        <w:trPr>
          <w:trHeight w:val="941"/>
        </w:trPr>
        <w:tc>
          <w:tcPr>
            <w:tcW w:w="1351" w:type="dxa"/>
            <w:tcBorders>
              <w:top w:val="single" w:sz="6" w:space="0" w:color="000000"/>
              <w:right w:val="single" w:sz="6" w:space="0" w:color="000000"/>
            </w:tcBorders>
          </w:tcPr>
          <w:p w14:paraId="281DAE15" w14:textId="77777777" w:rsidR="000D14B5" w:rsidRDefault="009748A5">
            <w:pPr>
              <w:pStyle w:val="TableParagraph"/>
              <w:spacing w:before="182"/>
              <w:ind w:left="107" w:right="433"/>
              <w:rPr>
                <w:b/>
                <w:sz w:val="20"/>
              </w:rPr>
            </w:pPr>
            <w:r>
              <w:rPr>
                <w:b/>
                <w:sz w:val="20"/>
              </w:rPr>
              <w:t>Fecal Coliform</w:t>
            </w:r>
          </w:p>
        </w:tc>
        <w:tc>
          <w:tcPr>
            <w:tcW w:w="990" w:type="dxa"/>
            <w:tcBorders>
              <w:top w:val="single" w:sz="6" w:space="0" w:color="000000"/>
              <w:left w:val="single" w:sz="6" w:space="0" w:color="000000"/>
              <w:right w:val="single" w:sz="6" w:space="0" w:color="000000"/>
            </w:tcBorders>
          </w:tcPr>
          <w:p w14:paraId="15AC267C" w14:textId="77777777" w:rsidR="000D14B5" w:rsidRDefault="009748A5">
            <w:pPr>
              <w:pStyle w:val="TableParagraph"/>
              <w:spacing w:before="37"/>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084D2822" w14:textId="77777777" w:rsidR="000D14B5" w:rsidRDefault="009748A5">
            <w:pPr>
              <w:pStyle w:val="TableParagraph"/>
              <w:spacing w:before="37"/>
              <w:ind w:left="85" w:right="78"/>
              <w:jc w:val="center"/>
              <w:rPr>
                <w:sz w:val="20"/>
              </w:rPr>
            </w:pPr>
            <w:r>
              <w:rPr>
                <w:sz w:val="20"/>
              </w:rPr>
              <w:t>PA</w:t>
            </w:r>
          </w:p>
        </w:tc>
        <w:tc>
          <w:tcPr>
            <w:tcW w:w="1350" w:type="dxa"/>
            <w:tcBorders>
              <w:top w:val="single" w:sz="6" w:space="0" w:color="000000"/>
              <w:left w:val="single" w:sz="6" w:space="0" w:color="000000"/>
              <w:right w:val="single" w:sz="6" w:space="0" w:color="000000"/>
            </w:tcBorders>
          </w:tcPr>
          <w:p w14:paraId="130965F7" w14:textId="77777777" w:rsidR="000D14B5" w:rsidRDefault="009748A5">
            <w:pPr>
              <w:pStyle w:val="TableParagraph"/>
              <w:spacing w:before="37"/>
              <w:ind w:left="96" w:right="91"/>
              <w:jc w:val="center"/>
              <w:rPr>
                <w:sz w:val="20"/>
              </w:rPr>
            </w:pPr>
            <w:r>
              <w:rPr>
                <w:sz w:val="20"/>
              </w:rPr>
              <w:t>125 ml</w:t>
            </w:r>
          </w:p>
        </w:tc>
        <w:tc>
          <w:tcPr>
            <w:tcW w:w="1980" w:type="dxa"/>
            <w:tcBorders>
              <w:top w:val="single" w:sz="6" w:space="0" w:color="000000"/>
              <w:left w:val="single" w:sz="6" w:space="0" w:color="000000"/>
              <w:right w:val="single" w:sz="6" w:space="0" w:color="000000"/>
            </w:tcBorders>
          </w:tcPr>
          <w:p w14:paraId="6A995E63" w14:textId="77777777" w:rsidR="000D14B5" w:rsidRDefault="009748A5" w:rsidP="00D90FB3">
            <w:pPr>
              <w:pStyle w:val="TableParagraph"/>
              <w:numPr>
                <w:ilvl w:val="0"/>
                <w:numId w:val="8"/>
              </w:numPr>
              <w:tabs>
                <w:tab w:val="left" w:pos="267"/>
              </w:tabs>
              <w:spacing w:line="237" w:lineRule="auto"/>
              <w:ind w:right="163"/>
              <w:rPr>
                <w:sz w:val="20"/>
              </w:rPr>
            </w:pPr>
            <w:r>
              <w:rPr>
                <w:sz w:val="20"/>
              </w:rPr>
              <w:t>1 ml of 10% sodium</w:t>
            </w:r>
            <w:r>
              <w:rPr>
                <w:spacing w:val="-7"/>
                <w:sz w:val="20"/>
              </w:rPr>
              <w:t xml:space="preserve"> </w:t>
            </w:r>
            <w:r>
              <w:rPr>
                <w:sz w:val="20"/>
              </w:rPr>
              <w:t>thiosulfate,</w:t>
            </w:r>
          </w:p>
          <w:p w14:paraId="18C6FBDF" w14:textId="77777777" w:rsidR="000D14B5" w:rsidRDefault="009748A5" w:rsidP="00D90FB3">
            <w:pPr>
              <w:pStyle w:val="TableParagraph"/>
              <w:numPr>
                <w:ilvl w:val="0"/>
                <w:numId w:val="8"/>
              </w:numPr>
              <w:tabs>
                <w:tab w:val="left" w:pos="267"/>
              </w:tabs>
              <w:spacing w:before="11" w:line="230" w:lineRule="exact"/>
              <w:ind w:right="566"/>
              <w:rPr>
                <w:sz w:val="20"/>
              </w:rPr>
            </w:pPr>
            <w:r>
              <w:rPr>
                <w:sz w:val="20"/>
              </w:rPr>
              <w:t xml:space="preserve">≤10°C, do </w:t>
            </w:r>
            <w:r>
              <w:rPr>
                <w:spacing w:val="-5"/>
                <w:sz w:val="20"/>
              </w:rPr>
              <w:t xml:space="preserve">not </w:t>
            </w:r>
            <w:r>
              <w:rPr>
                <w:sz w:val="20"/>
              </w:rPr>
              <w:t>freeze</w:t>
            </w:r>
          </w:p>
        </w:tc>
        <w:tc>
          <w:tcPr>
            <w:tcW w:w="1619" w:type="dxa"/>
            <w:tcBorders>
              <w:top w:val="single" w:sz="6" w:space="0" w:color="000000"/>
              <w:left w:val="single" w:sz="6" w:space="0" w:color="000000"/>
            </w:tcBorders>
          </w:tcPr>
          <w:p w14:paraId="24B94FD0" w14:textId="77777777" w:rsidR="000D14B5" w:rsidRDefault="009748A5">
            <w:pPr>
              <w:pStyle w:val="TableParagraph"/>
              <w:ind w:left="143" w:right="136"/>
              <w:jc w:val="center"/>
              <w:rPr>
                <w:sz w:val="20"/>
              </w:rPr>
            </w:pPr>
            <w:r>
              <w:rPr>
                <w:sz w:val="20"/>
              </w:rPr>
              <w:t>&lt;</w:t>
            </w:r>
            <w:commentRangeStart w:id="235"/>
            <w:commentRangeStart w:id="236"/>
            <w:r>
              <w:rPr>
                <w:sz w:val="20"/>
              </w:rPr>
              <w:t>8 hou</w:t>
            </w:r>
            <w:commentRangeEnd w:id="235"/>
            <w:r w:rsidR="00AF20D9">
              <w:rPr>
                <w:rStyle w:val="CommentReference"/>
              </w:rPr>
              <w:commentReference w:id="235"/>
            </w:r>
            <w:commentRangeEnd w:id="236"/>
            <w:r w:rsidR="00B860C7">
              <w:rPr>
                <w:rStyle w:val="CommentReference"/>
              </w:rPr>
              <w:commentReference w:id="236"/>
            </w:r>
            <w:r>
              <w:rPr>
                <w:sz w:val="20"/>
              </w:rPr>
              <w:t>rs sample collection to sample incubation.</w:t>
            </w:r>
          </w:p>
        </w:tc>
      </w:tr>
      <w:tr w:rsidR="000D14B5" w14:paraId="7E6E072E" w14:textId="77777777">
        <w:trPr>
          <w:trHeight w:val="808"/>
        </w:trPr>
        <w:tc>
          <w:tcPr>
            <w:tcW w:w="1351" w:type="dxa"/>
            <w:tcBorders>
              <w:bottom w:val="single" w:sz="6" w:space="0" w:color="000000"/>
              <w:right w:val="single" w:sz="6" w:space="0" w:color="000000"/>
            </w:tcBorders>
          </w:tcPr>
          <w:p w14:paraId="15517FA2" w14:textId="77777777" w:rsidR="000D14B5" w:rsidRDefault="000D14B5">
            <w:pPr>
              <w:pStyle w:val="TableParagraph"/>
              <w:spacing w:before="2"/>
              <w:rPr>
                <w:b/>
                <w:sz w:val="25"/>
              </w:rPr>
            </w:pPr>
          </w:p>
          <w:p w14:paraId="729A1D53" w14:textId="77777777" w:rsidR="000D14B5" w:rsidRDefault="009748A5">
            <w:pPr>
              <w:pStyle w:val="TableParagraph"/>
              <w:ind w:left="107"/>
              <w:rPr>
                <w:b/>
                <w:sz w:val="20"/>
              </w:rPr>
            </w:pPr>
            <w:r>
              <w:rPr>
                <w:b/>
                <w:sz w:val="20"/>
              </w:rPr>
              <w:t>TSS</w:t>
            </w:r>
          </w:p>
        </w:tc>
        <w:tc>
          <w:tcPr>
            <w:tcW w:w="990" w:type="dxa"/>
            <w:tcBorders>
              <w:left w:val="single" w:sz="6" w:space="0" w:color="000000"/>
              <w:bottom w:val="single" w:sz="6" w:space="0" w:color="000000"/>
              <w:right w:val="single" w:sz="6" w:space="0" w:color="000000"/>
            </w:tcBorders>
          </w:tcPr>
          <w:p w14:paraId="1D63F131"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bottom w:val="single" w:sz="6" w:space="0" w:color="000000"/>
              <w:right w:val="single" w:sz="6" w:space="0" w:color="000000"/>
            </w:tcBorders>
          </w:tcPr>
          <w:p w14:paraId="1E2897FB"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bottom w:val="single" w:sz="6" w:space="0" w:color="000000"/>
              <w:right w:val="single" w:sz="6" w:space="0" w:color="000000"/>
            </w:tcBorders>
          </w:tcPr>
          <w:p w14:paraId="165B2DFC" w14:textId="77777777" w:rsidR="000D14B5" w:rsidRDefault="000D14B5">
            <w:pPr>
              <w:pStyle w:val="TableParagraph"/>
            </w:pPr>
          </w:p>
        </w:tc>
        <w:tc>
          <w:tcPr>
            <w:tcW w:w="1980" w:type="dxa"/>
            <w:tcBorders>
              <w:left w:val="single" w:sz="6" w:space="0" w:color="000000"/>
              <w:bottom w:val="single" w:sz="6" w:space="0" w:color="000000"/>
              <w:right w:val="single" w:sz="6" w:space="0" w:color="000000"/>
            </w:tcBorders>
          </w:tcPr>
          <w:p w14:paraId="42FFE00F" w14:textId="77777777" w:rsidR="000D14B5" w:rsidRDefault="009748A5" w:rsidP="00D90FB3">
            <w:pPr>
              <w:pStyle w:val="TableParagraph"/>
              <w:numPr>
                <w:ilvl w:val="0"/>
                <w:numId w:val="7"/>
              </w:numPr>
              <w:tabs>
                <w:tab w:val="left" w:pos="267"/>
              </w:tabs>
              <w:spacing w:line="242" w:lineRule="exact"/>
              <w:ind w:hanging="181"/>
              <w:rPr>
                <w:sz w:val="20"/>
              </w:rPr>
            </w:pPr>
            <w:r>
              <w:rPr>
                <w:sz w:val="20"/>
              </w:rPr>
              <w:t>Cool</w:t>
            </w:r>
            <w:r>
              <w:rPr>
                <w:spacing w:val="-3"/>
                <w:sz w:val="20"/>
              </w:rPr>
              <w:t xml:space="preserve"> </w:t>
            </w:r>
            <w:r>
              <w:rPr>
                <w:sz w:val="20"/>
              </w:rPr>
              <w:t>≤6°C</w:t>
            </w:r>
          </w:p>
          <w:p w14:paraId="6D436C2C" w14:textId="77777777" w:rsidR="000D14B5" w:rsidRDefault="009748A5" w:rsidP="00D90FB3">
            <w:pPr>
              <w:pStyle w:val="TableParagraph"/>
              <w:numPr>
                <w:ilvl w:val="0"/>
                <w:numId w:val="7"/>
              </w:numPr>
              <w:tabs>
                <w:tab w:val="left" w:pos="317"/>
              </w:tabs>
              <w:ind w:left="316" w:hanging="231"/>
              <w:rPr>
                <w:sz w:val="20"/>
              </w:rPr>
            </w:pPr>
            <w:r>
              <w:rPr>
                <w:sz w:val="20"/>
              </w:rPr>
              <w:t>do not</w:t>
            </w:r>
            <w:r>
              <w:rPr>
                <w:spacing w:val="-4"/>
                <w:sz w:val="20"/>
              </w:rPr>
              <w:t xml:space="preserve"> </w:t>
            </w:r>
            <w:r>
              <w:rPr>
                <w:sz w:val="20"/>
              </w:rPr>
              <w:t>freeze</w:t>
            </w:r>
          </w:p>
        </w:tc>
        <w:tc>
          <w:tcPr>
            <w:tcW w:w="1619" w:type="dxa"/>
            <w:tcBorders>
              <w:left w:val="single" w:sz="6" w:space="0" w:color="000000"/>
              <w:bottom w:val="single" w:sz="6" w:space="0" w:color="000000"/>
            </w:tcBorders>
          </w:tcPr>
          <w:p w14:paraId="4E99D430" w14:textId="77777777" w:rsidR="000D14B5" w:rsidRDefault="009748A5">
            <w:pPr>
              <w:pStyle w:val="TableParagraph"/>
              <w:spacing w:line="227" w:lineRule="exact"/>
              <w:ind w:left="143" w:right="136"/>
              <w:jc w:val="center"/>
              <w:rPr>
                <w:sz w:val="20"/>
              </w:rPr>
            </w:pPr>
            <w:r>
              <w:rPr>
                <w:sz w:val="20"/>
              </w:rPr>
              <w:t>7 days</w:t>
            </w:r>
          </w:p>
        </w:tc>
      </w:tr>
      <w:tr w:rsidR="000D14B5" w14:paraId="2A8032E4" w14:textId="77777777">
        <w:trPr>
          <w:trHeight w:val="1405"/>
        </w:trPr>
        <w:tc>
          <w:tcPr>
            <w:tcW w:w="1351" w:type="dxa"/>
            <w:tcBorders>
              <w:top w:val="single" w:sz="6" w:space="0" w:color="000000"/>
              <w:right w:val="single" w:sz="6" w:space="0" w:color="000000"/>
            </w:tcBorders>
          </w:tcPr>
          <w:p w14:paraId="5E16766E" w14:textId="77777777" w:rsidR="000D14B5" w:rsidRDefault="000D14B5">
            <w:pPr>
              <w:pStyle w:val="TableParagraph"/>
              <w:rPr>
                <w:b/>
              </w:rPr>
            </w:pPr>
          </w:p>
          <w:p w14:paraId="1ECA4A95" w14:textId="77777777" w:rsidR="000D14B5" w:rsidRDefault="000D14B5">
            <w:pPr>
              <w:pStyle w:val="TableParagraph"/>
              <w:rPr>
                <w:b/>
                <w:sz w:val="19"/>
              </w:rPr>
            </w:pPr>
          </w:p>
          <w:p w14:paraId="519BE9D4" w14:textId="77777777" w:rsidR="000D14B5" w:rsidRDefault="009748A5">
            <w:pPr>
              <w:pStyle w:val="TableParagraph"/>
              <w:ind w:left="107" w:right="400"/>
              <w:rPr>
                <w:b/>
                <w:sz w:val="20"/>
              </w:rPr>
            </w:pPr>
            <w:r>
              <w:rPr>
                <w:b/>
                <w:sz w:val="20"/>
              </w:rPr>
              <w:t>Dissolved Metals</w:t>
            </w:r>
          </w:p>
        </w:tc>
        <w:tc>
          <w:tcPr>
            <w:tcW w:w="990" w:type="dxa"/>
            <w:tcBorders>
              <w:top w:val="single" w:sz="6" w:space="0" w:color="000000"/>
              <w:left w:val="single" w:sz="6" w:space="0" w:color="000000"/>
              <w:right w:val="single" w:sz="6" w:space="0" w:color="000000"/>
            </w:tcBorders>
          </w:tcPr>
          <w:p w14:paraId="65665097" w14:textId="77777777" w:rsidR="000D14B5" w:rsidRDefault="009748A5">
            <w:pPr>
              <w:pStyle w:val="TableParagraph"/>
              <w:spacing w:line="225" w:lineRule="exact"/>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212EA43F"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155FD43D" w14:textId="77777777" w:rsidR="000D14B5" w:rsidRDefault="009748A5">
            <w:pPr>
              <w:pStyle w:val="TableParagraph"/>
              <w:spacing w:line="225" w:lineRule="exact"/>
              <w:ind w:left="96" w:right="91"/>
              <w:jc w:val="center"/>
              <w:rPr>
                <w:sz w:val="20"/>
              </w:rPr>
            </w:pPr>
            <w:r>
              <w:rPr>
                <w:sz w:val="20"/>
              </w:rPr>
              <w:t>250 ml</w:t>
            </w:r>
          </w:p>
        </w:tc>
        <w:tc>
          <w:tcPr>
            <w:tcW w:w="1980" w:type="dxa"/>
            <w:tcBorders>
              <w:top w:val="single" w:sz="6" w:space="0" w:color="000000"/>
              <w:left w:val="single" w:sz="6" w:space="0" w:color="000000"/>
              <w:right w:val="single" w:sz="6" w:space="0" w:color="000000"/>
            </w:tcBorders>
          </w:tcPr>
          <w:p w14:paraId="185DE95A" w14:textId="3067BCC8" w:rsidR="000D14B5" w:rsidRDefault="002F2A16" w:rsidP="00D90FB3">
            <w:pPr>
              <w:pStyle w:val="TableParagraph"/>
              <w:numPr>
                <w:ilvl w:val="0"/>
                <w:numId w:val="6"/>
              </w:numPr>
              <w:tabs>
                <w:tab w:val="left" w:pos="267"/>
              </w:tabs>
              <w:ind w:right="145"/>
              <w:rPr>
                <w:sz w:val="20"/>
              </w:rPr>
            </w:pPr>
            <w:r>
              <w:rPr>
                <w:sz w:val="20"/>
              </w:rPr>
              <w:t>lab</w:t>
            </w:r>
            <w:r w:rsidR="009748A5">
              <w:rPr>
                <w:sz w:val="20"/>
              </w:rPr>
              <w:t xml:space="preserve"> filtration w/0.45 µm filter within </w:t>
            </w:r>
            <w:r>
              <w:rPr>
                <w:sz w:val="20"/>
              </w:rPr>
              <w:t>14</w:t>
            </w:r>
            <w:r w:rsidR="009748A5">
              <w:rPr>
                <w:sz w:val="20"/>
              </w:rPr>
              <w:t xml:space="preserve"> </w:t>
            </w:r>
            <w:r>
              <w:rPr>
                <w:sz w:val="20"/>
              </w:rPr>
              <w:t>days</w:t>
            </w:r>
            <w:r w:rsidR="009748A5">
              <w:rPr>
                <w:sz w:val="20"/>
              </w:rPr>
              <w:t xml:space="preserve"> of collection followed by</w:t>
            </w:r>
          </w:p>
          <w:p w14:paraId="65CDD638" w14:textId="77777777" w:rsidR="000D14B5" w:rsidRDefault="009748A5" w:rsidP="00D90FB3">
            <w:pPr>
              <w:pStyle w:val="TableParagraph"/>
              <w:numPr>
                <w:ilvl w:val="0"/>
                <w:numId w:val="6"/>
              </w:numPr>
              <w:tabs>
                <w:tab w:val="left" w:pos="267"/>
              </w:tabs>
              <w:spacing w:line="226" w:lineRule="exact"/>
              <w:ind w:hanging="163"/>
              <w:rPr>
                <w:sz w:val="20"/>
              </w:rPr>
            </w:pPr>
            <w:r>
              <w:rPr>
                <w:sz w:val="20"/>
              </w:rPr>
              <w:t>HNO</w:t>
            </w:r>
            <w:r>
              <w:rPr>
                <w:sz w:val="20"/>
                <w:vertAlign w:val="subscript"/>
              </w:rPr>
              <w:t>3</w:t>
            </w:r>
            <w:r>
              <w:rPr>
                <w:sz w:val="20"/>
              </w:rPr>
              <w:t xml:space="preserve"> to</w:t>
            </w:r>
            <w:r>
              <w:rPr>
                <w:spacing w:val="-2"/>
                <w:sz w:val="20"/>
              </w:rPr>
              <w:t xml:space="preserve"> </w:t>
            </w:r>
            <w:r>
              <w:rPr>
                <w:sz w:val="20"/>
              </w:rPr>
              <w:t>pH&lt;2</w:t>
            </w:r>
          </w:p>
        </w:tc>
        <w:tc>
          <w:tcPr>
            <w:tcW w:w="1619" w:type="dxa"/>
            <w:tcBorders>
              <w:top w:val="single" w:sz="6" w:space="0" w:color="000000"/>
              <w:left w:val="single" w:sz="6" w:space="0" w:color="000000"/>
            </w:tcBorders>
          </w:tcPr>
          <w:p w14:paraId="24A008D9" w14:textId="77777777" w:rsidR="000D14B5" w:rsidRDefault="009748A5">
            <w:pPr>
              <w:pStyle w:val="TableParagraph"/>
              <w:spacing w:line="225" w:lineRule="exact"/>
              <w:ind w:left="143" w:right="136"/>
              <w:jc w:val="center"/>
              <w:rPr>
                <w:sz w:val="20"/>
              </w:rPr>
            </w:pPr>
            <w:r>
              <w:rPr>
                <w:sz w:val="20"/>
              </w:rPr>
              <w:t>6 months</w:t>
            </w:r>
          </w:p>
        </w:tc>
      </w:tr>
      <w:tr w:rsidR="000D14B5" w14:paraId="661AB9E4" w14:textId="77777777">
        <w:trPr>
          <w:trHeight w:val="460"/>
        </w:trPr>
        <w:tc>
          <w:tcPr>
            <w:tcW w:w="1351" w:type="dxa"/>
            <w:tcBorders>
              <w:right w:val="single" w:sz="6" w:space="0" w:color="000000"/>
            </w:tcBorders>
          </w:tcPr>
          <w:p w14:paraId="132D284D" w14:textId="77777777" w:rsidR="000D14B5" w:rsidRDefault="009748A5">
            <w:pPr>
              <w:pStyle w:val="TableParagraph"/>
              <w:spacing w:before="115"/>
              <w:ind w:left="107"/>
              <w:rPr>
                <w:b/>
                <w:sz w:val="20"/>
              </w:rPr>
            </w:pPr>
            <w:r>
              <w:rPr>
                <w:b/>
                <w:sz w:val="20"/>
              </w:rPr>
              <w:t>Total Metals</w:t>
            </w:r>
          </w:p>
        </w:tc>
        <w:tc>
          <w:tcPr>
            <w:tcW w:w="990" w:type="dxa"/>
            <w:tcBorders>
              <w:left w:val="single" w:sz="6" w:space="0" w:color="000000"/>
              <w:right w:val="single" w:sz="6" w:space="0" w:color="000000"/>
            </w:tcBorders>
          </w:tcPr>
          <w:p w14:paraId="466FD2C9" w14:textId="77777777" w:rsidR="000D14B5" w:rsidRDefault="009748A5">
            <w:pPr>
              <w:pStyle w:val="TableParagraph"/>
              <w:spacing w:line="228"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4AF6476E" w14:textId="77777777" w:rsidR="000D14B5" w:rsidRDefault="009748A5">
            <w:pPr>
              <w:pStyle w:val="TableParagraph"/>
              <w:spacing w:line="228"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651F1BB4" w14:textId="77777777" w:rsidR="000D14B5" w:rsidRDefault="009748A5">
            <w:pPr>
              <w:pStyle w:val="TableParagraph"/>
              <w:spacing w:line="228"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7576B2F0" w14:textId="09E6C0D4" w:rsidR="000D14B5" w:rsidRDefault="009748A5">
            <w:pPr>
              <w:pStyle w:val="TableParagraph"/>
              <w:spacing w:line="230" w:lineRule="exact"/>
              <w:ind w:left="483" w:right="78" w:hanging="377"/>
              <w:rPr>
                <w:sz w:val="20"/>
              </w:rPr>
            </w:pPr>
            <w:r>
              <w:rPr>
                <w:sz w:val="20"/>
              </w:rPr>
              <w:t>HNO</w:t>
            </w:r>
            <w:r>
              <w:rPr>
                <w:sz w:val="20"/>
                <w:vertAlign w:val="subscript"/>
              </w:rPr>
              <w:t>3</w:t>
            </w:r>
            <w:r w:rsidR="00186878">
              <w:rPr>
                <w:sz w:val="20"/>
                <w:vertAlign w:val="subscript"/>
              </w:rPr>
              <w:t xml:space="preserve"> </w:t>
            </w:r>
            <w:r>
              <w:rPr>
                <w:sz w:val="20"/>
              </w:rPr>
              <w:t>to pH&lt;2 at time of collection</w:t>
            </w:r>
          </w:p>
        </w:tc>
        <w:tc>
          <w:tcPr>
            <w:tcW w:w="1619" w:type="dxa"/>
            <w:tcBorders>
              <w:left w:val="single" w:sz="6" w:space="0" w:color="000000"/>
            </w:tcBorders>
          </w:tcPr>
          <w:p w14:paraId="65BB8644" w14:textId="77777777" w:rsidR="000D14B5" w:rsidRDefault="009748A5">
            <w:pPr>
              <w:pStyle w:val="TableParagraph"/>
              <w:spacing w:line="228" w:lineRule="exact"/>
              <w:ind w:left="143" w:right="136"/>
              <w:jc w:val="center"/>
              <w:rPr>
                <w:sz w:val="20"/>
              </w:rPr>
            </w:pPr>
            <w:r>
              <w:rPr>
                <w:sz w:val="20"/>
              </w:rPr>
              <w:t>6 months</w:t>
            </w:r>
          </w:p>
        </w:tc>
      </w:tr>
      <w:tr w:rsidR="000D14B5" w14:paraId="64694434" w14:textId="77777777">
        <w:trPr>
          <w:trHeight w:val="460"/>
        </w:trPr>
        <w:tc>
          <w:tcPr>
            <w:tcW w:w="1351" w:type="dxa"/>
            <w:tcBorders>
              <w:right w:val="single" w:sz="6" w:space="0" w:color="000000"/>
            </w:tcBorders>
          </w:tcPr>
          <w:p w14:paraId="2A5A3BD7" w14:textId="77777777" w:rsidR="000D14B5" w:rsidRDefault="009748A5">
            <w:pPr>
              <w:pStyle w:val="TableParagraph"/>
              <w:spacing w:before="114"/>
              <w:ind w:left="107"/>
              <w:rPr>
                <w:b/>
                <w:sz w:val="20"/>
              </w:rPr>
            </w:pPr>
            <w:r>
              <w:rPr>
                <w:b/>
                <w:sz w:val="20"/>
              </w:rPr>
              <w:t>Turbidity</w:t>
            </w:r>
          </w:p>
        </w:tc>
        <w:tc>
          <w:tcPr>
            <w:tcW w:w="990" w:type="dxa"/>
            <w:tcBorders>
              <w:left w:val="single" w:sz="6" w:space="0" w:color="000000"/>
              <w:right w:val="single" w:sz="6" w:space="0" w:color="000000"/>
            </w:tcBorders>
          </w:tcPr>
          <w:p w14:paraId="62B6830A"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0ECE11F8"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right w:val="single" w:sz="6" w:space="0" w:color="000000"/>
            </w:tcBorders>
          </w:tcPr>
          <w:p w14:paraId="129409D3" w14:textId="77777777" w:rsidR="000D14B5" w:rsidRDefault="009748A5">
            <w:pPr>
              <w:pStyle w:val="TableParagraph"/>
              <w:spacing w:line="227"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54499601" w14:textId="77777777" w:rsidR="000D14B5" w:rsidRDefault="009748A5" w:rsidP="00D90FB3">
            <w:pPr>
              <w:pStyle w:val="TableParagraph"/>
              <w:numPr>
                <w:ilvl w:val="0"/>
                <w:numId w:val="5"/>
              </w:numPr>
              <w:tabs>
                <w:tab w:val="left" w:pos="591"/>
              </w:tabs>
              <w:spacing w:line="227" w:lineRule="exact"/>
              <w:rPr>
                <w:sz w:val="20"/>
              </w:rPr>
            </w:pPr>
            <w:r>
              <w:rPr>
                <w:sz w:val="20"/>
              </w:rPr>
              <w:t>Cool</w:t>
            </w:r>
            <w:r>
              <w:rPr>
                <w:spacing w:val="-2"/>
                <w:sz w:val="20"/>
              </w:rPr>
              <w:t xml:space="preserve"> </w:t>
            </w:r>
            <w:r>
              <w:rPr>
                <w:sz w:val="20"/>
              </w:rPr>
              <w:t>≤6°C</w:t>
            </w:r>
          </w:p>
          <w:p w14:paraId="260C809A" w14:textId="77777777" w:rsidR="000D14B5" w:rsidRDefault="009748A5" w:rsidP="00D90FB3">
            <w:pPr>
              <w:pStyle w:val="TableParagraph"/>
              <w:numPr>
                <w:ilvl w:val="0"/>
                <w:numId w:val="4"/>
              </w:numPr>
              <w:tabs>
                <w:tab w:val="left" w:pos="501"/>
              </w:tabs>
              <w:spacing w:line="213" w:lineRule="exact"/>
              <w:rPr>
                <w:sz w:val="20"/>
              </w:rPr>
            </w:pPr>
            <w:r>
              <w:rPr>
                <w:sz w:val="20"/>
              </w:rPr>
              <w:t>do not</w:t>
            </w:r>
            <w:r>
              <w:rPr>
                <w:spacing w:val="-7"/>
                <w:sz w:val="20"/>
              </w:rPr>
              <w:t xml:space="preserve"> </w:t>
            </w:r>
            <w:r>
              <w:rPr>
                <w:sz w:val="20"/>
              </w:rPr>
              <w:t>freeze</w:t>
            </w:r>
          </w:p>
        </w:tc>
        <w:tc>
          <w:tcPr>
            <w:tcW w:w="1619" w:type="dxa"/>
            <w:tcBorders>
              <w:left w:val="single" w:sz="6" w:space="0" w:color="000000"/>
            </w:tcBorders>
          </w:tcPr>
          <w:p w14:paraId="48AE5E6D" w14:textId="77777777" w:rsidR="000D14B5" w:rsidRDefault="009748A5">
            <w:pPr>
              <w:pStyle w:val="TableParagraph"/>
              <w:spacing w:line="227" w:lineRule="exact"/>
              <w:ind w:left="142" w:right="136"/>
              <w:jc w:val="center"/>
              <w:rPr>
                <w:sz w:val="20"/>
              </w:rPr>
            </w:pPr>
            <w:r>
              <w:rPr>
                <w:sz w:val="20"/>
              </w:rPr>
              <w:t>48 hours</w:t>
            </w:r>
          </w:p>
        </w:tc>
      </w:tr>
    </w:tbl>
    <w:p w14:paraId="356A591B" w14:textId="77777777" w:rsidR="000D14B5" w:rsidRDefault="000D14B5">
      <w:pPr>
        <w:pStyle w:val="BodyText"/>
        <w:spacing w:before="7"/>
        <w:rPr>
          <w:b/>
          <w:sz w:val="11"/>
        </w:rPr>
      </w:pPr>
    </w:p>
    <w:p w14:paraId="4BE92EF5" w14:textId="3BB42335" w:rsidR="000D14B5" w:rsidRDefault="009748A5">
      <w:pPr>
        <w:tabs>
          <w:tab w:val="left" w:pos="1862"/>
          <w:tab w:val="left" w:pos="2127"/>
        </w:tabs>
        <w:spacing w:before="92"/>
        <w:ind w:left="687" w:right="622"/>
        <w:rPr>
          <w:sz w:val="18"/>
        </w:rPr>
      </w:pPr>
      <w:r>
        <w:rPr>
          <w:sz w:val="18"/>
        </w:rPr>
        <w:t>PA, P, FP, G</w:t>
      </w:r>
      <w:r w:rsidR="00186878">
        <w:rPr>
          <w:sz w:val="18"/>
        </w:rPr>
        <w:t>:</w:t>
      </w:r>
      <w:r w:rsidR="005A0A2D">
        <w:rPr>
          <w:sz w:val="18"/>
        </w:rPr>
        <w:t xml:space="preserve"> </w:t>
      </w:r>
      <w:r>
        <w:rPr>
          <w:sz w:val="18"/>
        </w:rPr>
        <w:t>PA is any sterizable (autoclavable) plastic, “P” is polyethylene, “FP” is fluoropolymer, “G” is glass HDPE is “high-density polyethylene”, VOA is “volatile organic</w:t>
      </w:r>
      <w:r>
        <w:rPr>
          <w:spacing w:val="-4"/>
          <w:sz w:val="18"/>
        </w:rPr>
        <w:t xml:space="preserve"> </w:t>
      </w:r>
      <w:r>
        <w:rPr>
          <w:sz w:val="18"/>
        </w:rPr>
        <w:t>analysis”</w:t>
      </w:r>
    </w:p>
    <w:p w14:paraId="4BBB5827" w14:textId="77777777" w:rsidR="000D14B5" w:rsidRPr="00D602D6" w:rsidRDefault="000D14B5" w:rsidP="00D602D6">
      <w:pPr>
        <w:tabs>
          <w:tab w:val="left" w:pos="1862"/>
          <w:tab w:val="left" w:pos="2127"/>
        </w:tabs>
        <w:spacing w:before="92"/>
        <w:ind w:left="687" w:right="622"/>
        <w:rPr>
          <w:sz w:val="18"/>
        </w:rPr>
      </w:pPr>
    </w:p>
    <w:p w14:paraId="3F5D7F30" w14:textId="77777777" w:rsidR="00C75F2A" w:rsidRDefault="00C75F2A" w:rsidP="00C75F2A">
      <w:pPr>
        <w:tabs>
          <w:tab w:val="left" w:pos="1862"/>
          <w:tab w:val="left" w:pos="2127"/>
        </w:tabs>
        <w:spacing w:before="92"/>
        <w:ind w:right="622"/>
        <w:rPr>
          <w:sz w:val="24"/>
          <w:szCs w:val="24"/>
        </w:rPr>
      </w:pPr>
    </w:p>
    <w:p w14:paraId="00E534A6" w14:textId="77777777" w:rsidR="00C75F2A" w:rsidRDefault="00C75F2A" w:rsidP="00C75F2A">
      <w:pPr>
        <w:tabs>
          <w:tab w:val="left" w:pos="1862"/>
          <w:tab w:val="left" w:pos="2127"/>
        </w:tabs>
        <w:spacing w:before="92"/>
        <w:ind w:right="622"/>
        <w:rPr>
          <w:sz w:val="24"/>
          <w:szCs w:val="24"/>
        </w:rPr>
      </w:pPr>
    </w:p>
    <w:p w14:paraId="1A4EAE5D" w14:textId="45F75199" w:rsidR="000D14B5" w:rsidRDefault="00C75F2A" w:rsidP="00D602D6">
      <w:pPr>
        <w:pStyle w:val="Heading2"/>
        <w:ind w:left="0"/>
      </w:pPr>
      <w:bookmarkStart w:id="237" w:name="_Toc117087855"/>
      <w:bookmarkStart w:id="238" w:name="_Toc125960348"/>
      <w:bookmarkStart w:id="239" w:name="_Toc125984008"/>
      <w:bookmarkStart w:id="240" w:name="_Toc125984291"/>
      <w:r>
        <w:t>B3.</w:t>
      </w:r>
      <w:r w:rsidR="009748A5">
        <w:t xml:space="preserve"> Sample Handling and Custody</w:t>
      </w:r>
      <w:r w:rsidR="009748A5" w:rsidRPr="00D602D6">
        <w:rPr>
          <w:spacing w:val="-4"/>
        </w:rPr>
        <w:t xml:space="preserve"> </w:t>
      </w:r>
      <w:r w:rsidR="009748A5">
        <w:t>Requirements</w:t>
      </w:r>
      <w:bookmarkEnd w:id="237"/>
      <w:bookmarkEnd w:id="238"/>
      <w:bookmarkEnd w:id="239"/>
      <w:bookmarkEnd w:id="240"/>
    </w:p>
    <w:p w14:paraId="1FC86248" w14:textId="7DDDC131" w:rsidR="007F406F" w:rsidRDefault="007F406F" w:rsidP="00D602D6">
      <w:pPr>
        <w:pStyle w:val="BodyText"/>
        <w:rPr>
          <w:b/>
        </w:rPr>
      </w:pPr>
      <w:bookmarkStart w:id="241" w:name="B3._SAMPLE_HANDLING_AND_CUSTODY_REQUIREM"/>
      <w:bookmarkStart w:id="242" w:name="_Hlk117073971"/>
      <w:bookmarkEnd w:id="232"/>
      <w:bookmarkEnd w:id="241"/>
    </w:p>
    <w:p w14:paraId="25F0E7B4" w14:textId="2D8896E2" w:rsidR="00621F9D" w:rsidRPr="00621F9D" w:rsidRDefault="00621F9D" w:rsidP="00D602D6">
      <w:pPr>
        <w:pStyle w:val="BodyText"/>
        <w:rPr>
          <w:i/>
        </w:rPr>
      </w:pPr>
      <w:r w:rsidRPr="00621F9D">
        <w:rPr>
          <w:i/>
        </w:rPr>
        <w:t>Sample transport from field to office</w:t>
      </w:r>
    </w:p>
    <w:p w14:paraId="1B999844" w14:textId="77777777" w:rsidR="001852A0" w:rsidRPr="00C75F2A" w:rsidRDefault="001852A0" w:rsidP="001852A0">
      <w:pPr>
        <w:pStyle w:val="ListParagraph"/>
        <w:numPr>
          <w:ilvl w:val="0"/>
          <w:numId w:val="64"/>
        </w:numPr>
        <w:tabs>
          <w:tab w:val="left" w:pos="1047"/>
          <w:tab w:val="left" w:pos="1048"/>
        </w:tabs>
        <w:ind w:right="653"/>
        <w:rPr>
          <w:sz w:val="24"/>
        </w:rPr>
      </w:pPr>
      <w:r w:rsidRPr="00C75F2A">
        <w:rPr>
          <w:sz w:val="24"/>
        </w:rPr>
        <w:t xml:space="preserve">Samples will be labeled (see Figure </w:t>
      </w:r>
      <w:r>
        <w:rPr>
          <w:sz w:val="24"/>
        </w:rPr>
        <w:t>3</w:t>
      </w:r>
      <w:r w:rsidRPr="00C75F2A">
        <w:rPr>
          <w:sz w:val="24"/>
        </w:rPr>
        <w:t>) and logged on the Agency Baseline Field Data Sheet (Appendix</w:t>
      </w:r>
      <w:r w:rsidRPr="00C75F2A">
        <w:rPr>
          <w:spacing w:val="-1"/>
          <w:sz w:val="24"/>
        </w:rPr>
        <w:t xml:space="preserve"> </w:t>
      </w:r>
      <w:r w:rsidRPr="00C75F2A">
        <w:rPr>
          <w:sz w:val="24"/>
        </w:rPr>
        <w:t>C).</w:t>
      </w:r>
    </w:p>
    <w:p w14:paraId="6E732D2F" w14:textId="77777777" w:rsidR="001852A0" w:rsidRDefault="001852A0" w:rsidP="001852A0">
      <w:pPr>
        <w:pStyle w:val="ListParagraph"/>
        <w:numPr>
          <w:ilvl w:val="0"/>
          <w:numId w:val="64"/>
        </w:numPr>
        <w:tabs>
          <w:tab w:val="left" w:pos="1047"/>
          <w:tab w:val="left" w:pos="1048"/>
        </w:tabs>
        <w:ind w:right="653"/>
        <w:rPr>
          <w:sz w:val="24"/>
        </w:rPr>
      </w:pPr>
      <w:r w:rsidRPr="00C75F2A">
        <w:rPr>
          <w:sz w:val="24"/>
        </w:rPr>
        <w:t xml:space="preserve">In the field, samples will be collected and stored in insulated ice chests containing freezable gel packs to hold samples at 4 degrees C (plus or minus 2 degrees C) until delivered to the lab. Temperature in transit will be monitored with a temperature blank with an objective of maintaining 4 degrees centigrade plus or minus 2 degrees centigrade. Once collected, samples are the responsibility of the monitors, and will stay in their possession until delivered to </w:t>
      </w:r>
      <w:r>
        <w:rPr>
          <w:sz w:val="24"/>
        </w:rPr>
        <w:t>the drop-off location</w:t>
      </w:r>
      <w:r w:rsidRPr="00C75F2A">
        <w:rPr>
          <w:sz w:val="24"/>
        </w:rPr>
        <w:t xml:space="preserve">. </w:t>
      </w:r>
    </w:p>
    <w:p w14:paraId="53996506" w14:textId="77777777" w:rsidR="001852A0" w:rsidRDefault="001852A0" w:rsidP="001852A0">
      <w:pPr>
        <w:pStyle w:val="ListParagraph"/>
        <w:numPr>
          <w:ilvl w:val="0"/>
          <w:numId w:val="64"/>
        </w:numPr>
        <w:tabs>
          <w:tab w:val="left" w:pos="1047"/>
          <w:tab w:val="left" w:pos="1048"/>
        </w:tabs>
        <w:ind w:right="653"/>
        <w:rPr>
          <w:sz w:val="24"/>
        </w:rPr>
      </w:pPr>
      <w:r w:rsidRPr="00C75F2A">
        <w:rPr>
          <w:sz w:val="24"/>
        </w:rPr>
        <w:t xml:space="preserve">Once samples have been delivered to the </w:t>
      </w:r>
      <w:r>
        <w:rPr>
          <w:sz w:val="24"/>
        </w:rPr>
        <w:t>drop-off location</w:t>
      </w:r>
      <w:r w:rsidRPr="00C75F2A">
        <w:rPr>
          <w:sz w:val="24"/>
        </w:rPr>
        <w:t xml:space="preserve"> they undergo initial analysis; KWF staff analyzes samples for conductivity, pH, and turbidity, while the Soldotna Wastewater Treatment Plant lab technicians analyze samples for total suspended solids, and fecal coliform</w:t>
      </w:r>
      <w:r w:rsidRPr="00C75F2A">
        <w:rPr>
          <w:spacing w:val="-2"/>
          <w:sz w:val="24"/>
        </w:rPr>
        <w:t xml:space="preserve"> </w:t>
      </w:r>
      <w:r w:rsidRPr="00C75F2A">
        <w:rPr>
          <w:sz w:val="24"/>
        </w:rPr>
        <w:t>bacteria.</w:t>
      </w:r>
    </w:p>
    <w:p w14:paraId="3EC5883F" w14:textId="77777777" w:rsidR="001852A0" w:rsidRDefault="001852A0" w:rsidP="001852A0">
      <w:pPr>
        <w:pStyle w:val="ListParagraph"/>
        <w:numPr>
          <w:ilvl w:val="0"/>
          <w:numId w:val="64"/>
        </w:numPr>
        <w:tabs>
          <w:tab w:val="left" w:pos="1047"/>
          <w:tab w:val="left" w:pos="1048"/>
        </w:tabs>
        <w:ind w:right="653"/>
        <w:rPr>
          <w:sz w:val="24"/>
        </w:rPr>
      </w:pPr>
      <w:r w:rsidRPr="00C75F2A">
        <w:rPr>
          <w:sz w:val="24"/>
        </w:rPr>
        <w:t xml:space="preserve">A portion of the samples will also be prepared for travel to SGS for further analysis. Samples will be repacked in insulated ice chests and kept in chilled condition with freezable ice packs. Temperature in transit will be monitoring with a temperature blank </w:t>
      </w:r>
      <w:r w:rsidRPr="00C75F2A">
        <w:rPr>
          <w:sz w:val="24"/>
        </w:rPr>
        <w:lastRenderedPageBreak/>
        <w:t>with an objective of maintaining 4 degrees centigrade plus or minus 2 degrees</w:t>
      </w:r>
      <w:r w:rsidRPr="00C75F2A">
        <w:rPr>
          <w:spacing w:val="-19"/>
          <w:sz w:val="24"/>
        </w:rPr>
        <w:t xml:space="preserve"> </w:t>
      </w:r>
      <w:r w:rsidRPr="00C75F2A">
        <w:rPr>
          <w:sz w:val="24"/>
        </w:rPr>
        <w:t>centigrade.</w:t>
      </w:r>
    </w:p>
    <w:p w14:paraId="3B08B666" w14:textId="77777777" w:rsidR="001852A0" w:rsidRDefault="001852A0" w:rsidP="001852A0">
      <w:pPr>
        <w:pStyle w:val="ListParagraph"/>
        <w:numPr>
          <w:ilvl w:val="0"/>
          <w:numId w:val="64"/>
        </w:numPr>
        <w:tabs>
          <w:tab w:val="left" w:pos="1047"/>
          <w:tab w:val="left" w:pos="1048"/>
        </w:tabs>
        <w:ind w:right="653"/>
        <w:rPr>
          <w:sz w:val="24"/>
        </w:rPr>
      </w:pPr>
      <w:r w:rsidRPr="00C75F2A">
        <w:rPr>
          <w:sz w:val="24"/>
        </w:rPr>
        <w:t>An SGS Chain of Custody Form will be used to record all transport and storage information.</w:t>
      </w:r>
    </w:p>
    <w:p w14:paraId="30B88F20" w14:textId="23C7B5D8" w:rsidR="000D14B5" w:rsidRPr="001852A0" w:rsidRDefault="001852A0" w:rsidP="00D602D6">
      <w:pPr>
        <w:pStyle w:val="ListParagraph"/>
        <w:numPr>
          <w:ilvl w:val="0"/>
          <w:numId w:val="64"/>
        </w:numPr>
        <w:tabs>
          <w:tab w:val="left" w:pos="1047"/>
          <w:tab w:val="left" w:pos="1048"/>
        </w:tabs>
        <w:ind w:right="653"/>
        <w:rPr>
          <w:sz w:val="24"/>
        </w:rPr>
      </w:pPr>
      <w:r w:rsidRPr="00C75F2A">
        <w:rPr>
          <w:sz w:val="24"/>
        </w:rPr>
        <w:t>Each sample bottle will be labeled with a unique sample number, sample site name, analysis to be performed, date and time, and initials of the person collecting the sample.</w:t>
      </w:r>
    </w:p>
    <w:p w14:paraId="6FFE8613" w14:textId="77777777" w:rsidR="00C75F2A" w:rsidRDefault="00C75F2A" w:rsidP="00C75F2A">
      <w:pPr>
        <w:rPr>
          <w:sz w:val="24"/>
        </w:rPr>
      </w:pPr>
    </w:p>
    <w:p w14:paraId="126A7054" w14:textId="77777777" w:rsidR="00C75F2A" w:rsidRDefault="00C75F2A" w:rsidP="00C75F2A">
      <w:pPr>
        <w:rPr>
          <w:sz w:val="24"/>
        </w:rPr>
      </w:pPr>
    </w:p>
    <w:p w14:paraId="18640FE0" w14:textId="77777777" w:rsidR="00C75F2A" w:rsidRDefault="00C75F2A" w:rsidP="00C75F2A">
      <w:pPr>
        <w:rPr>
          <w:sz w:val="24"/>
        </w:rPr>
      </w:pPr>
    </w:p>
    <w:p w14:paraId="51C1B12E" w14:textId="77777777" w:rsidR="00C75F2A" w:rsidRDefault="00C75F2A" w:rsidP="00C75F2A">
      <w:pPr>
        <w:rPr>
          <w:sz w:val="24"/>
        </w:rPr>
      </w:pPr>
    </w:p>
    <w:p w14:paraId="0EB72361" w14:textId="77777777" w:rsidR="00C75F2A" w:rsidRDefault="00C75F2A" w:rsidP="00C75F2A">
      <w:pPr>
        <w:pStyle w:val="BodyText"/>
        <w:ind w:left="2364"/>
        <w:rPr>
          <w:sz w:val="20"/>
        </w:rPr>
      </w:pPr>
      <w:r>
        <w:rPr>
          <w:noProof/>
          <w:sz w:val="20"/>
        </w:rPr>
        <mc:AlternateContent>
          <mc:Choice Requires="wpg">
            <w:drawing>
              <wp:inline distT="0" distB="0" distL="0" distR="0" wp14:anchorId="61BE40CF" wp14:editId="5AC93DD5">
                <wp:extent cx="3575050" cy="3075940"/>
                <wp:effectExtent l="0" t="0" r="0" b="0"/>
                <wp:docPr id="2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5050" cy="3075940"/>
                          <a:chOff x="0" y="0"/>
                          <a:chExt cx="5630" cy="4844"/>
                        </a:xfrm>
                      </wpg:grpSpPr>
                      <wps:wsp>
                        <wps:cNvPr id="23" name="Rectangle 46"/>
                        <wps:cNvSpPr>
                          <a:spLocks noChangeArrowheads="1"/>
                        </wps:cNvSpPr>
                        <wps:spPr bwMode="auto">
                          <a:xfrm>
                            <a:off x="14" y="0"/>
                            <a:ext cx="560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Line 45"/>
                        <wps:cNvCnPr>
                          <a:cxnSpLocks noChangeShapeType="1"/>
                        </wps:cNvCnPr>
                        <wps:spPr bwMode="auto">
                          <a:xfrm>
                            <a:off x="124" y="3386"/>
                            <a:ext cx="234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Freeform 44"/>
                        <wps:cNvSpPr>
                          <a:spLocks/>
                        </wps:cNvSpPr>
                        <wps:spPr bwMode="auto">
                          <a:xfrm>
                            <a:off x="-1" y="0"/>
                            <a:ext cx="5630" cy="3442"/>
                          </a:xfrm>
                          <a:custGeom>
                            <a:avLst/>
                            <a:gdLst>
                              <a:gd name="T0" fmla="*/ 5629 w 5630"/>
                              <a:gd name="T1" fmla="*/ 0 h 3442"/>
                              <a:gd name="T2" fmla="*/ 5615 w 5630"/>
                              <a:gd name="T3" fmla="*/ 0 h 3442"/>
                              <a:gd name="T4" fmla="*/ 5615 w 5630"/>
                              <a:gd name="T5" fmla="*/ 3413 h 3442"/>
                              <a:gd name="T6" fmla="*/ 14 w 5630"/>
                              <a:gd name="T7" fmla="*/ 3413 h 3442"/>
                              <a:gd name="T8" fmla="*/ 14 w 5630"/>
                              <a:gd name="T9" fmla="*/ 0 h 3442"/>
                              <a:gd name="T10" fmla="*/ 0 w 5630"/>
                              <a:gd name="T11" fmla="*/ 0 h 3442"/>
                              <a:gd name="T12" fmla="*/ 0 w 5630"/>
                              <a:gd name="T13" fmla="*/ 3427 h 3442"/>
                              <a:gd name="T14" fmla="*/ 14 w 5630"/>
                              <a:gd name="T15" fmla="*/ 3427 h 3442"/>
                              <a:gd name="T16" fmla="*/ 29 w 5630"/>
                              <a:gd name="T17" fmla="*/ 3427 h 3442"/>
                              <a:gd name="T18" fmla="*/ 29 w 5630"/>
                              <a:gd name="T19" fmla="*/ 3442 h 3442"/>
                              <a:gd name="T20" fmla="*/ 5600 w 5630"/>
                              <a:gd name="T21" fmla="*/ 3442 h 3442"/>
                              <a:gd name="T22" fmla="*/ 5600 w 5630"/>
                              <a:gd name="T23" fmla="*/ 3427 h 3442"/>
                              <a:gd name="T24" fmla="*/ 5615 w 5630"/>
                              <a:gd name="T25" fmla="*/ 3427 h 3442"/>
                              <a:gd name="T26" fmla="*/ 5629 w 5630"/>
                              <a:gd name="T27" fmla="*/ 3427 h 3442"/>
                              <a:gd name="T28" fmla="*/ 5629 w 5630"/>
                              <a:gd name="T29" fmla="*/ 0 h 3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30" h="3442">
                                <a:moveTo>
                                  <a:pt x="5629" y="0"/>
                                </a:moveTo>
                                <a:lnTo>
                                  <a:pt x="5615" y="0"/>
                                </a:lnTo>
                                <a:lnTo>
                                  <a:pt x="5615" y="3413"/>
                                </a:lnTo>
                                <a:lnTo>
                                  <a:pt x="14" y="3413"/>
                                </a:lnTo>
                                <a:lnTo>
                                  <a:pt x="14" y="0"/>
                                </a:lnTo>
                                <a:lnTo>
                                  <a:pt x="0" y="0"/>
                                </a:lnTo>
                                <a:lnTo>
                                  <a:pt x="0" y="3427"/>
                                </a:lnTo>
                                <a:lnTo>
                                  <a:pt x="14" y="3427"/>
                                </a:lnTo>
                                <a:lnTo>
                                  <a:pt x="29" y="3427"/>
                                </a:lnTo>
                                <a:lnTo>
                                  <a:pt x="29" y="3442"/>
                                </a:lnTo>
                                <a:lnTo>
                                  <a:pt x="5600" y="3442"/>
                                </a:lnTo>
                                <a:lnTo>
                                  <a:pt x="5600" y="3427"/>
                                </a:lnTo>
                                <a:lnTo>
                                  <a:pt x="5615" y="3427"/>
                                </a:lnTo>
                                <a:lnTo>
                                  <a:pt x="5629" y="3427"/>
                                </a:lnTo>
                                <a:lnTo>
                                  <a:pt x="56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Line 43"/>
                        <wps:cNvCnPr>
                          <a:cxnSpLocks noChangeShapeType="1"/>
                        </wps:cNvCnPr>
                        <wps:spPr bwMode="auto">
                          <a:xfrm>
                            <a:off x="138" y="4800"/>
                            <a:ext cx="198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Freeform 42"/>
                        <wps:cNvSpPr>
                          <a:spLocks/>
                        </wps:cNvSpPr>
                        <wps:spPr bwMode="auto">
                          <a:xfrm>
                            <a:off x="14" y="3427"/>
                            <a:ext cx="5601" cy="1416"/>
                          </a:xfrm>
                          <a:custGeom>
                            <a:avLst/>
                            <a:gdLst>
                              <a:gd name="T0" fmla="+- 0 5615 14"/>
                              <a:gd name="T1" fmla="*/ T0 w 5601"/>
                              <a:gd name="T2" fmla="+- 0 3427 3427"/>
                              <a:gd name="T3" fmla="*/ 3427 h 1416"/>
                              <a:gd name="T4" fmla="+- 0 5600 14"/>
                              <a:gd name="T5" fmla="*/ T4 w 5601"/>
                              <a:gd name="T6" fmla="+- 0 3427 3427"/>
                              <a:gd name="T7" fmla="*/ 3427 h 1416"/>
                              <a:gd name="T8" fmla="+- 0 5600 14"/>
                              <a:gd name="T9" fmla="*/ T8 w 5601"/>
                              <a:gd name="T10" fmla="+- 0 4829 3427"/>
                              <a:gd name="T11" fmla="*/ 4829 h 1416"/>
                              <a:gd name="T12" fmla="+- 0 29 14"/>
                              <a:gd name="T13" fmla="*/ T12 w 5601"/>
                              <a:gd name="T14" fmla="+- 0 4829 3427"/>
                              <a:gd name="T15" fmla="*/ 4829 h 1416"/>
                              <a:gd name="T16" fmla="+- 0 29 14"/>
                              <a:gd name="T17" fmla="*/ T16 w 5601"/>
                              <a:gd name="T18" fmla="+- 0 3427 3427"/>
                              <a:gd name="T19" fmla="*/ 3427 h 1416"/>
                              <a:gd name="T20" fmla="+- 0 14 14"/>
                              <a:gd name="T21" fmla="*/ T20 w 5601"/>
                              <a:gd name="T22" fmla="+- 0 3427 3427"/>
                              <a:gd name="T23" fmla="*/ 3427 h 1416"/>
                              <a:gd name="T24" fmla="+- 0 14 14"/>
                              <a:gd name="T25" fmla="*/ T24 w 5601"/>
                              <a:gd name="T26" fmla="+- 0 4843 3427"/>
                              <a:gd name="T27" fmla="*/ 4843 h 1416"/>
                              <a:gd name="T28" fmla="+- 0 29 14"/>
                              <a:gd name="T29" fmla="*/ T28 w 5601"/>
                              <a:gd name="T30" fmla="+- 0 4843 3427"/>
                              <a:gd name="T31" fmla="*/ 4843 h 1416"/>
                              <a:gd name="T32" fmla="+- 0 5600 14"/>
                              <a:gd name="T33" fmla="*/ T32 w 5601"/>
                              <a:gd name="T34" fmla="+- 0 4843 3427"/>
                              <a:gd name="T35" fmla="*/ 4843 h 1416"/>
                              <a:gd name="T36" fmla="+- 0 5615 14"/>
                              <a:gd name="T37" fmla="*/ T36 w 5601"/>
                              <a:gd name="T38" fmla="+- 0 4843 3427"/>
                              <a:gd name="T39" fmla="*/ 4843 h 1416"/>
                              <a:gd name="T40" fmla="+- 0 5615 14"/>
                              <a:gd name="T41" fmla="*/ T40 w 5601"/>
                              <a:gd name="T42" fmla="+- 0 3427 3427"/>
                              <a:gd name="T43" fmla="*/ 342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601" h="1416">
                                <a:moveTo>
                                  <a:pt x="5601" y="0"/>
                                </a:moveTo>
                                <a:lnTo>
                                  <a:pt x="5586" y="0"/>
                                </a:lnTo>
                                <a:lnTo>
                                  <a:pt x="5586" y="1402"/>
                                </a:lnTo>
                                <a:lnTo>
                                  <a:pt x="15" y="1402"/>
                                </a:lnTo>
                                <a:lnTo>
                                  <a:pt x="15" y="0"/>
                                </a:lnTo>
                                <a:lnTo>
                                  <a:pt x="0" y="0"/>
                                </a:lnTo>
                                <a:lnTo>
                                  <a:pt x="0" y="1416"/>
                                </a:lnTo>
                                <a:lnTo>
                                  <a:pt x="15" y="1416"/>
                                </a:lnTo>
                                <a:lnTo>
                                  <a:pt x="5586" y="1416"/>
                                </a:lnTo>
                                <a:lnTo>
                                  <a:pt x="5601" y="1416"/>
                                </a:lnTo>
                                <a:lnTo>
                                  <a:pt x="56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Text Box 41"/>
                        <wps:cNvSpPr txBox="1">
                          <a:spLocks noChangeArrowheads="1"/>
                        </wps:cNvSpPr>
                        <wps:spPr bwMode="auto">
                          <a:xfrm>
                            <a:off x="138" y="4397"/>
                            <a:ext cx="353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5DB18" w14:textId="77777777" w:rsidR="0084466F" w:rsidRDefault="0084466F" w:rsidP="00C75F2A">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wps:txbx>
                        <wps:bodyPr rot="0" vert="horz" wrap="square" lIns="0" tIns="0" rIns="0" bIns="0" anchor="t" anchorCtr="0" upright="1">
                          <a:noAutofit/>
                        </wps:bodyPr>
                      </wps:wsp>
                      <wps:wsp>
                        <wps:cNvPr id="30" name="Text Box 40"/>
                        <wps:cNvSpPr txBox="1">
                          <a:spLocks noChangeArrowheads="1"/>
                        </wps:cNvSpPr>
                        <wps:spPr bwMode="auto">
                          <a:xfrm>
                            <a:off x="138" y="3468"/>
                            <a:ext cx="361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7AF4C" w14:textId="77777777" w:rsidR="0084466F" w:rsidRDefault="0084466F" w:rsidP="00C75F2A">
                              <w:pPr>
                                <w:spacing w:line="199" w:lineRule="exact"/>
                                <w:rPr>
                                  <w:b/>
                                  <w:sz w:val="18"/>
                                </w:rPr>
                              </w:pPr>
                              <w:r>
                                <w:rPr>
                                  <w:b/>
                                  <w:sz w:val="18"/>
                                </w:rPr>
                                <w:t>Lab Information:</w:t>
                              </w:r>
                            </w:p>
                            <w:p w14:paraId="37DCF3F7" w14:textId="77777777" w:rsidR="0084466F" w:rsidRDefault="0084466F" w:rsidP="00C75F2A">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wps:txbx>
                        <wps:bodyPr rot="0" vert="horz" wrap="square" lIns="0" tIns="0" rIns="0" bIns="0" anchor="t" anchorCtr="0" upright="1">
                          <a:noAutofit/>
                        </wps:bodyPr>
                      </wps:wsp>
                      <wps:wsp>
                        <wps:cNvPr id="31" name="Text Box 39"/>
                        <wps:cNvSpPr txBox="1">
                          <a:spLocks noChangeArrowheads="1"/>
                        </wps:cNvSpPr>
                        <wps:spPr bwMode="auto">
                          <a:xfrm>
                            <a:off x="123" y="2981"/>
                            <a:ext cx="315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90E37" w14:textId="77777777" w:rsidR="0084466F" w:rsidRDefault="0084466F" w:rsidP="00C75F2A">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wps:txbx>
                        <wps:bodyPr rot="0" vert="horz" wrap="square" lIns="0" tIns="0" rIns="0" bIns="0" anchor="t" anchorCtr="0" upright="1">
                          <a:noAutofit/>
                        </wps:bodyPr>
                      </wps:wsp>
                      <wps:wsp>
                        <wps:cNvPr id="32" name="Text Box 38"/>
                        <wps:cNvSpPr txBox="1">
                          <a:spLocks noChangeArrowheads="1"/>
                        </wps:cNvSpPr>
                        <wps:spPr bwMode="auto">
                          <a:xfrm>
                            <a:off x="123" y="41"/>
                            <a:ext cx="4735"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3D6B0" w14:textId="77777777" w:rsidR="0084466F" w:rsidRDefault="0084466F" w:rsidP="00C75F2A">
                              <w:pPr>
                                <w:ind w:left="1865" w:right="737" w:hanging="418"/>
                                <w:rPr>
                                  <w:b/>
                                  <w:sz w:val="18"/>
                                </w:rPr>
                              </w:pPr>
                              <w:r>
                                <w:rPr>
                                  <w:b/>
                                  <w:sz w:val="18"/>
                                </w:rPr>
                                <w:t>KENAI WATERSHED FORUM Phone (907) 260-5449</w:t>
                              </w:r>
                            </w:p>
                            <w:p w14:paraId="33001C7E" w14:textId="77777777" w:rsidR="0084466F" w:rsidRDefault="0084466F" w:rsidP="00C75F2A">
                              <w:pPr>
                                <w:spacing w:before="38"/>
                                <w:rPr>
                                  <w:b/>
                                  <w:sz w:val="18"/>
                                </w:rPr>
                              </w:pPr>
                              <w:r>
                                <w:rPr>
                                  <w:b/>
                                  <w:sz w:val="18"/>
                                </w:rPr>
                                <w:t>Field Information:</w:t>
                              </w:r>
                            </w:p>
                            <w:p w14:paraId="2651DFAC" w14:textId="77777777" w:rsidR="0084466F" w:rsidRDefault="0084466F" w:rsidP="00C75F2A">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2DFE916B" w14:textId="77777777" w:rsidR="0084466F" w:rsidRDefault="0084466F" w:rsidP="00C75F2A">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1A1D77BC" w14:textId="77777777" w:rsidR="0084466F" w:rsidRDefault="0084466F" w:rsidP="00C75F2A">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7787342C" w14:textId="77777777" w:rsidR="0084466F" w:rsidRDefault="0084466F" w:rsidP="00C75F2A">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18E963C3" w14:textId="77777777" w:rsidR="0084466F" w:rsidRDefault="0084466F" w:rsidP="00C75F2A">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wps:txbx>
                        <wps:bodyPr rot="0" vert="horz" wrap="square" lIns="0" tIns="0" rIns="0" bIns="0" anchor="t" anchorCtr="0" upright="1">
                          <a:noAutofit/>
                        </wps:bodyPr>
                      </wps:wsp>
                    </wpg:wgp>
                  </a:graphicData>
                </a:graphic>
              </wp:inline>
            </w:drawing>
          </mc:Choice>
          <mc:Fallback>
            <w:pict>
              <v:group w14:anchorId="61BE40CF" id="Group 37" o:spid="_x0000_s1032" style="width:281.5pt;height:242.2pt;mso-position-horizontal-relative:char;mso-position-vertical-relative:line" coordsize="5630,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">
                <v:rect id="Rectangle 46" o:spid="_x0000_s1033" style="position:absolute;left:14;width:560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" fillcolor="black" stroked="f"/>
                <v:line id="Line 45" o:spid="_x0000_s1034" style="position:absolute;visibility:visible;mso-wrap-style:square" from="124,3386" to="2464,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" strokeweight=".36pt"/>
                <v:shape id="Freeform 44" o:spid="_x0000_s1035" style="position:absolute;left:-1;width:5630;height:3442;visibility:visible;mso-wrap-style:square;v-text-anchor:top" coordsize="5630,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" path="m5629,r-14,l5615,3413r-5601,l14,,,,,3427r14,l29,3427r,15l5600,3442r,-15l5615,3427r14,l5629,xe" fillcolor="black" stroked="f">
                  <v:path arrowok="t" o:connecttype="custom" o:connectlocs="5629,0;5615,0;5615,3413;14,3413;14,0;0,0;0,3427;14,3427;29,3427;29,3442;5600,3442;5600,3427;5615,3427;5629,3427;5629,0" o:connectangles="0,0,0,0,0,0,0,0,0,0,0,0,0,0,0"/>
                </v:shape>
                <v:line id="Line 43" o:spid="_x0000_s1036" style="position:absolute;visibility:visible;mso-wrap-style:square" from="138,4800" to="2118,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" strokeweight=".36pt"/>
                <v:shape id="Freeform 42" o:spid="_x0000_s1037" style="position:absolute;left:14;top:3427;width:5601;height:1416;visibility:visible;mso-wrap-style:square;v-text-anchor:top" coordsize="5601,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" path="m5601,r-15,l5586,1402r-5571,l15,,,,,1416r15,l5586,1416r15,l5601,xe" fillcolor="black" stroked="f">
                  <v:path arrowok="t" o:connecttype="custom" o:connectlocs="5601,3427;5586,3427;5586,4829;15,4829;15,3427;0,3427;0,4843;15,4843;5586,4843;5601,4843;5601,3427" o:connectangles="0,0,0,0,0,0,0,0,0,0,0"/>
                </v:shape>
                <v:shape id="Text Box 41" o:spid="_x0000_s1038" type="#_x0000_t202" style="position:absolute;left:138;top:4397;width:353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B15DB18" w14:textId="77777777" w:rsidR="0084466F" w:rsidRDefault="0084466F" w:rsidP="00C75F2A">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v:textbox>
                </v:shape>
                <v:shape id="Text Box 40" o:spid="_x0000_s1039" type="#_x0000_t202" style="position:absolute;left:138;top:3468;width:361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E07AF4C" w14:textId="77777777" w:rsidR="0084466F" w:rsidRDefault="0084466F" w:rsidP="00C75F2A">
                        <w:pPr>
                          <w:spacing w:line="199" w:lineRule="exact"/>
                          <w:rPr>
                            <w:b/>
                            <w:sz w:val="18"/>
                          </w:rPr>
                        </w:pPr>
                        <w:r>
                          <w:rPr>
                            <w:b/>
                            <w:sz w:val="18"/>
                          </w:rPr>
                          <w:t>Lab Information:</w:t>
                        </w:r>
                      </w:p>
                      <w:p w14:paraId="37DCF3F7" w14:textId="77777777" w:rsidR="0084466F" w:rsidRDefault="0084466F" w:rsidP="00C75F2A">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v:textbox>
                </v:shape>
                <v:shape id="Text Box 39" o:spid="_x0000_s1040" type="#_x0000_t202" style="position:absolute;left:123;top:2981;width:315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B490E37" w14:textId="77777777" w:rsidR="0084466F" w:rsidRDefault="0084466F" w:rsidP="00C75F2A">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v:textbox>
                </v:shape>
                <v:shape id="Text Box 38" o:spid="_x0000_s1041" type="#_x0000_t202" style="position:absolute;left:123;top:41;width:4735;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C73D6B0" w14:textId="77777777" w:rsidR="0084466F" w:rsidRDefault="0084466F" w:rsidP="00C75F2A">
                        <w:pPr>
                          <w:ind w:left="1865" w:right="737" w:hanging="418"/>
                          <w:rPr>
                            <w:b/>
                            <w:sz w:val="18"/>
                          </w:rPr>
                        </w:pPr>
                        <w:r>
                          <w:rPr>
                            <w:b/>
                            <w:sz w:val="18"/>
                          </w:rPr>
                          <w:t>KENAI WATERSHED FORUM Phone (907) 260-5449</w:t>
                        </w:r>
                      </w:p>
                      <w:p w14:paraId="33001C7E" w14:textId="77777777" w:rsidR="0084466F" w:rsidRDefault="0084466F" w:rsidP="00C75F2A">
                        <w:pPr>
                          <w:spacing w:before="38"/>
                          <w:rPr>
                            <w:b/>
                            <w:sz w:val="18"/>
                          </w:rPr>
                        </w:pPr>
                        <w:r>
                          <w:rPr>
                            <w:b/>
                            <w:sz w:val="18"/>
                          </w:rPr>
                          <w:t>Field Information:</w:t>
                        </w:r>
                      </w:p>
                      <w:p w14:paraId="2651DFAC" w14:textId="77777777" w:rsidR="0084466F" w:rsidRDefault="0084466F" w:rsidP="00C75F2A">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2DFE916B" w14:textId="77777777" w:rsidR="0084466F" w:rsidRDefault="0084466F" w:rsidP="00C75F2A">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1A1D77BC" w14:textId="77777777" w:rsidR="0084466F" w:rsidRDefault="0084466F" w:rsidP="00C75F2A">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7787342C" w14:textId="77777777" w:rsidR="0084466F" w:rsidRDefault="0084466F" w:rsidP="00C75F2A">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18E963C3" w14:textId="77777777" w:rsidR="0084466F" w:rsidRDefault="0084466F" w:rsidP="00C75F2A">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v:textbox>
                </v:shape>
                <w10:anchorlock/>
              </v:group>
            </w:pict>
          </mc:Fallback>
        </mc:AlternateContent>
      </w:r>
    </w:p>
    <w:bookmarkStart w:id="243" w:name="_Toc125959530"/>
    <w:p w14:paraId="247D7099" w14:textId="28F8C2CC" w:rsidR="00C75F2A" w:rsidRDefault="00C75F2A" w:rsidP="009B20CC">
      <w:pPr>
        <w:pStyle w:val="Caption"/>
        <w:jc w:val="center"/>
        <w:rPr>
          <w:i w:val="0"/>
          <w:color w:val="auto"/>
          <w:sz w:val="24"/>
        </w:rPr>
      </w:pPr>
      <w:r w:rsidRPr="00D602D6">
        <w:rPr>
          <w:i w:val="0"/>
          <w:noProof/>
          <w:color w:val="auto"/>
          <w:sz w:val="24"/>
          <w:szCs w:val="24"/>
        </w:rPr>
        <mc:AlternateContent>
          <mc:Choice Requires="wps">
            <w:drawing>
              <wp:anchor distT="0" distB="0" distL="114300" distR="114300" simplePos="0" relativeHeight="251688960" behindDoc="1" locked="0" layoutInCell="1" allowOverlap="1" wp14:anchorId="7555FF26" wp14:editId="7F2A4EC9">
                <wp:simplePos x="0" y="0"/>
                <wp:positionH relativeFrom="page">
                  <wp:posOffset>2249170</wp:posOffset>
                </wp:positionH>
                <wp:positionV relativeFrom="paragraph">
                  <wp:posOffset>-375285</wp:posOffset>
                </wp:positionV>
                <wp:extent cx="1143000" cy="0"/>
                <wp:effectExtent l="0" t="0" r="0" b="0"/>
                <wp:wrapNone/>
                <wp:docPr id="3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0598B86" id="Line 36"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7.1pt,-29.55pt" to="267.1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" strokeweight=".36pt">
                <w10:wrap anchorx="page"/>
              </v:line>
            </w:pict>
          </mc:Fallback>
        </mc:AlternateContent>
      </w:r>
      <w:bookmarkStart w:id="244" w:name="_Hlk117074405"/>
      <w:r w:rsidR="009748A5" w:rsidRPr="00D602D6">
        <w:rPr>
          <w:i w:val="0"/>
          <w:color w:val="auto"/>
          <w:sz w:val="24"/>
        </w:rPr>
        <w:t xml:space="preserve">Figure </w:t>
      </w:r>
      <w:r w:rsidR="009B20CC" w:rsidRPr="00D602D6">
        <w:rPr>
          <w:i w:val="0"/>
          <w:color w:val="auto"/>
          <w:sz w:val="24"/>
          <w:szCs w:val="24"/>
        </w:rPr>
        <w:fldChar w:fldCharType="begin"/>
      </w:r>
      <w:r w:rsidR="009B20CC" w:rsidRPr="00D602D6">
        <w:rPr>
          <w:i w:val="0"/>
          <w:color w:val="auto"/>
          <w:sz w:val="24"/>
          <w:szCs w:val="24"/>
        </w:rPr>
        <w:instrText xml:space="preserve"> SEQ Figure \* ARABIC </w:instrText>
      </w:r>
      <w:r w:rsidR="009B20CC" w:rsidRPr="00D602D6">
        <w:rPr>
          <w:i w:val="0"/>
          <w:color w:val="auto"/>
          <w:sz w:val="24"/>
          <w:szCs w:val="24"/>
        </w:rPr>
        <w:fldChar w:fldCharType="separate"/>
      </w:r>
      <w:r w:rsidR="00AD3520" w:rsidRPr="00D602D6">
        <w:rPr>
          <w:i w:val="0"/>
          <w:noProof/>
          <w:color w:val="auto"/>
          <w:sz w:val="24"/>
          <w:szCs w:val="24"/>
        </w:rPr>
        <w:t>3</w:t>
      </w:r>
      <w:r w:rsidR="009B20CC" w:rsidRPr="00D602D6">
        <w:rPr>
          <w:i w:val="0"/>
          <w:color w:val="auto"/>
          <w:sz w:val="24"/>
          <w:szCs w:val="24"/>
        </w:rPr>
        <w:fldChar w:fldCharType="end"/>
      </w:r>
      <w:r w:rsidR="009B20CC" w:rsidRPr="00D602D6">
        <w:rPr>
          <w:i w:val="0"/>
          <w:color w:val="auto"/>
          <w:sz w:val="24"/>
          <w:szCs w:val="24"/>
        </w:rPr>
        <w:t>.</w:t>
      </w:r>
      <w:r w:rsidR="009748A5" w:rsidRPr="00D602D6">
        <w:rPr>
          <w:i w:val="0"/>
          <w:color w:val="auto"/>
          <w:sz w:val="24"/>
        </w:rPr>
        <w:t xml:space="preserve"> Sample Container Labe</w:t>
      </w:r>
      <w:bookmarkEnd w:id="243"/>
      <w:r w:rsidR="00621F9D">
        <w:rPr>
          <w:i w:val="0"/>
          <w:color w:val="auto"/>
          <w:sz w:val="24"/>
        </w:rPr>
        <w:t>l</w:t>
      </w:r>
    </w:p>
    <w:p w14:paraId="6A55CAAC" w14:textId="17F478CC" w:rsidR="00621F9D" w:rsidRDefault="00621F9D" w:rsidP="00621F9D"/>
    <w:p w14:paraId="18CAF81D" w14:textId="066DD2F3" w:rsidR="00621F9D" w:rsidRDefault="00621F9D" w:rsidP="00621F9D"/>
    <w:p w14:paraId="3E426B80" w14:textId="217F39AE" w:rsidR="00621F9D" w:rsidRDefault="00621F9D" w:rsidP="00621F9D"/>
    <w:p w14:paraId="28D47E50" w14:textId="24C584E7" w:rsidR="00621F9D" w:rsidRDefault="00621F9D" w:rsidP="00621F9D">
      <w:pPr>
        <w:rPr>
          <w:i/>
        </w:rPr>
      </w:pPr>
      <w:r>
        <w:rPr>
          <w:i/>
        </w:rPr>
        <w:t>Sample transport from office to laboratory</w:t>
      </w:r>
    </w:p>
    <w:p w14:paraId="6ABE6436" w14:textId="07D4488D" w:rsidR="00A93966" w:rsidRDefault="00A93966" w:rsidP="00621F9D">
      <w:pPr>
        <w:rPr>
          <w:rFonts w:eastAsiaTheme="minorHAnsi"/>
          <w:color w:val="000000"/>
          <w:sz w:val="24"/>
          <w:szCs w:val="24"/>
        </w:rPr>
      </w:pPr>
    </w:p>
    <w:p w14:paraId="4FDFD2AA" w14:textId="47BE4DE0" w:rsidR="00621F9D" w:rsidRDefault="00621F9D" w:rsidP="00621F9D">
      <w:pPr>
        <w:rPr>
          <w:rFonts w:eastAsiaTheme="minorHAnsi"/>
          <w:color w:val="000000"/>
          <w:sz w:val="24"/>
          <w:szCs w:val="24"/>
        </w:rPr>
      </w:pPr>
      <w:r w:rsidRPr="00621F9D">
        <w:rPr>
          <w:rFonts w:eastAsiaTheme="minorHAnsi"/>
          <w:color w:val="000000"/>
          <w:sz w:val="24"/>
          <w:szCs w:val="24"/>
        </w:rPr>
        <w:t xml:space="preserve">Samples and sample containers will be maintained in a secure environment from the time the bottles leave the laboratory until the samples are received at the laboratory. The laboratories will maintain custody of bottles and samples using their normal custody procedures. </w:t>
      </w:r>
    </w:p>
    <w:p w14:paraId="2DE8A292" w14:textId="77777777" w:rsidR="004C0CA2" w:rsidRPr="00621F9D" w:rsidRDefault="004C0CA2" w:rsidP="00621F9D">
      <w:pPr>
        <w:rPr>
          <w:i/>
        </w:rPr>
      </w:pPr>
    </w:p>
    <w:p w14:paraId="0BC0CEEB" w14:textId="77777777" w:rsidR="004C0CA2" w:rsidRDefault="00621F9D" w:rsidP="004C0CA2">
      <w:pPr>
        <w:widowControl/>
        <w:adjustRightInd w:val="0"/>
        <w:rPr>
          <w:rFonts w:eastAsiaTheme="minorHAnsi"/>
          <w:color w:val="000000"/>
          <w:sz w:val="24"/>
          <w:szCs w:val="24"/>
        </w:rPr>
      </w:pPr>
      <w:r w:rsidRPr="00621F9D">
        <w:rPr>
          <w:rFonts w:eastAsiaTheme="minorHAnsi"/>
          <w:color w:val="000000"/>
          <w:sz w:val="24"/>
          <w:szCs w:val="24"/>
        </w:rPr>
        <w:t xml:space="preserve">Samples must be in the sampler’s possession or in a cooler sealed with signed and dated friable evidence tape on opposing sides of the cooler. When the cooler is sealed, the method of securing the samples must be such that tampering with samples or bottles is not possible. The cooler must be secured so that the lid cannot be removed without breaking the evidence tape or cutting the lock. </w:t>
      </w:r>
    </w:p>
    <w:p w14:paraId="72505C01" w14:textId="77777777" w:rsidR="004C0CA2" w:rsidRDefault="004C0CA2" w:rsidP="004C0CA2">
      <w:pPr>
        <w:widowControl/>
        <w:adjustRightInd w:val="0"/>
        <w:rPr>
          <w:rFonts w:eastAsiaTheme="minorHAnsi"/>
          <w:color w:val="000000"/>
          <w:sz w:val="24"/>
          <w:szCs w:val="24"/>
        </w:rPr>
      </w:pPr>
    </w:p>
    <w:p w14:paraId="76DE7B4A" w14:textId="603052BB" w:rsidR="004C0CA2" w:rsidRPr="004C0CA2" w:rsidRDefault="004C0CA2" w:rsidP="004C0CA2">
      <w:pPr>
        <w:widowControl/>
        <w:adjustRightInd w:val="0"/>
        <w:rPr>
          <w:rFonts w:eastAsiaTheme="minorHAnsi"/>
          <w:sz w:val="24"/>
          <w:szCs w:val="24"/>
        </w:rPr>
      </w:pPr>
      <w:r w:rsidRPr="004C0CA2">
        <w:rPr>
          <w:rFonts w:eastAsiaTheme="minorHAnsi"/>
          <w:sz w:val="24"/>
          <w:szCs w:val="24"/>
        </w:rPr>
        <w:t>Transfer of samples will be accomplished using the laboratory</w:t>
      </w:r>
      <w:r w:rsidR="00D528B3">
        <w:rPr>
          <w:rFonts w:eastAsiaTheme="minorHAnsi"/>
          <w:sz w:val="24"/>
          <w:szCs w:val="24"/>
        </w:rPr>
        <w:t>’s</w:t>
      </w:r>
      <w:r w:rsidRPr="004C0CA2">
        <w:rPr>
          <w:rFonts w:eastAsiaTheme="minorHAnsi"/>
          <w:sz w:val="24"/>
          <w:szCs w:val="24"/>
        </w:rPr>
        <w:t xml:space="preserve"> Chain-of-Custody (COC) form. When samples are transferred between personnel, such transfer will be indicated on the COC form with signature, date, and time of transfer. The COC will remain with the samples, sealed inside the cooler, until received by the laboratory. </w:t>
      </w:r>
    </w:p>
    <w:p w14:paraId="243D036B" w14:textId="53C654FD" w:rsidR="004C0CA2" w:rsidRDefault="004C0CA2" w:rsidP="00621F9D">
      <w:pPr>
        <w:widowControl/>
        <w:adjustRightInd w:val="0"/>
        <w:rPr>
          <w:rFonts w:eastAsiaTheme="minorHAnsi"/>
          <w:sz w:val="24"/>
          <w:szCs w:val="24"/>
        </w:rPr>
      </w:pPr>
    </w:p>
    <w:p w14:paraId="65335BF9" w14:textId="39238F4B" w:rsidR="00621F9D" w:rsidRPr="00621F9D" w:rsidRDefault="00621F9D" w:rsidP="00621F9D">
      <w:pPr>
        <w:widowControl/>
        <w:adjustRightInd w:val="0"/>
        <w:rPr>
          <w:rFonts w:eastAsiaTheme="minorHAnsi"/>
          <w:sz w:val="24"/>
          <w:szCs w:val="24"/>
        </w:rPr>
      </w:pPr>
      <w:r w:rsidRPr="00621F9D">
        <w:rPr>
          <w:rFonts w:eastAsiaTheme="minorHAnsi"/>
          <w:sz w:val="24"/>
          <w:szCs w:val="24"/>
        </w:rPr>
        <w:t xml:space="preserve">If custody is broken at any time during sample transfer, a note must be made on the COC form accompanying the sample. Upon receipt at the laboratory, the laboratory sample custodian will make note if a breach of custody has occurred (for example, if a custody seal has broken during transport). </w:t>
      </w:r>
    </w:p>
    <w:p w14:paraId="318A1F0F" w14:textId="77777777" w:rsidR="00373E89" w:rsidRDefault="00373E89" w:rsidP="00621F9D">
      <w:pPr>
        <w:widowControl/>
        <w:adjustRightInd w:val="0"/>
        <w:rPr>
          <w:rFonts w:eastAsiaTheme="minorHAnsi"/>
          <w:b/>
          <w:bCs/>
          <w:sz w:val="24"/>
          <w:szCs w:val="24"/>
        </w:rPr>
      </w:pPr>
    </w:p>
    <w:p w14:paraId="7E5C4E33" w14:textId="508C4D9B" w:rsidR="00621F9D" w:rsidRPr="00621F9D" w:rsidRDefault="00621F9D" w:rsidP="00621F9D">
      <w:pPr>
        <w:widowControl/>
        <w:adjustRightInd w:val="0"/>
        <w:rPr>
          <w:rFonts w:eastAsiaTheme="minorHAnsi"/>
          <w:i/>
          <w:sz w:val="24"/>
          <w:szCs w:val="24"/>
        </w:rPr>
      </w:pPr>
      <w:r w:rsidRPr="00621F9D">
        <w:rPr>
          <w:rFonts w:eastAsiaTheme="minorHAnsi"/>
          <w:bCs/>
          <w:i/>
          <w:sz w:val="24"/>
          <w:szCs w:val="24"/>
        </w:rPr>
        <w:t xml:space="preserve">Shipping Requirements </w:t>
      </w:r>
    </w:p>
    <w:p w14:paraId="3630E633" w14:textId="77777777" w:rsidR="00621F9D" w:rsidRPr="00621F9D" w:rsidRDefault="00621F9D" w:rsidP="00621F9D">
      <w:pPr>
        <w:widowControl/>
        <w:adjustRightInd w:val="0"/>
        <w:rPr>
          <w:rFonts w:eastAsiaTheme="minorHAnsi"/>
          <w:sz w:val="24"/>
          <w:szCs w:val="24"/>
        </w:rPr>
      </w:pPr>
      <w:r w:rsidRPr="00621F9D">
        <w:rPr>
          <w:rFonts w:eastAsiaTheme="minorHAnsi"/>
          <w:sz w:val="24"/>
          <w:szCs w:val="24"/>
        </w:rPr>
        <w:t xml:space="preserve">Packaging, marking, labeling, and shipping of samples will comply with all regulations promulgated by the U. S. Department of Transportation in 49 CFR 171-177. Staff should receive the necessary training for shipping samples or consult with the contracted laboratory for shipping instructions. </w:t>
      </w:r>
    </w:p>
    <w:p w14:paraId="6EA50C68" w14:textId="77777777" w:rsidR="00373E89" w:rsidRDefault="00373E89" w:rsidP="00621F9D">
      <w:pPr>
        <w:widowControl/>
        <w:adjustRightInd w:val="0"/>
        <w:rPr>
          <w:rFonts w:eastAsiaTheme="minorHAnsi"/>
          <w:sz w:val="24"/>
          <w:szCs w:val="24"/>
        </w:rPr>
      </w:pPr>
    </w:p>
    <w:p w14:paraId="0CFC0D1E" w14:textId="2FADC6EF" w:rsidR="00621F9D" w:rsidRDefault="00621F9D" w:rsidP="00621F9D">
      <w:pPr>
        <w:widowControl/>
        <w:adjustRightInd w:val="0"/>
        <w:rPr>
          <w:rFonts w:eastAsiaTheme="minorHAnsi"/>
          <w:sz w:val="24"/>
          <w:szCs w:val="24"/>
        </w:rPr>
      </w:pPr>
      <w:r w:rsidRPr="00621F9D">
        <w:rPr>
          <w:rFonts w:eastAsiaTheme="minorHAnsi"/>
          <w:sz w:val="24"/>
          <w:szCs w:val="24"/>
        </w:rPr>
        <w:t xml:space="preserve">Samples collected in plastic bottles may be placed in the cooler with sufficient padding (e.g., bubble wrap, cardboard, etc.) to limit movement of the bottles in the cooler during transport. </w:t>
      </w:r>
      <w:r w:rsidR="00373E89">
        <w:rPr>
          <w:rFonts w:eastAsiaTheme="minorHAnsi"/>
          <w:sz w:val="24"/>
          <w:szCs w:val="24"/>
        </w:rPr>
        <w:t xml:space="preserve">The </w:t>
      </w:r>
      <w:r w:rsidRPr="00621F9D">
        <w:rPr>
          <w:rFonts w:eastAsiaTheme="minorHAnsi"/>
          <w:sz w:val="24"/>
          <w:szCs w:val="24"/>
        </w:rPr>
        <w:t xml:space="preserve">plastic sample bottles will be placed into a bag-lined cooler with ice sealed in plastic bags or gel-ice/blue-ice to maintain a temperature of less than four degrees C. A temperature blank, 250 or 500 mL in size, will be placed in the cooler. Temperature will be measured prior to shipment and upon receipt at the lab. The chain of custody (COC) form will be placed in a plastic bag within the cooler. The cooler will be taped closed securely using packing tape at the </w:t>
      </w:r>
      <w:r w:rsidR="00373E89">
        <w:rPr>
          <w:rFonts w:eastAsiaTheme="minorHAnsi"/>
          <w:sz w:val="24"/>
          <w:szCs w:val="24"/>
        </w:rPr>
        <w:t>drop-off location</w:t>
      </w:r>
      <w:r w:rsidRPr="00621F9D">
        <w:rPr>
          <w:rFonts w:eastAsiaTheme="minorHAnsi"/>
          <w:sz w:val="24"/>
          <w:szCs w:val="24"/>
        </w:rPr>
        <w:t xml:space="preserve">. </w:t>
      </w:r>
    </w:p>
    <w:p w14:paraId="561862C3" w14:textId="77777777" w:rsidR="00373E89" w:rsidRPr="00621F9D" w:rsidRDefault="00373E89" w:rsidP="00621F9D">
      <w:pPr>
        <w:widowControl/>
        <w:adjustRightInd w:val="0"/>
        <w:rPr>
          <w:rFonts w:eastAsiaTheme="minorHAnsi"/>
          <w:sz w:val="24"/>
          <w:szCs w:val="24"/>
        </w:rPr>
      </w:pPr>
    </w:p>
    <w:p w14:paraId="1A0396F2" w14:textId="4C98F8EB" w:rsidR="00621F9D" w:rsidRPr="00621F9D" w:rsidRDefault="00621F9D" w:rsidP="00621F9D">
      <w:pPr>
        <w:rPr>
          <w:i/>
          <w:sz w:val="24"/>
          <w:szCs w:val="24"/>
        </w:rPr>
      </w:pPr>
      <w:r w:rsidRPr="00621F9D">
        <w:rPr>
          <w:rFonts w:eastAsiaTheme="minorHAnsi"/>
          <w:sz w:val="24"/>
          <w:szCs w:val="24"/>
        </w:rPr>
        <w:t>The six-hour holding time limitation for the bacteria samples must be met. To accomplish this, this project will use a combination of transportation to get the samples from waterbodies to laboratory</w:t>
      </w:r>
      <w:r w:rsidR="00373E89">
        <w:rPr>
          <w:rFonts w:eastAsiaTheme="minorHAnsi"/>
          <w:sz w:val="24"/>
          <w:szCs w:val="24"/>
        </w:rPr>
        <w:t xml:space="preserve"> within the specified hold time</w:t>
      </w:r>
      <w:r w:rsidRPr="00621F9D">
        <w:rPr>
          <w:rFonts w:eastAsiaTheme="minorHAnsi"/>
          <w:sz w:val="24"/>
          <w:szCs w:val="24"/>
        </w:rPr>
        <w:t xml:space="preserve">. Water chemistry samples will </w:t>
      </w:r>
      <w:r w:rsidR="00373E89">
        <w:rPr>
          <w:rFonts w:eastAsiaTheme="minorHAnsi"/>
          <w:sz w:val="24"/>
          <w:szCs w:val="24"/>
        </w:rPr>
        <w:t>be delivered to contracted</w:t>
      </w:r>
      <w:r w:rsidRPr="00621F9D">
        <w:rPr>
          <w:rFonts w:eastAsiaTheme="minorHAnsi"/>
          <w:sz w:val="24"/>
          <w:szCs w:val="24"/>
        </w:rPr>
        <w:t xml:space="preserve"> laboratories within 4</w:t>
      </w:r>
      <w:r w:rsidR="00373E89">
        <w:rPr>
          <w:rFonts w:eastAsiaTheme="minorHAnsi"/>
          <w:sz w:val="24"/>
          <w:szCs w:val="24"/>
        </w:rPr>
        <w:t>8 hours to meet the hold times.</w:t>
      </w:r>
    </w:p>
    <w:p w14:paraId="3D32DF2B" w14:textId="1DA5F905" w:rsidR="00621F9D" w:rsidRPr="00621F9D" w:rsidRDefault="00621F9D" w:rsidP="00621F9D">
      <w:pPr>
        <w:rPr>
          <w:i/>
        </w:rPr>
        <w:sectPr w:rsidR="00621F9D" w:rsidRPr="00621F9D">
          <w:headerReference w:type="default" r:id="rId37"/>
          <w:footerReference w:type="default" r:id="rId38"/>
          <w:pgSz w:w="11900" w:h="16840"/>
          <w:pgMar w:top="1620" w:right="940" w:bottom="940" w:left="1040" w:header="929" w:footer="744" w:gutter="0"/>
          <w:cols w:space="720"/>
        </w:sectPr>
      </w:pPr>
    </w:p>
    <w:p w14:paraId="017ABEE7" w14:textId="1FA3BD2F" w:rsidR="001D5A4D" w:rsidRPr="001D5A4D" w:rsidRDefault="001D5A4D" w:rsidP="007F406F">
      <w:pPr>
        <w:pStyle w:val="Heading2"/>
        <w:ind w:left="0"/>
        <w:rPr>
          <w:i w:val="0"/>
        </w:rPr>
      </w:pPr>
      <w:bookmarkStart w:id="245" w:name="_Toc117087856"/>
      <w:bookmarkStart w:id="246" w:name="_Toc125960349"/>
      <w:bookmarkStart w:id="247" w:name="_Toc125984009"/>
      <w:bookmarkStart w:id="248" w:name="_Toc125984292"/>
      <w:r w:rsidRPr="001D5A4D">
        <w:rPr>
          <w:i w:val="0"/>
        </w:rPr>
        <w:lastRenderedPageBreak/>
        <w:t>B4. Analytical Methods</w:t>
      </w:r>
      <w:r w:rsidRPr="001D5A4D">
        <w:rPr>
          <w:i w:val="0"/>
          <w:spacing w:val="-3"/>
        </w:rPr>
        <w:t xml:space="preserve"> </w:t>
      </w:r>
      <w:r w:rsidRPr="001D5A4D">
        <w:rPr>
          <w:i w:val="0"/>
        </w:rPr>
        <w:t>Requirements</w:t>
      </w:r>
      <w:bookmarkEnd w:id="245"/>
      <w:bookmarkEnd w:id="246"/>
      <w:bookmarkEnd w:id="247"/>
      <w:bookmarkEnd w:id="248"/>
    </w:p>
    <w:p w14:paraId="2F5DD53D" w14:textId="7F400E0F" w:rsidR="000D14B5" w:rsidRDefault="009748A5" w:rsidP="00D602D6">
      <w:pPr>
        <w:pStyle w:val="BodyText"/>
        <w:ind w:right="402"/>
      </w:pPr>
      <w:bookmarkStart w:id="249" w:name="B4._ANALYTICAL_METHODS_REQUIREMENTS"/>
      <w:bookmarkStart w:id="250" w:name="_Hlk117074459"/>
      <w:bookmarkEnd w:id="242"/>
      <w:bookmarkEnd w:id="244"/>
      <w:bookmarkEnd w:id="249"/>
      <w:r>
        <w:t xml:space="preserve">Monitoring shall be conducted in accordance with EPA-approved analytical procedures and in compliance with 40 CFR Part 136, </w:t>
      </w:r>
      <w:r>
        <w:rPr>
          <w:i/>
        </w:rPr>
        <w:t>Guidelines Establishing Test Procedures for Analysis of Pollutants</w:t>
      </w:r>
      <w:r w:rsidR="001D5A4D">
        <w:rPr>
          <w:i/>
        </w:rPr>
        <w:t xml:space="preserve"> </w:t>
      </w:r>
      <w:r w:rsidR="001D5A4D">
        <w:rPr>
          <w:i/>
        </w:rPr>
        <w:fldChar w:fldCharType="begin" w:fldLock="1"/>
      </w:r>
      <w:r w:rsidR="005A4E5E">
        <w:rPr>
          <w:i/>
        </w:rPr>
        <w:instrText>ADDIN paperpile_citation &lt;clusterId&gt;T835H982W372B166&lt;/clusterId&gt;&lt;metadata&gt;&lt;citation&gt;&lt;id&gt;77eac8ea-3e50-4717-9085-4898de1dfc00&lt;/id&gt;&lt;/citation&gt;&lt;/metadata&gt;&lt;data&gt;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&lt;/data&gt; \* MERGEFORMAT</w:instrText>
      </w:r>
      <w:r w:rsidR="001D5A4D">
        <w:rPr>
          <w:i/>
        </w:rPr>
        <w:fldChar w:fldCharType="separate"/>
      </w:r>
      <w:r w:rsidR="00EF34A1">
        <w:rPr>
          <w:noProof/>
        </w:rPr>
        <w:t>(EPA 1996a)</w:t>
      </w:r>
      <w:r w:rsidR="001D5A4D">
        <w:rPr>
          <w:i/>
        </w:rPr>
        <w:fldChar w:fldCharType="end"/>
      </w:r>
      <w:r w:rsidR="001D5A4D">
        <w:t>.</w:t>
      </w:r>
      <w:r>
        <w:t xml:space="preserve"> Documentation of methods used, along with precision and accuracy and detectability information is provided in </w:t>
      </w:r>
      <w:r w:rsidR="00636CFA" w:rsidRPr="00636CFA">
        <w:fldChar w:fldCharType="begin"/>
      </w:r>
      <w:r w:rsidR="00636CFA" w:rsidRPr="00636CFA">
        <w:instrText xml:space="preserve"> REF _Ref125965085 \h  \* MERGEFORMAT </w:instrText>
      </w:r>
      <w:r w:rsidR="00636CFA" w:rsidRPr="00636CFA">
        <w:fldChar w:fldCharType="separate"/>
      </w:r>
      <w:r w:rsidR="00636CFA" w:rsidRPr="00636CFA">
        <w:t>Table</w:t>
      </w:r>
      <w:r w:rsidR="00636CFA">
        <w:t>s</w:t>
      </w:r>
      <w:r w:rsidR="00636CFA" w:rsidRPr="00636CFA">
        <w:t xml:space="preserve"> </w:t>
      </w:r>
      <w:r w:rsidR="00636CFA" w:rsidRPr="00636CFA">
        <w:rPr>
          <w:noProof/>
        </w:rPr>
        <w:t>3</w:t>
      </w:r>
      <w:r w:rsidR="00636CFA" w:rsidRPr="00636CFA">
        <w:fldChar w:fldCharType="end"/>
      </w:r>
      <w:r w:rsidR="00636CFA" w:rsidRPr="00636CFA">
        <w:t xml:space="preserve"> through </w:t>
      </w:r>
      <w:r w:rsidR="00636CFA" w:rsidRPr="00636CFA">
        <w:fldChar w:fldCharType="begin"/>
      </w:r>
      <w:r w:rsidR="00636CFA" w:rsidRPr="00636CFA">
        <w:instrText xml:space="preserve"> REF _Ref125970027 \h  \* MERGEFORMAT </w:instrText>
      </w:r>
      <w:r w:rsidR="00636CFA" w:rsidRPr="00636CFA">
        <w:fldChar w:fldCharType="separate"/>
      </w:r>
      <w:r w:rsidR="00636CFA" w:rsidRPr="00636CFA">
        <w:t xml:space="preserve">Table </w:t>
      </w:r>
      <w:r w:rsidR="00636CFA" w:rsidRPr="00636CFA">
        <w:rPr>
          <w:noProof/>
        </w:rPr>
        <w:t>6</w:t>
      </w:r>
      <w:r w:rsidR="00636CFA" w:rsidRPr="00636CFA">
        <w:fldChar w:fldCharType="end"/>
      </w:r>
      <w:r w:rsidRPr="00636CFA">
        <w:t>.</w:t>
      </w:r>
      <w:r>
        <w:t xml:space="preserve"> For each sample collected, the method used is recorded in the data.</w:t>
      </w:r>
    </w:p>
    <w:p w14:paraId="3DCA59D4" w14:textId="77777777" w:rsidR="000D14B5" w:rsidRDefault="000D14B5">
      <w:pPr>
        <w:pStyle w:val="BodyText"/>
        <w:spacing w:before="11"/>
        <w:rPr>
          <w:sz w:val="23"/>
        </w:rPr>
      </w:pPr>
    </w:p>
    <w:p w14:paraId="3DE9DF76" w14:textId="6A7573F1" w:rsidR="000D14B5" w:rsidRDefault="009748A5" w:rsidP="002B7AD7">
      <w:pPr>
        <w:pStyle w:val="BodyText"/>
        <w:ind w:right="842"/>
      </w:pPr>
      <w:r>
        <w:t xml:space="preserve">Under direction of the Project Manager, project staff will ensure that all equipment and sampling kits used in the field and laboratories use EPA </w:t>
      </w:r>
      <w:r w:rsidR="00B22E6F">
        <w:t>Clean Water Act (</w:t>
      </w:r>
      <w:r>
        <w:t>CWA</w:t>
      </w:r>
      <w:r w:rsidR="00B22E6F">
        <w:t>)</w:t>
      </w:r>
      <w:r>
        <w:t xml:space="preserve"> approved methods. The project’s QA officer will verify that only EPA CWA approved methods (or in specific incidences ADEC DOW pre- approved methods) are used.</w:t>
      </w:r>
      <w:r w:rsidR="00B22E6F">
        <w:t xml:space="preserve"> </w:t>
      </w:r>
      <w:r>
        <w:t>Agency Baseline</w:t>
      </w:r>
      <w:r w:rsidR="00F81752">
        <w:t xml:space="preserve">. </w:t>
      </w:r>
      <w:r>
        <w:t xml:space="preserve">Soldotna Wastewater Treatment Lab will analyze samples for Total Suspended Solids, </w:t>
      </w:r>
      <w:r w:rsidR="00385894">
        <w:t xml:space="preserve">as well as for Fecal Coliforms when resources allow. As </w:t>
      </w:r>
      <w:r w:rsidR="00BE24EE">
        <w:t xml:space="preserve">capacity for </w:t>
      </w:r>
      <w:r w:rsidR="00385894">
        <w:t xml:space="preserve">collaboration permits, they will also analyze samples for turbidity, </w:t>
      </w:r>
      <w:r>
        <w:t xml:space="preserve">conductivity, and </w:t>
      </w:r>
      <w:r w:rsidR="001D5A4D">
        <w:t>pH</w:t>
      </w:r>
      <w:r>
        <w:t xml:space="preserve">. SGS will perform laboratory analysis of water quality beyond the capacity of the Soldotna Wastewater Treatment Plant. Their Quality Management Plan is on file with </w:t>
      </w:r>
      <w:r w:rsidR="008229CA">
        <w:t>Kenai Watershed Forum, and available upon request from either KWF or the Soldotna Wastewater Treatment Plant</w:t>
      </w:r>
      <w:r>
        <w:t>.</w:t>
      </w:r>
    </w:p>
    <w:p w14:paraId="006E9361" w14:textId="77777777" w:rsidR="000D14B5" w:rsidRDefault="000D14B5" w:rsidP="00141D6D">
      <w:pPr>
        <w:pStyle w:val="BodyText"/>
        <w:ind w:left="720" w:right="842"/>
      </w:pPr>
    </w:p>
    <w:p w14:paraId="2D189AE0" w14:textId="56BAB527" w:rsidR="000D14B5" w:rsidRPr="002B7AD7" w:rsidRDefault="009748A5" w:rsidP="002B7AD7">
      <w:pPr>
        <w:pStyle w:val="Heading2"/>
        <w:ind w:left="0"/>
        <w:rPr>
          <w:i w:val="0"/>
        </w:rPr>
      </w:pPr>
      <w:bookmarkStart w:id="251" w:name="B5._QUALITY_CONTROL_REQUIREMENTS"/>
      <w:bookmarkEnd w:id="251"/>
      <w:r w:rsidRPr="002B7AD7">
        <w:rPr>
          <w:i w:val="0"/>
        </w:rPr>
        <w:t>B5.</w:t>
      </w:r>
      <w:r w:rsidR="00F81752" w:rsidRPr="002B7AD7">
        <w:rPr>
          <w:i w:val="0"/>
        </w:rPr>
        <w:t xml:space="preserve"> </w:t>
      </w:r>
      <w:r w:rsidR="001D5A4D" w:rsidRPr="002B7AD7">
        <w:rPr>
          <w:i w:val="0"/>
        </w:rPr>
        <w:t>Q</w:t>
      </w:r>
      <w:r w:rsidR="00F81752" w:rsidRPr="002B7AD7">
        <w:rPr>
          <w:i w:val="0"/>
        </w:rPr>
        <w:t>uality</w:t>
      </w:r>
      <w:r w:rsidR="001D5A4D" w:rsidRPr="002B7AD7">
        <w:rPr>
          <w:i w:val="0"/>
        </w:rPr>
        <w:t xml:space="preserve"> C</w:t>
      </w:r>
      <w:r w:rsidR="00F81752" w:rsidRPr="002B7AD7">
        <w:rPr>
          <w:i w:val="0"/>
        </w:rPr>
        <w:t>ontrol</w:t>
      </w:r>
      <w:r w:rsidR="001D5A4D" w:rsidRPr="002B7AD7">
        <w:rPr>
          <w:i w:val="0"/>
          <w:spacing w:val="-1"/>
        </w:rPr>
        <w:t xml:space="preserve"> </w:t>
      </w:r>
      <w:r w:rsidR="001D5A4D" w:rsidRPr="002B7AD7">
        <w:rPr>
          <w:i w:val="0"/>
        </w:rPr>
        <w:t>R</w:t>
      </w:r>
      <w:r w:rsidR="00F81752" w:rsidRPr="002B7AD7">
        <w:rPr>
          <w:i w:val="0"/>
        </w:rPr>
        <w:t>equirements</w:t>
      </w:r>
    </w:p>
    <w:p w14:paraId="23FA446A" w14:textId="70926534" w:rsidR="000D14B5" w:rsidRDefault="009748A5" w:rsidP="00141D6D">
      <w:pPr>
        <w:pStyle w:val="BodyText"/>
        <w:ind w:right="327"/>
      </w:pPr>
      <w:r>
        <w:t>Quality Control (QC) is the overall system of technical activities that measures the attributes and performance of a process, item, or service against defined standards to verify that they meet the monitoring project’s data quality objectives. This information</w:t>
      </w:r>
      <w:r w:rsidR="001852A0">
        <w:t xml:space="preserve"> is summarized </w:t>
      </w:r>
      <w:r w:rsidR="001852A0" w:rsidRPr="00C72215">
        <w:t xml:space="preserve">in </w:t>
      </w:r>
      <w:r w:rsidR="00C72215" w:rsidRPr="00C72215">
        <w:fldChar w:fldCharType="begin"/>
      </w:r>
      <w:r w:rsidR="00C72215" w:rsidRPr="00C72215">
        <w:instrText xml:space="preserve"> REF _Ref125970095 \h  \* MERGEFORMAT </w:instrText>
      </w:r>
      <w:r w:rsidR="00C72215" w:rsidRPr="00C72215">
        <w:fldChar w:fldCharType="separate"/>
      </w:r>
      <w:r w:rsidR="00C72215" w:rsidRPr="00C72215">
        <w:t xml:space="preserve">Table </w:t>
      </w:r>
      <w:r w:rsidR="00C72215" w:rsidRPr="00C72215">
        <w:rPr>
          <w:noProof/>
        </w:rPr>
        <w:t>12</w:t>
      </w:r>
      <w:r w:rsidR="00C72215" w:rsidRPr="00C72215">
        <w:fldChar w:fldCharType="end"/>
      </w:r>
      <w:r w:rsidRPr="00C72215">
        <w:t>.</w:t>
      </w:r>
    </w:p>
    <w:p w14:paraId="531F6EF6" w14:textId="77777777" w:rsidR="000D14B5" w:rsidRDefault="000D14B5" w:rsidP="00141D6D">
      <w:pPr>
        <w:pStyle w:val="BodyText"/>
        <w:ind w:left="720" w:right="327"/>
      </w:pPr>
    </w:p>
    <w:p w14:paraId="77F0AA65" w14:textId="298E1117" w:rsidR="000D14B5" w:rsidRPr="002B7AD7" w:rsidRDefault="009748A5" w:rsidP="002B7AD7">
      <w:pPr>
        <w:pStyle w:val="BodyText"/>
        <w:rPr>
          <w:b/>
        </w:rPr>
      </w:pPr>
      <w:bookmarkStart w:id="252" w:name="_Toc117087857"/>
      <w:bookmarkStart w:id="253" w:name="_Toc125960350"/>
      <w:bookmarkStart w:id="254" w:name="_Toc125984010"/>
      <w:bookmarkStart w:id="255" w:name="_Toc125984293"/>
      <w:r w:rsidRPr="002B7AD7">
        <w:rPr>
          <w:b/>
        </w:rPr>
        <w:t>B.5.1</w:t>
      </w:r>
      <w:r w:rsidR="00F81752" w:rsidRPr="002B7AD7">
        <w:rPr>
          <w:b/>
        </w:rPr>
        <w:t xml:space="preserve"> </w:t>
      </w:r>
      <w:r w:rsidRPr="002B7AD7">
        <w:rPr>
          <w:b/>
        </w:rPr>
        <w:t>Field Quality Control (QC)</w:t>
      </w:r>
      <w:r w:rsidRPr="002B7AD7">
        <w:rPr>
          <w:b/>
          <w:spacing w:val="-1"/>
        </w:rPr>
        <w:t xml:space="preserve"> </w:t>
      </w:r>
      <w:r w:rsidRPr="002B7AD7">
        <w:rPr>
          <w:b/>
        </w:rPr>
        <w:t>Measures</w:t>
      </w:r>
      <w:bookmarkEnd w:id="252"/>
      <w:bookmarkEnd w:id="253"/>
      <w:bookmarkEnd w:id="254"/>
      <w:bookmarkEnd w:id="255"/>
    </w:p>
    <w:p w14:paraId="66C5D0BC" w14:textId="77777777" w:rsidR="000D14B5" w:rsidRDefault="009748A5" w:rsidP="00141D6D">
      <w:pPr>
        <w:pStyle w:val="BodyText"/>
        <w:spacing w:line="275" w:lineRule="exact"/>
      </w:pPr>
      <w:r>
        <w:t>QC measures in the field include but are not limited to:</w:t>
      </w:r>
    </w:p>
    <w:p w14:paraId="2BD17BFE" w14:textId="77777777" w:rsidR="007F406F" w:rsidRDefault="009748A5" w:rsidP="00141D6D">
      <w:pPr>
        <w:pStyle w:val="BodyText"/>
        <w:numPr>
          <w:ilvl w:val="0"/>
          <w:numId w:val="77"/>
        </w:numPr>
        <w:spacing w:line="275" w:lineRule="exact"/>
      </w:pPr>
      <w:r w:rsidRPr="00AF7CAA">
        <w:t xml:space="preserve">Adherence to documented procedures and the comprehensive documentation </w:t>
      </w:r>
      <w:r>
        <w:t>of sample collection information included in the field data</w:t>
      </w:r>
      <w:r>
        <w:rPr>
          <w:spacing w:val="-7"/>
        </w:rPr>
        <w:t xml:space="preserve"> </w:t>
      </w:r>
      <w:r>
        <w:t>sheets.</w:t>
      </w:r>
    </w:p>
    <w:p w14:paraId="3FA56C92" w14:textId="77777777" w:rsidR="007F406F" w:rsidRDefault="009748A5" w:rsidP="00141D6D">
      <w:pPr>
        <w:pStyle w:val="BodyText"/>
        <w:numPr>
          <w:ilvl w:val="0"/>
          <w:numId w:val="77"/>
        </w:numPr>
        <w:spacing w:line="275" w:lineRule="exact"/>
      </w:pPr>
      <w:r w:rsidRPr="00AF7CAA">
        <w:t xml:space="preserve">A rigidly enforced chain-of-custody program will ensure sample integrity </w:t>
      </w:r>
      <w:r>
        <w:t>and identification. The chain-of-custody procedure documents the handling of each sample from the time the sample was collected to the arrival of the sample at the</w:t>
      </w:r>
      <w:r w:rsidRPr="007F406F">
        <w:rPr>
          <w:spacing w:val="-16"/>
        </w:rPr>
        <w:t xml:space="preserve"> </w:t>
      </w:r>
      <w:r>
        <w:t>laboratory.</w:t>
      </w:r>
    </w:p>
    <w:p w14:paraId="66C955BD" w14:textId="56B8BB16" w:rsidR="007F406F" w:rsidRDefault="009748A5" w:rsidP="00141D6D">
      <w:pPr>
        <w:pStyle w:val="BodyText"/>
        <w:numPr>
          <w:ilvl w:val="0"/>
          <w:numId w:val="77"/>
        </w:numPr>
        <w:spacing w:line="275" w:lineRule="exact"/>
      </w:pPr>
      <w:r w:rsidRPr="00AF7CAA">
        <w:t xml:space="preserve">Proper cleaning of sample </w:t>
      </w:r>
      <w:r w:rsidR="00E63769">
        <w:t xml:space="preserve">transport </w:t>
      </w:r>
      <w:r w:rsidRPr="00AF7CAA">
        <w:t xml:space="preserve">containers </w:t>
      </w:r>
      <w:r w:rsidR="00E63769">
        <w:t xml:space="preserve">(coolers) </w:t>
      </w:r>
      <w:r w:rsidRPr="00AF7CAA">
        <w:t>and sampling</w:t>
      </w:r>
      <w:r w:rsidRPr="007F406F">
        <w:rPr>
          <w:spacing w:val="-4"/>
        </w:rPr>
        <w:t xml:space="preserve"> </w:t>
      </w:r>
      <w:r>
        <w:t>equipment.</w:t>
      </w:r>
    </w:p>
    <w:p w14:paraId="2BA30ECA" w14:textId="77777777" w:rsidR="007F406F" w:rsidRDefault="009748A5" w:rsidP="00141D6D">
      <w:pPr>
        <w:pStyle w:val="BodyText"/>
        <w:numPr>
          <w:ilvl w:val="0"/>
          <w:numId w:val="77"/>
        </w:numPr>
        <w:spacing w:line="275" w:lineRule="exact"/>
      </w:pPr>
      <w:r w:rsidRPr="00AF7CAA">
        <w:t xml:space="preserve">Maintenance, </w:t>
      </w:r>
      <w:r>
        <w:t>cleaning and calibration of field equipment/kits per the manufacturer’s and/or laboratory’s specification, and field</w:t>
      </w:r>
      <w:r w:rsidRPr="007F406F">
        <w:rPr>
          <w:spacing w:val="-4"/>
        </w:rPr>
        <w:t xml:space="preserve"> </w:t>
      </w:r>
      <w:r>
        <w:t>SOPs.</w:t>
      </w:r>
    </w:p>
    <w:p w14:paraId="5B948671" w14:textId="77777777" w:rsidR="007F406F" w:rsidRDefault="009748A5" w:rsidP="00141D6D">
      <w:pPr>
        <w:pStyle w:val="BodyText"/>
        <w:numPr>
          <w:ilvl w:val="0"/>
          <w:numId w:val="77"/>
        </w:numPr>
        <w:spacing w:line="275" w:lineRule="exact"/>
      </w:pPr>
      <w:r w:rsidRPr="00AF7CAA">
        <w:t>Chemical reagents and standard reference materials used prior to expiration</w:t>
      </w:r>
      <w:r w:rsidRPr="007F406F">
        <w:rPr>
          <w:spacing w:val="-9"/>
        </w:rPr>
        <w:t xml:space="preserve"> </w:t>
      </w:r>
      <w:r>
        <w:t>dates.</w:t>
      </w:r>
    </w:p>
    <w:p w14:paraId="108B1405" w14:textId="77777777" w:rsidR="007F406F" w:rsidRDefault="009748A5" w:rsidP="00141D6D">
      <w:pPr>
        <w:pStyle w:val="BodyText"/>
        <w:numPr>
          <w:ilvl w:val="0"/>
          <w:numId w:val="77"/>
        </w:numPr>
        <w:spacing w:line="275" w:lineRule="exact"/>
      </w:pPr>
      <w:r w:rsidRPr="00AF7CAA">
        <w:t>Ensuring that field sample collection containers s</w:t>
      </w:r>
      <w:r w:rsidRPr="00E16D23">
        <w:t>eals remain unbroken until sampling is conducted.</w:t>
      </w:r>
    </w:p>
    <w:p w14:paraId="2EF56649" w14:textId="77777777" w:rsidR="007F406F" w:rsidRDefault="009748A5" w:rsidP="00141D6D">
      <w:pPr>
        <w:pStyle w:val="BodyText"/>
        <w:numPr>
          <w:ilvl w:val="0"/>
          <w:numId w:val="77"/>
        </w:numPr>
        <w:spacing w:line="275" w:lineRule="exact"/>
      </w:pPr>
      <w:r w:rsidRPr="00AF7CAA">
        <w:t>Proper field sample collection and analysis</w:t>
      </w:r>
      <w:r w:rsidRPr="007F406F">
        <w:rPr>
          <w:spacing w:val="-7"/>
        </w:rPr>
        <w:t xml:space="preserve"> </w:t>
      </w:r>
      <w:r>
        <w:t>techniques.</w:t>
      </w:r>
    </w:p>
    <w:p w14:paraId="7325132D" w14:textId="77777777" w:rsidR="007F406F" w:rsidRDefault="009748A5" w:rsidP="00141D6D">
      <w:pPr>
        <w:pStyle w:val="BodyText"/>
        <w:numPr>
          <w:ilvl w:val="0"/>
          <w:numId w:val="77"/>
        </w:numPr>
        <w:spacing w:line="275" w:lineRule="exact"/>
      </w:pPr>
      <w:r w:rsidRPr="00AF7CAA">
        <w:t xml:space="preserve">Correct sample </w:t>
      </w:r>
      <w:r>
        <w:t>labeling and data</w:t>
      </w:r>
      <w:r w:rsidRPr="007F406F">
        <w:rPr>
          <w:spacing w:val="-3"/>
        </w:rPr>
        <w:t xml:space="preserve"> </w:t>
      </w:r>
      <w:r>
        <w:t>entry.</w:t>
      </w:r>
    </w:p>
    <w:p w14:paraId="0D5BED97" w14:textId="77777777" w:rsidR="007F406F" w:rsidRDefault="009748A5" w:rsidP="00141D6D">
      <w:pPr>
        <w:pStyle w:val="BodyText"/>
        <w:numPr>
          <w:ilvl w:val="0"/>
          <w:numId w:val="77"/>
        </w:numPr>
        <w:spacing w:line="275" w:lineRule="exact"/>
      </w:pPr>
      <w:r w:rsidRPr="00AF7CAA">
        <w:t>Proper sample handling and shipping/transport</w:t>
      </w:r>
      <w:r w:rsidRPr="007F406F">
        <w:rPr>
          <w:spacing w:val="-3"/>
        </w:rPr>
        <w:t xml:space="preserve"> </w:t>
      </w:r>
      <w:r>
        <w:t>techniques.</w:t>
      </w:r>
    </w:p>
    <w:p w14:paraId="2BC319D2" w14:textId="00E339CA" w:rsidR="007F406F" w:rsidRPr="00514236" w:rsidRDefault="009748A5" w:rsidP="00141D6D">
      <w:pPr>
        <w:pStyle w:val="BodyText"/>
        <w:numPr>
          <w:ilvl w:val="0"/>
          <w:numId w:val="77"/>
        </w:numPr>
        <w:spacing w:line="275" w:lineRule="exact"/>
      </w:pPr>
      <w:r w:rsidRPr="00AF7CAA">
        <w:t>Field replicate samples</w:t>
      </w:r>
      <w:r w:rsidR="002B7AD7">
        <w:t xml:space="preserve"> (blind to the laboratory)</w:t>
      </w:r>
      <w:r w:rsidRPr="00AF7CAA">
        <w:t>. A</w:t>
      </w:r>
      <w:r w:rsidRPr="00E16D23">
        <w:t xml:space="preserve"> minimum of 10% of the field samples will be duplicated with a replicate sample. Two replicate samples will be collected during the spring Monitoring event and again during the summer Monitoring </w:t>
      </w:r>
      <w:r w:rsidRPr="00514236">
        <w:t>event. The replicate samples will be rotated among the 7 teams of</w:t>
      </w:r>
      <w:r w:rsidRPr="00514236">
        <w:rPr>
          <w:spacing w:val="-3"/>
        </w:rPr>
        <w:t xml:space="preserve"> </w:t>
      </w:r>
      <w:r w:rsidRPr="00514236">
        <w:t>monitors.</w:t>
      </w:r>
    </w:p>
    <w:p w14:paraId="483FD8A3" w14:textId="79076538" w:rsidR="000D14B5" w:rsidRDefault="009748A5" w:rsidP="007F406F">
      <w:pPr>
        <w:pStyle w:val="BodyText"/>
        <w:numPr>
          <w:ilvl w:val="0"/>
          <w:numId w:val="77"/>
        </w:numPr>
        <w:spacing w:line="275" w:lineRule="exact"/>
      </w:pPr>
      <w:r w:rsidRPr="00E16D23">
        <w:t>Field replicate measurements.</w:t>
      </w:r>
      <w:r w:rsidR="001D5A4D" w:rsidRPr="00C10D15">
        <w:t xml:space="preserve"> </w:t>
      </w:r>
      <w:r w:rsidR="00C82A02">
        <w:t>At least</w:t>
      </w:r>
      <w:r w:rsidRPr="00AF7CAA">
        <w:t xml:space="preserve"> </w:t>
      </w:r>
      <w:r>
        <w:t>10% of the instrument multi-day deployments are duplicated using two instruments side by side. Comparison of the two data sets is to be reported in an annual summary to demonstrate</w:t>
      </w:r>
      <w:r w:rsidRPr="007F406F">
        <w:rPr>
          <w:spacing w:val="-3"/>
        </w:rPr>
        <w:t xml:space="preserve"> </w:t>
      </w:r>
      <w:r>
        <w:t>comparability.</w:t>
      </w:r>
    </w:p>
    <w:bookmarkEnd w:id="250"/>
    <w:p w14:paraId="1A62F8A9" w14:textId="0FD1ADE2" w:rsidR="00C82A02" w:rsidRDefault="00C82A02" w:rsidP="00C82A02">
      <w:pPr>
        <w:pStyle w:val="Caption"/>
        <w:keepNext/>
        <w:rPr>
          <w:i w:val="0"/>
          <w:iCs w:val="0"/>
          <w:color w:val="auto"/>
          <w:sz w:val="24"/>
          <w:szCs w:val="24"/>
        </w:rPr>
      </w:pPr>
    </w:p>
    <w:p w14:paraId="7A086CE6" w14:textId="719C5745" w:rsidR="002B7AD7" w:rsidRDefault="002B7AD7" w:rsidP="002B7AD7"/>
    <w:p w14:paraId="15CCF678" w14:textId="36A8B6FF" w:rsidR="00514236" w:rsidRDefault="00514236" w:rsidP="002B7AD7"/>
    <w:p w14:paraId="01811F6B" w14:textId="77777777" w:rsidR="00514236" w:rsidRPr="002B7AD7" w:rsidRDefault="00514236" w:rsidP="002B7AD7"/>
    <w:p w14:paraId="2F9280C1" w14:textId="77777777" w:rsidR="00D602D6" w:rsidRPr="00D602D6" w:rsidRDefault="00D602D6" w:rsidP="00D602D6"/>
    <w:p w14:paraId="06A7D7A6" w14:textId="4D4C9D06" w:rsidR="000D14B5" w:rsidRPr="00C72215" w:rsidRDefault="00D602D6" w:rsidP="00D602D6">
      <w:pPr>
        <w:pStyle w:val="Caption"/>
        <w:rPr>
          <w:b/>
          <w:i w:val="0"/>
          <w:color w:val="auto"/>
          <w:sz w:val="24"/>
          <w:szCs w:val="24"/>
        </w:rPr>
      </w:pPr>
      <w:bookmarkStart w:id="256" w:name="_bookmark22"/>
      <w:bookmarkStart w:id="257" w:name="_Ref125970095"/>
      <w:bookmarkStart w:id="258" w:name="_Toc126826258"/>
      <w:bookmarkStart w:id="259" w:name="_Hlk117075281"/>
      <w:bookmarkEnd w:id="256"/>
      <w:r w:rsidRPr="00C72215">
        <w:rPr>
          <w:b/>
          <w:i w:val="0"/>
          <w:color w:val="auto"/>
          <w:sz w:val="24"/>
          <w:szCs w:val="24"/>
        </w:rPr>
        <w:lastRenderedPageBreak/>
        <w:t xml:space="preserve">Table </w:t>
      </w:r>
      <w:r w:rsidRPr="00C72215">
        <w:rPr>
          <w:b/>
          <w:i w:val="0"/>
          <w:color w:val="auto"/>
          <w:sz w:val="24"/>
          <w:szCs w:val="24"/>
        </w:rPr>
        <w:fldChar w:fldCharType="begin"/>
      </w:r>
      <w:r w:rsidRPr="00C72215">
        <w:rPr>
          <w:b/>
          <w:i w:val="0"/>
          <w:color w:val="auto"/>
          <w:sz w:val="24"/>
          <w:szCs w:val="24"/>
        </w:rPr>
        <w:instrText xml:space="preserve"> SEQ Table \* ARABIC </w:instrText>
      </w:r>
      <w:r w:rsidRPr="00C72215">
        <w:rPr>
          <w:b/>
          <w:i w:val="0"/>
          <w:color w:val="auto"/>
          <w:sz w:val="24"/>
          <w:szCs w:val="24"/>
        </w:rPr>
        <w:fldChar w:fldCharType="separate"/>
      </w:r>
      <w:r w:rsidR="00F4536B" w:rsidRPr="00C72215">
        <w:rPr>
          <w:b/>
          <w:i w:val="0"/>
          <w:noProof/>
          <w:color w:val="auto"/>
          <w:sz w:val="24"/>
          <w:szCs w:val="24"/>
        </w:rPr>
        <w:t>12</w:t>
      </w:r>
      <w:r w:rsidRPr="00C72215">
        <w:rPr>
          <w:b/>
          <w:i w:val="0"/>
          <w:color w:val="auto"/>
          <w:sz w:val="24"/>
          <w:szCs w:val="24"/>
        </w:rPr>
        <w:fldChar w:fldCharType="end"/>
      </w:r>
      <w:bookmarkEnd w:id="257"/>
      <w:r w:rsidRPr="00C72215">
        <w:rPr>
          <w:b/>
          <w:i w:val="0"/>
          <w:color w:val="auto"/>
          <w:sz w:val="24"/>
          <w:szCs w:val="24"/>
        </w:rPr>
        <w:t xml:space="preserve"> </w:t>
      </w:r>
      <w:r w:rsidR="001852A0" w:rsidRPr="00C72215">
        <w:rPr>
          <w:b/>
          <w:i w:val="0"/>
          <w:color w:val="auto"/>
          <w:sz w:val="24"/>
          <w:szCs w:val="24"/>
        </w:rPr>
        <w:t>(page 1 of 2)</w:t>
      </w:r>
      <w:r w:rsidR="009D3EAA" w:rsidRPr="00C72215">
        <w:rPr>
          <w:b/>
          <w:i w:val="0"/>
          <w:color w:val="auto"/>
          <w:sz w:val="24"/>
          <w:szCs w:val="24"/>
        </w:rPr>
        <w:t>.</w:t>
      </w:r>
      <w:r w:rsidR="009748A5" w:rsidRPr="00C72215">
        <w:rPr>
          <w:b/>
          <w:i w:val="0"/>
          <w:color w:val="auto"/>
          <w:sz w:val="24"/>
          <w:szCs w:val="24"/>
        </w:rPr>
        <w:t xml:space="preserve"> Field Quality Control Samples. Table contains information for Hydrolabs and stream temperature monitoring for general reference.</w:t>
      </w:r>
      <w:bookmarkEnd w:id="258"/>
    </w:p>
    <w:p w14:paraId="7008A02B" w14:textId="77777777" w:rsidR="000D14B5" w:rsidRDefault="000D14B5">
      <w:pPr>
        <w:pStyle w:val="BodyText"/>
        <w:spacing w:before="4" w:after="1"/>
        <w:rPr>
          <w:b/>
          <w:sz w:val="9"/>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ED325C9" w14:textId="77777777">
        <w:trPr>
          <w:trHeight w:val="1124"/>
        </w:trPr>
        <w:tc>
          <w:tcPr>
            <w:tcW w:w="2796" w:type="dxa"/>
            <w:tcBorders>
              <w:right w:val="single" w:sz="4" w:space="0" w:color="000000"/>
            </w:tcBorders>
            <w:shd w:val="clear" w:color="auto" w:fill="D9D9D9"/>
          </w:tcPr>
          <w:p w14:paraId="15F5798D" w14:textId="77777777" w:rsidR="000D14B5" w:rsidRDefault="000D14B5">
            <w:pPr>
              <w:pStyle w:val="TableParagraph"/>
              <w:rPr>
                <w:b/>
                <w:sz w:val="28"/>
              </w:rPr>
            </w:pPr>
          </w:p>
          <w:p w14:paraId="0544C74E" w14:textId="77777777" w:rsidR="000D14B5" w:rsidRDefault="009748A5">
            <w:pPr>
              <w:pStyle w:val="TableParagraph"/>
              <w:ind w:left="1048" w:right="350" w:hanging="666"/>
              <w:rPr>
                <w:b/>
              </w:rPr>
            </w:pPr>
            <w:r>
              <w:rPr>
                <w:b/>
              </w:rPr>
              <w:t>Field Quality Control Sample</w:t>
            </w:r>
          </w:p>
        </w:tc>
        <w:tc>
          <w:tcPr>
            <w:tcW w:w="2514" w:type="dxa"/>
            <w:tcBorders>
              <w:left w:val="single" w:sz="4" w:space="0" w:color="000000"/>
              <w:right w:val="single" w:sz="4" w:space="0" w:color="000000"/>
            </w:tcBorders>
            <w:shd w:val="clear" w:color="auto" w:fill="D9D9D9"/>
          </w:tcPr>
          <w:p w14:paraId="3A9EADD7" w14:textId="77777777" w:rsidR="000D14B5" w:rsidRDefault="000D14B5">
            <w:pPr>
              <w:pStyle w:val="TableParagraph"/>
              <w:rPr>
                <w:b/>
                <w:sz w:val="28"/>
              </w:rPr>
            </w:pPr>
          </w:p>
          <w:p w14:paraId="747FD4EA"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6717FD9B" w14:textId="77777777" w:rsidR="000D14B5" w:rsidRDefault="009748A5">
            <w:pPr>
              <w:pStyle w:val="TableParagraph"/>
              <w:spacing w:before="195"/>
              <w:ind w:left="154" w:right="128"/>
              <w:jc w:val="center"/>
              <w:rPr>
                <w:b/>
              </w:rPr>
            </w:pPr>
            <w:r>
              <w:rPr>
                <w:b/>
              </w:rPr>
              <w:t>Frequency of      Occurrence</w:t>
            </w:r>
          </w:p>
        </w:tc>
        <w:tc>
          <w:tcPr>
            <w:tcW w:w="2328" w:type="dxa"/>
            <w:shd w:val="clear" w:color="auto" w:fill="D9D9D9"/>
          </w:tcPr>
          <w:p w14:paraId="1E691307" w14:textId="77777777" w:rsidR="000D14B5" w:rsidRDefault="000D14B5">
            <w:pPr>
              <w:pStyle w:val="TableParagraph"/>
              <w:rPr>
                <w:b/>
                <w:sz w:val="28"/>
              </w:rPr>
            </w:pPr>
          </w:p>
          <w:p w14:paraId="400BC6B7" w14:textId="77777777" w:rsidR="000D14B5" w:rsidRDefault="009748A5">
            <w:pPr>
              <w:pStyle w:val="TableParagraph"/>
              <w:ind w:left="452" w:right="393" w:hanging="18"/>
              <w:rPr>
                <w:b/>
              </w:rPr>
            </w:pPr>
            <w:r>
              <w:rPr>
                <w:b/>
              </w:rPr>
              <w:t>QC Acceptance Criteria Limits</w:t>
            </w:r>
          </w:p>
        </w:tc>
      </w:tr>
      <w:tr w:rsidR="000D14B5" w14:paraId="7787BB0C" w14:textId="77777777" w:rsidTr="00D528B3">
        <w:trPr>
          <w:trHeight w:val="460"/>
        </w:trPr>
        <w:tc>
          <w:tcPr>
            <w:tcW w:w="2796" w:type="dxa"/>
            <w:vMerge w:val="restart"/>
            <w:tcBorders>
              <w:bottom w:val="single" w:sz="4" w:space="0" w:color="000000"/>
              <w:right w:val="single" w:sz="4" w:space="0" w:color="000000"/>
            </w:tcBorders>
          </w:tcPr>
          <w:p w14:paraId="255D588D" w14:textId="77777777" w:rsidR="000D14B5" w:rsidRDefault="000D14B5">
            <w:pPr>
              <w:pStyle w:val="TableParagraph"/>
              <w:spacing w:before="3"/>
              <w:rPr>
                <w:b/>
                <w:sz w:val="24"/>
              </w:rPr>
            </w:pPr>
          </w:p>
          <w:p w14:paraId="091AEC79" w14:textId="77777777" w:rsidR="000D14B5" w:rsidRDefault="009748A5">
            <w:pPr>
              <w:pStyle w:val="TableParagraph"/>
              <w:ind w:left="622"/>
              <w:rPr>
                <w:sz w:val="20"/>
              </w:rPr>
            </w:pPr>
            <w:r>
              <w:rPr>
                <w:sz w:val="20"/>
              </w:rPr>
              <w:t>Temperature Blank</w:t>
            </w:r>
          </w:p>
        </w:tc>
        <w:tc>
          <w:tcPr>
            <w:tcW w:w="2514" w:type="dxa"/>
            <w:tcBorders>
              <w:left w:val="single" w:sz="4" w:space="0" w:color="000000"/>
              <w:right w:val="single" w:sz="4" w:space="0" w:color="000000"/>
            </w:tcBorders>
          </w:tcPr>
          <w:p w14:paraId="68EE89DD" w14:textId="77777777" w:rsidR="000D14B5" w:rsidRDefault="009748A5">
            <w:pPr>
              <w:pStyle w:val="TableParagraph"/>
              <w:spacing w:before="11" w:line="230" w:lineRule="exact"/>
              <w:ind w:left="111" w:right="94"/>
              <w:jc w:val="center"/>
              <w:rPr>
                <w:sz w:val="20"/>
              </w:rPr>
            </w:pPr>
            <w:r>
              <w:rPr>
                <w:sz w:val="20"/>
              </w:rPr>
              <w:t>BTEX, P (Total),</w:t>
            </w:r>
          </w:p>
          <w:p w14:paraId="222BCE0F" w14:textId="77777777" w:rsidR="000D14B5" w:rsidRDefault="009748A5">
            <w:pPr>
              <w:pStyle w:val="TableParagraph"/>
              <w:spacing w:line="200" w:lineRule="exact"/>
              <w:ind w:left="112" w:right="94"/>
              <w:jc w:val="center"/>
              <w:rPr>
                <w:sz w:val="20"/>
              </w:rPr>
            </w:pPr>
            <w:r>
              <w:rPr>
                <w:sz w:val="20"/>
              </w:rPr>
              <w:t>NO</w:t>
            </w:r>
            <w:r>
              <w:rPr>
                <w:sz w:val="20"/>
                <w:vertAlign w:val="subscript"/>
              </w:rPr>
              <w:t>3</w:t>
            </w:r>
            <w:r>
              <w:rPr>
                <w:sz w:val="20"/>
              </w:rPr>
              <w:t>+NO</w:t>
            </w:r>
            <w:r>
              <w:rPr>
                <w:sz w:val="20"/>
                <w:vertAlign w:val="subscript"/>
              </w:rPr>
              <w:t>2</w:t>
            </w:r>
            <w:r>
              <w:rPr>
                <w:sz w:val="20"/>
              </w:rPr>
              <w:t>, TSS, Turbidity</w:t>
            </w:r>
          </w:p>
        </w:tc>
        <w:tc>
          <w:tcPr>
            <w:tcW w:w="1399" w:type="dxa"/>
            <w:tcBorders>
              <w:left w:val="single" w:sz="4" w:space="0" w:color="000000"/>
              <w:right w:val="single" w:sz="4" w:space="0" w:color="000000"/>
            </w:tcBorders>
            <w:vAlign w:val="center"/>
          </w:tcPr>
          <w:p w14:paraId="058CE913" w14:textId="77777777" w:rsidR="000D14B5" w:rsidRDefault="009748A5" w:rsidP="00D528B3">
            <w:pPr>
              <w:pStyle w:val="TableParagraph"/>
              <w:spacing w:before="13" w:line="230" w:lineRule="exact"/>
              <w:ind w:left="503" w:right="143" w:hanging="322"/>
              <w:jc w:val="center"/>
              <w:rPr>
                <w:sz w:val="20"/>
              </w:rPr>
            </w:pPr>
            <w:r>
              <w:rPr>
                <w:sz w:val="20"/>
              </w:rPr>
              <w:t>1/cooler/ship ment</w:t>
            </w:r>
          </w:p>
        </w:tc>
        <w:tc>
          <w:tcPr>
            <w:tcW w:w="2328" w:type="dxa"/>
            <w:tcBorders>
              <w:left w:val="single" w:sz="4" w:space="0" w:color="000000"/>
            </w:tcBorders>
            <w:vAlign w:val="center"/>
          </w:tcPr>
          <w:p w14:paraId="09D6264B" w14:textId="77777777" w:rsidR="000D14B5" w:rsidRPr="00740AA8" w:rsidRDefault="009748A5" w:rsidP="00D528B3">
            <w:pPr>
              <w:pStyle w:val="TableParagraph"/>
              <w:spacing w:before="126"/>
              <w:ind w:left="932"/>
              <w:jc w:val="center"/>
              <w:rPr>
                <w:sz w:val="20"/>
                <w:szCs w:val="20"/>
              </w:rPr>
            </w:pPr>
            <w:r w:rsidRPr="00740AA8">
              <w:rPr>
                <w:sz w:val="20"/>
                <w:szCs w:val="20"/>
              </w:rPr>
              <w:t>≤ 6°C</w:t>
            </w:r>
          </w:p>
        </w:tc>
      </w:tr>
      <w:tr w:rsidR="000D14B5" w14:paraId="788EE422" w14:textId="77777777" w:rsidTr="00D528B3">
        <w:trPr>
          <w:trHeight w:val="275"/>
        </w:trPr>
        <w:tc>
          <w:tcPr>
            <w:tcW w:w="2796" w:type="dxa"/>
            <w:vMerge/>
            <w:tcBorders>
              <w:top w:val="nil"/>
              <w:bottom w:val="single" w:sz="4" w:space="0" w:color="000000"/>
              <w:right w:val="single" w:sz="4" w:space="0" w:color="000000"/>
            </w:tcBorders>
          </w:tcPr>
          <w:p w14:paraId="2D1FB738"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34C49C90" w14:textId="77777777" w:rsidR="000D14B5" w:rsidRDefault="009748A5">
            <w:pPr>
              <w:pStyle w:val="TableParagraph"/>
              <w:spacing w:before="26" w:line="229" w:lineRule="exact"/>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vAlign w:val="center"/>
          </w:tcPr>
          <w:p w14:paraId="75B70325" w14:textId="77777777" w:rsidR="000D14B5" w:rsidRDefault="000D14B5" w:rsidP="00D528B3">
            <w:pPr>
              <w:pStyle w:val="TableParagraph"/>
              <w:jc w:val="center"/>
              <w:rPr>
                <w:sz w:val="20"/>
              </w:rPr>
            </w:pPr>
          </w:p>
        </w:tc>
        <w:tc>
          <w:tcPr>
            <w:tcW w:w="2328" w:type="dxa"/>
            <w:tcBorders>
              <w:left w:val="single" w:sz="4" w:space="0" w:color="000000"/>
              <w:bottom w:val="single" w:sz="4" w:space="0" w:color="000000"/>
            </w:tcBorders>
            <w:vAlign w:val="center"/>
          </w:tcPr>
          <w:p w14:paraId="0900A38C" w14:textId="77777777" w:rsidR="000D14B5" w:rsidRPr="00740AA8" w:rsidRDefault="009748A5" w:rsidP="00D528B3">
            <w:pPr>
              <w:pStyle w:val="TableParagraph"/>
              <w:spacing w:before="26" w:line="229" w:lineRule="exact"/>
              <w:ind w:left="882"/>
              <w:jc w:val="center"/>
              <w:rPr>
                <w:sz w:val="20"/>
                <w:szCs w:val="20"/>
              </w:rPr>
            </w:pPr>
            <w:r w:rsidRPr="00740AA8">
              <w:rPr>
                <w:sz w:val="20"/>
                <w:szCs w:val="20"/>
              </w:rPr>
              <w:t>≤ 10°C</w:t>
            </w:r>
          </w:p>
        </w:tc>
      </w:tr>
      <w:tr w:rsidR="000D14B5" w14:paraId="20B9DF87" w14:textId="77777777" w:rsidTr="00D528B3">
        <w:trPr>
          <w:trHeight w:val="459"/>
        </w:trPr>
        <w:tc>
          <w:tcPr>
            <w:tcW w:w="2796" w:type="dxa"/>
            <w:tcBorders>
              <w:top w:val="single" w:sz="4" w:space="0" w:color="000000"/>
              <w:bottom w:val="single" w:sz="4" w:space="0" w:color="000000"/>
              <w:right w:val="single" w:sz="4" w:space="0" w:color="000000"/>
            </w:tcBorders>
          </w:tcPr>
          <w:p w14:paraId="1CD2E7FC" w14:textId="77777777" w:rsidR="000D14B5" w:rsidRDefault="009748A5">
            <w:pPr>
              <w:pStyle w:val="TableParagraph"/>
              <w:spacing w:before="125"/>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621A7D4B" w14:textId="77777777" w:rsidR="000D14B5" w:rsidRDefault="009748A5">
            <w:pPr>
              <w:pStyle w:val="TableParagraph"/>
              <w:spacing w:before="125"/>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vAlign w:val="center"/>
          </w:tcPr>
          <w:p w14:paraId="2D45A2C7" w14:textId="77777777" w:rsidR="000D14B5" w:rsidRDefault="009748A5" w:rsidP="00D528B3">
            <w:pPr>
              <w:pStyle w:val="TableParagraph"/>
              <w:spacing w:before="10" w:line="230" w:lineRule="atLeast"/>
              <w:ind w:left="503" w:right="143" w:hanging="322"/>
              <w:jc w:val="center"/>
              <w:rPr>
                <w:sz w:val="20"/>
              </w:rPr>
            </w:pPr>
            <w:r>
              <w:rPr>
                <w:sz w:val="20"/>
              </w:rPr>
              <w:t>1/cooler/ship ment</w:t>
            </w:r>
          </w:p>
        </w:tc>
        <w:tc>
          <w:tcPr>
            <w:tcW w:w="2328" w:type="dxa"/>
            <w:tcBorders>
              <w:top w:val="single" w:sz="4" w:space="0" w:color="000000"/>
              <w:left w:val="single" w:sz="4" w:space="0" w:color="000000"/>
              <w:bottom w:val="single" w:sz="4" w:space="0" w:color="000000"/>
            </w:tcBorders>
            <w:vAlign w:val="center"/>
          </w:tcPr>
          <w:p w14:paraId="638281C9" w14:textId="3D226B32" w:rsidR="000D14B5" w:rsidRPr="00740AA8" w:rsidRDefault="009748A5" w:rsidP="00D528B3">
            <w:pPr>
              <w:pStyle w:val="TableParagraph"/>
              <w:spacing w:before="10" w:line="230" w:lineRule="atLeast"/>
              <w:ind w:right="98"/>
              <w:jc w:val="center"/>
              <w:rPr>
                <w:sz w:val="20"/>
                <w:szCs w:val="20"/>
              </w:rPr>
            </w:pPr>
            <w:r w:rsidRPr="00740AA8">
              <w:rPr>
                <w:sz w:val="20"/>
                <w:szCs w:val="20"/>
              </w:rPr>
              <w:t xml:space="preserve">≤ BTEX </w:t>
            </w:r>
            <w:r w:rsidR="00F51AF8" w:rsidRPr="00740AA8">
              <w:rPr>
                <w:sz w:val="20"/>
                <w:szCs w:val="20"/>
              </w:rPr>
              <w:t>DL</w:t>
            </w:r>
            <w:r w:rsidRPr="00740AA8">
              <w:rPr>
                <w:sz w:val="20"/>
                <w:szCs w:val="20"/>
              </w:rPr>
              <w:t xml:space="preserve"> (see </w:t>
            </w:r>
            <w:r w:rsidR="008157C8" w:rsidRPr="00740AA8">
              <w:rPr>
                <w:sz w:val="20"/>
                <w:szCs w:val="20"/>
              </w:rPr>
              <w:fldChar w:fldCharType="begin"/>
            </w:r>
            <w:r w:rsidR="008157C8" w:rsidRPr="00740AA8">
              <w:rPr>
                <w:sz w:val="20"/>
                <w:szCs w:val="20"/>
              </w:rPr>
              <w:instrText xml:space="preserve"> REF _Ref125965085 \h  \* MERGEFORMAT </w:instrText>
            </w:r>
            <w:r w:rsidR="008157C8" w:rsidRPr="00740AA8">
              <w:rPr>
                <w:sz w:val="20"/>
                <w:szCs w:val="20"/>
              </w:rPr>
            </w:r>
            <w:r w:rsidR="008157C8" w:rsidRPr="00740AA8">
              <w:rPr>
                <w:sz w:val="20"/>
                <w:szCs w:val="20"/>
              </w:rPr>
              <w:fldChar w:fldCharType="separate"/>
            </w:r>
            <w:r w:rsidR="00D93537" w:rsidRPr="00740AA8">
              <w:rPr>
                <w:sz w:val="20"/>
                <w:szCs w:val="20"/>
              </w:rPr>
              <w:t xml:space="preserve">Table </w:t>
            </w:r>
            <w:r w:rsidR="00D93537" w:rsidRPr="00740AA8">
              <w:rPr>
                <w:noProof/>
                <w:sz w:val="20"/>
                <w:szCs w:val="20"/>
              </w:rPr>
              <w:t>3</w:t>
            </w:r>
            <w:r w:rsidR="008157C8" w:rsidRPr="00740AA8">
              <w:rPr>
                <w:sz w:val="20"/>
                <w:szCs w:val="20"/>
              </w:rPr>
              <w:fldChar w:fldCharType="end"/>
            </w:r>
            <w:r w:rsidR="008157C8" w:rsidRPr="00740AA8">
              <w:rPr>
                <w:sz w:val="20"/>
                <w:szCs w:val="20"/>
              </w:rPr>
              <w:t>)</w:t>
            </w:r>
          </w:p>
        </w:tc>
      </w:tr>
      <w:tr w:rsidR="001A7499" w14:paraId="6AFEA052" w14:textId="77777777" w:rsidTr="00D528B3">
        <w:trPr>
          <w:trHeight w:val="593"/>
        </w:trPr>
        <w:tc>
          <w:tcPr>
            <w:tcW w:w="2796" w:type="dxa"/>
            <w:tcBorders>
              <w:top w:val="single" w:sz="4" w:space="0" w:color="000000"/>
              <w:bottom w:val="single" w:sz="4" w:space="0" w:color="000000"/>
              <w:right w:val="single" w:sz="4" w:space="0" w:color="000000"/>
            </w:tcBorders>
          </w:tcPr>
          <w:p w14:paraId="6D9F9F75" w14:textId="49309D99" w:rsidR="001A7499" w:rsidRPr="001A7499" w:rsidRDefault="001A7499" w:rsidP="001A7499">
            <w:pPr>
              <w:pStyle w:val="TableParagraph"/>
              <w:jc w:val="center"/>
              <w:rPr>
                <w:sz w:val="20"/>
                <w:szCs w:val="20"/>
              </w:rPr>
            </w:pPr>
            <w:commentRangeStart w:id="260"/>
            <w:r w:rsidRPr="001A7499">
              <w:rPr>
                <w:sz w:val="20"/>
                <w:szCs w:val="20"/>
              </w:rPr>
              <w:t>Field Blank</w:t>
            </w:r>
            <w:commentRangeEnd w:id="260"/>
            <w:r>
              <w:rPr>
                <w:rStyle w:val="CommentReference"/>
              </w:rPr>
              <w:commentReference w:id="260"/>
            </w:r>
          </w:p>
        </w:tc>
        <w:tc>
          <w:tcPr>
            <w:tcW w:w="2514" w:type="dxa"/>
            <w:tcBorders>
              <w:top w:val="single" w:sz="4" w:space="0" w:color="000000"/>
              <w:left w:val="single" w:sz="4" w:space="0" w:color="000000"/>
              <w:bottom w:val="single" w:sz="4" w:space="0" w:color="000000"/>
              <w:right w:val="single" w:sz="4" w:space="0" w:color="000000"/>
            </w:tcBorders>
          </w:tcPr>
          <w:p w14:paraId="1FB548DC" w14:textId="7DD71A35" w:rsidR="001A7499" w:rsidRDefault="00AF20D9">
            <w:pPr>
              <w:pStyle w:val="TableParagraph"/>
              <w:spacing w:before="2" w:line="237" w:lineRule="auto"/>
              <w:ind w:left="113" w:right="94"/>
              <w:jc w:val="center"/>
              <w:rPr>
                <w:sz w:val="20"/>
              </w:rPr>
            </w:pPr>
            <w:ins w:id="261" w:author="Apsens, Sarah J (DEC)" w:date="2023-02-21T11:48:00Z">
              <w:r>
                <w:rPr>
                  <w:sz w:val="20"/>
                </w:rPr>
                <w:t xml:space="preserve">Total Cu, Zn; Dissolved Cu, Zn, </w:t>
              </w:r>
            </w:ins>
            <w:commentRangeStart w:id="262"/>
            <w:commentRangeStart w:id="263"/>
            <w:ins w:id="264" w:author="Apsens, Sarah J (DEC)" w:date="2023-02-21T11:49:00Z">
              <w:r>
                <w:rPr>
                  <w:sz w:val="20"/>
                </w:rPr>
                <w:t xml:space="preserve">As, Cd, Cr, </w:t>
              </w:r>
              <w:commentRangeEnd w:id="262"/>
              <w:r>
                <w:rPr>
                  <w:rStyle w:val="CommentReference"/>
                </w:rPr>
                <w:commentReference w:id="262"/>
              </w:r>
            </w:ins>
            <w:commentRangeEnd w:id="263"/>
            <w:r w:rsidR="00074BA5">
              <w:rPr>
                <w:rStyle w:val="CommentReference"/>
              </w:rPr>
              <w:commentReference w:id="263"/>
            </w:r>
            <w:ins w:id="265" w:author="Apsens, Sarah J (DEC)" w:date="2023-02-21T11:49:00Z">
              <w:r>
                <w:rPr>
                  <w:sz w:val="20"/>
                </w:rPr>
                <w:t>Pb</w:t>
              </w:r>
            </w:ins>
          </w:p>
        </w:tc>
        <w:tc>
          <w:tcPr>
            <w:tcW w:w="1399" w:type="dxa"/>
            <w:tcBorders>
              <w:top w:val="single" w:sz="4" w:space="0" w:color="000000"/>
              <w:left w:val="single" w:sz="4" w:space="0" w:color="000000"/>
              <w:bottom w:val="single" w:sz="4" w:space="0" w:color="000000"/>
              <w:right w:val="single" w:sz="4" w:space="0" w:color="000000"/>
            </w:tcBorders>
            <w:vAlign w:val="center"/>
          </w:tcPr>
          <w:p w14:paraId="08B8F56B" w14:textId="1A76A0D4" w:rsidR="001A7499" w:rsidRDefault="00AF20D9" w:rsidP="00D528B3">
            <w:pPr>
              <w:pStyle w:val="TableParagraph"/>
              <w:ind w:left="150" w:right="132"/>
              <w:jc w:val="center"/>
              <w:rPr>
                <w:sz w:val="20"/>
              </w:rPr>
            </w:pPr>
            <w:ins w:id="266" w:author="Apsens, Sarah J (DEC)" w:date="2023-02-21T11:47:00Z">
              <w:r>
                <w:rPr>
                  <w:sz w:val="20"/>
                </w:rPr>
                <w:t>1 per sample event (i.e., spring/sum</w:t>
              </w:r>
            </w:ins>
            <w:ins w:id="267" w:author="Apsens, Sarah J (DEC)" w:date="2023-02-21T11:48:00Z">
              <w:r>
                <w:rPr>
                  <w:sz w:val="20"/>
                </w:rPr>
                <w:t>mer)</w:t>
              </w:r>
            </w:ins>
          </w:p>
        </w:tc>
        <w:tc>
          <w:tcPr>
            <w:tcW w:w="2328" w:type="dxa"/>
            <w:tcBorders>
              <w:top w:val="single" w:sz="4" w:space="0" w:color="000000"/>
              <w:left w:val="single" w:sz="4" w:space="0" w:color="000000"/>
              <w:bottom w:val="single" w:sz="4" w:space="0" w:color="000000"/>
            </w:tcBorders>
            <w:vAlign w:val="center"/>
          </w:tcPr>
          <w:p w14:paraId="3AABC703" w14:textId="77777777" w:rsidR="001A7499" w:rsidRPr="00740AA8" w:rsidRDefault="001A7499" w:rsidP="00D528B3">
            <w:pPr>
              <w:pStyle w:val="TableParagraph"/>
              <w:jc w:val="center"/>
              <w:rPr>
                <w:sz w:val="20"/>
                <w:szCs w:val="20"/>
              </w:rPr>
            </w:pPr>
          </w:p>
        </w:tc>
      </w:tr>
      <w:tr w:rsidR="000D14B5" w14:paraId="0E768A14" w14:textId="77777777" w:rsidTr="00D528B3">
        <w:trPr>
          <w:trHeight w:val="1829"/>
        </w:trPr>
        <w:tc>
          <w:tcPr>
            <w:tcW w:w="2796" w:type="dxa"/>
            <w:tcBorders>
              <w:top w:val="single" w:sz="4" w:space="0" w:color="000000"/>
              <w:bottom w:val="single" w:sz="4" w:space="0" w:color="000000"/>
              <w:right w:val="single" w:sz="4" w:space="0" w:color="000000"/>
            </w:tcBorders>
          </w:tcPr>
          <w:p w14:paraId="15C0F9EA" w14:textId="77777777" w:rsidR="000D14B5" w:rsidRDefault="000D14B5">
            <w:pPr>
              <w:pStyle w:val="TableParagraph"/>
              <w:rPr>
                <w:b/>
              </w:rPr>
            </w:pPr>
          </w:p>
          <w:p w14:paraId="27403E81" w14:textId="77777777" w:rsidR="000D14B5" w:rsidRDefault="000D14B5">
            <w:pPr>
              <w:pStyle w:val="TableParagraph"/>
              <w:rPr>
                <w:b/>
              </w:rPr>
            </w:pPr>
          </w:p>
          <w:p w14:paraId="66AAB30D" w14:textId="77777777" w:rsidR="000D14B5" w:rsidRDefault="000D14B5">
            <w:pPr>
              <w:pStyle w:val="TableParagraph"/>
              <w:rPr>
                <w:b/>
                <w:sz w:val="26"/>
              </w:rPr>
            </w:pPr>
          </w:p>
          <w:p w14:paraId="3DA3F1E8" w14:textId="77777777" w:rsidR="000D14B5" w:rsidRDefault="009748A5">
            <w:pPr>
              <w:pStyle w:val="TableParagraph"/>
              <w:ind w:right="146"/>
              <w:jc w:val="right"/>
              <w:rPr>
                <w:sz w:val="20"/>
              </w:rPr>
            </w:pPr>
            <w:r>
              <w:rPr>
                <w:sz w:val="20"/>
                <w:vertAlign w:val="superscript"/>
              </w:rPr>
              <w:t>a</w:t>
            </w: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5584389B" w14:textId="77777777" w:rsidR="000D14B5" w:rsidRDefault="009748A5">
            <w:pPr>
              <w:pStyle w:val="TableParagraph"/>
              <w:spacing w:before="2" w:line="237" w:lineRule="auto"/>
              <w:ind w:left="113" w:right="94"/>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4C7C7EA8"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vAlign w:val="center"/>
          </w:tcPr>
          <w:p w14:paraId="5F13BF88" w14:textId="77777777" w:rsidR="000D14B5" w:rsidRDefault="009748A5" w:rsidP="00D528B3">
            <w:pPr>
              <w:pStyle w:val="TableParagraph"/>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vAlign w:val="center"/>
          </w:tcPr>
          <w:p w14:paraId="13A7AFB5" w14:textId="77777777" w:rsidR="000D14B5" w:rsidRPr="00740AA8" w:rsidRDefault="000D14B5" w:rsidP="00D528B3">
            <w:pPr>
              <w:pStyle w:val="TableParagraph"/>
              <w:jc w:val="center"/>
              <w:rPr>
                <w:sz w:val="20"/>
                <w:szCs w:val="20"/>
              </w:rPr>
            </w:pPr>
          </w:p>
          <w:p w14:paraId="230C6A6D" w14:textId="77777777" w:rsidR="000D14B5" w:rsidRPr="00740AA8" w:rsidRDefault="000D14B5" w:rsidP="00D528B3">
            <w:pPr>
              <w:pStyle w:val="TableParagraph"/>
              <w:jc w:val="center"/>
              <w:rPr>
                <w:sz w:val="20"/>
                <w:szCs w:val="20"/>
              </w:rPr>
            </w:pPr>
          </w:p>
          <w:p w14:paraId="2E5BAFDD" w14:textId="1AF2971F" w:rsidR="000D14B5" w:rsidRPr="00740AA8" w:rsidRDefault="009748A5" w:rsidP="00D528B3">
            <w:pPr>
              <w:pStyle w:val="TableParagraph"/>
              <w:ind w:left="159" w:right="134"/>
              <w:jc w:val="center"/>
              <w:rPr>
                <w:sz w:val="20"/>
                <w:szCs w:val="20"/>
              </w:rPr>
            </w:pPr>
            <w:r w:rsidRPr="00740AA8">
              <w:rPr>
                <w:sz w:val="20"/>
                <w:szCs w:val="20"/>
              </w:rPr>
              <w:t>See Section A7</w:t>
            </w:r>
            <w:r w:rsidR="008A1901" w:rsidRPr="00740AA8">
              <w:rPr>
                <w:sz w:val="20"/>
                <w:szCs w:val="20"/>
              </w:rPr>
              <w:t xml:space="preserve">, </w:t>
            </w:r>
            <w:r w:rsidR="008A1901" w:rsidRPr="00740AA8">
              <w:rPr>
                <w:sz w:val="20"/>
                <w:szCs w:val="20"/>
              </w:rPr>
              <w:fldChar w:fldCharType="begin"/>
            </w:r>
            <w:r w:rsidR="008A1901" w:rsidRPr="00740AA8">
              <w:rPr>
                <w:sz w:val="20"/>
                <w:szCs w:val="20"/>
              </w:rPr>
              <w:instrText xml:space="preserve"> REF _Ref125970212 \h  \* MERGEFORMAT </w:instrText>
            </w:r>
            <w:r w:rsidR="008A1901" w:rsidRPr="00740AA8">
              <w:rPr>
                <w:sz w:val="20"/>
                <w:szCs w:val="20"/>
              </w:rPr>
            </w:r>
            <w:r w:rsidR="008A1901" w:rsidRPr="00740AA8">
              <w:rPr>
                <w:sz w:val="20"/>
                <w:szCs w:val="20"/>
              </w:rPr>
              <w:fldChar w:fldCharType="separate"/>
            </w:r>
            <w:r w:rsidR="008A1901" w:rsidRPr="00740AA8">
              <w:rPr>
                <w:sz w:val="20"/>
                <w:szCs w:val="20"/>
              </w:rPr>
              <w:t xml:space="preserve">Table </w:t>
            </w:r>
            <w:r w:rsidR="008A1901" w:rsidRPr="00740AA8">
              <w:rPr>
                <w:noProof/>
                <w:sz w:val="20"/>
                <w:szCs w:val="20"/>
              </w:rPr>
              <w:t>4</w:t>
            </w:r>
            <w:r w:rsidR="008A1901" w:rsidRPr="00740AA8">
              <w:rPr>
                <w:sz w:val="20"/>
                <w:szCs w:val="20"/>
              </w:rPr>
              <w:fldChar w:fldCharType="end"/>
            </w:r>
            <w:r w:rsidR="008A1901" w:rsidRPr="00740AA8">
              <w:rPr>
                <w:sz w:val="20"/>
                <w:szCs w:val="20"/>
              </w:rPr>
              <w:t xml:space="preserve"> through </w:t>
            </w:r>
            <w:r w:rsidR="008A1901" w:rsidRPr="00740AA8">
              <w:rPr>
                <w:sz w:val="20"/>
                <w:szCs w:val="20"/>
              </w:rPr>
              <w:fldChar w:fldCharType="begin"/>
            </w:r>
            <w:r w:rsidR="008A1901" w:rsidRPr="00740AA8">
              <w:rPr>
                <w:sz w:val="20"/>
                <w:szCs w:val="20"/>
              </w:rPr>
              <w:instrText xml:space="preserve"> REF _Ref125970027 \h </w:instrText>
            </w:r>
            <w:r w:rsidR="00740AA8" w:rsidRPr="00740AA8">
              <w:rPr>
                <w:sz w:val="20"/>
                <w:szCs w:val="20"/>
              </w:rPr>
              <w:instrText xml:space="preserve"> \* MERGEFORMAT </w:instrText>
            </w:r>
            <w:r w:rsidR="008A1901" w:rsidRPr="00740AA8">
              <w:rPr>
                <w:sz w:val="20"/>
                <w:szCs w:val="20"/>
              </w:rPr>
            </w:r>
            <w:r w:rsidR="008A1901" w:rsidRPr="00740AA8">
              <w:rPr>
                <w:sz w:val="20"/>
                <w:szCs w:val="20"/>
              </w:rPr>
              <w:fldChar w:fldCharType="separate"/>
            </w:r>
            <w:r w:rsidR="008A1901" w:rsidRPr="00740AA8">
              <w:rPr>
                <w:sz w:val="20"/>
                <w:szCs w:val="20"/>
              </w:rPr>
              <w:t xml:space="preserve">Table </w:t>
            </w:r>
            <w:r w:rsidR="008A1901" w:rsidRPr="00740AA8">
              <w:rPr>
                <w:noProof/>
                <w:sz w:val="20"/>
                <w:szCs w:val="20"/>
              </w:rPr>
              <w:t>6</w:t>
            </w:r>
            <w:r w:rsidR="008A1901" w:rsidRPr="00740AA8">
              <w:rPr>
                <w:sz w:val="20"/>
                <w:szCs w:val="20"/>
              </w:rPr>
              <w:fldChar w:fldCharType="end"/>
            </w:r>
            <w:r w:rsidR="008A1901" w:rsidRPr="00740AA8">
              <w:rPr>
                <w:sz w:val="20"/>
                <w:szCs w:val="20"/>
              </w:rPr>
              <w:t xml:space="preserve"> for</w:t>
            </w:r>
            <w:r w:rsidRPr="00740AA8">
              <w:rPr>
                <w:sz w:val="20"/>
                <w:szCs w:val="20"/>
              </w:rPr>
              <w:t xml:space="preserve"> analyte-specific precision criteria</w:t>
            </w:r>
          </w:p>
        </w:tc>
      </w:tr>
      <w:tr w:rsidR="000D14B5" w14:paraId="5E069C48" w14:textId="77777777" w:rsidTr="00D528B3">
        <w:trPr>
          <w:trHeight w:val="1832"/>
        </w:trPr>
        <w:tc>
          <w:tcPr>
            <w:tcW w:w="2796" w:type="dxa"/>
            <w:tcBorders>
              <w:top w:val="single" w:sz="4" w:space="0" w:color="000000"/>
              <w:bottom w:val="single" w:sz="4" w:space="0" w:color="000000"/>
              <w:right w:val="single" w:sz="4" w:space="0" w:color="000000"/>
            </w:tcBorders>
          </w:tcPr>
          <w:p w14:paraId="749BDE1B" w14:textId="77777777" w:rsidR="000D14B5" w:rsidRDefault="000D14B5">
            <w:pPr>
              <w:pStyle w:val="TableParagraph"/>
              <w:rPr>
                <w:b/>
              </w:rPr>
            </w:pPr>
          </w:p>
          <w:p w14:paraId="1AA49E88" w14:textId="77777777" w:rsidR="000D14B5" w:rsidRDefault="000D14B5">
            <w:pPr>
              <w:pStyle w:val="TableParagraph"/>
              <w:rPr>
                <w:b/>
              </w:rPr>
            </w:pPr>
          </w:p>
          <w:p w14:paraId="38629076" w14:textId="77777777" w:rsidR="000D14B5" w:rsidRDefault="000D14B5">
            <w:pPr>
              <w:pStyle w:val="TableParagraph"/>
              <w:spacing w:before="3"/>
              <w:rPr>
                <w:b/>
                <w:sz w:val="26"/>
              </w:rPr>
            </w:pPr>
          </w:p>
          <w:p w14:paraId="384CDC87" w14:textId="77777777" w:rsidR="000D14B5" w:rsidRDefault="009748A5">
            <w:pPr>
              <w:pStyle w:val="TableParagraph"/>
              <w:ind w:right="204"/>
              <w:jc w:val="right"/>
              <w:rPr>
                <w:sz w:val="20"/>
              </w:rPr>
            </w:pPr>
            <w:r>
              <w:rPr>
                <w:sz w:val="20"/>
              </w:rPr>
              <w:t>Field Replicate Measurement</w:t>
            </w:r>
          </w:p>
        </w:tc>
        <w:tc>
          <w:tcPr>
            <w:tcW w:w="2514" w:type="dxa"/>
            <w:tcBorders>
              <w:top w:val="single" w:sz="4" w:space="0" w:color="000000"/>
              <w:left w:val="single" w:sz="4" w:space="0" w:color="000000"/>
              <w:bottom w:val="single" w:sz="4" w:space="0" w:color="000000"/>
              <w:right w:val="single" w:sz="4" w:space="0" w:color="000000"/>
            </w:tcBorders>
          </w:tcPr>
          <w:p w14:paraId="77B502D4" w14:textId="77777777" w:rsidR="000D14B5" w:rsidRDefault="000D14B5">
            <w:pPr>
              <w:pStyle w:val="TableParagraph"/>
              <w:rPr>
                <w:b/>
              </w:rPr>
            </w:pPr>
          </w:p>
          <w:p w14:paraId="763A6C68" w14:textId="77777777" w:rsidR="000D14B5" w:rsidRDefault="000D14B5">
            <w:pPr>
              <w:pStyle w:val="TableParagraph"/>
              <w:spacing w:before="2"/>
              <w:rPr>
                <w:b/>
                <w:sz w:val="28"/>
              </w:rPr>
            </w:pPr>
          </w:p>
          <w:p w14:paraId="3A5DD97A" w14:textId="77777777" w:rsidR="000D14B5" w:rsidRDefault="009748A5">
            <w:pPr>
              <w:pStyle w:val="TableParagraph"/>
              <w:ind w:left="159" w:right="137" w:hanging="3"/>
              <w:jc w:val="center"/>
              <w:rPr>
                <w:sz w:val="20"/>
              </w:rPr>
            </w:pPr>
            <w:r>
              <w:rPr>
                <w:sz w:val="20"/>
              </w:rPr>
              <w:t>Hydrolab (pH, Turbidity, Water Temperature, Specific Conductance, DO)</w:t>
            </w:r>
          </w:p>
        </w:tc>
        <w:tc>
          <w:tcPr>
            <w:tcW w:w="1399" w:type="dxa"/>
            <w:tcBorders>
              <w:top w:val="single" w:sz="4" w:space="0" w:color="000000"/>
              <w:left w:val="single" w:sz="4" w:space="0" w:color="000000"/>
              <w:bottom w:val="single" w:sz="4" w:space="0" w:color="000000"/>
              <w:right w:val="single" w:sz="4" w:space="0" w:color="000000"/>
            </w:tcBorders>
            <w:vAlign w:val="center"/>
          </w:tcPr>
          <w:p w14:paraId="3D6CF55D" w14:textId="77777777" w:rsidR="000D14B5" w:rsidRDefault="009748A5" w:rsidP="00D528B3">
            <w:pPr>
              <w:pStyle w:val="TableParagraph"/>
              <w:spacing w:before="3"/>
              <w:ind w:left="187" w:right="166" w:hanging="1"/>
              <w:jc w:val="center"/>
              <w:rPr>
                <w:sz w:val="20"/>
              </w:rPr>
            </w:pPr>
            <w:r>
              <w:rPr>
                <w:sz w:val="20"/>
              </w:rPr>
              <w:t>2/each hydrolab deployment (beginning and end) and at least 10%</w:t>
            </w:r>
          </w:p>
          <w:p w14:paraId="180DB4AC" w14:textId="77777777" w:rsidR="000D14B5" w:rsidRDefault="009748A5" w:rsidP="00D528B3">
            <w:pPr>
              <w:pStyle w:val="TableParagraph"/>
              <w:spacing w:line="230" w:lineRule="atLeast"/>
              <w:ind w:left="153" w:right="132"/>
              <w:jc w:val="center"/>
              <w:rPr>
                <w:sz w:val="20"/>
              </w:rPr>
            </w:pPr>
            <w:r>
              <w:rPr>
                <w:sz w:val="20"/>
              </w:rPr>
              <w:t>sample data collected</w:t>
            </w:r>
          </w:p>
        </w:tc>
        <w:tc>
          <w:tcPr>
            <w:tcW w:w="2328" w:type="dxa"/>
            <w:tcBorders>
              <w:top w:val="single" w:sz="4" w:space="0" w:color="000000"/>
              <w:left w:val="single" w:sz="4" w:space="0" w:color="000000"/>
              <w:bottom w:val="single" w:sz="4" w:space="0" w:color="000000"/>
            </w:tcBorders>
            <w:vAlign w:val="center"/>
          </w:tcPr>
          <w:p w14:paraId="60D8F3B0" w14:textId="77777777" w:rsidR="000D14B5" w:rsidRPr="00740AA8" w:rsidRDefault="000D14B5" w:rsidP="00D528B3">
            <w:pPr>
              <w:pStyle w:val="TableParagraph"/>
              <w:jc w:val="center"/>
              <w:rPr>
                <w:sz w:val="20"/>
                <w:szCs w:val="20"/>
              </w:rPr>
            </w:pPr>
          </w:p>
          <w:p w14:paraId="7E099288" w14:textId="77777777" w:rsidR="000D14B5" w:rsidRPr="00740AA8" w:rsidRDefault="000D14B5" w:rsidP="00D528B3">
            <w:pPr>
              <w:pStyle w:val="TableParagraph"/>
              <w:spacing w:before="2"/>
              <w:jc w:val="center"/>
              <w:rPr>
                <w:sz w:val="20"/>
                <w:szCs w:val="20"/>
              </w:rPr>
            </w:pPr>
          </w:p>
          <w:p w14:paraId="50476550" w14:textId="1FB8F940" w:rsidR="000D14B5" w:rsidRPr="00740AA8" w:rsidRDefault="008A1901" w:rsidP="00D528B3">
            <w:pPr>
              <w:pStyle w:val="TableParagraph"/>
              <w:ind w:left="485" w:right="273" w:hanging="188"/>
              <w:jc w:val="center"/>
              <w:rPr>
                <w:sz w:val="20"/>
                <w:szCs w:val="20"/>
              </w:rPr>
            </w:pPr>
            <w:r w:rsidRPr="00740AA8">
              <w:rPr>
                <w:sz w:val="20"/>
                <w:szCs w:val="20"/>
              </w:rPr>
              <w:t xml:space="preserve">See Section A7, </w:t>
            </w:r>
            <w:r w:rsidRPr="00740AA8">
              <w:rPr>
                <w:sz w:val="20"/>
                <w:szCs w:val="20"/>
              </w:rPr>
              <w:fldChar w:fldCharType="begin"/>
            </w:r>
            <w:r w:rsidRPr="00740AA8">
              <w:rPr>
                <w:sz w:val="20"/>
                <w:szCs w:val="20"/>
              </w:rPr>
              <w:instrText xml:space="preserve"> REF _Ref125965085 \h  \* MERGEFORMAT </w:instrText>
            </w:r>
            <w:r w:rsidRPr="00740AA8">
              <w:rPr>
                <w:sz w:val="20"/>
                <w:szCs w:val="20"/>
              </w:rPr>
            </w:r>
            <w:r w:rsidRPr="00740AA8">
              <w:rPr>
                <w:sz w:val="20"/>
                <w:szCs w:val="20"/>
              </w:rPr>
              <w:fldChar w:fldCharType="separate"/>
            </w:r>
            <w:r w:rsidRPr="00740AA8">
              <w:rPr>
                <w:sz w:val="20"/>
                <w:szCs w:val="20"/>
              </w:rPr>
              <w:t xml:space="preserve">Table </w:t>
            </w:r>
            <w:r w:rsidRPr="00740AA8">
              <w:rPr>
                <w:noProof/>
                <w:sz w:val="20"/>
                <w:szCs w:val="20"/>
              </w:rPr>
              <w:t>3</w:t>
            </w:r>
            <w:r w:rsidRPr="00740AA8">
              <w:rPr>
                <w:sz w:val="20"/>
                <w:szCs w:val="20"/>
              </w:rPr>
              <w:fldChar w:fldCharType="end"/>
            </w:r>
            <w:r w:rsidRPr="00740AA8">
              <w:rPr>
                <w:sz w:val="20"/>
                <w:szCs w:val="20"/>
              </w:rPr>
              <w:t xml:space="preserve"> for </w:t>
            </w:r>
            <w:r w:rsidR="009748A5" w:rsidRPr="00740AA8">
              <w:rPr>
                <w:sz w:val="20"/>
                <w:szCs w:val="20"/>
              </w:rPr>
              <w:t>analyte-specific precision criteria</w:t>
            </w:r>
          </w:p>
        </w:tc>
      </w:tr>
      <w:tr w:rsidR="000D14B5" w14:paraId="1907DF42" w14:textId="77777777" w:rsidTr="00D528B3">
        <w:trPr>
          <w:trHeight w:val="1599"/>
        </w:trPr>
        <w:tc>
          <w:tcPr>
            <w:tcW w:w="2796" w:type="dxa"/>
            <w:tcBorders>
              <w:top w:val="single" w:sz="4" w:space="0" w:color="000000"/>
              <w:bottom w:val="single" w:sz="4" w:space="0" w:color="000000"/>
              <w:right w:val="single" w:sz="4" w:space="0" w:color="000000"/>
            </w:tcBorders>
          </w:tcPr>
          <w:p w14:paraId="3EA6576A" w14:textId="77777777" w:rsidR="000D14B5" w:rsidRDefault="000D14B5">
            <w:pPr>
              <w:pStyle w:val="TableParagraph"/>
              <w:rPr>
                <w:b/>
              </w:rPr>
            </w:pPr>
          </w:p>
          <w:p w14:paraId="0E744E82" w14:textId="77777777" w:rsidR="000D14B5" w:rsidRDefault="000D14B5">
            <w:pPr>
              <w:pStyle w:val="TableParagraph"/>
              <w:rPr>
                <w:b/>
                <w:sz w:val="28"/>
              </w:rPr>
            </w:pPr>
          </w:p>
          <w:p w14:paraId="1EF49244" w14:textId="77777777" w:rsidR="000D14B5" w:rsidRDefault="009748A5">
            <w:pPr>
              <w:pStyle w:val="TableParagraph"/>
              <w:ind w:left="111" w:right="94"/>
              <w:jc w:val="center"/>
              <w:rPr>
                <w:sz w:val="20"/>
              </w:rPr>
            </w:pPr>
            <w:r>
              <w:rPr>
                <w:sz w:val="20"/>
              </w:rPr>
              <w:t>Field Replicate Measurement (Stream Temperature Monitoring)</w:t>
            </w:r>
          </w:p>
        </w:tc>
        <w:tc>
          <w:tcPr>
            <w:tcW w:w="2514" w:type="dxa"/>
            <w:tcBorders>
              <w:top w:val="single" w:sz="4" w:space="0" w:color="000000"/>
              <w:left w:val="single" w:sz="4" w:space="0" w:color="000000"/>
              <w:bottom w:val="single" w:sz="4" w:space="0" w:color="000000"/>
              <w:right w:val="single" w:sz="4" w:space="0" w:color="000000"/>
            </w:tcBorders>
          </w:tcPr>
          <w:p w14:paraId="279C07A8" w14:textId="77777777" w:rsidR="000D14B5" w:rsidRDefault="000D14B5">
            <w:pPr>
              <w:pStyle w:val="TableParagraph"/>
              <w:rPr>
                <w:b/>
              </w:rPr>
            </w:pPr>
          </w:p>
          <w:p w14:paraId="27DE806A" w14:textId="77777777" w:rsidR="000D14B5" w:rsidRDefault="000D14B5">
            <w:pPr>
              <w:pStyle w:val="TableParagraph"/>
              <w:rPr>
                <w:b/>
              </w:rPr>
            </w:pPr>
          </w:p>
          <w:p w14:paraId="1DF127D2" w14:textId="77777777" w:rsidR="000D14B5" w:rsidRDefault="009748A5">
            <w:pPr>
              <w:pStyle w:val="TableParagraph"/>
              <w:spacing w:before="184"/>
              <w:ind w:left="113" w:right="94"/>
              <w:jc w:val="center"/>
              <w:rPr>
                <w:sz w:val="20"/>
              </w:rPr>
            </w:pPr>
            <w:r>
              <w:rPr>
                <w:sz w:val="20"/>
              </w:rPr>
              <w:t>Air and Water Temperature</w:t>
            </w:r>
          </w:p>
        </w:tc>
        <w:tc>
          <w:tcPr>
            <w:tcW w:w="1399" w:type="dxa"/>
            <w:tcBorders>
              <w:top w:val="single" w:sz="4" w:space="0" w:color="000000"/>
              <w:left w:val="single" w:sz="4" w:space="0" w:color="000000"/>
              <w:bottom w:val="single" w:sz="4" w:space="0" w:color="000000"/>
              <w:right w:val="single" w:sz="4" w:space="0" w:color="000000"/>
            </w:tcBorders>
            <w:vAlign w:val="center"/>
          </w:tcPr>
          <w:p w14:paraId="2DD44DB6" w14:textId="0BFD4774" w:rsidR="000D14B5" w:rsidRDefault="009748A5" w:rsidP="00D528B3">
            <w:pPr>
              <w:pStyle w:val="TableParagraph"/>
              <w:ind w:left="187" w:right="166" w:hanging="1"/>
              <w:jc w:val="center"/>
              <w:rPr>
                <w:sz w:val="20"/>
              </w:rPr>
            </w:pPr>
            <w:r>
              <w:rPr>
                <w:sz w:val="20"/>
              </w:rPr>
              <w:t>2/each deployment (beginning and end</w:t>
            </w:r>
            <w:r w:rsidR="008A1901">
              <w:rPr>
                <w:sz w:val="20"/>
              </w:rPr>
              <w:t xml:space="preserve"> of ice-free season)</w:t>
            </w:r>
          </w:p>
        </w:tc>
        <w:tc>
          <w:tcPr>
            <w:tcW w:w="2328" w:type="dxa"/>
            <w:tcBorders>
              <w:top w:val="single" w:sz="4" w:space="0" w:color="000000"/>
              <w:left w:val="single" w:sz="4" w:space="0" w:color="000000"/>
              <w:bottom w:val="single" w:sz="4" w:space="0" w:color="000000"/>
            </w:tcBorders>
            <w:vAlign w:val="center"/>
          </w:tcPr>
          <w:p w14:paraId="44B619C8" w14:textId="7834E103" w:rsidR="000D14B5" w:rsidRPr="00740AA8" w:rsidRDefault="008A1901" w:rsidP="00D528B3">
            <w:pPr>
              <w:pStyle w:val="TableParagraph"/>
              <w:jc w:val="center"/>
              <w:rPr>
                <w:sz w:val="20"/>
                <w:szCs w:val="20"/>
              </w:rPr>
            </w:pPr>
            <w:r w:rsidRPr="00740AA8">
              <w:rPr>
                <w:sz w:val="20"/>
                <w:szCs w:val="20"/>
              </w:rPr>
              <w:t xml:space="preserve">See Mauger et al. </w:t>
            </w:r>
            <w:r w:rsidRPr="00740AA8">
              <w:rPr>
                <w:sz w:val="20"/>
                <w:szCs w:val="20"/>
              </w:rPr>
              <w:fldChar w:fldCharType="begin" w:fldLock="1"/>
            </w:r>
            <w:r w:rsidR="00D528B3">
              <w:rPr>
                <w:sz w:val="20"/>
                <w:szCs w:val="20"/>
              </w:rPr>
              <w:instrText>ADDIN paperpile_citation &lt;clusterId&gt;T861G228W618A323&lt;/clusterId&gt;&lt;metadata&gt;&lt;citation&gt;&lt;id&gt;592654ec-e6cc-4a77-92fa-cebd62353b65&lt;/id&gt;&lt;no_author&gt;true&lt;/no_author&gt;&lt;/citation&gt;&lt;/metadata&gt;&lt;data&gt;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&lt;/data&gt; \* MERGEFORMAT</w:instrText>
            </w:r>
            <w:r w:rsidRPr="00740AA8">
              <w:rPr>
                <w:sz w:val="20"/>
                <w:szCs w:val="20"/>
              </w:rPr>
              <w:fldChar w:fldCharType="separate"/>
            </w:r>
            <w:r w:rsidRPr="00740AA8">
              <w:rPr>
                <w:noProof/>
                <w:sz w:val="20"/>
                <w:szCs w:val="20"/>
              </w:rPr>
              <w:t>(2015)</w:t>
            </w:r>
            <w:r w:rsidRPr="00740AA8">
              <w:rPr>
                <w:sz w:val="20"/>
                <w:szCs w:val="20"/>
              </w:rPr>
              <w:fldChar w:fldCharType="end"/>
            </w:r>
          </w:p>
        </w:tc>
      </w:tr>
      <w:tr w:rsidR="000D14B5" w14:paraId="1FC042A9" w14:textId="77777777" w:rsidTr="00D528B3">
        <w:trPr>
          <w:trHeight w:val="690"/>
        </w:trPr>
        <w:tc>
          <w:tcPr>
            <w:tcW w:w="2796" w:type="dxa"/>
            <w:tcBorders>
              <w:top w:val="single" w:sz="4" w:space="0" w:color="000000"/>
              <w:bottom w:val="single" w:sz="4" w:space="0" w:color="000000"/>
              <w:right w:val="single" w:sz="4" w:space="0" w:color="000000"/>
            </w:tcBorders>
          </w:tcPr>
          <w:p w14:paraId="5E0C9308" w14:textId="77777777" w:rsidR="000D14B5" w:rsidRDefault="009748A5">
            <w:pPr>
              <w:pStyle w:val="TableParagraph"/>
              <w:spacing w:before="126"/>
              <w:ind w:left="1002" w:right="127" w:hanging="845"/>
              <w:rPr>
                <w:sz w:val="20"/>
              </w:rPr>
            </w:pPr>
            <w:r>
              <w:rPr>
                <w:sz w:val="20"/>
              </w:rPr>
              <w:t>Calibration Verification Check Standards</w:t>
            </w:r>
          </w:p>
        </w:tc>
        <w:tc>
          <w:tcPr>
            <w:tcW w:w="2514" w:type="dxa"/>
            <w:tcBorders>
              <w:top w:val="single" w:sz="4" w:space="0" w:color="000000"/>
              <w:left w:val="single" w:sz="4" w:space="0" w:color="000000"/>
              <w:bottom w:val="single" w:sz="4" w:space="0" w:color="000000"/>
              <w:right w:val="single" w:sz="4" w:space="0" w:color="000000"/>
            </w:tcBorders>
          </w:tcPr>
          <w:p w14:paraId="2371929E" w14:textId="77777777" w:rsidR="000D14B5" w:rsidRDefault="009748A5">
            <w:pPr>
              <w:pStyle w:val="TableParagraph"/>
              <w:spacing w:before="126"/>
              <w:ind w:left="159" w:right="120" w:firstLine="89"/>
              <w:rPr>
                <w:sz w:val="20"/>
              </w:rPr>
            </w:pPr>
            <w:r>
              <w:rPr>
                <w:sz w:val="20"/>
              </w:rPr>
              <w:t>Hydrolab (pH, Turbidity, Specific Conductance, DO)</w:t>
            </w:r>
          </w:p>
        </w:tc>
        <w:tc>
          <w:tcPr>
            <w:tcW w:w="1399" w:type="dxa"/>
            <w:tcBorders>
              <w:top w:val="single" w:sz="4" w:space="0" w:color="000000"/>
              <w:left w:val="single" w:sz="4" w:space="0" w:color="000000"/>
              <w:bottom w:val="single" w:sz="4" w:space="0" w:color="000000"/>
              <w:right w:val="single" w:sz="4" w:space="0" w:color="000000"/>
            </w:tcBorders>
            <w:vAlign w:val="center"/>
          </w:tcPr>
          <w:p w14:paraId="571282C6" w14:textId="77777777" w:rsidR="000D14B5" w:rsidRDefault="009748A5" w:rsidP="00D528B3">
            <w:pPr>
              <w:pStyle w:val="TableParagraph"/>
              <w:spacing w:before="11"/>
              <w:ind w:left="154" w:right="132"/>
              <w:jc w:val="center"/>
              <w:rPr>
                <w:sz w:val="20"/>
              </w:rPr>
            </w:pPr>
            <w:r>
              <w:rPr>
                <w:sz w:val="20"/>
              </w:rPr>
              <w:t>1/deployment after stream</w:t>
            </w:r>
          </w:p>
          <w:p w14:paraId="7C2FDBCA" w14:textId="77777777" w:rsidR="000D14B5" w:rsidRDefault="009748A5" w:rsidP="00D528B3">
            <w:pPr>
              <w:pStyle w:val="TableParagraph"/>
              <w:spacing w:line="200" w:lineRule="exact"/>
              <w:ind w:left="151" w:right="132"/>
              <w:jc w:val="center"/>
              <w:rPr>
                <w:sz w:val="20"/>
              </w:rPr>
            </w:pPr>
            <w:r>
              <w:rPr>
                <w:sz w:val="20"/>
              </w:rPr>
              <w:t>retrieval</w:t>
            </w:r>
          </w:p>
        </w:tc>
        <w:tc>
          <w:tcPr>
            <w:tcW w:w="2328" w:type="dxa"/>
            <w:tcBorders>
              <w:top w:val="single" w:sz="4" w:space="0" w:color="000000"/>
              <w:left w:val="single" w:sz="4" w:space="0" w:color="000000"/>
              <w:bottom w:val="single" w:sz="4" w:space="0" w:color="000000"/>
            </w:tcBorders>
            <w:vAlign w:val="center"/>
          </w:tcPr>
          <w:p w14:paraId="530FC9DF" w14:textId="679C39D8" w:rsidR="000D14B5" w:rsidRPr="00740AA8" w:rsidRDefault="008A1901" w:rsidP="00D528B3">
            <w:pPr>
              <w:pStyle w:val="TableParagraph"/>
              <w:spacing w:before="126"/>
              <w:ind w:left="169" w:right="125" w:firstLine="205"/>
              <w:jc w:val="center"/>
              <w:rPr>
                <w:sz w:val="20"/>
                <w:szCs w:val="20"/>
              </w:rPr>
            </w:pPr>
            <w:r w:rsidRPr="00740AA8">
              <w:rPr>
                <w:sz w:val="20"/>
                <w:szCs w:val="20"/>
              </w:rPr>
              <w:t xml:space="preserve">See </w:t>
            </w:r>
            <w:r w:rsidRPr="00740AA8">
              <w:rPr>
                <w:sz w:val="20"/>
                <w:szCs w:val="20"/>
              </w:rPr>
              <w:fldChar w:fldCharType="begin"/>
            </w:r>
            <w:r w:rsidRPr="00740AA8">
              <w:rPr>
                <w:sz w:val="20"/>
                <w:szCs w:val="20"/>
              </w:rPr>
              <w:instrText xml:space="preserve"> REF _Ref125965085 \h </w:instrText>
            </w:r>
            <w:r w:rsidR="00740AA8" w:rsidRPr="00740AA8">
              <w:rPr>
                <w:sz w:val="20"/>
                <w:szCs w:val="20"/>
              </w:rPr>
              <w:instrText xml:space="preserve"> \* MERGEFORMAT </w:instrText>
            </w:r>
            <w:r w:rsidRPr="00740AA8">
              <w:rPr>
                <w:sz w:val="20"/>
                <w:szCs w:val="20"/>
              </w:rPr>
            </w:r>
            <w:r w:rsidRPr="00740AA8">
              <w:rPr>
                <w:sz w:val="20"/>
                <w:szCs w:val="20"/>
              </w:rPr>
              <w:fldChar w:fldCharType="separate"/>
            </w:r>
            <w:r w:rsidRPr="00740AA8">
              <w:rPr>
                <w:sz w:val="20"/>
                <w:szCs w:val="20"/>
              </w:rPr>
              <w:t xml:space="preserve">Table </w:t>
            </w:r>
            <w:r w:rsidRPr="00740AA8">
              <w:rPr>
                <w:noProof/>
                <w:sz w:val="20"/>
                <w:szCs w:val="20"/>
              </w:rPr>
              <w:t>3</w:t>
            </w:r>
            <w:r w:rsidRPr="00740AA8">
              <w:rPr>
                <w:sz w:val="20"/>
                <w:szCs w:val="20"/>
              </w:rPr>
              <w:fldChar w:fldCharType="end"/>
            </w:r>
            <w:r w:rsidRPr="00740AA8">
              <w:rPr>
                <w:sz w:val="20"/>
                <w:szCs w:val="20"/>
              </w:rPr>
              <w:t xml:space="preserve"> </w:t>
            </w:r>
            <w:r w:rsidR="009748A5" w:rsidRPr="00740AA8">
              <w:rPr>
                <w:sz w:val="20"/>
                <w:szCs w:val="20"/>
              </w:rPr>
              <w:t>analyte- specific accuracy criteria</w:t>
            </w:r>
          </w:p>
        </w:tc>
      </w:tr>
      <w:tr w:rsidR="00E86594" w14:paraId="5E6F54CE" w14:textId="77777777" w:rsidTr="00D528B3">
        <w:trPr>
          <w:trHeight w:val="287"/>
        </w:trPr>
        <w:tc>
          <w:tcPr>
            <w:tcW w:w="2796" w:type="dxa"/>
            <w:vMerge w:val="restart"/>
            <w:tcBorders>
              <w:top w:val="single" w:sz="4" w:space="0" w:color="000000"/>
              <w:right w:val="single" w:sz="4" w:space="0" w:color="000000"/>
            </w:tcBorders>
          </w:tcPr>
          <w:p w14:paraId="29DBFB48" w14:textId="77777777" w:rsidR="00E86594" w:rsidRDefault="00E86594" w:rsidP="00E86594">
            <w:pPr>
              <w:pStyle w:val="TableParagraph"/>
              <w:jc w:val="center"/>
              <w:rPr>
                <w:b/>
              </w:rPr>
            </w:pPr>
          </w:p>
          <w:p w14:paraId="2DCA0E49" w14:textId="7743C954" w:rsidR="00E86594" w:rsidRDefault="00E86594" w:rsidP="00E86594">
            <w:pPr>
              <w:pStyle w:val="TableParagraph"/>
              <w:jc w:val="center"/>
              <w:rPr>
                <w:sz w:val="20"/>
              </w:rPr>
            </w:pPr>
            <w:r>
              <w:rPr>
                <w:sz w:val="20"/>
              </w:rPr>
              <w:t>Temperature Blank</w:t>
            </w:r>
          </w:p>
        </w:tc>
        <w:tc>
          <w:tcPr>
            <w:tcW w:w="2514" w:type="dxa"/>
            <w:tcBorders>
              <w:top w:val="single" w:sz="4" w:space="0" w:color="000000"/>
              <w:left w:val="single" w:sz="4" w:space="0" w:color="000000"/>
              <w:right w:val="single" w:sz="4" w:space="0" w:color="000000"/>
            </w:tcBorders>
          </w:tcPr>
          <w:p w14:paraId="7E8F82FD" w14:textId="77777777" w:rsidR="00E86594" w:rsidRDefault="00E86594" w:rsidP="00E86594">
            <w:pPr>
              <w:pStyle w:val="TableParagraph"/>
              <w:ind w:left="275" w:right="254" w:hanging="1"/>
              <w:jc w:val="center"/>
              <w:rPr>
                <w:sz w:val="20"/>
              </w:rPr>
            </w:pPr>
            <w:r>
              <w:rPr>
                <w:sz w:val="20"/>
              </w:rPr>
              <w:t>BTEX, Phosphorous (Total), NO</w:t>
            </w:r>
            <w:r>
              <w:rPr>
                <w:sz w:val="20"/>
                <w:vertAlign w:val="subscript"/>
              </w:rPr>
              <w:t>3</w:t>
            </w:r>
            <w:r>
              <w:rPr>
                <w:sz w:val="20"/>
              </w:rPr>
              <w:t>+NO</w:t>
            </w:r>
            <w:r>
              <w:rPr>
                <w:sz w:val="20"/>
                <w:vertAlign w:val="subscript"/>
              </w:rPr>
              <w:t>2</w:t>
            </w:r>
            <w:r>
              <w:rPr>
                <w:sz w:val="20"/>
              </w:rPr>
              <w:t>, TSS,</w:t>
            </w:r>
          </w:p>
          <w:p w14:paraId="3B92C589" w14:textId="62A11E44" w:rsidR="00E86594" w:rsidRDefault="00E86594" w:rsidP="00E86594">
            <w:pPr>
              <w:pStyle w:val="TableParagraph"/>
              <w:jc w:val="center"/>
              <w:rPr>
                <w:sz w:val="20"/>
              </w:rPr>
            </w:pPr>
            <w:r>
              <w:rPr>
                <w:sz w:val="20"/>
              </w:rPr>
              <w:t>Turbidity</w:t>
            </w:r>
          </w:p>
        </w:tc>
        <w:tc>
          <w:tcPr>
            <w:tcW w:w="1399" w:type="dxa"/>
            <w:tcBorders>
              <w:top w:val="single" w:sz="4" w:space="0" w:color="000000"/>
              <w:left w:val="single" w:sz="4" w:space="0" w:color="000000"/>
              <w:right w:val="single" w:sz="4" w:space="0" w:color="000000"/>
            </w:tcBorders>
            <w:vAlign w:val="center"/>
          </w:tcPr>
          <w:p w14:paraId="08B0E965" w14:textId="5A13085E" w:rsidR="00E86594" w:rsidRDefault="00E86594" w:rsidP="00D528B3">
            <w:pPr>
              <w:pStyle w:val="TableParagraph"/>
              <w:jc w:val="center"/>
              <w:rPr>
                <w:sz w:val="20"/>
              </w:rPr>
            </w:pPr>
            <w:r>
              <w:rPr>
                <w:sz w:val="20"/>
              </w:rPr>
              <w:t>1/cooler/ship ment</w:t>
            </w:r>
          </w:p>
        </w:tc>
        <w:tc>
          <w:tcPr>
            <w:tcW w:w="2328" w:type="dxa"/>
            <w:tcBorders>
              <w:top w:val="single" w:sz="4" w:space="0" w:color="000000"/>
              <w:left w:val="single" w:sz="4" w:space="0" w:color="000000"/>
            </w:tcBorders>
            <w:vAlign w:val="center"/>
          </w:tcPr>
          <w:p w14:paraId="2734ED0B" w14:textId="77777777" w:rsidR="00E86594" w:rsidRPr="00740AA8" w:rsidRDefault="00E86594" w:rsidP="00D528B3">
            <w:pPr>
              <w:pStyle w:val="TableParagraph"/>
              <w:spacing w:before="8"/>
              <w:jc w:val="center"/>
              <w:rPr>
                <w:sz w:val="20"/>
                <w:szCs w:val="20"/>
              </w:rPr>
            </w:pPr>
          </w:p>
          <w:p w14:paraId="05F68C41" w14:textId="3476923E" w:rsidR="00E86594" w:rsidRPr="00740AA8" w:rsidRDefault="00E86594" w:rsidP="00D528B3">
            <w:pPr>
              <w:pStyle w:val="TableParagraph"/>
              <w:jc w:val="center"/>
              <w:rPr>
                <w:sz w:val="20"/>
                <w:szCs w:val="20"/>
              </w:rPr>
            </w:pPr>
            <w:r w:rsidRPr="00740AA8">
              <w:rPr>
                <w:sz w:val="20"/>
                <w:szCs w:val="20"/>
              </w:rPr>
              <w:t>≤ 6°C</w:t>
            </w:r>
          </w:p>
        </w:tc>
      </w:tr>
      <w:tr w:rsidR="00E86594" w14:paraId="41825BBD" w14:textId="77777777" w:rsidTr="00D528B3">
        <w:trPr>
          <w:trHeight w:val="287"/>
        </w:trPr>
        <w:tc>
          <w:tcPr>
            <w:tcW w:w="2796" w:type="dxa"/>
            <w:vMerge/>
            <w:tcBorders>
              <w:bottom w:val="single" w:sz="4" w:space="0" w:color="000000"/>
              <w:right w:val="single" w:sz="4" w:space="0" w:color="000000"/>
            </w:tcBorders>
          </w:tcPr>
          <w:p w14:paraId="5BB19B5B" w14:textId="77777777" w:rsidR="00E86594" w:rsidRDefault="00E86594" w:rsidP="00E86594">
            <w:pPr>
              <w:pStyle w:val="TableParagraph"/>
              <w:rPr>
                <w:b/>
              </w:rPr>
            </w:pPr>
          </w:p>
        </w:tc>
        <w:tc>
          <w:tcPr>
            <w:tcW w:w="2514" w:type="dxa"/>
            <w:tcBorders>
              <w:top w:val="single" w:sz="4" w:space="0" w:color="000000"/>
              <w:left w:val="single" w:sz="4" w:space="0" w:color="000000"/>
              <w:bottom w:val="single" w:sz="4" w:space="0" w:color="000000"/>
              <w:right w:val="single" w:sz="4" w:space="0" w:color="000000"/>
            </w:tcBorders>
          </w:tcPr>
          <w:p w14:paraId="47A1C7B4" w14:textId="410632CF" w:rsidR="00E86594" w:rsidRDefault="00E86594" w:rsidP="00E86594">
            <w:pPr>
              <w:pStyle w:val="TableParagraph"/>
              <w:ind w:left="275" w:right="254" w:hanging="1"/>
              <w:jc w:val="center"/>
              <w:rPr>
                <w:sz w:val="20"/>
              </w:rPr>
            </w:pPr>
            <w:r>
              <w:rPr>
                <w:sz w:val="20"/>
              </w:rPr>
              <w:t>Fecal Coliforms</w:t>
            </w:r>
          </w:p>
        </w:tc>
        <w:tc>
          <w:tcPr>
            <w:tcW w:w="1399" w:type="dxa"/>
            <w:tcBorders>
              <w:top w:val="single" w:sz="4" w:space="0" w:color="000000"/>
              <w:left w:val="single" w:sz="4" w:space="0" w:color="000000"/>
              <w:bottom w:val="single" w:sz="4" w:space="0" w:color="000000"/>
              <w:right w:val="single" w:sz="4" w:space="0" w:color="000000"/>
            </w:tcBorders>
            <w:vAlign w:val="center"/>
          </w:tcPr>
          <w:p w14:paraId="24770F79" w14:textId="77777777" w:rsidR="00E86594" w:rsidRDefault="00E86594" w:rsidP="00D528B3">
            <w:pPr>
              <w:pStyle w:val="TableParagraph"/>
              <w:jc w:val="center"/>
              <w:rPr>
                <w:sz w:val="20"/>
              </w:rPr>
            </w:pPr>
          </w:p>
        </w:tc>
        <w:tc>
          <w:tcPr>
            <w:tcW w:w="2328" w:type="dxa"/>
            <w:tcBorders>
              <w:top w:val="single" w:sz="4" w:space="0" w:color="000000"/>
              <w:left w:val="single" w:sz="4" w:space="0" w:color="000000"/>
              <w:bottom w:val="single" w:sz="4" w:space="0" w:color="000000"/>
            </w:tcBorders>
            <w:vAlign w:val="center"/>
          </w:tcPr>
          <w:p w14:paraId="06994896" w14:textId="25D7FE2D" w:rsidR="00E86594" w:rsidRPr="00740AA8" w:rsidRDefault="00E86594" w:rsidP="00D528B3">
            <w:pPr>
              <w:pStyle w:val="TableParagraph"/>
              <w:spacing w:before="8"/>
              <w:jc w:val="center"/>
              <w:rPr>
                <w:sz w:val="20"/>
                <w:szCs w:val="20"/>
              </w:rPr>
            </w:pPr>
            <w:r w:rsidRPr="00740AA8">
              <w:rPr>
                <w:sz w:val="20"/>
                <w:szCs w:val="20"/>
              </w:rPr>
              <w:t>≤ 10°C</w:t>
            </w:r>
          </w:p>
        </w:tc>
      </w:tr>
      <w:tr w:rsidR="00E86594" w14:paraId="006F8B9E" w14:textId="77777777" w:rsidTr="00D528B3">
        <w:trPr>
          <w:trHeight w:val="287"/>
        </w:trPr>
        <w:tc>
          <w:tcPr>
            <w:tcW w:w="2796" w:type="dxa"/>
            <w:tcBorders>
              <w:top w:val="single" w:sz="4" w:space="0" w:color="000000"/>
              <w:bottom w:val="single" w:sz="4" w:space="0" w:color="000000"/>
              <w:right w:val="single" w:sz="4" w:space="0" w:color="000000"/>
            </w:tcBorders>
          </w:tcPr>
          <w:p w14:paraId="608A9539" w14:textId="787A1055" w:rsidR="00E86594" w:rsidRDefault="00E86594" w:rsidP="00E86594">
            <w:pPr>
              <w:pStyle w:val="TableParagraph"/>
              <w:jc w:val="center"/>
              <w:rPr>
                <w:b/>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3F8B8D0A" w14:textId="7DD17ACC" w:rsidR="00E86594" w:rsidRDefault="00E86594" w:rsidP="00E86594">
            <w:pPr>
              <w:pStyle w:val="TableParagraph"/>
              <w:ind w:left="275" w:right="254" w:hanging="1"/>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vAlign w:val="center"/>
          </w:tcPr>
          <w:p w14:paraId="67AE9099" w14:textId="5F110467" w:rsidR="00E86594" w:rsidRDefault="00E86594" w:rsidP="00D528B3">
            <w:pPr>
              <w:pStyle w:val="TableParagraph"/>
              <w:jc w:val="center"/>
              <w:rPr>
                <w:sz w:val="20"/>
              </w:rPr>
            </w:pPr>
            <w:r>
              <w:rPr>
                <w:sz w:val="20"/>
              </w:rPr>
              <w:t>1/cooler/ship-ment</w:t>
            </w:r>
          </w:p>
        </w:tc>
        <w:tc>
          <w:tcPr>
            <w:tcW w:w="2328" w:type="dxa"/>
            <w:tcBorders>
              <w:top w:val="single" w:sz="4" w:space="0" w:color="000000"/>
              <w:left w:val="single" w:sz="4" w:space="0" w:color="000000"/>
              <w:bottom w:val="single" w:sz="4" w:space="0" w:color="000000"/>
            </w:tcBorders>
            <w:vAlign w:val="center"/>
          </w:tcPr>
          <w:p w14:paraId="2EEE20DD" w14:textId="11DE4538" w:rsidR="00E86594" w:rsidRPr="00740AA8" w:rsidRDefault="00E86594" w:rsidP="00D528B3">
            <w:pPr>
              <w:pStyle w:val="TableParagraph"/>
              <w:spacing w:line="227" w:lineRule="exact"/>
              <w:ind w:right="97"/>
              <w:jc w:val="center"/>
              <w:rPr>
                <w:sz w:val="20"/>
                <w:szCs w:val="20"/>
              </w:rPr>
            </w:pPr>
            <w:r w:rsidRPr="00740AA8">
              <w:rPr>
                <w:sz w:val="20"/>
                <w:szCs w:val="20"/>
              </w:rPr>
              <w:t xml:space="preserve">≤ BTEX DL (see </w:t>
            </w:r>
            <w:r w:rsidR="008157C8" w:rsidRPr="00740AA8">
              <w:rPr>
                <w:sz w:val="20"/>
                <w:szCs w:val="20"/>
              </w:rPr>
              <w:fldChar w:fldCharType="begin"/>
            </w:r>
            <w:r w:rsidR="008157C8" w:rsidRPr="00740AA8">
              <w:rPr>
                <w:sz w:val="20"/>
                <w:szCs w:val="20"/>
              </w:rPr>
              <w:instrText xml:space="preserve"> REF _Ref125965085 \h  \* MERGEFORMAT </w:instrText>
            </w:r>
            <w:r w:rsidR="008157C8" w:rsidRPr="00740AA8">
              <w:rPr>
                <w:sz w:val="20"/>
                <w:szCs w:val="20"/>
              </w:rPr>
            </w:r>
            <w:r w:rsidR="008157C8" w:rsidRPr="00740AA8">
              <w:rPr>
                <w:sz w:val="20"/>
                <w:szCs w:val="20"/>
              </w:rPr>
              <w:fldChar w:fldCharType="separate"/>
            </w:r>
            <w:r w:rsidR="00D93537" w:rsidRPr="00740AA8">
              <w:rPr>
                <w:sz w:val="20"/>
                <w:szCs w:val="20"/>
              </w:rPr>
              <w:t xml:space="preserve">Table </w:t>
            </w:r>
            <w:r w:rsidR="00D93537" w:rsidRPr="00740AA8">
              <w:rPr>
                <w:noProof/>
                <w:sz w:val="20"/>
                <w:szCs w:val="20"/>
              </w:rPr>
              <w:t>3</w:t>
            </w:r>
            <w:r w:rsidR="008157C8" w:rsidRPr="00740AA8">
              <w:rPr>
                <w:sz w:val="20"/>
                <w:szCs w:val="20"/>
              </w:rPr>
              <w:fldChar w:fldCharType="end"/>
            </w:r>
            <w:r w:rsidRPr="00740AA8">
              <w:rPr>
                <w:sz w:val="20"/>
                <w:szCs w:val="20"/>
              </w:rPr>
              <w:t>)</w:t>
            </w:r>
          </w:p>
        </w:tc>
      </w:tr>
      <w:tr w:rsidR="00E86594" w14:paraId="228C593E" w14:textId="77777777" w:rsidTr="00D528B3">
        <w:trPr>
          <w:trHeight w:val="287"/>
        </w:trPr>
        <w:tc>
          <w:tcPr>
            <w:tcW w:w="2796" w:type="dxa"/>
            <w:tcBorders>
              <w:top w:val="single" w:sz="4" w:space="0" w:color="000000"/>
              <w:right w:val="single" w:sz="4" w:space="0" w:color="000000"/>
            </w:tcBorders>
          </w:tcPr>
          <w:p w14:paraId="59CE64A7" w14:textId="77777777" w:rsidR="00E86594" w:rsidRDefault="00E86594" w:rsidP="00E86594">
            <w:pPr>
              <w:pStyle w:val="TableParagraph"/>
              <w:rPr>
                <w:b/>
              </w:rPr>
            </w:pPr>
          </w:p>
          <w:p w14:paraId="5DF83A93" w14:textId="77777777" w:rsidR="00E86594" w:rsidRDefault="00E86594" w:rsidP="00E86594">
            <w:pPr>
              <w:pStyle w:val="TableParagraph"/>
              <w:rPr>
                <w:b/>
              </w:rPr>
            </w:pPr>
          </w:p>
          <w:p w14:paraId="16EC066D" w14:textId="77777777" w:rsidR="00E86594" w:rsidRDefault="00E86594" w:rsidP="00E86594">
            <w:pPr>
              <w:pStyle w:val="TableParagraph"/>
              <w:spacing w:before="8"/>
              <w:rPr>
                <w:b/>
                <w:sz w:val="25"/>
              </w:rPr>
            </w:pPr>
          </w:p>
          <w:p w14:paraId="0E4BB3E5" w14:textId="77BF4216" w:rsidR="00E86594" w:rsidRDefault="00E86594" w:rsidP="00D528B3">
            <w:pPr>
              <w:pStyle w:val="TableParagraph"/>
              <w:jc w:val="center"/>
              <w:rPr>
                <w:sz w:val="20"/>
              </w:rPr>
            </w:pPr>
            <w:r>
              <w:rPr>
                <w:sz w:val="20"/>
              </w:rPr>
              <w:t>Field Replicate (Blind to Lab)</w:t>
            </w:r>
          </w:p>
        </w:tc>
        <w:tc>
          <w:tcPr>
            <w:tcW w:w="2514" w:type="dxa"/>
            <w:tcBorders>
              <w:top w:val="single" w:sz="4" w:space="0" w:color="000000"/>
              <w:left w:val="single" w:sz="4" w:space="0" w:color="000000"/>
              <w:right w:val="single" w:sz="4" w:space="0" w:color="000000"/>
            </w:tcBorders>
          </w:tcPr>
          <w:p w14:paraId="7F57328F" w14:textId="602F2723" w:rsidR="00E86594" w:rsidRDefault="00E86594" w:rsidP="00E86594">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w:t>
            </w:r>
            <w:r w:rsidR="00D528B3">
              <w:rPr>
                <w:position w:val="2"/>
                <w:sz w:val="20"/>
              </w:rPr>
              <w:t xml:space="preserve"> </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0940FE1C" w14:textId="77BB1C07" w:rsidR="00E86594" w:rsidRDefault="00E86594" w:rsidP="00E86594">
            <w:pPr>
              <w:pStyle w:val="TableParagraph"/>
              <w:ind w:left="275" w:right="254" w:hanging="1"/>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w:t>
            </w:r>
            <w:r w:rsidR="00D528B3">
              <w:rPr>
                <w:sz w:val="20"/>
              </w:rPr>
              <w:t xml:space="preserve"> </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right w:val="single" w:sz="4" w:space="0" w:color="000000"/>
            </w:tcBorders>
            <w:vAlign w:val="center"/>
          </w:tcPr>
          <w:p w14:paraId="1D612834" w14:textId="3D6E14B9" w:rsidR="00E86594" w:rsidRDefault="00E86594" w:rsidP="00D528B3">
            <w:pPr>
              <w:pStyle w:val="TableParagraph"/>
              <w:jc w:val="center"/>
              <w:rPr>
                <w:sz w:val="20"/>
              </w:rPr>
            </w:pPr>
            <w:r>
              <w:rPr>
                <w:sz w:val="20"/>
              </w:rPr>
              <w:t>10%</w:t>
            </w:r>
          </w:p>
        </w:tc>
        <w:tc>
          <w:tcPr>
            <w:tcW w:w="2328" w:type="dxa"/>
            <w:tcBorders>
              <w:top w:val="single" w:sz="4" w:space="0" w:color="000000"/>
              <w:left w:val="single" w:sz="4" w:space="0" w:color="000000"/>
            </w:tcBorders>
            <w:vAlign w:val="center"/>
          </w:tcPr>
          <w:p w14:paraId="335016ED" w14:textId="1FF3095B" w:rsidR="00E86594" w:rsidRPr="00740AA8" w:rsidRDefault="008A1901" w:rsidP="00D528B3">
            <w:pPr>
              <w:pStyle w:val="TableParagraph"/>
              <w:spacing w:line="227" w:lineRule="exact"/>
              <w:ind w:right="97"/>
              <w:jc w:val="center"/>
              <w:rPr>
                <w:sz w:val="20"/>
                <w:szCs w:val="20"/>
              </w:rPr>
            </w:pPr>
            <w:r w:rsidRPr="00740AA8">
              <w:rPr>
                <w:sz w:val="20"/>
                <w:szCs w:val="20"/>
              </w:rPr>
              <w:t xml:space="preserve">See Section A7, </w:t>
            </w:r>
            <w:r w:rsidRPr="00740AA8">
              <w:rPr>
                <w:sz w:val="20"/>
                <w:szCs w:val="20"/>
              </w:rPr>
              <w:fldChar w:fldCharType="begin"/>
            </w:r>
            <w:r w:rsidRPr="00740AA8">
              <w:rPr>
                <w:sz w:val="20"/>
                <w:szCs w:val="20"/>
              </w:rPr>
              <w:instrText xml:space="preserve"> REF _Ref125970212 \h  \* MERGEFORMAT </w:instrText>
            </w:r>
            <w:r w:rsidRPr="00740AA8">
              <w:rPr>
                <w:sz w:val="20"/>
                <w:szCs w:val="20"/>
              </w:rPr>
            </w:r>
            <w:r w:rsidRPr="00740AA8">
              <w:rPr>
                <w:sz w:val="20"/>
                <w:szCs w:val="20"/>
              </w:rPr>
              <w:fldChar w:fldCharType="separate"/>
            </w:r>
            <w:r w:rsidRPr="00740AA8">
              <w:rPr>
                <w:sz w:val="20"/>
                <w:szCs w:val="20"/>
              </w:rPr>
              <w:t xml:space="preserve">Table </w:t>
            </w:r>
            <w:r w:rsidRPr="00740AA8">
              <w:rPr>
                <w:noProof/>
                <w:sz w:val="20"/>
                <w:szCs w:val="20"/>
              </w:rPr>
              <w:t>4</w:t>
            </w:r>
            <w:r w:rsidRPr="00740AA8">
              <w:rPr>
                <w:sz w:val="20"/>
                <w:szCs w:val="20"/>
              </w:rPr>
              <w:fldChar w:fldCharType="end"/>
            </w:r>
            <w:r w:rsidRPr="00740AA8">
              <w:rPr>
                <w:sz w:val="20"/>
                <w:szCs w:val="20"/>
              </w:rPr>
              <w:t xml:space="preserve"> through </w:t>
            </w:r>
            <w:r w:rsidRPr="00740AA8">
              <w:rPr>
                <w:sz w:val="20"/>
                <w:szCs w:val="20"/>
              </w:rPr>
              <w:fldChar w:fldCharType="begin"/>
            </w:r>
            <w:r w:rsidRPr="00740AA8">
              <w:rPr>
                <w:sz w:val="20"/>
                <w:szCs w:val="20"/>
              </w:rPr>
              <w:instrText xml:space="preserve"> REF _Ref125970027 \h  \* MERGEFORMAT </w:instrText>
            </w:r>
            <w:r w:rsidRPr="00740AA8">
              <w:rPr>
                <w:sz w:val="20"/>
                <w:szCs w:val="20"/>
              </w:rPr>
            </w:r>
            <w:r w:rsidRPr="00740AA8">
              <w:rPr>
                <w:sz w:val="20"/>
                <w:szCs w:val="20"/>
              </w:rPr>
              <w:fldChar w:fldCharType="separate"/>
            </w:r>
            <w:r w:rsidRPr="00740AA8">
              <w:rPr>
                <w:sz w:val="20"/>
                <w:szCs w:val="20"/>
              </w:rPr>
              <w:t xml:space="preserve">Table </w:t>
            </w:r>
            <w:r w:rsidRPr="00740AA8">
              <w:rPr>
                <w:noProof/>
                <w:sz w:val="20"/>
                <w:szCs w:val="20"/>
              </w:rPr>
              <w:t>6</w:t>
            </w:r>
            <w:r w:rsidRPr="00740AA8">
              <w:rPr>
                <w:sz w:val="20"/>
                <w:szCs w:val="20"/>
              </w:rPr>
              <w:fldChar w:fldCharType="end"/>
            </w:r>
            <w:r w:rsidRPr="00740AA8">
              <w:rPr>
                <w:sz w:val="20"/>
                <w:szCs w:val="20"/>
              </w:rPr>
              <w:t xml:space="preserve"> for analyte-specific precision criteria</w:t>
            </w:r>
          </w:p>
        </w:tc>
      </w:tr>
    </w:tbl>
    <w:p w14:paraId="70154FB4" w14:textId="4B548012" w:rsidR="000D14B5" w:rsidRDefault="009748A5">
      <w:pPr>
        <w:spacing w:line="249" w:lineRule="auto"/>
        <w:ind w:left="957" w:right="288" w:hanging="210"/>
        <w:rPr>
          <w:sz w:val="20"/>
        </w:rPr>
      </w:pPr>
      <w:r>
        <w:rPr>
          <w:position w:val="9"/>
          <w:sz w:val="16"/>
        </w:rPr>
        <w:t xml:space="preserve">a </w:t>
      </w:r>
      <w:r>
        <w:rPr>
          <w:sz w:val="20"/>
        </w:rPr>
        <w:t xml:space="preserve">Two replicate samples will be collected during the summer Monitoring </w:t>
      </w:r>
      <w:r w:rsidRPr="002B7AD7">
        <w:rPr>
          <w:sz w:val="20"/>
        </w:rPr>
        <w:t>event. The replicate samples will be rotated among the 7 teams of monitors.</w:t>
      </w:r>
    </w:p>
    <w:p w14:paraId="7C9FA9AB" w14:textId="77777777" w:rsidR="000D14B5" w:rsidRDefault="000D14B5">
      <w:pPr>
        <w:spacing w:line="249" w:lineRule="auto"/>
        <w:rPr>
          <w:sz w:val="20"/>
        </w:rPr>
        <w:sectPr w:rsidR="000D14B5">
          <w:pgSz w:w="11900" w:h="16840"/>
          <w:pgMar w:top="1620" w:right="940" w:bottom="940" w:left="1040" w:header="929" w:footer="744" w:gutter="0"/>
          <w:cols w:space="720"/>
        </w:sectPr>
      </w:pPr>
    </w:p>
    <w:bookmarkStart w:id="268" w:name="_bookmark23"/>
    <w:bookmarkEnd w:id="268"/>
    <w:p w14:paraId="143CF9F0" w14:textId="7AD562C9" w:rsidR="000D14B5" w:rsidRPr="00740AA8" w:rsidRDefault="00740AA8" w:rsidP="003B7E56">
      <w:pPr>
        <w:pStyle w:val="Caption"/>
        <w:keepNext/>
        <w:rPr>
          <w:b/>
          <w:i w:val="0"/>
          <w:sz w:val="24"/>
        </w:rPr>
      </w:pPr>
      <w:r w:rsidRPr="00740AA8">
        <w:rPr>
          <w:b/>
          <w:i w:val="0"/>
          <w:color w:val="auto"/>
          <w:sz w:val="24"/>
        </w:rPr>
        <w:lastRenderedPageBreak/>
        <w:fldChar w:fldCharType="begin"/>
      </w:r>
      <w:r w:rsidRPr="00740AA8">
        <w:rPr>
          <w:b/>
          <w:i w:val="0"/>
          <w:color w:val="auto"/>
          <w:sz w:val="24"/>
        </w:rPr>
        <w:instrText xml:space="preserve"> REF _Ref125970095 \h  \* MERGEFORMAT </w:instrText>
      </w:r>
      <w:r w:rsidRPr="00740AA8">
        <w:rPr>
          <w:b/>
          <w:i w:val="0"/>
          <w:color w:val="auto"/>
          <w:sz w:val="24"/>
        </w:rPr>
      </w:r>
      <w:r w:rsidRPr="00740AA8">
        <w:rPr>
          <w:b/>
          <w:i w:val="0"/>
          <w:color w:val="auto"/>
          <w:sz w:val="24"/>
        </w:rPr>
        <w:fldChar w:fldCharType="separate"/>
      </w:r>
      <w:r w:rsidRPr="00740AA8">
        <w:rPr>
          <w:b/>
          <w:i w:val="0"/>
          <w:color w:val="auto"/>
          <w:sz w:val="24"/>
          <w:szCs w:val="24"/>
        </w:rPr>
        <w:t xml:space="preserve">Table </w:t>
      </w:r>
      <w:r w:rsidRPr="00740AA8">
        <w:rPr>
          <w:b/>
          <w:i w:val="0"/>
          <w:noProof/>
          <w:color w:val="auto"/>
          <w:sz w:val="24"/>
          <w:szCs w:val="24"/>
        </w:rPr>
        <w:t>12</w:t>
      </w:r>
      <w:r w:rsidRPr="00740AA8">
        <w:rPr>
          <w:b/>
          <w:i w:val="0"/>
          <w:color w:val="auto"/>
          <w:sz w:val="24"/>
        </w:rPr>
        <w:fldChar w:fldCharType="end"/>
      </w:r>
      <w:r w:rsidRPr="00740AA8">
        <w:rPr>
          <w:b/>
          <w:i w:val="0"/>
          <w:color w:val="auto"/>
          <w:sz w:val="24"/>
        </w:rPr>
        <w:t xml:space="preserve">. </w:t>
      </w:r>
      <w:r w:rsidR="003B7E56" w:rsidRPr="00740AA8">
        <w:rPr>
          <w:b/>
          <w:i w:val="0"/>
          <w:color w:val="auto"/>
          <w:sz w:val="24"/>
          <w:szCs w:val="24"/>
        </w:rPr>
        <w:t>(page 2 of 3</w:t>
      </w:r>
      <w:r w:rsidR="001852A0" w:rsidRPr="00740AA8">
        <w:rPr>
          <w:b/>
          <w:i w:val="0"/>
          <w:color w:val="auto"/>
          <w:sz w:val="24"/>
          <w:szCs w:val="24"/>
        </w:rPr>
        <w:t>)</w:t>
      </w:r>
      <w:r w:rsidR="009D3EAA" w:rsidRPr="00740AA8">
        <w:rPr>
          <w:b/>
          <w:i w:val="0"/>
          <w:color w:val="auto"/>
          <w:sz w:val="24"/>
          <w:szCs w:val="24"/>
        </w:rPr>
        <w:t>.</w:t>
      </w:r>
      <w:r w:rsidR="009748A5" w:rsidRPr="00740AA8">
        <w:rPr>
          <w:b/>
          <w:i w:val="0"/>
          <w:color w:val="auto"/>
          <w:sz w:val="24"/>
        </w:rPr>
        <w:t xml:space="preserve"> Field/Laboratory Quality Control Samples</w:t>
      </w:r>
    </w:p>
    <w:p w14:paraId="024D2690" w14:textId="77777777" w:rsidR="000D14B5" w:rsidRDefault="000D14B5">
      <w:pPr>
        <w:pStyle w:val="BodyText"/>
        <w:spacing w:before="6"/>
        <w:rPr>
          <w:b/>
          <w:sz w:val="10"/>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F61F005" w14:textId="77777777">
        <w:trPr>
          <w:trHeight w:val="1124"/>
        </w:trPr>
        <w:tc>
          <w:tcPr>
            <w:tcW w:w="2796" w:type="dxa"/>
            <w:tcBorders>
              <w:right w:val="single" w:sz="4" w:space="0" w:color="000000"/>
            </w:tcBorders>
            <w:shd w:val="clear" w:color="auto" w:fill="D9D9D9"/>
          </w:tcPr>
          <w:p w14:paraId="64CD0288" w14:textId="77777777" w:rsidR="000D14B5" w:rsidRDefault="000D14B5">
            <w:pPr>
              <w:pStyle w:val="TableParagraph"/>
              <w:spacing w:before="10"/>
              <w:rPr>
                <w:b/>
                <w:sz w:val="26"/>
              </w:rPr>
            </w:pPr>
          </w:p>
          <w:p w14:paraId="27E6F94C"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right w:val="single" w:sz="4" w:space="0" w:color="000000"/>
            </w:tcBorders>
            <w:shd w:val="clear" w:color="auto" w:fill="D9D9D9"/>
          </w:tcPr>
          <w:p w14:paraId="62F69393" w14:textId="77777777" w:rsidR="000D14B5" w:rsidRDefault="000D14B5">
            <w:pPr>
              <w:pStyle w:val="TableParagraph"/>
              <w:spacing w:before="10"/>
              <w:rPr>
                <w:b/>
                <w:sz w:val="26"/>
              </w:rPr>
            </w:pPr>
          </w:p>
          <w:p w14:paraId="28886CBC"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14C02537" w14:textId="77777777" w:rsidR="000D14B5" w:rsidRDefault="009748A5">
            <w:pPr>
              <w:pStyle w:val="TableParagraph"/>
              <w:spacing w:before="182"/>
              <w:ind w:left="154" w:right="128"/>
              <w:jc w:val="center"/>
              <w:rPr>
                <w:b/>
              </w:rPr>
            </w:pPr>
            <w:r>
              <w:rPr>
                <w:b/>
              </w:rPr>
              <w:t>Frequency of      Occurrence</w:t>
            </w:r>
          </w:p>
        </w:tc>
        <w:tc>
          <w:tcPr>
            <w:tcW w:w="2328" w:type="dxa"/>
            <w:shd w:val="clear" w:color="auto" w:fill="D9D9D9"/>
          </w:tcPr>
          <w:p w14:paraId="2A607C4F" w14:textId="77777777" w:rsidR="000D14B5" w:rsidRDefault="000D14B5">
            <w:pPr>
              <w:pStyle w:val="TableParagraph"/>
              <w:spacing w:before="10"/>
              <w:rPr>
                <w:b/>
                <w:sz w:val="26"/>
              </w:rPr>
            </w:pPr>
          </w:p>
          <w:p w14:paraId="528DA78F" w14:textId="77777777" w:rsidR="000D14B5" w:rsidRDefault="009748A5">
            <w:pPr>
              <w:pStyle w:val="TableParagraph"/>
              <w:ind w:left="452" w:right="393" w:hanging="18"/>
              <w:rPr>
                <w:b/>
              </w:rPr>
            </w:pPr>
            <w:r>
              <w:rPr>
                <w:b/>
              </w:rPr>
              <w:t>QC Acceptance Criteria Limits</w:t>
            </w:r>
          </w:p>
        </w:tc>
      </w:tr>
      <w:tr w:rsidR="000D14B5" w14:paraId="1F5F6B66" w14:textId="77777777">
        <w:trPr>
          <w:trHeight w:val="2069"/>
        </w:trPr>
        <w:tc>
          <w:tcPr>
            <w:tcW w:w="2796" w:type="dxa"/>
            <w:tcBorders>
              <w:top w:val="single" w:sz="4" w:space="0" w:color="000000"/>
              <w:bottom w:val="single" w:sz="4" w:space="0" w:color="000000"/>
              <w:right w:val="single" w:sz="4" w:space="0" w:color="000000"/>
            </w:tcBorders>
          </w:tcPr>
          <w:p w14:paraId="7D5AF5E3" w14:textId="77777777" w:rsidR="000D14B5" w:rsidRDefault="000D14B5">
            <w:pPr>
              <w:pStyle w:val="TableParagraph"/>
              <w:rPr>
                <w:b/>
              </w:rPr>
            </w:pPr>
          </w:p>
          <w:p w14:paraId="2597F0EA" w14:textId="77777777" w:rsidR="000D14B5" w:rsidRDefault="000D14B5">
            <w:pPr>
              <w:pStyle w:val="TableParagraph"/>
              <w:rPr>
                <w:b/>
              </w:rPr>
            </w:pPr>
          </w:p>
          <w:p w14:paraId="510206C4" w14:textId="77777777" w:rsidR="000D14B5" w:rsidRDefault="000D14B5">
            <w:pPr>
              <w:pStyle w:val="TableParagraph"/>
              <w:rPr>
                <w:b/>
              </w:rPr>
            </w:pPr>
          </w:p>
          <w:p w14:paraId="55CA6B2A" w14:textId="77777777" w:rsidR="000D14B5" w:rsidRDefault="009748A5">
            <w:pPr>
              <w:pStyle w:val="TableParagraph"/>
              <w:spacing w:before="158"/>
              <w:ind w:left="109" w:right="96"/>
              <w:jc w:val="center"/>
              <w:rPr>
                <w:sz w:val="20"/>
              </w:rPr>
            </w:pPr>
            <w:r>
              <w:rPr>
                <w:sz w:val="20"/>
              </w:rPr>
              <w:t>Lab blank</w:t>
            </w:r>
          </w:p>
        </w:tc>
        <w:tc>
          <w:tcPr>
            <w:tcW w:w="2514" w:type="dxa"/>
            <w:tcBorders>
              <w:top w:val="single" w:sz="4" w:space="0" w:color="000000"/>
              <w:left w:val="single" w:sz="4" w:space="0" w:color="000000"/>
              <w:bottom w:val="single" w:sz="4" w:space="0" w:color="000000"/>
              <w:right w:val="single" w:sz="4" w:space="0" w:color="000000"/>
            </w:tcBorders>
          </w:tcPr>
          <w:p w14:paraId="517DFB8E"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TSS,</w:t>
            </w:r>
          </w:p>
          <w:p w14:paraId="6928537F" w14:textId="77777777" w:rsidR="000D14B5" w:rsidRDefault="009748A5">
            <w:pPr>
              <w:pStyle w:val="TableParagraph"/>
              <w:spacing w:line="210" w:lineRule="exact"/>
              <w:ind w:left="112" w:right="94"/>
              <w:jc w:val="center"/>
              <w:rPr>
                <w:sz w:val="20"/>
              </w:rPr>
            </w:pPr>
            <w:r>
              <w:rPr>
                <w:sz w:val="20"/>
              </w:rPr>
              <w:t>Turbidity, Fecal Coliforms</w:t>
            </w:r>
          </w:p>
        </w:tc>
        <w:tc>
          <w:tcPr>
            <w:tcW w:w="1399" w:type="dxa"/>
            <w:tcBorders>
              <w:top w:val="single" w:sz="4" w:space="0" w:color="000000"/>
              <w:left w:val="single" w:sz="4" w:space="0" w:color="000000"/>
              <w:bottom w:val="single" w:sz="4" w:space="0" w:color="000000"/>
              <w:right w:val="single" w:sz="4" w:space="0" w:color="000000"/>
            </w:tcBorders>
          </w:tcPr>
          <w:p w14:paraId="4B1811F7"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7620F8" w14:textId="77777777" w:rsidR="000D14B5" w:rsidRDefault="000D14B5">
            <w:pPr>
              <w:pStyle w:val="TableParagraph"/>
              <w:rPr>
                <w:b/>
              </w:rPr>
            </w:pPr>
          </w:p>
          <w:p w14:paraId="4FDBCE0B" w14:textId="77777777" w:rsidR="000D14B5" w:rsidRDefault="000D14B5">
            <w:pPr>
              <w:pStyle w:val="TableParagraph"/>
              <w:rPr>
                <w:b/>
              </w:rPr>
            </w:pPr>
          </w:p>
          <w:p w14:paraId="3E7C50E4" w14:textId="77777777" w:rsidR="000D14B5" w:rsidRDefault="000D14B5">
            <w:pPr>
              <w:pStyle w:val="TableParagraph"/>
              <w:spacing w:before="8"/>
              <w:rPr>
                <w:b/>
                <w:sz w:val="25"/>
              </w:rPr>
            </w:pPr>
          </w:p>
          <w:p w14:paraId="7B55A31C" w14:textId="439859CB" w:rsidR="000D14B5" w:rsidRPr="00740AA8" w:rsidRDefault="009748A5">
            <w:pPr>
              <w:pStyle w:val="TableParagraph"/>
              <w:spacing w:line="230" w:lineRule="exact"/>
              <w:ind w:left="158" w:right="134"/>
              <w:jc w:val="center"/>
              <w:rPr>
                <w:sz w:val="20"/>
                <w:szCs w:val="20"/>
              </w:rPr>
            </w:pPr>
            <w:r w:rsidRPr="00740AA8">
              <w:rPr>
                <w:sz w:val="20"/>
                <w:szCs w:val="20"/>
              </w:rPr>
              <w:t xml:space="preserve">≤ </w:t>
            </w:r>
            <w:r w:rsidR="00F51AF8" w:rsidRPr="00740AA8">
              <w:rPr>
                <w:sz w:val="20"/>
                <w:szCs w:val="20"/>
              </w:rPr>
              <w:t>DL</w:t>
            </w:r>
            <w:r w:rsidR="0053135F" w:rsidRPr="00740AA8">
              <w:rPr>
                <w:sz w:val="20"/>
                <w:szCs w:val="20"/>
              </w:rPr>
              <w:t xml:space="preserve"> </w:t>
            </w:r>
            <w:r w:rsidR="008A1901" w:rsidRPr="00740AA8">
              <w:rPr>
                <w:sz w:val="20"/>
                <w:szCs w:val="20"/>
              </w:rPr>
              <w:t xml:space="preserve">(See Section A7, </w:t>
            </w:r>
            <w:r w:rsidR="008A1901" w:rsidRPr="00740AA8">
              <w:rPr>
                <w:sz w:val="20"/>
                <w:szCs w:val="20"/>
              </w:rPr>
              <w:fldChar w:fldCharType="begin"/>
            </w:r>
            <w:r w:rsidR="008A1901" w:rsidRPr="00740AA8">
              <w:rPr>
                <w:sz w:val="20"/>
                <w:szCs w:val="20"/>
              </w:rPr>
              <w:instrText xml:space="preserve"> REF _Ref125970212 \h  \* MERGEFORMAT </w:instrText>
            </w:r>
            <w:r w:rsidR="008A1901" w:rsidRPr="00740AA8">
              <w:rPr>
                <w:sz w:val="20"/>
                <w:szCs w:val="20"/>
              </w:rPr>
            </w:r>
            <w:r w:rsidR="008A1901" w:rsidRPr="00740AA8">
              <w:rPr>
                <w:sz w:val="20"/>
                <w:szCs w:val="20"/>
              </w:rPr>
              <w:fldChar w:fldCharType="separate"/>
            </w:r>
            <w:r w:rsidR="008A1901" w:rsidRPr="00740AA8">
              <w:rPr>
                <w:sz w:val="20"/>
                <w:szCs w:val="20"/>
              </w:rPr>
              <w:t xml:space="preserve">Table </w:t>
            </w:r>
            <w:r w:rsidR="008A1901" w:rsidRPr="00740AA8">
              <w:rPr>
                <w:noProof/>
                <w:sz w:val="20"/>
                <w:szCs w:val="20"/>
              </w:rPr>
              <w:t>4</w:t>
            </w:r>
            <w:r w:rsidR="008A1901" w:rsidRPr="00740AA8">
              <w:rPr>
                <w:sz w:val="20"/>
                <w:szCs w:val="20"/>
              </w:rPr>
              <w:fldChar w:fldCharType="end"/>
            </w:r>
            <w:r w:rsidR="008A1901" w:rsidRPr="00740AA8">
              <w:rPr>
                <w:sz w:val="20"/>
                <w:szCs w:val="20"/>
              </w:rPr>
              <w:t xml:space="preserve"> through </w:t>
            </w:r>
            <w:r w:rsidR="008A1901" w:rsidRPr="00740AA8">
              <w:rPr>
                <w:sz w:val="20"/>
                <w:szCs w:val="20"/>
              </w:rPr>
              <w:fldChar w:fldCharType="begin"/>
            </w:r>
            <w:r w:rsidR="008A1901" w:rsidRPr="00740AA8">
              <w:rPr>
                <w:sz w:val="20"/>
                <w:szCs w:val="20"/>
              </w:rPr>
              <w:instrText xml:space="preserve"> REF _Ref125970027 \h  \* MERGEFORMAT </w:instrText>
            </w:r>
            <w:r w:rsidR="008A1901" w:rsidRPr="00740AA8">
              <w:rPr>
                <w:sz w:val="20"/>
                <w:szCs w:val="20"/>
              </w:rPr>
            </w:r>
            <w:r w:rsidR="008A1901" w:rsidRPr="00740AA8">
              <w:rPr>
                <w:sz w:val="20"/>
                <w:szCs w:val="20"/>
              </w:rPr>
              <w:fldChar w:fldCharType="separate"/>
            </w:r>
            <w:r w:rsidR="008A1901" w:rsidRPr="00740AA8">
              <w:rPr>
                <w:sz w:val="20"/>
                <w:szCs w:val="20"/>
              </w:rPr>
              <w:t xml:space="preserve">Table </w:t>
            </w:r>
            <w:r w:rsidR="008A1901" w:rsidRPr="00740AA8">
              <w:rPr>
                <w:noProof/>
                <w:sz w:val="20"/>
                <w:szCs w:val="20"/>
              </w:rPr>
              <w:t>6</w:t>
            </w:r>
            <w:r w:rsidR="008A1901" w:rsidRPr="00740AA8">
              <w:rPr>
                <w:sz w:val="20"/>
                <w:szCs w:val="20"/>
              </w:rPr>
              <w:fldChar w:fldCharType="end"/>
            </w:r>
            <w:r w:rsidR="008A1901" w:rsidRPr="00740AA8">
              <w:rPr>
                <w:sz w:val="20"/>
                <w:szCs w:val="20"/>
              </w:rPr>
              <w:t xml:space="preserve"> for analyte-specific precision criteria)</w:t>
            </w:r>
          </w:p>
        </w:tc>
      </w:tr>
      <w:tr w:rsidR="000D14B5" w14:paraId="450633CE" w14:textId="77777777">
        <w:trPr>
          <w:trHeight w:val="459"/>
        </w:trPr>
        <w:tc>
          <w:tcPr>
            <w:tcW w:w="2796" w:type="dxa"/>
            <w:vMerge w:val="restart"/>
            <w:tcBorders>
              <w:top w:val="single" w:sz="4" w:space="0" w:color="000000"/>
              <w:bottom w:val="single" w:sz="4" w:space="0" w:color="000000"/>
              <w:right w:val="single" w:sz="4" w:space="0" w:color="000000"/>
            </w:tcBorders>
          </w:tcPr>
          <w:p w14:paraId="2AA7F635" w14:textId="77777777" w:rsidR="000D14B5" w:rsidRDefault="000D14B5">
            <w:pPr>
              <w:pStyle w:val="TableParagraph"/>
              <w:rPr>
                <w:b/>
              </w:rPr>
            </w:pPr>
          </w:p>
          <w:p w14:paraId="089D140B" w14:textId="77777777" w:rsidR="000D14B5" w:rsidRDefault="000D14B5">
            <w:pPr>
              <w:pStyle w:val="TableParagraph"/>
              <w:rPr>
                <w:b/>
              </w:rPr>
            </w:pPr>
          </w:p>
          <w:p w14:paraId="0D1693BC" w14:textId="77777777" w:rsidR="000D14B5" w:rsidRDefault="000D14B5">
            <w:pPr>
              <w:pStyle w:val="TableParagraph"/>
              <w:rPr>
                <w:b/>
              </w:rPr>
            </w:pPr>
          </w:p>
          <w:p w14:paraId="362E4D71" w14:textId="77777777" w:rsidR="000D14B5" w:rsidRDefault="000D14B5">
            <w:pPr>
              <w:pStyle w:val="TableParagraph"/>
              <w:rPr>
                <w:b/>
              </w:rPr>
            </w:pPr>
          </w:p>
          <w:p w14:paraId="295DC018" w14:textId="77777777" w:rsidR="000D14B5" w:rsidRDefault="000D14B5">
            <w:pPr>
              <w:pStyle w:val="TableParagraph"/>
              <w:rPr>
                <w:b/>
              </w:rPr>
            </w:pPr>
          </w:p>
          <w:p w14:paraId="0C9F1C9B" w14:textId="77777777" w:rsidR="000D14B5" w:rsidRDefault="000D14B5">
            <w:pPr>
              <w:pStyle w:val="TableParagraph"/>
              <w:spacing w:before="10"/>
              <w:rPr>
                <w:b/>
                <w:sz w:val="21"/>
              </w:rPr>
            </w:pPr>
          </w:p>
          <w:p w14:paraId="4F192F83" w14:textId="77777777" w:rsidR="000D14B5" w:rsidRDefault="009748A5">
            <w:pPr>
              <w:pStyle w:val="TableParagraph"/>
              <w:ind w:left="603"/>
              <w:rPr>
                <w:sz w:val="20"/>
              </w:rPr>
            </w:pPr>
            <w:r>
              <w:rPr>
                <w:sz w:val="20"/>
              </w:rPr>
              <w:t>Lab Fortified Blank</w:t>
            </w:r>
          </w:p>
        </w:tc>
        <w:tc>
          <w:tcPr>
            <w:tcW w:w="2514" w:type="dxa"/>
            <w:tcBorders>
              <w:top w:val="single" w:sz="4" w:space="0" w:color="000000"/>
              <w:left w:val="single" w:sz="4" w:space="0" w:color="000000"/>
              <w:bottom w:val="single" w:sz="4" w:space="0" w:color="000000"/>
              <w:right w:val="single" w:sz="4" w:space="0" w:color="000000"/>
            </w:tcBorders>
          </w:tcPr>
          <w:p w14:paraId="1440A031" w14:textId="77777777" w:rsidR="000D14B5" w:rsidRDefault="009748A5">
            <w:pPr>
              <w:pStyle w:val="TableParagraph"/>
              <w:spacing w:before="112"/>
              <w:ind w:left="111" w:right="94"/>
              <w:jc w:val="center"/>
              <w:rPr>
                <w:sz w:val="20"/>
              </w:rPr>
            </w:pPr>
            <w:r>
              <w:rPr>
                <w:sz w:val="20"/>
              </w:rPr>
              <w:t>DRO, GRO, RRO,</w:t>
            </w:r>
          </w:p>
        </w:tc>
        <w:tc>
          <w:tcPr>
            <w:tcW w:w="1399" w:type="dxa"/>
            <w:tcBorders>
              <w:top w:val="single" w:sz="4" w:space="0" w:color="000000"/>
              <w:left w:val="single" w:sz="4" w:space="0" w:color="000000"/>
              <w:bottom w:val="single" w:sz="4" w:space="0" w:color="000000"/>
              <w:right w:val="single" w:sz="4" w:space="0" w:color="000000"/>
            </w:tcBorders>
          </w:tcPr>
          <w:p w14:paraId="0E4E24F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6ED9F53" w14:textId="77777777" w:rsidR="000D14B5" w:rsidRDefault="009748A5">
            <w:pPr>
              <w:pStyle w:val="TableParagraph"/>
              <w:spacing w:line="227" w:lineRule="exact"/>
              <w:ind w:left="159" w:right="134"/>
              <w:jc w:val="center"/>
              <w:rPr>
                <w:sz w:val="20"/>
              </w:rPr>
            </w:pPr>
            <w:r>
              <w:rPr>
                <w:sz w:val="20"/>
              </w:rPr>
              <w:t>Calibration: ±25%</w:t>
            </w:r>
          </w:p>
        </w:tc>
      </w:tr>
      <w:tr w:rsidR="000D14B5" w14:paraId="07EB7D10" w14:textId="77777777">
        <w:trPr>
          <w:trHeight w:val="690"/>
        </w:trPr>
        <w:tc>
          <w:tcPr>
            <w:tcW w:w="2796" w:type="dxa"/>
            <w:vMerge/>
            <w:tcBorders>
              <w:top w:val="nil"/>
              <w:bottom w:val="single" w:sz="4" w:space="0" w:color="000000"/>
              <w:right w:val="single" w:sz="4" w:space="0" w:color="000000"/>
            </w:tcBorders>
          </w:tcPr>
          <w:p w14:paraId="19FE3AF5"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92889AB" w14:textId="77777777" w:rsidR="000D14B5" w:rsidRDefault="009748A5">
            <w:pPr>
              <w:pStyle w:val="TableParagraph"/>
              <w:ind w:left="297" w:right="276"/>
              <w:jc w:val="center"/>
              <w:rPr>
                <w:sz w:val="20"/>
              </w:rPr>
            </w:pPr>
            <w:r>
              <w:rPr>
                <w:sz w:val="20"/>
              </w:rPr>
              <w:t>Benzene, Ethylbenzene, m,p-Xylene, o-xylene,</w:t>
            </w:r>
          </w:p>
          <w:p w14:paraId="33363598" w14:textId="77777777" w:rsidR="000D14B5" w:rsidRDefault="009748A5">
            <w:pPr>
              <w:pStyle w:val="TableParagraph"/>
              <w:spacing w:line="213" w:lineRule="exact"/>
              <w:ind w:left="113" w:right="94"/>
              <w:jc w:val="center"/>
              <w:rPr>
                <w:sz w:val="20"/>
              </w:rPr>
            </w:pPr>
            <w:r>
              <w:rPr>
                <w:sz w:val="20"/>
              </w:rPr>
              <w:t>Toluene</w:t>
            </w:r>
          </w:p>
        </w:tc>
        <w:tc>
          <w:tcPr>
            <w:tcW w:w="1399" w:type="dxa"/>
            <w:tcBorders>
              <w:top w:val="single" w:sz="4" w:space="0" w:color="000000"/>
              <w:left w:val="single" w:sz="4" w:space="0" w:color="000000"/>
              <w:bottom w:val="single" w:sz="4" w:space="0" w:color="000000"/>
              <w:right w:val="single" w:sz="4" w:space="0" w:color="000000"/>
            </w:tcBorders>
          </w:tcPr>
          <w:p w14:paraId="41B2E534"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70FE5B1" w14:textId="77777777" w:rsidR="000D14B5" w:rsidRDefault="009748A5">
            <w:pPr>
              <w:pStyle w:val="TableParagraph"/>
              <w:spacing w:before="113"/>
              <w:ind w:left="158" w:right="134"/>
              <w:jc w:val="center"/>
              <w:rPr>
                <w:sz w:val="20"/>
              </w:rPr>
            </w:pPr>
            <w:r>
              <w:rPr>
                <w:sz w:val="20"/>
              </w:rPr>
              <w:t>Calibration: ±15%</w:t>
            </w:r>
          </w:p>
        </w:tc>
      </w:tr>
      <w:tr w:rsidR="000D14B5" w14:paraId="1EB8224D" w14:textId="77777777">
        <w:trPr>
          <w:trHeight w:val="459"/>
        </w:trPr>
        <w:tc>
          <w:tcPr>
            <w:tcW w:w="2796" w:type="dxa"/>
            <w:vMerge/>
            <w:tcBorders>
              <w:top w:val="nil"/>
              <w:bottom w:val="single" w:sz="4" w:space="0" w:color="000000"/>
              <w:right w:val="single" w:sz="4" w:space="0" w:color="000000"/>
            </w:tcBorders>
          </w:tcPr>
          <w:p w14:paraId="70298668"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4163B72"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3F33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52CB212" w14:textId="77777777" w:rsidR="000D14B5" w:rsidRDefault="009748A5">
            <w:pPr>
              <w:pStyle w:val="TableParagraph"/>
              <w:spacing w:line="227" w:lineRule="exact"/>
              <w:ind w:left="158" w:right="134"/>
              <w:jc w:val="center"/>
              <w:rPr>
                <w:sz w:val="20"/>
              </w:rPr>
            </w:pPr>
            <w:r>
              <w:rPr>
                <w:sz w:val="20"/>
              </w:rPr>
              <w:t>Calibration: ±15%</w:t>
            </w:r>
          </w:p>
        </w:tc>
      </w:tr>
      <w:tr w:rsidR="000D14B5" w14:paraId="0AAAFE7A" w14:textId="77777777">
        <w:trPr>
          <w:trHeight w:val="690"/>
        </w:trPr>
        <w:tc>
          <w:tcPr>
            <w:tcW w:w="2796" w:type="dxa"/>
            <w:vMerge/>
            <w:tcBorders>
              <w:top w:val="nil"/>
              <w:bottom w:val="single" w:sz="4" w:space="0" w:color="000000"/>
              <w:right w:val="single" w:sz="4" w:space="0" w:color="000000"/>
            </w:tcBorders>
          </w:tcPr>
          <w:p w14:paraId="19089B9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A45015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44511D27" w14:textId="77777777" w:rsidR="000D14B5" w:rsidRDefault="009748A5">
            <w:pPr>
              <w:pStyle w:val="TableParagraph"/>
              <w:spacing w:line="208" w:lineRule="exact"/>
              <w:ind w:left="478"/>
              <w:rPr>
                <w:sz w:val="20"/>
              </w:rPr>
            </w:pPr>
            <w:r>
              <w:rPr>
                <w:position w:val="2"/>
                <w:sz w:val="20"/>
              </w:rPr>
              <w:t>Pb</w:t>
            </w:r>
            <w:r>
              <w:rPr>
                <w:sz w:val="13"/>
              </w:rPr>
              <w:t>dissolved</w:t>
            </w:r>
            <w:r>
              <w:rPr>
                <w:position w:val="2"/>
                <w:sz w:val="20"/>
              </w:rPr>
              <w:t>,</w:t>
            </w:r>
            <w:r>
              <w:rPr>
                <w:spacing w:val="-4"/>
                <w:position w:val="2"/>
                <w:sz w:val="20"/>
              </w:rPr>
              <w:t xml:space="preserve"> </w:t>
            </w:r>
            <w:r>
              <w:rPr>
                <w:position w:val="2"/>
                <w:sz w:val="20"/>
              </w:rPr>
              <w:t>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tcPr>
          <w:p w14:paraId="76D843FF"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1B57DE1" w14:textId="77777777" w:rsidR="000D14B5" w:rsidRDefault="009748A5">
            <w:pPr>
              <w:pStyle w:val="TableParagraph"/>
              <w:spacing w:before="112"/>
              <w:ind w:left="158" w:right="134"/>
              <w:jc w:val="center"/>
              <w:rPr>
                <w:sz w:val="20"/>
              </w:rPr>
            </w:pPr>
            <w:r>
              <w:rPr>
                <w:sz w:val="20"/>
              </w:rPr>
              <w:t>Calibration: ±15%</w:t>
            </w:r>
          </w:p>
        </w:tc>
      </w:tr>
      <w:tr w:rsidR="000D14B5" w14:paraId="67083727" w14:textId="77777777">
        <w:trPr>
          <w:trHeight w:val="459"/>
        </w:trPr>
        <w:tc>
          <w:tcPr>
            <w:tcW w:w="2796" w:type="dxa"/>
            <w:vMerge/>
            <w:tcBorders>
              <w:top w:val="nil"/>
              <w:bottom w:val="single" w:sz="4" w:space="0" w:color="000000"/>
              <w:right w:val="single" w:sz="4" w:space="0" w:color="000000"/>
            </w:tcBorders>
          </w:tcPr>
          <w:p w14:paraId="5CF14AB6"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2FCC1165"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42C40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E82CB6" w14:textId="77777777" w:rsidR="000D14B5" w:rsidRDefault="009748A5">
            <w:pPr>
              <w:pStyle w:val="TableParagraph"/>
              <w:spacing w:line="227" w:lineRule="exact"/>
              <w:ind w:left="158" w:right="134"/>
              <w:jc w:val="center"/>
              <w:rPr>
                <w:sz w:val="20"/>
              </w:rPr>
            </w:pPr>
            <w:r>
              <w:rPr>
                <w:sz w:val="20"/>
              </w:rPr>
              <w:t>Calibration: ±15%</w:t>
            </w:r>
          </w:p>
        </w:tc>
      </w:tr>
      <w:tr w:rsidR="000D14B5" w14:paraId="202E5099" w14:textId="77777777">
        <w:trPr>
          <w:trHeight w:val="460"/>
        </w:trPr>
        <w:tc>
          <w:tcPr>
            <w:tcW w:w="2796" w:type="dxa"/>
            <w:vMerge/>
            <w:tcBorders>
              <w:top w:val="nil"/>
              <w:bottom w:val="single" w:sz="4" w:space="0" w:color="000000"/>
              <w:right w:val="single" w:sz="4" w:space="0" w:color="000000"/>
            </w:tcBorders>
          </w:tcPr>
          <w:p w14:paraId="4138C8E1"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A7F474A" w14:textId="77777777" w:rsidR="000D14B5" w:rsidRDefault="009748A5">
            <w:pPr>
              <w:pStyle w:val="TableParagraph"/>
              <w:spacing w:before="112"/>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FDEBCC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5EFCB811" w14:textId="77777777" w:rsidR="000D14B5" w:rsidRDefault="009748A5">
            <w:pPr>
              <w:pStyle w:val="TableParagraph"/>
              <w:spacing w:line="228" w:lineRule="exact"/>
              <w:ind w:left="158" w:right="134"/>
              <w:jc w:val="center"/>
              <w:rPr>
                <w:sz w:val="20"/>
              </w:rPr>
            </w:pPr>
            <w:r>
              <w:rPr>
                <w:sz w:val="20"/>
              </w:rPr>
              <w:t>Calibration: ±15%</w:t>
            </w:r>
          </w:p>
        </w:tc>
      </w:tr>
      <w:tr w:rsidR="000D14B5" w14:paraId="1FE31035" w14:textId="77777777">
        <w:trPr>
          <w:trHeight w:val="460"/>
        </w:trPr>
        <w:tc>
          <w:tcPr>
            <w:tcW w:w="2796" w:type="dxa"/>
            <w:vMerge w:val="restart"/>
            <w:tcBorders>
              <w:top w:val="single" w:sz="4" w:space="0" w:color="000000"/>
              <w:bottom w:val="single" w:sz="4" w:space="0" w:color="000000"/>
              <w:right w:val="single" w:sz="4" w:space="0" w:color="000000"/>
            </w:tcBorders>
          </w:tcPr>
          <w:p w14:paraId="2BD6D10E" w14:textId="77777777" w:rsidR="000D14B5" w:rsidRDefault="000D14B5">
            <w:pPr>
              <w:pStyle w:val="TableParagraph"/>
              <w:rPr>
                <w:b/>
              </w:rPr>
            </w:pPr>
          </w:p>
          <w:p w14:paraId="6B1EC6E6" w14:textId="77777777" w:rsidR="000D14B5" w:rsidRDefault="000D14B5">
            <w:pPr>
              <w:pStyle w:val="TableParagraph"/>
              <w:rPr>
                <w:b/>
              </w:rPr>
            </w:pPr>
          </w:p>
          <w:p w14:paraId="16C143F8" w14:textId="77777777" w:rsidR="000D14B5" w:rsidRDefault="000D14B5">
            <w:pPr>
              <w:pStyle w:val="TableParagraph"/>
              <w:rPr>
                <w:b/>
              </w:rPr>
            </w:pPr>
          </w:p>
          <w:p w14:paraId="0F592F7A" w14:textId="77777777" w:rsidR="000D14B5" w:rsidRDefault="000D14B5">
            <w:pPr>
              <w:pStyle w:val="TableParagraph"/>
              <w:rPr>
                <w:b/>
              </w:rPr>
            </w:pPr>
          </w:p>
          <w:p w14:paraId="6B7F1F81" w14:textId="77777777" w:rsidR="000D14B5" w:rsidRDefault="000D14B5">
            <w:pPr>
              <w:pStyle w:val="TableParagraph"/>
              <w:spacing w:before="10"/>
              <w:rPr>
                <w:b/>
                <w:sz w:val="23"/>
              </w:rPr>
            </w:pPr>
          </w:p>
          <w:p w14:paraId="06E87CF2" w14:textId="77777777" w:rsidR="000D14B5" w:rsidRDefault="009748A5">
            <w:pPr>
              <w:pStyle w:val="TableParagraph"/>
              <w:ind w:left="111" w:right="96"/>
              <w:jc w:val="center"/>
              <w:rPr>
                <w:sz w:val="20"/>
              </w:rPr>
            </w:pPr>
            <w:r>
              <w:rPr>
                <w:sz w:val="20"/>
              </w:rPr>
              <w:t>Lab Calibration Standard (LCS) and Continuing Lab Calibration Standard (CCS)</w:t>
            </w:r>
          </w:p>
        </w:tc>
        <w:tc>
          <w:tcPr>
            <w:tcW w:w="2514" w:type="dxa"/>
            <w:tcBorders>
              <w:top w:val="single" w:sz="4" w:space="0" w:color="000000"/>
              <w:left w:val="single" w:sz="4" w:space="0" w:color="000000"/>
              <w:bottom w:val="single" w:sz="4" w:space="0" w:color="000000"/>
              <w:right w:val="single" w:sz="4" w:space="0" w:color="000000"/>
            </w:tcBorders>
          </w:tcPr>
          <w:p w14:paraId="200E04BE" w14:textId="4691D3A6" w:rsidR="000D14B5" w:rsidRDefault="009748A5">
            <w:pPr>
              <w:pStyle w:val="TableParagraph"/>
              <w:spacing w:before="112"/>
              <w:ind w:left="112" w:right="94"/>
              <w:jc w:val="center"/>
              <w:rPr>
                <w:sz w:val="20"/>
              </w:rPr>
            </w:pPr>
            <w:r>
              <w:rPr>
                <w:sz w:val="20"/>
              </w:rPr>
              <w:t xml:space="preserve">DRO, GRO, RRO </w:t>
            </w:r>
          </w:p>
        </w:tc>
        <w:tc>
          <w:tcPr>
            <w:tcW w:w="1399" w:type="dxa"/>
            <w:tcBorders>
              <w:top w:val="single" w:sz="4" w:space="0" w:color="000000"/>
              <w:left w:val="single" w:sz="4" w:space="0" w:color="000000"/>
              <w:bottom w:val="single" w:sz="4" w:space="0" w:color="000000"/>
              <w:right w:val="single" w:sz="4" w:space="0" w:color="000000"/>
            </w:tcBorders>
          </w:tcPr>
          <w:p w14:paraId="54D8A2A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15E57C6D" w14:textId="77777777" w:rsidR="000D14B5" w:rsidRDefault="009748A5">
            <w:pPr>
              <w:pStyle w:val="TableParagraph"/>
              <w:spacing w:line="227" w:lineRule="exact"/>
              <w:ind w:left="159" w:right="134"/>
              <w:jc w:val="center"/>
              <w:rPr>
                <w:sz w:val="20"/>
              </w:rPr>
            </w:pPr>
            <w:r>
              <w:rPr>
                <w:sz w:val="20"/>
              </w:rPr>
              <w:t>Calibration: ±25%</w:t>
            </w:r>
          </w:p>
        </w:tc>
      </w:tr>
      <w:tr w:rsidR="000D14B5" w14:paraId="20B9BD10" w14:textId="77777777">
        <w:trPr>
          <w:trHeight w:val="689"/>
        </w:trPr>
        <w:tc>
          <w:tcPr>
            <w:tcW w:w="2796" w:type="dxa"/>
            <w:vMerge/>
            <w:tcBorders>
              <w:top w:val="nil"/>
              <w:bottom w:val="single" w:sz="4" w:space="0" w:color="000000"/>
              <w:right w:val="single" w:sz="4" w:space="0" w:color="000000"/>
            </w:tcBorders>
          </w:tcPr>
          <w:p w14:paraId="64F173FA"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DFB3CE7" w14:textId="77777777" w:rsidR="000D14B5" w:rsidRDefault="009748A5">
            <w:pPr>
              <w:pStyle w:val="TableParagraph"/>
              <w:spacing w:line="227" w:lineRule="exact"/>
              <w:ind w:left="360" w:hanging="64"/>
              <w:rPr>
                <w:sz w:val="20"/>
              </w:rPr>
            </w:pPr>
            <w:r>
              <w:rPr>
                <w:sz w:val="20"/>
              </w:rPr>
              <w:t>Benzene, Ethylbenzene,</w:t>
            </w:r>
          </w:p>
          <w:p w14:paraId="4A5C1FCB" w14:textId="77777777" w:rsidR="000D14B5" w:rsidRDefault="009748A5">
            <w:pPr>
              <w:pStyle w:val="TableParagraph"/>
              <w:spacing w:before="3" w:line="230" w:lineRule="exact"/>
              <w:ind w:left="908" w:right="324" w:hanging="548"/>
              <w:rPr>
                <w:sz w:val="20"/>
              </w:rPr>
            </w:pPr>
            <w:r>
              <w:rPr>
                <w:sz w:val="20"/>
              </w:rPr>
              <w:t>m,p-Xylene, o-xylene, Toluene,</w:t>
            </w:r>
          </w:p>
        </w:tc>
        <w:tc>
          <w:tcPr>
            <w:tcW w:w="1399" w:type="dxa"/>
            <w:tcBorders>
              <w:top w:val="single" w:sz="4" w:space="0" w:color="000000"/>
              <w:left w:val="single" w:sz="4" w:space="0" w:color="000000"/>
              <w:bottom w:val="single" w:sz="4" w:space="0" w:color="000000"/>
              <w:right w:val="single" w:sz="4" w:space="0" w:color="000000"/>
            </w:tcBorders>
          </w:tcPr>
          <w:p w14:paraId="4B3C793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A036EAC" w14:textId="77777777" w:rsidR="000D14B5" w:rsidRDefault="009748A5">
            <w:pPr>
              <w:pStyle w:val="TableParagraph"/>
              <w:spacing w:before="112"/>
              <w:ind w:left="158" w:right="134"/>
              <w:jc w:val="center"/>
              <w:rPr>
                <w:sz w:val="20"/>
              </w:rPr>
            </w:pPr>
            <w:r>
              <w:rPr>
                <w:sz w:val="20"/>
              </w:rPr>
              <w:t>Calibration: ±15%</w:t>
            </w:r>
          </w:p>
        </w:tc>
      </w:tr>
      <w:tr w:rsidR="000D14B5" w14:paraId="69803279" w14:textId="77777777">
        <w:trPr>
          <w:trHeight w:val="459"/>
        </w:trPr>
        <w:tc>
          <w:tcPr>
            <w:tcW w:w="2796" w:type="dxa"/>
            <w:vMerge/>
            <w:tcBorders>
              <w:top w:val="nil"/>
              <w:bottom w:val="single" w:sz="4" w:space="0" w:color="000000"/>
              <w:right w:val="single" w:sz="4" w:space="0" w:color="000000"/>
            </w:tcBorders>
          </w:tcPr>
          <w:p w14:paraId="1096DCF7"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6A7B485"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AC4FC0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2065F3C" w14:textId="77777777" w:rsidR="000D14B5" w:rsidRDefault="009748A5">
            <w:pPr>
              <w:pStyle w:val="TableParagraph"/>
              <w:spacing w:line="227" w:lineRule="exact"/>
              <w:ind w:left="158" w:right="134"/>
              <w:jc w:val="center"/>
              <w:rPr>
                <w:sz w:val="20"/>
              </w:rPr>
            </w:pPr>
            <w:r>
              <w:rPr>
                <w:sz w:val="20"/>
              </w:rPr>
              <w:t>Calibration: ±15%</w:t>
            </w:r>
          </w:p>
        </w:tc>
      </w:tr>
      <w:tr w:rsidR="000D14B5" w14:paraId="0D894FA8" w14:textId="77777777">
        <w:trPr>
          <w:trHeight w:val="690"/>
        </w:trPr>
        <w:tc>
          <w:tcPr>
            <w:tcW w:w="2796" w:type="dxa"/>
            <w:vMerge/>
            <w:tcBorders>
              <w:top w:val="nil"/>
              <w:bottom w:val="single" w:sz="4" w:space="0" w:color="000000"/>
              <w:right w:val="single" w:sz="4" w:space="0" w:color="000000"/>
            </w:tcBorders>
          </w:tcPr>
          <w:p w14:paraId="761D3634"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9B5587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1D0F6C2E" w14:textId="77777777" w:rsidR="000D14B5" w:rsidRDefault="009748A5">
            <w:pPr>
              <w:pStyle w:val="TableParagraph"/>
              <w:spacing w:line="208" w:lineRule="exact"/>
              <w:ind w:left="503"/>
              <w:rPr>
                <w:sz w:val="13"/>
              </w:rPr>
            </w:pPr>
            <w:r>
              <w:rPr>
                <w:position w:val="2"/>
                <w:sz w:val="20"/>
              </w:rPr>
              <w:t>Pb</w:t>
            </w:r>
            <w:r>
              <w:rPr>
                <w:sz w:val="13"/>
              </w:rPr>
              <w:t>dissolved</w:t>
            </w:r>
            <w:r>
              <w:rPr>
                <w:position w:val="2"/>
                <w:sz w:val="20"/>
              </w:rPr>
              <w:t>,</w:t>
            </w:r>
            <w:r>
              <w:rPr>
                <w:spacing w:val="-5"/>
                <w:position w:val="2"/>
                <w:sz w:val="20"/>
              </w:rPr>
              <w:t xml:space="preserve"> </w:t>
            </w:r>
            <w:r>
              <w:rPr>
                <w:position w:val="2"/>
                <w:sz w:val="20"/>
              </w:rPr>
              <w:t>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73B5D4D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1B3E5F3" w14:textId="77777777" w:rsidR="000D14B5" w:rsidRDefault="009748A5">
            <w:pPr>
              <w:pStyle w:val="TableParagraph"/>
              <w:spacing w:before="113"/>
              <w:ind w:left="158" w:right="134"/>
              <w:jc w:val="center"/>
              <w:rPr>
                <w:sz w:val="20"/>
              </w:rPr>
            </w:pPr>
            <w:r>
              <w:rPr>
                <w:sz w:val="20"/>
              </w:rPr>
              <w:t>Calibration: ±15%</w:t>
            </w:r>
          </w:p>
        </w:tc>
      </w:tr>
      <w:tr w:rsidR="000D14B5" w14:paraId="2848BCA2" w14:textId="77777777">
        <w:trPr>
          <w:trHeight w:val="459"/>
        </w:trPr>
        <w:tc>
          <w:tcPr>
            <w:tcW w:w="2796" w:type="dxa"/>
            <w:vMerge/>
            <w:tcBorders>
              <w:top w:val="nil"/>
              <w:bottom w:val="single" w:sz="4" w:space="0" w:color="000000"/>
              <w:right w:val="single" w:sz="4" w:space="0" w:color="000000"/>
            </w:tcBorders>
          </w:tcPr>
          <w:p w14:paraId="67C1923B"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813D61A"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7C094FC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C4759B2" w14:textId="77777777" w:rsidR="000D14B5" w:rsidRDefault="009748A5">
            <w:pPr>
              <w:pStyle w:val="TableParagraph"/>
              <w:spacing w:line="227" w:lineRule="exact"/>
              <w:ind w:left="158" w:right="134"/>
              <w:jc w:val="center"/>
              <w:rPr>
                <w:sz w:val="20"/>
              </w:rPr>
            </w:pPr>
            <w:r>
              <w:rPr>
                <w:sz w:val="20"/>
              </w:rPr>
              <w:t>Calibration: ±15%</w:t>
            </w:r>
          </w:p>
        </w:tc>
      </w:tr>
      <w:tr w:rsidR="000D14B5" w14:paraId="181C39FB" w14:textId="77777777" w:rsidTr="00E86594">
        <w:trPr>
          <w:trHeight w:val="460"/>
        </w:trPr>
        <w:tc>
          <w:tcPr>
            <w:tcW w:w="2796" w:type="dxa"/>
            <w:vMerge/>
            <w:tcBorders>
              <w:top w:val="nil"/>
              <w:bottom w:val="nil"/>
              <w:right w:val="single" w:sz="4" w:space="0" w:color="000000"/>
            </w:tcBorders>
          </w:tcPr>
          <w:p w14:paraId="09796AD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203B735" w14:textId="77777777" w:rsidR="000D14B5" w:rsidRDefault="009748A5">
            <w:pPr>
              <w:pStyle w:val="TableParagraph"/>
              <w:spacing w:before="113"/>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398399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1E5CDFC" w14:textId="77777777" w:rsidR="000D14B5" w:rsidRDefault="009748A5">
            <w:pPr>
              <w:pStyle w:val="TableParagraph"/>
              <w:spacing w:line="228" w:lineRule="exact"/>
              <w:ind w:left="158" w:right="134"/>
              <w:jc w:val="center"/>
              <w:rPr>
                <w:sz w:val="20"/>
              </w:rPr>
            </w:pPr>
            <w:r>
              <w:rPr>
                <w:sz w:val="20"/>
              </w:rPr>
              <w:t>Calibration: ±15%</w:t>
            </w:r>
          </w:p>
        </w:tc>
      </w:tr>
      <w:tr w:rsidR="00E86594" w14:paraId="2664096F" w14:textId="77777777">
        <w:trPr>
          <w:trHeight w:val="460"/>
        </w:trPr>
        <w:tc>
          <w:tcPr>
            <w:tcW w:w="2796" w:type="dxa"/>
            <w:tcBorders>
              <w:top w:val="nil"/>
              <w:bottom w:val="single" w:sz="4" w:space="0" w:color="000000"/>
              <w:right w:val="single" w:sz="4" w:space="0" w:color="000000"/>
            </w:tcBorders>
          </w:tcPr>
          <w:p w14:paraId="7C81E9CA" w14:textId="77777777" w:rsidR="00E86594" w:rsidRDefault="00E86594" w:rsidP="00E86594">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EF2E7F7" w14:textId="4DABD3D1" w:rsidR="00E86594" w:rsidRDefault="00E86594" w:rsidP="00E86594">
            <w:pPr>
              <w:pStyle w:val="TableParagraph"/>
              <w:spacing w:before="113"/>
              <w:ind w:left="113" w:right="93"/>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67B9B2B0" w14:textId="77777777" w:rsidR="00E86594" w:rsidRDefault="00E86594" w:rsidP="00E86594">
            <w:pPr>
              <w:pStyle w:val="TableParagraph"/>
              <w:rPr>
                <w:sz w:val="18"/>
              </w:rPr>
            </w:pPr>
          </w:p>
        </w:tc>
        <w:tc>
          <w:tcPr>
            <w:tcW w:w="2328" w:type="dxa"/>
            <w:tcBorders>
              <w:top w:val="single" w:sz="4" w:space="0" w:color="000000"/>
              <w:left w:val="single" w:sz="4" w:space="0" w:color="000000"/>
              <w:bottom w:val="single" w:sz="4" w:space="0" w:color="000000"/>
            </w:tcBorders>
          </w:tcPr>
          <w:p w14:paraId="5A090079" w14:textId="53E9C8CC" w:rsidR="00E86594" w:rsidRDefault="00E86594" w:rsidP="00E86594">
            <w:pPr>
              <w:pStyle w:val="TableParagraph"/>
              <w:spacing w:line="228" w:lineRule="exact"/>
              <w:ind w:left="158" w:right="134"/>
              <w:jc w:val="center"/>
              <w:rPr>
                <w:sz w:val="20"/>
              </w:rPr>
            </w:pPr>
            <w:r>
              <w:rPr>
                <w:sz w:val="20"/>
              </w:rPr>
              <w:t>Calibration: ±15%</w:t>
            </w:r>
          </w:p>
        </w:tc>
      </w:tr>
    </w:tbl>
    <w:p w14:paraId="7A6DFD37" w14:textId="77777777" w:rsidR="009D3EAA" w:rsidRDefault="009D3EAA" w:rsidP="009D3EAA">
      <w:pPr>
        <w:spacing w:line="228" w:lineRule="exact"/>
        <w:jc w:val="center"/>
        <w:rPr>
          <w:sz w:val="20"/>
        </w:rPr>
        <w:sectPr w:rsidR="009D3EAA">
          <w:pgSz w:w="11900" w:h="16840"/>
          <w:pgMar w:top="1620" w:right="940" w:bottom="940" w:left="1040" w:header="929" w:footer="744" w:gutter="0"/>
          <w:cols w:space="720"/>
        </w:sectPr>
      </w:pPr>
    </w:p>
    <w:p w14:paraId="3FF27169" w14:textId="701A51BE" w:rsidR="000D14B5" w:rsidRPr="00740AA8" w:rsidRDefault="00740AA8">
      <w:pPr>
        <w:pStyle w:val="BodyText"/>
        <w:rPr>
          <w:b/>
          <w:sz w:val="8"/>
        </w:rPr>
      </w:pPr>
      <w:r w:rsidRPr="00740AA8">
        <w:rPr>
          <w:b/>
        </w:rPr>
        <w:lastRenderedPageBreak/>
        <w:fldChar w:fldCharType="begin"/>
      </w:r>
      <w:r w:rsidRPr="00740AA8">
        <w:rPr>
          <w:b/>
        </w:rPr>
        <w:instrText xml:space="preserve"> REF _Ref125970095 \h  \* MERGEFORMAT </w:instrText>
      </w:r>
      <w:r w:rsidRPr="00740AA8">
        <w:rPr>
          <w:b/>
        </w:rPr>
      </w:r>
      <w:r w:rsidRPr="00740AA8">
        <w:rPr>
          <w:b/>
        </w:rPr>
        <w:fldChar w:fldCharType="separate"/>
      </w:r>
      <w:r w:rsidRPr="00740AA8">
        <w:rPr>
          <w:b/>
        </w:rPr>
        <w:t xml:space="preserve">Table </w:t>
      </w:r>
      <w:r w:rsidRPr="00740AA8">
        <w:rPr>
          <w:b/>
          <w:noProof/>
        </w:rPr>
        <w:t>12</w:t>
      </w:r>
      <w:r w:rsidRPr="00740AA8">
        <w:rPr>
          <w:b/>
        </w:rPr>
        <w:fldChar w:fldCharType="end"/>
      </w:r>
      <w:r w:rsidRPr="00740AA8">
        <w:rPr>
          <w:b/>
        </w:rPr>
        <w:t xml:space="preserve">. </w:t>
      </w:r>
      <w:r>
        <w:rPr>
          <w:b/>
        </w:rPr>
        <w:t>(page 3</w:t>
      </w:r>
      <w:r w:rsidRPr="00740AA8">
        <w:rPr>
          <w:b/>
        </w:rPr>
        <w:t xml:space="preserve"> of 3). Field/Laboratory Quality Control Samples</w:t>
      </w:r>
    </w:p>
    <w:p w14:paraId="51982D07" w14:textId="77777777" w:rsidR="003B7E56" w:rsidRDefault="003B7E56">
      <w:pPr>
        <w:pStyle w:val="BodyText"/>
        <w:rPr>
          <w:b/>
          <w:sz w:val="8"/>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7D2E314F" w14:textId="77777777">
        <w:trPr>
          <w:trHeight w:val="1125"/>
        </w:trPr>
        <w:tc>
          <w:tcPr>
            <w:tcW w:w="2796" w:type="dxa"/>
            <w:tcBorders>
              <w:bottom w:val="single" w:sz="4" w:space="0" w:color="000000"/>
              <w:right w:val="single" w:sz="4" w:space="0" w:color="000000"/>
            </w:tcBorders>
            <w:shd w:val="clear" w:color="auto" w:fill="D9D9D9"/>
          </w:tcPr>
          <w:p w14:paraId="52F5A7A1" w14:textId="77777777" w:rsidR="000D14B5" w:rsidRDefault="000D14B5">
            <w:pPr>
              <w:pStyle w:val="TableParagraph"/>
              <w:spacing w:before="10"/>
              <w:rPr>
                <w:b/>
                <w:sz w:val="26"/>
              </w:rPr>
            </w:pPr>
          </w:p>
          <w:p w14:paraId="352CA734"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bottom w:val="single" w:sz="4" w:space="0" w:color="000000"/>
              <w:right w:val="single" w:sz="4" w:space="0" w:color="000000"/>
            </w:tcBorders>
            <w:shd w:val="clear" w:color="auto" w:fill="D9D9D9"/>
          </w:tcPr>
          <w:p w14:paraId="0D1735F5" w14:textId="77777777" w:rsidR="000D14B5" w:rsidRDefault="000D14B5">
            <w:pPr>
              <w:pStyle w:val="TableParagraph"/>
              <w:spacing w:before="10"/>
              <w:rPr>
                <w:b/>
                <w:sz w:val="26"/>
              </w:rPr>
            </w:pPr>
          </w:p>
          <w:p w14:paraId="4E7DB718"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bottom w:val="single" w:sz="4" w:space="0" w:color="000000"/>
            </w:tcBorders>
            <w:shd w:val="clear" w:color="auto" w:fill="D9D9D9"/>
          </w:tcPr>
          <w:p w14:paraId="47E5EB4F" w14:textId="77777777" w:rsidR="000D14B5" w:rsidRDefault="009748A5">
            <w:pPr>
              <w:pStyle w:val="TableParagraph"/>
              <w:spacing w:before="182"/>
              <w:ind w:left="154" w:right="128"/>
              <w:jc w:val="center"/>
              <w:rPr>
                <w:b/>
              </w:rPr>
            </w:pPr>
            <w:r>
              <w:rPr>
                <w:b/>
              </w:rPr>
              <w:t>Frequency of      Occurrence</w:t>
            </w:r>
          </w:p>
        </w:tc>
        <w:tc>
          <w:tcPr>
            <w:tcW w:w="2328" w:type="dxa"/>
            <w:tcBorders>
              <w:bottom w:val="single" w:sz="4" w:space="0" w:color="000000"/>
            </w:tcBorders>
            <w:shd w:val="clear" w:color="auto" w:fill="D9D9D9"/>
          </w:tcPr>
          <w:p w14:paraId="5A811C80" w14:textId="77777777" w:rsidR="000D14B5" w:rsidRDefault="000D14B5">
            <w:pPr>
              <w:pStyle w:val="TableParagraph"/>
              <w:spacing w:before="10"/>
              <w:rPr>
                <w:b/>
                <w:sz w:val="26"/>
              </w:rPr>
            </w:pPr>
          </w:p>
          <w:p w14:paraId="262F3C6F" w14:textId="77777777" w:rsidR="000D14B5" w:rsidRDefault="009748A5">
            <w:pPr>
              <w:pStyle w:val="TableParagraph"/>
              <w:ind w:left="452" w:right="393" w:hanging="18"/>
              <w:rPr>
                <w:b/>
              </w:rPr>
            </w:pPr>
            <w:r>
              <w:rPr>
                <w:b/>
              </w:rPr>
              <w:t>QC Acceptance Criteria Limits</w:t>
            </w:r>
          </w:p>
        </w:tc>
      </w:tr>
      <w:tr w:rsidR="00E52445" w14:paraId="6F4B41F8" w14:textId="77777777" w:rsidTr="004B3020">
        <w:trPr>
          <w:trHeight w:val="1839"/>
        </w:trPr>
        <w:tc>
          <w:tcPr>
            <w:tcW w:w="2796" w:type="dxa"/>
            <w:tcBorders>
              <w:top w:val="single" w:sz="4" w:space="0" w:color="000000"/>
              <w:bottom w:val="single" w:sz="4" w:space="0" w:color="000000"/>
              <w:right w:val="single" w:sz="4" w:space="0" w:color="000000"/>
            </w:tcBorders>
            <w:shd w:val="clear" w:color="auto" w:fill="auto"/>
            <w:vAlign w:val="center"/>
          </w:tcPr>
          <w:p w14:paraId="72238FCF" w14:textId="68982B3A" w:rsidR="00E52445" w:rsidRPr="00BE2DF2" w:rsidRDefault="00E52445" w:rsidP="00074BA5">
            <w:pPr>
              <w:pStyle w:val="TableParagraph"/>
              <w:jc w:val="center"/>
            </w:pPr>
            <w:commentRangeStart w:id="269"/>
            <w:r w:rsidRPr="00BE2DF2">
              <w:t>Filter Blank</w:t>
            </w:r>
            <w:commentRangeEnd w:id="269"/>
            <w:r w:rsidR="00C82A02">
              <w:rPr>
                <w:rStyle w:val="CommentReference"/>
              </w:rPr>
              <w:commentReference w:id="269"/>
            </w:r>
          </w:p>
        </w:tc>
        <w:tc>
          <w:tcPr>
            <w:tcW w:w="2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0E49F" w14:textId="42E7C075" w:rsidR="00E52445" w:rsidRDefault="00BE2DF2" w:rsidP="004B3020">
            <w:pPr>
              <w:pStyle w:val="TableParagraph"/>
              <w:spacing w:line="237" w:lineRule="auto"/>
              <w:ind w:left="113" w:right="93"/>
              <w:jc w:val="center"/>
              <w:rPr>
                <w:sz w:val="20"/>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F7B4F" w14:textId="77777777" w:rsidR="00E52445" w:rsidRDefault="00E52445" w:rsidP="00BE2DF2">
            <w:pPr>
              <w:pStyle w:val="TableParagraph"/>
              <w:jc w:val="center"/>
              <w:rPr>
                <w:sz w:val="20"/>
              </w:rPr>
            </w:pPr>
          </w:p>
        </w:tc>
        <w:tc>
          <w:tcPr>
            <w:tcW w:w="2328" w:type="dxa"/>
            <w:tcBorders>
              <w:top w:val="single" w:sz="4" w:space="0" w:color="000000"/>
              <w:left w:val="single" w:sz="4" w:space="0" w:color="000000"/>
              <w:bottom w:val="single" w:sz="4" w:space="0" w:color="000000"/>
            </w:tcBorders>
            <w:shd w:val="clear" w:color="auto" w:fill="auto"/>
            <w:vAlign w:val="center"/>
          </w:tcPr>
          <w:p w14:paraId="5D0A4D7B" w14:textId="1979815B" w:rsidR="00E52445" w:rsidRPr="00740AA8" w:rsidRDefault="00BE2DF2" w:rsidP="005B7A0C">
            <w:pPr>
              <w:pStyle w:val="TableParagraph"/>
              <w:spacing w:line="230" w:lineRule="exact"/>
              <w:ind w:left="158" w:right="134"/>
              <w:jc w:val="center"/>
              <w:rPr>
                <w:sz w:val="20"/>
                <w:szCs w:val="20"/>
              </w:rPr>
            </w:pPr>
            <w:r w:rsidRPr="00740AA8">
              <w:rPr>
                <w:sz w:val="20"/>
                <w:szCs w:val="20"/>
              </w:rPr>
              <w:t xml:space="preserve">≤ </w:t>
            </w:r>
            <w:r w:rsidR="00F51AF8" w:rsidRPr="00740AA8">
              <w:rPr>
                <w:sz w:val="20"/>
                <w:szCs w:val="20"/>
              </w:rPr>
              <w:t>DL</w:t>
            </w:r>
            <w:r w:rsidRPr="00740AA8">
              <w:rPr>
                <w:sz w:val="20"/>
                <w:szCs w:val="20"/>
              </w:rPr>
              <w:t xml:space="preserve"> (</w:t>
            </w:r>
            <w:r w:rsidR="005B7A0C" w:rsidRPr="00740AA8">
              <w:rPr>
                <w:sz w:val="20"/>
                <w:szCs w:val="20"/>
              </w:rPr>
              <w:t xml:space="preserve">see </w:t>
            </w:r>
            <w:r w:rsidR="005B7A0C" w:rsidRPr="00740AA8">
              <w:rPr>
                <w:sz w:val="20"/>
                <w:szCs w:val="20"/>
              </w:rPr>
              <w:fldChar w:fldCharType="begin"/>
            </w:r>
            <w:r w:rsidR="005B7A0C" w:rsidRPr="00740AA8">
              <w:rPr>
                <w:sz w:val="20"/>
                <w:szCs w:val="20"/>
              </w:rPr>
              <w:instrText xml:space="preserve"> REF _Ref125971578 \h </w:instrText>
            </w:r>
            <w:r w:rsidR="00740AA8" w:rsidRPr="00740AA8">
              <w:rPr>
                <w:sz w:val="20"/>
                <w:szCs w:val="20"/>
              </w:rPr>
              <w:instrText xml:space="preserve"> \* MERGEFORMAT </w:instrText>
            </w:r>
            <w:r w:rsidR="005B7A0C" w:rsidRPr="00740AA8">
              <w:rPr>
                <w:sz w:val="20"/>
                <w:szCs w:val="20"/>
              </w:rPr>
            </w:r>
            <w:r w:rsidR="005B7A0C" w:rsidRPr="00740AA8">
              <w:rPr>
                <w:sz w:val="20"/>
                <w:szCs w:val="20"/>
              </w:rPr>
              <w:fldChar w:fldCharType="separate"/>
            </w:r>
            <w:r w:rsidR="005B7A0C" w:rsidRPr="00740AA8">
              <w:rPr>
                <w:sz w:val="20"/>
                <w:szCs w:val="20"/>
              </w:rPr>
              <w:t xml:space="preserve">Table </w:t>
            </w:r>
            <w:r w:rsidR="005B7A0C" w:rsidRPr="00740AA8">
              <w:rPr>
                <w:noProof/>
                <w:sz w:val="20"/>
                <w:szCs w:val="20"/>
              </w:rPr>
              <w:t>5</w:t>
            </w:r>
            <w:r w:rsidR="005B7A0C" w:rsidRPr="00740AA8">
              <w:rPr>
                <w:sz w:val="20"/>
                <w:szCs w:val="20"/>
              </w:rPr>
              <w:fldChar w:fldCharType="end"/>
            </w:r>
            <w:r w:rsidR="005B7A0C" w:rsidRPr="00740AA8">
              <w:rPr>
                <w:sz w:val="20"/>
                <w:szCs w:val="20"/>
              </w:rPr>
              <w:t>)</w:t>
            </w:r>
          </w:p>
        </w:tc>
      </w:tr>
      <w:tr w:rsidR="000D14B5" w14:paraId="507786D4" w14:textId="77777777">
        <w:trPr>
          <w:trHeight w:val="1839"/>
        </w:trPr>
        <w:tc>
          <w:tcPr>
            <w:tcW w:w="2796" w:type="dxa"/>
            <w:tcBorders>
              <w:top w:val="single" w:sz="4" w:space="0" w:color="000000"/>
              <w:bottom w:val="single" w:sz="4" w:space="0" w:color="000000"/>
              <w:right w:val="single" w:sz="4" w:space="0" w:color="000000"/>
            </w:tcBorders>
          </w:tcPr>
          <w:p w14:paraId="5C006CCF" w14:textId="77777777" w:rsidR="000D14B5" w:rsidRDefault="000D14B5">
            <w:pPr>
              <w:pStyle w:val="TableParagraph"/>
              <w:rPr>
                <w:b/>
              </w:rPr>
            </w:pPr>
          </w:p>
          <w:p w14:paraId="175B2395" w14:textId="77777777" w:rsidR="000D14B5" w:rsidRDefault="000D14B5">
            <w:pPr>
              <w:pStyle w:val="TableParagraph"/>
              <w:rPr>
                <w:b/>
              </w:rPr>
            </w:pPr>
          </w:p>
          <w:p w14:paraId="1E70D190" w14:textId="77777777" w:rsidR="000D14B5" w:rsidRDefault="000D14B5">
            <w:pPr>
              <w:pStyle w:val="TableParagraph"/>
              <w:spacing w:before="8"/>
              <w:rPr>
                <w:b/>
                <w:sz w:val="25"/>
              </w:rPr>
            </w:pPr>
          </w:p>
          <w:p w14:paraId="69245142" w14:textId="77777777" w:rsidR="000D14B5" w:rsidRDefault="009748A5">
            <w:pPr>
              <w:pStyle w:val="TableParagraph"/>
              <w:ind w:left="110" w:right="96"/>
              <w:jc w:val="center"/>
              <w:rPr>
                <w:sz w:val="20"/>
              </w:rPr>
            </w:pPr>
            <w:r>
              <w:rPr>
                <w:sz w:val="20"/>
              </w:rPr>
              <w:t>Matrix Spike</w:t>
            </w:r>
          </w:p>
        </w:tc>
        <w:tc>
          <w:tcPr>
            <w:tcW w:w="2514" w:type="dxa"/>
            <w:tcBorders>
              <w:top w:val="single" w:sz="4" w:space="0" w:color="000000"/>
              <w:left w:val="single" w:sz="4" w:space="0" w:color="000000"/>
              <w:bottom w:val="single" w:sz="4" w:space="0" w:color="000000"/>
              <w:right w:val="single" w:sz="4" w:space="0" w:color="000000"/>
            </w:tcBorders>
          </w:tcPr>
          <w:p w14:paraId="314E49E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23764FEE"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0CE5209A"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D205DD4" w14:textId="77777777" w:rsidR="000D14B5" w:rsidRPr="00740AA8" w:rsidRDefault="000D14B5">
            <w:pPr>
              <w:pStyle w:val="TableParagraph"/>
              <w:rPr>
                <w:sz w:val="20"/>
                <w:szCs w:val="20"/>
              </w:rPr>
            </w:pPr>
          </w:p>
          <w:p w14:paraId="6DBC7C75" w14:textId="77777777" w:rsidR="000D14B5" w:rsidRPr="00740AA8" w:rsidRDefault="000D14B5">
            <w:pPr>
              <w:pStyle w:val="TableParagraph"/>
              <w:rPr>
                <w:sz w:val="20"/>
                <w:szCs w:val="20"/>
              </w:rPr>
            </w:pPr>
          </w:p>
          <w:p w14:paraId="72FF8AAA" w14:textId="77777777" w:rsidR="000D14B5" w:rsidRPr="00740AA8" w:rsidRDefault="009748A5">
            <w:pPr>
              <w:pStyle w:val="TableParagraph"/>
              <w:spacing w:before="180"/>
              <w:ind w:left="158" w:right="134"/>
              <w:jc w:val="center"/>
              <w:rPr>
                <w:sz w:val="20"/>
                <w:szCs w:val="20"/>
              </w:rPr>
            </w:pPr>
            <w:r w:rsidRPr="00740AA8">
              <w:rPr>
                <w:sz w:val="20"/>
                <w:szCs w:val="20"/>
              </w:rPr>
              <w:t>Calibration: ±15%</w:t>
            </w:r>
          </w:p>
        </w:tc>
      </w:tr>
      <w:tr w:rsidR="000D14B5" w14:paraId="7B951C6E" w14:textId="77777777">
        <w:trPr>
          <w:trHeight w:val="1840"/>
        </w:trPr>
        <w:tc>
          <w:tcPr>
            <w:tcW w:w="2796" w:type="dxa"/>
            <w:tcBorders>
              <w:top w:val="single" w:sz="4" w:space="0" w:color="000000"/>
              <w:bottom w:val="single" w:sz="4" w:space="0" w:color="000000"/>
              <w:right w:val="single" w:sz="4" w:space="0" w:color="000000"/>
            </w:tcBorders>
          </w:tcPr>
          <w:p w14:paraId="147C6296" w14:textId="77777777" w:rsidR="000D14B5" w:rsidRDefault="000D14B5">
            <w:pPr>
              <w:pStyle w:val="TableParagraph"/>
              <w:rPr>
                <w:b/>
              </w:rPr>
            </w:pPr>
          </w:p>
          <w:p w14:paraId="02DED9BB" w14:textId="77777777" w:rsidR="000D14B5" w:rsidRDefault="000D14B5">
            <w:pPr>
              <w:pStyle w:val="TableParagraph"/>
              <w:rPr>
                <w:b/>
              </w:rPr>
            </w:pPr>
          </w:p>
          <w:p w14:paraId="3A53881E" w14:textId="77777777" w:rsidR="000D14B5" w:rsidRDefault="000D14B5">
            <w:pPr>
              <w:pStyle w:val="TableParagraph"/>
              <w:spacing w:before="8"/>
              <w:rPr>
                <w:b/>
                <w:sz w:val="25"/>
              </w:rPr>
            </w:pPr>
          </w:p>
          <w:p w14:paraId="3199AEAF" w14:textId="77777777" w:rsidR="000D14B5" w:rsidRDefault="009748A5">
            <w:pPr>
              <w:pStyle w:val="TableParagraph"/>
              <w:ind w:left="109" w:right="96"/>
              <w:jc w:val="center"/>
              <w:rPr>
                <w:sz w:val="20"/>
              </w:rPr>
            </w:pPr>
            <w:r>
              <w:rPr>
                <w:sz w:val="20"/>
              </w:rPr>
              <w:t>Matrix Spike Duplicate</w:t>
            </w:r>
          </w:p>
        </w:tc>
        <w:tc>
          <w:tcPr>
            <w:tcW w:w="2514" w:type="dxa"/>
            <w:tcBorders>
              <w:top w:val="single" w:sz="4" w:space="0" w:color="000000"/>
              <w:left w:val="single" w:sz="4" w:space="0" w:color="000000"/>
              <w:bottom w:val="single" w:sz="4" w:space="0" w:color="000000"/>
              <w:right w:val="single" w:sz="4" w:space="0" w:color="000000"/>
            </w:tcBorders>
          </w:tcPr>
          <w:p w14:paraId="6FCF3A80"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7C0432EA"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482222EF"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60A30244" w14:textId="77777777" w:rsidR="000D14B5" w:rsidRDefault="000D14B5">
            <w:pPr>
              <w:pStyle w:val="TableParagraph"/>
              <w:rPr>
                <w:b/>
              </w:rPr>
            </w:pPr>
          </w:p>
          <w:p w14:paraId="689AC391" w14:textId="77777777" w:rsidR="000D14B5" w:rsidRDefault="000D14B5">
            <w:pPr>
              <w:pStyle w:val="TableParagraph"/>
              <w:rPr>
                <w:b/>
              </w:rPr>
            </w:pPr>
          </w:p>
          <w:p w14:paraId="144D7BDA" w14:textId="77777777" w:rsidR="000D14B5" w:rsidRDefault="009748A5">
            <w:pPr>
              <w:pStyle w:val="TableParagraph"/>
              <w:spacing w:before="182"/>
              <w:ind w:left="158" w:right="134"/>
              <w:jc w:val="center"/>
              <w:rPr>
                <w:sz w:val="20"/>
              </w:rPr>
            </w:pPr>
            <w:r>
              <w:rPr>
                <w:sz w:val="20"/>
              </w:rPr>
              <w:t>Calibration: ±15%</w:t>
            </w:r>
          </w:p>
        </w:tc>
      </w:tr>
      <w:tr w:rsidR="000D14B5" w14:paraId="1620598A" w14:textId="77777777">
        <w:trPr>
          <w:trHeight w:val="2069"/>
        </w:trPr>
        <w:tc>
          <w:tcPr>
            <w:tcW w:w="2796" w:type="dxa"/>
            <w:tcBorders>
              <w:top w:val="single" w:sz="4" w:space="0" w:color="000000"/>
              <w:bottom w:val="single" w:sz="4" w:space="0" w:color="000000"/>
              <w:right w:val="single" w:sz="4" w:space="0" w:color="000000"/>
            </w:tcBorders>
          </w:tcPr>
          <w:p w14:paraId="227097AE" w14:textId="77777777" w:rsidR="000D14B5" w:rsidRDefault="000D14B5">
            <w:pPr>
              <w:pStyle w:val="TableParagraph"/>
              <w:rPr>
                <w:b/>
              </w:rPr>
            </w:pPr>
          </w:p>
          <w:p w14:paraId="5477C175" w14:textId="77777777" w:rsidR="000D14B5" w:rsidRDefault="000D14B5">
            <w:pPr>
              <w:pStyle w:val="TableParagraph"/>
              <w:rPr>
                <w:b/>
              </w:rPr>
            </w:pPr>
          </w:p>
          <w:p w14:paraId="114577C7" w14:textId="77777777" w:rsidR="000D14B5" w:rsidRDefault="000D14B5">
            <w:pPr>
              <w:pStyle w:val="TableParagraph"/>
              <w:rPr>
                <w:b/>
              </w:rPr>
            </w:pPr>
          </w:p>
          <w:p w14:paraId="3110D1B4" w14:textId="77777777" w:rsidR="000D14B5" w:rsidRDefault="009748A5">
            <w:pPr>
              <w:pStyle w:val="TableParagraph"/>
              <w:spacing w:before="158"/>
              <w:ind w:left="109" w:right="96"/>
              <w:jc w:val="center"/>
              <w:rPr>
                <w:sz w:val="20"/>
              </w:rPr>
            </w:pPr>
            <w:r>
              <w:rPr>
                <w:sz w:val="20"/>
              </w:rPr>
              <w:t>Lab Duplicate Sample</w:t>
            </w:r>
          </w:p>
        </w:tc>
        <w:tc>
          <w:tcPr>
            <w:tcW w:w="2514" w:type="dxa"/>
            <w:tcBorders>
              <w:top w:val="single" w:sz="4" w:space="0" w:color="000000"/>
              <w:left w:val="single" w:sz="4" w:space="0" w:color="000000"/>
              <w:bottom w:val="single" w:sz="4" w:space="0" w:color="000000"/>
              <w:right w:val="single" w:sz="4" w:space="0" w:color="000000"/>
            </w:tcBorders>
          </w:tcPr>
          <w:p w14:paraId="6D49BA02"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Turbidity,</w:t>
            </w:r>
          </w:p>
          <w:p w14:paraId="4071D3D7" w14:textId="77777777" w:rsidR="000D14B5" w:rsidRDefault="009748A5">
            <w:pPr>
              <w:pStyle w:val="TableParagraph"/>
              <w:spacing w:line="210" w:lineRule="exact"/>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69D8B55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39B1F3CB" w14:textId="77777777" w:rsidR="000D14B5" w:rsidRDefault="000D14B5">
            <w:pPr>
              <w:pStyle w:val="TableParagraph"/>
              <w:rPr>
                <w:b/>
              </w:rPr>
            </w:pPr>
          </w:p>
          <w:p w14:paraId="7AE29220" w14:textId="77777777" w:rsidR="000D14B5" w:rsidRDefault="000D14B5">
            <w:pPr>
              <w:pStyle w:val="TableParagraph"/>
              <w:rPr>
                <w:b/>
              </w:rPr>
            </w:pPr>
          </w:p>
          <w:p w14:paraId="610CDE98" w14:textId="77777777" w:rsidR="000D14B5" w:rsidRDefault="000D14B5">
            <w:pPr>
              <w:pStyle w:val="TableParagraph"/>
              <w:spacing w:before="8"/>
              <w:rPr>
                <w:b/>
                <w:sz w:val="25"/>
              </w:rPr>
            </w:pPr>
          </w:p>
          <w:p w14:paraId="45C4488E" w14:textId="77777777" w:rsidR="000D14B5" w:rsidRDefault="009748A5">
            <w:pPr>
              <w:pStyle w:val="TableParagraph"/>
              <w:ind w:left="158" w:right="134"/>
              <w:jc w:val="center"/>
              <w:rPr>
                <w:sz w:val="20"/>
              </w:rPr>
            </w:pPr>
            <w:r>
              <w:rPr>
                <w:sz w:val="20"/>
              </w:rPr>
              <w:t>Calibration: ±15%</w:t>
            </w:r>
          </w:p>
        </w:tc>
      </w:tr>
      <w:tr w:rsidR="000D14B5" w14:paraId="72242BCC" w14:textId="77777777">
        <w:trPr>
          <w:trHeight w:val="287"/>
        </w:trPr>
        <w:tc>
          <w:tcPr>
            <w:tcW w:w="2796" w:type="dxa"/>
            <w:vMerge w:val="restart"/>
            <w:tcBorders>
              <w:top w:val="single" w:sz="4" w:space="0" w:color="000000"/>
              <w:bottom w:val="single" w:sz="4" w:space="0" w:color="000000"/>
              <w:right w:val="single" w:sz="4" w:space="0" w:color="000000"/>
            </w:tcBorders>
          </w:tcPr>
          <w:p w14:paraId="7217B076" w14:textId="77777777" w:rsidR="000D14B5" w:rsidRDefault="009748A5">
            <w:pPr>
              <w:pStyle w:val="TableParagraph"/>
              <w:spacing w:before="175"/>
              <w:ind w:left="233"/>
              <w:rPr>
                <w:sz w:val="20"/>
              </w:rPr>
            </w:pPr>
            <w:r>
              <w:rPr>
                <w:sz w:val="20"/>
              </w:rPr>
              <w:t>External QC Check Standard</w:t>
            </w:r>
          </w:p>
        </w:tc>
        <w:tc>
          <w:tcPr>
            <w:tcW w:w="2514" w:type="dxa"/>
            <w:tcBorders>
              <w:top w:val="single" w:sz="4" w:space="0" w:color="000000"/>
              <w:left w:val="single" w:sz="4" w:space="0" w:color="000000"/>
              <w:bottom w:val="single" w:sz="4" w:space="0" w:color="000000"/>
              <w:right w:val="single" w:sz="4" w:space="0" w:color="000000"/>
            </w:tcBorders>
          </w:tcPr>
          <w:p w14:paraId="11D99AF4" w14:textId="77777777" w:rsidR="000D14B5" w:rsidRDefault="009748A5">
            <w:pPr>
              <w:pStyle w:val="TableParagraph"/>
              <w:spacing w:before="26"/>
              <w:ind w:left="111"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641A2E52"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5B6FFC05" w14:textId="77777777" w:rsidR="000D14B5" w:rsidRDefault="009748A5">
            <w:pPr>
              <w:pStyle w:val="TableParagraph"/>
              <w:spacing w:before="26"/>
              <w:ind w:left="158" w:right="134"/>
              <w:jc w:val="center"/>
              <w:rPr>
                <w:sz w:val="20"/>
              </w:rPr>
            </w:pPr>
            <w:r>
              <w:rPr>
                <w:sz w:val="20"/>
              </w:rPr>
              <w:t>Calibration: ±15%</w:t>
            </w:r>
          </w:p>
        </w:tc>
      </w:tr>
      <w:tr w:rsidR="000D14B5" w14:paraId="73B209C0" w14:textId="77777777">
        <w:trPr>
          <w:trHeight w:val="288"/>
        </w:trPr>
        <w:tc>
          <w:tcPr>
            <w:tcW w:w="2796" w:type="dxa"/>
            <w:vMerge/>
            <w:tcBorders>
              <w:top w:val="nil"/>
              <w:bottom w:val="single" w:sz="4" w:space="0" w:color="000000"/>
              <w:right w:val="single" w:sz="4" w:space="0" w:color="000000"/>
            </w:tcBorders>
          </w:tcPr>
          <w:p w14:paraId="70B12519"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6E910D0" w14:textId="77777777" w:rsidR="000D14B5" w:rsidRDefault="009748A5">
            <w:pPr>
              <w:pStyle w:val="TableParagraph"/>
              <w:spacing w:before="26"/>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4636E89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38580FC" w14:textId="77777777" w:rsidR="000D14B5" w:rsidRDefault="009748A5">
            <w:pPr>
              <w:pStyle w:val="TableParagraph"/>
              <w:spacing w:before="26"/>
              <w:ind w:left="158" w:right="134"/>
              <w:jc w:val="center"/>
              <w:rPr>
                <w:sz w:val="20"/>
              </w:rPr>
            </w:pPr>
            <w:r>
              <w:rPr>
                <w:sz w:val="20"/>
              </w:rPr>
              <w:t>Calibration: ±15%</w:t>
            </w:r>
          </w:p>
        </w:tc>
      </w:tr>
      <w:tr w:rsidR="000D14B5" w14:paraId="614AAE72" w14:textId="77777777">
        <w:trPr>
          <w:trHeight w:val="287"/>
        </w:trPr>
        <w:tc>
          <w:tcPr>
            <w:tcW w:w="2796" w:type="dxa"/>
            <w:vMerge w:val="restart"/>
            <w:tcBorders>
              <w:top w:val="single" w:sz="4" w:space="0" w:color="000000"/>
              <w:bottom w:val="single" w:sz="4" w:space="0" w:color="000000"/>
              <w:right w:val="single" w:sz="4" w:space="0" w:color="000000"/>
            </w:tcBorders>
          </w:tcPr>
          <w:p w14:paraId="102D1286" w14:textId="77777777" w:rsidR="000D14B5" w:rsidRDefault="000D14B5">
            <w:pPr>
              <w:pStyle w:val="TableParagraph"/>
              <w:spacing w:before="7"/>
              <w:rPr>
                <w:b/>
              </w:rPr>
            </w:pPr>
          </w:p>
          <w:p w14:paraId="2C2C5741" w14:textId="77777777" w:rsidR="000D14B5" w:rsidRDefault="009748A5">
            <w:pPr>
              <w:pStyle w:val="TableParagraph"/>
              <w:ind w:left="1042" w:right="257" w:hanging="754"/>
              <w:rPr>
                <w:sz w:val="20"/>
              </w:rPr>
            </w:pPr>
            <w:r>
              <w:rPr>
                <w:sz w:val="20"/>
              </w:rPr>
              <w:t>Internal Standard/Surrogate Standard</w:t>
            </w:r>
          </w:p>
        </w:tc>
        <w:tc>
          <w:tcPr>
            <w:tcW w:w="2514" w:type="dxa"/>
            <w:tcBorders>
              <w:top w:val="single" w:sz="4" w:space="0" w:color="000000"/>
              <w:left w:val="single" w:sz="4" w:space="0" w:color="000000"/>
              <w:bottom w:val="single" w:sz="4" w:space="0" w:color="000000"/>
              <w:right w:val="single" w:sz="4" w:space="0" w:color="000000"/>
            </w:tcBorders>
          </w:tcPr>
          <w:p w14:paraId="3C1C1169" w14:textId="77777777" w:rsidR="000D14B5" w:rsidRDefault="009748A5">
            <w:pPr>
              <w:pStyle w:val="TableParagraph"/>
              <w:spacing w:before="25"/>
              <w:ind w:left="113" w:right="93"/>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BD4B6D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A77642B" w14:textId="77777777" w:rsidR="000D14B5" w:rsidRDefault="009748A5">
            <w:pPr>
              <w:pStyle w:val="TableParagraph"/>
              <w:spacing w:before="25"/>
              <w:ind w:left="158" w:right="134"/>
              <w:jc w:val="center"/>
              <w:rPr>
                <w:sz w:val="20"/>
              </w:rPr>
            </w:pPr>
            <w:r>
              <w:rPr>
                <w:sz w:val="20"/>
              </w:rPr>
              <w:t>Calibration: ±15%</w:t>
            </w:r>
          </w:p>
        </w:tc>
      </w:tr>
      <w:tr w:rsidR="000D14B5" w14:paraId="563099CF" w14:textId="77777777">
        <w:trPr>
          <w:trHeight w:val="690"/>
        </w:trPr>
        <w:tc>
          <w:tcPr>
            <w:tcW w:w="2796" w:type="dxa"/>
            <w:vMerge/>
            <w:tcBorders>
              <w:top w:val="nil"/>
              <w:bottom w:val="single" w:sz="4" w:space="0" w:color="000000"/>
              <w:right w:val="single" w:sz="4" w:space="0" w:color="000000"/>
            </w:tcBorders>
          </w:tcPr>
          <w:p w14:paraId="091329AD"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F3298A8" w14:textId="77777777" w:rsidR="000D14B5" w:rsidRDefault="009748A5">
            <w:pPr>
              <w:pStyle w:val="TableParagraph"/>
              <w:spacing w:before="20" w:line="230" w:lineRule="exact"/>
              <w:ind w:left="478" w:right="446" w:hanging="11"/>
              <w:jc w:val="both"/>
              <w:rPr>
                <w:sz w:val="13"/>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13173176"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7BD139D4" w14:textId="77777777" w:rsidR="000D14B5" w:rsidRDefault="000D14B5">
            <w:pPr>
              <w:pStyle w:val="TableParagraph"/>
              <w:spacing w:before="8"/>
              <w:rPr>
                <w:b/>
                <w:sz w:val="19"/>
              </w:rPr>
            </w:pPr>
          </w:p>
          <w:p w14:paraId="24A48289" w14:textId="77777777" w:rsidR="000D14B5" w:rsidRDefault="009748A5">
            <w:pPr>
              <w:pStyle w:val="TableParagraph"/>
              <w:ind w:left="158" w:right="134"/>
              <w:jc w:val="center"/>
              <w:rPr>
                <w:sz w:val="20"/>
              </w:rPr>
            </w:pPr>
            <w:r>
              <w:rPr>
                <w:sz w:val="20"/>
              </w:rPr>
              <w:t>Calibration: ±15%</w:t>
            </w:r>
          </w:p>
        </w:tc>
      </w:tr>
    </w:tbl>
    <w:p w14:paraId="092B94FB" w14:textId="77777777" w:rsidR="007F406F" w:rsidRDefault="007F406F" w:rsidP="007F406F">
      <w:pPr>
        <w:pStyle w:val="BodyText"/>
        <w:spacing w:before="90"/>
        <w:ind w:right="1087"/>
        <w:rPr>
          <w:b/>
          <w:sz w:val="20"/>
        </w:rPr>
      </w:pPr>
    </w:p>
    <w:p w14:paraId="233A0CC1" w14:textId="6211F63C" w:rsidR="00E86594" w:rsidRDefault="00E86594" w:rsidP="007F406F">
      <w:pPr>
        <w:pStyle w:val="BodyText"/>
        <w:spacing w:before="90"/>
        <w:ind w:right="1087"/>
      </w:pPr>
    </w:p>
    <w:p w14:paraId="411EA0C8" w14:textId="69601202" w:rsidR="000D14B5" w:rsidRDefault="009748A5" w:rsidP="007F406F">
      <w:pPr>
        <w:pStyle w:val="BodyText"/>
        <w:spacing w:before="90"/>
        <w:ind w:right="1087"/>
      </w:pPr>
      <w:r>
        <w:t xml:space="preserve">If analytical sample results exceed state water quality </w:t>
      </w:r>
      <w:r w:rsidR="00AF20D9">
        <w:t>criteria for a parameter (or multiple parameters)</w:t>
      </w:r>
      <w:r w:rsidR="00E63769">
        <w:t>,</w:t>
      </w:r>
      <w:r>
        <w:t xml:space="preserve"> KWF will do the following:</w:t>
      </w:r>
    </w:p>
    <w:p w14:paraId="4F0AEC33" w14:textId="77777777" w:rsidR="000D14B5" w:rsidRDefault="000D14B5">
      <w:pPr>
        <w:pStyle w:val="BodyText"/>
        <w:spacing w:before="1"/>
      </w:pPr>
    </w:p>
    <w:p w14:paraId="791DC21E" w14:textId="1E05C6E7" w:rsidR="007F406F" w:rsidRDefault="00E63769" w:rsidP="0053135F">
      <w:pPr>
        <w:pStyle w:val="ListParagraph"/>
        <w:numPr>
          <w:ilvl w:val="0"/>
          <w:numId w:val="78"/>
        </w:numPr>
        <w:tabs>
          <w:tab w:val="left" w:pos="1047"/>
          <w:tab w:val="left" w:pos="1048"/>
        </w:tabs>
        <w:ind w:right="667"/>
        <w:rPr>
          <w:sz w:val="24"/>
        </w:rPr>
      </w:pPr>
      <w:r>
        <w:rPr>
          <w:sz w:val="24"/>
        </w:rPr>
        <w:t>For the semi</w:t>
      </w:r>
      <w:r w:rsidR="009748A5" w:rsidRPr="007F406F">
        <w:rPr>
          <w:sz w:val="24"/>
        </w:rPr>
        <w:t>annual water quality monitoring events in April and July, KWF will collect another sample as soon as possible to confirm the original findings if funding is available. Ideally, samples would be collected at the original sample location and one above and below the original</w:t>
      </w:r>
      <w:r w:rsidR="009748A5" w:rsidRPr="007F406F">
        <w:rPr>
          <w:spacing w:val="-3"/>
          <w:sz w:val="24"/>
        </w:rPr>
        <w:t xml:space="preserve"> </w:t>
      </w:r>
      <w:r w:rsidR="009748A5" w:rsidRPr="007F406F">
        <w:rPr>
          <w:sz w:val="24"/>
        </w:rPr>
        <w:t>location.</w:t>
      </w:r>
    </w:p>
    <w:p w14:paraId="270911DF" w14:textId="19021B1A" w:rsidR="007F406F" w:rsidRDefault="009748A5" w:rsidP="0053135F">
      <w:pPr>
        <w:pStyle w:val="ListParagraph"/>
        <w:numPr>
          <w:ilvl w:val="0"/>
          <w:numId w:val="78"/>
        </w:numPr>
        <w:tabs>
          <w:tab w:val="left" w:pos="1047"/>
          <w:tab w:val="left" w:pos="1048"/>
        </w:tabs>
        <w:ind w:right="667"/>
        <w:rPr>
          <w:sz w:val="24"/>
        </w:rPr>
      </w:pPr>
      <w:r w:rsidRPr="007F406F">
        <w:rPr>
          <w:sz w:val="24"/>
        </w:rPr>
        <w:t xml:space="preserve">Flag the data, validate it, notify ADEC as soon as feasible and summarize it in the </w:t>
      </w:r>
      <w:r w:rsidR="007D11CF">
        <w:rPr>
          <w:sz w:val="24"/>
        </w:rPr>
        <w:t>annual data report</w:t>
      </w:r>
      <w:r w:rsidRPr="007F406F">
        <w:rPr>
          <w:sz w:val="24"/>
        </w:rPr>
        <w:t>.</w:t>
      </w:r>
    </w:p>
    <w:p w14:paraId="6770A4DB" w14:textId="50330EC5" w:rsidR="007F406F" w:rsidRDefault="009748A5" w:rsidP="0053135F">
      <w:pPr>
        <w:pStyle w:val="ListParagraph"/>
        <w:numPr>
          <w:ilvl w:val="0"/>
          <w:numId w:val="78"/>
        </w:numPr>
        <w:tabs>
          <w:tab w:val="left" w:pos="1047"/>
          <w:tab w:val="left" w:pos="1048"/>
        </w:tabs>
        <w:ind w:right="667"/>
        <w:rPr>
          <w:sz w:val="24"/>
        </w:rPr>
      </w:pPr>
      <w:r w:rsidRPr="007F406F">
        <w:rPr>
          <w:sz w:val="24"/>
        </w:rPr>
        <w:lastRenderedPageBreak/>
        <w:t xml:space="preserve">Flag the data, validate it, and </w:t>
      </w:r>
      <w:r w:rsidR="007D11CF">
        <w:rPr>
          <w:sz w:val="24"/>
        </w:rPr>
        <w:t xml:space="preserve">share the information with the technical </w:t>
      </w:r>
      <w:r w:rsidR="00E63769">
        <w:rPr>
          <w:sz w:val="24"/>
        </w:rPr>
        <w:t xml:space="preserve">advisory </w:t>
      </w:r>
      <w:r w:rsidR="007D11CF">
        <w:rPr>
          <w:sz w:val="24"/>
        </w:rPr>
        <w:t>committee</w:t>
      </w:r>
      <w:r w:rsidRPr="007F406F">
        <w:rPr>
          <w:sz w:val="24"/>
        </w:rPr>
        <w:t xml:space="preserve"> to help determine where and what to sample for in the</w:t>
      </w:r>
      <w:r w:rsidRPr="007F406F">
        <w:rPr>
          <w:spacing w:val="-1"/>
          <w:sz w:val="24"/>
        </w:rPr>
        <w:t xml:space="preserve"> </w:t>
      </w:r>
      <w:r w:rsidRPr="007F406F">
        <w:rPr>
          <w:sz w:val="24"/>
        </w:rPr>
        <w:t>future.</w:t>
      </w:r>
    </w:p>
    <w:p w14:paraId="529E2E54" w14:textId="7B593654" w:rsidR="000D14B5" w:rsidRPr="007F406F" w:rsidRDefault="009748A5" w:rsidP="007F406F">
      <w:pPr>
        <w:pStyle w:val="ListParagraph"/>
        <w:numPr>
          <w:ilvl w:val="0"/>
          <w:numId w:val="78"/>
        </w:numPr>
        <w:tabs>
          <w:tab w:val="left" w:pos="1047"/>
          <w:tab w:val="left" w:pos="1048"/>
        </w:tabs>
        <w:ind w:right="667"/>
        <w:rPr>
          <w:sz w:val="24"/>
        </w:rPr>
        <w:sectPr w:rsidR="000D14B5" w:rsidRPr="007F406F">
          <w:pgSz w:w="11900" w:h="16840"/>
          <w:pgMar w:top="1620" w:right="940" w:bottom="940" w:left="1040" w:header="929" w:footer="744" w:gutter="0"/>
          <w:cols w:space="720"/>
        </w:sectPr>
      </w:pPr>
      <w:r w:rsidRPr="007F406F">
        <w:rPr>
          <w:sz w:val="24"/>
        </w:rPr>
        <w:t>Prior to the public release of any data, KWF will inform ADEC of KWF’s intention to report the data. KWF will work closely with the ADEC project manager to ensure an accurate and consistent message will be</w:t>
      </w:r>
      <w:r w:rsidRPr="007F406F">
        <w:rPr>
          <w:spacing w:val="-4"/>
          <w:sz w:val="24"/>
        </w:rPr>
        <w:t xml:space="preserve"> </w:t>
      </w:r>
      <w:r w:rsidRPr="007F406F">
        <w:rPr>
          <w:sz w:val="24"/>
        </w:rPr>
        <w:t>delivered.</w:t>
      </w:r>
      <w:r w:rsidR="00434CF1" w:rsidRPr="007F406F">
        <w:rPr>
          <w:sz w:val="24"/>
        </w:rPr>
        <w:t xml:space="preserve"> Prior to final release, KWF will also notify partner organizations involved with fieldwork, sample analysis, and data management to ensure</w:t>
      </w:r>
      <w:r w:rsidR="008631EA" w:rsidRPr="007F406F">
        <w:rPr>
          <w:sz w:val="24"/>
        </w:rPr>
        <w:t xml:space="preserve"> consistent messaging.</w:t>
      </w:r>
    </w:p>
    <w:p w14:paraId="32A75CA7" w14:textId="18F90701" w:rsidR="000D14B5" w:rsidRDefault="009748A5" w:rsidP="00457A58">
      <w:pPr>
        <w:pStyle w:val="Heading2"/>
        <w:ind w:left="0"/>
      </w:pPr>
      <w:bookmarkStart w:id="270" w:name="B6._INSTRUMENT_/_EQUIPMENT_TESTING,_INSP"/>
      <w:bookmarkStart w:id="271" w:name="_Toc117087858"/>
      <w:bookmarkStart w:id="272" w:name="_Toc125960351"/>
      <w:bookmarkStart w:id="273" w:name="_Toc125984011"/>
      <w:bookmarkStart w:id="274" w:name="_Toc125984294"/>
      <w:bookmarkEnd w:id="270"/>
      <w:r>
        <w:lastRenderedPageBreak/>
        <w:t>B6.</w:t>
      </w:r>
      <w:r w:rsidR="004A6F10">
        <w:t xml:space="preserve"> </w:t>
      </w:r>
      <w:r w:rsidR="009D3EAA">
        <w:t>I</w:t>
      </w:r>
      <w:r w:rsidR="004A6F10">
        <w:t>nstrument</w:t>
      </w:r>
      <w:r w:rsidR="009D3EAA">
        <w:t xml:space="preserve"> / E</w:t>
      </w:r>
      <w:r w:rsidR="004A6F10">
        <w:t>quipment</w:t>
      </w:r>
      <w:r w:rsidR="009D3EAA">
        <w:t xml:space="preserve"> T</w:t>
      </w:r>
      <w:r w:rsidR="004A6F10">
        <w:t>esting</w:t>
      </w:r>
      <w:r w:rsidR="009D3EAA">
        <w:t>, I</w:t>
      </w:r>
      <w:r w:rsidR="004A6F10">
        <w:t>nspection</w:t>
      </w:r>
      <w:r w:rsidR="009D3EAA">
        <w:t xml:space="preserve"> </w:t>
      </w:r>
      <w:r w:rsidR="00C82A02">
        <w:t>a</w:t>
      </w:r>
      <w:r w:rsidR="004A6F10">
        <w:t>nd</w:t>
      </w:r>
      <w:r w:rsidR="009D3EAA">
        <w:t xml:space="preserve"> M</w:t>
      </w:r>
      <w:r w:rsidR="004A6F10">
        <w:t>aintenance</w:t>
      </w:r>
      <w:bookmarkEnd w:id="271"/>
      <w:bookmarkEnd w:id="272"/>
      <w:bookmarkEnd w:id="273"/>
      <w:bookmarkEnd w:id="274"/>
    </w:p>
    <w:p w14:paraId="599A4A2F" w14:textId="77777777" w:rsidR="000D14B5" w:rsidRDefault="000D14B5">
      <w:pPr>
        <w:pStyle w:val="BodyText"/>
        <w:rPr>
          <w:b/>
        </w:rPr>
      </w:pPr>
    </w:p>
    <w:p w14:paraId="0F1CCCE9" w14:textId="0B666D1D" w:rsidR="000D14B5" w:rsidRDefault="009748A5" w:rsidP="007F406F">
      <w:pPr>
        <w:pStyle w:val="Heading2"/>
        <w:ind w:left="0"/>
      </w:pPr>
      <w:bookmarkStart w:id="275" w:name="_Toc117087859"/>
      <w:bookmarkStart w:id="276" w:name="_Toc125960352"/>
      <w:bookmarkStart w:id="277" w:name="_Toc125984012"/>
      <w:bookmarkStart w:id="278" w:name="_Toc125984295"/>
      <w:r>
        <w:t>Agency Baseline</w:t>
      </w:r>
      <w:bookmarkEnd w:id="275"/>
      <w:bookmarkEnd w:id="276"/>
      <w:bookmarkEnd w:id="277"/>
      <w:bookmarkEnd w:id="278"/>
    </w:p>
    <w:p w14:paraId="5EEDC655" w14:textId="2071476F" w:rsidR="000D14B5" w:rsidRDefault="009748A5" w:rsidP="007F406F">
      <w:pPr>
        <w:pStyle w:val="BodyText"/>
        <w:ind w:right="248"/>
      </w:pPr>
      <w:r>
        <w:t xml:space="preserve">Training is conducted by the </w:t>
      </w:r>
      <w:r w:rsidR="002C5646">
        <w:t xml:space="preserve">KWF Program Manager with support from the KWF </w:t>
      </w:r>
      <w:r>
        <w:t xml:space="preserve">QA Officer and/or SGS staff. The trainers describe the proper handling and maintenance of sample bottles and, once the water samples were taken, how to handle the samples while in transit to the </w:t>
      </w:r>
      <w:r w:rsidR="00C82A02">
        <w:t>drop off point</w:t>
      </w:r>
      <w:r w:rsidR="009D3EAA">
        <w:t>.</w:t>
      </w:r>
      <w:r>
        <w:t xml:space="preserve"> The only field analysis performed by monitors is in-situ temperature. Proper equipment handling and maintenance is also emphasized when each monitor picks up his/her sample kit assembled by SGS. Monitors are asked to contact the Project QA Officer immediately upon receipt if any sample bottles, caps, labeling material, data sheets, etc. are not included in the kit.</w:t>
      </w:r>
    </w:p>
    <w:p w14:paraId="62DE93DA" w14:textId="77777777" w:rsidR="000D14B5" w:rsidRDefault="000D14B5">
      <w:pPr>
        <w:pStyle w:val="BodyText"/>
        <w:spacing w:before="11"/>
        <w:rPr>
          <w:sz w:val="23"/>
        </w:rPr>
      </w:pPr>
    </w:p>
    <w:p w14:paraId="5F5E2741" w14:textId="62A0A099" w:rsidR="000D14B5" w:rsidRDefault="009748A5" w:rsidP="00457A58">
      <w:pPr>
        <w:pStyle w:val="BodyText"/>
        <w:ind w:right="302"/>
      </w:pPr>
      <w:r>
        <w:t xml:space="preserve">All equipment, and kits are checked upon receipt by the Project QA Officer to ensure that all equipment is in working order and the kit was complete. Before each sampling event, Monitors are asked to inspect all kits for completeness. Kits are also inspected when Monitors bring them in with water samples to the </w:t>
      </w:r>
      <w:r w:rsidR="00317DA9">
        <w:t>drop-off location</w:t>
      </w:r>
      <w:r>
        <w:t>.</w:t>
      </w:r>
      <w:r w:rsidR="00457A58">
        <w:t xml:space="preserve"> </w:t>
      </w:r>
      <w:r>
        <w:t>SGS will provide extra sampling bottles in case some are missing in the kits.</w:t>
      </w:r>
    </w:p>
    <w:p w14:paraId="3A14DC27" w14:textId="77777777" w:rsidR="000D14B5" w:rsidRDefault="000D14B5">
      <w:pPr>
        <w:pStyle w:val="BodyText"/>
        <w:spacing w:before="2"/>
      </w:pPr>
    </w:p>
    <w:p w14:paraId="4D4EA174" w14:textId="00A3913A" w:rsidR="000D14B5" w:rsidRDefault="009748A5" w:rsidP="00FE2C57">
      <w:pPr>
        <w:pStyle w:val="Heading2"/>
        <w:ind w:left="0"/>
      </w:pPr>
      <w:bookmarkStart w:id="279" w:name="B7._INSTRUMENT_CALIBRATION_PROCEDURES"/>
      <w:bookmarkStart w:id="280" w:name="_Toc117087860"/>
      <w:bookmarkStart w:id="281" w:name="_Toc125960353"/>
      <w:bookmarkStart w:id="282" w:name="_Toc125984013"/>
      <w:bookmarkStart w:id="283" w:name="_Toc125984296"/>
      <w:bookmarkEnd w:id="279"/>
      <w:r>
        <w:t>B7.</w:t>
      </w:r>
      <w:r w:rsidR="004A6F10">
        <w:t xml:space="preserve"> </w:t>
      </w:r>
      <w:r w:rsidR="009D3EAA">
        <w:t>I</w:t>
      </w:r>
      <w:r w:rsidR="004A6F10">
        <w:t>nstrument</w:t>
      </w:r>
      <w:r w:rsidR="009D3EAA">
        <w:t xml:space="preserve"> C</w:t>
      </w:r>
      <w:r w:rsidR="004A6F10">
        <w:t>alibration</w:t>
      </w:r>
      <w:r w:rsidR="009D3EAA">
        <w:rPr>
          <w:spacing w:val="-2"/>
        </w:rPr>
        <w:t xml:space="preserve"> </w:t>
      </w:r>
      <w:r w:rsidR="009D3EAA">
        <w:t>P</w:t>
      </w:r>
      <w:r w:rsidR="004A6F10">
        <w:t>rocedures</w:t>
      </w:r>
      <w:bookmarkEnd w:id="280"/>
      <w:bookmarkEnd w:id="281"/>
      <w:bookmarkEnd w:id="282"/>
      <w:bookmarkEnd w:id="283"/>
    </w:p>
    <w:p w14:paraId="5C94BE73" w14:textId="4D9451B9" w:rsidR="000D14B5" w:rsidRDefault="009748A5" w:rsidP="007F406F">
      <w:pPr>
        <w:pStyle w:val="BodyText"/>
        <w:ind w:right="248"/>
      </w:pPr>
      <w:r>
        <w:t xml:space="preserve">Field instruments will be calibrated or verified within calibration tolerances prior to using the instruments. Calibrations will be in accordance with the respective EPA </w:t>
      </w:r>
      <w:r w:rsidR="00E63769">
        <w:t>Clean Water Act (CWA)</w:t>
      </w:r>
      <w:r>
        <w:t xml:space="preserve"> approved method against standards of known traceability and within stated certification (expiration) dates. Calibrations, etc. will be documented as previously described.</w:t>
      </w:r>
    </w:p>
    <w:p w14:paraId="515B1D6A" w14:textId="77777777" w:rsidR="000D14B5" w:rsidRDefault="000D14B5">
      <w:pPr>
        <w:pStyle w:val="BodyText"/>
        <w:spacing w:before="11"/>
        <w:rPr>
          <w:sz w:val="23"/>
        </w:rPr>
      </w:pPr>
    </w:p>
    <w:p w14:paraId="2F844AF8" w14:textId="2FBE3E5C" w:rsidR="000D14B5" w:rsidRDefault="009748A5" w:rsidP="007F406F">
      <w:pPr>
        <w:pStyle w:val="BodyText"/>
        <w:ind w:right="262"/>
      </w:pPr>
      <w:r>
        <w:t>Contracted and sub-contracted laboratories will follow the calibration procedures found in its QAP</w:t>
      </w:r>
      <w:r w:rsidR="002C5646">
        <w:t>P</w:t>
      </w:r>
      <w:r>
        <w:t xml:space="preserve"> and the laboratory’s SOPs. Specific calibration procedures for regulated pollutants will be in agreement with the respective EPA Approved CWA method of analysis</w:t>
      </w:r>
      <w:r w:rsidRPr="000736AF">
        <w:t xml:space="preserve">. Field and/or laboratory calibration records will be made available to </w:t>
      </w:r>
      <w:r w:rsidR="002C5646">
        <w:t>partner agencies</w:t>
      </w:r>
      <w:r w:rsidR="002C5646" w:rsidRPr="000736AF">
        <w:t xml:space="preserve"> </w:t>
      </w:r>
      <w:r w:rsidRPr="000736AF">
        <w:t>upon request.</w:t>
      </w:r>
    </w:p>
    <w:p w14:paraId="65A69D8C" w14:textId="77777777" w:rsidR="000D14B5" w:rsidRDefault="000D14B5">
      <w:pPr>
        <w:pStyle w:val="BodyText"/>
        <w:spacing w:before="9"/>
        <w:rPr>
          <w:b/>
          <w:i/>
          <w:sz w:val="23"/>
        </w:rPr>
      </w:pPr>
    </w:p>
    <w:p w14:paraId="43F6DF89" w14:textId="5F999ED7" w:rsidR="000D14B5" w:rsidRPr="000736AF" w:rsidRDefault="000736AF" w:rsidP="000736AF">
      <w:pPr>
        <w:pStyle w:val="AppendixSubheadings"/>
        <w:rPr>
          <w:sz w:val="24"/>
          <w:szCs w:val="24"/>
        </w:rPr>
      </w:pPr>
      <w:bookmarkStart w:id="284" w:name="_Toc125960354"/>
      <w:bookmarkStart w:id="285" w:name="_Toc125984297"/>
      <w:r w:rsidRPr="000736AF">
        <w:rPr>
          <w:sz w:val="24"/>
          <w:szCs w:val="24"/>
        </w:rPr>
        <w:t>Standard Calibration Procedures for Hydrolab Minisonde MS 5 are i</w:t>
      </w:r>
      <w:r w:rsidR="009748A5" w:rsidRPr="000736AF">
        <w:t>ncluded as Appendix H to this document.</w:t>
      </w:r>
      <w:bookmarkEnd w:id="284"/>
      <w:bookmarkEnd w:id="285"/>
    </w:p>
    <w:p w14:paraId="70EA5A7E" w14:textId="77777777" w:rsidR="000D14B5" w:rsidRDefault="000D14B5">
      <w:pPr>
        <w:pStyle w:val="BodyText"/>
      </w:pPr>
    </w:p>
    <w:p w14:paraId="699E77CD" w14:textId="5F94EC8C" w:rsidR="000D14B5" w:rsidRDefault="009748A5" w:rsidP="007F406F">
      <w:pPr>
        <w:pStyle w:val="BodyText"/>
        <w:ind w:right="502"/>
      </w:pPr>
      <w:r>
        <w:t>Note: YSI meters are calibrated to the manual specifications for each model listed. YSI meters are only used to collect temperature data. Th</w:t>
      </w:r>
      <w:r w:rsidR="00FE2C57">
        <w:t>e YSI Temperature Meter QA form</w:t>
      </w:r>
      <w:r>
        <w:t xml:space="preserve"> is found in Appendix I.</w:t>
      </w:r>
    </w:p>
    <w:p w14:paraId="7F66E031" w14:textId="77777777" w:rsidR="000D14B5" w:rsidRDefault="000D14B5">
      <w:pPr>
        <w:pStyle w:val="BodyText"/>
        <w:spacing w:before="3"/>
      </w:pPr>
    </w:p>
    <w:p w14:paraId="75D58CEB" w14:textId="77777777" w:rsidR="009D3EAA" w:rsidRDefault="009D3EAA" w:rsidP="007F406F">
      <w:pPr>
        <w:pStyle w:val="Heading2"/>
        <w:ind w:left="0"/>
      </w:pPr>
      <w:bookmarkStart w:id="286" w:name="B8._INSPECTION_AND_ACCEPTANCE_REQUIREMEN"/>
      <w:bookmarkStart w:id="287" w:name="_Toc117087861"/>
      <w:bookmarkStart w:id="288" w:name="_Toc125960355"/>
      <w:bookmarkStart w:id="289" w:name="_Toc125984014"/>
      <w:bookmarkStart w:id="290" w:name="_Toc125984298"/>
      <w:bookmarkEnd w:id="286"/>
      <w:r>
        <w:t>B8.</w:t>
      </w:r>
      <w:r w:rsidR="00C364A7">
        <w:t xml:space="preserve"> </w:t>
      </w:r>
      <w:r>
        <w:t>I</w:t>
      </w:r>
      <w:r w:rsidR="00C364A7">
        <w:t>nspection</w:t>
      </w:r>
      <w:r>
        <w:t xml:space="preserve"> </w:t>
      </w:r>
      <w:r w:rsidR="00C82A02">
        <w:t>a</w:t>
      </w:r>
      <w:r w:rsidR="00C364A7">
        <w:t>nd</w:t>
      </w:r>
      <w:r>
        <w:t xml:space="preserve"> A</w:t>
      </w:r>
      <w:r w:rsidR="00C364A7">
        <w:t>cceptance</w:t>
      </w:r>
      <w:r>
        <w:t xml:space="preserve"> R</w:t>
      </w:r>
      <w:r w:rsidR="00C364A7">
        <w:t>equirements</w:t>
      </w:r>
      <w:r>
        <w:t xml:space="preserve"> </w:t>
      </w:r>
      <w:r w:rsidR="00C82A02">
        <w:t>f</w:t>
      </w:r>
      <w:r w:rsidR="00C364A7">
        <w:t>or</w:t>
      </w:r>
      <w:r>
        <w:rPr>
          <w:spacing w:val="-9"/>
        </w:rPr>
        <w:t xml:space="preserve"> </w:t>
      </w:r>
      <w:r>
        <w:t>S</w:t>
      </w:r>
      <w:r w:rsidR="00C364A7">
        <w:t>upplies</w:t>
      </w:r>
      <w:bookmarkEnd w:id="287"/>
      <w:bookmarkEnd w:id="288"/>
      <w:bookmarkEnd w:id="289"/>
      <w:bookmarkEnd w:id="290"/>
    </w:p>
    <w:p w14:paraId="0F200D49" w14:textId="77777777" w:rsidR="000D14B5" w:rsidRDefault="000D14B5">
      <w:pPr>
        <w:pStyle w:val="BodyText"/>
        <w:rPr>
          <w:b/>
        </w:rPr>
      </w:pPr>
    </w:p>
    <w:p w14:paraId="5BAA7100" w14:textId="5A493075" w:rsidR="000D14B5" w:rsidRPr="00580EED" w:rsidRDefault="009748A5" w:rsidP="00457A58">
      <w:pPr>
        <w:pStyle w:val="BodyText"/>
      </w:pPr>
      <w:r w:rsidRPr="00457A58">
        <w:rPr>
          <w:b/>
        </w:rPr>
        <w:t>Agency Baselin</w:t>
      </w:r>
      <w:r w:rsidR="00B36AEB" w:rsidRPr="00457A58">
        <w:rPr>
          <w:b/>
        </w:rPr>
        <w:t>e</w:t>
      </w:r>
    </w:p>
    <w:p w14:paraId="75F144E5" w14:textId="2751605D" w:rsidR="000D14B5" w:rsidRDefault="009748A5" w:rsidP="00D528B3">
      <w:pPr>
        <w:pStyle w:val="BodyText"/>
        <w:ind w:right="274"/>
        <w:sectPr w:rsidR="000D14B5">
          <w:pgSz w:w="11900" w:h="16840"/>
          <w:pgMar w:top="1620" w:right="940" w:bottom="940" w:left="1040" w:header="929" w:footer="744" w:gutter="0"/>
          <w:cols w:space="720"/>
        </w:sectPr>
      </w:pPr>
      <w:r>
        <w:t xml:space="preserve">Monitoring supplies are provided by SGS. The lead contact at SGS has the responsibility of ordering equipment and supplies. All sample containers, tubing, filters, etc. provided by SGS will be certified clean for the analyses of interest. </w:t>
      </w:r>
      <w:r w:rsidR="0022144D">
        <w:t xml:space="preserve">The </w:t>
      </w:r>
      <w:r>
        <w:t>KWF team will take note of the information on the certificate of analysis that accompanies sample containers to ensure that they meet the specifications and guidance for contaminant-free sample containers for the analyses of interest. The project QA Officer has the responsibility to ensure that adequate supplies are available and being used at the time of sampling</w:t>
      </w:r>
      <w:r w:rsidR="00D528B3">
        <w:t>.</w:t>
      </w:r>
    </w:p>
    <w:p w14:paraId="43ECEAB8" w14:textId="77777777" w:rsidR="000D14B5" w:rsidRDefault="000D14B5">
      <w:pPr>
        <w:pStyle w:val="BodyText"/>
        <w:spacing w:before="1"/>
      </w:pPr>
    </w:p>
    <w:p w14:paraId="72F5737A" w14:textId="3E38368C" w:rsidR="000D14B5" w:rsidRDefault="009748A5" w:rsidP="00457A58">
      <w:pPr>
        <w:pStyle w:val="Heading2"/>
        <w:ind w:left="0"/>
      </w:pPr>
      <w:bookmarkStart w:id="291" w:name="B9._DATA_ACQUISITION_REQUIREMENTS_FOR_NO"/>
      <w:bookmarkStart w:id="292" w:name="_Toc117087862"/>
      <w:bookmarkStart w:id="293" w:name="_Toc125960356"/>
      <w:bookmarkStart w:id="294" w:name="_Toc125984015"/>
      <w:bookmarkStart w:id="295" w:name="_Toc125984299"/>
      <w:bookmarkEnd w:id="291"/>
      <w:r>
        <w:t>B9.</w:t>
      </w:r>
      <w:r w:rsidR="00C364A7">
        <w:t xml:space="preserve"> </w:t>
      </w:r>
      <w:r w:rsidR="009D3EAA">
        <w:t>D</w:t>
      </w:r>
      <w:r w:rsidR="00C364A7">
        <w:t>ata</w:t>
      </w:r>
      <w:r w:rsidR="009D3EAA">
        <w:t xml:space="preserve"> A</w:t>
      </w:r>
      <w:r w:rsidR="00C364A7">
        <w:t>cquisition</w:t>
      </w:r>
      <w:r w:rsidR="009D3EAA">
        <w:t xml:space="preserve"> R</w:t>
      </w:r>
      <w:r w:rsidR="00C364A7">
        <w:t>equirements</w:t>
      </w:r>
      <w:r w:rsidR="009D3EAA">
        <w:t xml:space="preserve"> </w:t>
      </w:r>
      <w:r w:rsidR="0022144D">
        <w:t>f</w:t>
      </w:r>
      <w:r w:rsidR="00C364A7">
        <w:t>or</w:t>
      </w:r>
      <w:r w:rsidR="009D3EAA">
        <w:t xml:space="preserve"> N</w:t>
      </w:r>
      <w:r w:rsidR="00C364A7">
        <w:t>on</w:t>
      </w:r>
      <w:r w:rsidR="009D3EAA">
        <w:t>-D</w:t>
      </w:r>
      <w:r w:rsidR="00C364A7">
        <w:t xml:space="preserve">irect </w:t>
      </w:r>
      <w:r w:rsidR="009D3EAA">
        <w:t>M</w:t>
      </w:r>
      <w:r w:rsidR="00C364A7">
        <w:t>easurements</w:t>
      </w:r>
      <w:bookmarkEnd w:id="292"/>
      <w:bookmarkEnd w:id="293"/>
      <w:bookmarkEnd w:id="294"/>
      <w:bookmarkEnd w:id="295"/>
    </w:p>
    <w:p w14:paraId="4D5BF8F8" w14:textId="77777777" w:rsidR="000D14B5" w:rsidRDefault="000D14B5">
      <w:pPr>
        <w:pStyle w:val="BodyText"/>
        <w:rPr>
          <w:b/>
        </w:rPr>
      </w:pPr>
    </w:p>
    <w:p w14:paraId="5C6B206D" w14:textId="1E9F3B7D" w:rsidR="000D14B5" w:rsidRPr="00580EED" w:rsidRDefault="009748A5" w:rsidP="00457A58">
      <w:pPr>
        <w:pStyle w:val="BodyText"/>
      </w:pPr>
      <w:bookmarkStart w:id="296" w:name="_Toc117087863"/>
      <w:r w:rsidRPr="00457A58">
        <w:rPr>
          <w:b/>
          <w:i/>
        </w:rPr>
        <w:t>Applies to all elements of the monitoring effort</w:t>
      </w:r>
      <w:bookmarkEnd w:id="296"/>
    </w:p>
    <w:p w14:paraId="14C7E9BD" w14:textId="1E26C301" w:rsidR="000D14B5" w:rsidRDefault="009748A5" w:rsidP="007F406F">
      <w:pPr>
        <w:pStyle w:val="BodyText"/>
        <w:ind w:right="254"/>
      </w:pPr>
      <w:r>
        <w:t xml:space="preserve">Weather data downloaded or purchased through the National Oceanic and Atmospheric Administration (NOAA) </w:t>
      </w:r>
      <w:r w:rsidR="009D3EAA">
        <w:t>w</w:t>
      </w:r>
      <w:r w:rsidR="00C266A5" w:rsidRPr="006F1622">
        <w:t>eb site (</w:t>
      </w:r>
      <w:hyperlink r:id="rId39" w:history="1">
        <w:r w:rsidR="00C266A5" w:rsidRPr="006F1622">
          <w:rPr>
            <w:rStyle w:val="Hyperlink"/>
          </w:rPr>
          <w:t>http://www.ncei.noaa.gov</w:t>
        </w:r>
      </w:hyperlink>
      <w:r w:rsidR="00C266A5" w:rsidRPr="006F1622">
        <w:t xml:space="preserve">) </w:t>
      </w:r>
      <w:r>
        <w:t xml:space="preserve">also will be used and assumed accurate. Stream discharge data may be obtained from the U.S. Geological Survey (USGS) </w:t>
      </w:r>
      <w:r w:rsidR="0022144D">
        <w:t>(</w:t>
      </w:r>
      <w:hyperlink r:id="rId40" w:history="1">
        <w:r w:rsidR="0022144D" w:rsidRPr="0022144D">
          <w:rPr>
            <w:rStyle w:val="Hyperlink"/>
          </w:rPr>
          <w:t>https://maps.waterdata.usgs.gov/mapper/)</w:t>
        </w:r>
      </w:hyperlink>
      <w:r>
        <w:t>and will be assumed to be accurate.</w:t>
      </w:r>
    </w:p>
    <w:p w14:paraId="545EBFF7" w14:textId="77777777" w:rsidR="000D14B5" w:rsidRDefault="000D14B5">
      <w:pPr>
        <w:pStyle w:val="BodyText"/>
        <w:spacing w:before="2"/>
      </w:pPr>
    </w:p>
    <w:p w14:paraId="51F74B6F" w14:textId="2074E2E8" w:rsidR="000D14B5" w:rsidRDefault="009748A5" w:rsidP="007B1BD4">
      <w:pPr>
        <w:pStyle w:val="Heading2"/>
        <w:ind w:left="0"/>
      </w:pPr>
      <w:bookmarkStart w:id="297" w:name="B10._DATA_MANAGEMENT"/>
      <w:bookmarkStart w:id="298" w:name="_Toc117087864"/>
      <w:bookmarkStart w:id="299" w:name="_Toc125960357"/>
      <w:bookmarkStart w:id="300" w:name="_Toc125984016"/>
      <w:bookmarkStart w:id="301" w:name="_Toc125984300"/>
      <w:bookmarkEnd w:id="297"/>
      <w:r>
        <w:t>B10.</w:t>
      </w:r>
      <w:r w:rsidR="00C266A5">
        <w:t xml:space="preserve"> </w:t>
      </w:r>
      <w:r w:rsidR="009D3EAA">
        <w:t>D</w:t>
      </w:r>
      <w:r w:rsidR="00C266A5">
        <w:t>ata</w:t>
      </w:r>
      <w:r w:rsidR="009D3EAA">
        <w:rPr>
          <w:spacing w:val="-2"/>
        </w:rPr>
        <w:t xml:space="preserve"> </w:t>
      </w:r>
      <w:r w:rsidR="009D3EAA">
        <w:t>M</w:t>
      </w:r>
      <w:r w:rsidR="00C266A5">
        <w:t>anagement</w:t>
      </w:r>
      <w:bookmarkEnd w:id="298"/>
      <w:bookmarkEnd w:id="299"/>
      <w:bookmarkEnd w:id="300"/>
      <w:bookmarkEnd w:id="301"/>
    </w:p>
    <w:p w14:paraId="1715BFF6" w14:textId="4585BF23" w:rsidR="000D14B5" w:rsidRDefault="009748A5" w:rsidP="007B1BD4">
      <w:pPr>
        <w:pStyle w:val="BodyText"/>
      </w:pPr>
      <w:r>
        <w:t>The success of a monitoring project relies on data and their interpretation. It is critical that data be available to users and that these data are:</w:t>
      </w:r>
    </w:p>
    <w:p w14:paraId="37026D05" w14:textId="77777777" w:rsidR="00B90285" w:rsidRDefault="00B90285" w:rsidP="007B1BD4">
      <w:pPr>
        <w:pStyle w:val="BodyText"/>
        <w:ind w:left="687"/>
      </w:pPr>
    </w:p>
    <w:p w14:paraId="0676ED65" w14:textId="77777777" w:rsidR="007F406F" w:rsidRDefault="009748A5" w:rsidP="007B1BD4">
      <w:pPr>
        <w:pStyle w:val="BodyText"/>
        <w:numPr>
          <w:ilvl w:val="0"/>
          <w:numId w:val="79"/>
        </w:numPr>
      </w:pPr>
      <w:r w:rsidRPr="00AF7CAA">
        <w:t>Of known</w:t>
      </w:r>
      <w:r w:rsidRPr="00E16D23">
        <w:rPr>
          <w:spacing w:val="-2"/>
        </w:rPr>
        <w:t xml:space="preserve"> </w:t>
      </w:r>
      <w:r w:rsidRPr="00412CB2">
        <w:t>quality</w:t>
      </w:r>
    </w:p>
    <w:p w14:paraId="08F5AFB3" w14:textId="77777777" w:rsidR="007F406F" w:rsidRDefault="009748A5" w:rsidP="007B1BD4">
      <w:pPr>
        <w:pStyle w:val="BodyText"/>
        <w:numPr>
          <w:ilvl w:val="0"/>
          <w:numId w:val="79"/>
        </w:numPr>
      </w:pPr>
      <w:r w:rsidRPr="00E16D23">
        <w:t>Reliable</w:t>
      </w:r>
    </w:p>
    <w:p w14:paraId="41DCD5A3" w14:textId="77777777" w:rsidR="007F406F" w:rsidRDefault="009748A5" w:rsidP="007B1BD4">
      <w:pPr>
        <w:pStyle w:val="BodyText"/>
        <w:numPr>
          <w:ilvl w:val="0"/>
          <w:numId w:val="79"/>
        </w:numPr>
      </w:pPr>
      <w:r w:rsidRPr="00E16D23">
        <w:t>Aggregated in a manner consistent with their prime use</w:t>
      </w:r>
    </w:p>
    <w:p w14:paraId="49D5D99A" w14:textId="51D05F17" w:rsidR="000D14B5" w:rsidRPr="00AF7CAA" w:rsidRDefault="009748A5" w:rsidP="007F406F">
      <w:pPr>
        <w:pStyle w:val="BodyText"/>
        <w:numPr>
          <w:ilvl w:val="0"/>
          <w:numId w:val="79"/>
        </w:numPr>
      </w:pPr>
      <w:r w:rsidRPr="00E16D23">
        <w:t>Accessible to a variety of</w:t>
      </w:r>
      <w:r w:rsidRPr="007F406F">
        <w:rPr>
          <w:spacing w:val="-2"/>
        </w:rPr>
        <w:t xml:space="preserve"> </w:t>
      </w:r>
      <w:r w:rsidRPr="00412CB2">
        <w:t>users</w:t>
      </w:r>
    </w:p>
    <w:p w14:paraId="6B36E0C3" w14:textId="77777777" w:rsidR="007F406F" w:rsidRDefault="007F406F" w:rsidP="007F406F">
      <w:pPr>
        <w:pStyle w:val="BodyText"/>
        <w:ind w:right="475"/>
        <w:rPr>
          <w:sz w:val="23"/>
        </w:rPr>
      </w:pPr>
    </w:p>
    <w:p w14:paraId="0F06793C" w14:textId="269EE29C" w:rsidR="000D14B5" w:rsidRDefault="009748A5" w:rsidP="007B1BD4">
      <w:pPr>
        <w:pStyle w:val="BodyText"/>
        <w:ind w:right="475"/>
      </w:pPr>
      <w:r>
        <w:t>Quality Assurance/Quality Control (QA/QC) of data management begins with the raw data and ends with a defensible report, preferably through the computerized messaging of raw data.</w:t>
      </w:r>
      <w:r w:rsidR="00124C91">
        <w:t xml:space="preserve"> See </w:t>
      </w:r>
      <w:r w:rsidR="00124C91" w:rsidRPr="00124C91">
        <w:t xml:space="preserve">Figure </w:t>
      </w:r>
      <w:r w:rsidR="00CD42F0">
        <w:fldChar w:fldCharType="begin"/>
      </w:r>
      <w:r w:rsidR="00CD42F0">
        <w:instrText xml:space="preserve"> SEQ Figure \* ARABIC </w:instrText>
      </w:r>
      <w:r w:rsidR="00CD42F0">
        <w:fldChar w:fldCharType="separate"/>
      </w:r>
      <w:r w:rsidR="00124C91" w:rsidRPr="00124C91">
        <w:rPr>
          <w:noProof/>
        </w:rPr>
        <w:t>4</w:t>
      </w:r>
      <w:r w:rsidR="00CD42F0">
        <w:rPr>
          <w:noProof/>
        </w:rPr>
        <w:fldChar w:fldCharType="end"/>
      </w:r>
      <w:r w:rsidR="00124C91">
        <w:t xml:space="preserve"> for details.</w:t>
      </w:r>
    </w:p>
    <w:p w14:paraId="25447A85" w14:textId="77777777" w:rsidR="007F406F" w:rsidRDefault="007F406F" w:rsidP="007F406F">
      <w:pPr>
        <w:pStyle w:val="BodyText"/>
        <w:ind w:right="389"/>
      </w:pPr>
    </w:p>
    <w:p w14:paraId="3C29344D" w14:textId="17FAEBE8" w:rsidR="00B515CF" w:rsidRDefault="009748A5" w:rsidP="007B1BD4">
      <w:pPr>
        <w:pStyle w:val="BodyText"/>
        <w:ind w:right="389"/>
      </w:pPr>
      <w:r>
        <w:t>Data management encompasses and traces the path of the data from their generation to their final use or storage [e.g., from field measurements and sample collection/recording through transfer of data to computers (laptops, data acquisition systems, etc.), laboratory analysis, data validation/verification, QA assessments and reporting of data of known quality to the Project Manager</w:t>
      </w:r>
      <w:r w:rsidR="003031F6">
        <w:t xml:space="preserve"> and partner agencies upon request</w:t>
      </w:r>
      <w:r>
        <w:t>. Data management also includes/discusses the control mechanism for detecting and correcting errors.</w:t>
      </w:r>
    </w:p>
    <w:p w14:paraId="601D0357" w14:textId="77777777" w:rsidR="007F406F" w:rsidRDefault="007F406F" w:rsidP="007F406F">
      <w:pPr>
        <w:pStyle w:val="BodyText"/>
        <w:ind w:right="389"/>
      </w:pPr>
    </w:p>
    <w:p w14:paraId="68FC2D74" w14:textId="669AEA57" w:rsidR="000D14B5" w:rsidRDefault="009748A5" w:rsidP="007B1BD4">
      <w:pPr>
        <w:pStyle w:val="BodyText"/>
        <w:ind w:right="389"/>
      </w:pPr>
      <w:r>
        <w:t>Various people are responsible for separate or discrete parts of the data management process:</w:t>
      </w:r>
    </w:p>
    <w:p w14:paraId="0D17B7C6" w14:textId="77777777" w:rsidR="00B515CF" w:rsidRDefault="00B515CF" w:rsidP="00457A58">
      <w:pPr>
        <w:pStyle w:val="BodyText"/>
        <w:ind w:left="720" w:right="389"/>
      </w:pPr>
    </w:p>
    <w:p w14:paraId="17F5E29B" w14:textId="5452F7BB" w:rsidR="007F406F" w:rsidRDefault="009748A5" w:rsidP="00457A58">
      <w:pPr>
        <w:pStyle w:val="BodyText"/>
        <w:numPr>
          <w:ilvl w:val="0"/>
          <w:numId w:val="80"/>
        </w:numPr>
        <w:ind w:right="389"/>
      </w:pPr>
      <w:r w:rsidRPr="00AF7CAA">
        <w:t xml:space="preserve">The sampling team is responsible for field measurements/sample </w:t>
      </w:r>
      <w:r w:rsidRPr="00E16D23">
        <w:t>collection and recording of data and subsequent shipment of samples to laboratories for analyses. They assemble data files, which includes raw data, calibration information and certificates, QC checks (routine checks), data flags, sampler comments and meta</w:t>
      </w:r>
      <w:r w:rsidRPr="00412CB2">
        <w:t>data where available. These files are assembled and forwarded for secondary data review by the sampling manager or</w:t>
      </w:r>
      <w:r>
        <w:rPr>
          <w:spacing w:val="-1"/>
        </w:rPr>
        <w:t xml:space="preserve"> </w:t>
      </w:r>
      <w:r>
        <w:t>supervisor.</w:t>
      </w:r>
    </w:p>
    <w:p w14:paraId="2181A3AE" w14:textId="77777777" w:rsidR="007F406F" w:rsidRDefault="009748A5" w:rsidP="00457A58">
      <w:pPr>
        <w:pStyle w:val="BodyText"/>
        <w:numPr>
          <w:ilvl w:val="0"/>
          <w:numId w:val="80"/>
        </w:numPr>
        <w:ind w:right="389"/>
      </w:pPr>
      <w:r w:rsidRPr="00AF7CAA">
        <w:t>Laboratories are responsible for complying with the data quality objectives specified in the QAPP and as specified in the labora</w:t>
      </w:r>
      <w:r w:rsidRPr="00E16D23">
        <w:t>tory QAP and method specific SOPs. Validated sample laboratory data results with respective analytical method QA/QC results and acceptance criteria are reported to the sampling manager or project</w:t>
      </w:r>
      <w:r w:rsidRPr="007F406F">
        <w:rPr>
          <w:spacing w:val="-11"/>
        </w:rPr>
        <w:t xml:space="preserve"> </w:t>
      </w:r>
      <w:r>
        <w:t>supervisor.</w:t>
      </w:r>
    </w:p>
    <w:p w14:paraId="3FB72C3B" w14:textId="396D41A1" w:rsidR="007F406F" w:rsidRDefault="009748A5" w:rsidP="00457A58">
      <w:pPr>
        <w:pStyle w:val="BodyText"/>
        <w:numPr>
          <w:ilvl w:val="0"/>
          <w:numId w:val="80"/>
        </w:numPr>
        <w:ind w:right="389"/>
      </w:pPr>
      <w:r w:rsidRPr="00AF7CAA">
        <w:t>Secondary reviewers (sampling coordinator/superv</w:t>
      </w:r>
      <w:r w:rsidRPr="00E16D23">
        <w:t xml:space="preserve">isor/project supervisor) are responsible for QA/QC review, verification and validation of field and laboratory data and data reformatting as appropriate for reporting to </w:t>
      </w:r>
      <w:r w:rsidR="00307E5C">
        <w:t>the EPA Water Quality Exchange</w:t>
      </w:r>
      <w:r w:rsidR="009D3EAA" w:rsidRPr="00EA0AA6">
        <w:t>, A</w:t>
      </w:r>
      <w:r w:rsidR="00307E5C">
        <w:t>W</w:t>
      </w:r>
      <w:r w:rsidR="009D3EAA" w:rsidRPr="00EA0AA6">
        <w:t>QMS</w:t>
      </w:r>
      <w:r w:rsidR="006D5F54">
        <w:t xml:space="preserve"> (if subscribed)</w:t>
      </w:r>
      <w:r w:rsidRPr="00AF7CAA">
        <w:t>, and reporting validated data to the project</w:t>
      </w:r>
      <w:r w:rsidRPr="007F406F">
        <w:rPr>
          <w:spacing w:val="-3"/>
        </w:rPr>
        <w:t xml:space="preserve"> </w:t>
      </w:r>
      <w:r>
        <w:t>manager.</w:t>
      </w:r>
    </w:p>
    <w:p w14:paraId="21F1A926" w14:textId="77777777" w:rsidR="007F406F" w:rsidRDefault="009748A5" w:rsidP="00457A58">
      <w:pPr>
        <w:pStyle w:val="BodyText"/>
        <w:numPr>
          <w:ilvl w:val="0"/>
          <w:numId w:val="80"/>
        </w:numPr>
        <w:ind w:right="389"/>
      </w:pPr>
      <w:r w:rsidRPr="00AF7CAA">
        <w:t>The project QA of</w:t>
      </w:r>
      <w:r w:rsidRPr="00E16D23">
        <w:t>ficer is responsible for performing routine independent reviews of data to ensure the monitoring projects data quality objectives are being met. Findings and recommended corrective actions (as appropriate) are reported directly to project management.</w:t>
      </w:r>
    </w:p>
    <w:p w14:paraId="67D62577" w14:textId="71C3397A" w:rsidR="007F406F" w:rsidRDefault="009748A5" w:rsidP="00457A58">
      <w:pPr>
        <w:pStyle w:val="BodyText"/>
        <w:numPr>
          <w:ilvl w:val="0"/>
          <w:numId w:val="80"/>
        </w:numPr>
        <w:ind w:right="389"/>
      </w:pPr>
      <w:r w:rsidRPr="00AF7CAA">
        <w:t xml:space="preserve">The </w:t>
      </w:r>
      <w:r w:rsidRPr="00B34ACF">
        <w:t>project manager is responsible for final data</w:t>
      </w:r>
      <w:r w:rsidRPr="007F406F">
        <w:rPr>
          <w:spacing w:val="-4"/>
        </w:rPr>
        <w:t xml:space="preserve"> </w:t>
      </w:r>
      <w:r w:rsidRPr="00B34ACF">
        <w:t>certification</w:t>
      </w:r>
    </w:p>
    <w:p w14:paraId="5DAA8213" w14:textId="558441BC" w:rsidR="000D14B5" w:rsidRDefault="00124C91" w:rsidP="00124C91">
      <w:pPr>
        <w:pStyle w:val="BodyText"/>
        <w:numPr>
          <w:ilvl w:val="0"/>
          <w:numId w:val="80"/>
        </w:numPr>
        <w:ind w:right="389"/>
      </w:pPr>
      <w:r>
        <w:lastRenderedPageBreak/>
        <w:t xml:space="preserve">Prior to uplift to the EPA Water Quality Exchange, a final tertiary review is conducted by a third party, such as the </w:t>
      </w:r>
      <w:r w:rsidR="009748A5" w:rsidRPr="00124C91">
        <w:t xml:space="preserve">ADEC DOW </w:t>
      </w:r>
      <w:r w:rsidR="0010405F">
        <w:t>Water Quality Nonpoint Source Regional Staff</w:t>
      </w:r>
      <w:r w:rsidR="009748A5" w:rsidRPr="00124C91">
        <w:t>/WQAO</w:t>
      </w:r>
      <w:r>
        <w:t xml:space="preserve"> or another party as recommended by ADEC</w:t>
      </w:r>
      <w:r w:rsidR="0010405F">
        <w:t xml:space="preserve"> and technical review board members</w:t>
      </w:r>
      <w:r w:rsidR="009748A5" w:rsidRPr="00124C91">
        <w:t>.</w:t>
      </w:r>
    </w:p>
    <w:p w14:paraId="5BC2960F" w14:textId="234D3C0E" w:rsidR="007912F2" w:rsidRPr="00124C91" w:rsidRDefault="007912F2" w:rsidP="007912F2">
      <w:pPr>
        <w:pStyle w:val="BodyText"/>
        <w:numPr>
          <w:ilvl w:val="0"/>
          <w:numId w:val="80"/>
        </w:numPr>
        <w:ind w:right="389"/>
        <w:rPr>
          <w:ins w:id="302" w:author="Benjamin Meyer" w:date="2023-03-02T09:33:00Z"/>
        </w:rPr>
      </w:pPr>
      <w:ins w:id="303" w:author="Benjamin Meyer" w:date="2023-03-02T09:33:00Z">
        <w:r>
          <w:t>ADEC staff will perform a biannual assessment of water quality that has been uplifted to the EPA Water Quality Exchange in the context of regulatory limits as part of their Integrat</w:t>
        </w:r>
      </w:ins>
      <w:r>
        <w:t>ed</w:t>
      </w:r>
      <w:ins w:id="304" w:author="Benjamin Meyer" w:date="2023-03-02T09:33:00Z">
        <w:r>
          <w:t xml:space="preserve"> Assessment report.</w:t>
        </w:r>
      </w:ins>
    </w:p>
    <w:p w14:paraId="714D059D" w14:textId="77777777" w:rsidR="000D14B5" w:rsidRDefault="000D14B5">
      <w:pPr>
        <w:pStyle w:val="BodyText"/>
        <w:rPr>
          <w:sz w:val="26"/>
        </w:rPr>
      </w:pPr>
    </w:p>
    <w:p w14:paraId="32DD5BC3" w14:textId="77777777" w:rsidR="000D14B5" w:rsidRDefault="000D14B5">
      <w:pPr>
        <w:pStyle w:val="BodyText"/>
        <w:spacing w:before="2"/>
        <w:rPr>
          <w:sz w:val="22"/>
        </w:rPr>
      </w:pPr>
    </w:p>
    <w:p w14:paraId="711607E7" w14:textId="66F10095" w:rsidR="000D14B5" w:rsidRPr="007F406F" w:rsidRDefault="007F406F" w:rsidP="007F406F">
      <w:pPr>
        <w:tabs>
          <w:tab w:val="left" w:pos="1408"/>
        </w:tabs>
        <w:spacing w:line="275" w:lineRule="exact"/>
        <w:rPr>
          <w:b/>
          <w:sz w:val="24"/>
        </w:rPr>
      </w:pPr>
      <w:r>
        <w:rPr>
          <w:b/>
          <w:sz w:val="24"/>
        </w:rPr>
        <w:t xml:space="preserve">B10.1 </w:t>
      </w:r>
      <w:r w:rsidR="009748A5" w:rsidRPr="007F406F">
        <w:rPr>
          <w:b/>
          <w:sz w:val="24"/>
        </w:rPr>
        <w:t>Data Storage and</w:t>
      </w:r>
      <w:r w:rsidR="009748A5" w:rsidRPr="007F406F">
        <w:rPr>
          <w:b/>
          <w:spacing w:val="-2"/>
          <w:sz w:val="24"/>
        </w:rPr>
        <w:t xml:space="preserve"> </w:t>
      </w:r>
      <w:r w:rsidR="009748A5" w:rsidRPr="007F406F">
        <w:rPr>
          <w:b/>
          <w:sz w:val="24"/>
        </w:rPr>
        <w:t>Retention</w:t>
      </w:r>
    </w:p>
    <w:p w14:paraId="753A0E5E" w14:textId="77777777" w:rsidR="000D14B5" w:rsidRDefault="009748A5" w:rsidP="007F406F">
      <w:pPr>
        <w:pStyle w:val="BodyText"/>
        <w:ind w:right="341"/>
      </w:pPr>
      <w:r>
        <w:t>Data management files will be stored as described below and in Section A9, Documents and Records. Laboratory records must be retained by the contract laboratory for a minimum of five years.</w:t>
      </w:r>
    </w:p>
    <w:p w14:paraId="2BD279DE" w14:textId="77777777" w:rsidR="00A412ED" w:rsidRDefault="00A412ED" w:rsidP="009D3EAA">
      <w:pPr>
        <w:pStyle w:val="BodyText"/>
        <w:ind w:left="688" w:right="341"/>
      </w:pPr>
    </w:p>
    <w:p w14:paraId="51CFCE10" w14:textId="3B0DF2C1" w:rsidR="000D14B5" w:rsidRDefault="009748A5" w:rsidP="007F406F">
      <w:pPr>
        <w:pStyle w:val="BodyText"/>
        <w:ind w:right="295"/>
      </w:pPr>
      <w:r>
        <w:t xml:space="preserve">All data are reviewed by the Project QA Officer and the Project Manager before data are accepted. Data will be </w:t>
      </w:r>
      <w:r w:rsidR="00230E63">
        <w:t>converted</w:t>
      </w:r>
      <w:r>
        <w:t xml:space="preserve"> into a customized</w:t>
      </w:r>
      <w:r w:rsidR="00B515CF">
        <w:t xml:space="preserve"> template in Microsoft Excel</w:t>
      </w:r>
      <w:r w:rsidR="00E671E7">
        <w:t xml:space="preserve"> compatible with the data uplift proc</w:t>
      </w:r>
      <w:r w:rsidR="009D4825">
        <w:t>edure being applied (e.g. the EPA Water Quality Exchange or the Ambient Water Quality Management System (AWQMS))</w:t>
      </w:r>
      <w:r w:rsidR="009D3EAA">
        <w:t>.</w:t>
      </w:r>
      <w:r>
        <w:t xml:space="preserve"> Data will be reviewed to determine if water quality problems exist and any values exceed water quality standards. Data files are backed up on KWF server</w:t>
      </w:r>
      <w:r w:rsidR="00230E63">
        <w:t>, which in turn is backed up at a remote location by the IT service provider North Tech Group (</w:t>
      </w:r>
      <w:hyperlink r:id="rId41" w:history="1">
        <w:r w:rsidR="00230E63" w:rsidRPr="00EC698C">
          <w:rPr>
            <w:rStyle w:val="Hyperlink"/>
          </w:rPr>
          <w:t>https://northtechgroup.com/</w:t>
        </w:r>
      </w:hyperlink>
      <w:r w:rsidR="00230E63">
        <w:t>). See Figure 4 for the data management flowchart</w:t>
      </w:r>
      <w:r>
        <w:t>.</w:t>
      </w:r>
    </w:p>
    <w:p w14:paraId="2C211C79" w14:textId="77777777" w:rsidR="000D14B5" w:rsidRDefault="000D14B5">
      <w:pPr>
        <w:pStyle w:val="BodyText"/>
        <w:rPr>
          <w:sz w:val="20"/>
        </w:rPr>
      </w:pPr>
    </w:p>
    <w:p w14:paraId="0D4E0D93" w14:textId="77777777" w:rsidR="000D14B5" w:rsidRDefault="000D14B5">
      <w:pPr>
        <w:pStyle w:val="BodyText"/>
        <w:rPr>
          <w:sz w:val="20"/>
        </w:rPr>
      </w:pPr>
    </w:p>
    <w:p w14:paraId="066B7C0D" w14:textId="77777777" w:rsidR="000D14B5" w:rsidRPr="00457A58" w:rsidRDefault="000D14B5" w:rsidP="00231651">
      <w:pPr>
        <w:pStyle w:val="BodyText"/>
        <w:spacing w:before="9"/>
        <w:rPr>
          <w:sz w:val="21"/>
        </w:rPr>
      </w:pPr>
    </w:p>
    <w:p w14:paraId="6482A250" w14:textId="77777777" w:rsidR="000D14B5" w:rsidRPr="00457A58" w:rsidRDefault="000D14B5" w:rsidP="00231651">
      <w:pPr>
        <w:pStyle w:val="BodyText"/>
        <w:spacing w:before="9"/>
        <w:rPr>
          <w:sz w:val="21"/>
        </w:rPr>
      </w:pPr>
    </w:p>
    <w:p w14:paraId="33F9215B" w14:textId="77777777" w:rsidR="009D3EAA" w:rsidRDefault="009D3EAA" w:rsidP="009D3EAA">
      <w:pPr>
        <w:pStyle w:val="BodyText"/>
        <w:spacing w:before="2"/>
        <w:rPr>
          <w:sz w:val="7"/>
        </w:rPr>
      </w:pPr>
    </w:p>
    <w:p w14:paraId="778171CD" w14:textId="77777777" w:rsidR="009D3EAA" w:rsidRDefault="009D3EAA" w:rsidP="009D3EAA">
      <w:pPr>
        <w:spacing w:before="90"/>
        <w:rPr>
          <w:b/>
          <w:sz w:val="24"/>
        </w:rPr>
      </w:pPr>
    </w:p>
    <w:p w14:paraId="3BF7CC32" w14:textId="77777777" w:rsidR="009D3EAA" w:rsidRDefault="009D3EAA" w:rsidP="009D3EAA">
      <w:pPr>
        <w:rPr>
          <w:sz w:val="24"/>
        </w:rPr>
      </w:pPr>
    </w:p>
    <w:p w14:paraId="2C61646B" w14:textId="77777777" w:rsidR="00846D72" w:rsidRDefault="00846D72" w:rsidP="009D3EAA">
      <w:pPr>
        <w:rPr>
          <w:sz w:val="24"/>
        </w:rPr>
      </w:pPr>
    </w:p>
    <w:p w14:paraId="2F5636F0" w14:textId="77777777" w:rsidR="00846D72" w:rsidRDefault="00846D72" w:rsidP="009D3EAA">
      <w:pPr>
        <w:rPr>
          <w:sz w:val="24"/>
        </w:rPr>
      </w:pPr>
    </w:p>
    <w:p w14:paraId="19865567" w14:textId="77777777" w:rsidR="00846D72" w:rsidRDefault="00846D72" w:rsidP="009D3EAA">
      <w:pPr>
        <w:rPr>
          <w:sz w:val="24"/>
        </w:rPr>
      </w:pPr>
    </w:p>
    <w:p w14:paraId="51871D72" w14:textId="77777777" w:rsidR="00846D72" w:rsidRDefault="00846D72" w:rsidP="009D3EAA">
      <w:pPr>
        <w:rPr>
          <w:sz w:val="24"/>
        </w:rPr>
      </w:pPr>
    </w:p>
    <w:p w14:paraId="47816DC3" w14:textId="77777777" w:rsidR="00846D72" w:rsidRDefault="00846D72" w:rsidP="009D3EAA">
      <w:pPr>
        <w:rPr>
          <w:sz w:val="24"/>
        </w:rPr>
      </w:pPr>
    </w:p>
    <w:p w14:paraId="4B5CB964" w14:textId="06493447" w:rsidR="00846D72" w:rsidRDefault="001F4FD2" w:rsidP="009D3EAA">
      <w:pPr>
        <w:rPr>
          <w:sz w:val="24"/>
        </w:rPr>
      </w:pPr>
      <w:r>
        <w:rPr>
          <w:noProof/>
          <w:sz w:val="24"/>
        </w:rPr>
        <w:lastRenderedPageBreak/>
        <w:drawing>
          <wp:inline distT="0" distB="0" distL="0" distR="0" wp14:anchorId="416732CD" wp14:editId="26741F49">
            <wp:extent cx="6299200" cy="7229475"/>
            <wp:effectExtent l="0" t="0" r="635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FT Figure 5 Data Management Flowchart KWF.png"/>
                    <pic:cNvPicPr/>
                  </pic:nvPicPr>
                  <pic:blipFill rotWithShape="1">
                    <a:blip r:embed="rId42">
                      <a:extLst>
                        <a:ext uri="{28A0092B-C50C-407E-A947-70E740481C1C}">
                          <a14:useLocalDpi xmlns:a14="http://schemas.microsoft.com/office/drawing/2010/main" val="0"/>
                        </a:ext>
                      </a:extLst>
                    </a:blip>
                    <a:srcRect b="11318"/>
                    <a:stretch/>
                  </pic:blipFill>
                  <pic:spPr bwMode="auto">
                    <a:xfrm>
                      <a:off x="0" y="0"/>
                      <a:ext cx="6299200" cy="7229475"/>
                    </a:xfrm>
                    <a:prstGeom prst="rect">
                      <a:avLst/>
                    </a:prstGeom>
                    <a:ln>
                      <a:noFill/>
                    </a:ln>
                    <a:extLst>
                      <a:ext uri="{53640926-AAD7-44D8-BBD7-CCE9431645EC}">
                        <a14:shadowObscured xmlns:a14="http://schemas.microsoft.com/office/drawing/2010/main"/>
                      </a:ext>
                    </a:extLst>
                  </pic:spPr>
                </pic:pic>
              </a:graphicData>
            </a:graphic>
          </wp:inline>
        </w:drawing>
      </w:r>
    </w:p>
    <w:p w14:paraId="3F410C37" w14:textId="703D867A" w:rsidR="00AD3520" w:rsidRPr="00AD3520" w:rsidRDefault="00AD3520" w:rsidP="00AD3520">
      <w:pPr>
        <w:pStyle w:val="Caption"/>
        <w:jc w:val="center"/>
        <w:rPr>
          <w:b/>
          <w:i w:val="0"/>
          <w:color w:val="auto"/>
          <w:sz w:val="24"/>
          <w:szCs w:val="24"/>
        </w:rPr>
        <w:sectPr w:rsidR="00AD3520" w:rsidRPr="00AD3520">
          <w:pgSz w:w="11900" w:h="16840"/>
          <w:pgMar w:top="1620" w:right="940" w:bottom="940" w:left="1040" w:header="929" w:footer="744" w:gutter="0"/>
          <w:cols w:space="720"/>
        </w:sectPr>
      </w:pPr>
      <w:bookmarkStart w:id="305" w:name="_Toc125959531"/>
      <w:r w:rsidRPr="00AD3520">
        <w:rPr>
          <w:b/>
          <w:i w:val="0"/>
          <w:color w:val="auto"/>
          <w:sz w:val="24"/>
          <w:szCs w:val="24"/>
        </w:rPr>
        <w:t xml:space="preserve">Figure </w:t>
      </w:r>
      <w:r w:rsidRPr="00AD3520">
        <w:rPr>
          <w:b/>
          <w:i w:val="0"/>
          <w:color w:val="auto"/>
          <w:sz w:val="24"/>
          <w:szCs w:val="24"/>
        </w:rPr>
        <w:fldChar w:fldCharType="begin"/>
      </w:r>
      <w:r w:rsidRPr="00AD3520">
        <w:rPr>
          <w:b/>
          <w:i w:val="0"/>
          <w:color w:val="auto"/>
          <w:sz w:val="24"/>
          <w:szCs w:val="24"/>
        </w:rPr>
        <w:instrText xml:space="preserve"> SEQ Figure \* ARABIC </w:instrText>
      </w:r>
      <w:r w:rsidRPr="00AD3520">
        <w:rPr>
          <w:b/>
          <w:i w:val="0"/>
          <w:color w:val="auto"/>
          <w:sz w:val="24"/>
          <w:szCs w:val="24"/>
        </w:rPr>
        <w:fldChar w:fldCharType="separate"/>
      </w:r>
      <w:r w:rsidRPr="00AD3520">
        <w:rPr>
          <w:b/>
          <w:i w:val="0"/>
          <w:noProof/>
          <w:color w:val="auto"/>
          <w:sz w:val="24"/>
          <w:szCs w:val="24"/>
        </w:rPr>
        <w:t>4</w:t>
      </w:r>
      <w:r w:rsidRPr="00AD3520">
        <w:rPr>
          <w:b/>
          <w:i w:val="0"/>
          <w:color w:val="auto"/>
          <w:sz w:val="24"/>
          <w:szCs w:val="24"/>
        </w:rPr>
        <w:fldChar w:fldCharType="end"/>
      </w:r>
      <w:r w:rsidRPr="00AD3520">
        <w:rPr>
          <w:b/>
          <w:i w:val="0"/>
          <w:color w:val="auto"/>
          <w:sz w:val="24"/>
          <w:szCs w:val="24"/>
        </w:rPr>
        <w:t>. Data</w:t>
      </w:r>
      <w:r>
        <w:rPr>
          <w:b/>
          <w:i w:val="0"/>
          <w:color w:val="auto"/>
          <w:sz w:val="24"/>
          <w:szCs w:val="24"/>
        </w:rPr>
        <w:t xml:space="preserve"> management and evaluation flowchart for Ken</w:t>
      </w:r>
      <w:r w:rsidR="00E63769">
        <w:rPr>
          <w:b/>
          <w:i w:val="0"/>
          <w:color w:val="auto"/>
          <w:sz w:val="24"/>
          <w:szCs w:val="24"/>
        </w:rPr>
        <w:t xml:space="preserve">ai River Agency Baseline Water </w:t>
      </w:r>
      <w:r>
        <w:rPr>
          <w:b/>
          <w:i w:val="0"/>
          <w:color w:val="auto"/>
          <w:sz w:val="24"/>
          <w:szCs w:val="24"/>
        </w:rPr>
        <w:t>Quality Monitoring Project.</w:t>
      </w:r>
      <w:bookmarkEnd w:id="305"/>
    </w:p>
    <w:p w14:paraId="3D7E807C" w14:textId="77777777" w:rsidR="00846D72" w:rsidRDefault="00846D72" w:rsidP="00AD3520">
      <w:pPr>
        <w:pStyle w:val="Heading2"/>
        <w:ind w:left="0"/>
      </w:pPr>
      <w:bookmarkStart w:id="306" w:name="_Toc117087865"/>
    </w:p>
    <w:p w14:paraId="3913DB1B" w14:textId="77777777" w:rsidR="009D3EAA" w:rsidRDefault="009D3EAA" w:rsidP="007F406F">
      <w:pPr>
        <w:pStyle w:val="Heading2"/>
        <w:ind w:left="0"/>
      </w:pPr>
      <w:bookmarkStart w:id="307" w:name="_Toc125960358"/>
      <w:bookmarkStart w:id="308" w:name="_Toc125984017"/>
      <w:bookmarkStart w:id="309" w:name="_Toc125984301"/>
      <w:r>
        <w:t>C1.</w:t>
      </w:r>
      <w:r w:rsidR="00593B5E">
        <w:t xml:space="preserve"> </w:t>
      </w:r>
      <w:r>
        <w:t>A</w:t>
      </w:r>
      <w:r w:rsidR="00593B5E">
        <w:t>ssessments</w:t>
      </w:r>
      <w:r>
        <w:t xml:space="preserve"> </w:t>
      </w:r>
      <w:r w:rsidR="00B61701">
        <w:t>a</w:t>
      </w:r>
      <w:r w:rsidR="00593B5E">
        <w:t>nd</w:t>
      </w:r>
      <w:r>
        <w:t xml:space="preserve"> R</w:t>
      </w:r>
      <w:r w:rsidR="00593B5E">
        <w:t>esponse</w:t>
      </w:r>
      <w:r>
        <w:rPr>
          <w:spacing w:val="-2"/>
        </w:rPr>
        <w:t xml:space="preserve"> </w:t>
      </w:r>
      <w:r>
        <w:t>A</w:t>
      </w:r>
      <w:r w:rsidR="00593B5E">
        <w:t>ctions</w:t>
      </w:r>
      <w:bookmarkEnd w:id="306"/>
      <w:bookmarkEnd w:id="307"/>
      <w:bookmarkEnd w:id="308"/>
      <w:bookmarkEnd w:id="309"/>
    </w:p>
    <w:p w14:paraId="7F959E7E" w14:textId="77777777" w:rsidR="000D14B5" w:rsidRDefault="000D14B5">
      <w:pPr>
        <w:pStyle w:val="BodyText"/>
        <w:spacing w:before="9"/>
        <w:rPr>
          <w:b/>
          <w:sz w:val="23"/>
        </w:rPr>
      </w:pPr>
      <w:bookmarkStart w:id="310" w:name="C1._ASSESSMENTS_AND_RESPONSE_ACTIONS"/>
      <w:bookmarkEnd w:id="310"/>
    </w:p>
    <w:p w14:paraId="29EE4667" w14:textId="77777777" w:rsidR="000D14B5" w:rsidRDefault="009748A5" w:rsidP="007F406F">
      <w:pPr>
        <w:pStyle w:val="BodyText"/>
        <w:ind w:right="301"/>
      </w:pPr>
      <w:r>
        <w:t>Assessments are independent (of management) evaluations of the monitoring project that are performed by the Project’s QA Officer or his/her designee. For this project assessments include the following:</w:t>
      </w:r>
    </w:p>
    <w:p w14:paraId="350FB65C" w14:textId="77777777" w:rsidR="000D14B5" w:rsidRDefault="000D14B5">
      <w:pPr>
        <w:pStyle w:val="BodyText"/>
      </w:pPr>
    </w:p>
    <w:p w14:paraId="36D3B234" w14:textId="77777777" w:rsidR="000D14B5" w:rsidRDefault="009748A5" w:rsidP="007F406F">
      <w:pPr>
        <w:pStyle w:val="BodyText"/>
        <w:spacing w:before="1"/>
      </w:pPr>
      <w:r>
        <w:rPr>
          <w:u w:val="single"/>
        </w:rPr>
        <w:t>Field Assessments (each pollutant)</w:t>
      </w:r>
    </w:p>
    <w:p w14:paraId="72683301" w14:textId="69E716C6" w:rsidR="000D14B5" w:rsidRPr="007F406F" w:rsidRDefault="009748A5" w:rsidP="007F406F">
      <w:pPr>
        <w:pStyle w:val="ListParagraph"/>
        <w:numPr>
          <w:ilvl w:val="0"/>
          <w:numId w:val="81"/>
        </w:numPr>
        <w:tabs>
          <w:tab w:val="left" w:pos="1407"/>
          <w:tab w:val="left" w:pos="1408"/>
        </w:tabs>
        <w:ind w:right="332"/>
        <w:rPr>
          <w:sz w:val="24"/>
        </w:rPr>
      </w:pPr>
      <w:r w:rsidRPr="007F406F">
        <w:rPr>
          <w:sz w:val="24"/>
        </w:rPr>
        <w:t>Precision (replicate) sample measurements. Precision criter</w:t>
      </w:r>
      <w:r w:rsidR="0003137E">
        <w:rPr>
          <w:sz w:val="24"/>
        </w:rPr>
        <w:t>ia are specified in Section A7</w:t>
      </w:r>
      <w:r w:rsidR="0003137E" w:rsidRPr="0003137E">
        <w:rPr>
          <w:sz w:val="24"/>
        </w:rPr>
        <w:t xml:space="preserve">, </w:t>
      </w:r>
      <w:r w:rsidR="0003137E" w:rsidRPr="0003137E">
        <w:rPr>
          <w:sz w:val="24"/>
        </w:rPr>
        <w:fldChar w:fldCharType="begin"/>
      </w:r>
      <w:r w:rsidR="0003137E" w:rsidRPr="0003137E">
        <w:rPr>
          <w:sz w:val="24"/>
        </w:rPr>
        <w:instrText xml:space="preserve"> REF _Ref125965085 \h  \* MERGEFORMAT </w:instrText>
      </w:r>
      <w:r w:rsidR="0003137E" w:rsidRPr="0003137E">
        <w:rPr>
          <w:sz w:val="24"/>
        </w:rPr>
      </w:r>
      <w:r w:rsidR="0003137E" w:rsidRPr="0003137E">
        <w:rPr>
          <w:sz w:val="24"/>
        </w:rPr>
        <w:fldChar w:fldCharType="separate"/>
      </w:r>
      <w:r w:rsidR="0003137E" w:rsidRPr="0003137E">
        <w:rPr>
          <w:sz w:val="24"/>
          <w:szCs w:val="24"/>
        </w:rPr>
        <w:t xml:space="preserve">Table </w:t>
      </w:r>
      <w:r w:rsidR="0003137E" w:rsidRPr="0003137E">
        <w:rPr>
          <w:noProof/>
          <w:sz w:val="24"/>
          <w:szCs w:val="24"/>
        </w:rPr>
        <w:t>3</w:t>
      </w:r>
      <w:r w:rsidR="0003137E" w:rsidRPr="0003137E">
        <w:rPr>
          <w:sz w:val="24"/>
        </w:rPr>
        <w:fldChar w:fldCharType="end"/>
      </w:r>
      <w:r w:rsidR="0030482F" w:rsidRPr="0003137E">
        <w:rPr>
          <w:sz w:val="24"/>
        </w:rPr>
        <w:t xml:space="preserve"> </w:t>
      </w:r>
      <w:r w:rsidR="0030482F" w:rsidRPr="00044944">
        <w:rPr>
          <w:sz w:val="24"/>
        </w:rPr>
        <w:t>through</w:t>
      </w:r>
      <w:r w:rsidR="00044944" w:rsidRPr="00044944">
        <w:rPr>
          <w:sz w:val="24"/>
        </w:rPr>
        <w:t xml:space="preserve"> </w:t>
      </w:r>
      <w:r w:rsidR="00044944" w:rsidRPr="00044944">
        <w:rPr>
          <w:sz w:val="24"/>
        </w:rPr>
        <w:fldChar w:fldCharType="begin"/>
      </w:r>
      <w:r w:rsidR="00044944" w:rsidRPr="00044944">
        <w:rPr>
          <w:sz w:val="24"/>
        </w:rPr>
        <w:instrText xml:space="preserve"> REF _Ref125968599 \h  \* MERGEFORMAT </w:instrText>
      </w:r>
      <w:r w:rsidR="00044944" w:rsidRPr="00044944">
        <w:rPr>
          <w:sz w:val="24"/>
        </w:rPr>
      </w:r>
      <w:r w:rsidR="00044944" w:rsidRPr="00044944">
        <w:rPr>
          <w:sz w:val="24"/>
        </w:rPr>
        <w:fldChar w:fldCharType="separate"/>
      </w:r>
      <w:r w:rsidR="00044944" w:rsidRPr="00044944">
        <w:rPr>
          <w:sz w:val="24"/>
          <w:szCs w:val="24"/>
        </w:rPr>
        <w:t xml:space="preserve">Table </w:t>
      </w:r>
      <w:r w:rsidR="00044944" w:rsidRPr="00044944">
        <w:rPr>
          <w:noProof/>
          <w:sz w:val="24"/>
          <w:szCs w:val="24"/>
        </w:rPr>
        <w:t>7</w:t>
      </w:r>
      <w:r w:rsidR="00044944" w:rsidRPr="00044944">
        <w:rPr>
          <w:sz w:val="24"/>
        </w:rPr>
        <w:fldChar w:fldCharType="end"/>
      </w:r>
      <w:r w:rsidRPr="0003137E">
        <w:rPr>
          <w:sz w:val="24"/>
        </w:rPr>
        <w:t>.</w:t>
      </w:r>
    </w:p>
    <w:p w14:paraId="22799D75" w14:textId="77777777" w:rsidR="000D14B5" w:rsidRPr="007F406F" w:rsidRDefault="009748A5" w:rsidP="00457A58">
      <w:pPr>
        <w:pStyle w:val="ListParagraph"/>
        <w:numPr>
          <w:ilvl w:val="0"/>
          <w:numId w:val="81"/>
        </w:numPr>
        <w:tabs>
          <w:tab w:val="left" w:pos="1407"/>
          <w:tab w:val="left" w:pos="1408"/>
        </w:tabs>
        <w:ind w:right="320"/>
        <w:rPr>
          <w:sz w:val="24"/>
        </w:rPr>
      </w:pPr>
      <w:r w:rsidRPr="007F406F">
        <w:rPr>
          <w:sz w:val="24"/>
        </w:rPr>
        <w:t>On-site observation of field monitoring operations. Surveillance - The project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sidRPr="007F406F">
        <w:rPr>
          <w:spacing w:val="-2"/>
          <w:sz w:val="24"/>
        </w:rPr>
        <w:t xml:space="preserve"> </w:t>
      </w:r>
      <w:r w:rsidRPr="007F406F">
        <w:rPr>
          <w:sz w:val="24"/>
        </w:rPr>
        <w:t>errors).</w:t>
      </w:r>
    </w:p>
    <w:p w14:paraId="2E9A6127" w14:textId="77777777" w:rsidR="000D14B5" w:rsidRDefault="000D14B5">
      <w:pPr>
        <w:pStyle w:val="BodyText"/>
        <w:spacing w:before="9"/>
        <w:rPr>
          <w:sz w:val="23"/>
        </w:rPr>
      </w:pPr>
    </w:p>
    <w:p w14:paraId="738DF23A" w14:textId="77777777" w:rsidR="000D14B5" w:rsidRDefault="009748A5" w:rsidP="007F406F">
      <w:pPr>
        <w:pStyle w:val="BodyText"/>
      </w:pPr>
      <w:r>
        <w:rPr>
          <w:u w:val="single"/>
        </w:rPr>
        <w:t>Field samples collected for subsequent laboratory analysis (each pollutant)</w:t>
      </w:r>
    </w:p>
    <w:p w14:paraId="27928BD7" w14:textId="25DED4D0" w:rsidR="000D14B5" w:rsidRPr="007F406F" w:rsidRDefault="009748A5" w:rsidP="007F406F">
      <w:pPr>
        <w:pStyle w:val="ListParagraph"/>
        <w:numPr>
          <w:ilvl w:val="0"/>
          <w:numId w:val="82"/>
        </w:numPr>
        <w:tabs>
          <w:tab w:val="left" w:pos="1407"/>
          <w:tab w:val="left" w:pos="1408"/>
        </w:tabs>
        <w:spacing w:before="1"/>
        <w:ind w:right="878"/>
        <w:rPr>
          <w:sz w:val="24"/>
        </w:rPr>
      </w:pPr>
      <w:r w:rsidRPr="007F406F">
        <w:rPr>
          <w:sz w:val="24"/>
        </w:rPr>
        <w:t xml:space="preserve">Blind replicate samples for each pollutant to be measured. Precision criteria are specified in Section A7, </w:t>
      </w:r>
      <w:r w:rsidR="00044944" w:rsidRPr="0003137E">
        <w:rPr>
          <w:sz w:val="24"/>
        </w:rPr>
        <w:fldChar w:fldCharType="begin"/>
      </w:r>
      <w:r w:rsidR="00044944" w:rsidRPr="0003137E">
        <w:rPr>
          <w:sz w:val="24"/>
        </w:rPr>
        <w:instrText xml:space="preserve"> REF _Ref125965085 \h  \* MERGEFORMAT </w:instrText>
      </w:r>
      <w:r w:rsidR="00044944" w:rsidRPr="0003137E">
        <w:rPr>
          <w:sz w:val="24"/>
        </w:rPr>
      </w:r>
      <w:r w:rsidR="00044944" w:rsidRPr="0003137E">
        <w:rPr>
          <w:sz w:val="24"/>
        </w:rPr>
        <w:fldChar w:fldCharType="separate"/>
      </w:r>
      <w:r w:rsidR="00044944" w:rsidRPr="0003137E">
        <w:rPr>
          <w:sz w:val="24"/>
          <w:szCs w:val="24"/>
        </w:rPr>
        <w:t xml:space="preserve">Table </w:t>
      </w:r>
      <w:r w:rsidR="00044944" w:rsidRPr="0003137E">
        <w:rPr>
          <w:noProof/>
          <w:sz w:val="24"/>
          <w:szCs w:val="24"/>
        </w:rPr>
        <w:t>3</w:t>
      </w:r>
      <w:r w:rsidR="00044944" w:rsidRPr="0003137E">
        <w:rPr>
          <w:sz w:val="24"/>
        </w:rPr>
        <w:fldChar w:fldCharType="end"/>
      </w:r>
      <w:r w:rsidR="00044944" w:rsidRPr="0003137E">
        <w:rPr>
          <w:sz w:val="24"/>
        </w:rPr>
        <w:t xml:space="preserve"> </w:t>
      </w:r>
      <w:r w:rsidR="00044944" w:rsidRPr="00044944">
        <w:rPr>
          <w:sz w:val="24"/>
        </w:rPr>
        <w:t xml:space="preserve">through </w:t>
      </w:r>
      <w:r w:rsidR="00044944" w:rsidRPr="00044944">
        <w:rPr>
          <w:sz w:val="24"/>
        </w:rPr>
        <w:fldChar w:fldCharType="begin"/>
      </w:r>
      <w:r w:rsidR="00044944" w:rsidRPr="00044944">
        <w:rPr>
          <w:sz w:val="24"/>
        </w:rPr>
        <w:instrText xml:space="preserve"> REF _Ref125968599 \h  \* MERGEFORMAT </w:instrText>
      </w:r>
      <w:r w:rsidR="00044944" w:rsidRPr="00044944">
        <w:rPr>
          <w:sz w:val="24"/>
        </w:rPr>
      </w:r>
      <w:r w:rsidR="00044944" w:rsidRPr="00044944">
        <w:rPr>
          <w:sz w:val="24"/>
        </w:rPr>
        <w:fldChar w:fldCharType="separate"/>
      </w:r>
      <w:r w:rsidR="00044944" w:rsidRPr="00044944">
        <w:rPr>
          <w:sz w:val="24"/>
          <w:szCs w:val="24"/>
        </w:rPr>
        <w:t xml:space="preserve">Table </w:t>
      </w:r>
      <w:r w:rsidR="00044944" w:rsidRPr="00044944">
        <w:rPr>
          <w:noProof/>
          <w:sz w:val="24"/>
          <w:szCs w:val="24"/>
        </w:rPr>
        <w:t>7</w:t>
      </w:r>
      <w:r w:rsidR="00044944" w:rsidRPr="00044944">
        <w:rPr>
          <w:sz w:val="24"/>
        </w:rPr>
        <w:fldChar w:fldCharType="end"/>
      </w:r>
      <w:r w:rsidRPr="007F406F">
        <w:rPr>
          <w:sz w:val="24"/>
        </w:rPr>
        <w:t>.</w:t>
      </w:r>
    </w:p>
    <w:p w14:paraId="3C0B78D1" w14:textId="459B8869" w:rsidR="000D14B5" w:rsidRPr="007F406F" w:rsidRDefault="009748A5" w:rsidP="00457A58">
      <w:pPr>
        <w:pStyle w:val="ListParagraph"/>
        <w:numPr>
          <w:ilvl w:val="0"/>
          <w:numId w:val="82"/>
        </w:numPr>
        <w:tabs>
          <w:tab w:val="left" w:pos="1407"/>
          <w:tab w:val="left" w:pos="1408"/>
        </w:tabs>
        <w:ind w:right="469"/>
        <w:rPr>
          <w:sz w:val="24"/>
        </w:rPr>
      </w:pPr>
      <w:r w:rsidRPr="007F406F">
        <w:rPr>
          <w:sz w:val="24"/>
        </w:rPr>
        <w:t xml:space="preserve">Matrix spike duplicates (MSD) (assesses total measurement bias for project – both precision and accuracy). Frequency of MSDs is usually specified by the analytical method. Accuracy and precision of criteria for each pollutant and analytical method are specified in the project’s </w:t>
      </w:r>
      <w:r w:rsidR="009D3EAA" w:rsidRPr="007F406F">
        <w:rPr>
          <w:sz w:val="24"/>
        </w:rPr>
        <w:t>M</w:t>
      </w:r>
      <w:r w:rsidR="00D23A1E" w:rsidRPr="007F406F">
        <w:rPr>
          <w:sz w:val="24"/>
        </w:rPr>
        <w:t>easurement Quality Objectives (MQO)</w:t>
      </w:r>
      <w:r w:rsidR="009D3EAA" w:rsidRPr="007F406F">
        <w:rPr>
          <w:sz w:val="24"/>
        </w:rPr>
        <w:t xml:space="preserve"> table</w:t>
      </w:r>
      <w:r w:rsidR="00D23A1E" w:rsidRPr="007F406F">
        <w:rPr>
          <w:sz w:val="24"/>
        </w:rPr>
        <w:t>s</w:t>
      </w:r>
      <w:r w:rsidRPr="007F406F">
        <w:rPr>
          <w:sz w:val="24"/>
        </w:rPr>
        <w:t>, see section</w:t>
      </w:r>
      <w:r w:rsidRPr="007F406F">
        <w:rPr>
          <w:spacing w:val="-6"/>
          <w:sz w:val="24"/>
        </w:rPr>
        <w:t xml:space="preserve"> </w:t>
      </w:r>
      <w:r w:rsidRPr="007F406F">
        <w:rPr>
          <w:sz w:val="24"/>
        </w:rPr>
        <w:t>A7.</w:t>
      </w:r>
    </w:p>
    <w:p w14:paraId="1F26CF3B" w14:textId="7ACCF956" w:rsidR="000D14B5" w:rsidRPr="007F406F" w:rsidRDefault="009748A5" w:rsidP="00457A58">
      <w:pPr>
        <w:pStyle w:val="ListParagraph"/>
        <w:numPr>
          <w:ilvl w:val="0"/>
          <w:numId w:val="82"/>
        </w:numPr>
        <w:tabs>
          <w:tab w:val="left" w:pos="1407"/>
          <w:tab w:val="left" w:pos="1408"/>
        </w:tabs>
        <w:ind w:right="446"/>
        <w:rPr>
          <w:sz w:val="24"/>
        </w:rPr>
      </w:pPr>
      <w:r w:rsidRPr="007F406F">
        <w:rPr>
          <w:sz w:val="24"/>
        </w:rPr>
        <w:t xml:space="preserve">Matrix spike (MS) assess project accuracy are specified in the project’s MQO </w:t>
      </w:r>
      <w:r w:rsidR="009D3EAA" w:rsidRPr="007F406F">
        <w:rPr>
          <w:sz w:val="24"/>
        </w:rPr>
        <w:t>table</w:t>
      </w:r>
      <w:r w:rsidR="00D23A1E" w:rsidRPr="007F406F">
        <w:rPr>
          <w:sz w:val="24"/>
        </w:rPr>
        <w:t>s</w:t>
      </w:r>
      <w:r w:rsidRPr="007F406F">
        <w:rPr>
          <w:sz w:val="24"/>
        </w:rPr>
        <w:t>, see section</w:t>
      </w:r>
      <w:r w:rsidRPr="007F406F">
        <w:rPr>
          <w:spacing w:val="-3"/>
          <w:sz w:val="24"/>
        </w:rPr>
        <w:t xml:space="preserve"> </w:t>
      </w:r>
      <w:r w:rsidRPr="007F406F">
        <w:rPr>
          <w:sz w:val="24"/>
        </w:rPr>
        <w:t>A7.</w:t>
      </w:r>
    </w:p>
    <w:p w14:paraId="2EE8D417" w14:textId="77777777" w:rsidR="000D14B5" w:rsidRDefault="000D14B5">
      <w:pPr>
        <w:pStyle w:val="BodyText"/>
        <w:spacing w:before="8"/>
        <w:rPr>
          <w:sz w:val="23"/>
        </w:rPr>
      </w:pPr>
    </w:p>
    <w:p w14:paraId="351D3F09" w14:textId="77777777" w:rsidR="000D14B5" w:rsidRDefault="009748A5" w:rsidP="00457A58">
      <w:pPr>
        <w:pStyle w:val="BodyText"/>
      </w:pPr>
      <w:r>
        <w:rPr>
          <w:u w:val="single"/>
        </w:rPr>
        <w:t>On-Site Assessments</w:t>
      </w:r>
    </w:p>
    <w:p w14:paraId="3E081D74" w14:textId="77777777" w:rsidR="000D14B5" w:rsidRPr="007F406F" w:rsidRDefault="009748A5" w:rsidP="007F406F">
      <w:pPr>
        <w:pStyle w:val="ListParagraph"/>
        <w:numPr>
          <w:ilvl w:val="0"/>
          <w:numId w:val="83"/>
        </w:numPr>
        <w:tabs>
          <w:tab w:val="left" w:pos="1407"/>
          <w:tab w:val="left" w:pos="1408"/>
        </w:tabs>
        <w:spacing w:before="1"/>
        <w:ind w:right="285"/>
        <w:rPr>
          <w:sz w:val="24"/>
        </w:rPr>
      </w:pPr>
      <w:r w:rsidRPr="007F406F">
        <w:rPr>
          <w:sz w:val="24"/>
        </w:rPr>
        <w:t>Inspection of field monitoring operations for compliance with QAPP requirements - The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sidRPr="007F406F">
        <w:rPr>
          <w:spacing w:val="-2"/>
          <w:sz w:val="24"/>
        </w:rPr>
        <w:t xml:space="preserve"> </w:t>
      </w:r>
      <w:r w:rsidRPr="007F406F">
        <w:rPr>
          <w:sz w:val="24"/>
        </w:rPr>
        <w:t>errors).</w:t>
      </w:r>
    </w:p>
    <w:p w14:paraId="585EB52B" w14:textId="77777777" w:rsidR="000D14B5" w:rsidRPr="007F406F" w:rsidRDefault="009748A5" w:rsidP="00457A58">
      <w:pPr>
        <w:pStyle w:val="ListParagraph"/>
        <w:numPr>
          <w:ilvl w:val="0"/>
          <w:numId w:val="83"/>
        </w:numPr>
        <w:tabs>
          <w:tab w:val="left" w:pos="1407"/>
          <w:tab w:val="left" w:pos="1408"/>
        </w:tabs>
        <w:spacing w:line="293" w:lineRule="exact"/>
        <w:rPr>
          <w:sz w:val="24"/>
        </w:rPr>
      </w:pPr>
      <w:r w:rsidRPr="007F406F">
        <w:rPr>
          <w:sz w:val="24"/>
        </w:rPr>
        <w:t>Audit of project field measurement data</w:t>
      </w:r>
      <w:r w:rsidRPr="007F406F">
        <w:rPr>
          <w:spacing w:val="-2"/>
          <w:sz w:val="24"/>
        </w:rPr>
        <w:t xml:space="preserve"> </w:t>
      </w:r>
      <w:r w:rsidRPr="007F406F">
        <w:rPr>
          <w:sz w:val="24"/>
        </w:rPr>
        <w:t>results.</w:t>
      </w:r>
    </w:p>
    <w:p w14:paraId="44591E25" w14:textId="77777777" w:rsidR="000D14B5" w:rsidRDefault="000D14B5">
      <w:pPr>
        <w:pStyle w:val="BodyText"/>
        <w:spacing w:before="10"/>
        <w:rPr>
          <w:sz w:val="23"/>
        </w:rPr>
      </w:pPr>
    </w:p>
    <w:p w14:paraId="29E63E05" w14:textId="77777777" w:rsidR="000D14B5" w:rsidRDefault="009748A5" w:rsidP="00457A58">
      <w:pPr>
        <w:pStyle w:val="BodyText"/>
        <w:spacing w:before="1"/>
      </w:pPr>
      <w:r>
        <w:rPr>
          <w:u w:val="single"/>
        </w:rPr>
        <w:t>Project Data Assessments</w:t>
      </w:r>
    </w:p>
    <w:p w14:paraId="58065C67" w14:textId="77777777" w:rsidR="007F406F" w:rsidRDefault="009748A5" w:rsidP="007F406F">
      <w:pPr>
        <w:pStyle w:val="ListParagraph"/>
        <w:numPr>
          <w:ilvl w:val="0"/>
          <w:numId w:val="84"/>
        </w:numPr>
        <w:tabs>
          <w:tab w:val="left" w:pos="1407"/>
          <w:tab w:val="left" w:pos="1408"/>
        </w:tabs>
        <w:ind w:right="360"/>
        <w:rPr>
          <w:sz w:val="24"/>
        </w:rPr>
      </w:pPr>
      <w:r w:rsidRPr="007F406F">
        <w:rPr>
          <w:sz w:val="24"/>
        </w:rPr>
        <w:t>QA review (verification and validation) of Monitoring Data. Recommended QA coverage is 100% QA for data entered by hand. A 10% QA is recommended for data copy/pasted or downloaded from a</w:t>
      </w:r>
      <w:r w:rsidRPr="007F406F">
        <w:rPr>
          <w:spacing w:val="-5"/>
          <w:sz w:val="24"/>
        </w:rPr>
        <w:t xml:space="preserve"> </w:t>
      </w:r>
      <w:r w:rsidRPr="007F406F">
        <w:rPr>
          <w:sz w:val="24"/>
        </w:rPr>
        <w:t>database.</w:t>
      </w:r>
      <w:r w:rsidR="00BF13C9" w:rsidRPr="00457A58">
        <w:rPr>
          <w:sz w:val="24"/>
        </w:rPr>
        <w:t xml:space="preserve"> Data that receives manual QA review will be recorded as such in the spreadsheet being reviewed. The reviewer will record their initials and the date in a column adjacent to each row that has been manually reviewed. If the records are being checked against a paper copy, the reviewer will note their initials and the date in the lower right corner of the paper sheet once complete in the following format: “QA1: AB 10/30/2022.”</w:t>
      </w:r>
    </w:p>
    <w:p w14:paraId="154299C3" w14:textId="240B13E1" w:rsidR="000D14B5" w:rsidRPr="007F406F" w:rsidRDefault="009748A5" w:rsidP="007F406F">
      <w:pPr>
        <w:pStyle w:val="ListParagraph"/>
        <w:numPr>
          <w:ilvl w:val="0"/>
          <w:numId w:val="84"/>
        </w:numPr>
        <w:tabs>
          <w:tab w:val="left" w:pos="1407"/>
          <w:tab w:val="left" w:pos="1408"/>
        </w:tabs>
        <w:ind w:right="360"/>
        <w:rPr>
          <w:sz w:val="24"/>
        </w:rPr>
      </w:pPr>
      <w:r w:rsidRPr="007F406F">
        <w:rPr>
          <w:sz w:val="24"/>
        </w:rPr>
        <w:lastRenderedPageBreak/>
        <w:t>Calculation of monitoring project’s overall achieved precision, accuracy and data completeness compared to QAPP defined precision, accuracy and data completeness goals.</w:t>
      </w:r>
    </w:p>
    <w:p w14:paraId="267FB071" w14:textId="77777777" w:rsidR="007F406F" w:rsidRDefault="007F406F" w:rsidP="007F406F">
      <w:pPr>
        <w:pStyle w:val="BodyText"/>
        <w:rPr>
          <w:sz w:val="23"/>
        </w:rPr>
      </w:pPr>
    </w:p>
    <w:p w14:paraId="2457E51B" w14:textId="1E6BE48F" w:rsidR="000D14B5" w:rsidRDefault="009748A5" w:rsidP="00231651">
      <w:pPr>
        <w:pStyle w:val="BodyText"/>
        <w:ind w:right="316"/>
        <w:rPr>
          <w:sz w:val="23"/>
        </w:rPr>
      </w:pPr>
      <w:r>
        <w:t>As described in Section B10, all data are reviewed by the Project QA Officer and the Project Manager before data are accepted and submitted to a database. If problems are discovered with data quality or management, it is the responsibility of both the Project Manager and the Project QA Officer to address them in a timely manner</w:t>
      </w:r>
      <w:r w:rsidR="002B33B9">
        <w:t>, which may include a corrective action report.</w:t>
      </w:r>
      <w:r w:rsidR="002B33B9">
        <w:rPr>
          <w:sz w:val="23"/>
        </w:rPr>
        <w:t xml:space="preserve"> </w:t>
      </w:r>
    </w:p>
    <w:p w14:paraId="5AFCF587" w14:textId="0492160D" w:rsidR="000D14B5" w:rsidRDefault="009748A5" w:rsidP="007F406F">
      <w:pPr>
        <w:pStyle w:val="BodyText"/>
        <w:spacing w:before="90"/>
        <w:ind w:right="388"/>
      </w:pPr>
      <w:r>
        <w:t>Procedures for inspection, acceptance, calibration and maintenance of equipment and supplies are described in detail in Sections B6, B7</w:t>
      </w:r>
      <w:r w:rsidR="005765BB">
        <w:t>,</w:t>
      </w:r>
      <w:r>
        <w:t xml:space="preserve"> and B8. If problems with data quality are traceable to equipment failure, inspection, calibration and maintenance will be scheduled more frequently.</w:t>
      </w:r>
    </w:p>
    <w:p w14:paraId="35642924" w14:textId="77777777" w:rsidR="000D14B5" w:rsidRDefault="000D14B5">
      <w:pPr>
        <w:pStyle w:val="BodyText"/>
      </w:pPr>
    </w:p>
    <w:p w14:paraId="5E8B0F89" w14:textId="77777777" w:rsidR="000D14B5" w:rsidRDefault="009748A5" w:rsidP="007F406F">
      <w:pPr>
        <w:pStyle w:val="BodyText"/>
        <w:spacing w:before="1"/>
        <w:ind w:right="394"/>
      </w:pPr>
      <w:r>
        <w:t xml:space="preserve">The Technical Advisory </w:t>
      </w:r>
      <w:r w:rsidRPr="009340DD">
        <w:t>Committee (Appendix A) will review this QAPP and the overall project design bi-annually and may suggest procedural refinements or additional testing procedures. This may include new parameters</w:t>
      </w:r>
      <w:r>
        <w:t xml:space="preserve"> to be measured or changes to procedures currently in use. Any such changes will be subject to EPA and ADEC approval. The project is open to EPA or ADEC system audits at their discretion.</w:t>
      </w:r>
    </w:p>
    <w:p w14:paraId="690B8A09" w14:textId="30FCEA47" w:rsidR="0041192E" w:rsidRDefault="0041192E" w:rsidP="007F406F">
      <w:pPr>
        <w:pStyle w:val="BodyText"/>
        <w:ind w:right="608"/>
      </w:pPr>
    </w:p>
    <w:p w14:paraId="031CBD21" w14:textId="7B1ED62E" w:rsidR="000D14B5" w:rsidRDefault="009748A5" w:rsidP="007F406F">
      <w:pPr>
        <w:pStyle w:val="BodyText"/>
        <w:ind w:right="608"/>
      </w:pPr>
      <w:r>
        <w:t xml:space="preserve">Data that has been validated and appears not to meet state water quality standards will be flagged and pointed-out both to ADEC and EPA as well as members of the Kenai River Special Management Area Board. </w:t>
      </w:r>
    </w:p>
    <w:p w14:paraId="0090500B" w14:textId="77777777" w:rsidR="000D14B5" w:rsidRDefault="000D14B5">
      <w:pPr>
        <w:pStyle w:val="BodyText"/>
        <w:rPr>
          <w:sz w:val="26"/>
        </w:rPr>
      </w:pPr>
    </w:p>
    <w:p w14:paraId="3B5B5A30" w14:textId="77777777" w:rsidR="000D14B5" w:rsidRDefault="000D14B5">
      <w:pPr>
        <w:pStyle w:val="BodyText"/>
        <w:spacing w:before="2"/>
        <w:rPr>
          <w:sz w:val="22"/>
        </w:rPr>
      </w:pPr>
    </w:p>
    <w:p w14:paraId="3A9FCA02" w14:textId="5B55E5D8" w:rsidR="000D14B5" w:rsidRPr="00231651" w:rsidRDefault="009748A5" w:rsidP="00231651">
      <w:pPr>
        <w:pStyle w:val="BodyText"/>
        <w:rPr>
          <w:b/>
        </w:rPr>
      </w:pPr>
      <w:bookmarkStart w:id="311" w:name="C2._QA_REPORTS_to_Management"/>
      <w:bookmarkEnd w:id="311"/>
      <w:r w:rsidRPr="00231651">
        <w:rPr>
          <w:b/>
        </w:rPr>
        <w:t>C2.</w:t>
      </w:r>
      <w:r w:rsidR="000206FF" w:rsidRPr="000206FF">
        <w:rPr>
          <w:b/>
        </w:rPr>
        <w:t xml:space="preserve"> </w:t>
      </w:r>
      <w:r w:rsidRPr="00231651">
        <w:rPr>
          <w:b/>
        </w:rPr>
        <w:t xml:space="preserve">QA </w:t>
      </w:r>
      <w:r w:rsidR="009D3EAA" w:rsidRPr="000206FF">
        <w:rPr>
          <w:b/>
        </w:rPr>
        <w:t>R</w:t>
      </w:r>
      <w:r w:rsidR="000206FF">
        <w:rPr>
          <w:b/>
        </w:rPr>
        <w:t>eports</w:t>
      </w:r>
      <w:r w:rsidRPr="00231651">
        <w:rPr>
          <w:b/>
        </w:rPr>
        <w:t xml:space="preserve"> to</w:t>
      </w:r>
      <w:r w:rsidRPr="00231651">
        <w:rPr>
          <w:b/>
          <w:spacing w:val="-3"/>
        </w:rPr>
        <w:t xml:space="preserve"> </w:t>
      </w:r>
      <w:r w:rsidRPr="00231651">
        <w:rPr>
          <w:b/>
        </w:rPr>
        <w:t>Management</w:t>
      </w:r>
    </w:p>
    <w:p w14:paraId="1F158F03" w14:textId="77777777" w:rsidR="000D14B5" w:rsidRDefault="000D14B5">
      <w:pPr>
        <w:pStyle w:val="BodyText"/>
        <w:spacing w:before="9"/>
        <w:rPr>
          <w:b/>
          <w:sz w:val="23"/>
        </w:rPr>
      </w:pPr>
    </w:p>
    <w:p w14:paraId="191C293A" w14:textId="65CD3A1B" w:rsidR="000D14B5" w:rsidRDefault="009748A5" w:rsidP="007F406F">
      <w:pPr>
        <w:pStyle w:val="BodyText"/>
        <w:ind w:right="761"/>
      </w:pPr>
      <w:r w:rsidRPr="005E7686">
        <w:t>Annually a QA summary report</w:t>
      </w:r>
      <w:r w:rsidR="00F14B8D">
        <w:t xml:space="preserve"> and field report</w:t>
      </w:r>
      <w:r w:rsidRPr="005E7686">
        <w:t xml:space="preserve"> will be produced and submitted to the</w:t>
      </w:r>
      <w:r w:rsidR="00F14B8D">
        <w:t xml:space="preserve"> KWF</w:t>
      </w:r>
      <w:r w:rsidRPr="005E7686">
        <w:t xml:space="preserve"> Project Manager, ADEC</w:t>
      </w:r>
      <w:r w:rsidR="00F14B8D">
        <w:t xml:space="preserve"> DOW Nonpoint Source Regional Staff, Technical Review Committee, and participating partner agencies</w:t>
      </w:r>
      <w:r>
        <w:t>. QA summary report to include the following:</w:t>
      </w:r>
    </w:p>
    <w:p w14:paraId="68666651" w14:textId="77777777" w:rsidR="000D14B5" w:rsidRDefault="009748A5" w:rsidP="00231651">
      <w:pPr>
        <w:pStyle w:val="BodyText"/>
        <w:numPr>
          <w:ilvl w:val="0"/>
          <w:numId w:val="85"/>
        </w:numPr>
        <w:ind w:right="761"/>
      </w:pPr>
      <w:r w:rsidRPr="00AF7CAA">
        <w:t xml:space="preserve">A written summary stating whether the project-specific data </w:t>
      </w:r>
      <w:r>
        <w:t>quality objectives (and specifically project Measurement Quality Objectives were met, specified in section A7 of each QAPP). If not, what parameters failed, what data was affected and what corrective actions were taken to return the monitoring network to pre-approved project data quality</w:t>
      </w:r>
      <w:r>
        <w:rPr>
          <w:spacing w:val="-2"/>
        </w:rPr>
        <w:t xml:space="preserve"> </w:t>
      </w:r>
      <w:r>
        <w:t>objectives.</w:t>
      </w:r>
    </w:p>
    <w:p w14:paraId="6711C2AC" w14:textId="77777777" w:rsidR="007F406F" w:rsidRDefault="009748A5" w:rsidP="00231651">
      <w:pPr>
        <w:pStyle w:val="ListParagraph"/>
        <w:numPr>
          <w:ilvl w:val="0"/>
          <w:numId w:val="85"/>
        </w:numPr>
        <w:tabs>
          <w:tab w:val="left" w:pos="1407"/>
          <w:tab w:val="left" w:pos="1408"/>
        </w:tabs>
        <w:spacing w:line="292" w:lineRule="exact"/>
        <w:rPr>
          <w:sz w:val="24"/>
        </w:rPr>
      </w:pPr>
      <w:r w:rsidRPr="007F406F">
        <w:rPr>
          <w:sz w:val="24"/>
        </w:rPr>
        <w:t xml:space="preserve">Precision </w:t>
      </w:r>
      <w:r w:rsidR="009D3EAA" w:rsidRPr="007F406F">
        <w:rPr>
          <w:sz w:val="24"/>
        </w:rPr>
        <w:t>asse</w:t>
      </w:r>
      <w:r w:rsidR="00FE2174" w:rsidRPr="007F406F">
        <w:rPr>
          <w:sz w:val="24"/>
        </w:rPr>
        <w:t>ss</w:t>
      </w:r>
      <w:r w:rsidR="009D3EAA" w:rsidRPr="007F406F">
        <w:rPr>
          <w:sz w:val="24"/>
        </w:rPr>
        <w:t>ments</w:t>
      </w:r>
      <w:r w:rsidRPr="007F406F">
        <w:rPr>
          <w:sz w:val="24"/>
        </w:rPr>
        <w:t xml:space="preserve"> and Precision Table listing for each</w:t>
      </w:r>
      <w:r w:rsidRPr="007F406F">
        <w:rPr>
          <w:spacing w:val="-3"/>
          <w:sz w:val="24"/>
        </w:rPr>
        <w:t xml:space="preserve"> </w:t>
      </w:r>
      <w:r w:rsidRPr="007F406F">
        <w:rPr>
          <w:sz w:val="24"/>
        </w:rPr>
        <w:t>analyte</w:t>
      </w:r>
      <w:r w:rsidR="00FE2174" w:rsidRPr="007F406F">
        <w:rPr>
          <w:sz w:val="24"/>
        </w:rPr>
        <w:t>—</w:t>
      </w:r>
    </w:p>
    <w:p w14:paraId="59AAAD71" w14:textId="77777777" w:rsidR="007F406F" w:rsidRDefault="009748A5" w:rsidP="007F406F">
      <w:pPr>
        <w:pStyle w:val="ListParagraph"/>
        <w:numPr>
          <w:ilvl w:val="1"/>
          <w:numId w:val="85"/>
        </w:numPr>
        <w:tabs>
          <w:tab w:val="left" w:pos="1407"/>
          <w:tab w:val="left" w:pos="1408"/>
        </w:tabs>
        <w:spacing w:line="292" w:lineRule="exact"/>
        <w:rPr>
          <w:sz w:val="24"/>
        </w:rPr>
      </w:pPr>
      <w:r w:rsidRPr="007F406F">
        <w:rPr>
          <w:sz w:val="24"/>
        </w:rPr>
        <w:t>All field replicate sample pairs (even if sample values are</w:t>
      </w:r>
      <w:r w:rsidRPr="007F406F">
        <w:rPr>
          <w:spacing w:val="-11"/>
          <w:sz w:val="24"/>
        </w:rPr>
        <w:t xml:space="preserve"> </w:t>
      </w:r>
      <w:r w:rsidRPr="007F406F">
        <w:rPr>
          <w:sz w:val="24"/>
        </w:rPr>
        <w:t>qualified).</w:t>
      </w:r>
    </w:p>
    <w:p w14:paraId="07736A9E" w14:textId="77777777" w:rsidR="007F406F" w:rsidRDefault="009748A5" w:rsidP="00231651">
      <w:pPr>
        <w:pStyle w:val="ListParagraph"/>
        <w:numPr>
          <w:ilvl w:val="1"/>
          <w:numId w:val="85"/>
        </w:numPr>
        <w:tabs>
          <w:tab w:val="left" w:pos="1407"/>
          <w:tab w:val="left" w:pos="1408"/>
        </w:tabs>
        <w:spacing w:line="292" w:lineRule="exact"/>
        <w:rPr>
          <w:sz w:val="24"/>
        </w:rPr>
      </w:pPr>
      <w:r w:rsidRPr="007F406F">
        <w:rPr>
          <w:sz w:val="24"/>
        </w:rPr>
        <w:t>Sample collection date of respective field replicate sample</w:t>
      </w:r>
      <w:r w:rsidRPr="007F406F">
        <w:rPr>
          <w:spacing w:val="-5"/>
          <w:sz w:val="24"/>
        </w:rPr>
        <w:t xml:space="preserve"> </w:t>
      </w:r>
      <w:r w:rsidRPr="007F406F">
        <w:rPr>
          <w:sz w:val="24"/>
        </w:rPr>
        <w:t>pairs.</w:t>
      </w:r>
    </w:p>
    <w:p w14:paraId="13CCD782" w14:textId="51A7B3AB" w:rsidR="007F406F" w:rsidRDefault="009748A5" w:rsidP="00231651">
      <w:pPr>
        <w:pStyle w:val="ListParagraph"/>
        <w:numPr>
          <w:ilvl w:val="1"/>
          <w:numId w:val="85"/>
        </w:numPr>
        <w:tabs>
          <w:tab w:val="left" w:pos="1407"/>
          <w:tab w:val="left" w:pos="1408"/>
        </w:tabs>
        <w:spacing w:line="292" w:lineRule="exact"/>
        <w:rPr>
          <w:sz w:val="24"/>
        </w:rPr>
      </w:pPr>
      <w:r w:rsidRPr="007F406F">
        <w:rPr>
          <w:sz w:val="24"/>
        </w:rPr>
        <w:t xml:space="preserve">Calculated individual precision of each paired field replicate where both values ≥ analyte specific </w:t>
      </w:r>
      <w:r w:rsidR="00F51AF8" w:rsidRPr="007F406F">
        <w:rPr>
          <w:sz w:val="24"/>
        </w:rPr>
        <w:t>limit of quantitation</w:t>
      </w:r>
      <w:r w:rsidRPr="007F406F">
        <w:rPr>
          <w:sz w:val="24"/>
        </w:rPr>
        <w:t>/reporting limit (</w:t>
      </w:r>
      <w:r w:rsidR="00F51AF8" w:rsidRPr="007F406F">
        <w:rPr>
          <w:sz w:val="24"/>
        </w:rPr>
        <w:t>LOQ</w:t>
      </w:r>
      <w:r w:rsidRPr="007F406F">
        <w:rPr>
          <w:sz w:val="24"/>
        </w:rPr>
        <w:t xml:space="preserve"> or RL). Use algorithm</w:t>
      </w:r>
      <w:r w:rsidRPr="007F406F">
        <w:rPr>
          <w:spacing w:val="-3"/>
          <w:sz w:val="24"/>
        </w:rPr>
        <w:t xml:space="preserve"> </w:t>
      </w:r>
      <w:r w:rsidR="005D6838">
        <w:rPr>
          <w:spacing w:val="-3"/>
          <w:sz w:val="24"/>
        </w:rPr>
        <w:t>in section A7</w:t>
      </w:r>
    </w:p>
    <w:p w14:paraId="18939FF6" w14:textId="44A13C55" w:rsidR="005D6838" w:rsidRPr="005D6838" w:rsidRDefault="009748A5" w:rsidP="00231651">
      <w:pPr>
        <w:pStyle w:val="ListParagraph"/>
        <w:numPr>
          <w:ilvl w:val="1"/>
          <w:numId w:val="85"/>
        </w:numPr>
        <w:tabs>
          <w:tab w:val="left" w:pos="1407"/>
          <w:tab w:val="left" w:pos="1408"/>
        </w:tabs>
        <w:spacing w:line="292" w:lineRule="exact"/>
        <w:rPr>
          <w:sz w:val="24"/>
          <w:szCs w:val="24"/>
        </w:rPr>
      </w:pPr>
      <w:r w:rsidRPr="005D6838">
        <w:rPr>
          <w:sz w:val="24"/>
          <w:szCs w:val="24"/>
        </w:rPr>
        <w:t>Calculated overall precision project precision where both values ≥</w:t>
      </w:r>
      <w:r w:rsidRPr="005D6838">
        <w:rPr>
          <w:spacing w:val="-6"/>
          <w:sz w:val="24"/>
          <w:szCs w:val="24"/>
        </w:rPr>
        <w:t xml:space="preserve"> </w:t>
      </w:r>
      <w:r w:rsidRPr="005D6838">
        <w:rPr>
          <w:sz w:val="24"/>
          <w:szCs w:val="24"/>
        </w:rPr>
        <w:t>analyte</w:t>
      </w:r>
      <w:r w:rsidR="00231651" w:rsidRPr="005D6838">
        <w:rPr>
          <w:sz w:val="24"/>
          <w:szCs w:val="24"/>
        </w:rPr>
        <w:t xml:space="preserve"> </w:t>
      </w:r>
      <w:r w:rsidRPr="005D6838">
        <w:rPr>
          <w:sz w:val="24"/>
          <w:szCs w:val="24"/>
        </w:rPr>
        <w:t xml:space="preserve">specific </w:t>
      </w:r>
      <w:r w:rsidR="00F51AF8" w:rsidRPr="005D6838">
        <w:rPr>
          <w:sz w:val="24"/>
          <w:szCs w:val="24"/>
        </w:rPr>
        <w:t>LOQ</w:t>
      </w:r>
      <w:r w:rsidRPr="005D6838">
        <w:rPr>
          <w:sz w:val="24"/>
          <w:szCs w:val="24"/>
        </w:rPr>
        <w:t xml:space="preserve"> or RL. Use algorithm </w:t>
      </w:r>
      <w:r w:rsidR="005D6838" w:rsidRPr="005D6838">
        <w:rPr>
          <w:sz w:val="24"/>
          <w:szCs w:val="24"/>
        </w:rPr>
        <w:t>in section A7.</w:t>
      </w:r>
    </w:p>
    <w:p w14:paraId="4489CC5D" w14:textId="6FB45D48" w:rsidR="000D14B5" w:rsidRPr="005D6838" w:rsidRDefault="009748A5" w:rsidP="0059311B">
      <w:pPr>
        <w:pStyle w:val="ListParagraph"/>
        <w:numPr>
          <w:ilvl w:val="1"/>
          <w:numId w:val="85"/>
        </w:numPr>
        <w:tabs>
          <w:tab w:val="left" w:pos="1407"/>
          <w:tab w:val="left" w:pos="1408"/>
        </w:tabs>
        <w:spacing w:line="292" w:lineRule="exact"/>
      </w:pPr>
      <w:r w:rsidRPr="005D6838">
        <w:rPr>
          <w:sz w:val="24"/>
          <w:szCs w:val="24"/>
        </w:rPr>
        <w:t>QAPP specified Precision Measurement Quality Objective</w:t>
      </w:r>
      <w:r w:rsidRPr="005D6838">
        <w:rPr>
          <w:spacing w:val="-7"/>
          <w:sz w:val="24"/>
          <w:szCs w:val="24"/>
        </w:rPr>
        <w:t xml:space="preserve"> </w:t>
      </w:r>
      <w:r w:rsidRPr="005D6838">
        <w:rPr>
          <w:sz w:val="24"/>
          <w:szCs w:val="24"/>
        </w:rPr>
        <w:t>(MQO)</w:t>
      </w:r>
    </w:p>
    <w:p w14:paraId="2961CB12" w14:textId="77777777" w:rsidR="007F406F" w:rsidRDefault="009748A5" w:rsidP="00231651">
      <w:pPr>
        <w:pStyle w:val="ListParagraph"/>
        <w:numPr>
          <w:ilvl w:val="0"/>
          <w:numId w:val="86"/>
        </w:numPr>
        <w:tabs>
          <w:tab w:val="left" w:pos="1407"/>
          <w:tab w:val="left" w:pos="1408"/>
        </w:tabs>
        <w:spacing w:before="1"/>
        <w:ind w:right="687"/>
        <w:rPr>
          <w:sz w:val="24"/>
        </w:rPr>
      </w:pPr>
      <w:r w:rsidRPr="007F406F">
        <w:rPr>
          <w:sz w:val="24"/>
        </w:rPr>
        <w:lastRenderedPageBreak/>
        <w:t>Accuracy (Assessment-- Accuracy Table listing for each analyte measured where sample spike recoveries are required by analytical method and project specific QAPP) the</w:t>
      </w:r>
      <w:r w:rsidRPr="007F406F">
        <w:rPr>
          <w:spacing w:val="-1"/>
          <w:sz w:val="24"/>
        </w:rPr>
        <w:t xml:space="preserve"> </w:t>
      </w:r>
      <w:r w:rsidRPr="007F406F">
        <w:rPr>
          <w:sz w:val="24"/>
        </w:rPr>
        <w:t>following:</w:t>
      </w:r>
    </w:p>
    <w:p w14:paraId="260E22F5"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Sample spiked and unspiked</w:t>
      </w:r>
      <w:r w:rsidRPr="007F406F">
        <w:rPr>
          <w:spacing w:val="-1"/>
          <w:sz w:val="24"/>
        </w:rPr>
        <w:t xml:space="preserve"> </w:t>
      </w:r>
      <w:r w:rsidRPr="007F406F">
        <w:rPr>
          <w:sz w:val="24"/>
        </w:rPr>
        <w:t>results</w:t>
      </w:r>
    </w:p>
    <w:p w14:paraId="1261C4C9"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Date of analysis of sample and spiked</w:t>
      </w:r>
      <w:r w:rsidRPr="007F406F">
        <w:rPr>
          <w:spacing w:val="-3"/>
          <w:sz w:val="24"/>
        </w:rPr>
        <w:t xml:space="preserve"> </w:t>
      </w:r>
      <w:r w:rsidRPr="007F406F">
        <w:rPr>
          <w:sz w:val="24"/>
        </w:rPr>
        <w:t>sample</w:t>
      </w:r>
    </w:p>
    <w:p w14:paraId="63F45EBD"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Per cent (%) sample spike</w:t>
      </w:r>
      <w:r w:rsidRPr="007F406F">
        <w:rPr>
          <w:spacing w:val="-3"/>
          <w:sz w:val="24"/>
        </w:rPr>
        <w:t xml:space="preserve"> </w:t>
      </w:r>
      <w:r w:rsidRPr="007F406F">
        <w:rPr>
          <w:sz w:val="24"/>
        </w:rPr>
        <w:t>recovery</w:t>
      </w:r>
    </w:p>
    <w:p w14:paraId="1A8E873C"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Sample unspiked and spike duplicate</w:t>
      </w:r>
      <w:r w:rsidRPr="007F406F">
        <w:rPr>
          <w:spacing w:val="-1"/>
          <w:sz w:val="24"/>
        </w:rPr>
        <w:t xml:space="preserve"> </w:t>
      </w:r>
      <w:r w:rsidRPr="007F406F">
        <w:rPr>
          <w:sz w:val="24"/>
        </w:rPr>
        <w:t>results</w:t>
      </w:r>
    </w:p>
    <w:p w14:paraId="00E9E9A8"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Date of analysis of dup sample and dup spiked</w:t>
      </w:r>
      <w:r w:rsidRPr="007F406F">
        <w:rPr>
          <w:spacing w:val="-3"/>
          <w:sz w:val="24"/>
        </w:rPr>
        <w:t xml:space="preserve"> </w:t>
      </w:r>
      <w:r w:rsidRPr="007F406F">
        <w:rPr>
          <w:sz w:val="24"/>
        </w:rPr>
        <w:t>sample</w:t>
      </w:r>
    </w:p>
    <w:p w14:paraId="222AF64A"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 sample spike duplicate</w:t>
      </w:r>
      <w:r w:rsidRPr="007F406F">
        <w:rPr>
          <w:spacing w:val="-1"/>
          <w:sz w:val="24"/>
        </w:rPr>
        <w:t xml:space="preserve"> </w:t>
      </w:r>
      <w:r w:rsidRPr="007F406F">
        <w:rPr>
          <w:sz w:val="24"/>
        </w:rPr>
        <w:t>recovery</w:t>
      </w:r>
    </w:p>
    <w:p w14:paraId="365AE5AB" w14:textId="77777777" w:rsidR="007F406F" w:rsidRDefault="009748A5" w:rsidP="00231651">
      <w:pPr>
        <w:pStyle w:val="ListParagraph"/>
        <w:numPr>
          <w:ilvl w:val="1"/>
          <w:numId w:val="86"/>
        </w:numPr>
        <w:tabs>
          <w:tab w:val="left" w:pos="1407"/>
          <w:tab w:val="left" w:pos="1408"/>
        </w:tabs>
        <w:spacing w:before="1"/>
        <w:ind w:right="687"/>
        <w:rPr>
          <w:sz w:val="24"/>
        </w:rPr>
      </w:pPr>
      <w:r w:rsidRPr="007F406F">
        <w:rPr>
          <w:sz w:val="24"/>
        </w:rPr>
        <w:t>Sample spiked duplicate</w:t>
      </w:r>
      <w:r w:rsidRPr="007F406F">
        <w:rPr>
          <w:spacing w:val="-2"/>
          <w:sz w:val="24"/>
        </w:rPr>
        <w:t xml:space="preserve"> </w:t>
      </w:r>
      <w:r w:rsidRPr="007F406F">
        <w:rPr>
          <w:sz w:val="24"/>
        </w:rPr>
        <w:t>RPD</w:t>
      </w:r>
    </w:p>
    <w:p w14:paraId="62CE1697" w14:textId="3AE9CC99" w:rsidR="000D14B5" w:rsidRPr="007F406F" w:rsidRDefault="009748A5" w:rsidP="007F406F">
      <w:pPr>
        <w:pStyle w:val="ListParagraph"/>
        <w:numPr>
          <w:ilvl w:val="1"/>
          <w:numId w:val="86"/>
        </w:numPr>
        <w:tabs>
          <w:tab w:val="left" w:pos="1407"/>
          <w:tab w:val="left" w:pos="1408"/>
        </w:tabs>
        <w:spacing w:before="1"/>
        <w:ind w:right="687"/>
        <w:rPr>
          <w:sz w:val="24"/>
        </w:rPr>
      </w:pPr>
      <w:r w:rsidRPr="007F406F">
        <w:rPr>
          <w:sz w:val="24"/>
        </w:rPr>
        <w:t>QAPP specified Accuracy</w:t>
      </w:r>
      <w:r w:rsidRPr="007F406F">
        <w:rPr>
          <w:spacing w:val="-2"/>
          <w:sz w:val="24"/>
        </w:rPr>
        <w:t xml:space="preserve"> </w:t>
      </w:r>
      <w:r w:rsidRPr="007F406F">
        <w:rPr>
          <w:sz w:val="24"/>
        </w:rPr>
        <w:t>MQO</w:t>
      </w:r>
    </w:p>
    <w:p w14:paraId="547E2102" w14:textId="3AAAFA45" w:rsidR="000D14B5" w:rsidRDefault="009748A5" w:rsidP="005D6838">
      <w:pPr>
        <w:pStyle w:val="BodyText"/>
        <w:ind w:left="2128"/>
      </w:pPr>
      <w:r>
        <w:t xml:space="preserve">Note: Accuracy for spiked sample results is determined by calculation </w:t>
      </w:r>
      <w:r w:rsidR="009D3EAA">
        <w:t>percent</w:t>
      </w:r>
      <w:r>
        <w:t xml:space="preserve"> (%) spike recovery from sample spikes and duplicate sample spikes using the following algorithm:</w:t>
      </w:r>
    </w:p>
    <w:p w14:paraId="05C538ED" w14:textId="77777777" w:rsidR="000D14B5" w:rsidRDefault="000D14B5">
      <w:pPr>
        <w:pStyle w:val="BodyText"/>
      </w:pPr>
    </w:p>
    <w:p w14:paraId="7A257E7D" w14:textId="77777777" w:rsidR="000D14B5" w:rsidRDefault="009748A5">
      <w:pPr>
        <w:spacing w:before="1"/>
        <w:ind w:left="1408"/>
        <w:rPr>
          <w:sz w:val="26"/>
        </w:rPr>
      </w:pPr>
      <w:r>
        <w:rPr>
          <w:sz w:val="26"/>
        </w:rPr>
        <w:t>% spike recovery = (spike concentration - sample conc.)/spike conc. X 100</w:t>
      </w:r>
    </w:p>
    <w:p w14:paraId="0B726990" w14:textId="77777777" w:rsidR="000D14B5" w:rsidRPr="005D6838" w:rsidRDefault="000D14B5" w:rsidP="005D6838">
      <w:pPr>
        <w:spacing w:before="1"/>
        <w:rPr>
          <w:sz w:val="24"/>
        </w:rPr>
      </w:pPr>
    </w:p>
    <w:p w14:paraId="5ED402D7" w14:textId="77777777" w:rsidR="007F406F" w:rsidRPr="007F406F" w:rsidRDefault="009748A5" w:rsidP="007F406F">
      <w:pPr>
        <w:pStyle w:val="ListParagraph"/>
        <w:numPr>
          <w:ilvl w:val="0"/>
          <w:numId w:val="86"/>
        </w:numPr>
        <w:spacing w:before="1"/>
        <w:rPr>
          <w:sz w:val="26"/>
        </w:rPr>
      </w:pPr>
      <w:r w:rsidRPr="007F406F">
        <w:rPr>
          <w:sz w:val="24"/>
        </w:rPr>
        <w:t>Data Completeness Assessment—Data Completeness Table listing each analyte measured the following:</w:t>
      </w:r>
      <w:r w:rsidRPr="007F406F">
        <w:rPr>
          <w:spacing w:val="-2"/>
          <w:sz w:val="24"/>
        </w:rPr>
        <w:t xml:space="preserve"> </w:t>
      </w:r>
      <w:r w:rsidRPr="007F406F">
        <w:rPr>
          <w:sz w:val="24"/>
        </w:rPr>
        <w:t>following:</w:t>
      </w:r>
    </w:p>
    <w:p w14:paraId="52358CD6" w14:textId="77777777" w:rsidR="007F406F" w:rsidRPr="007F406F" w:rsidRDefault="009748A5" w:rsidP="005D6838">
      <w:pPr>
        <w:pStyle w:val="ListParagraph"/>
        <w:numPr>
          <w:ilvl w:val="1"/>
          <w:numId w:val="86"/>
        </w:numPr>
        <w:spacing w:before="1"/>
        <w:rPr>
          <w:sz w:val="26"/>
        </w:rPr>
      </w:pPr>
      <w:r w:rsidRPr="007F406F">
        <w:rPr>
          <w:sz w:val="24"/>
        </w:rPr>
        <w:t>Number of samples scheduled to be collected/analyzed as specified in the</w:t>
      </w:r>
      <w:r w:rsidRPr="007F406F">
        <w:rPr>
          <w:spacing w:val="-17"/>
          <w:sz w:val="24"/>
        </w:rPr>
        <w:t xml:space="preserve"> </w:t>
      </w:r>
      <w:r w:rsidRPr="007F406F">
        <w:rPr>
          <w:sz w:val="24"/>
        </w:rPr>
        <w:t>QAPP.</w:t>
      </w:r>
    </w:p>
    <w:p w14:paraId="4F3BD4D4" w14:textId="77777777" w:rsidR="007F406F" w:rsidRPr="007F406F" w:rsidRDefault="009748A5" w:rsidP="005D6838">
      <w:pPr>
        <w:pStyle w:val="ListParagraph"/>
        <w:numPr>
          <w:ilvl w:val="1"/>
          <w:numId w:val="86"/>
        </w:numPr>
        <w:spacing w:before="1"/>
        <w:rPr>
          <w:sz w:val="26"/>
        </w:rPr>
      </w:pPr>
      <w:r w:rsidRPr="007F406F">
        <w:rPr>
          <w:sz w:val="24"/>
        </w:rPr>
        <w:t>Number of samples collected/analyzed and reported as valid</w:t>
      </w:r>
      <w:r w:rsidRPr="007F406F">
        <w:rPr>
          <w:spacing w:val="-4"/>
          <w:sz w:val="24"/>
        </w:rPr>
        <w:t xml:space="preserve"> </w:t>
      </w:r>
      <w:r w:rsidRPr="007F406F">
        <w:rPr>
          <w:sz w:val="24"/>
        </w:rPr>
        <w:t>data.</w:t>
      </w:r>
    </w:p>
    <w:p w14:paraId="7C00DDD4" w14:textId="1708B6AF" w:rsidR="000D14B5" w:rsidRPr="00E63769" w:rsidRDefault="009748A5" w:rsidP="007F406F">
      <w:pPr>
        <w:pStyle w:val="ListParagraph"/>
        <w:numPr>
          <w:ilvl w:val="1"/>
          <w:numId w:val="86"/>
        </w:numPr>
        <w:spacing w:before="1"/>
        <w:rPr>
          <w:sz w:val="26"/>
        </w:rPr>
      </w:pPr>
      <w:r w:rsidRPr="007F406F">
        <w:rPr>
          <w:sz w:val="24"/>
        </w:rPr>
        <w:t>QAPP required Data Completeness</w:t>
      </w:r>
      <w:r w:rsidRPr="007F406F">
        <w:rPr>
          <w:spacing w:val="-3"/>
          <w:sz w:val="24"/>
        </w:rPr>
        <w:t xml:space="preserve"> </w:t>
      </w:r>
      <w:r w:rsidRPr="007F406F">
        <w:rPr>
          <w:sz w:val="24"/>
        </w:rPr>
        <w:t>requirement.</w:t>
      </w:r>
    </w:p>
    <w:p w14:paraId="44550D13" w14:textId="3943E260" w:rsidR="00F14B8D" w:rsidRPr="007F406F" w:rsidRDefault="00F14B8D" w:rsidP="007F406F">
      <w:pPr>
        <w:pStyle w:val="ListParagraph"/>
        <w:numPr>
          <w:ilvl w:val="1"/>
          <w:numId w:val="86"/>
        </w:numPr>
        <w:spacing w:before="1"/>
        <w:rPr>
          <w:sz w:val="26"/>
        </w:rPr>
      </w:pPr>
      <w:r>
        <w:rPr>
          <w:sz w:val="24"/>
        </w:rPr>
        <w:t>Any deviations from the sampling plan with explanation</w:t>
      </w:r>
    </w:p>
    <w:p w14:paraId="484B091F" w14:textId="77777777" w:rsidR="000D14B5" w:rsidRDefault="000D14B5">
      <w:pPr>
        <w:pStyle w:val="BodyText"/>
        <w:spacing w:before="2"/>
      </w:pPr>
    </w:p>
    <w:p w14:paraId="01A9D4E4" w14:textId="17F78C3A" w:rsidR="000D14B5" w:rsidRDefault="009748A5" w:rsidP="005D6838">
      <w:pPr>
        <w:pStyle w:val="Heading2"/>
        <w:spacing w:before="1"/>
        <w:ind w:left="0"/>
      </w:pPr>
      <w:bookmarkStart w:id="312" w:name="_Toc117087866"/>
      <w:bookmarkStart w:id="313" w:name="_Toc125960359"/>
      <w:bookmarkStart w:id="314" w:name="_Toc125984018"/>
      <w:bookmarkStart w:id="315" w:name="_Toc125984302"/>
      <w:r>
        <w:t>Agency Baseline</w:t>
      </w:r>
      <w:bookmarkEnd w:id="312"/>
      <w:bookmarkEnd w:id="313"/>
      <w:bookmarkEnd w:id="314"/>
      <w:bookmarkEnd w:id="315"/>
    </w:p>
    <w:p w14:paraId="6B58CE25" w14:textId="35C17DDC" w:rsidR="000D14B5" w:rsidRDefault="009748A5" w:rsidP="005D6838">
      <w:pPr>
        <w:pStyle w:val="BodyText"/>
        <w:ind w:right="388"/>
      </w:pPr>
      <w:r w:rsidRPr="005D6838">
        <w:t>A comprehensive report will be produced every 5 years</w:t>
      </w:r>
      <w:r w:rsidR="0041192E">
        <w:t>,</w:t>
      </w:r>
      <w:r w:rsidR="005D6838">
        <w:t xml:space="preserve"> </w:t>
      </w:r>
      <w:r w:rsidR="005D6838" w:rsidRPr="005D6838">
        <w:t>contingent on available fu</w:t>
      </w:r>
      <w:r w:rsidR="005D6838">
        <w:t>nd</w:t>
      </w:r>
      <w:r w:rsidR="005D6838" w:rsidRPr="005D6838">
        <w:t>ing</w:t>
      </w:r>
      <w:r w:rsidRPr="005D6838">
        <w:t xml:space="preserve">. An open data report will be produced within one year of data collection. The open data reports will be available </w:t>
      </w:r>
      <w:r w:rsidR="008323A5" w:rsidRPr="005D6838">
        <w:t>online</w:t>
      </w:r>
      <w:r w:rsidRPr="005D6838">
        <w:t xml:space="preserve"> through a link at </w:t>
      </w:r>
      <w:hyperlink r:id="rId43" w:history="1">
        <w:r w:rsidRPr="0041192E">
          <w:rPr>
            <w:rStyle w:val="Hyperlink"/>
          </w:rPr>
          <w:t>http://www.kenaiwatershed.org</w:t>
        </w:r>
      </w:hyperlink>
      <w:r w:rsidRPr="005D6838">
        <w:t xml:space="preserve">. </w:t>
      </w:r>
      <w:r>
        <w:t xml:space="preserve">The </w:t>
      </w:r>
      <w:r w:rsidR="008323A5">
        <w:t xml:space="preserve">KWF </w:t>
      </w:r>
      <w:r>
        <w:t>Program Manager is responsible for report production and distribution. Summaries of all reports, highlighting the assessment results, and project status will be made available to the local public through the Kenai River Center and Kenai Watershed Forum web centers and at the local public libraries.</w:t>
      </w:r>
    </w:p>
    <w:p w14:paraId="1552412C" w14:textId="77777777" w:rsidR="000D14B5" w:rsidRDefault="000D14B5">
      <w:pPr>
        <w:pStyle w:val="BodyText"/>
        <w:rPr>
          <w:sz w:val="26"/>
        </w:rPr>
      </w:pPr>
    </w:p>
    <w:p w14:paraId="0F9B00D1" w14:textId="77777777" w:rsidR="000D14B5" w:rsidRDefault="000D14B5">
      <w:pPr>
        <w:pStyle w:val="BodyText"/>
        <w:spacing w:before="1"/>
        <w:rPr>
          <w:sz w:val="22"/>
        </w:rPr>
      </w:pPr>
    </w:p>
    <w:p w14:paraId="487AFE82" w14:textId="27CB9309" w:rsidR="000D14B5" w:rsidRDefault="009748A5" w:rsidP="0059311B">
      <w:pPr>
        <w:pStyle w:val="Heading2"/>
        <w:ind w:left="0"/>
      </w:pPr>
      <w:bookmarkStart w:id="316" w:name="D1._DATA_REVIEW,_VALIDATION_AND_VERIFICA"/>
      <w:bookmarkStart w:id="317" w:name="_Toc117087867"/>
      <w:bookmarkStart w:id="318" w:name="_Toc125960360"/>
      <w:bookmarkStart w:id="319" w:name="_Toc125984019"/>
      <w:bookmarkStart w:id="320" w:name="_Toc125984303"/>
      <w:bookmarkEnd w:id="316"/>
      <w:r>
        <w:t>D1.</w:t>
      </w:r>
      <w:r w:rsidR="00B075AD">
        <w:t xml:space="preserve"> </w:t>
      </w:r>
      <w:r w:rsidR="009D3EAA">
        <w:t>D</w:t>
      </w:r>
      <w:r w:rsidR="00FE2174">
        <w:t>ata</w:t>
      </w:r>
      <w:r w:rsidR="009D3EAA">
        <w:t xml:space="preserve"> R</w:t>
      </w:r>
      <w:r w:rsidR="00FE2174">
        <w:t>eview</w:t>
      </w:r>
      <w:r w:rsidR="009D3EAA">
        <w:t>, V</w:t>
      </w:r>
      <w:r w:rsidR="00FE2174">
        <w:t>alidation</w:t>
      </w:r>
      <w:r w:rsidR="00B075AD">
        <w:t>,</w:t>
      </w:r>
      <w:r w:rsidR="00FE2174">
        <w:t xml:space="preserve"> and</w:t>
      </w:r>
      <w:r w:rsidR="009D3EAA">
        <w:t xml:space="preserve"> </w:t>
      </w:r>
      <w:r w:rsidR="00B075AD">
        <w:t>Verification Requirements</w:t>
      </w:r>
      <w:bookmarkEnd w:id="317"/>
      <w:bookmarkEnd w:id="318"/>
      <w:bookmarkEnd w:id="319"/>
      <w:bookmarkEnd w:id="320"/>
    </w:p>
    <w:p w14:paraId="31829DFD" w14:textId="77777777" w:rsidR="000D14B5" w:rsidRDefault="000D14B5">
      <w:pPr>
        <w:pStyle w:val="BodyText"/>
        <w:spacing w:before="9"/>
        <w:rPr>
          <w:b/>
          <w:sz w:val="23"/>
        </w:rPr>
      </w:pPr>
    </w:p>
    <w:p w14:paraId="7AF3C7CD" w14:textId="005EDA22" w:rsidR="000D14B5" w:rsidRDefault="009748A5" w:rsidP="0059311B">
      <w:pPr>
        <w:pStyle w:val="BodyText"/>
        <w:ind w:right="296"/>
      </w:pPr>
      <w:r>
        <w:t>The Project Manager and the Quality Assurance Officer will conduct data review and validation. This process for data review is described under Sections B10 and A7. Data that are obtained using equipment that has been stored and calibrated correctly and that meets the accuracy, precision and QC limits will be used. Data that does not meet the accuracy, precision and QC limits may be used if justification is reasonable, data is qualified with data use limitations applied and with ADEC project manager/ADEC Water QA Officer concurrence.</w:t>
      </w:r>
      <w:r w:rsidR="003E0C23">
        <w:t xml:space="preserve"> </w:t>
      </w:r>
    </w:p>
    <w:p w14:paraId="51E30DDC" w14:textId="77777777" w:rsidR="003E0C23" w:rsidRDefault="003E0C23" w:rsidP="003E0C23">
      <w:pPr>
        <w:pStyle w:val="BodyText"/>
        <w:ind w:left="687" w:right="296"/>
      </w:pPr>
    </w:p>
    <w:p w14:paraId="0E97A404" w14:textId="77777777" w:rsidR="009D3EAA" w:rsidRDefault="009D3EAA" w:rsidP="00146D46">
      <w:pPr>
        <w:pStyle w:val="Heading2"/>
        <w:ind w:left="0"/>
      </w:pPr>
      <w:bookmarkStart w:id="321" w:name="_Toc117087868"/>
      <w:bookmarkStart w:id="322" w:name="_Toc125960361"/>
      <w:bookmarkStart w:id="323" w:name="_Toc125984020"/>
      <w:bookmarkStart w:id="324" w:name="_Toc125984304"/>
      <w:r>
        <w:t>D2. V</w:t>
      </w:r>
      <w:r w:rsidR="00411993">
        <w:t>alidation and</w:t>
      </w:r>
      <w:r>
        <w:t xml:space="preserve"> V</w:t>
      </w:r>
      <w:r w:rsidR="00411993">
        <w:t>erification</w:t>
      </w:r>
      <w:r>
        <w:t xml:space="preserve"> M</w:t>
      </w:r>
      <w:r w:rsidR="00411993">
        <w:t>ethods</w:t>
      </w:r>
      <w:bookmarkEnd w:id="321"/>
      <w:bookmarkEnd w:id="322"/>
      <w:bookmarkEnd w:id="323"/>
      <w:bookmarkEnd w:id="324"/>
    </w:p>
    <w:p w14:paraId="6A7BEF50" w14:textId="77777777" w:rsidR="009D3EAA" w:rsidRDefault="009D3EAA" w:rsidP="009D3EAA">
      <w:pPr>
        <w:pStyle w:val="BodyText"/>
        <w:spacing w:before="9"/>
        <w:rPr>
          <w:b/>
          <w:sz w:val="23"/>
        </w:rPr>
      </w:pPr>
    </w:p>
    <w:p w14:paraId="59F736E5" w14:textId="4148BFEE" w:rsidR="000D14B5" w:rsidRDefault="009748A5" w:rsidP="005D6838">
      <w:pPr>
        <w:pStyle w:val="BodyText"/>
        <w:jc w:val="both"/>
      </w:pPr>
      <w:bookmarkStart w:id="325" w:name="D2._VALIDATION_AND_VERIFICATION_METHODS"/>
      <w:bookmarkEnd w:id="325"/>
      <w:r>
        <w:lastRenderedPageBreak/>
        <w:t>Project QA Officer and Project Manager will conduct data validation and verification.</w:t>
      </w:r>
      <w:r w:rsidR="00146D46">
        <w:t xml:space="preserve"> </w:t>
      </w:r>
      <w:r>
        <w:t>Project QA Officer and Project Manager review data and flag, but not delete, any values which fall outside of the expected range for each parameter. Errors in data entry will be corrected and inconsistencies will be flagged for further review.</w:t>
      </w:r>
    </w:p>
    <w:p w14:paraId="7C01CBCD" w14:textId="77777777" w:rsidR="000D14B5" w:rsidRDefault="000D14B5">
      <w:pPr>
        <w:pStyle w:val="BodyText"/>
        <w:spacing w:before="11"/>
        <w:rPr>
          <w:sz w:val="23"/>
        </w:rPr>
      </w:pPr>
    </w:p>
    <w:p w14:paraId="6BF464CA" w14:textId="77777777" w:rsidR="000D14B5" w:rsidRDefault="009748A5" w:rsidP="005D6838">
      <w:pPr>
        <w:pStyle w:val="BodyText"/>
        <w:ind w:right="302"/>
      </w:pPr>
      <w:r>
        <w:t>The Project QA Officer is responsible for ensuring that maintenance and calibration records show all monitoring equipment in use to be in compliance with the requirements of this QAPP (see Sections B6, B7, &amp; B8). If data quality questions cannot be adequately resolved, data will not be entered into any database without being flagged as questionable. The Project QA Officer will arrange for corrective measures (i.e. monitor re-training, equipment re- calibration, etc.).</w:t>
      </w:r>
    </w:p>
    <w:p w14:paraId="19CB9A30" w14:textId="77777777" w:rsidR="000D14B5" w:rsidRDefault="000D14B5">
      <w:pPr>
        <w:pStyle w:val="BodyText"/>
        <w:rPr>
          <w:sz w:val="26"/>
        </w:rPr>
      </w:pPr>
    </w:p>
    <w:p w14:paraId="32E6E035" w14:textId="77777777" w:rsidR="000D14B5" w:rsidRDefault="000D14B5">
      <w:pPr>
        <w:pStyle w:val="BodyText"/>
        <w:spacing w:before="3"/>
        <w:rPr>
          <w:sz w:val="22"/>
        </w:rPr>
      </w:pPr>
    </w:p>
    <w:p w14:paraId="5E3410A4" w14:textId="14453274" w:rsidR="000D14B5" w:rsidRPr="00580EED" w:rsidRDefault="009748A5" w:rsidP="005D6838">
      <w:pPr>
        <w:pStyle w:val="BodyText"/>
      </w:pPr>
      <w:r w:rsidRPr="0059311B">
        <w:rPr>
          <w:b/>
          <w:i/>
        </w:rPr>
        <w:t>Laboratory Quality Control (QC) Measures</w:t>
      </w:r>
    </w:p>
    <w:p w14:paraId="0E6F570C" w14:textId="77777777" w:rsidR="000D14B5" w:rsidRDefault="000D14B5">
      <w:pPr>
        <w:pStyle w:val="BodyText"/>
        <w:spacing w:before="9"/>
        <w:rPr>
          <w:b/>
          <w:i/>
          <w:sz w:val="23"/>
        </w:rPr>
      </w:pPr>
    </w:p>
    <w:p w14:paraId="606B1750" w14:textId="77777777" w:rsidR="000D14B5" w:rsidRDefault="009748A5" w:rsidP="005D6838">
      <w:pPr>
        <w:pStyle w:val="BodyText"/>
      </w:pPr>
      <w:r>
        <w:t>Laboratory QC includes the following:</w:t>
      </w:r>
    </w:p>
    <w:p w14:paraId="076A3B7F" w14:textId="77777777" w:rsidR="000D14B5" w:rsidRDefault="009748A5" w:rsidP="005D6838">
      <w:pPr>
        <w:pStyle w:val="ListParagraph"/>
        <w:numPr>
          <w:ilvl w:val="0"/>
          <w:numId w:val="71"/>
        </w:numPr>
        <w:tabs>
          <w:tab w:val="left" w:pos="810"/>
        </w:tabs>
        <w:spacing w:before="1" w:line="293" w:lineRule="exact"/>
        <w:ind w:left="720"/>
        <w:rPr>
          <w:sz w:val="24"/>
        </w:rPr>
      </w:pPr>
      <w:r>
        <w:rPr>
          <w:sz w:val="24"/>
        </w:rPr>
        <w:t>Laboratory instrumentation calibrated with the analytical</w:t>
      </w:r>
      <w:r>
        <w:rPr>
          <w:spacing w:val="-5"/>
          <w:sz w:val="24"/>
        </w:rPr>
        <w:t xml:space="preserve"> </w:t>
      </w:r>
      <w:r>
        <w:rPr>
          <w:sz w:val="24"/>
        </w:rPr>
        <w:t>procedure.</w:t>
      </w:r>
    </w:p>
    <w:p w14:paraId="11792C0A" w14:textId="1EF7F564" w:rsidR="000D14B5" w:rsidRDefault="009748A5" w:rsidP="005D6838">
      <w:pPr>
        <w:pStyle w:val="ListParagraph"/>
        <w:numPr>
          <w:ilvl w:val="0"/>
          <w:numId w:val="71"/>
        </w:numPr>
        <w:tabs>
          <w:tab w:val="left" w:pos="810"/>
        </w:tabs>
        <w:spacing w:before="1" w:line="293" w:lineRule="exact"/>
        <w:ind w:left="720"/>
        <w:rPr>
          <w:sz w:val="24"/>
        </w:rPr>
      </w:pPr>
      <w:r>
        <w:rPr>
          <w:sz w:val="24"/>
        </w:rPr>
        <w:t>Laboratory instrumentation maintained in accordance with the instrument manufacturer’s specifications, the laboratory’s QAP and Standard Operating Procedures</w:t>
      </w:r>
      <w:r>
        <w:rPr>
          <w:spacing w:val="-10"/>
          <w:sz w:val="24"/>
        </w:rPr>
        <w:t xml:space="preserve"> </w:t>
      </w:r>
      <w:r>
        <w:rPr>
          <w:sz w:val="24"/>
        </w:rPr>
        <w:t>(SOPs).</w:t>
      </w:r>
    </w:p>
    <w:p w14:paraId="709B383F" w14:textId="298DAE55" w:rsidR="000D14B5" w:rsidRDefault="009748A5" w:rsidP="005D6838">
      <w:pPr>
        <w:pStyle w:val="ListParagraph"/>
        <w:numPr>
          <w:ilvl w:val="0"/>
          <w:numId w:val="71"/>
        </w:numPr>
        <w:tabs>
          <w:tab w:val="left" w:pos="810"/>
        </w:tabs>
        <w:spacing w:before="1" w:line="293" w:lineRule="exact"/>
        <w:ind w:left="720"/>
        <w:rPr>
          <w:sz w:val="24"/>
        </w:rPr>
      </w:pPr>
      <w:r>
        <w:rPr>
          <w:sz w:val="24"/>
        </w:rPr>
        <w:t>Matrix spike/matrix spike duplicates, sample duplicates, calibration verification checks, surrogate standards, external standards, etc. per the laboratory’s QAP and</w:t>
      </w:r>
      <w:r>
        <w:rPr>
          <w:spacing w:val="-9"/>
          <w:sz w:val="24"/>
        </w:rPr>
        <w:t xml:space="preserve"> </w:t>
      </w:r>
      <w:r>
        <w:rPr>
          <w:sz w:val="24"/>
        </w:rPr>
        <w:t>SOPs.</w:t>
      </w:r>
    </w:p>
    <w:p w14:paraId="0DC9C712" w14:textId="77777777" w:rsidR="000D14B5" w:rsidRDefault="009748A5" w:rsidP="005D6838">
      <w:pPr>
        <w:pStyle w:val="ListParagraph"/>
        <w:numPr>
          <w:ilvl w:val="0"/>
          <w:numId w:val="71"/>
        </w:numPr>
        <w:tabs>
          <w:tab w:val="left" w:pos="810"/>
        </w:tabs>
        <w:spacing w:before="1" w:line="293" w:lineRule="exact"/>
        <w:ind w:left="720"/>
        <w:rPr>
          <w:sz w:val="24"/>
        </w:rPr>
      </w:pPr>
      <w:r>
        <w:rPr>
          <w:sz w:val="24"/>
        </w:rPr>
        <w:t>Specific QC activities prescribed in the project’s</w:t>
      </w:r>
      <w:r>
        <w:rPr>
          <w:spacing w:val="-7"/>
          <w:sz w:val="24"/>
        </w:rPr>
        <w:t xml:space="preserve"> </w:t>
      </w:r>
      <w:r>
        <w:rPr>
          <w:sz w:val="24"/>
        </w:rPr>
        <w:t>QAPP.</w:t>
      </w:r>
    </w:p>
    <w:p w14:paraId="10E6AC86" w14:textId="3B65C4C7" w:rsidR="000D14B5" w:rsidRDefault="009748A5" w:rsidP="005D6838">
      <w:pPr>
        <w:pStyle w:val="ListParagraph"/>
        <w:numPr>
          <w:ilvl w:val="0"/>
          <w:numId w:val="71"/>
        </w:numPr>
        <w:tabs>
          <w:tab w:val="left" w:pos="810"/>
        </w:tabs>
        <w:spacing w:before="1" w:line="293" w:lineRule="exact"/>
        <w:ind w:left="720"/>
        <w:rPr>
          <w:sz w:val="24"/>
        </w:rPr>
      </w:pPr>
      <w:r>
        <w:rPr>
          <w:sz w:val="24"/>
        </w:rPr>
        <w:t>Laboratory data verification and validation prior to sending data results to ADEC and/or permitted</w:t>
      </w:r>
      <w:r>
        <w:rPr>
          <w:spacing w:val="-1"/>
          <w:sz w:val="24"/>
        </w:rPr>
        <w:t xml:space="preserve"> </w:t>
      </w:r>
      <w:r>
        <w:rPr>
          <w:sz w:val="24"/>
        </w:rPr>
        <w:t>facility.</w:t>
      </w:r>
    </w:p>
    <w:p w14:paraId="7C753FE2" w14:textId="77777777" w:rsidR="000D14B5" w:rsidRDefault="000D14B5" w:rsidP="005D6838">
      <w:pPr>
        <w:pStyle w:val="BodyText"/>
        <w:ind w:right="234"/>
        <w:rPr>
          <w:sz w:val="23"/>
        </w:rPr>
      </w:pPr>
    </w:p>
    <w:p w14:paraId="3920AB93" w14:textId="77777777" w:rsidR="000D14B5" w:rsidRDefault="009748A5" w:rsidP="0059311B">
      <w:pPr>
        <w:pStyle w:val="BodyText"/>
        <w:ind w:right="234"/>
      </w:pPr>
      <w:r>
        <w:t>Contracted laboratories will provide analytical results after verification and validation by the laboratory QA Officer. The laboratory must provide all relevant QC information with its summary of data results so that the project manager and project QA officer can perform field data verification and validation and review the laboratory reports. The Project Manager reviews these data to ensure that the required QC measurement criteria have been met. If a QC concern is identified in the review process, the Project Manager and Project QA Officer will seek additional information from the contracted laboratory to resolve the issue/s and take appropriate corrective action.</w:t>
      </w:r>
    </w:p>
    <w:p w14:paraId="35630497" w14:textId="77777777" w:rsidR="000D14B5" w:rsidRDefault="000D14B5">
      <w:pPr>
        <w:pStyle w:val="BodyText"/>
        <w:spacing w:before="2"/>
      </w:pPr>
    </w:p>
    <w:p w14:paraId="32B3D4B2" w14:textId="08354BCF" w:rsidR="000D14B5" w:rsidRDefault="009748A5" w:rsidP="0059311B">
      <w:pPr>
        <w:pStyle w:val="Heading2"/>
        <w:ind w:left="0"/>
      </w:pPr>
      <w:bookmarkStart w:id="326" w:name="D3._RECONCILIATION_WITH_DATA_QUALITY_OBJ"/>
      <w:bookmarkStart w:id="327" w:name="_Toc117087869"/>
      <w:bookmarkStart w:id="328" w:name="_Toc125960362"/>
      <w:bookmarkStart w:id="329" w:name="_Toc125984021"/>
      <w:bookmarkStart w:id="330" w:name="_Toc125984305"/>
      <w:bookmarkEnd w:id="326"/>
      <w:r>
        <w:t>D3.</w:t>
      </w:r>
      <w:r w:rsidR="003A402A">
        <w:t xml:space="preserve"> </w:t>
      </w:r>
      <w:r w:rsidR="009D3EAA">
        <w:t>R</w:t>
      </w:r>
      <w:r w:rsidR="003A402A">
        <w:t>econciliation</w:t>
      </w:r>
      <w:r w:rsidR="009D3EAA">
        <w:t xml:space="preserve"> </w:t>
      </w:r>
      <w:r w:rsidR="00877D5B">
        <w:t>with</w:t>
      </w:r>
      <w:r w:rsidR="009D3EAA">
        <w:t xml:space="preserve"> D</w:t>
      </w:r>
      <w:r w:rsidR="003A402A">
        <w:t>ata</w:t>
      </w:r>
      <w:r w:rsidR="009D3EAA">
        <w:t xml:space="preserve"> Q</w:t>
      </w:r>
      <w:r w:rsidR="003A402A">
        <w:t>uality</w:t>
      </w:r>
      <w:r w:rsidR="009D3EAA">
        <w:rPr>
          <w:spacing w:val="-4"/>
        </w:rPr>
        <w:t xml:space="preserve"> </w:t>
      </w:r>
      <w:r w:rsidR="009D3EAA">
        <w:t>O</w:t>
      </w:r>
      <w:r w:rsidR="003A402A">
        <w:t>bjectives</w:t>
      </w:r>
      <w:bookmarkEnd w:id="327"/>
      <w:bookmarkEnd w:id="328"/>
      <w:bookmarkEnd w:id="329"/>
      <w:bookmarkEnd w:id="330"/>
    </w:p>
    <w:p w14:paraId="37F38136" w14:textId="77777777" w:rsidR="000D14B5" w:rsidRDefault="000D14B5">
      <w:pPr>
        <w:pStyle w:val="BodyText"/>
        <w:spacing w:before="9"/>
        <w:rPr>
          <w:b/>
          <w:sz w:val="23"/>
        </w:rPr>
      </w:pPr>
    </w:p>
    <w:p w14:paraId="13B0D893" w14:textId="61647939" w:rsidR="000D14B5" w:rsidRDefault="009748A5" w:rsidP="005D6838">
      <w:pPr>
        <w:pStyle w:val="BodyText"/>
        <w:spacing w:before="1"/>
        <w:ind w:right="89"/>
      </w:pPr>
      <w:r>
        <w:t>The Project QA Officer and/or the Project Manager will compare the results and associated variability, accuracy, precision, and completeness with project objectives. If data quality indicators do not meet prog</w:t>
      </w:r>
      <w:r w:rsidR="005D6838">
        <w:t>ram specifications (</w:t>
      </w:r>
      <w:r w:rsidR="005D6838" w:rsidRPr="004638CA">
        <w:t>see</w:t>
      </w:r>
      <w:r w:rsidR="004638CA" w:rsidRPr="004638CA">
        <w:t xml:space="preserve"> </w:t>
      </w:r>
      <w:r w:rsidR="004638CA" w:rsidRPr="004638CA">
        <w:fldChar w:fldCharType="begin"/>
      </w:r>
      <w:r w:rsidR="004638CA" w:rsidRPr="004638CA">
        <w:instrText xml:space="preserve"> REF _Ref125965085 \h  \* MERGEFORMAT </w:instrText>
      </w:r>
      <w:r w:rsidR="004638CA" w:rsidRPr="004638CA">
        <w:fldChar w:fldCharType="separate"/>
      </w:r>
      <w:r w:rsidR="004638CA" w:rsidRPr="004638CA">
        <w:t xml:space="preserve">Table </w:t>
      </w:r>
      <w:r w:rsidR="004638CA" w:rsidRPr="004638CA">
        <w:rPr>
          <w:noProof/>
        </w:rPr>
        <w:t>3</w:t>
      </w:r>
      <w:r w:rsidR="004638CA" w:rsidRPr="004638CA">
        <w:fldChar w:fldCharType="end"/>
      </w:r>
      <w:r w:rsidR="004638CA" w:rsidRPr="004638CA">
        <w:t xml:space="preserve"> </w:t>
      </w:r>
      <w:r w:rsidR="00877D5B" w:rsidRPr="004638CA">
        <w:t>through</w:t>
      </w:r>
      <w:r w:rsidR="004638CA" w:rsidRPr="004638CA">
        <w:t xml:space="preserve"> </w:t>
      </w:r>
      <w:r w:rsidR="004638CA" w:rsidRPr="004638CA">
        <w:fldChar w:fldCharType="begin"/>
      </w:r>
      <w:r w:rsidR="004638CA" w:rsidRPr="004638CA">
        <w:instrText xml:space="preserve"> REF _Ref125968599 \h  \* MERGEFORMAT </w:instrText>
      </w:r>
      <w:r w:rsidR="004638CA" w:rsidRPr="004638CA">
        <w:fldChar w:fldCharType="separate"/>
      </w:r>
      <w:r w:rsidR="004638CA" w:rsidRPr="004638CA">
        <w:t xml:space="preserve">Table </w:t>
      </w:r>
      <w:r w:rsidR="004638CA" w:rsidRPr="004638CA">
        <w:rPr>
          <w:noProof/>
        </w:rPr>
        <w:t>7</w:t>
      </w:r>
      <w:r w:rsidR="004638CA" w:rsidRPr="004638CA">
        <w:fldChar w:fldCharType="end"/>
      </w:r>
      <w:r w:rsidRPr="004638CA">
        <w:t>)</w:t>
      </w:r>
      <w:r>
        <w:t xml:space="preserve"> data will </w:t>
      </w:r>
      <w:r w:rsidR="008323A5">
        <w:t xml:space="preserve">flagged as ‘Rejected’ and </w:t>
      </w:r>
      <w:r>
        <w:t xml:space="preserve">not be </w:t>
      </w:r>
      <w:r w:rsidR="00646D5A">
        <w:t xml:space="preserve">uplifted to </w:t>
      </w:r>
      <w:r w:rsidR="005D6838">
        <w:t>the EPA</w:t>
      </w:r>
      <w:r w:rsidR="0059311B">
        <w:t xml:space="preserve"> </w:t>
      </w:r>
      <w:r w:rsidR="00646D5A">
        <w:t>Water Quality Exchange</w:t>
      </w:r>
      <w:r>
        <w:t>. The cause of failure will be evaluated</w:t>
      </w:r>
      <w:r w:rsidR="008323A5">
        <w:t xml:space="preserve"> and documented in the data QA report</w:t>
      </w:r>
      <w:r>
        <w:t>. If the cause is found to be equipment failure, calibration and maintenance procedures will be reassessed and improved. In some cases</w:t>
      </w:r>
      <w:r w:rsidR="008323A5">
        <w:t>,</w:t>
      </w:r>
      <w:r>
        <w:t xml:space="preserve"> accuracy project criteria may be modified with prior approval by ADEC project management and ADEC Water QA Officer. In this case the justification for modification, problems associated with collecting and analyzing data, as well as potential solutions will be reported</w:t>
      </w:r>
      <w:r w:rsidR="003E0C23">
        <w:t xml:space="preserve"> </w:t>
      </w:r>
      <w:r w:rsidR="00F2658C">
        <w:t>to ADEC</w:t>
      </w:r>
      <w:r w:rsidR="005D6838">
        <w:t>.</w:t>
      </w:r>
    </w:p>
    <w:p w14:paraId="3626634A" w14:textId="77777777" w:rsidR="00DD7EEA" w:rsidRDefault="00DD7EEA" w:rsidP="00DD7EEA">
      <w:pPr>
        <w:pStyle w:val="BodyText"/>
        <w:spacing w:before="1"/>
        <w:ind w:right="89"/>
      </w:pPr>
    </w:p>
    <w:p w14:paraId="4D7FDEFA" w14:textId="77777777" w:rsidR="000D14B5" w:rsidRDefault="009748A5" w:rsidP="005D6838">
      <w:pPr>
        <w:pStyle w:val="BodyText"/>
        <w:spacing w:before="89"/>
        <w:ind w:right="266"/>
      </w:pPr>
      <w:r>
        <w:t>If failure to meet program specifications is found to be unrelated to equipment, methods, or monitor error, specifications may be revised. Revisions to this QAPP will be submitted to the designated state ADEC and federal EPA, Region 10 Quality Assurance Officers for approval.</w:t>
      </w:r>
    </w:p>
    <w:bookmarkEnd w:id="259"/>
    <w:p w14:paraId="79BBD42A" w14:textId="77777777" w:rsidR="009D3EAA" w:rsidRDefault="009D3EAA" w:rsidP="00C161F5">
      <w:pPr>
        <w:pStyle w:val="BodyText"/>
        <w:spacing w:before="1"/>
        <w:ind w:right="268"/>
      </w:pPr>
    </w:p>
    <w:p w14:paraId="35C737A2" w14:textId="77777777" w:rsidR="00BA7093" w:rsidRDefault="00BA7093" w:rsidP="00C161F5">
      <w:pPr>
        <w:pStyle w:val="BodyText"/>
        <w:spacing w:before="1"/>
        <w:ind w:right="268"/>
      </w:pPr>
    </w:p>
    <w:p w14:paraId="36AE1CBE" w14:textId="77777777" w:rsidR="00BA7093" w:rsidRDefault="00BA7093" w:rsidP="00C161F5">
      <w:pPr>
        <w:pStyle w:val="BodyText"/>
        <w:spacing w:before="1"/>
        <w:ind w:right="268"/>
      </w:pPr>
    </w:p>
    <w:p w14:paraId="50916529" w14:textId="77777777" w:rsidR="00BA7093" w:rsidRDefault="00BA7093" w:rsidP="00C161F5">
      <w:pPr>
        <w:pStyle w:val="BodyText"/>
        <w:spacing w:before="1"/>
        <w:ind w:right="268"/>
      </w:pPr>
    </w:p>
    <w:p w14:paraId="74E2C250" w14:textId="77777777" w:rsidR="00BA7093" w:rsidRDefault="00BA7093" w:rsidP="00C161F5">
      <w:pPr>
        <w:pStyle w:val="BodyText"/>
        <w:spacing w:before="1"/>
        <w:ind w:right="268"/>
      </w:pPr>
    </w:p>
    <w:p w14:paraId="3A4570E6" w14:textId="77777777" w:rsidR="00BA7093" w:rsidRDefault="00BA7093" w:rsidP="00C161F5">
      <w:pPr>
        <w:pStyle w:val="BodyText"/>
        <w:spacing w:before="1"/>
        <w:ind w:right="268"/>
      </w:pPr>
    </w:p>
    <w:p w14:paraId="1508E885" w14:textId="77777777" w:rsidR="0044308E" w:rsidRDefault="0044308E" w:rsidP="00530E7B">
      <w:pPr>
        <w:pStyle w:val="BodyText"/>
        <w:ind w:right="696"/>
      </w:pPr>
    </w:p>
    <w:p w14:paraId="11CCFC4D" w14:textId="77777777" w:rsidR="0044308E" w:rsidRDefault="0044308E" w:rsidP="00530E7B">
      <w:pPr>
        <w:pStyle w:val="BodyText"/>
        <w:ind w:right="696"/>
      </w:pPr>
    </w:p>
    <w:p w14:paraId="7FF7E279" w14:textId="77777777" w:rsidR="0044308E" w:rsidRDefault="0044308E" w:rsidP="00530E7B">
      <w:pPr>
        <w:pStyle w:val="BodyText"/>
        <w:ind w:right="696"/>
      </w:pPr>
    </w:p>
    <w:p w14:paraId="63B82741" w14:textId="511AE2B5" w:rsidR="0044308E" w:rsidRDefault="0044308E" w:rsidP="00530E7B">
      <w:pPr>
        <w:pStyle w:val="BodyText"/>
        <w:ind w:right="696"/>
      </w:pPr>
    </w:p>
    <w:p w14:paraId="0F780882" w14:textId="1C1E596D" w:rsidR="00A20351" w:rsidRDefault="00A20351" w:rsidP="00530E7B">
      <w:pPr>
        <w:pStyle w:val="BodyText"/>
        <w:ind w:right="696"/>
      </w:pPr>
    </w:p>
    <w:p w14:paraId="53597779" w14:textId="4409A152" w:rsidR="00A20351" w:rsidRDefault="00A20351" w:rsidP="00530E7B">
      <w:pPr>
        <w:pStyle w:val="BodyText"/>
        <w:ind w:right="696"/>
      </w:pPr>
    </w:p>
    <w:p w14:paraId="407E9E3B" w14:textId="1883CC27" w:rsidR="00A20351" w:rsidRDefault="00A20351" w:rsidP="00530E7B">
      <w:pPr>
        <w:pStyle w:val="BodyText"/>
        <w:ind w:right="696"/>
      </w:pPr>
    </w:p>
    <w:p w14:paraId="133BBF8D" w14:textId="5986D3C5" w:rsidR="00A20351" w:rsidRDefault="00A20351" w:rsidP="00530E7B">
      <w:pPr>
        <w:pStyle w:val="BodyText"/>
        <w:ind w:right="696"/>
      </w:pPr>
    </w:p>
    <w:p w14:paraId="2476FF84" w14:textId="7608E81E" w:rsidR="00A20351" w:rsidRDefault="00A20351" w:rsidP="00530E7B">
      <w:pPr>
        <w:pStyle w:val="BodyText"/>
        <w:ind w:right="696"/>
      </w:pPr>
    </w:p>
    <w:p w14:paraId="4EBDACF3" w14:textId="111848F5" w:rsidR="00A20351" w:rsidRDefault="00A20351" w:rsidP="00530E7B">
      <w:pPr>
        <w:pStyle w:val="BodyText"/>
        <w:ind w:right="696"/>
      </w:pPr>
    </w:p>
    <w:p w14:paraId="6BB3A476" w14:textId="227DEEC2" w:rsidR="00A20351" w:rsidRDefault="00A20351" w:rsidP="00530E7B">
      <w:pPr>
        <w:pStyle w:val="BodyText"/>
        <w:ind w:right="696"/>
      </w:pPr>
    </w:p>
    <w:p w14:paraId="543D3D3A" w14:textId="61D2C65A" w:rsidR="00A20351" w:rsidRDefault="00A20351" w:rsidP="00530E7B">
      <w:pPr>
        <w:pStyle w:val="BodyText"/>
        <w:ind w:right="696"/>
      </w:pPr>
    </w:p>
    <w:p w14:paraId="6E1063B4" w14:textId="50537A6D" w:rsidR="00A20351" w:rsidRDefault="00A20351" w:rsidP="00530E7B">
      <w:pPr>
        <w:pStyle w:val="BodyText"/>
        <w:ind w:right="696"/>
      </w:pPr>
    </w:p>
    <w:p w14:paraId="2D8C8CFA" w14:textId="0F698F65" w:rsidR="00A20351" w:rsidRDefault="00A20351" w:rsidP="00530E7B">
      <w:pPr>
        <w:pStyle w:val="BodyText"/>
        <w:ind w:right="696"/>
      </w:pPr>
    </w:p>
    <w:p w14:paraId="5FAEBD07" w14:textId="1B8D68E6" w:rsidR="00A20351" w:rsidRDefault="00A20351" w:rsidP="00530E7B">
      <w:pPr>
        <w:pStyle w:val="BodyText"/>
        <w:ind w:right="696"/>
      </w:pPr>
    </w:p>
    <w:p w14:paraId="1AFDF847" w14:textId="71E26899" w:rsidR="00A20351" w:rsidRDefault="00A20351" w:rsidP="00530E7B">
      <w:pPr>
        <w:pStyle w:val="BodyText"/>
        <w:ind w:right="696"/>
      </w:pPr>
    </w:p>
    <w:p w14:paraId="15D3BB55" w14:textId="10E9CB2A" w:rsidR="00A20351" w:rsidRDefault="00A20351" w:rsidP="00530E7B">
      <w:pPr>
        <w:pStyle w:val="BodyText"/>
        <w:ind w:right="696"/>
      </w:pPr>
    </w:p>
    <w:p w14:paraId="7423BA5C" w14:textId="2178724B" w:rsidR="00A20351" w:rsidRDefault="00A20351" w:rsidP="00530E7B">
      <w:pPr>
        <w:pStyle w:val="BodyText"/>
        <w:ind w:right="696"/>
      </w:pPr>
    </w:p>
    <w:p w14:paraId="24C56AD5" w14:textId="1CE6E1F6" w:rsidR="00A20351" w:rsidRDefault="00A20351" w:rsidP="00530E7B">
      <w:pPr>
        <w:pStyle w:val="BodyText"/>
        <w:ind w:right="696"/>
      </w:pPr>
    </w:p>
    <w:p w14:paraId="607761D9" w14:textId="20BFBD6B" w:rsidR="00A20351" w:rsidRDefault="00A20351" w:rsidP="00530E7B">
      <w:pPr>
        <w:pStyle w:val="BodyText"/>
        <w:ind w:right="696"/>
      </w:pPr>
    </w:p>
    <w:p w14:paraId="76D26319" w14:textId="6689E0E8" w:rsidR="00A20351" w:rsidRDefault="00A20351" w:rsidP="00530E7B">
      <w:pPr>
        <w:pStyle w:val="BodyText"/>
        <w:ind w:right="696"/>
      </w:pPr>
    </w:p>
    <w:p w14:paraId="528606D0" w14:textId="093D0CE6" w:rsidR="00A20351" w:rsidRDefault="00A20351" w:rsidP="00530E7B">
      <w:pPr>
        <w:pStyle w:val="BodyText"/>
        <w:ind w:right="696"/>
      </w:pPr>
    </w:p>
    <w:p w14:paraId="06249499" w14:textId="62EA8FDA" w:rsidR="00A20351" w:rsidRDefault="00A20351" w:rsidP="00530E7B">
      <w:pPr>
        <w:pStyle w:val="BodyText"/>
        <w:ind w:right="696"/>
      </w:pPr>
    </w:p>
    <w:p w14:paraId="5B9D800D" w14:textId="1648BFF1" w:rsidR="00A20351" w:rsidRDefault="00A20351" w:rsidP="00530E7B">
      <w:pPr>
        <w:pStyle w:val="BodyText"/>
        <w:ind w:right="696"/>
      </w:pPr>
    </w:p>
    <w:p w14:paraId="7FF8452E" w14:textId="2515F423" w:rsidR="00A20351" w:rsidRDefault="00A20351" w:rsidP="00530E7B">
      <w:pPr>
        <w:pStyle w:val="BodyText"/>
        <w:ind w:right="696"/>
      </w:pPr>
    </w:p>
    <w:p w14:paraId="56439F68" w14:textId="79C91B59" w:rsidR="00A20351" w:rsidRDefault="00A20351" w:rsidP="00530E7B">
      <w:pPr>
        <w:pStyle w:val="BodyText"/>
        <w:ind w:right="696"/>
      </w:pPr>
    </w:p>
    <w:p w14:paraId="332B2EC0" w14:textId="78710AA3" w:rsidR="00A20351" w:rsidRDefault="00A20351" w:rsidP="00530E7B">
      <w:pPr>
        <w:pStyle w:val="BodyText"/>
        <w:ind w:right="696"/>
      </w:pPr>
    </w:p>
    <w:p w14:paraId="23B217D0" w14:textId="03D75B65" w:rsidR="00A20351" w:rsidRDefault="00A20351" w:rsidP="00530E7B">
      <w:pPr>
        <w:pStyle w:val="BodyText"/>
        <w:ind w:right="696"/>
      </w:pPr>
    </w:p>
    <w:p w14:paraId="77D9DDD2" w14:textId="209E3C3D" w:rsidR="00A20351" w:rsidRDefault="00A20351" w:rsidP="00530E7B">
      <w:pPr>
        <w:pStyle w:val="BodyText"/>
        <w:ind w:right="696"/>
      </w:pPr>
    </w:p>
    <w:p w14:paraId="7179B4DE" w14:textId="1466B89D" w:rsidR="00A20351" w:rsidRDefault="00A20351" w:rsidP="00530E7B">
      <w:pPr>
        <w:pStyle w:val="BodyText"/>
        <w:ind w:right="696"/>
      </w:pPr>
    </w:p>
    <w:p w14:paraId="43C5191B" w14:textId="4C67046A" w:rsidR="00A20351" w:rsidRDefault="00A20351" w:rsidP="00530E7B">
      <w:pPr>
        <w:pStyle w:val="BodyText"/>
        <w:ind w:right="696"/>
      </w:pPr>
    </w:p>
    <w:p w14:paraId="27212170" w14:textId="45BED587" w:rsidR="00A20351" w:rsidRDefault="00A20351" w:rsidP="00530E7B">
      <w:pPr>
        <w:pStyle w:val="BodyText"/>
        <w:ind w:right="696"/>
      </w:pPr>
    </w:p>
    <w:p w14:paraId="45126A1E" w14:textId="63365A2F" w:rsidR="00A20351" w:rsidRDefault="00A20351" w:rsidP="00530E7B">
      <w:pPr>
        <w:pStyle w:val="BodyText"/>
        <w:ind w:right="696"/>
      </w:pPr>
    </w:p>
    <w:p w14:paraId="372EA4ED" w14:textId="409551D6" w:rsidR="00A20351" w:rsidRDefault="00A20351" w:rsidP="00530E7B">
      <w:pPr>
        <w:pStyle w:val="BodyText"/>
        <w:ind w:right="696"/>
      </w:pPr>
    </w:p>
    <w:p w14:paraId="3B7152F6" w14:textId="475DF98E" w:rsidR="00A20351" w:rsidRDefault="00A20351" w:rsidP="00530E7B">
      <w:pPr>
        <w:pStyle w:val="BodyText"/>
        <w:ind w:right="696"/>
      </w:pPr>
    </w:p>
    <w:p w14:paraId="3C000CB7" w14:textId="59684711" w:rsidR="00A20351" w:rsidRDefault="00A20351" w:rsidP="00530E7B">
      <w:pPr>
        <w:pStyle w:val="BodyText"/>
        <w:ind w:right="696"/>
      </w:pPr>
    </w:p>
    <w:p w14:paraId="58B588D1" w14:textId="77777777" w:rsidR="00A20351" w:rsidRPr="00826A3C" w:rsidRDefault="00A20351" w:rsidP="00A20351">
      <w:pPr>
        <w:pStyle w:val="Heading2"/>
        <w:ind w:left="0"/>
      </w:pPr>
      <w:bookmarkStart w:id="331" w:name="_Toc125960363"/>
      <w:bookmarkStart w:id="332" w:name="_Toc125984022"/>
      <w:bookmarkStart w:id="333" w:name="_Toc125984306"/>
      <w:r>
        <w:lastRenderedPageBreak/>
        <w:t>References</w:t>
      </w:r>
      <w:bookmarkEnd w:id="331"/>
      <w:bookmarkEnd w:id="332"/>
      <w:bookmarkEnd w:id="333"/>
    </w:p>
    <w:p w14:paraId="474E90FE" w14:textId="77777777" w:rsidR="00A20351" w:rsidRPr="00826A3C" w:rsidRDefault="00A20351" w:rsidP="00A20351">
      <w:pPr>
        <w:pStyle w:val="Heading2"/>
      </w:pPr>
    </w:p>
    <w:p w14:paraId="52BED5A5" w14:textId="5BE0475E" w:rsidR="00D528B3" w:rsidRDefault="00A20351" w:rsidP="008A1901">
      <w:pPr>
        <w:spacing w:line="240" w:lineRule="exact"/>
        <w:ind w:left="720" w:right="730" w:hanging="720"/>
        <w:rPr>
          <w:noProof/>
        </w:rPr>
      </w:pPr>
      <w:r w:rsidRPr="00826A3C">
        <w:fldChar w:fldCharType="begin" w:fldLock="1"/>
      </w:r>
      <w:r w:rsidR="00D528B3">
        <w:instrText>ADDIN paperpile_bibliography &lt;pp-bibliography&gt;&lt;first-reference-indices&gt;&lt;formatting&gt;1&lt;/formatting&gt;&lt;space-after&gt;1&lt;/space-after&gt;&lt;/first-reference-indices&gt;&lt;/pp-bibliography&gt; \* MERGEFORMAT</w:instrText>
      </w:r>
      <w:r w:rsidRPr="00826A3C">
        <w:fldChar w:fldCharType="separate"/>
      </w:r>
      <w:r w:rsidR="00D528B3">
        <w:rPr>
          <w:noProof/>
        </w:rPr>
        <w:t>ADEC. 2022a. “Kenai River Water Quality Monitoring Activities.” 2022. https://dec.alaska.gov/water/nonpoint-source-control/waters-in-the-spotlight/kenai-river-water-quality-monitoring-activities/.</w:t>
      </w:r>
    </w:p>
    <w:p w14:paraId="4622D34F" w14:textId="77777777" w:rsidR="00D528B3" w:rsidRDefault="00D528B3" w:rsidP="008A1901">
      <w:pPr>
        <w:spacing w:line="240" w:lineRule="exact"/>
        <w:ind w:left="720" w:right="730" w:hanging="720"/>
        <w:rPr>
          <w:noProof/>
        </w:rPr>
      </w:pPr>
      <w:r>
        <w:rPr>
          <w:noProof/>
        </w:rPr>
        <w:t>———. 2022b. “Water Quality Standards and Restoration, Water Quality Reports.” February 15, 2022. https://dec.alaska.gov/water/water-quality/reports.</w:t>
      </w:r>
    </w:p>
    <w:p w14:paraId="5086443F" w14:textId="77777777" w:rsidR="00D528B3" w:rsidRDefault="00D528B3" w:rsidP="008A1901">
      <w:pPr>
        <w:spacing w:line="240" w:lineRule="exact"/>
        <w:ind w:left="720" w:right="730" w:hanging="720"/>
        <w:rPr>
          <w:noProof/>
        </w:rPr>
      </w:pPr>
      <w:r>
        <w:rPr>
          <w:noProof/>
        </w:rPr>
        <w:t>AKDNR. 1997. “Kenai River Comprehensive Management Plan.” https://www.kenaifishpartnership.org/wp-content/uploads/2021/10/krsma_1997_editable_sm.pdf.</w:t>
      </w:r>
    </w:p>
    <w:p w14:paraId="7C17E26C" w14:textId="77777777" w:rsidR="00D528B3" w:rsidRDefault="00D528B3" w:rsidP="008A1901">
      <w:pPr>
        <w:spacing w:line="240" w:lineRule="exact"/>
        <w:ind w:left="720" w:right="730" w:hanging="720"/>
        <w:rPr>
          <w:noProof/>
        </w:rPr>
      </w:pPr>
      <w:r>
        <w:rPr>
          <w:noProof/>
        </w:rPr>
        <w:t>Apsens, S., and J. Petitt. 2022. “Kenai River, Alaska Field Report 2021.” Alaska Department of Environmental Conservation.</w:t>
      </w:r>
    </w:p>
    <w:p w14:paraId="01EA8237" w14:textId="77777777" w:rsidR="00D528B3" w:rsidRDefault="00D528B3" w:rsidP="008A1901">
      <w:pPr>
        <w:spacing w:line="240" w:lineRule="exact"/>
        <w:ind w:left="720" w:right="730" w:hanging="720"/>
        <w:rPr>
          <w:noProof/>
        </w:rPr>
      </w:pPr>
      <w:r>
        <w:rPr>
          <w:noProof/>
        </w:rPr>
        <w:t>EPA. 1996a. “Guidelines Establishing Test Procedures for the Analysis of Pollutants (40 CFR Part 136).” 1996. https://www.ecfr.gov/current/title-40/chapter-I/subchapter-D/part-136?toc=1.</w:t>
      </w:r>
    </w:p>
    <w:p w14:paraId="2D9D048F" w14:textId="77777777" w:rsidR="00D528B3" w:rsidRDefault="00D528B3" w:rsidP="008A1901">
      <w:pPr>
        <w:spacing w:line="240" w:lineRule="exact"/>
        <w:ind w:left="720" w:right="730" w:hanging="720"/>
        <w:rPr>
          <w:noProof/>
        </w:rPr>
      </w:pPr>
      <w:r>
        <w:rPr>
          <w:noProof/>
        </w:rPr>
        <w:t>———. 1996b. “Method 1669 - Sampling Ambient Water for Trace Metals at EPA Water Quality Criteria Levels.” 1669. Washington D.C.</w:t>
      </w:r>
    </w:p>
    <w:p w14:paraId="5B6CD041" w14:textId="77777777" w:rsidR="00D528B3" w:rsidRDefault="00D528B3" w:rsidP="008A1901">
      <w:pPr>
        <w:spacing w:line="240" w:lineRule="exact"/>
        <w:ind w:left="720" w:right="730" w:hanging="720"/>
        <w:rPr>
          <w:noProof/>
        </w:rPr>
      </w:pPr>
      <w:r>
        <w:rPr>
          <w:noProof/>
        </w:rPr>
        <w:t>Guerron Orejuela, Edgar. 2016. “Water Quality Assessment of the Kenai River Watershed from July 2000 to July 2014.” Kenai Watershed Forum. https://dec.alaska.gov/media/16756/kenai-river-baseline-monitoring-report-final-zncuappendix.pdf.</w:t>
      </w:r>
    </w:p>
    <w:p w14:paraId="4D61F453" w14:textId="77777777" w:rsidR="00D528B3" w:rsidRDefault="00D528B3" w:rsidP="008A1901">
      <w:pPr>
        <w:spacing w:line="240" w:lineRule="exact"/>
        <w:ind w:left="720" w:right="730" w:hanging="720"/>
        <w:rPr>
          <w:noProof/>
        </w:rPr>
      </w:pPr>
      <w:r>
        <w:rPr>
          <w:noProof/>
        </w:rPr>
        <w:t>Litchfield, V. P., and G. B. Kyle. 1992. “Kenai River Water Quality Investigation Completion Report.” 123. Alaska Department of Fish and Game. http://www.adfg.alaska.gov/fedaidpdfs/FRED.123.pdf.</w:t>
      </w:r>
    </w:p>
    <w:p w14:paraId="00713894" w14:textId="77777777" w:rsidR="00D528B3" w:rsidRDefault="00D528B3" w:rsidP="008A1901">
      <w:pPr>
        <w:spacing w:line="240" w:lineRule="exact"/>
        <w:ind w:left="720" w:right="730" w:hanging="720"/>
        <w:rPr>
          <w:noProof/>
        </w:rPr>
      </w:pPr>
      <w:r>
        <w:rPr>
          <w:noProof/>
        </w:rPr>
        <w:t>Martin, Michelle, Joe Charbonnet, Elizabeth Jones, Jim Czarnezki, and Robert Ruffner. 2011. “Turbidity Monitoring on the Lower Kenai River, 2008-2010.” Kenai Watershed Forum.</w:t>
      </w:r>
    </w:p>
    <w:p w14:paraId="5C7E8485" w14:textId="77777777" w:rsidR="00D528B3" w:rsidRDefault="00D528B3" w:rsidP="008A1901">
      <w:pPr>
        <w:spacing w:line="240" w:lineRule="exact"/>
        <w:ind w:left="720" w:right="730" w:hanging="720"/>
        <w:rPr>
          <w:noProof/>
        </w:rPr>
      </w:pPr>
      <w:r>
        <w:rPr>
          <w:noProof/>
        </w:rPr>
        <w:t>Mauger, Sue. 2013. “Cook Inlet Stream Temp Network Synthesis Report 2008-2012.” Cook Inletekeeper. https://inletkeeper.org/wp-content/uploads/2017/03/Cook-Inlet-Stream-Temp-Network-Synthesis-Report.pdf.</w:t>
      </w:r>
    </w:p>
    <w:p w14:paraId="3953240C" w14:textId="77777777" w:rsidR="00D528B3" w:rsidRDefault="00D528B3" w:rsidP="008A1901">
      <w:pPr>
        <w:spacing w:line="240" w:lineRule="exact"/>
        <w:ind w:left="720" w:right="730" w:hanging="720"/>
        <w:rPr>
          <w:noProof/>
        </w:rPr>
      </w:pPr>
      <w:r>
        <w:rPr>
          <w:noProof/>
        </w:rPr>
        <w:t xml:space="preserve">Mauger, Sue, Rebecca Shaftel, Jason C. Leppi, and Daniel J. Rinella. 2017. “Summer Temperature Regimes in Southcentral Alaska Streams: Watershed Drivers of Variation and Potential Implications for Pacific Salmon.” </w:t>
      </w:r>
      <w:r w:rsidRPr="00D528B3">
        <w:rPr>
          <w:i/>
          <w:noProof/>
        </w:rPr>
        <w:t>Canadian Journal of Fisheries and Aquatic Sciences. Journal Canadien Des Sciences Halieutiques et Aquatiques</w:t>
      </w:r>
      <w:r>
        <w:rPr>
          <w:noProof/>
        </w:rPr>
        <w:t xml:space="preserve"> 74 (5): 702–15.</w:t>
      </w:r>
    </w:p>
    <w:p w14:paraId="68131480" w14:textId="77777777" w:rsidR="00D528B3" w:rsidRDefault="00D528B3" w:rsidP="008A1901">
      <w:pPr>
        <w:spacing w:line="240" w:lineRule="exact"/>
        <w:ind w:left="720" w:right="730" w:hanging="720"/>
        <w:rPr>
          <w:noProof/>
        </w:rPr>
      </w:pPr>
      <w:r>
        <w:rPr>
          <w:noProof/>
        </w:rPr>
        <w:t xml:space="preserve">Mauger, Sue, Rebecca Shaftel, E. Jamie Trammell, Marcus Geist, and Dan Bogan. 2015. “Stream Temperature Data Collection Standards for Alaska: Minimum Standards to Generate Data Useful for Regional-Scale Analyses.” </w:t>
      </w:r>
      <w:r w:rsidRPr="00D528B3">
        <w:rPr>
          <w:i/>
          <w:noProof/>
        </w:rPr>
        <w:t>Journal of Hydrology: Regional Studies</w:t>
      </w:r>
      <w:r>
        <w:rPr>
          <w:noProof/>
        </w:rPr>
        <w:t xml:space="preserve"> 4, Part B (September): 431–38.</w:t>
      </w:r>
    </w:p>
    <w:p w14:paraId="75A1D29A" w14:textId="77777777" w:rsidR="00D528B3" w:rsidRDefault="00D528B3" w:rsidP="008A1901">
      <w:pPr>
        <w:spacing w:line="240" w:lineRule="exact"/>
        <w:ind w:left="720" w:right="730" w:hanging="720"/>
        <w:rPr>
          <w:noProof/>
        </w:rPr>
      </w:pPr>
      <w:r>
        <w:rPr>
          <w:noProof/>
        </w:rPr>
        <w:t>McCard, Jennifer J. 2007. “Water Quality Assessment of the Kenai River Watershed from July 2000 to July 2006.” Kenai Watershed Forum.</w:t>
      </w:r>
    </w:p>
    <w:p w14:paraId="3B2E5BAA" w14:textId="77777777" w:rsidR="00D528B3" w:rsidRDefault="00D528B3" w:rsidP="008A1901">
      <w:pPr>
        <w:spacing w:line="240" w:lineRule="exact"/>
        <w:ind w:left="720" w:right="730" w:hanging="720"/>
        <w:rPr>
          <w:noProof/>
        </w:rPr>
      </w:pPr>
      <w:r>
        <w:rPr>
          <w:noProof/>
        </w:rPr>
        <w:t>Meyer, Benjamin. 2021. “Status of Copper and Zinc Throughout the Kenai River Watershed.” Kenai Watershed Forum. https://dec.alaska.gov/media/22967/copper-zinc-field-report-2019-2020.pdf.</w:t>
      </w:r>
    </w:p>
    <w:p w14:paraId="4306F7B6" w14:textId="77777777" w:rsidR="00D528B3" w:rsidRDefault="00D528B3" w:rsidP="008A1901">
      <w:pPr>
        <w:spacing w:line="240" w:lineRule="exact"/>
        <w:ind w:left="720" w:right="730" w:hanging="720"/>
        <w:rPr>
          <w:noProof/>
        </w:rPr>
      </w:pPr>
      <w:r>
        <w:rPr>
          <w:noProof/>
        </w:rPr>
        <w:t>Sires, Jeff. 2017a. “A Review of Potential Zinc and Copper Pollution Sources in the Kenai River Watershed.” DEC. https://dec.alaska.gov/media/5181/zcliteraturereviewfinal.pdf.</w:t>
      </w:r>
    </w:p>
    <w:p w14:paraId="04D8CDDC" w14:textId="77777777" w:rsidR="00D528B3" w:rsidRDefault="00D528B3" w:rsidP="008A1901">
      <w:pPr>
        <w:spacing w:line="240" w:lineRule="exact"/>
        <w:ind w:left="720" w:right="730" w:hanging="720"/>
        <w:rPr>
          <w:noProof/>
        </w:rPr>
      </w:pPr>
      <w:r>
        <w:rPr>
          <w:noProof/>
        </w:rPr>
        <w:t>———. 2017b. “Kenai River Watershed Zinc and Copper Pollution: A Summary of Data Analysis, Literature Review Results, And Suggested Actions.” DEC. http://www.dec.alaska.gov/media/16761/kenai-river-zinc-and-copper-pollution-study.pdf.</w:t>
      </w:r>
    </w:p>
    <w:p w14:paraId="754877B6" w14:textId="0C5E2C58" w:rsidR="00A20351" w:rsidRDefault="00D528B3" w:rsidP="008A1901">
      <w:pPr>
        <w:spacing w:line="240" w:lineRule="exact"/>
        <w:ind w:left="720" w:right="730" w:hanging="720"/>
        <w:sectPr w:rsidR="00A20351" w:rsidSect="0044308E">
          <w:pgSz w:w="12240" w:h="15840"/>
          <w:pgMar w:top="1440" w:right="1440" w:bottom="1440" w:left="1440" w:header="720" w:footer="720" w:gutter="0"/>
          <w:cols w:space="720"/>
          <w:docGrid w:linePitch="360"/>
        </w:sectPr>
      </w:pPr>
      <w:r>
        <w:rPr>
          <w:noProof/>
        </w:rPr>
        <w:t>USFWS. 1997. “Upper Kenai River Cooperative Plan.” https://www.fws.gov/uploadedFiles/UpperKenaiRiverCoop_Plan_1997.pdf.</w:t>
      </w:r>
      <w:r w:rsidR="00A20351" w:rsidRPr="00826A3C">
        <w:fldChar w:fldCharType="end"/>
      </w:r>
    </w:p>
    <w:p w14:paraId="086F96E0" w14:textId="5F1B5255" w:rsidR="000D14B5" w:rsidRDefault="00461CAC" w:rsidP="00E61CB6">
      <w:pPr>
        <w:pStyle w:val="AppendixSubheadings"/>
        <w:jc w:val="center"/>
        <w:rPr>
          <w:b/>
        </w:rPr>
      </w:pPr>
      <w:bookmarkStart w:id="334" w:name="_Toc125984307"/>
      <w:r w:rsidRPr="00635EC2">
        <w:rPr>
          <w:b/>
        </w:rPr>
        <w:lastRenderedPageBreak/>
        <w:t>Appendix</w:t>
      </w:r>
      <w:bookmarkStart w:id="335" w:name="APPENDIX_A"/>
      <w:bookmarkStart w:id="336" w:name="_bookmark34"/>
      <w:bookmarkStart w:id="337" w:name="_Toc96073989"/>
      <w:bookmarkStart w:id="338" w:name="_Hlk117079059"/>
      <w:bookmarkEnd w:id="335"/>
      <w:bookmarkEnd w:id="336"/>
      <w:r w:rsidR="009748A5" w:rsidRPr="00635EC2">
        <w:rPr>
          <w:b/>
        </w:rPr>
        <w:t xml:space="preserve"> A</w:t>
      </w:r>
      <w:bookmarkEnd w:id="337"/>
      <w:r w:rsidR="00635EC2" w:rsidRPr="00635EC2">
        <w:rPr>
          <w:b/>
        </w:rPr>
        <w:t>:</w:t>
      </w:r>
      <w:r w:rsidR="00635EC2">
        <w:rPr>
          <w:b/>
        </w:rPr>
        <w:t xml:space="preserve"> </w:t>
      </w:r>
      <w:r w:rsidR="009748A5" w:rsidRPr="00635EC2">
        <w:rPr>
          <w:b/>
        </w:rPr>
        <w:t>Technical Advisory Committee</w:t>
      </w:r>
      <w:bookmarkEnd w:id="334"/>
    </w:p>
    <w:p w14:paraId="3BFBC8FF" w14:textId="5668AC93" w:rsidR="000D14B5" w:rsidRDefault="000D14B5">
      <w:pPr>
        <w:pStyle w:val="BodyText"/>
        <w:rPr>
          <w:b/>
          <w:sz w:val="22"/>
        </w:rPr>
      </w:pPr>
    </w:p>
    <w:p w14:paraId="156794CE" w14:textId="309161DB" w:rsidR="00D528B3" w:rsidRDefault="00D528B3" w:rsidP="00635EC2">
      <w:pPr>
        <w:pStyle w:val="BodyText"/>
        <w:ind w:firstLine="688"/>
        <w:rPr>
          <w:b/>
          <w:i/>
        </w:rPr>
      </w:pPr>
      <w:bookmarkStart w:id="339" w:name="_Toc96073990"/>
      <w:bookmarkStart w:id="340" w:name="_Toc117087870"/>
      <w:bookmarkStart w:id="341" w:name="_Toc125541899"/>
      <w:r>
        <w:rPr>
          <w:b/>
          <w:i/>
        </w:rPr>
        <w:t>Sara Apsens</w:t>
      </w:r>
    </w:p>
    <w:p w14:paraId="12A24BA7" w14:textId="77777777" w:rsidR="00D528B3" w:rsidRDefault="00D528B3" w:rsidP="00635EC2">
      <w:pPr>
        <w:pStyle w:val="BodyText"/>
        <w:ind w:firstLine="688"/>
        <w:rPr>
          <w:bCs/>
          <w:iCs/>
        </w:rPr>
      </w:pPr>
      <w:r>
        <w:rPr>
          <w:bCs/>
          <w:iCs/>
        </w:rPr>
        <w:t>Alaska Department of Environmental Conservation</w:t>
      </w:r>
    </w:p>
    <w:p w14:paraId="1277B50C" w14:textId="15693CCB" w:rsidR="00D528B3" w:rsidRDefault="00D528B3" w:rsidP="00635EC2">
      <w:pPr>
        <w:pStyle w:val="BodyText"/>
        <w:ind w:firstLine="688"/>
      </w:pPr>
      <w:r>
        <w:t>Kenai Region Representative, Division of Water Nonpoint Source Program</w:t>
      </w:r>
    </w:p>
    <w:p w14:paraId="014DEA67" w14:textId="3084CE02" w:rsidR="00D528B3" w:rsidRDefault="00D528B3" w:rsidP="00635EC2">
      <w:pPr>
        <w:pStyle w:val="BodyText"/>
        <w:ind w:firstLine="688"/>
      </w:pPr>
      <w:r>
        <w:t>43335 Kalifornsky Beach Road, Suite 11</w:t>
      </w:r>
    </w:p>
    <w:p w14:paraId="71DFE0FD" w14:textId="3C78A9C4" w:rsidR="00D528B3" w:rsidRDefault="00D528B3" w:rsidP="00635EC2">
      <w:pPr>
        <w:pStyle w:val="BodyText"/>
        <w:ind w:firstLine="688"/>
      </w:pPr>
      <w:r>
        <w:t>Soldotna, AK 99669</w:t>
      </w:r>
    </w:p>
    <w:p w14:paraId="7C1592F3" w14:textId="138B0D00" w:rsidR="00D528B3" w:rsidRDefault="00D528B3" w:rsidP="00635EC2">
      <w:pPr>
        <w:pStyle w:val="BodyText"/>
        <w:ind w:firstLine="688"/>
      </w:pPr>
      <w:r>
        <w:t>Phone: (907) 262-5210</w:t>
      </w:r>
    </w:p>
    <w:p w14:paraId="27FE80E5" w14:textId="587E7757" w:rsidR="00D528B3" w:rsidRPr="00D528B3" w:rsidRDefault="00D528B3" w:rsidP="00D528B3">
      <w:pPr>
        <w:pStyle w:val="BodyText"/>
        <w:ind w:firstLine="688"/>
        <w:rPr>
          <w:bCs/>
          <w:iCs/>
        </w:rPr>
      </w:pPr>
      <w:r>
        <w:rPr>
          <w:bCs/>
          <w:iCs/>
        </w:rPr>
        <w:t xml:space="preserve"> </w:t>
      </w:r>
    </w:p>
    <w:p w14:paraId="455AAC43" w14:textId="446F9FE7" w:rsidR="000D14B5" w:rsidRPr="00635EC2" w:rsidRDefault="009748A5" w:rsidP="00635EC2">
      <w:pPr>
        <w:pStyle w:val="BodyText"/>
        <w:ind w:firstLine="688"/>
        <w:rPr>
          <w:b/>
          <w:i/>
        </w:rPr>
      </w:pPr>
      <w:r w:rsidRPr="00635EC2">
        <w:rPr>
          <w:b/>
          <w:i/>
        </w:rPr>
        <w:t>Scott Curtin</w:t>
      </w:r>
      <w:bookmarkEnd w:id="339"/>
      <w:bookmarkEnd w:id="340"/>
      <w:bookmarkEnd w:id="341"/>
    </w:p>
    <w:p w14:paraId="72B0E203" w14:textId="77777777" w:rsidR="008043F1" w:rsidRDefault="009748A5" w:rsidP="008043F1">
      <w:pPr>
        <w:pStyle w:val="BodyText"/>
        <w:ind w:left="688"/>
      </w:pPr>
      <w:r>
        <w:t xml:space="preserve">City of Kenai Wastewater Treatment Plant </w:t>
      </w:r>
    </w:p>
    <w:p w14:paraId="428F6713" w14:textId="77777777" w:rsidR="000D14B5" w:rsidRDefault="009748A5" w:rsidP="005D6838">
      <w:pPr>
        <w:pStyle w:val="BodyText"/>
        <w:ind w:left="688"/>
      </w:pPr>
      <w:r>
        <w:t>210 Fidalgo Ave., Suite 200</w:t>
      </w:r>
    </w:p>
    <w:p w14:paraId="12720A7D" w14:textId="77777777" w:rsidR="000D14B5" w:rsidRDefault="009748A5">
      <w:pPr>
        <w:pStyle w:val="BodyText"/>
        <w:ind w:left="688"/>
      </w:pPr>
      <w:r>
        <w:t>Kenai, AK 99611</w:t>
      </w:r>
    </w:p>
    <w:p w14:paraId="3C0914EF" w14:textId="77777777" w:rsidR="000D14B5" w:rsidRDefault="009748A5">
      <w:pPr>
        <w:pStyle w:val="BodyText"/>
        <w:ind w:left="688"/>
      </w:pPr>
      <w:r>
        <w:t>Phone: 907-283-8240</w:t>
      </w:r>
    </w:p>
    <w:p w14:paraId="634A7A89" w14:textId="77777777" w:rsidR="000D14B5" w:rsidRDefault="000D14B5">
      <w:pPr>
        <w:pStyle w:val="BodyText"/>
        <w:spacing w:before="2"/>
      </w:pPr>
    </w:p>
    <w:p w14:paraId="3B4BB75B" w14:textId="6F38E78A" w:rsidR="000D14B5" w:rsidRPr="00635EC2" w:rsidRDefault="009748A5" w:rsidP="00635EC2">
      <w:pPr>
        <w:pStyle w:val="BodyText"/>
        <w:ind w:firstLine="688"/>
        <w:rPr>
          <w:b/>
          <w:i/>
        </w:rPr>
      </w:pPr>
      <w:bookmarkStart w:id="342" w:name="_Toc96073992"/>
      <w:bookmarkStart w:id="343" w:name="_Toc117087872"/>
      <w:bookmarkStart w:id="344" w:name="_Toc125541901"/>
      <w:r w:rsidRPr="00635EC2">
        <w:rPr>
          <w:b/>
          <w:i/>
        </w:rPr>
        <w:t>Jack Blackwell</w:t>
      </w:r>
      <w:bookmarkEnd w:id="342"/>
      <w:bookmarkEnd w:id="343"/>
      <w:bookmarkEnd w:id="344"/>
    </w:p>
    <w:p w14:paraId="62C5F2E0" w14:textId="77777777" w:rsidR="000D14B5" w:rsidRDefault="009748A5">
      <w:pPr>
        <w:pStyle w:val="BodyText"/>
        <w:spacing w:line="275" w:lineRule="exact"/>
        <w:ind w:left="688"/>
      </w:pPr>
      <w:r>
        <w:t>Alaska State Parks</w:t>
      </w:r>
    </w:p>
    <w:p w14:paraId="5F036CE4" w14:textId="77777777" w:rsidR="000D14B5" w:rsidRDefault="009748A5">
      <w:pPr>
        <w:pStyle w:val="BodyText"/>
        <w:ind w:left="688"/>
      </w:pPr>
      <w:r>
        <w:t>Kenai River Special Management Area</w:t>
      </w:r>
    </w:p>
    <w:p w14:paraId="217547CA" w14:textId="0F695D8F" w:rsidR="000D14B5" w:rsidRDefault="009748A5" w:rsidP="005D6838">
      <w:pPr>
        <w:pStyle w:val="BodyText"/>
        <w:ind w:left="688"/>
      </w:pPr>
      <w:r>
        <w:t xml:space="preserve">P.O. Box 1247 Soldotna, AK 99669 </w:t>
      </w:r>
    </w:p>
    <w:p w14:paraId="6505B3FA" w14:textId="77777777" w:rsidR="00DD7EEA" w:rsidRDefault="00DD7EEA" w:rsidP="008043F1">
      <w:pPr>
        <w:pStyle w:val="BodyText"/>
        <w:ind w:left="688"/>
      </w:pPr>
      <w:r>
        <w:t>Phone:</w:t>
      </w:r>
      <w:r>
        <w:rPr>
          <w:spacing w:val="18"/>
        </w:rPr>
        <w:t xml:space="preserve"> </w:t>
      </w:r>
      <w:r>
        <w:rPr>
          <w:spacing w:val="-3"/>
        </w:rPr>
        <w:t>907-262-5581</w:t>
      </w:r>
    </w:p>
    <w:p w14:paraId="2B4FC582" w14:textId="77777777" w:rsidR="000D14B5" w:rsidRDefault="000D14B5">
      <w:pPr>
        <w:pStyle w:val="BodyText"/>
        <w:spacing w:before="1"/>
      </w:pPr>
    </w:p>
    <w:p w14:paraId="2E58DDC0" w14:textId="46975AE2" w:rsidR="000D14B5" w:rsidRPr="00635EC2" w:rsidRDefault="00B66E98" w:rsidP="00635EC2">
      <w:pPr>
        <w:pStyle w:val="BodyText"/>
        <w:ind w:firstLine="688"/>
        <w:rPr>
          <w:b/>
          <w:i/>
        </w:rPr>
      </w:pPr>
      <w:r>
        <w:rPr>
          <w:b/>
          <w:i/>
        </w:rPr>
        <w:t>Ruth D’Amico</w:t>
      </w:r>
    </w:p>
    <w:p w14:paraId="481A5AFD" w14:textId="77777777" w:rsidR="008043F1" w:rsidRPr="008043F1" w:rsidRDefault="009748A5" w:rsidP="008043F1">
      <w:pPr>
        <w:pStyle w:val="BodyText"/>
        <w:ind w:left="688"/>
      </w:pPr>
      <w:r>
        <w:t xml:space="preserve">U.S. Forest Service </w:t>
      </w:r>
    </w:p>
    <w:p w14:paraId="223FDA34" w14:textId="77777777" w:rsidR="000D14B5" w:rsidRDefault="009748A5" w:rsidP="005D6838">
      <w:pPr>
        <w:pStyle w:val="BodyText"/>
        <w:ind w:left="688"/>
      </w:pPr>
      <w:r>
        <w:t>Chugach National Forest Seward Ranger District</w:t>
      </w:r>
    </w:p>
    <w:p w14:paraId="06A2D35D" w14:textId="77777777" w:rsidR="000D14B5" w:rsidRDefault="009748A5">
      <w:pPr>
        <w:pStyle w:val="BodyText"/>
        <w:ind w:left="688" w:right="6039"/>
      </w:pPr>
      <w:r>
        <w:t>33599 Ranger Station Spur (mile marker 23.5)</w:t>
      </w:r>
    </w:p>
    <w:p w14:paraId="2F933B6D" w14:textId="77777777" w:rsidR="000D14B5" w:rsidRDefault="009748A5">
      <w:pPr>
        <w:pStyle w:val="BodyText"/>
        <w:ind w:left="688"/>
      </w:pPr>
      <w:r>
        <w:t>Seward, AK 99664</w:t>
      </w:r>
    </w:p>
    <w:p w14:paraId="2244FEC3" w14:textId="709CBC57" w:rsidR="000D14B5" w:rsidRPr="00505ACF" w:rsidRDefault="00B66E98" w:rsidP="00505ACF">
      <w:pPr>
        <w:pStyle w:val="BodyText"/>
        <w:ind w:left="688"/>
      </w:pPr>
      <w:r>
        <w:t>Phone: 907-288-7730</w:t>
      </w:r>
    </w:p>
    <w:p w14:paraId="4BEE5156" w14:textId="77777777" w:rsidR="000D14B5" w:rsidRDefault="000D14B5">
      <w:pPr>
        <w:pStyle w:val="BodyText"/>
        <w:spacing w:before="4"/>
        <w:rPr>
          <w:sz w:val="22"/>
        </w:rPr>
      </w:pPr>
    </w:p>
    <w:p w14:paraId="10B3298F" w14:textId="052D2BE9" w:rsidR="000D14B5" w:rsidRPr="00635EC2" w:rsidRDefault="00D528B3" w:rsidP="00635EC2">
      <w:pPr>
        <w:pStyle w:val="BodyText"/>
        <w:ind w:firstLine="688"/>
        <w:rPr>
          <w:b/>
          <w:i/>
        </w:rPr>
      </w:pPr>
      <w:r>
        <w:rPr>
          <w:b/>
          <w:i/>
        </w:rPr>
        <w:t>Gary Fandrei</w:t>
      </w:r>
    </w:p>
    <w:p w14:paraId="36217048" w14:textId="30FA352E" w:rsidR="00907836" w:rsidRDefault="009748A5" w:rsidP="008043F1">
      <w:pPr>
        <w:pStyle w:val="BodyText"/>
        <w:ind w:left="688"/>
      </w:pPr>
      <w:r>
        <w:t>Executive Director</w:t>
      </w:r>
      <w:r w:rsidR="00D528B3">
        <w:t>,</w:t>
      </w:r>
      <w:r>
        <w:t xml:space="preserve"> </w:t>
      </w:r>
      <w:r w:rsidR="00D528B3">
        <w:t>Emeritus</w:t>
      </w:r>
    </w:p>
    <w:p w14:paraId="444E1A35" w14:textId="77777777" w:rsidR="000D14B5" w:rsidRDefault="009748A5" w:rsidP="005D6838">
      <w:pPr>
        <w:pStyle w:val="BodyText"/>
        <w:ind w:left="688"/>
      </w:pPr>
      <w:r>
        <w:t>Cook Inlet Aquaculture</w:t>
      </w:r>
    </w:p>
    <w:p w14:paraId="3BDD41DD" w14:textId="77777777" w:rsidR="008043F1" w:rsidRDefault="009748A5" w:rsidP="008043F1">
      <w:pPr>
        <w:pStyle w:val="BodyText"/>
        <w:ind w:left="688"/>
      </w:pPr>
      <w:r>
        <w:t xml:space="preserve">40610 Kalifornsky Beach Rd. </w:t>
      </w:r>
    </w:p>
    <w:p w14:paraId="03503322" w14:textId="77777777" w:rsidR="000D14B5" w:rsidRDefault="009748A5" w:rsidP="005D6838">
      <w:pPr>
        <w:pStyle w:val="BodyText"/>
        <w:ind w:left="688"/>
      </w:pPr>
      <w:r>
        <w:t>Kenai, AK 99611</w:t>
      </w:r>
    </w:p>
    <w:p w14:paraId="714C5A9C" w14:textId="09C552B8" w:rsidR="00505ACF" w:rsidRDefault="009748A5" w:rsidP="005D6838">
      <w:pPr>
        <w:pStyle w:val="BodyText"/>
        <w:ind w:left="688"/>
      </w:pPr>
      <w:r>
        <w:t>Phone: 907-283-5761</w:t>
      </w:r>
      <w:bookmarkStart w:id="345" w:name="_Toc96073995"/>
    </w:p>
    <w:p w14:paraId="4085845A" w14:textId="77777777" w:rsidR="00505ACF" w:rsidRDefault="00505ACF" w:rsidP="005D6838">
      <w:pPr>
        <w:pStyle w:val="BodyText"/>
        <w:spacing w:before="2"/>
      </w:pPr>
    </w:p>
    <w:p w14:paraId="5A9B991A" w14:textId="3EA0F937" w:rsidR="000D14B5" w:rsidRPr="00635EC2" w:rsidRDefault="009748A5" w:rsidP="00635EC2">
      <w:pPr>
        <w:pStyle w:val="BodyText"/>
        <w:ind w:firstLine="688"/>
        <w:rPr>
          <w:b/>
          <w:i/>
        </w:rPr>
      </w:pPr>
      <w:bookmarkStart w:id="346" w:name="_Toc117087875"/>
      <w:bookmarkStart w:id="347" w:name="_Toc125541904"/>
      <w:r w:rsidRPr="00635EC2">
        <w:rPr>
          <w:b/>
          <w:i/>
        </w:rPr>
        <w:t>Justin Nelson</w:t>
      </w:r>
      <w:bookmarkEnd w:id="345"/>
      <w:bookmarkEnd w:id="346"/>
      <w:bookmarkEnd w:id="347"/>
    </w:p>
    <w:p w14:paraId="1E4D6BAA" w14:textId="77777777" w:rsidR="000D14B5" w:rsidRDefault="009748A5">
      <w:pPr>
        <w:pStyle w:val="BodyText"/>
        <w:spacing w:line="275" w:lineRule="exact"/>
        <w:ind w:left="688"/>
      </w:pPr>
      <w:r>
        <w:t>Client Service Manager</w:t>
      </w:r>
    </w:p>
    <w:p w14:paraId="1B281DD8" w14:textId="77777777" w:rsidR="000D14B5" w:rsidRDefault="009748A5" w:rsidP="005D6838">
      <w:pPr>
        <w:pStyle w:val="BodyText"/>
        <w:ind w:left="688"/>
      </w:pPr>
      <w:r>
        <w:t>SGS Environmental Laboratory Services</w:t>
      </w:r>
    </w:p>
    <w:p w14:paraId="6D0DAD13" w14:textId="77777777" w:rsidR="000D14B5" w:rsidRDefault="009748A5" w:rsidP="005D6838">
      <w:pPr>
        <w:pStyle w:val="BodyText"/>
        <w:ind w:left="688"/>
      </w:pPr>
      <w:r>
        <w:t>200 W Potter Dr Anchorage, AK</w:t>
      </w:r>
      <w:r>
        <w:rPr>
          <w:spacing w:val="-5"/>
        </w:rPr>
        <w:t xml:space="preserve"> </w:t>
      </w:r>
      <w:r>
        <w:rPr>
          <w:spacing w:val="-3"/>
        </w:rPr>
        <w:t>99518</w:t>
      </w:r>
    </w:p>
    <w:p w14:paraId="40B5A84A" w14:textId="77777777" w:rsidR="000D14B5" w:rsidRDefault="009748A5">
      <w:pPr>
        <w:pStyle w:val="BodyText"/>
        <w:ind w:left="688"/>
      </w:pPr>
      <w:r>
        <w:t>Phone:</w:t>
      </w:r>
      <w:r>
        <w:rPr>
          <w:spacing w:val="-2"/>
        </w:rPr>
        <w:t xml:space="preserve"> </w:t>
      </w:r>
      <w:r>
        <w:t>907-562-2343</w:t>
      </w:r>
    </w:p>
    <w:p w14:paraId="1405F86D" w14:textId="77777777" w:rsidR="000D14B5" w:rsidRDefault="000D14B5">
      <w:pPr>
        <w:pStyle w:val="BodyText"/>
        <w:spacing w:before="2"/>
      </w:pPr>
    </w:p>
    <w:p w14:paraId="44182365" w14:textId="77CC8FE4" w:rsidR="000D14B5" w:rsidRPr="00635EC2" w:rsidRDefault="00434CF1" w:rsidP="00294DCB">
      <w:pPr>
        <w:pStyle w:val="BodyText"/>
        <w:ind w:firstLine="688"/>
        <w:rPr>
          <w:b/>
          <w:i/>
        </w:rPr>
      </w:pPr>
      <w:bookmarkStart w:id="348" w:name="_Toc96073996"/>
      <w:bookmarkStart w:id="349" w:name="_Toc117087876"/>
      <w:bookmarkStart w:id="350" w:name="_Toc125541905"/>
      <w:r w:rsidRPr="00635EC2">
        <w:rPr>
          <w:b/>
          <w:i/>
        </w:rPr>
        <w:t>Jon Essert</w:t>
      </w:r>
      <w:bookmarkEnd w:id="348"/>
      <w:bookmarkEnd w:id="349"/>
      <w:bookmarkEnd w:id="350"/>
    </w:p>
    <w:p w14:paraId="6D12C390" w14:textId="77777777" w:rsidR="000D14B5" w:rsidRDefault="009748A5">
      <w:pPr>
        <w:pStyle w:val="BodyText"/>
        <w:spacing w:line="275" w:lineRule="exact"/>
        <w:ind w:left="688"/>
      </w:pPr>
      <w:r>
        <w:t>Utility Department Manager</w:t>
      </w:r>
    </w:p>
    <w:p w14:paraId="03E55E68" w14:textId="010FB572" w:rsidR="000D14B5" w:rsidRDefault="009748A5" w:rsidP="005D6838">
      <w:pPr>
        <w:pStyle w:val="BodyText"/>
        <w:ind w:left="688"/>
      </w:pPr>
      <w:r>
        <w:t>City of Soldotna Wastewater Treatment</w:t>
      </w:r>
      <w:r w:rsidR="00AA387F">
        <w:t xml:space="preserve"> </w:t>
      </w:r>
      <w:r>
        <w:t>Plant</w:t>
      </w:r>
    </w:p>
    <w:p w14:paraId="11636F43" w14:textId="77777777" w:rsidR="000D14B5" w:rsidRDefault="009748A5" w:rsidP="005D6838">
      <w:pPr>
        <w:pStyle w:val="BodyText"/>
        <w:ind w:left="688"/>
      </w:pPr>
      <w:r>
        <w:t>215 S Kobuk St Soldotna, AK 99669</w:t>
      </w:r>
    </w:p>
    <w:p w14:paraId="181008D7" w14:textId="2BF65251" w:rsidR="00534C0D" w:rsidRPr="00E61CB6" w:rsidRDefault="009748A5" w:rsidP="00E61CB6">
      <w:pPr>
        <w:pStyle w:val="BodyText"/>
        <w:ind w:left="688"/>
      </w:pPr>
      <w:r>
        <w:t>Phone: 907-262-4205</w:t>
      </w:r>
      <w:bookmarkEnd w:id="338"/>
    </w:p>
    <w:p w14:paraId="768B1A27" w14:textId="38F1DC61" w:rsidR="004911DB" w:rsidRPr="00294DCB" w:rsidRDefault="00461CAC" w:rsidP="00534C0D">
      <w:pPr>
        <w:pStyle w:val="AppendixSubheadings"/>
        <w:jc w:val="center"/>
        <w:rPr>
          <w:b/>
          <w:sz w:val="24"/>
          <w:szCs w:val="24"/>
        </w:rPr>
      </w:pPr>
      <w:bookmarkStart w:id="351" w:name="_Toc125984308"/>
      <w:r w:rsidRPr="00294DCB">
        <w:rPr>
          <w:b/>
          <w:sz w:val="24"/>
          <w:szCs w:val="24"/>
        </w:rPr>
        <w:lastRenderedPageBreak/>
        <w:t>Appendix</w:t>
      </w:r>
      <w:r w:rsidR="004911DB" w:rsidRPr="00294DCB">
        <w:rPr>
          <w:b/>
          <w:sz w:val="24"/>
          <w:szCs w:val="24"/>
        </w:rPr>
        <w:t xml:space="preserve"> B</w:t>
      </w:r>
      <w:bookmarkStart w:id="352" w:name="_Hlk117087691"/>
      <w:r w:rsidR="00534C0D" w:rsidRPr="00294DCB">
        <w:rPr>
          <w:b/>
          <w:sz w:val="24"/>
          <w:szCs w:val="24"/>
        </w:rPr>
        <w:t xml:space="preserve">: </w:t>
      </w:r>
      <w:r w:rsidR="004911DB" w:rsidRPr="00294DCB">
        <w:rPr>
          <w:b/>
          <w:sz w:val="24"/>
          <w:szCs w:val="24"/>
        </w:rPr>
        <w:t>Fieldwork Sampling SOP</w:t>
      </w:r>
      <w:bookmarkEnd w:id="351"/>
    </w:p>
    <w:bookmarkEnd w:id="352"/>
    <w:p w14:paraId="4C411FB2" w14:textId="77777777" w:rsidR="000D14B5" w:rsidRPr="005D6838" w:rsidRDefault="000D14B5" w:rsidP="005D6838">
      <w:pPr>
        <w:pStyle w:val="AppendixSubheadings"/>
        <w:jc w:val="center"/>
        <w:rPr>
          <w:b/>
        </w:rPr>
      </w:pPr>
    </w:p>
    <w:p w14:paraId="16B5CC9E" w14:textId="77777777" w:rsidR="007F6044" w:rsidRPr="007F6044" w:rsidRDefault="007F6044" w:rsidP="007F6044">
      <w:pPr>
        <w:widowControl/>
        <w:autoSpaceDE/>
        <w:autoSpaceDN/>
        <w:rPr>
          <w:rFonts w:ascii="Times" w:eastAsia="Times" w:hAnsi="Times"/>
          <w:b/>
          <w:sz w:val="24"/>
          <w:szCs w:val="20"/>
        </w:rPr>
      </w:pPr>
      <w:bookmarkStart w:id="353" w:name="APPENDIX_B"/>
      <w:bookmarkStart w:id="354" w:name="_bookmark35"/>
      <w:bookmarkStart w:id="355" w:name="_Hlk117087791"/>
      <w:bookmarkEnd w:id="353"/>
      <w:bookmarkEnd w:id="354"/>
    </w:p>
    <w:p w14:paraId="57777A2D"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43DB8043" wp14:editId="56D457D1">
            <wp:extent cx="1403499" cy="765544"/>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png"/>
                    <pic:cNvPicPr/>
                  </pic:nvPicPr>
                  <pic:blipFill>
                    <a:blip r:embed="rId10">
                      <a:extLst>
                        <a:ext uri="{28A0092B-C50C-407E-A947-70E740481C1C}">
                          <a14:useLocalDpi xmlns:a14="http://schemas.microsoft.com/office/drawing/2010/main" val="0"/>
                        </a:ext>
                      </a:extLst>
                    </a:blip>
                    <a:stretch>
                      <a:fillRect/>
                    </a:stretch>
                  </pic:blipFill>
                  <pic:spPr>
                    <a:xfrm>
                      <a:off x="0" y="0"/>
                      <a:ext cx="1432261" cy="781233"/>
                    </a:xfrm>
                    <a:prstGeom prst="rect">
                      <a:avLst/>
                    </a:prstGeom>
                  </pic:spPr>
                </pic:pic>
              </a:graphicData>
            </a:graphic>
          </wp:inline>
        </w:drawing>
      </w:r>
    </w:p>
    <w:p w14:paraId="1D96F3B4" w14:textId="77777777" w:rsidR="007F6044" w:rsidRPr="007F6044" w:rsidRDefault="007F6044" w:rsidP="007F6044">
      <w:pPr>
        <w:widowControl/>
        <w:autoSpaceDE/>
        <w:autoSpaceDN/>
        <w:jc w:val="center"/>
        <w:rPr>
          <w:rFonts w:ascii="Times" w:eastAsia="Times" w:hAnsi="Times"/>
          <w:i/>
        </w:rPr>
      </w:pPr>
      <w:r w:rsidRPr="007F6044">
        <w:rPr>
          <w:rFonts w:ascii="Times" w:eastAsia="Times" w:hAnsi="Times"/>
          <w:i/>
        </w:rPr>
        <w:t>“Research, Restoration, Education”</w:t>
      </w:r>
    </w:p>
    <w:p w14:paraId="431014AF" w14:textId="77777777" w:rsidR="007F6044" w:rsidRPr="007F6044" w:rsidRDefault="007F6044" w:rsidP="007F6044">
      <w:pPr>
        <w:widowControl/>
        <w:autoSpaceDE/>
        <w:autoSpaceDN/>
        <w:jc w:val="center"/>
        <w:rPr>
          <w:rFonts w:ascii="Times" w:eastAsia="Times" w:hAnsi="Times"/>
          <w:b/>
          <w:sz w:val="20"/>
          <w:szCs w:val="20"/>
        </w:rPr>
      </w:pPr>
      <w:r w:rsidRPr="007F6044">
        <w:rPr>
          <w:rFonts w:ascii="Times" w:eastAsia="Times" w:hAnsi="Times"/>
          <w:b/>
          <w:sz w:val="20"/>
          <w:szCs w:val="20"/>
        </w:rPr>
        <w:t xml:space="preserve">Benjamin Meyer | Water Quality Coordinator | </w:t>
      </w:r>
      <w:hyperlink r:id="rId44" w:history="1">
        <w:r w:rsidRPr="007F6044">
          <w:rPr>
            <w:rFonts w:ascii="Times" w:eastAsia="Times" w:hAnsi="Times"/>
            <w:b/>
            <w:color w:val="0563C1"/>
            <w:sz w:val="20"/>
            <w:szCs w:val="20"/>
            <w:u w:val="single"/>
          </w:rPr>
          <w:t>ben@kenaiwatershed.org</w:t>
        </w:r>
      </w:hyperlink>
      <w:r w:rsidRPr="007F6044">
        <w:rPr>
          <w:rFonts w:ascii="Times" w:eastAsia="Times" w:hAnsi="Times"/>
          <w:b/>
          <w:sz w:val="20"/>
          <w:szCs w:val="20"/>
        </w:rPr>
        <w:t xml:space="preserve"> | (907) 232-0280</w:t>
      </w:r>
    </w:p>
    <w:p w14:paraId="5AF664AD" w14:textId="77777777" w:rsidR="007F6044" w:rsidRPr="007F6044" w:rsidRDefault="007F6044" w:rsidP="007F6044">
      <w:pPr>
        <w:widowControl/>
        <w:autoSpaceDE/>
        <w:autoSpaceDN/>
        <w:jc w:val="center"/>
        <w:rPr>
          <w:rFonts w:ascii="Times" w:eastAsia="Times" w:hAnsi="Times"/>
          <w:b/>
          <w:sz w:val="24"/>
          <w:szCs w:val="20"/>
        </w:rPr>
      </w:pPr>
    </w:p>
    <w:p w14:paraId="3981184A"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 xml:space="preserve">KENAI RIVER BASELINE WATER QUALITY MONITORING </w:t>
      </w:r>
    </w:p>
    <w:p w14:paraId="288DA7C0"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SAMPLE COLLECTION PROCEDURES</w:t>
      </w:r>
    </w:p>
    <w:p w14:paraId="5D69348F" w14:textId="77777777" w:rsidR="007F6044" w:rsidRPr="007F6044" w:rsidRDefault="007F6044" w:rsidP="007F6044">
      <w:pPr>
        <w:widowControl/>
        <w:autoSpaceDE/>
        <w:autoSpaceDN/>
        <w:jc w:val="center"/>
        <w:rPr>
          <w:rFonts w:ascii="Times" w:eastAsia="Times" w:hAnsi="Times"/>
          <w:b/>
          <w:sz w:val="24"/>
          <w:szCs w:val="20"/>
        </w:rPr>
      </w:pPr>
    </w:p>
    <w:p w14:paraId="28123A8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Fieldwork Preparation ………………………………………………………………….1</w:t>
      </w:r>
    </w:p>
    <w:p w14:paraId="5E5CFC93"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General Sampling Protocol ……………………………………………………………..2</w:t>
      </w:r>
    </w:p>
    <w:p w14:paraId="30528CF0"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Preparing for Sample Collection………………………………………………………..2</w:t>
      </w:r>
    </w:p>
    <w:p w14:paraId="69F59E7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Sample Collection Procedures by Sample Type………………………………………..3</w:t>
      </w:r>
    </w:p>
    <w:p w14:paraId="0ECE104F"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Fecal Coliform …………………………………………………………………...3</w:t>
      </w:r>
    </w:p>
    <w:p w14:paraId="1254539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Dissolved Metals …………………………………………………………………4</w:t>
      </w:r>
    </w:p>
    <w:p w14:paraId="48174D6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BTEX (Hydrocarbons) ………………………………………………………….5</w:t>
      </w:r>
    </w:p>
    <w:p w14:paraId="41012CD4"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metals ……………………………………………………………………...6</w:t>
      </w:r>
    </w:p>
    <w:p w14:paraId="652194A2"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Nitrogen and Phosphorus ………………………………………………………6</w:t>
      </w:r>
    </w:p>
    <w:p w14:paraId="544FFFF7"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Suspended Solids …………………………………………………………7</w:t>
      </w:r>
    </w:p>
    <w:p w14:paraId="1C1B7CE7"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Appendix A – Clean Hands, Dirty Hands ……………………………………………..8</w:t>
      </w:r>
    </w:p>
    <w:p w14:paraId="6593590C" w14:textId="77777777" w:rsidR="007F6044" w:rsidRPr="007F6044" w:rsidRDefault="007F6044" w:rsidP="007F6044">
      <w:pPr>
        <w:widowControl/>
        <w:autoSpaceDE/>
        <w:autoSpaceDN/>
        <w:rPr>
          <w:rFonts w:ascii="Times" w:eastAsia="Times" w:hAnsi="Times"/>
          <w:b/>
          <w:sz w:val="24"/>
          <w:szCs w:val="20"/>
        </w:rPr>
      </w:pPr>
    </w:p>
    <w:p w14:paraId="60CC04DD" w14:textId="77777777" w:rsidR="007F6044" w:rsidRPr="007F6044" w:rsidRDefault="007F6044" w:rsidP="007F6044">
      <w:pPr>
        <w:widowControl/>
        <w:autoSpaceDE/>
        <w:autoSpaceDN/>
        <w:rPr>
          <w:rFonts w:ascii="Times" w:eastAsia="Times" w:hAnsi="Times"/>
          <w:b/>
          <w:sz w:val="24"/>
          <w:szCs w:val="20"/>
        </w:rPr>
      </w:pPr>
    </w:p>
    <w:p w14:paraId="0DE37485" w14:textId="77777777" w:rsidR="007F6044" w:rsidRPr="007F6044" w:rsidRDefault="007F6044" w:rsidP="00D90FB3">
      <w:pPr>
        <w:widowControl/>
        <w:numPr>
          <w:ilvl w:val="0"/>
          <w:numId w:val="21"/>
        </w:numPr>
        <w:autoSpaceDE/>
        <w:autoSpaceDN/>
        <w:rPr>
          <w:rFonts w:ascii="Times" w:eastAsia="Times" w:hAnsi="Times"/>
          <w:sz w:val="24"/>
          <w:szCs w:val="20"/>
        </w:rPr>
      </w:pPr>
      <w:r w:rsidRPr="007F6044">
        <w:rPr>
          <w:rFonts w:ascii="Times" w:eastAsia="Times" w:hAnsi="Times"/>
          <w:b/>
          <w:sz w:val="24"/>
          <w:szCs w:val="20"/>
        </w:rPr>
        <w:t>FIELDWORK PREPARATION</w:t>
      </w:r>
    </w:p>
    <w:p w14:paraId="69F9CAC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Six weeks prior to sampling date</w:t>
      </w:r>
    </w:p>
    <w:p w14:paraId="2EE665C1" w14:textId="77777777" w:rsidR="007F6044" w:rsidRPr="007F6044" w:rsidRDefault="007F6044" w:rsidP="00D90FB3">
      <w:pPr>
        <w:widowControl/>
        <w:numPr>
          <w:ilvl w:val="2"/>
          <w:numId w:val="21"/>
        </w:numPr>
        <w:autoSpaceDE/>
        <w:autoSpaceDN/>
        <w:rPr>
          <w:rFonts w:ascii="Times" w:eastAsia="Times" w:hAnsi="Times"/>
          <w:b/>
          <w:sz w:val="24"/>
          <w:szCs w:val="20"/>
        </w:rPr>
      </w:pPr>
      <w:r w:rsidRPr="007F6044">
        <w:rPr>
          <w:rFonts w:ascii="Times" w:eastAsia="Times" w:hAnsi="Times"/>
          <w:sz w:val="24"/>
          <w:szCs w:val="20"/>
        </w:rPr>
        <w:t>The water quality coordinator will contact you by email. Please RSVP as soon as possible if you are participating.</w:t>
      </w:r>
      <w:r w:rsidRPr="007F6044">
        <w:rPr>
          <w:rFonts w:ascii="Times" w:eastAsia="Times" w:hAnsi="Times"/>
          <w:b/>
          <w:sz w:val="24"/>
          <w:szCs w:val="20"/>
        </w:rPr>
        <w:t xml:space="preserve">  </w:t>
      </w:r>
    </w:p>
    <w:p w14:paraId="57DA6EE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week prior to sampling date</w:t>
      </w:r>
      <w:r w:rsidRPr="007F6044">
        <w:rPr>
          <w:rFonts w:ascii="Times" w:eastAsia="Times" w:hAnsi="Times"/>
          <w:b/>
          <w:sz w:val="24"/>
          <w:szCs w:val="20"/>
        </w:rPr>
        <w:t xml:space="preserve">  </w:t>
      </w:r>
    </w:p>
    <w:p w14:paraId="71DEAE26" w14:textId="70E307C3"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Confirm plans with </w:t>
      </w:r>
      <w:r w:rsidR="00C01915" w:rsidRPr="007F6044">
        <w:rPr>
          <w:rFonts w:ascii="Times" w:eastAsia="Times" w:hAnsi="Times"/>
          <w:sz w:val="24"/>
          <w:szCs w:val="20"/>
        </w:rPr>
        <w:t>you</w:t>
      </w:r>
      <w:r w:rsidR="00C01915">
        <w:rPr>
          <w:rFonts w:ascii="Times" w:eastAsia="Times" w:hAnsi="Times"/>
          <w:sz w:val="24"/>
          <w:szCs w:val="20"/>
        </w:rPr>
        <w:t>r</w:t>
      </w:r>
      <w:r w:rsidRPr="007F6044">
        <w:rPr>
          <w:rFonts w:ascii="Times" w:eastAsia="Times" w:hAnsi="Times"/>
          <w:sz w:val="24"/>
          <w:szCs w:val="20"/>
        </w:rPr>
        <w:t xml:space="preserve"> fieldwork partners and supervisor. </w:t>
      </w:r>
    </w:p>
    <w:p w14:paraId="06CBD428" w14:textId="77777777" w:rsidR="007F6044" w:rsidRPr="007F6044" w:rsidRDefault="007F6044" w:rsidP="00D90FB3">
      <w:pPr>
        <w:widowControl/>
        <w:numPr>
          <w:ilvl w:val="3"/>
          <w:numId w:val="22"/>
        </w:numPr>
        <w:autoSpaceDE/>
        <w:autoSpaceDN/>
        <w:rPr>
          <w:rFonts w:ascii="Times" w:eastAsia="Times" w:hAnsi="Times"/>
          <w:sz w:val="24"/>
          <w:szCs w:val="20"/>
        </w:rPr>
      </w:pPr>
      <w:r w:rsidRPr="007F6044">
        <w:rPr>
          <w:rFonts w:ascii="Times" w:eastAsia="Times" w:hAnsi="Times"/>
          <w:sz w:val="24"/>
          <w:szCs w:val="20"/>
        </w:rPr>
        <w:t>Know meeting time and place.</w:t>
      </w:r>
    </w:p>
    <w:p w14:paraId="5496A8D2"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Review current sampling protocol (this document). </w:t>
      </w:r>
    </w:p>
    <w:p w14:paraId="32D75329"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Ask the Water Quality Coordinator if you have questions (see top of this form for contact info).</w:t>
      </w:r>
    </w:p>
    <w:p w14:paraId="099E21B1"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day prior to sampling date</w:t>
      </w:r>
    </w:p>
    <w:p w14:paraId="127F35F5"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At least one team member will pick up water quality sampling equipment from the Water Quality Coordinator. Your confirmation email will describe pick-up time and location.</w:t>
      </w:r>
    </w:p>
    <w:p w14:paraId="3545A363"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 xml:space="preserve">Keep </w:t>
      </w:r>
      <w:r w:rsidRPr="007F6044">
        <w:rPr>
          <w:rFonts w:ascii="Times" w:eastAsia="Times" w:hAnsi="Times"/>
          <w:b/>
          <w:sz w:val="24"/>
          <w:szCs w:val="20"/>
        </w:rPr>
        <w:t xml:space="preserve">ice packs </w:t>
      </w:r>
      <w:r w:rsidRPr="007F6044">
        <w:rPr>
          <w:rFonts w:ascii="Times" w:eastAsia="Times" w:hAnsi="Times"/>
          <w:sz w:val="24"/>
          <w:szCs w:val="20"/>
        </w:rPr>
        <w:t>for the sample cooler frozen until the morning of sampling, put reminder note in car.</w:t>
      </w:r>
    </w:p>
    <w:p w14:paraId="4B99ED52" w14:textId="77777777" w:rsidR="007F6044" w:rsidRPr="007F6044" w:rsidRDefault="007F6044" w:rsidP="007F6044">
      <w:pPr>
        <w:widowControl/>
        <w:autoSpaceDE/>
        <w:autoSpaceDN/>
        <w:rPr>
          <w:rFonts w:ascii="Times" w:eastAsia="Times" w:hAnsi="Times"/>
          <w:b/>
          <w:sz w:val="24"/>
          <w:szCs w:val="20"/>
        </w:rPr>
      </w:pPr>
    </w:p>
    <w:p w14:paraId="6B325341" w14:textId="77777777" w:rsidR="007F6044" w:rsidRPr="007F6044" w:rsidRDefault="007F6044" w:rsidP="007F6044">
      <w:pPr>
        <w:widowControl/>
        <w:autoSpaceDE/>
        <w:autoSpaceDN/>
        <w:rPr>
          <w:rFonts w:ascii="Times" w:eastAsia="Times" w:hAnsi="Times"/>
          <w:b/>
          <w:sz w:val="24"/>
          <w:szCs w:val="20"/>
        </w:rPr>
      </w:pPr>
    </w:p>
    <w:p w14:paraId="04B0D71C" w14:textId="77777777" w:rsidR="007F6044" w:rsidRPr="007F6044" w:rsidRDefault="007F6044" w:rsidP="007F6044">
      <w:pPr>
        <w:widowControl/>
        <w:autoSpaceDE/>
        <w:autoSpaceDN/>
        <w:rPr>
          <w:rFonts w:ascii="Times" w:eastAsia="Times" w:hAnsi="Times"/>
          <w:b/>
          <w:sz w:val="24"/>
          <w:szCs w:val="20"/>
        </w:rPr>
      </w:pPr>
    </w:p>
    <w:p w14:paraId="7E753FCC" w14:textId="4B6CB30E" w:rsidR="007F6044" w:rsidRPr="007F6044" w:rsidRDefault="007F6044" w:rsidP="007F6044">
      <w:pPr>
        <w:widowControl/>
        <w:autoSpaceDE/>
        <w:autoSpaceDN/>
        <w:rPr>
          <w:rFonts w:ascii="Times" w:eastAsia="Times" w:hAnsi="Times"/>
          <w:b/>
          <w:sz w:val="24"/>
          <w:szCs w:val="20"/>
        </w:rPr>
      </w:pPr>
    </w:p>
    <w:p w14:paraId="731D729D"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lastRenderedPageBreak/>
        <w:t>______________________________________________________________________________</w:t>
      </w:r>
    </w:p>
    <w:p w14:paraId="4BC2D477" w14:textId="77777777" w:rsidR="007F6044" w:rsidRPr="007F6044" w:rsidRDefault="007F6044" w:rsidP="007F6044">
      <w:pPr>
        <w:widowControl/>
        <w:autoSpaceDE/>
        <w:autoSpaceDN/>
        <w:rPr>
          <w:rFonts w:ascii="Times" w:eastAsia="Times" w:hAnsi="Times"/>
          <w:b/>
          <w:sz w:val="24"/>
          <w:szCs w:val="20"/>
        </w:rPr>
      </w:pPr>
    </w:p>
    <w:p w14:paraId="0C5DB492"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GENERAL SAMPLING PROTOCOL</w:t>
      </w:r>
    </w:p>
    <w:p w14:paraId="01E508A1" w14:textId="77777777" w:rsidR="007F6044" w:rsidRPr="007F6044" w:rsidRDefault="007F6044" w:rsidP="007F6044">
      <w:pPr>
        <w:widowControl/>
        <w:autoSpaceDE/>
        <w:autoSpaceDN/>
        <w:rPr>
          <w:rFonts w:ascii="Times" w:eastAsia="Times" w:hAnsi="Times"/>
          <w:b/>
          <w:sz w:val="24"/>
          <w:szCs w:val="20"/>
        </w:rPr>
      </w:pPr>
    </w:p>
    <w:p w14:paraId="4A88B5D2" w14:textId="77777777" w:rsidR="007F6044" w:rsidRPr="007F6044" w:rsidRDefault="007F6044" w:rsidP="00D90FB3">
      <w:pPr>
        <w:widowControl/>
        <w:numPr>
          <w:ilvl w:val="0"/>
          <w:numId w:val="23"/>
        </w:numPr>
        <w:autoSpaceDE/>
        <w:autoSpaceDN/>
        <w:rPr>
          <w:rFonts w:ascii="Times" w:eastAsia="Times" w:hAnsi="Times"/>
          <w:b/>
          <w:i/>
          <w:sz w:val="24"/>
          <w:szCs w:val="20"/>
        </w:rPr>
      </w:pPr>
      <w:r w:rsidRPr="007F6044">
        <w:rPr>
          <w:rFonts w:ascii="Times" w:eastAsia="Times" w:hAnsi="Times"/>
          <w:b/>
          <w:sz w:val="24"/>
          <w:szCs w:val="20"/>
        </w:rPr>
        <w:t>Once you’re at the site, there are some important things to do BEFORE opening the cooler.</w:t>
      </w:r>
    </w:p>
    <w:p w14:paraId="79B40F02"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At the site, make a judgment call as to whether the site is representative</w:t>
      </w:r>
    </w:p>
    <w:p w14:paraId="0BB0A8C8"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 river bottom stirred up?</w:t>
      </w:r>
    </w:p>
    <w:p w14:paraId="1347A73F"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there something atypical, like a moose carcass just upstream?</w:t>
      </w:r>
    </w:p>
    <w:p w14:paraId="3EE7E445"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Are other boats nearby?</w:t>
      </w:r>
    </w:p>
    <w:p w14:paraId="612CF060" w14:textId="77777777" w:rsidR="007F6044" w:rsidRPr="007F6044" w:rsidRDefault="007F6044" w:rsidP="00D90FB3">
      <w:pPr>
        <w:widowControl/>
        <w:numPr>
          <w:ilvl w:val="3"/>
          <w:numId w:val="23"/>
        </w:numPr>
        <w:autoSpaceDE/>
        <w:autoSpaceDN/>
        <w:rPr>
          <w:rFonts w:ascii="Times" w:eastAsia="Times" w:hAnsi="Times"/>
          <w:sz w:val="24"/>
          <w:szCs w:val="20"/>
        </w:rPr>
      </w:pPr>
      <w:r w:rsidRPr="007F6044">
        <w:rPr>
          <w:rFonts w:ascii="Times" w:eastAsia="Times" w:hAnsi="Times"/>
          <w:sz w:val="24"/>
          <w:szCs w:val="20"/>
        </w:rPr>
        <w:t>If site at the coordinates are not representative, either wait until conditions return to normal or slightly modify location.</w:t>
      </w:r>
    </w:p>
    <w:p w14:paraId="140E6D64" w14:textId="77777777" w:rsidR="007F6044" w:rsidRPr="007F6044" w:rsidRDefault="007F6044" w:rsidP="00D90FB3">
      <w:pPr>
        <w:widowControl/>
        <w:numPr>
          <w:ilvl w:val="1"/>
          <w:numId w:val="23"/>
        </w:numPr>
        <w:autoSpaceDE/>
        <w:autoSpaceDN/>
        <w:rPr>
          <w:rFonts w:ascii="Times" w:eastAsia="Times" w:hAnsi="Times"/>
          <w:sz w:val="24"/>
          <w:szCs w:val="20"/>
        </w:rPr>
      </w:pPr>
      <w:r w:rsidRPr="007F6044">
        <w:rPr>
          <w:rFonts w:ascii="Times" w:eastAsia="Times" w:hAnsi="Times"/>
          <w:sz w:val="24"/>
          <w:szCs w:val="20"/>
        </w:rPr>
        <w:t>Leave cell phones turned on for project communications</w:t>
      </w:r>
    </w:p>
    <w:p w14:paraId="088758FE" w14:textId="77777777" w:rsidR="007F6044" w:rsidRPr="007F6044" w:rsidRDefault="007F6044" w:rsidP="007F6044">
      <w:pPr>
        <w:widowControl/>
        <w:autoSpaceDE/>
        <w:autoSpaceDN/>
        <w:rPr>
          <w:rFonts w:ascii="Times" w:eastAsia="Times" w:hAnsi="Times"/>
          <w:sz w:val="24"/>
          <w:szCs w:val="20"/>
        </w:rPr>
      </w:pPr>
    </w:p>
    <w:p w14:paraId="4B6DBC93"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Choose a collection location</w:t>
      </w:r>
    </w:p>
    <w:p w14:paraId="4BE82500"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in the main stem of the river should be collected at least ten feet from the riverbank. </w:t>
      </w:r>
    </w:p>
    <w:p w14:paraId="23E0436C"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from tributaries should be collected upstream of the mixing zone with the main stem. </w:t>
      </w:r>
    </w:p>
    <w:p w14:paraId="6D875894"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b/>
          <w:sz w:val="24"/>
          <w:szCs w:val="20"/>
        </w:rPr>
        <w:t>Collect Site information</w:t>
      </w:r>
    </w:p>
    <w:p w14:paraId="7C5E1781"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Use pre-printed Rite-in-the-Rain field forms to record data with a pencil</w:t>
      </w:r>
    </w:p>
    <w:p w14:paraId="40B8A5E0"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Record GPS coordinates on paper at each sampling location</w:t>
      </w:r>
    </w:p>
    <w:p w14:paraId="06C05F84" w14:textId="77777777" w:rsidR="007F6044" w:rsidRPr="007F6044" w:rsidRDefault="007F6044" w:rsidP="00D90FB3">
      <w:pPr>
        <w:widowControl/>
        <w:numPr>
          <w:ilvl w:val="3"/>
          <w:numId w:val="13"/>
        </w:numPr>
        <w:autoSpaceDE/>
        <w:autoSpaceDN/>
        <w:rPr>
          <w:rFonts w:ascii="Times" w:eastAsia="Times" w:hAnsi="Times"/>
          <w:i/>
          <w:sz w:val="24"/>
          <w:szCs w:val="20"/>
        </w:rPr>
      </w:pPr>
      <w:r w:rsidRPr="007F6044">
        <w:rPr>
          <w:rFonts w:ascii="Times" w:eastAsia="Times" w:hAnsi="Times"/>
          <w:i/>
          <w:sz w:val="24"/>
          <w:szCs w:val="20"/>
        </w:rPr>
        <w:t>You can use the Google Maps app on your smart phone to get coordinates even when out of cell reception. Ask the Water Quality Coordinator if you have questions how to do it.</w:t>
      </w:r>
    </w:p>
    <w:p w14:paraId="1D1CF5F7"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a photograph at each location with a person holding a sign indicating the sampling location.</w:t>
      </w:r>
    </w:p>
    <w:p w14:paraId="7B14C23E"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Deploy water and air thermometers, take readings before you leave the site</w:t>
      </w:r>
    </w:p>
    <w:p w14:paraId="666CC998"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samples only from the assigned creek or river for your group</w:t>
      </w:r>
    </w:p>
    <w:p w14:paraId="767EBCD5" w14:textId="77777777" w:rsidR="007F6044" w:rsidRPr="007F6044" w:rsidRDefault="007F6044" w:rsidP="007F6044">
      <w:pPr>
        <w:widowControl/>
        <w:autoSpaceDE/>
        <w:autoSpaceDN/>
        <w:rPr>
          <w:rFonts w:ascii="Times" w:eastAsia="Times" w:hAnsi="Times"/>
          <w:sz w:val="24"/>
          <w:szCs w:val="20"/>
        </w:rPr>
      </w:pPr>
    </w:p>
    <w:p w14:paraId="771F37CE"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ACC091" w14:textId="77777777" w:rsidR="007F6044" w:rsidRPr="007F6044" w:rsidRDefault="007F6044" w:rsidP="007F6044">
      <w:pPr>
        <w:widowControl/>
        <w:autoSpaceDE/>
        <w:autoSpaceDN/>
        <w:rPr>
          <w:rFonts w:ascii="Times" w:eastAsia="Times" w:hAnsi="Times"/>
          <w:sz w:val="24"/>
          <w:szCs w:val="20"/>
        </w:rPr>
      </w:pPr>
    </w:p>
    <w:p w14:paraId="15642F5A" w14:textId="77777777" w:rsidR="007F6044" w:rsidRPr="007F6044" w:rsidRDefault="007F6044" w:rsidP="007F6044">
      <w:pPr>
        <w:widowControl/>
        <w:autoSpaceDE/>
        <w:autoSpaceDN/>
        <w:rPr>
          <w:rFonts w:ascii="Times" w:eastAsia="Times" w:hAnsi="Times"/>
          <w:sz w:val="24"/>
          <w:szCs w:val="20"/>
        </w:rPr>
      </w:pPr>
    </w:p>
    <w:p w14:paraId="3F795DC5"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 xml:space="preserve">PREPARING FOR SAMPLE COLLECTION </w:t>
      </w:r>
    </w:p>
    <w:p w14:paraId="2E0F32BF" w14:textId="77777777" w:rsidR="007F6044" w:rsidRPr="007F6044" w:rsidRDefault="007F6044" w:rsidP="007F6044">
      <w:pPr>
        <w:widowControl/>
        <w:autoSpaceDE/>
        <w:autoSpaceDN/>
        <w:ind w:left="720"/>
        <w:rPr>
          <w:rFonts w:ascii="Times" w:eastAsia="Times" w:hAnsi="Times"/>
          <w:b/>
          <w:sz w:val="24"/>
          <w:szCs w:val="20"/>
        </w:rPr>
      </w:pPr>
    </w:p>
    <w:p w14:paraId="181A9D9C"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sz w:val="24"/>
          <w:szCs w:val="20"/>
        </w:rPr>
        <w:t>Once you’ve established that your sampling location is ready…</w:t>
      </w:r>
    </w:p>
    <w:p w14:paraId="501D2371" w14:textId="77777777" w:rsidR="007F6044" w:rsidRPr="007F6044" w:rsidRDefault="007F6044" w:rsidP="007F6044">
      <w:pPr>
        <w:widowControl/>
        <w:autoSpaceDE/>
        <w:autoSpaceDN/>
        <w:rPr>
          <w:rFonts w:ascii="Times" w:eastAsia="Times" w:hAnsi="Times"/>
          <w:sz w:val="24"/>
          <w:szCs w:val="20"/>
        </w:rPr>
      </w:pPr>
    </w:p>
    <w:p w14:paraId="08E5819E"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to use “Clean Hands / Dirty Hands” technique</w:t>
      </w:r>
    </w:p>
    <w:p w14:paraId="67AA3C86"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b/>
          <w:i/>
          <w:sz w:val="24"/>
          <w:szCs w:val="20"/>
        </w:rPr>
        <w:t>NEW FOR 2022</w:t>
      </w:r>
      <w:r w:rsidRPr="007F6044">
        <w:rPr>
          <w:rFonts w:ascii="Times" w:eastAsia="Times" w:hAnsi="Times"/>
          <w:b/>
          <w:sz w:val="24"/>
          <w:szCs w:val="20"/>
        </w:rPr>
        <w:t>:</w:t>
      </w:r>
      <w:r w:rsidRPr="007F6044">
        <w:rPr>
          <w:rFonts w:ascii="Times" w:eastAsia="Times" w:hAnsi="Times"/>
          <w:sz w:val="24"/>
          <w:szCs w:val="20"/>
        </w:rPr>
        <w:t xml:space="preserve"> Designate one person as “Clean Hands” who will only handle sample bottles, and one person as “Dirty Hands” who will perform all other steps. The water quality coordinator will provide training and explanation on clean hands / dirty hands technique on sample kit pick-up day. See Appendix A for further detail.</w:t>
      </w:r>
    </w:p>
    <w:p w14:paraId="08E0CE61"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sample labels</w:t>
      </w:r>
    </w:p>
    <w:p w14:paraId="335A0FB8"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 xml:space="preserve">Write on bottle label stickers </w:t>
      </w:r>
      <w:r w:rsidRPr="007F6044">
        <w:rPr>
          <w:rFonts w:ascii="Times" w:eastAsia="Times" w:hAnsi="Times"/>
          <w:b/>
          <w:sz w:val="24"/>
          <w:szCs w:val="20"/>
        </w:rPr>
        <w:t>prior</w:t>
      </w:r>
      <w:r w:rsidRPr="007F6044">
        <w:rPr>
          <w:rFonts w:ascii="Times" w:eastAsia="Times" w:hAnsi="Times"/>
          <w:sz w:val="24"/>
          <w:szCs w:val="20"/>
        </w:rPr>
        <w:t xml:space="preserve"> to applying them to the bottles, and apply them to the bottles </w:t>
      </w:r>
      <w:r w:rsidRPr="007F6044">
        <w:rPr>
          <w:rFonts w:ascii="Times" w:eastAsia="Times" w:hAnsi="Times"/>
          <w:b/>
          <w:sz w:val="24"/>
          <w:szCs w:val="20"/>
        </w:rPr>
        <w:t>before</w:t>
      </w:r>
      <w:r w:rsidRPr="007F6044">
        <w:rPr>
          <w:rFonts w:ascii="Times" w:eastAsia="Times" w:hAnsi="Times"/>
          <w:sz w:val="24"/>
          <w:szCs w:val="20"/>
        </w:rPr>
        <w:t xml:space="preserve"> they are wet. (Labels are waterproof).</w:t>
      </w:r>
    </w:p>
    <w:p w14:paraId="2119CD54"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lastRenderedPageBreak/>
        <w:t>Other sample label notes</w:t>
      </w:r>
    </w:p>
    <w:p w14:paraId="75E6CDEE"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Complete the fields on the bottle labels for </w:t>
      </w:r>
      <w:r w:rsidRPr="007F6044">
        <w:rPr>
          <w:rFonts w:ascii="Times" w:eastAsia="Times" w:hAnsi="Times"/>
          <w:b/>
          <w:sz w:val="24"/>
          <w:szCs w:val="20"/>
        </w:rPr>
        <w:t xml:space="preserve">TIME and INITIALS. </w:t>
      </w:r>
    </w:p>
    <w:p w14:paraId="32770911"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b/>
          <w:sz w:val="24"/>
          <w:szCs w:val="20"/>
        </w:rPr>
        <w:t>INITIALS</w:t>
      </w:r>
      <w:r w:rsidRPr="007F6044">
        <w:rPr>
          <w:rFonts w:ascii="Times" w:eastAsia="Times" w:hAnsi="Times"/>
          <w:sz w:val="24"/>
          <w:szCs w:val="20"/>
        </w:rPr>
        <w:t xml:space="preserve"> should be those of the team leader </w:t>
      </w:r>
      <w:r w:rsidRPr="007F6044">
        <w:rPr>
          <w:rFonts w:ascii="Times" w:eastAsia="Times" w:hAnsi="Times"/>
          <w:b/>
          <w:sz w:val="24"/>
          <w:szCs w:val="20"/>
        </w:rPr>
        <w:t>only.</w:t>
      </w:r>
    </w:p>
    <w:p w14:paraId="1BA39058"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Use the </w:t>
      </w:r>
      <w:r w:rsidRPr="007F6044">
        <w:rPr>
          <w:rFonts w:ascii="Times" w:eastAsia="Times" w:hAnsi="Times"/>
          <w:b/>
          <w:sz w:val="24"/>
          <w:szCs w:val="20"/>
        </w:rPr>
        <w:t>IDENTICAL TIME</w:t>
      </w:r>
      <w:r w:rsidRPr="007F6044">
        <w:rPr>
          <w:rFonts w:ascii="Times" w:eastAsia="Times" w:hAnsi="Times"/>
          <w:sz w:val="24"/>
          <w:szCs w:val="20"/>
        </w:rPr>
        <w:t xml:space="preserve"> for all sample containers at a site</w:t>
      </w:r>
      <w:r w:rsidRPr="007F6044">
        <w:rPr>
          <w:rFonts w:ascii="Times" w:eastAsia="Times" w:hAnsi="Times"/>
          <w:sz w:val="24"/>
          <w:szCs w:val="20"/>
          <w:vertAlign w:val="superscript"/>
        </w:rPr>
        <w:footnoteReference w:id="7"/>
      </w:r>
      <w:r w:rsidRPr="007F6044">
        <w:rPr>
          <w:rFonts w:ascii="Times" w:eastAsia="Times" w:hAnsi="Times"/>
          <w:sz w:val="24"/>
          <w:szCs w:val="20"/>
        </w:rPr>
        <w:t>.</w:t>
      </w:r>
    </w:p>
    <w:p w14:paraId="6CE5382A"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Sites are designated with Kenai River main stem River Mile (RM) and site name.</w:t>
      </w:r>
    </w:p>
    <w:p w14:paraId="30A885F1" w14:textId="77777777" w:rsidR="007F6044" w:rsidRPr="007F6044" w:rsidRDefault="007F6044" w:rsidP="00D90FB3">
      <w:pPr>
        <w:widowControl/>
        <w:numPr>
          <w:ilvl w:val="3"/>
          <w:numId w:val="28"/>
        </w:numPr>
        <w:autoSpaceDE/>
        <w:autoSpaceDN/>
        <w:rPr>
          <w:rFonts w:ascii="Times" w:eastAsia="Times" w:hAnsi="Times"/>
          <w:b/>
          <w:sz w:val="24"/>
          <w:szCs w:val="20"/>
        </w:rPr>
      </w:pPr>
      <w:r w:rsidRPr="007F6044">
        <w:rPr>
          <w:rFonts w:ascii="Times" w:eastAsia="Times" w:hAnsi="Times"/>
          <w:sz w:val="24"/>
          <w:szCs w:val="20"/>
        </w:rPr>
        <w:t xml:space="preserve">Duplicate samples are indicated by using the abbreviation DUP, as in “RM 10 – Site name - DUP.” </w:t>
      </w:r>
    </w:p>
    <w:p w14:paraId="4C272A91"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sz w:val="24"/>
          <w:szCs w:val="20"/>
        </w:rPr>
        <w:t>If necessary, write additional information with a black sharpie on plastic HDPE bottles.</w:t>
      </w:r>
    </w:p>
    <w:p w14:paraId="1598E979"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b/>
          <w:i/>
          <w:sz w:val="24"/>
          <w:szCs w:val="20"/>
          <w:highlight w:val="yellow"/>
        </w:rPr>
        <w:t>Do NOT use sharpies on the hydrocarbon (BTEX) samples vials, they will contaminate the sample.</w:t>
      </w:r>
    </w:p>
    <w:p w14:paraId="264196E8"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Other General Sampling Notes</w:t>
      </w:r>
    </w:p>
    <w:p w14:paraId="3D4714D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Put on new clean gloves if you suspect contamination at any point in sampling process.</w:t>
      </w:r>
    </w:p>
    <w:p w14:paraId="6AF7CF7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In general always, ensure that the inside of the bottle caps are not contaminated:</w:t>
      </w:r>
    </w:p>
    <w:p w14:paraId="3FDF64D2"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put bottle caps in your pocket.</w:t>
      </w:r>
    </w:p>
    <w:p w14:paraId="782B9C89"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touch inside of cap or bottle.</w:t>
      </w:r>
    </w:p>
    <w:p w14:paraId="3C212237"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Employ “Clean Hands / Dirty Hands” technique throughout sampling process. The water quality coordinator will provide a demonstration on cooler pick-up day. See Appendix A of this document for more details.</w:t>
      </w:r>
    </w:p>
    <w:p w14:paraId="5E2A67ED" w14:textId="77777777" w:rsidR="007F6044" w:rsidRPr="007F6044" w:rsidRDefault="007F6044" w:rsidP="007F6044">
      <w:pPr>
        <w:widowControl/>
        <w:autoSpaceDE/>
        <w:autoSpaceDN/>
        <w:rPr>
          <w:rFonts w:ascii="Times" w:eastAsia="Times" w:hAnsi="Times"/>
          <w:b/>
          <w:sz w:val="24"/>
          <w:szCs w:val="20"/>
        </w:rPr>
      </w:pPr>
    </w:p>
    <w:p w14:paraId="1BE1E809"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 xml:space="preserve">When sample collection is complete at all sites, return to sample drop-off location in Soldotna as quickly as feasible.  </w:t>
      </w:r>
    </w:p>
    <w:p w14:paraId="448F5B30" w14:textId="77777777" w:rsidR="007F6044" w:rsidRPr="007F6044" w:rsidRDefault="007F6044" w:rsidP="007F6044">
      <w:pPr>
        <w:widowControl/>
        <w:autoSpaceDE/>
        <w:autoSpaceDN/>
        <w:rPr>
          <w:rFonts w:ascii="Times" w:eastAsia="Times" w:hAnsi="Times"/>
          <w:sz w:val="24"/>
          <w:szCs w:val="20"/>
        </w:rPr>
      </w:pPr>
    </w:p>
    <w:p w14:paraId="4AAA29F0"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Some samples cannot be analyzed if they exceed a holding period, thus timely delivery is important!!!</w:t>
      </w:r>
    </w:p>
    <w:p w14:paraId="7D17AC6F"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If your route to the next sampling site passes by the sample drop-off location, please drop them off even if you are not yet done for the day.</w:t>
      </w:r>
    </w:p>
    <w:p w14:paraId="103F0CC6"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Thank you!!!!</w:t>
      </w:r>
    </w:p>
    <w:p w14:paraId="5DD9B183"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7BE787" w14:textId="77777777" w:rsidR="007F6044" w:rsidRPr="007F6044" w:rsidRDefault="007F6044" w:rsidP="007F6044">
      <w:pPr>
        <w:widowControl/>
        <w:autoSpaceDE/>
        <w:autoSpaceDN/>
        <w:rPr>
          <w:rFonts w:ascii="Times" w:eastAsia="Times" w:hAnsi="Times"/>
          <w:b/>
          <w:sz w:val="24"/>
          <w:szCs w:val="20"/>
        </w:rPr>
      </w:pPr>
    </w:p>
    <w:p w14:paraId="436DDFF6"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SAMPLE COLLECTION PROCEDURES BY SAMPLE TYPE</w:t>
      </w:r>
    </w:p>
    <w:p w14:paraId="6935C9DD" w14:textId="77777777" w:rsidR="007F6044" w:rsidRPr="007F6044" w:rsidRDefault="007F6044" w:rsidP="007F6044">
      <w:pPr>
        <w:widowControl/>
        <w:autoSpaceDE/>
        <w:autoSpaceDN/>
        <w:rPr>
          <w:rFonts w:ascii="Times" w:eastAsia="Times" w:hAnsi="Times"/>
          <w:b/>
          <w:sz w:val="24"/>
          <w:szCs w:val="20"/>
        </w:rPr>
      </w:pPr>
    </w:p>
    <w:p w14:paraId="4F8E19E5" w14:textId="77777777" w:rsidR="007F6044" w:rsidRPr="007F6044" w:rsidRDefault="007F6044" w:rsidP="007F6044">
      <w:pPr>
        <w:widowControl/>
        <w:autoSpaceDE/>
        <w:autoSpaceDN/>
        <w:rPr>
          <w:rFonts w:ascii="Times" w:eastAsia="Times" w:hAnsi="Times"/>
          <w:b/>
          <w:sz w:val="32"/>
          <w:szCs w:val="32"/>
          <w:u w:val="single"/>
        </w:rPr>
        <w:sectPr w:rsidR="007F6044" w:rsidRPr="007F6044">
          <w:headerReference w:type="default" r:id="rId45"/>
          <w:footerReference w:type="default" r:id="rId46"/>
          <w:pgSz w:w="12240" w:h="15840"/>
          <w:pgMar w:top="1440" w:right="1440" w:bottom="1440" w:left="1440" w:header="720" w:footer="720" w:gutter="0"/>
          <w:cols w:space="720"/>
          <w:docGrid w:linePitch="360"/>
        </w:sectPr>
      </w:pPr>
    </w:p>
    <w:p w14:paraId="198454A3"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Fecal coliform</w:t>
      </w:r>
      <w:r w:rsidRPr="007F6044">
        <w:rPr>
          <w:rFonts w:ascii="Times" w:eastAsia="Times" w:hAnsi="Times"/>
          <w:b/>
          <w:sz w:val="24"/>
          <w:szCs w:val="20"/>
        </w:rPr>
        <w:t xml:space="preserve"> </w:t>
      </w:r>
      <w:r w:rsidRPr="007F6044">
        <w:rPr>
          <w:rFonts w:ascii="Times" w:eastAsia="Times" w:hAnsi="Times"/>
          <w:i/>
        </w:rPr>
        <w:t>is a bacteria that exists naturally in the wild that is found in feces of warm-blooded animals. It can reach elevated levels when animals concentrate, like gulls flocking to carcasses, or from human sources, such as a leaking septic tank.</w:t>
      </w:r>
    </w:p>
    <w:p w14:paraId="04AFC104"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2B39BFB9" wp14:editId="617CEB08">
            <wp:extent cx="872122" cy="709943"/>
            <wp:effectExtent l="4763" t="0" r="9207" b="9208"/>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7152.jpg"/>
                    <pic:cNvPicPr/>
                  </pic:nvPicPr>
                  <pic:blipFill rotWithShape="1">
                    <a:blip r:embed="rId47" cstate="print">
                      <a:extLst>
                        <a:ext uri="{28A0092B-C50C-407E-A947-70E740481C1C}">
                          <a14:useLocalDpi xmlns:a14="http://schemas.microsoft.com/office/drawing/2010/main" val="0"/>
                        </a:ext>
                      </a:extLst>
                    </a:blip>
                    <a:srcRect l="18656" t="8450" r="8158" b="12115"/>
                    <a:stretch/>
                  </pic:blipFill>
                  <pic:spPr bwMode="auto">
                    <a:xfrm rot="5400000">
                      <a:off x="0" y="0"/>
                      <a:ext cx="889344" cy="723963"/>
                    </a:xfrm>
                    <a:prstGeom prst="rect">
                      <a:avLst/>
                    </a:prstGeom>
                    <a:ln>
                      <a:noFill/>
                    </a:ln>
                    <a:extLst>
                      <a:ext uri="{53640926-AAD7-44D8-BBD7-CCE9431645EC}">
                        <a14:shadowObscured xmlns:a14="http://schemas.microsoft.com/office/drawing/2010/main"/>
                      </a:ext>
                    </a:extLst>
                  </pic:spPr>
                </pic:pic>
              </a:graphicData>
            </a:graphic>
          </wp:inline>
        </w:drawing>
      </w:r>
    </w:p>
    <w:p w14:paraId="658C7B16" w14:textId="77777777" w:rsidR="007F6044" w:rsidRPr="007F6044" w:rsidRDefault="007F6044" w:rsidP="007F6044">
      <w:pPr>
        <w:widowControl/>
        <w:autoSpaceDE/>
        <w:autoSpaceDN/>
        <w:rPr>
          <w:rFonts w:ascii="Times" w:eastAsia="Times" w:hAnsi="Times"/>
          <w:sz w:val="24"/>
          <w:szCs w:val="20"/>
        </w:rPr>
      </w:pPr>
    </w:p>
    <w:p w14:paraId="595AE384" w14:textId="77777777" w:rsidR="007F6044" w:rsidRPr="007F6044" w:rsidRDefault="007F6044" w:rsidP="00D90FB3">
      <w:pPr>
        <w:widowControl/>
        <w:numPr>
          <w:ilvl w:val="0"/>
          <w:numId w:val="15"/>
        </w:numPr>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0ED727B5" w14:textId="77777777" w:rsidR="007F6044" w:rsidRPr="007F6044" w:rsidRDefault="007F6044" w:rsidP="00D90FB3">
      <w:pPr>
        <w:widowControl/>
        <w:numPr>
          <w:ilvl w:val="0"/>
          <w:numId w:val="15"/>
        </w:numPr>
        <w:autoSpaceDE/>
        <w:autoSpaceDN/>
        <w:rPr>
          <w:rFonts w:ascii="Times" w:eastAsia="Times" w:hAnsi="Times"/>
          <w:sz w:val="24"/>
          <w:szCs w:val="20"/>
        </w:rPr>
      </w:pPr>
      <w:r w:rsidRPr="007F6044">
        <w:rPr>
          <w:rFonts w:ascii="Times" w:eastAsia="Times" w:hAnsi="Times"/>
          <w:b/>
          <w:sz w:val="24"/>
          <w:szCs w:val="20"/>
        </w:rPr>
        <w:t xml:space="preserve">Collect the “Fecal Coliform” sample. </w:t>
      </w:r>
    </w:p>
    <w:p w14:paraId="6F1AFBA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 xml:space="preserve">The fecal coliform bottle is 100 ml clear plastic bottle with white powder (sodium thiosulfate-fixing agent) and may have a </w:t>
      </w:r>
      <w:r w:rsidRPr="007F6044">
        <w:rPr>
          <w:rFonts w:ascii="Times" w:eastAsia="Times" w:hAnsi="Times"/>
          <w:i/>
          <w:sz w:val="24"/>
          <w:szCs w:val="20"/>
        </w:rPr>
        <w:t xml:space="preserve">labeled paper seal over the lid.  </w:t>
      </w:r>
      <w:r w:rsidRPr="007F6044">
        <w:rPr>
          <w:rFonts w:ascii="Times" w:eastAsia="Times" w:hAnsi="Times"/>
          <w:sz w:val="24"/>
          <w:szCs w:val="20"/>
        </w:rPr>
        <w:t>The lid may be labeled “FC.”</w:t>
      </w:r>
    </w:p>
    <w:p w14:paraId="79363380"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lastRenderedPageBreak/>
        <w:t>Break the seal, either plastic or paper</w:t>
      </w:r>
    </w:p>
    <w:p w14:paraId="2F62A7EB"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76D0A3E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 xml:space="preserve">Carefully open the container, keeping the lid in one hand and the bottle in the other hand.  </w:t>
      </w:r>
    </w:p>
    <w:p w14:paraId="3D2DDF31" w14:textId="77777777" w:rsidR="007F6044" w:rsidRPr="007F6044" w:rsidRDefault="007F6044" w:rsidP="00D90FB3">
      <w:pPr>
        <w:widowControl/>
        <w:numPr>
          <w:ilvl w:val="3"/>
          <w:numId w:val="20"/>
        </w:numPr>
        <w:autoSpaceDE/>
        <w:autoSpaceDN/>
        <w:rPr>
          <w:rFonts w:ascii="Times" w:eastAsia="Times" w:hAnsi="Times"/>
          <w:sz w:val="24"/>
          <w:szCs w:val="20"/>
        </w:rPr>
      </w:pPr>
      <w:r w:rsidRPr="007F6044">
        <w:rPr>
          <w:rFonts w:ascii="Times" w:eastAsia="Times" w:hAnsi="Times"/>
          <w:b/>
          <w:i/>
          <w:sz w:val="24"/>
          <w:szCs w:val="20"/>
        </w:rPr>
        <w:t>Do not touch the inside of the bottle or lid.</w:t>
      </w:r>
    </w:p>
    <w:p w14:paraId="23D82CD9"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Always collect samples facing upstream with the flow of the river coming at you.</w:t>
      </w:r>
    </w:p>
    <w:p w14:paraId="373D56B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Fill the sample bottle with one smooth motion to just over the 100 ml mark.  It is necessary to leave some room in the bottle because it will have to be inverted 25 X in the lab.</w:t>
      </w:r>
    </w:p>
    <w:p w14:paraId="4733F10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Place sealed bottle in cooler with ice.</w:t>
      </w:r>
    </w:p>
    <w:p w14:paraId="2EB1CDB8" w14:textId="77777777" w:rsidR="007F6044" w:rsidRPr="007F6044" w:rsidRDefault="007F6044" w:rsidP="007F6044">
      <w:pPr>
        <w:widowControl/>
        <w:autoSpaceDE/>
        <w:autoSpaceDN/>
        <w:rPr>
          <w:rFonts w:ascii="Times" w:eastAsia="Times" w:hAnsi="Times"/>
          <w:sz w:val="24"/>
          <w:szCs w:val="20"/>
        </w:rPr>
      </w:pPr>
    </w:p>
    <w:p w14:paraId="762DC636"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w:t>
      </w:r>
    </w:p>
    <w:p w14:paraId="5519F290" w14:textId="77777777" w:rsidR="007F6044" w:rsidRPr="007F6044" w:rsidRDefault="007F6044" w:rsidP="007F6044">
      <w:pPr>
        <w:widowControl/>
        <w:autoSpaceDE/>
        <w:autoSpaceDN/>
        <w:rPr>
          <w:rFonts w:ascii="Times" w:eastAsia="Times" w:hAnsi="Times"/>
          <w:b/>
          <w:color w:val="C00000"/>
          <w:sz w:val="24"/>
          <w:szCs w:val="20"/>
        </w:rPr>
      </w:pPr>
    </w:p>
    <w:p w14:paraId="5F7B5C59"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1A929A9A"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Dissolved metals</w:t>
      </w:r>
      <w:r w:rsidRPr="007F6044">
        <w:rPr>
          <w:rFonts w:ascii="Times" w:eastAsia="Times" w:hAnsi="Times"/>
          <w:b/>
          <w:sz w:val="24"/>
          <w:szCs w:val="20"/>
        </w:rPr>
        <w:t xml:space="preserve"> </w:t>
      </w:r>
      <w:r w:rsidRPr="007F6044">
        <w:rPr>
          <w:rFonts w:ascii="Times" w:eastAsia="Times" w:hAnsi="Times"/>
          <w:i/>
        </w:rPr>
        <w:t xml:space="preserve">refers to substances such as zinc, copper, lead, arsenic, and others that exist in a </w:t>
      </w:r>
      <w:r w:rsidRPr="007F6044">
        <w:rPr>
          <w:rFonts w:ascii="Times" w:eastAsia="Times" w:hAnsi="Times"/>
          <w:i/>
          <w:u w:val="single"/>
        </w:rPr>
        <w:t>soluble</w:t>
      </w:r>
      <w:r w:rsidRPr="007F6044">
        <w:rPr>
          <w:rFonts w:ascii="Times" w:eastAsia="Times" w:hAnsi="Times"/>
          <w:i/>
        </w:rPr>
        <w:t xml:space="preserve"> (dissolved) form in water. These elements exist naturally in the environment in rocks and soils, and also have anthropogenic sources such as runoff from roads and agriculture, industrial processes, and fuel combustion.</w:t>
      </w:r>
    </w:p>
    <w:p w14:paraId="0541B860" w14:textId="77777777" w:rsidR="007F6044" w:rsidRPr="007F6044" w:rsidRDefault="007F6044" w:rsidP="007F6044">
      <w:pPr>
        <w:widowControl/>
        <w:autoSpaceDE/>
        <w:autoSpaceDN/>
        <w:rPr>
          <w:rFonts w:ascii="Times" w:eastAsia="Times" w:hAnsi="Times"/>
          <w:i/>
        </w:rPr>
      </w:pPr>
    </w:p>
    <w:p w14:paraId="454AF7B7"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10516F0C" wp14:editId="1F1DCA5F">
            <wp:extent cx="1306515" cy="979886"/>
            <wp:effectExtent l="0" t="8255"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7723.jpg"/>
                    <pic:cNvPicPr/>
                  </pic:nvPicPr>
                  <pic:blipFill>
                    <a:blip r:embed="rId48" cstate="print">
                      <a:extLst>
                        <a:ext uri="{28A0092B-C50C-407E-A947-70E740481C1C}">
                          <a14:useLocalDpi xmlns:a14="http://schemas.microsoft.com/office/drawing/2010/main" val="0"/>
                        </a:ext>
                      </a:extLst>
                    </a:blip>
                    <a:stretch>
                      <a:fillRect/>
                    </a:stretch>
                  </pic:blipFill>
                  <pic:spPr>
                    <a:xfrm rot="5400000">
                      <a:off x="0" y="0"/>
                      <a:ext cx="1308243" cy="981182"/>
                    </a:xfrm>
                    <a:prstGeom prst="rect">
                      <a:avLst/>
                    </a:prstGeom>
                  </pic:spPr>
                </pic:pic>
              </a:graphicData>
            </a:graphic>
          </wp:inline>
        </w:drawing>
      </w:r>
    </w:p>
    <w:p w14:paraId="680E1433" w14:textId="77777777" w:rsidR="007F6044" w:rsidRPr="007F6044" w:rsidRDefault="007F6044" w:rsidP="007F6044">
      <w:pPr>
        <w:widowControl/>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7F29D7DE" w14:textId="77777777" w:rsidR="007F6044" w:rsidRPr="007F6044" w:rsidRDefault="007F6044" w:rsidP="007F6044">
      <w:pPr>
        <w:widowControl/>
        <w:autoSpaceDE/>
        <w:autoSpaceDN/>
        <w:rPr>
          <w:rFonts w:ascii="Times" w:eastAsia="Times" w:hAnsi="Times"/>
          <w:b/>
          <w:sz w:val="24"/>
          <w:szCs w:val="20"/>
        </w:rPr>
      </w:pPr>
    </w:p>
    <w:p w14:paraId="034B5CB5"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 xml:space="preserve">Not all sites collect </w:t>
      </w:r>
      <w:r w:rsidRPr="007F6044">
        <w:rPr>
          <w:rFonts w:ascii="Times" w:eastAsia="Times" w:hAnsi="Times"/>
          <w:b/>
          <w:sz w:val="24"/>
          <w:szCs w:val="20"/>
          <w:u w:val="single"/>
        </w:rPr>
        <w:t>dissolved</w:t>
      </w:r>
      <w:r w:rsidRPr="007F6044">
        <w:rPr>
          <w:rFonts w:ascii="Times" w:eastAsia="Times" w:hAnsi="Times"/>
          <w:b/>
          <w:sz w:val="24"/>
          <w:szCs w:val="20"/>
        </w:rPr>
        <w:t xml:space="preserve"> metals samples. Check your kit packing list to see if your sites do.</w:t>
      </w:r>
    </w:p>
    <w:p w14:paraId="7D30455F" w14:textId="77777777" w:rsidR="007F6044" w:rsidRPr="007F6044" w:rsidRDefault="007F6044" w:rsidP="00D90FB3">
      <w:pPr>
        <w:widowControl/>
        <w:numPr>
          <w:ilvl w:val="0"/>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PLEASE NOTE NEW CHANGES TO DISSOLVED METALS COLLECTION BEGINNING JULY 2022:</w:t>
      </w:r>
    </w:p>
    <w:p w14:paraId="3FE24181" w14:textId="77777777" w:rsidR="007F6044" w:rsidRPr="007F6044" w:rsidRDefault="007F6044" w:rsidP="00D90FB3">
      <w:pPr>
        <w:widowControl/>
        <w:numPr>
          <w:ilvl w:val="1"/>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No filtration in the field is required for any samples. The dissolved metals sample will be filtered in the lab. No syringes or filters are provided.</w:t>
      </w:r>
    </w:p>
    <w:p w14:paraId="65F7C34F" w14:textId="77777777" w:rsidR="007F6044" w:rsidRPr="007F6044" w:rsidRDefault="007F6044" w:rsidP="007F6044">
      <w:pPr>
        <w:widowControl/>
        <w:autoSpaceDE/>
        <w:autoSpaceDN/>
        <w:rPr>
          <w:rFonts w:ascii="Times" w:eastAsia="Times" w:hAnsi="Times"/>
          <w:b/>
          <w:sz w:val="24"/>
          <w:szCs w:val="20"/>
        </w:rPr>
      </w:pPr>
    </w:p>
    <w:p w14:paraId="6D0C988B" w14:textId="77777777" w:rsidR="007F6044" w:rsidRPr="007F6044" w:rsidRDefault="007F6044" w:rsidP="00D90FB3">
      <w:pPr>
        <w:widowControl/>
        <w:numPr>
          <w:ilvl w:val="0"/>
          <w:numId w:val="25"/>
        </w:numPr>
        <w:autoSpaceDE/>
        <w:autoSpaceDN/>
        <w:rPr>
          <w:rFonts w:ascii="Times" w:eastAsia="Times" w:hAnsi="Times"/>
          <w:b/>
          <w:sz w:val="24"/>
          <w:szCs w:val="20"/>
        </w:rPr>
      </w:pPr>
      <w:r w:rsidRPr="007F6044">
        <w:rPr>
          <w:rFonts w:ascii="Times" w:eastAsia="Times" w:hAnsi="Times"/>
          <w:b/>
          <w:sz w:val="24"/>
          <w:szCs w:val="20"/>
        </w:rPr>
        <w:t>Collect the “Dissolved Metals” sample (if applicable)</w:t>
      </w:r>
    </w:p>
    <w:p w14:paraId="17450D73"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Please note, only sites including and downstream of RM 30 will sample for dissolved metals.</w:t>
      </w:r>
      <w:r w:rsidRPr="007F6044">
        <w:rPr>
          <w:rFonts w:ascii="Times" w:eastAsia="Times" w:hAnsi="Times"/>
          <w:b/>
          <w:i/>
          <w:sz w:val="24"/>
          <w:szCs w:val="20"/>
        </w:rPr>
        <w:t xml:space="preserve">  </w:t>
      </w:r>
    </w:p>
    <w:p w14:paraId="4F21BF7B"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Proceed to Step 3 if no dissolved metals sample is to be collected.</w:t>
      </w:r>
    </w:p>
    <w:p w14:paraId="5CBBAF31" w14:textId="4E73CF01"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 xml:space="preserve">The dissolved metals sample collection bottle is a 250 ml plastic bottle with </w:t>
      </w:r>
      <w:r w:rsidR="00BE2DF2">
        <w:rPr>
          <w:rFonts w:ascii="Times" w:eastAsia="Times" w:hAnsi="Times"/>
          <w:sz w:val="24"/>
          <w:szCs w:val="20"/>
        </w:rPr>
        <w:t>no stickers.</w:t>
      </w:r>
    </w:p>
    <w:p w14:paraId="273CDF04"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65446BB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0CE59F28"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Fill the TSS bottle (1 L plastic bottle) using a slow sweeping motion at a depth of six inches.</w:t>
      </w:r>
    </w:p>
    <w:p w14:paraId="60177A2D"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Remove the cap of the dissolved metals bottle. Fill this bottle to the shoulder with sample water from the 1 L TSS bottle, then replace the caps on both bottles.</w:t>
      </w:r>
    </w:p>
    <w:p w14:paraId="7FB6F679"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dissolved metals bottle in cooler with ice.</w:t>
      </w:r>
    </w:p>
    <w:p w14:paraId="291A6FE7" w14:textId="77777777" w:rsidR="007F6044" w:rsidRPr="007F6044" w:rsidRDefault="007F6044" w:rsidP="007F6044">
      <w:pPr>
        <w:widowControl/>
        <w:autoSpaceDE/>
        <w:autoSpaceDN/>
        <w:rPr>
          <w:rFonts w:ascii="Times" w:eastAsia="Times" w:hAnsi="Times"/>
          <w:sz w:val="24"/>
          <w:szCs w:val="20"/>
        </w:rPr>
      </w:pPr>
    </w:p>
    <w:p w14:paraId="7643B2C7" w14:textId="77777777" w:rsidR="007F6044" w:rsidRPr="007F6044" w:rsidRDefault="007F6044" w:rsidP="007F6044">
      <w:pPr>
        <w:widowControl/>
        <w:autoSpaceDE/>
        <w:autoSpaceDN/>
        <w:rPr>
          <w:rFonts w:ascii="Times" w:eastAsia="Times" w:hAnsi="Times"/>
          <w:sz w:val="24"/>
          <w:szCs w:val="20"/>
        </w:rPr>
      </w:pPr>
    </w:p>
    <w:p w14:paraId="1E2E6F89"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space="720"/>
          <w:docGrid w:linePitch="360"/>
        </w:sectPr>
      </w:pPr>
      <w:r w:rsidRPr="007F6044">
        <w:rPr>
          <w:rFonts w:ascii="Times" w:eastAsia="Times" w:hAnsi="Times"/>
          <w:b/>
          <w:sz w:val="24"/>
          <w:szCs w:val="20"/>
        </w:rPr>
        <w:t>****************************************************************************</w:t>
      </w:r>
    </w:p>
    <w:p w14:paraId="76799C54"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Hydrocarbons (BTEX)</w:t>
      </w:r>
      <w:r w:rsidRPr="007F6044">
        <w:rPr>
          <w:rFonts w:ascii="Times" w:eastAsia="Times" w:hAnsi="Times"/>
          <w:b/>
          <w:sz w:val="24"/>
          <w:szCs w:val="20"/>
        </w:rPr>
        <w:t xml:space="preserve"> </w:t>
      </w:r>
      <w:r w:rsidRPr="007F6044">
        <w:rPr>
          <w:rFonts w:ascii="Times" w:eastAsia="Times" w:hAnsi="Times"/>
          <w:i/>
        </w:rPr>
        <w:t>are substances found in petroleum products, such as fuel for boats and vehicles. These substances can enter the water from several sources including older or improperly maintained boat engines, fuel leaks from homes or vehicles, and products such as paints and plastics. BTEX stands for benzene, toluene, ethylbenzene, and xylene.</w:t>
      </w:r>
    </w:p>
    <w:p w14:paraId="326F403F"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noProof/>
          <w:sz w:val="24"/>
          <w:szCs w:val="20"/>
        </w:rPr>
        <w:drawing>
          <wp:inline distT="0" distB="0" distL="0" distR="0" wp14:anchorId="54E95C07" wp14:editId="177C5741">
            <wp:extent cx="1409167" cy="1246788"/>
            <wp:effectExtent l="5080" t="0" r="5715"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7153.jpg"/>
                    <pic:cNvPicPr/>
                  </pic:nvPicPr>
                  <pic:blipFill rotWithShape="1">
                    <a:blip r:embed="rId49" cstate="print">
                      <a:extLst>
                        <a:ext uri="{28A0092B-C50C-407E-A947-70E740481C1C}">
                          <a14:useLocalDpi xmlns:a14="http://schemas.microsoft.com/office/drawing/2010/main" val="0"/>
                        </a:ext>
                      </a:extLst>
                    </a:blip>
                    <a:srcRect l="15232"/>
                    <a:stretch/>
                  </pic:blipFill>
                  <pic:spPr bwMode="auto">
                    <a:xfrm rot="5400000">
                      <a:off x="0" y="0"/>
                      <a:ext cx="1417310" cy="1253993"/>
                    </a:xfrm>
                    <a:prstGeom prst="rect">
                      <a:avLst/>
                    </a:prstGeom>
                    <a:ln>
                      <a:noFill/>
                    </a:ln>
                    <a:extLst>
                      <a:ext uri="{53640926-AAD7-44D8-BBD7-CCE9431645EC}">
                        <a14:shadowObscured xmlns:a14="http://schemas.microsoft.com/office/drawing/2010/main"/>
                      </a:ext>
                    </a:extLst>
                  </pic:spPr>
                </pic:pic>
              </a:graphicData>
            </a:graphic>
          </wp:inline>
        </w:drawing>
      </w:r>
    </w:p>
    <w:p w14:paraId="710082EE" w14:textId="77777777" w:rsidR="007F6044" w:rsidRPr="007F6044" w:rsidRDefault="007F6044" w:rsidP="007F6044">
      <w:pPr>
        <w:widowControl/>
        <w:autoSpaceDE/>
        <w:autoSpaceDN/>
        <w:rPr>
          <w:rFonts w:ascii="Times" w:eastAsia="Times" w:hAnsi="Times"/>
          <w:b/>
          <w:color w:val="C00000"/>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3BABE0B1" w14:textId="77777777" w:rsidR="007F6044" w:rsidRPr="007F6044" w:rsidRDefault="007F6044" w:rsidP="007F6044">
      <w:pPr>
        <w:widowControl/>
        <w:autoSpaceDE/>
        <w:autoSpaceDN/>
        <w:rPr>
          <w:rFonts w:ascii="Times" w:eastAsia="Times" w:hAnsi="Times"/>
          <w:b/>
          <w:color w:val="C00000"/>
          <w:sz w:val="24"/>
          <w:szCs w:val="20"/>
        </w:rPr>
      </w:pPr>
    </w:p>
    <w:p w14:paraId="4BD7C66F" w14:textId="77777777" w:rsidR="007F6044" w:rsidRPr="007F6044" w:rsidRDefault="007F6044" w:rsidP="007F6044">
      <w:pPr>
        <w:widowControl/>
        <w:autoSpaceDE/>
        <w:autoSpaceDN/>
        <w:rPr>
          <w:rFonts w:ascii="Times" w:eastAsia="Times" w:hAnsi="Times"/>
          <w:b/>
          <w:i/>
          <w:sz w:val="24"/>
          <w:szCs w:val="20"/>
        </w:rPr>
      </w:pPr>
      <w:r w:rsidRPr="007F6044">
        <w:rPr>
          <w:rFonts w:ascii="Times" w:eastAsia="Times" w:hAnsi="Times"/>
          <w:b/>
          <w:sz w:val="24"/>
          <w:szCs w:val="20"/>
        </w:rPr>
        <w:t xml:space="preserve">Hydrocarbon samples are collected in Summer only, not Spring, and not all sites collect these samples. Check to see if your kit does. </w:t>
      </w:r>
      <w:r w:rsidRPr="007F6044">
        <w:rPr>
          <w:rFonts w:ascii="Times" w:eastAsia="Times" w:hAnsi="Times"/>
          <w:b/>
          <w:i/>
          <w:sz w:val="24"/>
          <w:szCs w:val="20"/>
        </w:rPr>
        <w:t>This is our most detail-oriented type of sample collection, so proceed carefully.</w:t>
      </w:r>
    </w:p>
    <w:p w14:paraId="2FE46BE3"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Please note, only RM 1.5, 6.5, 40 and 43 sites will be sampled for BTEX and only during summer (not spring) sampling events!</w:t>
      </w:r>
    </w:p>
    <w:p w14:paraId="690BBBF4"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Proceed to Step 4 if no BTEX sample is to be collected</w:t>
      </w:r>
    </w:p>
    <w:p w14:paraId="02366D57"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The BTEX sample vials are three 40 ml brown glass vials preserved with hydrochloric acid (HCl)</w:t>
      </w:r>
    </w:p>
    <w:p w14:paraId="7D0D531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Record sampling time, crew leader initials, and vial sequence (# of 3) on the label and apply to the vials lengthwise.</w:t>
      </w:r>
    </w:p>
    <w:p w14:paraId="03393A7B"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Do not rinse these vials.</w:t>
      </w:r>
    </w:p>
    <w:p w14:paraId="45852FD0"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Fill the 1 L TSS bottle with sample water:</w:t>
      </w:r>
    </w:p>
    <w:p w14:paraId="21882212"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Face upstream with the flow of the river coming at you.</w:t>
      </w:r>
    </w:p>
    <w:p w14:paraId="7E8FDF68"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Remove the lid, turn the bottle upside down, go to a depth of 6”, and allow the bottle to fill, remove the bottle from the water, and discard a small amount so that the fluid level reaches the shoulder of the bottle.</w:t>
      </w:r>
    </w:p>
    <w:p w14:paraId="707A94EF"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Carefully </w:t>
      </w:r>
      <w:r w:rsidRPr="007F6044">
        <w:rPr>
          <w:rFonts w:ascii="Times" w:eastAsia="Times" w:hAnsi="Times"/>
          <w:b/>
          <w:sz w:val="24"/>
          <w:szCs w:val="20"/>
        </w:rPr>
        <w:t>fill all three</w:t>
      </w:r>
      <w:r w:rsidRPr="007F6044">
        <w:rPr>
          <w:rFonts w:ascii="Times" w:eastAsia="Times" w:hAnsi="Times"/>
          <w:sz w:val="24"/>
          <w:szCs w:val="20"/>
        </w:rPr>
        <w:t xml:space="preserve"> 40 ml vials until a mound of water (meniscus) is formed on top of the vial.  </w:t>
      </w:r>
    </w:p>
    <w:p w14:paraId="29B09447"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i/>
          <w:sz w:val="24"/>
          <w:szCs w:val="20"/>
        </w:rPr>
        <w:t>Do not overflow the vials excessively as they contain Hydrochloric Acid (HCl) as a preservative.</w:t>
      </w:r>
    </w:p>
    <w:p w14:paraId="76354094"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Cap the vials and place in cooler with ice.</w:t>
      </w:r>
    </w:p>
    <w:p w14:paraId="73FB775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color w:val="FF0000"/>
          <w:sz w:val="24"/>
          <w:szCs w:val="20"/>
        </w:rPr>
        <w:t>Special notes concerning the collection of BTEX samples.</w:t>
      </w:r>
    </w:p>
    <w:p w14:paraId="111DE49A" w14:textId="77777777" w:rsidR="007F6044" w:rsidRPr="007F6044" w:rsidRDefault="007F6044" w:rsidP="007F6044">
      <w:pPr>
        <w:widowControl/>
        <w:autoSpaceDE/>
        <w:autoSpaceDN/>
        <w:ind w:left="720"/>
        <w:rPr>
          <w:rFonts w:ascii="Times" w:eastAsia="Times" w:hAnsi="Times"/>
          <w:sz w:val="24"/>
          <w:szCs w:val="20"/>
        </w:rPr>
      </w:pPr>
    </w:p>
    <w:p w14:paraId="42D7B100"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b/>
          <w:sz w:val="24"/>
          <w:szCs w:val="20"/>
        </w:rPr>
        <w:t>For BTEX-Volatile Organics Compounds (VOC)- it is critically important to NOT have any air bubbles (or headspace) in the vials after sampling.</w:t>
      </w:r>
    </w:p>
    <w:p w14:paraId="67AE2AA9"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Sampling Teams using a boat</w:t>
      </w:r>
    </w:p>
    <w:p w14:paraId="1FA7712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Have a designated driver and only the driver handles gas can and drives the motor.</w:t>
      </w:r>
    </w:p>
    <w:p w14:paraId="75ADDF1A"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Boat driver does not handle BTEX Bottles.</w:t>
      </w:r>
    </w:p>
    <w:p w14:paraId="2A54F024"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   All teams</w:t>
      </w:r>
    </w:p>
    <w:p w14:paraId="178D6D1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If you filled up a vehicle with gas the day of sampling, do not handle the BTEX vials.</w:t>
      </w:r>
    </w:p>
    <w:p w14:paraId="27A00226"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lastRenderedPageBreak/>
        <w:t>Avoid handling or contact with all chemicals and/or solvents.</w:t>
      </w:r>
    </w:p>
    <w:p w14:paraId="407F3503" w14:textId="77777777" w:rsidR="007F6044" w:rsidRPr="007F6044" w:rsidRDefault="007F6044" w:rsidP="007F6044">
      <w:pPr>
        <w:widowControl/>
        <w:autoSpaceDE/>
        <w:autoSpaceDN/>
        <w:rPr>
          <w:rFonts w:ascii="Times" w:eastAsia="Times" w:hAnsi="Times"/>
          <w:sz w:val="24"/>
          <w:szCs w:val="20"/>
        </w:rPr>
      </w:pPr>
    </w:p>
    <w:p w14:paraId="6B217952" w14:textId="77777777" w:rsidR="007F6044" w:rsidRPr="007F6044" w:rsidRDefault="007F6044" w:rsidP="007F6044">
      <w:pPr>
        <w:widowControl/>
        <w:autoSpaceDE/>
        <w:autoSpaceDN/>
        <w:rPr>
          <w:rFonts w:ascii="Times" w:eastAsia="Times" w:hAnsi="Times"/>
          <w:b/>
          <w:color w:val="C00000"/>
          <w:sz w:val="24"/>
          <w:szCs w:val="20"/>
          <w:u w:val="single"/>
        </w:rPr>
      </w:pPr>
      <w:r w:rsidRPr="007F6044">
        <w:rPr>
          <w:rFonts w:ascii="Times" w:eastAsia="Times" w:hAnsi="Times"/>
          <w:b/>
          <w:sz w:val="24"/>
          <w:szCs w:val="20"/>
        </w:rPr>
        <w:t>****************************************************************************</w:t>
      </w:r>
    </w:p>
    <w:p w14:paraId="7E3838B2" w14:textId="77777777" w:rsidR="007F6044" w:rsidRPr="007F6044" w:rsidRDefault="007F6044" w:rsidP="007F6044">
      <w:pPr>
        <w:widowControl/>
        <w:autoSpaceDE/>
        <w:autoSpaceDN/>
        <w:rPr>
          <w:rFonts w:ascii="Times" w:eastAsia="Times" w:hAnsi="Times"/>
          <w:b/>
          <w:color w:val="C00000"/>
          <w:sz w:val="24"/>
          <w:szCs w:val="20"/>
          <w:u w:val="single"/>
        </w:rPr>
      </w:pPr>
    </w:p>
    <w:p w14:paraId="4DE3F2E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3CE9A96F"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b/>
          <w:sz w:val="32"/>
          <w:szCs w:val="32"/>
          <w:u w:val="single"/>
        </w:rPr>
        <w:t>Total metals</w:t>
      </w:r>
      <w:r w:rsidRPr="007F6044">
        <w:rPr>
          <w:rFonts w:ascii="Times" w:eastAsia="Times" w:hAnsi="Times"/>
          <w:b/>
          <w:sz w:val="24"/>
          <w:szCs w:val="20"/>
        </w:rPr>
        <w:t xml:space="preserve"> </w:t>
      </w:r>
      <w:r w:rsidRPr="007F6044">
        <w:rPr>
          <w:rFonts w:ascii="Times" w:eastAsia="Times" w:hAnsi="Times"/>
          <w:i/>
          <w:sz w:val="24"/>
          <w:szCs w:val="20"/>
        </w:rPr>
        <w:t>includes all the metals within a water sample, including BOTH dissolved metals AND non-soluble (particulate) metals. These elements, including zinc, copper, lead, arsenic, and others exist naturally in the environment in rocks and soils, and also have anthropogenic sources such as runoff from roads and agriculture, industrial processes, and fuel combustion.</w:t>
      </w:r>
    </w:p>
    <w:p w14:paraId="6B15DF4A" w14:textId="77777777" w:rsidR="007F6044" w:rsidRPr="007F6044" w:rsidRDefault="007F6044" w:rsidP="007F6044">
      <w:pPr>
        <w:widowControl/>
        <w:autoSpaceDE/>
        <w:autoSpaceDN/>
        <w:rPr>
          <w:rFonts w:ascii="Times" w:eastAsia="Times" w:hAnsi="Times"/>
          <w:i/>
          <w:sz w:val="24"/>
          <w:szCs w:val="20"/>
        </w:rPr>
      </w:pPr>
    </w:p>
    <w:p w14:paraId="4123FD2A" w14:textId="77777777" w:rsidR="007F6044" w:rsidRPr="007F6044" w:rsidRDefault="007F6044" w:rsidP="007F6044">
      <w:pPr>
        <w:widowControl/>
        <w:autoSpaceDE/>
        <w:autoSpaceDN/>
        <w:rPr>
          <w:rFonts w:ascii="Times" w:eastAsia="Times" w:hAnsi="Times"/>
          <w:i/>
          <w:sz w:val="24"/>
          <w:szCs w:val="20"/>
        </w:rPr>
        <w:sectPr w:rsidR="007F6044" w:rsidRPr="007F6044" w:rsidSect="00D859C7">
          <w:type w:val="continuous"/>
          <w:pgSz w:w="12240" w:h="15840"/>
          <w:pgMar w:top="1440" w:right="1440" w:bottom="1440" w:left="1440" w:header="720" w:footer="720" w:gutter="0"/>
          <w:cols w:num="2" w:space="720"/>
          <w:docGrid w:linePitch="360"/>
        </w:sectPr>
      </w:pPr>
      <w:r w:rsidRPr="007F6044">
        <w:rPr>
          <w:rFonts w:ascii="Times" w:eastAsia="Times" w:hAnsi="Times"/>
          <w:i/>
          <w:noProof/>
        </w:rPr>
        <w:drawing>
          <wp:inline distT="0" distB="0" distL="0" distR="0" wp14:anchorId="182C22DF" wp14:editId="704278B6">
            <wp:extent cx="1778030" cy="1522172"/>
            <wp:effectExtent l="0" t="5398" r="7303" b="730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150.jpg"/>
                    <pic:cNvPicPr/>
                  </pic:nvPicPr>
                  <pic:blipFill rotWithShape="1">
                    <a:blip r:embed="rId50" cstate="print">
                      <a:extLst>
                        <a:ext uri="{28A0092B-C50C-407E-A947-70E740481C1C}">
                          <a14:useLocalDpi xmlns:a14="http://schemas.microsoft.com/office/drawing/2010/main" val="0"/>
                        </a:ext>
                      </a:extLst>
                    </a:blip>
                    <a:srcRect l="24216" t="18105" r="4038"/>
                    <a:stretch/>
                  </pic:blipFill>
                  <pic:spPr bwMode="auto">
                    <a:xfrm rot="5400000">
                      <a:off x="0" y="0"/>
                      <a:ext cx="1783616" cy="1526954"/>
                    </a:xfrm>
                    <a:prstGeom prst="rect">
                      <a:avLst/>
                    </a:prstGeom>
                    <a:ln>
                      <a:noFill/>
                    </a:ln>
                    <a:extLst>
                      <a:ext uri="{53640926-AAD7-44D8-BBD7-CCE9431645EC}">
                        <a14:shadowObscured xmlns:a14="http://schemas.microsoft.com/office/drawing/2010/main"/>
                      </a:ext>
                    </a:extLst>
                  </pic:spPr>
                </pic:pic>
              </a:graphicData>
            </a:graphic>
          </wp:inline>
        </w:drawing>
      </w:r>
    </w:p>
    <w:p w14:paraId="1CB401A9" w14:textId="77777777" w:rsidR="007F6044" w:rsidRPr="007F6044" w:rsidRDefault="007F6044" w:rsidP="007F6044">
      <w:pPr>
        <w:widowControl/>
        <w:autoSpaceDE/>
        <w:autoSpaceDN/>
        <w:rPr>
          <w:rFonts w:ascii="Times" w:eastAsia="Times" w:hAnsi="Times"/>
          <w:sz w:val="24"/>
          <w:szCs w:val="20"/>
        </w:rPr>
      </w:pPr>
    </w:p>
    <w:p w14:paraId="40B07C39" w14:textId="77777777" w:rsidR="007F6044" w:rsidRPr="007F6044" w:rsidRDefault="007F6044" w:rsidP="00D90FB3">
      <w:pPr>
        <w:widowControl/>
        <w:numPr>
          <w:ilvl w:val="0"/>
          <w:numId w:val="26"/>
        </w:numPr>
        <w:autoSpaceDE/>
        <w:autoSpaceDN/>
        <w:rPr>
          <w:rFonts w:ascii="Times" w:eastAsia="Times" w:hAnsi="Times"/>
          <w:sz w:val="24"/>
          <w:szCs w:val="20"/>
        </w:rPr>
      </w:pPr>
      <w:r w:rsidRPr="007F6044">
        <w:rPr>
          <w:rFonts w:ascii="Times" w:eastAsia="Times" w:hAnsi="Times"/>
          <w:b/>
          <w:sz w:val="24"/>
          <w:szCs w:val="20"/>
        </w:rPr>
        <w:t xml:space="preserve">Collect the </w:t>
      </w:r>
      <w:r w:rsidRPr="007F6044">
        <w:rPr>
          <w:rFonts w:ascii="Times" w:eastAsia="Times" w:hAnsi="Times"/>
          <w:b/>
          <w:sz w:val="24"/>
          <w:szCs w:val="20"/>
          <w:u w:val="single"/>
        </w:rPr>
        <w:t>unfiltered</w:t>
      </w:r>
      <w:r w:rsidRPr="007F6044">
        <w:rPr>
          <w:rFonts w:ascii="Times" w:eastAsia="Times" w:hAnsi="Times"/>
          <w:b/>
          <w:sz w:val="24"/>
          <w:szCs w:val="20"/>
        </w:rPr>
        <w:t xml:space="preserve"> “Total Metals” sample</w:t>
      </w:r>
    </w:p>
    <w:p w14:paraId="4D9A69A7"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The unfiltered total metals sample collection bottle is a 250 ml plastic bottle with a red sticker (denoting HNO</w:t>
      </w:r>
      <w:r w:rsidRPr="007F6044">
        <w:rPr>
          <w:rFonts w:ascii="Times" w:eastAsia="Times" w:hAnsi="Times"/>
          <w:sz w:val="24"/>
          <w:szCs w:val="20"/>
          <w:vertAlign w:val="subscript"/>
        </w:rPr>
        <w:t>3</w:t>
      </w:r>
      <w:r w:rsidRPr="007F6044">
        <w:rPr>
          <w:rFonts w:ascii="Times" w:eastAsia="Times" w:hAnsi="Times"/>
          <w:sz w:val="24"/>
          <w:szCs w:val="20"/>
        </w:rPr>
        <w:t>; Nitric acid)</w:t>
      </w:r>
    </w:p>
    <w:p w14:paraId="37D4086E"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5C5438D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2615FBAF"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34651F0C"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bottle in cooler with ice.</w:t>
      </w:r>
    </w:p>
    <w:p w14:paraId="2664EB39" w14:textId="77777777" w:rsidR="007F6044" w:rsidRPr="007F6044" w:rsidRDefault="007F6044" w:rsidP="007F6044">
      <w:pPr>
        <w:widowControl/>
        <w:autoSpaceDE/>
        <w:autoSpaceDN/>
        <w:rPr>
          <w:rFonts w:ascii="Times" w:eastAsia="Times" w:hAnsi="Times"/>
          <w:sz w:val="24"/>
          <w:szCs w:val="20"/>
        </w:rPr>
      </w:pPr>
    </w:p>
    <w:p w14:paraId="08A0B7B6" w14:textId="77777777" w:rsidR="007F6044" w:rsidRPr="007F6044" w:rsidRDefault="007F6044" w:rsidP="007F6044">
      <w:pPr>
        <w:widowControl/>
        <w:autoSpaceDE/>
        <w:autoSpaceDN/>
        <w:rPr>
          <w:rFonts w:ascii="Times" w:eastAsia="Times" w:hAnsi="Times"/>
          <w:sz w:val="24"/>
          <w:szCs w:val="20"/>
        </w:rPr>
      </w:pPr>
    </w:p>
    <w:p w14:paraId="18B477F8"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w:t>
      </w:r>
    </w:p>
    <w:p w14:paraId="5E6B171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4D60ED4C" w14:textId="77777777" w:rsidR="007F6044" w:rsidRPr="007F6044" w:rsidRDefault="007F6044" w:rsidP="007F6044">
      <w:pPr>
        <w:widowControl/>
        <w:autoSpaceDE/>
        <w:autoSpaceDN/>
        <w:rPr>
          <w:rFonts w:ascii="Times" w:eastAsia="Times" w:hAnsi="Times"/>
          <w:b/>
          <w:sz w:val="32"/>
          <w:szCs w:val="32"/>
          <w:u w:val="single"/>
        </w:rPr>
      </w:pPr>
    </w:p>
    <w:p w14:paraId="1A7C5BB2"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Nitrogen and phosphorus</w:t>
      </w:r>
      <w:r w:rsidRPr="007F6044">
        <w:rPr>
          <w:rFonts w:ascii="Times" w:eastAsia="Times" w:hAnsi="Times"/>
          <w:b/>
          <w:sz w:val="24"/>
          <w:szCs w:val="20"/>
        </w:rPr>
        <w:t xml:space="preserve"> </w:t>
      </w:r>
      <w:r w:rsidRPr="007F6044">
        <w:rPr>
          <w:rFonts w:ascii="Times" w:eastAsia="Times" w:hAnsi="Times"/>
          <w:i/>
        </w:rPr>
        <w:t>are essential for plant and animal growth and nourishment, but the overabundance in water can cause adverse health and ecological effects. Although nitrogen and phosphorus are abundant naturally in the environment, they are also introduced through sewage and fertilizers.</w:t>
      </w:r>
    </w:p>
    <w:p w14:paraId="2FD68266" w14:textId="77777777" w:rsidR="007F6044" w:rsidRPr="007F6044" w:rsidRDefault="007F6044" w:rsidP="007F6044">
      <w:pPr>
        <w:widowControl/>
        <w:autoSpaceDE/>
        <w:autoSpaceDN/>
        <w:rPr>
          <w:rFonts w:ascii="Times" w:eastAsia="Times" w:hAnsi="Times"/>
          <w:i/>
        </w:rPr>
      </w:pPr>
    </w:p>
    <w:p w14:paraId="53554883"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411DC4B2" wp14:editId="2E0FADC4">
            <wp:extent cx="969283" cy="964869"/>
            <wp:effectExtent l="2222" t="0" r="4763" b="4762"/>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151.jpg"/>
                    <pic:cNvPicPr/>
                  </pic:nvPicPr>
                  <pic:blipFill rotWithShape="1">
                    <a:blip r:embed="rId51" cstate="print">
                      <a:extLst>
                        <a:ext uri="{28A0092B-C50C-407E-A947-70E740481C1C}">
                          <a14:useLocalDpi xmlns:a14="http://schemas.microsoft.com/office/drawing/2010/main" val="0"/>
                        </a:ext>
                      </a:extLst>
                    </a:blip>
                    <a:srcRect l="12500" r="12157"/>
                    <a:stretch/>
                  </pic:blipFill>
                  <pic:spPr bwMode="auto">
                    <a:xfrm rot="5400000">
                      <a:off x="0" y="0"/>
                      <a:ext cx="984299" cy="979817"/>
                    </a:xfrm>
                    <a:prstGeom prst="rect">
                      <a:avLst/>
                    </a:prstGeom>
                    <a:ln>
                      <a:noFill/>
                    </a:ln>
                    <a:extLst>
                      <a:ext uri="{53640926-AAD7-44D8-BBD7-CCE9431645EC}">
                        <a14:shadowObscured xmlns:a14="http://schemas.microsoft.com/office/drawing/2010/main"/>
                      </a:ext>
                    </a:extLst>
                  </pic:spPr>
                </pic:pic>
              </a:graphicData>
            </a:graphic>
          </wp:inline>
        </w:drawing>
      </w:r>
    </w:p>
    <w:p w14:paraId="09CBB20B"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667A0B6A" w14:textId="77777777" w:rsidR="007F6044" w:rsidRPr="007F6044" w:rsidRDefault="007F6044" w:rsidP="007F6044">
      <w:pPr>
        <w:widowControl/>
        <w:autoSpaceDE/>
        <w:autoSpaceDN/>
        <w:rPr>
          <w:rFonts w:ascii="Times" w:eastAsia="Times" w:hAnsi="Times"/>
          <w:sz w:val="24"/>
          <w:szCs w:val="20"/>
        </w:rPr>
      </w:pPr>
    </w:p>
    <w:p w14:paraId="7314BCEB" w14:textId="77777777" w:rsidR="007F6044" w:rsidRPr="007F6044" w:rsidRDefault="007F6044" w:rsidP="00D90FB3">
      <w:pPr>
        <w:widowControl/>
        <w:numPr>
          <w:ilvl w:val="0"/>
          <w:numId w:val="27"/>
        </w:numPr>
        <w:autoSpaceDE/>
        <w:autoSpaceDN/>
        <w:rPr>
          <w:rFonts w:ascii="Times" w:eastAsia="Times" w:hAnsi="Times"/>
          <w:b/>
          <w:sz w:val="24"/>
          <w:szCs w:val="20"/>
        </w:rPr>
      </w:pPr>
      <w:r w:rsidRPr="007F6044">
        <w:rPr>
          <w:rFonts w:ascii="Times" w:eastAsia="Times" w:hAnsi="Times"/>
          <w:b/>
          <w:sz w:val="24"/>
          <w:szCs w:val="20"/>
        </w:rPr>
        <w:t>Collect the Nitrate+Nitrite/Total Phosphorus sample</w:t>
      </w:r>
    </w:p>
    <w:p w14:paraId="7DA0744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The Nitrate+Nitrite/Total Phosphorus bottle is a 250 ml plastic bottle, with a yellow sticker (denoting H</w:t>
      </w:r>
      <w:r w:rsidRPr="007F6044">
        <w:rPr>
          <w:rFonts w:ascii="Times" w:eastAsia="Times" w:hAnsi="Times"/>
          <w:sz w:val="24"/>
          <w:szCs w:val="20"/>
          <w:vertAlign w:val="subscript"/>
        </w:rPr>
        <w:t>2</w:t>
      </w:r>
      <w:r w:rsidRPr="007F6044">
        <w:rPr>
          <w:rFonts w:ascii="Times" w:eastAsia="Times" w:hAnsi="Times"/>
          <w:sz w:val="24"/>
          <w:szCs w:val="20"/>
        </w:rPr>
        <w:t>SO</w:t>
      </w:r>
      <w:r w:rsidRPr="007F6044">
        <w:rPr>
          <w:rFonts w:ascii="Times" w:eastAsia="Times" w:hAnsi="Times"/>
          <w:sz w:val="24"/>
          <w:szCs w:val="20"/>
          <w:vertAlign w:val="subscript"/>
        </w:rPr>
        <w:t>4</w:t>
      </w:r>
      <w:r w:rsidRPr="007F6044">
        <w:rPr>
          <w:rFonts w:ascii="Times" w:eastAsia="Times" w:hAnsi="Times"/>
          <w:sz w:val="24"/>
          <w:szCs w:val="20"/>
        </w:rPr>
        <w:t>, sulfuric acid)</w:t>
      </w:r>
    </w:p>
    <w:p w14:paraId="0F9A0A8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2392E08B" w14:textId="4D22D77F" w:rsid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4CB1F1A9" w14:textId="77777777" w:rsidR="004911DB" w:rsidRPr="007F6044" w:rsidRDefault="004911DB" w:rsidP="004911DB">
      <w:pPr>
        <w:widowControl/>
        <w:autoSpaceDE/>
        <w:autoSpaceDN/>
        <w:rPr>
          <w:rFonts w:ascii="Times" w:eastAsia="Times" w:hAnsi="Times"/>
          <w:sz w:val="24"/>
          <w:szCs w:val="20"/>
        </w:rPr>
      </w:pPr>
    </w:p>
    <w:p w14:paraId="35C65C5B" w14:textId="77777777" w:rsidR="004911DB" w:rsidRPr="004911DB" w:rsidRDefault="004911DB" w:rsidP="004911DB">
      <w:pPr>
        <w:widowControl/>
        <w:autoSpaceDE/>
        <w:autoSpaceDN/>
        <w:jc w:val="center"/>
        <w:rPr>
          <w:rFonts w:ascii="Times" w:eastAsia="Times" w:hAnsi="Times"/>
          <w:sz w:val="24"/>
          <w:szCs w:val="20"/>
        </w:rPr>
      </w:pPr>
      <w:r w:rsidRPr="004911DB">
        <w:rPr>
          <w:rFonts w:ascii="Times" w:eastAsia="Times" w:hAnsi="Times"/>
          <w:b/>
          <w:sz w:val="24"/>
          <w:szCs w:val="20"/>
        </w:rPr>
        <w:t>****************************************************************************</w:t>
      </w:r>
    </w:p>
    <w:p w14:paraId="3E8EDAE2" w14:textId="6D7F9F52" w:rsidR="004911DB" w:rsidRDefault="004911DB" w:rsidP="007F6044">
      <w:pPr>
        <w:widowControl/>
        <w:autoSpaceDE/>
        <w:autoSpaceDN/>
        <w:rPr>
          <w:rFonts w:ascii="Times" w:eastAsia="Times" w:hAnsi="Times"/>
          <w:b/>
          <w:sz w:val="32"/>
          <w:szCs w:val="32"/>
          <w:u w:val="single"/>
        </w:rPr>
      </w:pPr>
    </w:p>
    <w:p w14:paraId="34747D44" w14:textId="3D65C65F"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Total Suspended Solids</w:t>
      </w:r>
      <w:r w:rsidRPr="007F6044">
        <w:rPr>
          <w:rFonts w:ascii="Times" w:eastAsia="Times" w:hAnsi="Times"/>
          <w:b/>
          <w:sz w:val="24"/>
          <w:szCs w:val="20"/>
        </w:rPr>
        <w:t xml:space="preserve">, </w:t>
      </w:r>
      <w:r w:rsidRPr="007F6044">
        <w:rPr>
          <w:rFonts w:ascii="Times" w:eastAsia="Times" w:hAnsi="Times"/>
          <w:i/>
        </w:rPr>
        <w:t>or TSS, stands for total suspended solids, and refers to waterborne particles that exceed 2 microns in size. TSS commonly consists of items like clay, gravel, sand, silt, and vegetation. TSS can increase due to erosion, algae growth, and sediment disruption. TSS levels can affect dissolved oxygen content, which affects aquatic life like fish.</w:t>
      </w:r>
    </w:p>
    <w:p w14:paraId="73F67005" w14:textId="77777777" w:rsidR="007F6044" w:rsidRPr="007F6044" w:rsidRDefault="007F6044" w:rsidP="007F6044">
      <w:pPr>
        <w:widowControl/>
        <w:autoSpaceDE/>
        <w:autoSpaceDN/>
        <w:rPr>
          <w:rFonts w:ascii="Times" w:eastAsia="Times" w:hAnsi="Times"/>
          <w:i/>
        </w:rPr>
      </w:pPr>
    </w:p>
    <w:p w14:paraId="07B44B10" w14:textId="26D96A1B" w:rsidR="004911DB" w:rsidRDefault="007F6044" w:rsidP="004911DB">
      <w:pPr>
        <w:widowControl/>
        <w:autoSpaceDE/>
        <w:autoSpaceDN/>
        <w:jc w:val="center"/>
        <w:rPr>
          <w:rFonts w:ascii="Times" w:eastAsia="Times" w:hAnsi="Times"/>
          <w:b/>
          <w:sz w:val="24"/>
          <w:szCs w:val="20"/>
        </w:rPr>
      </w:pPr>
      <w:r w:rsidRPr="007F6044">
        <w:rPr>
          <w:rFonts w:ascii="Times" w:eastAsia="Times" w:hAnsi="Times"/>
          <w:i/>
          <w:noProof/>
        </w:rPr>
        <w:drawing>
          <wp:inline distT="0" distB="0" distL="0" distR="0" wp14:anchorId="2A8A0E86" wp14:editId="0D5BE7C0">
            <wp:extent cx="1551551" cy="1362075"/>
            <wp:effectExtent l="0" t="635"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148.jpg"/>
                    <pic:cNvPicPr/>
                  </pic:nvPicPr>
                  <pic:blipFill rotWithShape="1">
                    <a:blip r:embed="rId52" cstate="print">
                      <a:extLst>
                        <a:ext uri="{28A0092B-C50C-407E-A947-70E740481C1C}">
                          <a14:useLocalDpi xmlns:a14="http://schemas.microsoft.com/office/drawing/2010/main" val="0"/>
                        </a:ext>
                      </a:extLst>
                    </a:blip>
                    <a:srcRect l="8696" r="5871"/>
                    <a:stretch/>
                  </pic:blipFill>
                  <pic:spPr bwMode="auto">
                    <a:xfrm rot="5400000">
                      <a:off x="0" y="0"/>
                      <a:ext cx="1553646" cy="1363914"/>
                    </a:xfrm>
                    <a:prstGeom prst="rect">
                      <a:avLst/>
                    </a:prstGeom>
                    <a:ln>
                      <a:noFill/>
                    </a:ln>
                    <a:extLst>
                      <a:ext uri="{53640926-AAD7-44D8-BBD7-CCE9431645EC}">
                        <a14:shadowObscured xmlns:a14="http://schemas.microsoft.com/office/drawing/2010/main"/>
                      </a:ext>
                    </a:extLst>
                  </pic:spPr>
                </pic:pic>
              </a:graphicData>
            </a:graphic>
          </wp:inline>
        </w:drawing>
      </w:r>
    </w:p>
    <w:p w14:paraId="49223783" w14:textId="77777777" w:rsidR="004911DB" w:rsidRDefault="004911DB" w:rsidP="004911DB">
      <w:pPr>
        <w:widowControl/>
        <w:autoSpaceDE/>
        <w:autoSpaceDN/>
        <w:rPr>
          <w:rFonts w:ascii="Times" w:eastAsia="Times" w:hAnsi="Times"/>
          <w:b/>
          <w:sz w:val="24"/>
          <w:szCs w:val="20"/>
        </w:rPr>
      </w:pPr>
    </w:p>
    <w:p w14:paraId="6AA46FBA" w14:textId="16334D1E" w:rsidR="007F6044" w:rsidRPr="007F6044" w:rsidRDefault="007F6044" w:rsidP="004911DB">
      <w:pPr>
        <w:widowControl/>
        <w:autoSpaceDE/>
        <w:autoSpaceDN/>
        <w:rPr>
          <w:rFonts w:ascii="Times" w:eastAsia="Times" w:hAnsi="Times"/>
          <w:sz w:val="24"/>
          <w:szCs w:val="20"/>
        </w:rPr>
      </w:pPr>
      <w:r w:rsidRPr="007F6044">
        <w:rPr>
          <w:rFonts w:ascii="Times" w:eastAsia="Times" w:hAnsi="Times"/>
          <w:b/>
          <w:sz w:val="24"/>
          <w:szCs w:val="20"/>
        </w:rPr>
        <w:t xml:space="preserve">Collect the “TSS”-Total Suspended Solids </w:t>
      </w:r>
    </w:p>
    <w:p w14:paraId="415F1F4B"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The Total Suspended Solids bottle is a 1 L plastic bottle</w:t>
      </w:r>
    </w:p>
    <w:p w14:paraId="79404939"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32460CC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Fill the TSS bottle with the same methods outlined in the “Dissolved Metals” Section.</w:t>
      </w:r>
    </w:p>
    <w:p w14:paraId="446474D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Cap the bottle and place bottle in cooler with ice.</w:t>
      </w:r>
    </w:p>
    <w:p w14:paraId="5CE29047" w14:textId="77777777" w:rsidR="007F6044" w:rsidRPr="007F6044" w:rsidRDefault="007F6044" w:rsidP="007F6044">
      <w:pPr>
        <w:widowControl/>
        <w:autoSpaceDE/>
        <w:autoSpaceDN/>
        <w:rPr>
          <w:rFonts w:ascii="Times" w:eastAsia="Times" w:hAnsi="Times"/>
          <w:sz w:val="24"/>
          <w:szCs w:val="20"/>
        </w:rPr>
      </w:pPr>
    </w:p>
    <w:p w14:paraId="7AC5D486" w14:textId="77777777" w:rsidR="007F6044" w:rsidRPr="007F6044" w:rsidRDefault="007F6044" w:rsidP="007F6044">
      <w:pPr>
        <w:widowControl/>
        <w:autoSpaceDE/>
        <w:autoSpaceDN/>
        <w:rPr>
          <w:rFonts w:ascii="Times" w:eastAsia="Times" w:hAnsi="Times"/>
          <w:sz w:val="24"/>
          <w:szCs w:val="20"/>
        </w:rPr>
      </w:pPr>
    </w:p>
    <w:p w14:paraId="127705A1" w14:textId="77777777" w:rsidR="007F6044" w:rsidRPr="007F6044" w:rsidRDefault="007F6044" w:rsidP="007F6044">
      <w:pPr>
        <w:widowControl/>
        <w:autoSpaceDE/>
        <w:autoSpaceDN/>
        <w:rPr>
          <w:rFonts w:ascii="Times" w:eastAsia="Times" w:hAnsi="Times"/>
          <w:sz w:val="24"/>
          <w:szCs w:val="20"/>
        </w:rPr>
      </w:pPr>
    </w:p>
    <w:p w14:paraId="7B1FA928" w14:textId="77777777" w:rsidR="007F6044" w:rsidRPr="007F6044" w:rsidRDefault="007F6044" w:rsidP="007F6044">
      <w:pPr>
        <w:widowControl/>
        <w:autoSpaceDE/>
        <w:autoSpaceDN/>
        <w:rPr>
          <w:rFonts w:ascii="Times" w:eastAsia="Times" w:hAnsi="Times"/>
          <w:sz w:val="24"/>
          <w:szCs w:val="20"/>
        </w:rPr>
      </w:pPr>
    </w:p>
    <w:p w14:paraId="08A9622A" w14:textId="77777777" w:rsidR="007F6044" w:rsidRPr="007F6044" w:rsidRDefault="007F6044" w:rsidP="007F6044">
      <w:pPr>
        <w:widowControl/>
        <w:autoSpaceDE/>
        <w:autoSpaceDN/>
        <w:rPr>
          <w:rFonts w:ascii="Times" w:eastAsia="Times" w:hAnsi="Times"/>
          <w:sz w:val="24"/>
          <w:szCs w:val="20"/>
        </w:rPr>
      </w:pPr>
    </w:p>
    <w:p w14:paraId="652797D5" w14:textId="77777777" w:rsidR="007F6044" w:rsidRPr="007F6044" w:rsidRDefault="007F6044" w:rsidP="007F6044">
      <w:pPr>
        <w:widowControl/>
        <w:autoSpaceDE/>
        <w:autoSpaceDN/>
        <w:rPr>
          <w:rFonts w:ascii="Times" w:eastAsia="Times" w:hAnsi="Times"/>
          <w:sz w:val="24"/>
          <w:szCs w:val="20"/>
        </w:rPr>
      </w:pPr>
    </w:p>
    <w:p w14:paraId="3AF8B785" w14:textId="77777777" w:rsidR="007F6044" w:rsidRPr="007F6044" w:rsidRDefault="007F6044" w:rsidP="007F6044">
      <w:pPr>
        <w:widowControl/>
        <w:autoSpaceDE/>
        <w:autoSpaceDN/>
        <w:rPr>
          <w:rFonts w:ascii="Times" w:eastAsia="Times" w:hAnsi="Times"/>
          <w:sz w:val="24"/>
          <w:szCs w:val="20"/>
        </w:rPr>
      </w:pPr>
    </w:p>
    <w:p w14:paraId="72A54DCB" w14:textId="77777777" w:rsidR="007F6044" w:rsidRPr="007F6044" w:rsidRDefault="007F6044" w:rsidP="007F6044">
      <w:pPr>
        <w:widowControl/>
        <w:autoSpaceDE/>
        <w:autoSpaceDN/>
        <w:rPr>
          <w:rFonts w:ascii="Times" w:eastAsia="Times" w:hAnsi="Times"/>
          <w:sz w:val="24"/>
          <w:szCs w:val="20"/>
        </w:rPr>
      </w:pPr>
    </w:p>
    <w:p w14:paraId="4AA654D7" w14:textId="77777777" w:rsidR="007F6044" w:rsidRPr="007F6044" w:rsidRDefault="007F6044" w:rsidP="007F6044">
      <w:pPr>
        <w:widowControl/>
        <w:autoSpaceDE/>
        <w:autoSpaceDN/>
        <w:rPr>
          <w:rFonts w:ascii="Times" w:eastAsia="Times" w:hAnsi="Times"/>
          <w:sz w:val="24"/>
          <w:szCs w:val="20"/>
        </w:rPr>
      </w:pPr>
    </w:p>
    <w:p w14:paraId="6A118BC1" w14:textId="77777777" w:rsidR="007F6044" w:rsidRPr="007F6044" w:rsidRDefault="007F6044" w:rsidP="007F6044">
      <w:pPr>
        <w:widowControl/>
        <w:autoSpaceDE/>
        <w:autoSpaceDN/>
        <w:rPr>
          <w:rFonts w:ascii="Times" w:eastAsia="Times" w:hAnsi="Times"/>
          <w:sz w:val="24"/>
          <w:szCs w:val="20"/>
        </w:rPr>
      </w:pPr>
    </w:p>
    <w:p w14:paraId="3E2B482D" w14:textId="77777777" w:rsidR="007F6044" w:rsidRPr="007F6044" w:rsidRDefault="007F6044" w:rsidP="007F6044">
      <w:pPr>
        <w:widowControl/>
        <w:autoSpaceDE/>
        <w:autoSpaceDN/>
        <w:rPr>
          <w:rFonts w:ascii="Times" w:eastAsia="Times" w:hAnsi="Times"/>
          <w:sz w:val="24"/>
          <w:szCs w:val="20"/>
        </w:rPr>
      </w:pPr>
    </w:p>
    <w:p w14:paraId="1D7CB0C1" w14:textId="77777777" w:rsidR="007F6044" w:rsidRPr="007F6044" w:rsidRDefault="007F6044" w:rsidP="007F6044">
      <w:pPr>
        <w:widowControl/>
        <w:autoSpaceDE/>
        <w:autoSpaceDN/>
        <w:rPr>
          <w:rFonts w:ascii="Times" w:eastAsia="Times" w:hAnsi="Times"/>
          <w:sz w:val="24"/>
          <w:szCs w:val="20"/>
        </w:rPr>
      </w:pPr>
    </w:p>
    <w:p w14:paraId="53959DC0" w14:textId="77777777" w:rsidR="007F6044" w:rsidRPr="007F6044" w:rsidRDefault="007F6044" w:rsidP="007F6044">
      <w:pPr>
        <w:widowControl/>
        <w:autoSpaceDE/>
        <w:autoSpaceDN/>
        <w:rPr>
          <w:rFonts w:ascii="Times" w:eastAsia="Times" w:hAnsi="Times"/>
          <w:sz w:val="24"/>
          <w:szCs w:val="20"/>
        </w:rPr>
      </w:pPr>
    </w:p>
    <w:p w14:paraId="2DD1AD16" w14:textId="77777777" w:rsidR="007F6044" w:rsidRPr="007F6044" w:rsidRDefault="007F6044" w:rsidP="007F6044">
      <w:pPr>
        <w:widowControl/>
        <w:autoSpaceDE/>
        <w:autoSpaceDN/>
        <w:rPr>
          <w:rFonts w:ascii="Times" w:eastAsia="Times" w:hAnsi="Times"/>
          <w:sz w:val="24"/>
          <w:szCs w:val="20"/>
        </w:rPr>
      </w:pPr>
    </w:p>
    <w:p w14:paraId="615BE1EB" w14:textId="77777777" w:rsidR="007F6044" w:rsidRPr="007F6044" w:rsidRDefault="007F6044" w:rsidP="007F6044">
      <w:pPr>
        <w:widowControl/>
        <w:adjustRightInd w:val="0"/>
        <w:rPr>
          <w:rFonts w:ascii="Calibri" w:eastAsia="Calibri" w:hAnsi="Calibri" w:cs="Calibri"/>
          <w:b/>
          <w:bCs/>
          <w:color w:val="2D74B5"/>
          <w:sz w:val="26"/>
          <w:szCs w:val="26"/>
        </w:rPr>
      </w:pPr>
      <w:r w:rsidRPr="007F6044">
        <w:rPr>
          <w:rFonts w:ascii="Calibri" w:eastAsia="Calibri" w:hAnsi="Calibri" w:cs="Calibri"/>
          <w:b/>
          <w:bCs/>
          <w:color w:val="2D74B5"/>
          <w:sz w:val="26"/>
          <w:szCs w:val="26"/>
        </w:rPr>
        <w:t>Appendix A: “Clean Hands, Dirty Hands” Sampling Technique</w:t>
      </w:r>
    </w:p>
    <w:p w14:paraId="1CF6E30B" w14:textId="77777777" w:rsidR="007F6044" w:rsidRPr="007F6044" w:rsidRDefault="007F6044" w:rsidP="007F6044">
      <w:pPr>
        <w:widowControl/>
        <w:adjustRightInd w:val="0"/>
        <w:rPr>
          <w:rFonts w:ascii="Calibri" w:eastAsia="Calibri" w:hAnsi="Calibri" w:cs="Calibri"/>
          <w:color w:val="2D74B5"/>
          <w:sz w:val="26"/>
          <w:szCs w:val="26"/>
        </w:rPr>
      </w:pPr>
    </w:p>
    <w:p w14:paraId="4670DB56"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What is ‘Clean Hands, Dirty Hands’ (CHDH)? </w:t>
      </w:r>
    </w:p>
    <w:p w14:paraId="729B50E0"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The Clean Hands Dirty Hands sampling technique of EPA-1669 was developed for low level mercury testing but is often applied to trace metals sampling. This method minimizes potential sample contamination by designating one person to be ‘clean hands’ (CH) and another as ‘Dirty Hands’ (DH). DH handles all sampling equipment and CH handles all sample bottles. </w:t>
      </w:r>
    </w:p>
    <w:p w14:paraId="4B7A8B06" w14:textId="77777777" w:rsidR="007F6044" w:rsidRPr="007F6044" w:rsidRDefault="007F6044" w:rsidP="007F6044">
      <w:pPr>
        <w:widowControl/>
        <w:adjustRightInd w:val="0"/>
        <w:rPr>
          <w:rFonts w:ascii="Calibri" w:eastAsia="Calibri" w:hAnsi="Calibri" w:cs="Calibri"/>
          <w:color w:val="1F4D78"/>
        </w:rPr>
      </w:pPr>
    </w:p>
    <w:p w14:paraId="37344384"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Field Application </w:t>
      </w:r>
    </w:p>
    <w:p w14:paraId="6B0EECBA"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Clean Hands </w:t>
      </w:r>
      <w:r w:rsidRPr="007F6044">
        <w:rPr>
          <w:rFonts w:ascii="Calibri" w:eastAsia="Calibri" w:hAnsi="Calibri" w:cs="Calibri"/>
          <w:color w:val="000000"/>
        </w:rPr>
        <w:t xml:space="preserve">– The person designated as Clean Hands (CH) will handle the actual sample bottles. CH will fill and label the bottles. CH is responsible for keeping hands clean during sampling events, and changing gloves if contamination occurs. CH is responsible for communicating with other crew members to open coolers, handle sampling equipment, etc., as CH should not be handling any sampling items except for the sample bottles themselves. </w:t>
      </w:r>
    </w:p>
    <w:p w14:paraId="369C8A3E"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Field Sampling Crew </w:t>
      </w:r>
      <w:r w:rsidRPr="007F6044">
        <w:rPr>
          <w:rFonts w:ascii="Calibri" w:eastAsia="Calibri" w:hAnsi="Calibri" w:cs="Calibri"/>
          <w:color w:val="000000"/>
        </w:rPr>
        <w:t xml:space="preserve">– The field sampling crew will be Dirty Hands (DH). DH will open/close the cooler, handle the sealed (in Ziplock) bag of sample bottles, handle the water collection bottle, and record data. </w:t>
      </w:r>
    </w:p>
    <w:p w14:paraId="2E702AF1"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Boat Crew </w:t>
      </w:r>
      <w:r w:rsidRPr="007F6044">
        <w:rPr>
          <w:rFonts w:ascii="Calibri" w:eastAsia="Calibri" w:hAnsi="Calibri" w:cs="Calibri"/>
          <w:color w:val="000000"/>
        </w:rPr>
        <w:t xml:space="preserve">– The boat operator will be in contact with motor oil, galvanized metals, etc. and therefore should not be handling the actual sample bottles. The boat operator will be responsible for maintaining the boat in position for sampling and safely transporting the crew from one site to the next. The boat operator may help with data recording and other tasks as needed that do not involve directly handling sample bottles. </w:t>
      </w:r>
    </w:p>
    <w:p w14:paraId="202C1ECB" w14:textId="77777777" w:rsidR="007F6044" w:rsidRPr="007F6044" w:rsidRDefault="007F6044" w:rsidP="007F6044">
      <w:pPr>
        <w:widowControl/>
        <w:adjustRightInd w:val="0"/>
        <w:rPr>
          <w:rFonts w:ascii="Calibri" w:eastAsia="Calibri" w:hAnsi="Calibri" w:cs="Calibri"/>
          <w:color w:val="1F4D78"/>
        </w:rPr>
      </w:pPr>
    </w:p>
    <w:p w14:paraId="57A610E9"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Required Preparation </w:t>
      </w:r>
    </w:p>
    <w:p w14:paraId="18E39935"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Practice makes perfect – The field sampling team will practice sample collection using the CHDH technique. At least one practice sample collection will be demonstrated on sample cooler pickup day, and the other on fieldwork day prior to the first sample collection.</w:t>
      </w:r>
    </w:p>
    <w:p w14:paraId="6E794292"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Pre-sampling preparation – Bottles will be carefully handled with gloved hands, labeled, and placed into double layer Ziplock bags. DO NOT open bottles before actual sample collection. </w:t>
      </w:r>
    </w:p>
    <w:p w14:paraId="3CFBBD5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Supplies – The Project Manager will make sure that the field team has enough nitrile gloves, Ziplocks and other tools required to complete field work. </w:t>
      </w:r>
    </w:p>
    <w:p w14:paraId="209BBECC" w14:textId="77777777" w:rsidR="007F6044" w:rsidRPr="007F6044" w:rsidRDefault="007F6044" w:rsidP="007F6044">
      <w:pPr>
        <w:widowControl/>
        <w:adjustRightInd w:val="0"/>
        <w:rPr>
          <w:rFonts w:ascii="Calibri" w:eastAsia="Calibri" w:hAnsi="Calibri" w:cs="Calibri"/>
          <w:color w:val="000000"/>
        </w:rPr>
      </w:pPr>
    </w:p>
    <w:p w14:paraId="11F36C2F"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Sunscreen, jewelry, and galvanized metals </w:t>
      </w:r>
    </w:p>
    <w:p w14:paraId="4289F2E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Many cosmetic products including sunscreen contain zinc. It’s important to protect you skin against UV, however if you wear sunscreen DO NOT touch your face during active sampling. If you do, change gloves, and start over. Alternatively, wear physical sun protection such as a sun hat, face mask/gaiter, long sleeved shirt, etc. </w:t>
      </w:r>
    </w:p>
    <w:p w14:paraId="41389216"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Avoid wearing jewelry on your hands and/or wrists. Earrings and necklaces are fine, just avoid touching them during active sampling. If you touch metal jewelry, even if it’s not zinc based, change your gloves immediately. </w:t>
      </w:r>
    </w:p>
    <w:p w14:paraId="32492DBC"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Galvanized metals are metals coated in zinc oxides. No one actively collecting samples should touch galvanized surfaces during active sample collection. If samplers accidentally touch galvanized metal they should stop, remove the contaminated gloves, and replace contaminated gloves with clean cloves. </w:t>
      </w:r>
    </w:p>
    <w:p w14:paraId="3C6C53AC" w14:textId="77777777" w:rsidR="007F6044" w:rsidRPr="007F6044" w:rsidRDefault="007F6044" w:rsidP="007F6044">
      <w:pPr>
        <w:widowControl/>
        <w:adjustRightInd w:val="0"/>
        <w:rPr>
          <w:rFonts w:ascii="Calibri" w:eastAsia="Calibri" w:hAnsi="Calibri" w:cs="Calibri"/>
          <w:color w:val="000000"/>
        </w:rPr>
      </w:pPr>
    </w:p>
    <w:p w14:paraId="0B2FCD16"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i/>
          <w:sz w:val="24"/>
          <w:szCs w:val="20"/>
        </w:rPr>
        <w:t>Adapted from Appendix F in Apsens, S., and Petitt, J. 2022. Kenai River, Alaska Field Report 2021. Alaska Department of Environmental Conservation.</w:t>
      </w:r>
    </w:p>
    <w:bookmarkEnd w:id="355"/>
    <w:p w14:paraId="064FE0B2" w14:textId="77777777" w:rsidR="00B61701" w:rsidRDefault="00B61701" w:rsidP="00B61701">
      <w:pPr>
        <w:widowControl/>
        <w:autoSpaceDE/>
        <w:autoSpaceDN/>
        <w:rPr>
          <w:rFonts w:ascii="Times" w:eastAsia="Times" w:hAnsi="Times"/>
          <w:i/>
          <w:sz w:val="24"/>
          <w:szCs w:val="20"/>
        </w:rPr>
      </w:pPr>
    </w:p>
    <w:p w14:paraId="416BC071" w14:textId="77777777" w:rsidR="00DC0631" w:rsidRDefault="00DC0631" w:rsidP="00B61701">
      <w:pPr>
        <w:widowControl/>
        <w:autoSpaceDE/>
        <w:autoSpaceDN/>
        <w:rPr>
          <w:rFonts w:ascii="Times" w:eastAsia="Times" w:hAnsi="Times"/>
          <w:i/>
          <w:sz w:val="24"/>
          <w:szCs w:val="20"/>
        </w:rPr>
        <w:sectPr w:rsidR="00DC0631">
          <w:headerReference w:type="default" r:id="rId53"/>
          <w:footerReference w:type="default" r:id="rId54"/>
          <w:pgSz w:w="12240" w:h="15840"/>
          <w:pgMar w:top="1440" w:right="1440" w:bottom="1440" w:left="1440" w:header="720" w:footer="720" w:gutter="0"/>
          <w:cols w:space="720"/>
          <w:docGrid w:linePitch="360"/>
        </w:sectPr>
      </w:pPr>
    </w:p>
    <w:p w14:paraId="5DC2763B" w14:textId="77777777" w:rsidR="00C01915" w:rsidRPr="007F6044" w:rsidRDefault="00B61701" w:rsidP="00B61701">
      <w:pPr>
        <w:widowControl/>
        <w:autoSpaceDE/>
        <w:autoSpaceDN/>
        <w:rPr>
          <w:rFonts w:ascii="Times" w:eastAsia="Times" w:hAnsi="Times"/>
          <w:i/>
          <w:sz w:val="24"/>
          <w:szCs w:val="20"/>
        </w:rPr>
      </w:pPr>
      <w:r w:rsidRPr="007F6044">
        <w:rPr>
          <w:rFonts w:ascii="Times" w:eastAsia="Times" w:hAnsi="Times"/>
          <w:i/>
          <w:sz w:val="24"/>
          <w:szCs w:val="20"/>
        </w:rPr>
        <w:lastRenderedPageBreak/>
        <w:t xml:space="preserve"> </w:t>
      </w:r>
    </w:p>
    <w:p w14:paraId="7F36C740" w14:textId="5FB30D04" w:rsidR="00BC56CD" w:rsidRPr="00AE50F4" w:rsidRDefault="009340DD" w:rsidP="00AE50F4">
      <w:pPr>
        <w:pStyle w:val="AppendixSubheadings"/>
        <w:jc w:val="center"/>
        <w:rPr>
          <w:b/>
        </w:rPr>
      </w:pPr>
      <w:bookmarkStart w:id="356" w:name="Appendix_C"/>
      <w:bookmarkStart w:id="357" w:name="_bookmark36"/>
      <w:bookmarkStart w:id="358" w:name="_Toc125984309"/>
      <w:bookmarkStart w:id="359" w:name="_Hlk117090829"/>
      <w:bookmarkStart w:id="360" w:name="_Hlk117090898"/>
      <w:bookmarkEnd w:id="356"/>
      <w:bookmarkEnd w:id="357"/>
      <w:r>
        <w:rPr>
          <w:b/>
        </w:rPr>
        <w:t>Appendix C</w:t>
      </w:r>
      <w:r w:rsidR="00AE50F4">
        <w:rPr>
          <w:b/>
        </w:rPr>
        <w:t xml:space="preserve">: </w:t>
      </w:r>
      <w:r w:rsidR="009748A5" w:rsidRPr="00BC56CD">
        <w:rPr>
          <w:b/>
          <w:sz w:val="24"/>
        </w:rPr>
        <w:t>Kenai River Watershed Water Quality Monitoring Field Data Form</w:t>
      </w:r>
      <w:bookmarkEnd w:id="358"/>
      <w:r w:rsidR="009748A5">
        <w:rPr>
          <w:sz w:val="24"/>
        </w:rPr>
        <w:t xml:space="preserve"> </w:t>
      </w:r>
    </w:p>
    <w:bookmarkEnd w:id="359"/>
    <w:p w14:paraId="73CADB0E" w14:textId="77777777" w:rsidR="000D14B5" w:rsidRPr="00580EED" w:rsidRDefault="000D14B5" w:rsidP="00EC36A1">
      <w:pPr>
        <w:pStyle w:val="AppendixSubheadings"/>
        <w:rPr>
          <w:b/>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764"/>
        <w:gridCol w:w="901"/>
        <w:gridCol w:w="828"/>
        <w:gridCol w:w="750"/>
        <w:gridCol w:w="998"/>
        <w:gridCol w:w="1160"/>
        <w:gridCol w:w="1156"/>
        <w:gridCol w:w="1028"/>
        <w:gridCol w:w="914"/>
        <w:gridCol w:w="870"/>
        <w:gridCol w:w="1225"/>
        <w:gridCol w:w="1261"/>
        <w:gridCol w:w="1170"/>
      </w:tblGrid>
      <w:tr w:rsidR="000D14B5" w14:paraId="577D981F" w14:textId="77777777">
        <w:trPr>
          <w:trHeight w:val="551"/>
        </w:trPr>
        <w:tc>
          <w:tcPr>
            <w:tcW w:w="632" w:type="dxa"/>
          </w:tcPr>
          <w:p w14:paraId="4842A3A4" w14:textId="77777777" w:rsidR="000D14B5" w:rsidRPr="00EC36A1" w:rsidRDefault="000D14B5" w:rsidP="00D8691E">
            <w:pPr>
              <w:pStyle w:val="BodyText"/>
            </w:pPr>
          </w:p>
        </w:tc>
        <w:tc>
          <w:tcPr>
            <w:tcW w:w="764" w:type="dxa"/>
          </w:tcPr>
          <w:p w14:paraId="3F8CB8A6" w14:textId="77777777" w:rsidR="000D14B5" w:rsidRDefault="009748A5" w:rsidP="00D8691E">
            <w:pPr>
              <w:pStyle w:val="BodyText"/>
            </w:pPr>
            <w:r>
              <w:t>Low Tide</w:t>
            </w:r>
          </w:p>
        </w:tc>
        <w:tc>
          <w:tcPr>
            <w:tcW w:w="901" w:type="dxa"/>
          </w:tcPr>
          <w:p w14:paraId="14948BA1" w14:textId="77777777" w:rsidR="000D14B5" w:rsidRPr="00EC36A1" w:rsidRDefault="000D14B5" w:rsidP="00D8691E">
            <w:pPr>
              <w:pStyle w:val="BodyText"/>
            </w:pPr>
          </w:p>
        </w:tc>
        <w:tc>
          <w:tcPr>
            <w:tcW w:w="828" w:type="dxa"/>
          </w:tcPr>
          <w:p w14:paraId="21BD525E" w14:textId="77777777" w:rsidR="000D14B5" w:rsidRPr="00EC36A1" w:rsidRDefault="000D14B5" w:rsidP="00D8691E">
            <w:pPr>
              <w:pStyle w:val="BodyText"/>
            </w:pPr>
          </w:p>
        </w:tc>
        <w:tc>
          <w:tcPr>
            <w:tcW w:w="750" w:type="dxa"/>
          </w:tcPr>
          <w:p w14:paraId="770DA06F" w14:textId="77777777" w:rsidR="000D14B5" w:rsidRPr="00EC36A1" w:rsidRDefault="000D14B5" w:rsidP="00D8691E">
            <w:pPr>
              <w:pStyle w:val="BodyText"/>
            </w:pPr>
          </w:p>
          <w:p w14:paraId="60D0BCAE" w14:textId="77777777" w:rsidR="000D14B5" w:rsidRDefault="009748A5" w:rsidP="00D8691E">
            <w:pPr>
              <w:pStyle w:val="BodyText"/>
            </w:pPr>
            <w:r>
              <w:t>River</w:t>
            </w:r>
          </w:p>
        </w:tc>
        <w:tc>
          <w:tcPr>
            <w:tcW w:w="998" w:type="dxa"/>
          </w:tcPr>
          <w:p w14:paraId="42E350E1" w14:textId="77777777" w:rsidR="000D14B5" w:rsidRPr="00EC36A1" w:rsidRDefault="000D14B5" w:rsidP="00D8691E">
            <w:pPr>
              <w:pStyle w:val="BodyText"/>
            </w:pPr>
          </w:p>
        </w:tc>
        <w:tc>
          <w:tcPr>
            <w:tcW w:w="1160" w:type="dxa"/>
          </w:tcPr>
          <w:p w14:paraId="25A29045" w14:textId="77777777" w:rsidR="000D14B5" w:rsidRPr="00EC36A1" w:rsidRDefault="000D14B5" w:rsidP="00D8691E">
            <w:pPr>
              <w:pStyle w:val="BodyText"/>
            </w:pPr>
          </w:p>
        </w:tc>
        <w:tc>
          <w:tcPr>
            <w:tcW w:w="1156" w:type="dxa"/>
          </w:tcPr>
          <w:p w14:paraId="68857A4F" w14:textId="77777777" w:rsidR="000D14B5" w:rsidRDefault="009748A5" w:rsidP="00D8691E">
            <w:pPr>
              <w:pStyle w:val="BodyText"/>
            </w:pPr>
            <w:r>
              <w:t>Air temp.</w:t>
            </w:r>
          </w:p>
        </w:tc>
        <w:tc>
          <w:tcPr>
            <w:tcW w:w="1028" w:type="dxa"/>
          </w:tcPr>
          <w:p w14:paraId="63B22155" w14:textId="77777777" w:rsidR="000D14B5" w:rsidRDefault="009748A5" w:rsidP="00D8691E">
            <w:pPr>
              <w:pStyle w:val="BodyText"/>
            </w:pPr>
            <w:r>
              <w:t>Weather</w:t>
            </w:r>
          </w:p>
        </w:tc>
        <w:tc>
          <w:tcPr>
            <w:tcW w:w="914" w:type="dxa"/>
          </w:tcPr>
          <w:p w14:paraId="43B5A4A7" w14:textId="77777777" w:rsidR="000D14B5" w:rsidRDefault="009748A5" w:rsidP="00D8691E">
            <w:pPr>
              <w:pStyle w:val="BodyText"/>
            </w:pPr>
            <w:r>
              <w:t>Boat traffic</w:t>
            </w:r>
          </w:p>
        </w:tc>
        <w:tc>
          <w:tcPr>
            <w:tcW w:w="870" w:type="dxa"/>
          </w:tcPr>
          <w:p w14:paraId="2A7A6E4A" w14:textId="77777777" w:rsidR="000D14B5" w:rsidRDefault="009748A5" w:rsidP="00D8691E">
            <w:pPr>
              <w:pStyle w:val="BodyText"/>
            </w:pPr>
            <w:r>
              <w:t>Photos</w:t>
            </w:r>
          </w:p>
        </w:tc>
        <w:tc>
          <w:tcPr>
            <w:tcW w:w="1225" w:type="dxa"/>
          </w:tcPr>
          <w:p w14:paraId="35E5DBA2" w14:textId="77777777" w:rsidR="000D14B5" w:rsidRDefault="009748A5" w:rsidP="00D8691E">
            <w:pPr>
              <w:pStyle w:val="BodyText"/>
            </w:pPr>
            <w:r>
              <w:t>Water Temp</w:t>
            </w:r>
          </w:p>
        </w:tc>
        <w:tc>
          <w:tcPr>
            <w:tcW w:w="1261" w:type="dxa"/>
          </w:tcPr>
          <w:p w14:paraId="4E27AC05" w14:textId="77777777" w:rsidR="000D14B5" w:rsidRDefault="009748A5" w:rsidP="00D8691E">
            <w:pPr>
              <w:pStyle w:val="BodyText"/>
            </w:pPr>
            <w:r>
              <w:t>GPS</w:t>
            </w:r>
          </w:p>
          <w:p w14:paraId="62FF114F" w14:textId="77777777" w:rsidR="000D14B5" w:rsidRDefault="009748A5" w:rsidP="00D8691E">
            <w:pPr>
              <w:pStyle w:val="BodyText"/>
            </w:pPr>
            <w:r>
              <w:t>coord</w:t>
            </w:r>
          </w:p>
        </w:tc>
        <w:tc>
          <w:tcPr>
            <w:tcW w:w="1170" w:type="dxa"/>
          </w:tcPr>
          <w:p w14:paraId="6E47E734" w14:textId="77777777" w:rsidR="000D14B5" w:rsidRPr="00EC36A1" w:rsidRDefault="000D14B5" w:rsidP="00D8691E">
            <w:pPr>
              <w:pStyle w:val="BodyText"/>
            </w:pPr>
          </w:p>
        </w:tc>
      </w:tr>
      <w:tr w:rsidR="000D14B5" w14:paraId="598250D8" w14:textId="77777777">
        <w:trPr>
          <w:trHeight w:val="506"/>
        </w:trPr>
        <w:tc>
          <w:tcPr>
            <w:tcW w:w="632" w:type="dxa"/>
          </w:tcPr>
          <w:p w14:paraId="0841BC33" w14:textId="77777777" w:rsidR="000D14B5" w:rsidRPr="00EC36A1" w:rsidRDefault="009748A5" w:rsidP="00D8691E">
            <w:pPr>
              <w:pStyle w:val="BodyText"/>
            </w:pPr>
            <w:r w:rsidRPr="00EC36A1">
              <w:t>Date</w:t>
            </w:r>
          </w:p>
        </w:tc>
        <w:tc>
          <w:tcPr>
            <w:tcW w:w="764" w:type="dxa"/>
          </w:tcPr>
          <w:p w14:paraId="5CDDA952" w14:textId="77777777" w:rsidR="000D14B5" w:rsidRPr="00EC36A1" w:rsidRDefault="009748A5" w:rsidP="00D8691E">
            <w:pPr>
              <w:pStyle w:val="BodyText"/>
            </w:pPr>
            <w:r w:rsidRPr="00EC36A1">
              <w:t>Time</w:t>
            </w:r>
          </w:p>
        </w:tc>
        <w:tc>
          <w:tcPr>
            <w:tcW w:w="901" w:type="dxa"/>
          </w:tcPr>
          <w:p w14:paraId="3EB5A2DA" w14:textId="77777777" w:rsidR="000D14B5" w:rsidRPr="00EC36A1" w:rsidRDefault="009748A5" w:rsidP="00D8691E">
            <w:pPr>
              <w:pStyle w:val="BodyText"/>
            </w:pPr>
            <w:r w:rsidRPr="00EC36A1">
              <w:t>Agency</w:t>
            </w:r>
          </w:p>
        </w:tc>
        <w:tc>
          <w:tcPr>
            <w:tcW w:w="828" w:type="dxa"/>
          </w:tcPr>
          <w:p w14:paraId="59356CE5" w14:textId="77777777" w:rsidR="000D14B5" w:rsidRPr="00EC36A1" w:rsidRDefault="009748A5" w:rsidP="00D8691E">
            <w:pPr>
              <w:pStyle w:val="BodyText"/>
            </w:pPr>
            <w:r w:rsidRPr="00EC36A1">
              <w:t>Initials</w:t>
            </w:r>
          </w:p>
        </w:tc>
        <w:tc>
          <w:tcPr>
            <w:tcW w:w="750" w:type="dxa"/>
          </w:tcPr>
          <w:p w14:paraId="719F7603" w14:textId="77777777" w:rsidR="000D14B5" w:rsidRPr="00EC36A1" w:rsidRDefault="009748A5" w:rsidP="00D8691E">
            <w:pPr>
              <w:pStyle w:val="BodyText"/>
            </w:pPr>
            <w:r w:rsidRPr="00EC36A1">
              <w:t>Mile</w:t>
            </w:r>
          </w:p>
        </w:tc>
        <w:tc>
          <w:tcPr>
            <w:tcW w:w="998" w:type="dxa"/>
          </w:tcPr>
          <w:p w14:paraId="0D7F55B7" w14:textId="77777777" w:rsidR="000D14B5" w:rsidRPr="00EC36A1" w:rsidRDefault="009748A5" w:rsidP="00D8691E">
            <w:pPr>
              <w:pStyle w:val="BodyText"/>
            </w:pPr>
            <w:r w:rsidRPr="00EC36A1">
              <w:t>Location</w:t>
            </w:r>
          </w:p>
        </w:tc>
        <w:tc>
          <w:tcPr>
            <w:tcW w:w="1160" w:type="dxa"/>
          </w:tcPr>
          <w:p w14:paraId="6908146F" w14:textId="77777777" w:rsidR="000D14B5" w:rsidRPr="00EC36A1" w:rsidRDefault="009748A5" w:rsidP="00D8691E">
            <w:pPr>
              <w:pStyle w:val="BodyText"/>
            </w:pPr>
            <w:r w:rsidRPr="00EC36A1">
              <w:t>Location</w:t>
            </w:r>
          </w:p>
          <w:p w14:paraId="7604E70C" w14:textId="77777777" w:rsidR="000D14B5" w:rsidRPr="00EC36A1" w:rsidRDefault="009748A5" w:rsidP="00D8691E">
            <w:pPr>
              <w:pStyle w:val="BodyText"/>
            </w:pPr>
            <w:r w:rsidRPr="00EC36A1">
              <w:t>of sample</w:t>
            </w:r>
          </w:p>
        </w:tc>
        <w:tc>
          <w:tcPr>
            <w:tcW w:w="1156" w:type="dxa"/>
          </w:tcPr>
          <w:p w14:paraId="3520B9CF" w14:textId="77777777" w:rsidR="000D14B5" w:rsidRPr="00EC36A1" w:rsidRDefault="009748A5" w:rsidP="00D8691E">
            <w:pPr>
              <w:pStyle w:val="BodyText"/>
            </w:pPr>
            <w:r w:rsidRPr="00EC36A1">
              <w:t>Fahrenheit</w:t>
            </w:r>
          </w:p>
        </w:tc>
        <w:tc>
          <w:tcPr>
            <w:tcW w:w="1028" w:type="dxa"/>
          </w:tcPr>
          <w:p w14:paraId="43851D2E" w14:textId="77777777" w:rsidR="000D14B5" w:rsidRPr="00EC36A1" w:rsidRDefault="009748A5" w:rsidP="00D8691E">
            <w:pPr>
              <w:pStyle w:val="BodyText"/>
            </w:pPr>
            <w:r w:rsidRPr="00EC36A1">
              <w:t>S/R/C</w:t>
            </w:r>
          </w:p>
        </w:tc>
        <w:tc>
          <w:tcPr>
            <w:tcW w:w="914" w:type="dxa"/>
          </w:tcPr>
          <w:p w14:paraId="64BD4586" w14:textId="77777777" w:rsidR="000D14B5" w:rsidRPr="00EC36A1" w:rsidRDefault="009748A5" w:rsidP="00D8691E">
            <w:pPr>
              <w:pStyle w:val="BodyText"/>
            </w:pPr>
            <w:r w:rsidRPr="00EC36A1">
              <w:t>L/M/H</w:t>
            </w:r>
          </w:p>
        </w:tc>
        <w:tc>
          <w:tcPr>
            <w:tcW w:w="870" w:type="dxa"/>
          </w:tcPr>
          <w:p w14:paraId="4C212163" w14:textId="77777777" w:rsidR="000D14B5" w:rsidRPr="00EC36A1" w:rsidRDefault="009748A5" w:rsidP="00D8691E">
            <w:pPr>
              <w:pStyle w:val="BodyText"/>
            </w:pPr>
            <w:r w:rsidRPr="00EC36A1">
              <w:t>Y/N</w:t>
            </w:r>
          </w:p>
        </w:tc>
        <w:tc>
          <w:tcPr>
            <w:tcW w:w="1225" w:type="dxa"/>
          </w:tcPr>
          <w:p w14:paraId="2E0AA889" w14:textId="77777777" w:rsidR="000D14B5" w:rsidRPr="00EC36A1" w:rsidRDefault="009748A5" w:rsidP="00D8691E">
            <w:pPr>
              <w:pStyle w:val="BodyText"/>
            </w:pPr>
            <w:r w:rsidRPr="00EC36A1">
              <w:t>Centigrade</w:t>
            </w:r>
          </w:p>
        </w:tc>
        <w:tc>
          <w:tcPr>
            <w:tcW w:w="1261" w:type="dxa"/>
          </w:tcPr>
          <w:p w14:paraId="69F053E1" w14:textId="77777777" w:rsidR="000D14B5" w:rsidRPr="00EC36A1" w:rsidRDefault="009748A5" w:rsidP="00D8691E">
            <w:pPr>
              <w:pStyle w:val="BodyText"/>
            </w:pPr>
            <w:r w:rsidRPr="00EC36A1">
              <w:t>Latitude</w:t>
            </w:r>
          </w:p>
          <w:p w14:paraId="43CEBCD9" w14:textId="77777777" w:rsidR="000D14B5" w:rsidRPr="00EC36A1" w:rsidRDefault="009748A5" w:rsidP="00D8691E">
            <w:pPr>
              <w:pStyle w:val="BodyText"/>
            </w:pPr>
            <w:r w:rsidRPr="00EC36A1">
              <w:t>Longitude</w:t>
            </w:r>
          </w:p>
        </w:tc>
        <w:tc>
          <w:tcPr>
            <w:tcW w:w="1170" w:type="dxa"/>
          </w:tcPr>
          <w:p w14:paraId="6D2FB010" w14:textId="77777777" w:rsidR="000D14B5" w:rsidRPr="00EC36A1" w:rsidRDefault="009748A5" w:rsidP="00D8691E">
            <w:pPr>
              <w:pStyle w:val="BodyText"/>
            </w:pPr>
            <w:r w:rsidRPr="00EC36A1">
              <w:t>Comments</w:t>
            </w:r>
          </w:p>
        </w:tc>
      </w:tr>
      <w:tr w:rsidR="000D14B5" w14:paraId="569512D7" w14:textId="77777777">
        <w:trPr>
          <w:trHeight w:val="539"/>
        </w:trPr>
        <w:tc>
          <w:tcPr>
            <w:tcW w:w="632" w:type="dxa"/>
          </w:tcPr>
          <w:p w14:paraId="77645232" w14:textId="77777777" w:rsidR="000D14B5" w:rsidRPr="00EC36A1" w:rsidRDefault="000D14B5" w:rsidP="00D8691E">
            <w:pPr>
              <w:pStyle w:val="BodyText"/>
              <w:rPr>
                <w:b/>
              </w:rPr>
            </w:pPr>
          </w:p>
        </w:tc>
        <w:tc>
          <w:tcPr>
            <w:tcW w:w="764" w:type="dxa"/>
          </w:tcPr>
          <w:p w14:paraId="5EB23F4C" w14:textId="77777777" w:rsidR="000D14B5" w:rsidRPr="00EC36A1" w:rsidRDefault="000D14B5" w:rsidP="00D8691E">
            <w:pPr>
              <w:pStyle w:val="BodyText"/>
              <w:rPr>
                <w:b/>
              </w:rPr>
            </w:pPr>
          </w:p>
        </w:tc>
        <w:tc>
          <w:tcPr>
            <w:tcW w:w="901" w:type="dxa"/>
          </w:tcPr>
          <w:p w14:paraId="77333F9E" w14:textId="77777777" w:rsidR="000D14B5" w:rsidRPr="00EC36A1" w:rsidRDefault="000D14B5" w:rsidP="00D8691E">
            <w:pPr>
              <w:pStyle w:val="BodyText"/>
              <w:rPr>
                <w:b/>
              </w:rPr>
            </w:pPr>
          </w:p>
        </w:tc>
        <w:tc>
          <w:tcPr>
            <w:tcW w:w="828" w:type="dxa"/>
          </w:tcPr>
          <w:p w14:paraId="041C77A7" w14:textId="77777777" w:rsidR="000D14B5" w:rsidRPr="00EC36A1" w:rsidRDefault="000D14B5" w:rsidP="00D8691E">
            <w:pPr>
              <w:pStyle w:val="BodyText"/>
              <w:rPr>
                <w:b/>
              </w:rPr>
            </w:pPr>
          </w:p>
        </w:tc>
        <w:tc>
          <w:tcPr>
            <w:tcW w:w="750" w:type="dxa"/>
          </w:tcPr>
          <w:p w14:paraId="532700D5" w14:textId="77777777" w:rsidR="000D14B5" w:rsidRPr="00EC36A1" w:rsidRDefault="000D14B5" w:rsidP="00D8691E">
            <w:pPr>
              <w:pStyle w:val="BodyText"/>
              <w:rPr>
                <w:b/>
              </w:rPr>
            </w:pPr>
          </w:p>
        </w:tc>
        <w:tc>
          <w:tcPr>
            <w:tcW w:w="998" w:type="dxa"/>
          </w:tcPr>
          <w:p w14:paraId="1A57C9F1" w14:textId="77777777" w:rsidR="000D14B5" w:rsidRPr="00EC36A1" w:rsidRDefault="000D14B5" w:rsidP="00D8691E">
            <w:pPr>
              <w:pStyle w:val="BodyText"/>
              <w:rPr>
                <w:b/>
              </w:rPr>
            </w:pPr>
          </w:p>
        </w:tc>
        <w:tc>
          <w:tcPr>
            <w:tcW w:w="1160" w:type="dxa"/>
          </w:tcPr>
          <w:p w14:paraId="34EADEDE" w14:textId="77777777" w:rsidR="000D14B5" w:rsidRPr="00EC36A1" w:rsidRDefault="000D14B5" w:rsidP="00D8691E">
            <w:pPr>
              <w:pStyle w:val="BodyText"/>
              <w:rPr>
                <w:b/>
              </w:rPr>
            </w:pPr>
          </w:p>
        </w:tc>
        <w:tc>
          <w:tcPr>
            <w:tcW w:w="1156" w:type="dxa"/>
          </w:tcPr>
          <w:p w14:paraId="3174CCF5" w14:textId="77777777" w:rsidR="000D14B5" w:rsidRPr="00EC36A1" w:rsidRDefault="000D14B5" w:rsidP="00D8691E">
            <w:pPr>
              <w:pStyle w:val="BodyText"/>
              <w:rPr>
                <w:b/>
              </w:rPr>
            </w:pPr>
          </w:p>
        </w:tc>
        <w:tc>
          <w:tcPr>
            <w:tcW w:w="1028" w:type="dxa"/>
          </w:tcPr>
          <w:p w14:paraId="68E79277" w14:textId="77777777" w:rsidR="000D14B5" w:rsidRPr="00EC36A1" w:rsidRDefault="000D14B5" w:rsidP="00D8691E">
            <w:pPr>
              <w:pStyle w:val="BodyText"/>
              <w:rPr>
                <w:b/>
              </w:rPr>
            </w:pPr>
          </w:p>
        </w:tc>
        <w:tc>
          <w:tcPr>
            <w:tcW w:w="914" w:type="dxa"/>
          </w:tcPr>
          <w:p w14:paraId="16EAD9AB" w14:textId="77777777" w:rsidR="000D14B5" w:rsidRPr="00EC36A1" w:rsidRDefault="000D14B5" w:rsidP="00D8691E">
            <w:pPr>
              <w:pStyle w:val="BodyText"/>
              <w:rPr>
                <w:b/>
              </w:rPr>
            </w:pPr>
          </w:p>
        </w:tc>
        <w:tc>
          <w:tcPr>
            <w:tcW w:w="870" w:type="dxa"/>
          </w:tcPr>
          <w:p w14:paraId="4AAD20F4" w14:textId="77777777" w:rsidR="000D14B5" w:rsidRPr="00EC36A1" w:rsidRDefault="000D14B5" w:rsidP="00D8691E">
            <w:pPr>
              <w:pStyle w:val="BodyText"/>
              <w:rPr>
                <w:b/>
              </w:rPr>
            </w:pPr>
          </w:p>
        </w:tc>
        <w:tc>
          <w:tcPr>
            <w:tcW w:w="1225" w:type="dxa"/>
          </w:tcPr>
          <w:p w14:paraId="6ED61471" w14:textId="77777777" w:rsidR="000D14B5" w:rsidRPr="00EC36A1" w:rsidRDefault="000D14B5" w:rsidP="00D8691E">
            <w:pPr>
              <w:pStyle w:val="BodyText"/>
              <w:rPr>
                <w:b/>
              </w:rPr>
            </w:pPr>
          </w:p>
        </w:tc>
        <w:tc>
          <w:tcPr>
            <w:tcW w:w="1261" w:type="dxa"/>
          </w:tcPr>
          <w:p w14:paraId="25DB3128" w14:textId="77777777" w:rsidR="000D14B5" w:rsidRPr="00EC36A1" w:rsidRDefault="000D14B5" w:rsidP="00D8691E">
            <w:pPr>
              <w:pStyle w:val="BodyText"/>
              <w:rPr>
                <w:b/>
              </w:rPr>
            </w:pPr>
          </w:p>
        </w:tc>
        <w:tc>
          <w:tcPr>
            <w:tcW w:w="1170" w:type="dxa"/>
          </w:tcPr>
          <w:p w14:paraId="64F999FB" w14:textId="77777777" w:rsidR="000D14B5" w:rsidRPr="00EC36A1" w:rsidRDefault="000D14B5" w:rsidP="00D8691E">
            <w:pPr>
              <w:pStyle w:val="BodyText"/>
              <w:rPr>
                <w:b/>
              </w:rPr>
            </w:pPr>
          </w:p>
        </w:tc>
      </w:tr>
      <w:tr w:rsidR="000D14B5" w14:paraId="0AAAB397" w14:textId="77777777">
        <w:trPr>
          <w:trHeight w:val="530"/>
        </w:trPr>
        <w:tc>
          <w:tcPr>
            <w:tcW w:w="632" w:type="dxa"/>
          </w:tcPr>
          <w:p w14:paraId="3000A816" w14:textId="77777777" w:rsidR="000D14B5" w:rsidRPr="00EC36A1" w:rsidRDefault="000D14B5" w:rsidP="00D8691E">
            <w:pPr>
              <w:pStyle w:val="BodyText"/>
              <w:rPr>
                <w:b/>
              </w:rPr>
            </w:pPr>
          </w:p>
        </w:tc>
        <w:tc>
          <w:tcPr>
            <w:tcW w:w="764" w:type="dxa"/>
          </w:tcPr>
          <w:p w14:paraId="243D0FA3" w14:textId="77777777" w:rsidR="000D14B5" w:rsidRPr="00EC36A1" w:rsidRDefault="000D14B5" w:rsidP="00D8691E">
            <w:pPr>
              <w:pStyle w:val="BodyText"/>
              <w:rPr>
                <w:b/>
              </w:rPr>
            </w:pPr>
          </w:p>
        </w:tc>
        <w:tc>
          <w:tcPr>
            <w:tcW w:w="901" w:type="dxa"/>
          </w:tcPr>
          <w:p w14:paraId="558DAA2B" w14:textId="77777777" w:rsidR="000D14B5" w:rsidRPr="00EC36A1" w:rsidRDefault="000D14B5" w:rsidP="00D8691E">
            <w:pPr>
              <w:pStyle w:val="BodyText"/>
              <w:rPr>
                <w:b/>
              </w:rPr>
            </w:pPr>
          </w:p>
        </w:tc>
        <w:tc>
          <w:tcPr>
            <w:tcW w:w="828" w:type="dxa"/>
          </w:tcPr>
          <w:p w14:paraId="36C6182D" w14:textId="77777777" w:rsidR="000D14B5" w:rsidRPr="00EC36A1" w:rsidRDefault="000D14B5" w:rsidP="00D8691E">
            <w:pPr>
              <w:pStyle w:val="BodyText"/>
              <w:rPr>
                <w:b/>
              </w:rPr>
            </w:pPr>
          </w:p>
        </w:tc>
        <w:tc>
          <w:tcPr>
            <w:tcW w:w="750" w:type="dxa"/>
          </w:tcPr>
          <w:p w14:paraId="689A470B" w14:textId="77777777" w:rsidR="000D14B5" w:rsidRPr="00EC36A1" w:rsidRDefault="000D14B5" w:rsidP="00D8691E">
            <w:pPr>
              <w:pStyle w:val="BodyText"/>
              <w:rPr>
                <w:b/>
              </w:rPr>
            </w:pPr>
          </w:p>
        </w:tc>
        <w:tc>
          <w:tcPr>
            <w:tcW w:w="998" w:type="dxa"/>
          </w:tcPr>
          <w:p w14:paraId="01A462E4" w14:textId="77777777" w:rsidR="000D14B5" w:rsidRPr="00EC36A1" w:rsidRDefault="000D14B5" w:rsidP="00D8691E">
            <w:pPr>
              <w:pStyle w:val="BodyText"/>
              <w:rPr>
                <w:b/>
              </w:rPr>
            </w:pPr>
          </w:p>
        </w:tc>
        <w:tc>
          <w:tcPr>
            <w:tcW w:w="1160" w:type="dxa"/>
          </w:tcPr>
          <w:p w14:paraId="1A727BE7" w14:textId="77777777" w:rsidR="000D14B5" w:rsidRPr="00EC36A1" w:rsidRDefault="000D14B5" w:rsidP="00D8691E">
            <w:pPr>
              <w:pStyle w:val="BodyText"/>
              <w:rPr>
                <w:b/>
              </w:rPr>
            </w:pPr>
          </w:p>
        </w:tc>
        <w:tc>
          <w:tcPr>
            <w:tcW w:w="1156" w:type="dxa"/>
          </w:tcPr>
          <w:p w14:paraId="350813CD" w14:textId="77777777" w:rsidR="000D14B5" w:rsidRPr="00EC36A1" w:rsidRDefault="000D14B5" w:rsidP="00D8691E">
            <w:pPr>
              <w:pStyle w:val="BodyText"/>
              <w:rPr>
                <w:b/>
              </w:rPr>
            </w:pPr>
          </w:p>
        </w:tc>
        <w:tc>
          <w:tcPr>
            <w:tcW w:w="1028" w:type="dxa"/>
          </w:tcPr>
          <w:p w14:paraId="11EC7E5F" w14:textId="77777777" w:rsidR="000D14B5" w:rsidRPr="00EC36A1" w:rsidRDefault="000D14B5" w:rsidP="00D8691E">
            <w:pPr>
              <w:pStyle w:val="BodyText"/>
              <w:rPr>
                <w:b/>
              </w:rPr>
            </w:pPr>
          </w:p>
        </w:tc>
        <w:tc>
          <w:tcPr>
            <w:tcW w:w="914" w:type="dxa"/>
          </w:tcPr>
          <w:p w14:paraId="38B8CB01" w14:textId="77777777" w:rsidR="000D14B5" w:rsidRPr="00EC36A1" w:rsidRDefault="000D14B5" w:rsidP="00D8691E">
            <w:pPr>
              <w:pStyle w:val="BodyText"/>
              <w:rPr>
                <w:b/>
              </w:rPr>
            </w:pPr>
          </w:p>
        </w:tc>
        <w:tc>
          <w:tcPr>
            <w:tcW w:w="870" w:type="dxa"/>
          </w:tcPr>
          <w:p w14:paraId="2450C84F" w14:textId="77777777" w:rsidR="000D14B5" w:rsidRPr="00EC36A1" w:rsidRDefault="000D14B5" w:rsidP="00D8691E">
            <w:pPr>
              <w:pStyle w:val="BodyText"/>
              <w:rPr>
                <w:b/>
              </w:rPr>
            </w:pPr>
          </w:p>
        </w:tc>
        <w:tc>
          <w:tcPr>
            <w:tcW w:w="1225" w:type="dxa"/>
          </w:tcPr>
          <w:p w14:paraId="4A213FE3" w14:textId="77777777" w:rsidR="000D14B5" w:rsidRPr="00EC36A1" w:rsidRDefault="000D14B5" w:rsidP="00D8691E">
            <w:pPr>
              <w:pStyle w:val="BodyText"/>
              <w:rPr>
                <w:b/>
              </w:rPr>
            </w:pPr>
          </w:p>
        </w:tc>
        <w:tc>
          <w:tcPr>
            <w:tcW w:w="1261" w:type="dxa"/>
          </w:tcPr>
          <w:p w14:paraId="789CC25A" w14:textId="77777777" w:rsidR="000D14B5" w:rsidRPr="00EC36A1" w:rsidRDefault="000D14B5" w:rsidP="00D8691E">
            <w:pPr>
              <w:pStyle w:val="BodyText"/>
              <w:rPr>
                <w:b/>
              </w:rPr>
            </w:pPr>
          </w:p>
        </w:tc>
        <w:tc>
          <w:tcPr>
            <w:tcW w:w="1170" w:type="dxa"/>
          </w:tcPr>
          <w:p w14:paraId="30D8DD33" w14:textId="77777777" w:rsidR="000D14B5" w:rsidRPr="00EC36A1" w:rsidRDefault="000D14B5" w:rsidP="00D8691E">
            <w:pPr>
              <w:pStyle w:val="BodyText"/>
              <w:rPr>
                <w:b/>
              </w:rPr>
            </w:pPr>
          </w:p>
        </w:tc>
      </w:tr>
      <w:tr w:rsidR="000D14B5" w14:paraId="3119C243" w14:textId="77777777">
        <w:trPr>
          <w:trHeight w:val="530"/>
        </w:trPr>
        <w:tc>
          <w:tcPr>
            <w:tcW w:w="632" w:type="dxa"/>
          </w:tcPr>
          <w:p w14:paraId="51B854F6" w14:textId="77777777" w:rsidR="000D14B5" w:rsidRPr="00EC36A1" w:rsidRDefault="000D14B5" w:rsidP="00D8691E">
            <w:pPr>
              <w:pStyle w:val="BodyText"/>
              <w:rPr>
                <w:b/>
              </w:rPr>
            </w:pPr>
          </w:p>
        </w:tc>
        <w:tc>
          <w:tcPr>
            <w:tcW w:w="764" w:type="dxa"/>
          </w:tcPr>
          <w:p w14:paraId="27A0488C" w14:textId="77777777" w:rsidR="000D14B5" w:rsidRPr="00EC36A1" w:rsidRDefault="000D14B5" w:rsidP="00D8691E">
            <w:pPr>
              <w:pStyle w:val="BodyText"/>
              <w:rPr>
                <w:b/>
              </w:rPr>
            </w:pPr>
          </w:p>
        </w:tc>
        <w:tc>
          <w:tcPr>
            <w:tcW w:w="901" w:type="dxa"/>
          </w:tcPr>
          <w:p w14:paraId="4B0BDAE8" w14:textId="77777777" w:rsidR="000D14B5" w:rsidRPr="00EC36A1" w:rsidRDefault="000D14B5" w:rsidP="00D8691E">
            <w:pPr>
              <w:pStyle w:val="BodyText"/>
              <w:rPr>
                <w:b/>
              </w:rPr>
            </w:pPr>
          </w:p>
        </w:tc>
        <w:tc>
          <w:tcPr>
            <w:tcW w:w="828" w:type="dxa"/>
          </w:tcPr>
          <w:p w14:paraId="20D9CB07" w14:textId="77777777" w:rsidR="000D14B5" w:rsidRPr="00EC36A1" w:rsidRDefault="000D14B5" w:rsidP="00D8691E">
            <w:pPr>
              <w:pStyle w:val="BodyText"/>
              <w:rPr>
                <w:b/>
              </w:rPr>
            </w:pPr>
          </w:p>
        </w:tc>
        <w:tc>
          <w:tcPr>
            <w:tcW w:w="750" w:type="dxa"/>
          </w:tcPr>
          <w:p w14:paraId="5E4E8FBA" w14:textId="77777777" w:rsidR="000D14B5" w:rsidRPr="00EC36A1" w:rsidRDefault="000D14B5" w:rsidP="00D8691E">
            <w:pPr>
              <w:pStyle w:val="BodyText"/>
              <w:rPr>
                <w:b/>
              </w:rPr>
            </w:pPr>
          </w:p>
        </w:tc>
        <w:tc>
          <w:tcPr>
            <w:tcW w:w="998" w:type="dxa"/>
          </w:tcPr>
          <w:p w14:paraId="06ECB7A7" w14:textId="77777777" w:rsidR="000D14B5" w:rsidRPr="00EC36A1" w:rsidRDefault="000D14B5" w:rsidP="00D8691E">
            <w:pPr>
              <w:pStyle w:val="BodyText"/>
              <w:rPr>
                <w:b/>
              </w:rPr>
            </w:pPr>
          </w:p>
        </w:tc>
        <w:tc>
          <w:tcPr>
            <w:tcW w:w="1160" w:type="dxa"/>
          </w:tcPr>
          <w:p w14:paraId="424E366B" w14:textId="77777777" w:rsidR="000D14B5" w:rsidRPr="00EC36A1" w:rsidRDefault="000D14B5" w:rsidP="00D8691E">
            <w:pPr>
              <w:pStyle w:val="BodyText"/>
              <w:rPr>
                <w:b/>
              </w:rPr>
            </w:pPr>
          </w:p>
        </w:tc>
        <w:tc>
          <w:tcPr>
            <w:tcW w:w="1156" w:type="dxa"/>
          </w:tcPr>
          <w:p w14:paraId="4D8A7BEA" w14:textId="77777777" w:rsidR="000D14B5" w:rsidRPr="00EC36A1" w:rsidRDefault="000D14B5" w:rsidP="00D8691E">
            <w:pPr>
              <w:pStyle w:val="BodyText"/>
              <w:rPr>
                <w:b/>
              </w:rPr>
            </w:pPr>
          </w:p>
        </w:tc>
        <w:tc>
          <w:tcPr>
            <w:tcW w:w="1028" w:type="dxa"/>
          </w:tcPr>
          <w:p w14:paraId="54C0A011" w14:textId="77777777" w:rsidR="000D14B5" w:rsidRPr="00EC36A1" w:rsidRDefault="000D14B5" w:rsidP="00D8691E">
            <w:pPr>
              <w:pStyle w:val="BodyText"/>
              <w:rPr>
                <w:b/>
              </w:rPr>
            </w:pPr>
          </w:p>
        </w:tc>
        <w:tc>
          <w:tcPr>
            <w:tcW w:w="914" w:type="dxa"/>
          </w:tcPr>
          <w:p w14:paraId="7CC980C4" w14:textId="77777777" w:rsidR="000D14B5" w:rsidRPr="00EC36A1" w:rsidRDefault="000D14B5" w:rsidP="00D8691E">
            <w:pPr>
              <w:pStyle w:val="BodyText"/>
              <w:rPr>
                <w:b/>
              </w:rPr>
            </w:pPr>
          </w:p>
        </w:tc>
        <w:tc>
          <w:tcPr>
            <w:tcW w:w="870" w:type="dxa"/>
          </w:tcPr>
          <w:p w14:paraId="595DE22D" w14:textId="77777777" w:rsidR="000D14B5" w:rsidRPr="00EC36A1" w:rsidRDefault="000D14B5" w:rsidP="00D8691E">
            <w:pPr>
              <w:pStyle w:val="BodyText"/>
              <w:rPr>
                <w:b/>
              </w:rPr>
            </w:pPr>
          </w:p>
        </w:tc>
        <w:tc>
          <w:tcPr>
            <w:tcW w:w="1225" w:type="dxa"/>
          </w:tcPr>
          <w:p w14:paraId="01BAC5AC" w14:textId="77777777" w:rsidR="000D14B5" w:rsidRPr="00EC36A1" w:rsidRDefault="000D14B5" w:rsidP="00D8691E">
            <w:pPr>
              <w:pStyle w:val="BodyText"/>
              <w:rPr>
                <w:b/>
              </w:rPr>
            </w:pPr>
          </w:p>
        </w:tc>
        <w:tc>
          <w:tcPr>
            <w:tcW w:w="1261" w:type="dxa"/>
          </w:tcPr>
          <w:p w14:paraId="753E0B7B" w14:textId="77777777" w:rsidR="000D14B5" w:rsidRPr="00EC36A1" w:rsidRDefault="000D14B5" w:rsidP="00D8691E">
            <w:pPr>
              <w:pStyle w:val="BodyText"/>
              <w:rPr>
                <w:b/>
              </w:rPr>
            </w:pPr>
          </w:p>
        </w:tc>
        <w:tc>
          <w:tcPr>
            <w:tcW w:w="1170" w:type="dxa"/>
          </w:tcPr>
          <w:p w14:paraId="684B7022" w14:textId="77777777" w:rsidR="000D14B5" w:rsidRPr="00EC36A1" w:rsidRDefault="000D14B5" w:rsidP="00D8691E">
            <w:pPr>
              <w:pStyle w:val="BodyText"/>
              <w:rPr>
                <w:b/>
              </w:rPr>
            </w:pPr>
          </w:p>
        </w:tc>
      </w:tr>
      <w:tr w:rsidR="000D14B5" w14:paraId="782AD55E" w14:textId="77777777">
        <w:trPr>
          <w:trHeight w:val="628"/>
        </w:trPr>
        <w:tc>
          <w:tcPr>
            <w:tcW w:w="632" w:type="dxa"/>
          </w:tcPr>
          <w:p w14:paraId="443E4C1F" w14:textId="77777777" w:rsidR="000D14B5" w:rsidRPr="00EC36A1" w:rsidRDefault="000D14B5" w:rsidP="00D8691E">
            <w:pPr>
              <w:pStyle w:val="BodyText"/>
              <w:rPr>
                <w:b/>
              </w:rPr>
            </w:pPr>
          </w:p>
        </w:tc>
        <w:tc>
          <w:tcPr>
            <w:tcW w:w="764" w:type="dxa"/>
          </w:tcPr>
          <w:p w14:paraId="24FB1B8D" w14:textId="77777777" w:rsidR="000D14B5" w:rsidRPr="00EC36A1" w:rsidRDefault="000D14B5" w:rsidP="00D8691E">
            <w:pPr>
              <w:pStyle w:val="BodyText"/>
              <w:rPr>
                <w:b/>
              </w:rPr>
            </w:pPr>
          </w:p>
        </w:tc>
        <w:tc>
          <w:tcPr>
            <w:tcW w:w="901" w:type="dxa"/>
          </w:tcPr>
          <w:p w14:paraId="505CC557" w14:textId="77777777" w:rsidR="000D14B5" w:rsidRPr="00EC36A1" w:rsidRDefault="000D14B5" w:rsidP="00D8691E">
            <w:pPr>
              <w:pStyle w:val="BodyText"/>
              <w:rPr>
                <w:b/>
              </w:rPr>
            </w:pPr>
          </w:p>
        </w:tc>
        <w:tc>
          <w:tcPr>
            <w:tcW w:w="828" w:type="dxa"/>
          </w:tcPr>
          <w:p w14:paraId="120B81A3" w14:textId="77777777" w:rsidR="000D14B5" w:rsidRPr="00EC36A1" w:rsidRDefault="000D14B5" w:rsidP="00D8691E">
            <w:pPr>
              <w:pStyle w:val="BodyText"/>
              <w:rPr>
                <w:b/>
              </w:rPr>
            </w:pPr>
          </w:p>
        </w:tc>
        <w:tc>
          <w:tcPr>
            <w:tcW w:w="750" w:type="dxa"/>
          </w:tcPr>
          <w:p w14:paraId="5E78F453" w14:textId="77777777" w:rsidR="000D14B5" w:rsidRPr="00EC36A1" w:rsidRDefault="000D14B5" w:rsidP="00D8691E">
            <w:pPr>
              <w:pStyle w:val="BodyText"/>
              <w:rPr>
                <w:b/>
              </w:rPr>
            </w:pPr>
          </w:p>
        </w:tc>
        <w:tc>
          <w:tcPr>
            <w:tcW w:w="998" w:type="dxa"/>
          </w:tcPr>
          <w:p w14:paraId="6141F123" w14:textId="77777777" w:rsidR="000D14B5" w:rsidRPr="00EC36A1" w:rsidRDefault="000D14B5" w:rsidP="00D8691E">
            <w:pPr>
              <w:pStyle w:val="BodyText"/>
              <w:rPr>
                <w:b/>
              </w:rPr>
            </w:pPr>
          </w:p>
        </w:tc>
        <w:tc>
          <w:tcPr>
            <w:tcW w:w="1160" w:type="dxa"/>
          </w:tcPr>
          <w:p w14:paraId="39CCB584" w14:textId="77777777" w:rsidR="000D14B5" w:rsidRPr="00EC36A1" w:rsidRDefault="000D14B5" w:rsidP="00D8691E">
            <w:pPr>
              <w:pStyle w:val="BodyText"/>
              <w:rPr>
                <w:b/>
              </w:rPr>
            </w:pPr>
          </w:p>
        </w:tc>
        <w:tc>
          <w:tcPr>
            <w:tcW w:w="1156" w:type="dxa"/>
          </w:tcPr>
          <w:p w14:paraId="7D5C4EB5" w14:textId="77777777" w:rsidR="000D14B5" w:rsidRPr="00EC36A1" w:rsidRDefault="000D14B5" w:rsidP="00D8691E">
            <w:pPr>
              <w:pStyle w:val="BodyText"/>
              <w:rPr>
                <w:b/>
              </w:rPr>
            </w:pPr>
          </w:p>
        </w:tc>
        <w:tc>
          <w:tcPr>
            <w:tcW w:w="1028" w:type="dxa"/>
          </w:tcPr>
          <w:p w14:paraId="59447A13" w14:textId="77777777" w:rsidR="000D14B5" w:rsidRPr="00EC36A1" w:rsidRDefault="000D14B5" w:rsidP="00D8691E">
            <w:pPr>
              <w:pStyle w:val="BodyText"/>
              <w:rPr>
                <w:b/>
              </w:rPr>
            </w:pPr>
          </w:p>
        </w:tc>
        <w:tc>
          <w:tcPr>
            <w:tcW w:w="914" w:type="dxa"/>
          </w:tcPr>
          <w:p w14:paraId="330C22B7" w14:textId="77777777" w:rsidR="000D14B5" w:rsidRPr="00EC36A1" w:rsidRDefault="000D14B5" w:rsidP="00D8691E">
            <w:pPr>
              <w:pStyle w:val="BodyText"/>
              <w:rPr>
                <w:b/>
              </w:rPr>
            </w:pPr>
          </w:p>
        </w:tc>
        <w:tc>
          <w:tcPr>
            <w:tcW w:w="870" w:type="dxa"/>
          </w:tcPr>
          <w:p w14:paraId="739C8AF6" w14:textId="77777777" w:rsidR="000D14B5" w:rsidRPr="00EC36A1" w:rsidRDefault="000D14B5" w:rsidP="00D8691E">
            <w:pPr>
              <w:pStyle w:val="BodyText"/>
              <w:rPr>
                <w:b/>
              </w:rPr>
            </w:pPr>
          </w:p>
        </w:tc>
        <w:tc>
          <w:tcPr>
            <w:tcW w:w="1225" w:type="dxa"/>
          </w:tcPr>
          <w:p w14:paraId="578C0051" w14:textId="77777777" w:rsidR="000D14B5" w:rsidRPr="00EC36A1" w:rsidRDefault="000D14B5" w:rsidP="00D8691E">
            <w:pPr>
              <w:pStyle w:val="BodyText"/>
              <w:rPr>
                <w:b/>
              </w:rPr>
            </w:pPr>
          </w:p>
        </w:tc>
        <w:tc>
          <w:tcPr>
            <w:tcW w:w="1261" w:type="dxa"/>
          </w:tcPr>
          <w:p w14:paraId="30F5147E" w14:textId="77777777" w:rsidR="000D14B5" w:rsidRPr="00EC36A1" w:rsidRDefault="000D14B5" w:rsidP="00D8691E">
            <w:pPr>
              <w:pStyle w:val="BodyText"/>
              <w:rPr>
                <w:b/>
              </w:rPr>
            </w:pPr>
          </w:p>
        </w:tc>
        <w:tc>
          <w:tcPr>
            <w:tcW w:w="1170" w:type="dxa"/>
          </w:tcPr>
          <w:p w14:paraId="45200349" w14:textId="77777777" w:rsidR="000D14B5" w:rsidRPr="00EC36A1" w:rsidRDefault="000D14B5" w:rsidP="00D8691E">
            <w:pPr>
              <w:pStyle w:val="BodyText"/>
              <w:rPr>
                <w:b/>
              </w:rPr>
            </w:pPr>
          </w:p>
        </w:tc>
      </w:tr>
    </w:tbl>
    <w:p w14:paraId="1E486CCA" w14:textId="77777777" w:rsidR="000D14B5" w:rsidRPr="00EC36A1" w:rsidRDefault="000D14B5" w:rsidP="00D8691E">
      <w:pPr>
        <w:pStyle w:val="BodyText"/>
        <w:rPr>
          <w:b/>
        </w:rPr>
      </w:pPr>
    </w:p>
    <w:p w14:paraId="5B823BC0" w14:textId="296D2F99" w:rsidR="000D14B5" w:rsidRPr="00EC36A1" w:rsidRDefault="009748A5" w:rsidP="00D8691E">
      <w:pPr>
        <w:pStyle w:val="BodyText"/>
        <w:rPr>
          <w:sz w:val="20"/>
        </w:rPr>
      </w:pPr>
      <w:r w:rsidRPr="00EC36A1">
        <w:t>Take all samples upstream from your position in the river</w:t>
      </w:r>
      <w:r w:rsidRPr="00EC36A1">
        <w:tab/>
      </w:r>
      <w:r w:rsidR="00DC2B02">
        <w:tab/>
      </w:r>
      <w:r w:rsidR="00DC2B02">
        <w:tab/>
      </w:r>
      <w:r w:rsidRPr="00EC36A1">
        <w:rPr>
          <w:sz w:val="20"/>
        </w:rPr>
        <w:t>sunny</w:t>
      </w:r>
      <w:r w:rsidR="00DC2B02" w:rsidRPr="00DC2B02">
        <w:rPr>
          <w:sz w:val="20"/>
          <w:szCs w:val="20"/>
        </w:rPr>
        <w:tab/>
      </w:r>
      <w:r w:rsidRPr="00EC36A1">
        <w:rPr>
          <w:sz w:val="20"/>
        </w:rPr>
        <w:tab/>
        <w:t>low</w:t>
      </w:r>
      <w:r w:rsidRPr="00EC36A1">
        <w:rPr>
          <w:sz w:val="20"/>
        </w:rPr>
        <w:tab/>
        <w:t>yes</w:t>
      </w:r>
    </w:p>
    <w:p w14:paraId="7983795F" w14:textId="0F9E4241" w:rsidR="00DC2B02" w:rsidRPr="00DC2B02" w:rsidRDefault="009748A5" w:rsidP="00D8691E">
      <w:pPr>
        <w:pStyle w:val="BodyText"/>
        <w:ind w:left="6480" w:firstLine="720"/>
        <w:rPr>
          <w:sz w:val="20"/>
          <w:szCs w:val="20"/>
        </w:rPr>
      </w:pPr>
      <w:r w:rsidRPr="00EC36A1">
        <w:rPr>
          <w:sz w:val="20"/>
        </w:rPr>
        <w:t>rainy</w:t>
      </w:r>
      <w:r w:rsidRPr="00EC36A1">
        <w:rPr>
          <w:sz w:val="20"/>
        </w:rPr>
        <w:tab/>
      </w:r>
      <w:r w:rsidR="00DC2B02" w:rsidRPr="00DC2B02">
        <w:rPr>
          <w:sz w:val="20"/>
          <w:szCs w:val="20"/>
        </w:rPr>
        <w:tab/>
        <w:t>med</w:t>
      </w:r>
      <w:r w:rsidR="00DC2B02" w:rsidRPr="00DC2B02">
        <w:rPr>
          <w:sz w:val="20"/>
          <w:szCs w:val="20"/>
        </w:rPr>
        <w:tab/>
      </w:r>
      <w:r w:rsidRPr="00EC36A1">
        <w:rPr>
          <w:sz w:val="20"/>
        </w:rPr>
        <w:t xml:space="preserve"> no </w:t>
      </w:r>
    </w:p>
    <w:p w14:paraId="2E3B21B2" w14:textId="5CC7D6AC" w:rsidR="000D14B5" w:rsidRPr="00EC36A1" w:rsidRDefault="009748A5" w:rsidP="00D8691E">
      <w:pPr>
        <w:pStyle w:val="BodyText"/>
        <w:ind w:left="6480" w:firstLine="720"/>
        <w:rPr>
          <w:sz w:val="20"/>
        </w:rPr>
      </w:pPr>
      <w:r w:rsidRPr="00EC36A1">
        <w:rPr>
          <w:sz w:val="20"/>
        </w:rPr>
        <w:t>cloudy</w:t>
      </w:r>
      <w:r w:rsidRPr="00EC36A1">
        <w:rPr>
          <w:sz w:val="20"/>
        </w:rPr>
        <w:tab/>
      </w:r>
      <w:r w:rsidRPr="00EC36A1">
        <w:rPr>
          <w:sz w:val="20"/>
        </w:rPr>
        <w:tab/>
        <w:t>high</w:t>
      </w:r>
    </w:p>
    <w:p w14:paraId="2D88878D" w14:textId="77777777" w:rsidR="000D14B5" w:rsidRPr="00EC36A1" w:rsidRDefault="000D14B5" w:rsidP="00D8691E">
      <w:pPr>
        <w:pStyle w:val="BodyText"/>
        <w:rPr>
          <w:sz w:val="20"/>
        </w:rPr>
      </w:pPr>
    </w:p>
    <w:p w14:paraId="69C4F68D" w14:textId="072DBFA0" w:rsidR="000D14B5" w:rsidRPr="00580EED" w:rsidRDefault="009748A5" w:rsidP="00D8691E">
      <w:pPr>
        <w:pStyle w:val="BodyText"/>
      </w:pPr>
      <w:r w:rsidRPr="00EC36A1">
        <w:t>YSI: Handheld Thermometer Serial Number</w:t>
      </w:r>
      <w:r w:rsidRPr="00EC36A1">
        <w:rPr>
          <w:u w:val="single"/>
        </w:rPr>
        <w:t xml:space="preserve"> </w:t>
      </w:r>
      <w:r w:rsidRPr="00EC36A1">
        <w:rPr>
          <w:u w:val="single"/>
        </w:rPr>
        <w:tab/>
      </w:r>
      <w:r w:rsidR="00DC2B02">
        <w:rPr>
          <w:u w:val="single"/>
        </w:rPr>
        <w:t>___________________________________________</w:t>
      </w:r>
    </w:p>
    <w:p w14:paraId="44336041" w14:textId="77777777" w:rsidR="000D14B5" w:rsidRPr="00EC36A1" w:rsidRDefault="000D14B5" w:rsidP="00D8691E">
      <w:pPr>
        <w:pStyle w:val="BodyText"/>
      </w:pPr>
    </w:p>
    <w:p w14:paraId="02008013" w14:textId="3AD535A6" w:rsidR="000D14B5" w:rsidRPr="00580EED" w:rsidRDefault="009748A5" w:rsidP="00D8691E">
      <w:pPr>
        <w:pStyle w:val="BodyText"/>
      </w:pPr>
      <w:r w:rsidRPr="00EC36A1">
        <w:t>Team Members:</w:t>
      </w:r>
      <w:r w:rsidRPr="00EC36A1">
        <w:rPr>
          <w:u w:val="single"/>
        </w:rPr>
        <w:t xml:space="preserve"> </w:t>
      </w:r>
      <w:r w:rsidRPr="00EC36A1">
        <w:rPr>
          <w:u w:val="single"/>
        </w:rPr>
        <w:tab/>
      </w:r>
      <w:r w:rsidR="00DC2B02">
        <w:rPr>
          <w:u w:val="single"/>
        </w:rPr>
        <w:t>__________________________________________________________________________________________</w:t>
      </w:r>
    </w:p>
    <w:p w14:paraId="683DFFF0" w14:textId="77777777" w:rsidR="000D14B5" w:rsidRPr="00EC36A1" w:rsidRDefault="000D14B5" w:rsidP="00D8691E">
      <w:pPr>
        <w:pStyle w:val="BodyText"/>
      </w:pPr>
    </w:p>
    <w:p w14:paraId="2D908C62" w14:textId="2029E546" w:rsidR="000D14B5" w:rsidRPr="00580EED" w:rsidRDefault="009748A5" w:rsidP="00D8691E">
      <w:pPr>
        <w:pStyle w:val="BodyText"/>
      </w:pPr>
      <w:r w:rsidRPr="00EC36A1">
        <w:t>Samples Submitted By:</w:t>
      </w:r>
      <w:r w:rsidRPr="00EC36A1">
        <w:rPr>
          <w:u w:val="single"/>
        </w:rPr>
        <w:t xml:space="preserve"> </w:t>
      </w:r>
      <w:r w:rsidRPr="00EC36A1">
        <w:rPr>
          <w:u w:val="single"/>
        </w:rPr>
        <w:tab/>
      </w:r>
      <w:r w:rsidR="00DC2B02">
        <w:rPr>
          <w:u w:val="single"/>
        </w:rPr>
        <w:t>________________</w:t>
      </w:r>
      <w:r w:rsidRPr="00EC36A1">
        <w:t>Date:</w:t>
      </w:r>
      <w:r w:rsidRPr="00EC36A1">
        <w:rPr>
          <w:u w:val="single"/>
        </w:rPr>
        <w:t xml:space="preserve"> </w:t>
      </w:r>
      <w:r w:rsidRPr="00EC36A1">
        <w:rPr>
          <w:u w:val="single"/>
        </w:rPr>
        <w:tab/>
      </w:r>
      <w:r w:rsidR="00DC2B02">
        <w:rPr>
          <w:u w:val="single"/>
        </w:rPr>
        <w:t>_____________________________</w:t>
      </w:r>
      <w:r w:rsidRPr="00EC36A1">
        <w:t>Time:</w:t>
      </w:r>
      <w:r w:rsidRPr="00EC36A1">
        <w:rPr>
          <w:u w:val="single"/>
        </w:rPr>
        <w:t xml:space="preserve"> </w:t>
      </w:r>
      <w:r w:rsidRPr="00EC36A1">
        <w:rPr>
          <w:u w:val="single"/>
        </w:rPr>
        <w:tab/>
      </w:r>
      <w:r w:rsidR="00DC2B02">
        <w:rPr>
          <w:u w:val="single"/>
        </w:rPr>
        <w:t>________________________</w:t>
      </w:r>
    </w:p>
    <w:p w14:paraId="1D664F30" w14:textId="77777777" w:rsidR="000D14B5" w:rsidRPr="00EC36A1" w:rsidRDefault="000D14B5" w:rsidP="00D8691E">
      <w:pPr>
        <w:pStyle w:val="BodyText"/>
      </w:pPr>
    </w:p>
    <w:p w14:paraId="78F8B821" w14:textId="5F2EEBCB" w:rsidR="000D14B5" w:rsidRPr="00580EED" w:rsidRDefault="009748A5" w:rsidP="00D8691E">
      <w:pPr>
        <w:pStyle w:val="BodyText"/>
      </w:pPr>
      <w:r w:rsidRPr="00EC36A1">
        <w:t>Samples Received By:</w:t>
      </w:r>
      <w:r w:rsidRPr="00EC36A1">
        <w:rPr>
          <w:u w:val="single"/>
        </w:rPr>
        <w:t xml:space="preserve"> </w:t>
      </w:r>
      <w:r w:rsidRPr="00EC36A1">
        <w:rPr>
          <w:u w:val="single"/>
        </w:rPr>
        <w:tab/>
      </w:r>
      <w:r w:rsidR="00DC2B02">
        <w:rPr>
          <w:u w:val="single"/>
        </w:rPr>
        <w:t>________________</w:t>
      </w:r>
      <w:r w:rsidRPr="00EC36A1">
        <w:t>Date:</w:t>
      </w:r>
      <w:r w:rsidRPr="00EC36A1">
        <w:rPr>
          <w:u w:val="single"/>
        </w:rPr>
        <w:t xml:space="preserve"> </w:t>
      </w:r>
      <w:r w:rsidRPr="00EC36A1">
        <w:rPr>
          <w:u w:val="single"/>
        </w:rPr>
        <w:tab/>
      </w:r>
      <w:r w:rsidR="00DC2B02">
        <w:rPr>
          <w:u w:val="single"/>
        </w:rPr>
        <w:t>_____________________________</w:t>
      </w:r>
      <w:r w:rsidRPr="00EC36A1">
        <w:t>Time:</w:t>
      </w:r>
      <w:r w:rsidRPr="00EC36A1">
        <w:rPr>
          <w:u w:val="single"/>
        </w:rPr>
        <w:t xml:space="preserve"> </w:t>
      </w:r>
      <w:r w:rsidRPr="00EC36A1">
        <w:rPr>
          <w:u w:val="single"/>
        </w:rPr>
        <w:tab/>
      </w:r>
      <w:r w:rsidR="00DC2B02">
        <w:rPr>
          <w:u w:val="single"/>
        </w:rPr>
        <w:t>________________________</w:t>
      </w:r>
    </w:p>
    <w:p w14:paraId="78BCC611" w14:textId="77777777" w:rsidR="000D14B5" w:rsidRPr="00EC36A1" w:rsidRDefault="000D14B5" w:rsidP="00D8691E">
      <w:pPr>
        <w:pStyle w:val="BodyText"/>
      </w:pPr>
    </w:p>
    <w:p w14:paraId="7D077295" w14:textId="77777777" w:rsidR="000D14B5" w:rsidRPr="00EC36A1" w:rsidRDefault="009748A5" w:rsidP="00D8691E">
      <w:pPr>
        <w:pStyle w:val="BodyText"/>
        <w:rPr>
          <w:sz w:val="20"/>
        </w:rPr>
      </w:pPr>
      <w:r w:rsidRPr="00EC36A1">
        <w:rPr>
          <w:sz w:val="20"/>
        </w:rPr>
        <w:t>Notes: On sampling day measure water temperature with YSI digital thermometer.</w:t>
      </w:r>
    </w:p>
    <w:p w14:paraId="21C3BA70" w14:textId="011D0FA1" w:rsidR="000D14B5" w:rsidRPr="00EC36A1" w:rsidRDefault="009748A5" w:rsidP="00D8691E">
      <w:pPr>
        <w:pStyle w:val="BodyText"/>
        <w:rPr>
          <w:sz w:val="20"/>
        </w:rPr>
      </w:pPr>
      <w:r w:rsidRPr="00EC36A1">
        <w:rPr>
          <w:sz w:val="20"/>
        </w:rPr>
        <w:t xml:space="preserve">Turn in samples at </w:t>
      </w:r>
      <w:r w:rsidR="00DC2B02" w:rsidRPr="00DC2B02">
        <w:rPr>
          <w:sz w:val="20"/>
          <w:szCs w:val="20"/>
        </w:rPr>
        <w:t>drop-off point as notified by project coordinator</w:t>
      </w:r>
      <w:r w:rsidRPr="00EC36A1">
        <w:rPr>
          <w:sz w:val="20"/>
        </w:rPr>
        <w:t>.</w:t>
      </w:r>
    </w:p>
    <w:p w14:paraId="6CD41B59" w14:textId="52ED574C" w:rsidR="000D14B5" w:rsidRPr="00EC36A1" w:rsidRDefault="009748A5" w:rsidP="00D8691E">
      <w:pPr>
        <w:pStyle w:val="BodyText"/>
        <w:rPr>
          <w:sz w:val="20"/>
        </w:rPr>
      </w:pPr>
      <w:r w:rsidRPr="00EC36A1">
        <w:rPr>
          <w:sz w:val="20"/>
        </w:rPr>
        <w:t>River Mile is the location on the main stem of the Kenai River or where the tributary enters the Kenai River</w:t>
      </w:r>
    </w:p>
    <w:bookmarkEnd w:id="360"/>
    <w:p w14:paraId="0087A9B7" w14:textId="77777777" w:rsidR="000D14B5" w:rsidRPr="00EC36A1" w:rsidRDefault="000D14B5" w:rsidP="00D8691E">
      <w:pPr>
        <w:pStyle w:val="BodyText"/>
        <w:rPr>
          <w:sz w:val="20"/>
        </w:rPr>
      </w:pPr>
    </w:p>
    <w:p w14:paraId="043B82CD" w14:textId="77777777" w:rsidR="00AE50F4" w:rsidRDefault="00AE50F4" w:rsidP="00D8691E">
      <w:pPr>
        <w:pStyle w:val="BodyText"/>
        <w:rPr>
          <w:b/>
          <w:u w:val="thick"/>
        </w:rPr>
      </w:pPr>
    </w:p>
    <w:p w14:paraId="44C1FF32" w14:textId="77777777" w:rsidR="00DB51BE" w:rsidRDefault="00DB51BE" w:rsidP="0058136E">
      <w:pPr>
        <w:pStyle w:val="AppendixSubheadings"/>
        <w:jc w:val="center"/>
        <w:rPr>
          <w:b/>
          <w:sz w:val="24"/>
          <w:szCs w:val="24"/>
        </w:rPr>
      </w:pPr>
    </w:p>
    <w:p w14:paraId="56F08CFC" w14:textId="651DD6B0" w:rsidR="00C26977" w:rsidRDefault="00B85A55" w:rsidP="0058136E">
      <w:pPr>
        <w:pStyle w:val="AppendixSubheadings"/>
        <w:jc w:val="center"/>
        <w:rPr>
          <w:b/>
          <w:sz w:val="24"/>
          <w:szCs w:val="24"/>
        </w:rPr>
      </w:pPr>
      <w:bookmarkStart w:id="361" w:name="_Toc125984310"/>
      <w:r w:rsidRPr="0058136E">
        <w:rPr>
          <w:b/>
          <w:sz w:val="24"/>
          <w:szCs w:val="24"/>
        </w:rPr>
        <w:lastRenderedPageBreak/>
        <w:t>Appendix D</w:t>
      </w:r>
      <w:r w:rsidR="004D2610" w:rsidRPr="0058136E">
        <w:rPr>
          <w:b/>
          <w:sz w:val="24"/>
          <w:szCs w:val="24"/>
        </w:rPr>
        <w:t xml:space="preserve">: </w:t>
      </w:r>
      <w:r w:rsidR="009748A5" w:rsidRPr="0058136E">
        <w:rPr>
          <w:b/>
          <w:sz w:val="24"/>
          <w:szCs w:val="24"/>
        </w:rPr>
        <w:t>Kenai River Watershed Water Quality Monitoring</w:t>
      </w:r>
      <w:r w:rsidR="00F5489C" w:rsidRPr="0058136E">
        <w:rPr>
          <w:b/>
          <w:sz w:val="24"/>
          <w:szCs w:val="24"/>
        </w:rPr>
        <w:t xml:space="preserve"> Chain of Custody</w:t>
      </w:r>
      <w:r w:rsidR="009748A5" w:rsidRPr="0058136E">
        <w:rPr>
          <w:b/>
          <w:sz w:val="24"/>
          <w:szCs w:val="24"/>
        </w:rPr>
        <w:t xml:space="preserve"> Form</w:t>
      </w:r>
      <w:r w:rsidR="00C26977" w:rsidRPr="0058136E">
        <w:rPr>
          <w:b/>
          <w:sz w:val="24"/>
          <w:szCs w:val="24"/>
        </w:rPr>
        <w:t>s</w:t>
      </w:r>
      <w:bookmarkEnd w:id="361"/>
      <w:r w:rsidR="009748A5" w:rsidRPr="0058136E">
        <w:rPr>
          <w:b/>
          <w:sz w:val="24"/>
          <w:szCs w:val="24"/>
        </w:rPr>
        <w:t xml:space="preserve"> </w:t>
      </w:r>
    </w:p>
    <w:p w14:paraId="2C7F7BC5" w14:textId="2422DF30" w:rsidR="0058136E" w:rsidRPr="0058136E" w:rsidRDefault="0058136E" w:rsidP="0058136E">
      <w:pPr>
        <w:pStyle w:val="BodyText"/>
        <w:jc w:val="center"/>
      </w:pPr>
      <w:r>
        <w:t>SGS Laboratories, Anchorage</w:t>
      </w:r>
    </w:p>
    <w:p w14:paraId="60EAA76B" w14:textId="77777777" w:rsidR="00F5489C" w:rsidRDefault="00F5489C" w:rsidP="00F5489C">
      <w:pPr>
        <w:pStyle w:val="AppendixSubheadings"/>
        <w:rPr>
          <w:sz w:val="20"/>
          <w:szCs w:val="20"/>
        </w:rPr>
      </w:pPr>
      <w:bookmarkStart w:id="362" w:name="_Toc125964823"/>
      <w:bookmarkStart w:id="363" w:name="_Toc125984311"/>
      <w:r>
        <w:rPr>
          <w:noProof/>
        </w:rPr>
        <w:drawing>
          <wp:anchor distT="0" distB="0" distL="0" distR="0" simplePos="0" relativeHeight="251691008" behindDoc="0" locked="0" layoutInCell="1" allowOverlap="1" wp14:anchorId="784667C1" wp14:editId="40074B8D">
            <wp:simplePos x="0" y="0"/>
            <wp:positionH relativeFrom="page">
              <wp:posOffset>914400</wp:posOffset>
            </wp:positionH>
            <wp:positionV relativeFrom="paragraph">
              <wp:posOffset>204962</wp:posOffset>
            </wp:positionV>
            <wp:extent cx="7487831" cy="4776882"/>
            <wp:effectExtent l="0" t="0" r="0" b="0"/>
            <wp:wrapTopAndBottom/>
            <wp:docPr id="38"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55" cstate="print"/>
                    <a:stretch>
                      <a:fillRect/>
                    </a:stretch>
                  </pic:blipFill>
                  <pic:spPr>
                    <a:xfrm>
                      <a:off x="0" y="0"/>
                      <a:ext cx="7487831" cy="4776882"/>
                    </a:xfrm>
                    <a:prstGeom prst="rect">
                      <a:avLst/>
                    </a:prstGeom>
                  </pic:spPr>
                </pic:pic>
              </a:graphicData>
            </a:graphic>
          </wp:anchor>
        </w:drawing>
      </w:r>
      <w:bookmarkEnd w:id="362"/>
      <w:bookmarkEnd w:id="363"/>
    </w:p>
    <w:p w14:paraId="2525A936" w14:textId="77777777" w:rsidR="00F5489C" w:rsidRDefault="00F5489C" w:rsidP="00F5489C">
      <w:pPr>
        <w:pStyle w:val="AppendixSubheadings"/>
      </w:pPr>
    </w:p>
    <w:p w14:paraId="30D94154" w14:textId="703DA454" w:rsidR="00EB4E69" w:rsidRDefault="00EB4E69" w:rsidP="00F5489C">
      <w:pPr>
        <w:pStyle w:val="AppendixSubheadings"/>
      </w:pPr>
    </w:p>
    <w:p w14:paraId="45075CEF" w14:textId="174AFCA2" w:rsidR="0058136E" w:rsidRDefault="0058136E" w:rsidP="00F5489C">
      <w:pPr>
        <w:pStyle w:val="AppendixSubheadings"/>
      </w:pPr>
    </w:p>
    <w:p w14:paraId="76082A91" w14:textId="58E52CB8" w:rsidR="00EB4E69" w:rsidRDefault="0058136E" w:rsidP="0058136E">
      <w:pPr>
        <w:pStyle w:val="BodyText"/>
        <w:jc w:val="center"/>
        <w:rPr>
          <w:b/>
        </w:rPr>
      </w:pPr>
      <w:r w:rsidRPr="0058136E">
        <w:rPr>
          <w:b/>
        </w:rPr>
        <w:lastRenderedPageBreak/>
        <w:t>Appendix D: Kenai River Watershed Water Quality Monitoring Chain of Custody Forms</w:t>
      </w:r>
    </w:p>
    <w:p w14:paraId="6AF18740" w14:textId="1E8E0BD9" w:rsidR="0058136E" w:rsidRPr="0058136E" w:rsidRDefault="0058136E" w:rsidP="0058136E">
      <w:pPr>
        <w:pStyle w:val="BodyText"/>
        <w:jc w:val="center"/>
      </w:pPr>
      <w:r>
        <w:t>Soldotna Wastewater Treatment Plant</w:t>
      </w:r>
    </w:p>
    <w:p w14:paraId="4208A8C4" w14:textId="2B94BC39" w:rsidR="00C73E1A" w:rsidRPr="00C73E1A" w:rsidRDefault="00C26977" w:rsidP="00C73E1A">
      <w:pPr>
        <w:pStyle w:val="BodyText"/>
        <w:sectPr w:rsidR="00C73E1A" w:rsidRPr="00C73E1A" w:rsidSect="009D2B50">
          <w:headerReference w:type="default" r:id="rId56"/>
          <w:footerReference w:type="default" r:id="rId57"/>
          <w:pgSz w:w="15840" w:h="12240" w:orient="landscape"/>
          <w:pgMar w:top="1440" w:right="1440" w:bottom="1440" w:left="1440" w:header="720" w:footer="720" w:gutter="0"/>
          <w:cols w:space="720"/>
          <w:docGrid w:linePitch="360"/>
        </w:sectPr>
      </w:pPr>
      <w:r>
        <w:rPr>
          <w:noProof/>
        </w:rPr>
        <w:drawing>
          <wp:inline distT="0" distB="0" distL="0" distR="0" wp14:anchorId="66DBBA9D" wp14:editId="32A1D03B">
            <wp:extent cx="7286625" cy="536017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ummer_2022_SWWTP_COC.jpg"/>
                    <pic:cNvPicPr/>
                  </pic:nvPicPr>
                  <pic:blipFill rotWithShape="1">
                    <a:blip r:embed="rId58" cstate="print">
                      <a:extLst>
                        <a:ext uri="{28A0092B-C50C-407E-A947-70E740481C1C}">
                          <a14:useLocalDpi xmlns:a14="http://schemas.microsoft.com/office/drawing/2010/main" val="0"/>
                        </a:ext>
                      </a:extLst>
                    </a:blip>
                    <a:srcRect l="5024" t="7349" r="5748" b="7708"/>
                    <a:stretch/>
                  </pic:blipFill>
                  <pic:spPr bwMode="auto">
                    <a:xfrm>
                      <a:off x="0" y="0"/>
                      <a:ext cx="7303795" cy="5372804"/>
                    </a:xfrm>
                    <a:prstGeom prst="rect">
                      <a:avLst/>
                    </a:prstGeom>
                    <a:ln>
                      <a:noFill/>
                    </a:ln>
                    <a:extLst>
                      <a:ext uri="{53640926-AAD7-44D8-BBD7-CCE9431645EC}">
                        <a14:shadowObscured xmlns:a14="http://schemas.microsoft.com/office/drawing/2010/main"/>
                      </a:ext>
                    </a:extLst>
                  </pic:spPr>
                </pic:pic>
              </a:graphicData>
            </a:graphic>
          </wp:inline>
        </w:drawing>
      </w:r>
    </w:p>
    <w:p w14:paraId="63D632B5" w14:textId="15942B3E" w:rsidR="00C73E1A" w:rsidRDefault="00C73E1A" w:rsidP="00C73E1A">
      <w:pPr>
        <w:pStyle w:val="BodyText"/>
        <w:jc w:val="center"/>
        <w:rPr>
          <w:b/>
        </w:rPr>
      </w:pPr>
      <w:r w:rsidRPr="0058136E">
        <w:rPr>
          <w:b/>
        </w:rPr>
        <w:lastRenderedPageBreak/>
        <w:t>Appendix D: Kenai River Watershed Water Quality Monitoring Chain of Custody Forms</w:t>
      </w:r>
    </w:p>
    <w:p w14:paraId="2B643C78" w14:textId="44B75211" w:rsidR="00C73E1A" w:rsidRDefault="00C73E1A" w:rsidP="00C73E1A">
      <w:pPr>
        <w:pStyle w:val="BodyText"/>
        <w:jc w:val="center"/>
      </w:pPr>
      <w:r>
        <w:t>Tauriainen Engineering and Testing (page 1 of 2)</w:t>
      </w:r>
    </w:p>
    <w:p w14:paraId="4163817D" w14:textId="0ACFBAAD" w:rsidR="00682087" w:rsidRDefault="00DB51BE" w:rsidP="00DB51BE">
      <w:pPr>
        <w:pStyle w:val="BodyText"/>
        <w:jc w:val="center"/>
      </w:pPr>
      <w:r>
        <w:t>__________________________________________________________________________</w:t>
      </w:r>
    </w:p>
    <w:p w14:paraId="15563047" w14:textId="1950C949" w:rsidR="00682087" w:rsidRDefault="00682087" w:rsidP="004D2610">
      <w:pPr>
        <w:pStyle w:val="BodyText"/>
      </w:pPr>
    </w:p>
    <w:p w14:paraId="74CCB369" w14:textId="66145178" w:rsidR="00682087" w:rsidRDefault="00C73E1A" w:rsidP="004D2610">
      <w:pPr>
        <w:pStyle w:val="BodyText"/>
      </w:pPr>
      <w:r>
        <w:rPr>
          <w:noProof/>
        </w:rPr>
        <w:drawing>
          <wp:inline distT="0" distB="0" distL="0" distR="0" wp14:anchorId="7031AAB6" wp14:editId="28AD4B55">
            <wp:extent cx="6393483" cy="8000685"/>
            <wp:effectExtent l="0" t="0" r="762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ecalColiform_CoC_Taurianen_Summer_2022_Page_1.jpg"/>
                    <pic:cNvPicPr/>
                  </pic:nvPicPr>
                  <pic:blipFill rotWithShape="1">
                    <a:blip r:embed="rId59" cstate="print">
                      <a:extLst>
                        <a:ext uri="{28A0092B-C50C-407E-A947-70E740481C1C}">
                          <a14:useLocalDpi xmlns:a14="http://schemas.microsoft.com/office/drawing/2010/main" val="0"/>
                        </a:ext>
                      </a:extLst>
                    </a:blip>
                    <a:srcRect b="3301"/>
                    <a:stretch/>
                  </pic:blipFill>
                  <pic:spPr bwMode="auto">
                    <a:xfrm>
                      <a:off x="0" y="0"/>
                      <a:ext cx="6397241" cy="8005388"/>
                    </a:xfrm>
                    <a:prstGeom prst="rect">
                      <a:avLst/>
                    </a:prstGeom>
                    <a:ln>
                      <a:noFill/>
                    </a:ln>
                    <a:extLst>
                      <a:ext uri="{53640926-AAD7-44D8-BBD7-CCE9431645EC}">
                        <a14:shadowObscured xmlns:a14="http://schemas.microsoft.com/office/drawing/2010/main"/>
                      </a:ext>
                    </a:extLst>
                  </pic:spPr>
                </pic:pic>
              </a:graphicData>
            </a:graphic>
          </wp:inline>
        </w:drawing>
      </w:r>
    </w:p>
    <w:p w14:paraId="7C5D4ACE" w14:textId="77777777" w:rsidR="00DB51BE" w:rsidRDefault="00DB51BE" w:rsidP="00C73E1A">
      <w:pPr>
        <w:pStyle w:val="BodyText"/>
        <w:jc w:val="center"/>
        <w:rPr>
          <w:b/>
        </w:rPr>
      </w:pPr>
    </w:p>
    <w:p w14:paraId="0D442655" w14:textId="77777777" w:rsidR="00DB51BE" w:rsidRDefault="00DB51BE" w:rsidP="00C73E1A">
      <w:pPr>
        <w:pStyle w:val="BodyText"/>
        <w:jc w:val="center"/>
        <w:rPr>
          <w:b/>
        </w:rPr>
      </w:pPr>
    </w:p>
    <w:p w14:paraId="6F807D1F" w14:textId="754FB0F2" w:rsidR="00C73E1A" w:rsidRDefault="00C73E1A" w:rsidP="00C73E1A">
      <w:pPr>
        <w:pStyle w:val="BodyText"/>
        <w:jc w:val="center"/>
        <w:rPr>
          <w:b/>
        </w:rPr>
      </w:pPr>
      <w:r w:rsidRPr="0058136E">
        <w:rPr>
          <w:b/>
        </w:rPr>
        <w:lastRenderedPageBreak/>
        <w:t>Appendix D: Kenai River Watershed Water Quality Monitoring Chain of Custody Forms</w:t>
      </w:r>
    </w:p>
    <w:p w14:paraId="348652C5" w14:textId="7B912E52" w:rsidR="00C73E1A" w:rsidRDefault="00C73E1A" w:rsidP="00C73E1A">
      <w:pPr>
        <w:pStyle w:val="BodyText"/>
        <w:jc w:val="center"/>
      </w:pPr>
      <w:r>
        <w:t>Tauriainen Engineering and Testing (page 2 of 2)</w:t>
      </w:r>
    </w:p>
    <w:p w14:paraId="0BAAF8CD" w14:textId="3A330896" w:rsidR="00DB51BE" w:rsidRDefault="00DB51BE" w:rsidP="00C73E1A">
      <w:pPr>
        <w:pStyle w:val="BodyText"/>
        <w:jc w:val="center"/>
      </w:pPr>
      <w:r>
        <w:t>__________________________________________________________________________</w:t>
      </w:r>
    </w:p>
    <w:p w14:paraId="6EBC73AF" w14:textId="74734A62" w:rsidR="00682087" w:rsidRDefault="00C73E1A" w:rsidP="004D2610">
      <w:pPr>
        <w:pStyle w:val="BodyText"/>
      </w:pPr>
      <w:r>
        <w:rPr>
          <w:noProof/>
        </w:rPr>
        <w:drawing>
          <wp:inline distT="0" distB="0" distL="0" distR="0" wp14:anchorId="05F97EED" wp14:editId="177E1EA5">
            <wp:extent cx="6467853" cy="8372475"/>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ecalColiform_CoC_Taurianen_Summer_2022_Page_2.jpg"/>
                    <pic:cNvPicPr/>
                  </pic:nvPicPr>
                  <pic:blipFill>
                    <a:blip r:embed="rId60">
                      <a:extLst>
                        <a:ext uri="{28A0092B-C50C-407E-A947-70E740481C1C}">
                          <a14:useLocalDpi xmlns:a14="http://schemas.microsoft.com/office/drawing/2010/main" val="0"/>
                        </a:ext>
                      </a:extLst>
                    </a:blip>
                    <a:stretch>
                      <a:fillRect/>
                    </a:stretch>
                  </pic:blipFill>
                  <pic:spPr>
                    <a:xfrm>
                      <a:off x="0" y="0"/>
                      <a:ext cx="6471097" cy="8376675"/>
                    </a:xfrm>
                    <a:prstGeom prst="rect">
                      <a:avLst/>
                    </a:prstGeom>
                  </pic:spPr>
                </pic:pic>
              </a:graphicData>
            </a:graphic>
          </wp:inline>
        </w:drawing>
      </w:r>
    </w:p>
    <w:p w14:paraId="67792B17" w14:textId="77777777" w:rsidR="00682087" w:rsidRDefault="00682087" w:rsidP="004D2610">
      <w:pPr>
        <w:pStyle w:val="BodyText"/>
      </w:pPr>
    </w:p>
    <w:p w14:paraId="55B4D6DB" w14:textId="0217AD42" w:rsidR="00C73E1A" w:rsidRDefault="00C73E1A" w:rsidP="003A55A3">
      <w:pPr>
        <w:pStyle w:val="AppendixSubheadings"/>
        <w:rPr>
          <w:b/>
          <w:sz w:val="24"/>
        </w:rPr>
      </w:pPr>
      <w:bookmarkStart w:id="364" w:name="_Hlk117091594"/>
    </w:p>
    <w:p w14:paraId="42E5DC12" w14:textId="0AB1A9A9" w:rsidR="00AE50F4" w:rsidRDefault="00317DA9" w:rsidP="00AE50F4">
      <w:pPr>
        <w:pStyle w:val="AppendixSubheadings"/>
        <w:jc w:val="center"/>
        <w:rPr>
          <w:b/>
          <w:sz w:val="24"/>
        </w:rPr>
      </w:pPr>
      <w:bookmarkStart w:id="365" w:name="_Toc125984312"/>
      <w:r>
        <w:rPr>
          <w:b/>
          <w:sz w:val="24"/>
        </w:rPr>
        <w:t>Appendix E</w:t>
      </w:r>
      <w:r w:rsidR="00AE50F4">
        <w:rPr>
          <w:b/>
          <w:sz w:val="24"/>
        </w:rPr>
        <w:t xml:space="preserve">: </w:t>
      </w:r>
      <w:r w:rsidR="00F5489C" w:rsidRPr="00F5489C">
        <w:rPr>
          <w:b/>
          <w:sz w:val="24"/>
          <w:szCs w:val="24"/>
        </w:rPr>
        <w:t>A</w:t>
      </w:r>
      <w:r w:rsidR="00F5489C">
        <w:rPr>
          <w:b/>
          <w:sz w:val="24"/>
          <w:szCs w:val="24"/>
        </w:rPr>
        <w:t>gency</w:t>
      </w:r>
      <w:r w:rsidR="00F5489C" w:rsidRPr="00F5489C">
        <w:rPr>
          <w:b/>
          <w:sz w:val="24"/>
          <w:szCs w:val="24"/>
        </w:rPr>
        <w:t xml:space="preserve"> B</w:t>
      </w:r>
      <w:r w:rsidR="00F5489C">
        <w:rPr>
          <w:b/>
          <w:sz w:val="24"/>
          <w:szCs w:val="24"/>
        </w:rPr>
        <w:t>aseline</w:t>
      </w:r>
      <w:r w:rsidR="00F5489C" w:rsidRPr="00F5489C">
        <w:rPr>
          <w:b/>
          <w:sz w:val="24"/>
          <w:szCs w:val="24"/>
        </w:rPr>
        <w:t xml:space="preserve"> L</w:t>
      </w:r>
      <w:r w:rsidR="00F5489C">
        <w:rPr>
          <w:b/>
          <w:sz w:val="24"/>
          <w:szCs w:val="24"/>
        </w:rPr>
        <w:t>ab</w:t>
      </w:r>
      <w:r w:rsidR="00F5489C" w:rsidRPr="00F5489C">
        <w:rPr>
          <w:b/>
          <w:sz w:val="24"/>
          <w:szCs w:val="24"/>
        </w:rPr>
        <w:t xml:space="preserve"> T</w:t>
      </w:r>
      <w:r w:rsidR="00F5489C">
        <w:rPr>
          <w:b/>
          <w:sz w:val="24"/>
          <w:szCs w:val="24"/>
        </w:rPr>
        <w:t>est</w:t>
      </w:r>
      <w:r w:rsidR="00F5489C" w:rsidRPr="00F5489C">
        <w:rPr>
          <w:b/>
          <w:sz w:val="24"/>
          <w:szCs w:val="24"/>
        </w:rPr>
        <w:t xml:space="preserve"> R</w:t>
      </w:r>
      <w:r w:rsidR="00F5489C">
        <w:rPr>
          <w:b/>
          <w:sz w:val="24"/>
          <w:szCs w:val="24"/>
        </w:rPr>
        <w:t>esults</w:t>
      </w:r>
      <w:bookmarkEnd w:id="365"/>
      <w:r w:rsidR="009748A5" w:rsidRPr="00F0391C">
        <w:rPr>
          <w:b/>
          <w:sz w:val="24"/>
        </w:rPr>
        <w:t xml:space="preserve"> </w:t>
      </w:r>
    </w:p>
    <w:p w14:paraId="701AB8B8" w14:textId="77777777" w:rsidR="000D14B5" w:rsidRDefault="000D14B5">
      <w:pPr>
        <w:pStyle w:val="BodyText"/>
        <w:spacing w:before="10"/>
        <w:rPr>
          <w:b/>
          <w:sz w:val="19"/>
        </w:rPr>
      </w:pPr>
    </w:p>
    <w:p w14:paraId="4C2D6D12" w14:textId="77777777" w:rsidR="000D14B5" w:rsidRDefault="009748A5">
      <w:pPr>
        <w:tabs>
          <w:tab w:val="left" w:pos="5590"/>
        </w:tabs>
        <w:ind w:right="377"/>
        <w:jc w:val="center"/>
        <w:rPr>
          <w:sz w:val="20"/>
        </w:rPr>
      </w:pPr>
      <w:r>
        <w:rPr>
          <w:sz w:val="20"/>
        </w:rPr>
        <w:t>DATE:</w:t>
      </w:r>
      <w:r>
        <w:rPr>
          <w:sz w:val="20"/>
          <w:u w:val="single"/>
        </w:rPr>
        <w:t xml:space="preserve"> </w:t>
      </w:r>
      <w:r>
        <w:rPr>
          <w:sz w:val="20"/>
          <w:u w:val="single"/>
        </w:rPr>
        <w:tab/>
      </w:r>
    </w:p>
    <w:p w14:paraId="05BE19B1" w14:textId="77777777" w:rsidR="000D14B5" w:rsidRDefault="000D14B5">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980"/>
        <w:gridCol w:w="1530"/>
        <w:gridCol w:w="1530"/>
        <w:gridCol w:w="900"/>
        <w:gridCol w:w="1350"/>
        <w:gridCol w:w="1260"/>
        <w:gridCol w:w="1260"/>
      </w:tblGrid>
      <w:tr w:rsidR="000D14B5" w14:paraId="452292F3" w14:textId="77777777">
        <w:trPr>
          <w:trHeight w:val="459"/>
        </w:trPr>
        <w:tc>
          <w:tcPr>
            <w:tcW w:w="810" w:type="dxa"/>
          </w:tcPr>
          <w:p w14:paraId="68EC6015" w14:textId="77777777" w:rsidR="000D14B5" w:rsidRDefault="009748A5">
            <w:pPr>
              <w:pStyle w:val="TableParagraph"/>
              <w:spacing w:before="2" w:line="230" w:lineRule="exact"/>
              <w:ind w:left="107" w:right="195"/>
              <w:rPr>
                <w:b/>
                <w:sz w:val="20"/>
              </w:rPr>
            </w:pPr>
            <w:r>
              <w:rPr>
                <w:b/>
                <w:sz w:val="20"/>
              </w:rPr>
              <w:t>River Mile</w:t>
            </w:r>
          </w:p>
        </w:tc>
        <w:tc>
          <w:tcPr>
            <w:tcW w:w="1980" w:type="dxa"/>
          </w:tcPr>
          <w:p w14:paraId="4F2EFC17" w14:textId="77777777" w:rsidR="000D14B5" w:rsidRDefault="009748A5">
            <w:pPr>
              <w:pStyle w:val="TableParagraph"/>
              <w:spacing w:line="229" w:lineRule="exact"/>
              <w:ind w:left="107"/>
              <w:rPr>
                <w:b/>
                <w:sz w:val="20"/>
              </w:rPr>
            </w:pPr>
            <w:r>
              <w:rPr>
                <w:b/>
                <w:sz w:val="20"/>
              </w:rPr>
              <w:t>Location</w:t>
            </w:r>
          </w:p>
        </w:tc>
        <w:tc>
          <w:tcPr>
            <w:tcW w:w="1530" w:type="dxa"/>
          </w:tcPr>
          <w:p w14:paraId="5889DEDD" w14:textId="77777777" w:rsidR="000D14B5" w:rsidRDefault="009748A5">
            <w:pPr>
              <w:pStyle w:val="TableParagraph"/>
              <w:spacing w:line="229" w:lineRule="exact"/>
              <w:ind w:left="107"/>
              <w:rPr>
                <w:b/>
                <w:sz w:val="20"/>
              </w:rPr>
            </w:pPr>
            <w:r>
              <w:rPr>
                <w:b/>
                <w:sz w:val="20"/>
              </w:rPr>
              <w:t>Temperature</w:t>
            </w:r>
          </w:p>
        </w:tc>
        <w:tc>
          <w:tcPr>
            <w:tcW w:w="1530" w:type="dxa"/>
          </w:tcPr>
          <w:p w14:paraId="3C379C54" w14:textId="77777777" w:rsidR="000D14B5" w:rsidRDefault="009748A5">
            <w:pPr>
              <w:pStyle w:val="TableParagraph"/>
              <w:spacing w:before="2" w:line="230" w:lineRule="exact"/>
              <w:ind w:left="107" w:right="281"/>
              <w:rPr>
                <w:b/>
                <w:sz w:val="20"/>
              </w:rPr>
            </w:pPr>
            <w:r>
              <w:rPr>
                <w:b/>
                <w:sz w:val="20"/>
              </w:rPr>
              <w:t>Conductivity us/cm</w:t>
            </w:r>
          </w:p>
        </w:tc>
        <w:tc>
          <w:tcPr>
            <w:tcW w:w="900" w:type="dxa"/>
          </w:tcPr>
          <w:p w14:paraId="3C750667" w14:textId="77777777" w:rsidR="000D14B5" w:rsidRDefault="009748A5">
            <w:pPr>
              <w:pStyle w:val="TableParagraph"/>
              <w:spacing w:line="229" w:lineRule="exact"/>
              <w:ind w:left="107"/>
              <w:rPr>
                <w:b/>
                <w:sz w:val="20"/>
              </w:rPr>
            </w:pPr>
            <w:r>
              <w:rPr>
                <w:b/>
                <w:sz w:val="20"/>
              </w:rPr>
              <w:t>pH</w:t>
            </w:r>
          </w:p>
        </w:tc>
        <w:tc>
          <w:tcPr>
            <w:tcW w:w="1350" w:type="dxa"/>
          </w:tcPr>
          <w:p w14:paraId="7083669F" w14:textId="77777777" w:rsidR="000D14B5" w:rsidRDefault="009748A5">
            <w:pPr>
              <w:pStyle w:val="TableParagraph"/>
              <w:spacing w:before="2" w:line="230" w:lineRule="exact"/>
              <w:ind w:left="107" w:right="379"/>
              <w:rPr>
                <w:b/>
                <w:sz w:val="20"/>
              </w:rPr>
            </w:pPr>
            <w:r>
              <w:rPr>
                <w:b/>
                <w:sz w:val="20"/>
              </w:rPr>
              <w:t>Turbidity NTU</w:t>
            </w:r>
          </w:p>
        </w:tc>
        <w:tc>
          <w:tcPr>
            <w:tcW w:w="1260" w:type="dxa"/>
          </w:tcPr>
          <w:p w14:paraId="7C04CD5B" w14:textId="77777777" w:rsidR="000D14B5" w:rsidRDefault="009748A5">
            <w:pPr>
              <w:pStyle w:val="TableParagraph"/>
              <w:spacing w:before="2" w:line="230" w:lineRule="exact"/>
              <w:ind w:left="107" w:right="106"/>
              <w:rPr>
                <w:b/>
                <w:sz w:val="20"/>
              </w:rPr>
            </w:pPr>
            <w:r>
              <w:rPr>
                <w:b/>
                <w:sz w:val="20"/>
              </w:rPr>
              <w:t>Turbidity Check NTU</w:t>
            </w:r>
          </w:p>
        </w:tc>
        <w:tc>
          <w:tcPr>
            <w:tcW w:w="1260" w:type="dxa"/>
          </w:tcPr>
          <w:p w14:paraId="5F4715F7" w14:textId="77777777" w:rsidR="000D14B5" w:rsidRDefault="000D14B5">
            <w:pPr>
              <w:pStyle w:val="TableParagraph"/>
              <w:rPr>
                <w:sz w:val="18"/>
              </w:rPr>
            </w:pPr>
          </w:p>
        </w:tc>
      </w:tr>
      <w:tr w:rsidR="000D14B5" w14:paraId="212C5C64" w14:textId="77777777" w:rsidTr="00F0391C">
        <w:trPr>
          <w:trHeight w:val="457"/>
        </w:trPr>
        <w:tc>
          <w:tcPr>
            <w:tcW w:w="810" w:type="dxa"/>
          </w:tcPr>
          <w:p w14:paraId="5A6C5588" w14:textId="77777777" w:rsidR="000D14B5" w:rsidRDefault="000D14B5">
            <w:pPr>
              <w:pStyle w:val="TableParagraph"/>
              <w:spacing w:before="5"/>
              <w:rPr>
                <w:sz w:val="19"/>
              </w:rPr>
            </w:pPr>
          </w:p>
          <w:p w14:paraId="091A39C5" w14:textId="77777777" w:rsidR="000D14B5" w:rsidRDefault="009748A5">
            <w:pPr>
              <w:pStyle w:val="TableParagraph"/>
              <w:spacing w:line="213" w:lineRule="exact"/>
              <w:ind w:left="107"/>
              <w:rPr>
                <w:sz w:val="20"/>
              </w:rPr>
            </w:pPr>
            <w:r>
              <w:rPr>
                <w:sz w:val="20"/>
              </w:rPr>
              <w:t>0</w:t>
            </w:r>
          </w:p>
        </w:tc>
        <w:tc>
          <w:tcPr>
            <w:tcW w:w="1980" w:type="dxa"/>
          </w:tcPr>
          <w:p w14:paraId="4E26FB9B" w14:textId="77777777" w:rsidR="000D14B5" w:rsidRDefault="009748A5">
            <w:pPr>
              <w:pStyle w:val="TableParagraph"/>
              <w:spacing w:line="225" w:lineRule="exact"/>
              <w:ind w:left="107"/>
              <w:rPr>
                <w:sz w:val="20"/>
              </w:rPr>
            </w:pPr>
            <w:r>
              <w:rPr>
                <w:sz w:val="20"/>
              </w:rPr>
              <w:t>No Name Creek</w:t>
            </w:r>
          </w:p>
        </w:tc>
        <w:tc>
          <w:tcPr>
            <w:tcW w:w="1530" w:type="dxa"/>
          </w:tcPr>
          <w:p w14:paraId="488F3642" w14:textId="77777777" w:rsidR="000D14B5" w:rsidRDefault="000D14B5">
            <w:pPr>
              <w:pStyle w:val="TableParagraph"/>
              <w:rPr>
                <w:sz w:val="18"/>
              </w:rPr>
            </w:pPr>
          </w:p>
        </w:tc>
        <w:tc>
          <w:tcPr>
            <w:tcW w:w="1530" w:type="dxa"/>
          </w:tcPr>
          <w:p w14:paraId="392170B9" w14:textId="77777777" w:rsidR="000D14B5" w:rsidRDefault="000D14B5">
            <w:pPr>
              <w:pStyle w:val="TableParagraph"/>
              <w:rPr>
                <w:sz w:val="18"/>
              </w:rPr>
            </w:pPr>
          </w:p>
        </w:tc>
        <w:tc>
          <w:tcPr>
            <w:tcW w:w="900" w:type="dxa"/>
          </w:tcPr>
          <w:p w14:paraId="52EE2E84" w14:textId="77777777" w:rsidR="000D14B5" w:rsidRDefault="000D14B5">
            <w:pPr>
              <w:pStyle w:val="TableParagraph"/>
              <w:rPr>
                <w:sz w:val="18"/>
              </w:rPr>
            </w:pPr>
          </w:p>
        </w:tc>
        <w:tc>
          <w:tcPr>
            <w:tcW w:w="1350" w:type="dxa"/>
          </w:tcPr>
          <w:p w14:paraId="167B5878" w14:textId="77777777" w:rsidR="000D14B5" w:rsidRDefault="000D14B5">
            <w:pPr>
              <w:pStyle w:val="TableParagraph"/>
              <w:rPr>
                <w:sz w:val="18"/>
              </w:rPr>
            </w:pPr>
          </w:p>
        </w:tc>
        <w:tc>
          <w:tcPr>
            <w:tcW w:w="1260" w:type="dxa"/>
          </w:tcPr>
          <w:p w14:paraId="14FDB742" w14:textId="77777777" w:rsidR="000D14B5" w:rsidRDefault="000D14B5">
            <w:pPr>
              <w:pStyle w:val="TableParagraph"/>
              <w:rPr>
                <w:sz w:val="18"/>
              </w:rPr>
            </w:pPr>
          </w:p>
        </w:tc>
        <w:tc>
          <w:tcPr>
            <w:tcW w:w="1260" w:type="dxa"/>
          </w:tcPr>
          <w:p w14:paraId="646C1346" w14:textId="77777777" w:rsidR="000D14B5" w:rsidRDefault="000D14B5">
            <w:pPr>
              <w:pStyle w:val="TableParagraph"/>
              <w:rPr>
                <w:sz w:val="18"/>
              </w:rPr>
            </w:pPr>
          </w:p>
        </w:tc>
      </w:tr>
      <w:tr w:rsidR="000D14B5" w14:paraId="32958B3A" w14:textId="77777777" w:rsidTr="00F0391C">
        <w:trPr>
          <w:trHeight w:val="460"/>
        </w:trPr>
        <w:tc>
          <w:tcPr>
            <w:tcW w:w="810" w:type="dxa"/>
          </w:tcPr>
          <w:p w14:paraId="3DE13AC0" w14:textId="77777777" w:rsidR="000D14B5" w:rsidRDefault="009748A5">
            <w:pPr>
              <w:pStyle w:val="TableParagraph"/>
              <w:spacing w:line="227" w:lineRule="exact"/>
              <w:ind w:left="107"/>
              <w:rPr>
                <w:sz w:val="20"/>
              </w:rPr>
            </w:pPr>
            <w:r>
              <w:rPr>
                <w:sz w:val="20"/>
              </w:rPr>
              <w:t>1.5</w:t>
            </w:r>
          </w:p>
        </w:tc>
        <w:tc>
          <w:tcPr>
            <w:tcW w:w="1980" w:type="dxa"/>
          </w:tcPr>
          <w:p w14:paraId="0497AA1A" w14:textId="77777777" w:rsidR="000D14B5" w:rsidRDefault="009748A5">
            <w:pPr>
              <w:pStyle w:val="TableParagraph"/>
              <w:spacing w:line="227" w:lineRule="exact"/>
              <w:ind w:left="107"/>
              <w:rPr>
                <w:sz w:val="20"/>
              </w:rPr>
            </w:pPr>
            <w:r>
              <w:rPr>
                <w:sz w:val="20"/>
              </w:rPr>
              <w:t>Kenai Dock</w:t>
            </w:r>
          </w:p>
        </w:tc>
        <w:tc>
          <w:tcPr>
            <w:tcW w:w="1530" w:type="dxa"/>
          </w:tcPr>
          <w:p w14:paraId="49654C76" w14:textId="77777777" w:rsidR="000D14B5" w:rsidRDefault="000D14B5">
            <w:pPr>
              <w:pStyle w:val="TableParagraph"/>
              <w:rPr>
                <w:sz w:val="18"/>
              </w:rPr>
            </w:pPr>
          </w:p>
        </w:tc>
        <w:tc>
          <w:tcPr>
            <w:tcW w:w="1530" w:type="dxa"/>
          </w:tcPr>
          <w:p w14:paraId="4E331A5E" w14:textId="77777777" w:rsidR="000D14B5" w:rsidRDefault="000D14B5">
            <w:pPr>
              <w:pStyle w:val="TableParagraph"/>
              <w:rPr>
                <w:sz w:val="18"/>
              </w:rPr>
            </w:pPr>
          </w:p>
        </w:tc>
        <w:tc>
          <w:tcPr>
            <w:tcW w:w="900" w:type="dxa"/>
          </w:tcPr>
          <w:p w14:paraId="19875746" w14:textId="77777777" w:rsidR="000D14B5" w:rsidRDefault="000D14B5">
            <w:pPr>
              <w:pStyle w:val="TableParagraph"/>
              <w:rPr>
                <w:sz w:val="18"/>
              </w:rPr>
            </w:pPr>
          </w:p>
        </w:tc>
        <w:tc>
          <w:tcPr>
            <w:tcW w:w="1350" w:type="dxa"/>
          </w:tcPr>
          <w:p w14:paraId="782BEB13" w14:textId="77777777" w:rsidR="000D14B5" w:rsidRDefault="000D14B5">
            <w:pPr>
              <w:pStyle w:val="TableParagraph"/>
              <w:rPr>
                <w:sz w:val="18"/>
              </w:rPr>
            </w:pPr>
          </w:p>
        </w:tc>
        <w:tc>
          <w:tcPr>
            <w:tcW w:w="1260" w:type="dxa"/>
          </w:tcPr>
          <w:p w14:paraId="47E61F27" w14:textId="77777777" w:rsidR="000D14B5" w:rsidRDefault="000D14B5">
            <w:pPr>
              <w:pStyle w:val="TableParagraph"/>
              <w:rPr>
                <w:sz w:val="18"/>
              </w:rPr>
            </w:pPr>
          </w:p>
        </w:tc>
        <w:tc>
          <w:tcPr>
            <w:tcW w:w="1260" w:type="dxa"/>
          </w:tcPr>
          <w:p w14:paraId="624600B2" w14:textId="77777777" w:rsidR="000D14B5" w:rsidRDefault="000D14B5">
            <w:pPr>
              <w:pStyle w:val="TableParagraph"/>
              <w:rPr>
                <w:sz w:val="18"/>
              </w:rPr>
            </w:pPr>
          </w:p>
        </w:tc>
      </w:tr>
      <w:tr w:rsidR="000D14B5" w14:paraId="140F7849" w14:textId="77777777" w:rsidTr="00F0391C">
        <w:trPr>
          <w:trHeight w:val="459"/>
        </w:trPr>
        <w:tc>
          <w:tcPr>
            <w:tcW w:w="810" w:type="dxa"/>
          </w:tcPr>
          <w:p w14:paraId="2E0AEC64" w14:textId="77777777" w:rsidR="000D14B5" w:rsidRDefault="009748A5">
            <w:pPr>
              <w:pStyle w:val="TableParagraph"/>
              <w:spacing w:line="227" w:lineRule="exact"/>
              <w:ind w:left="107"/>
              <w:rPr>
                <w:sz w:val="20"/>
              </w:rPr>
            </w:pPr>
            <w:r>
              <w:rPr>
                <w:sz w:val="20"/>
              </w:rPr>
              <w:t>6.5</w:t>
            </w:r>
          </w:p>
        </w:tc>
        <w:tc>
          <w:tcPr>
            <w:tcW w:w="1980" w:type="dxa"/>
          </w:tcPr>
          <w:p w14:paraId="741B7445" w14:textId="77777777" w:rsidR="000D14B5" w:rsidRDefault="009748A5">
            <w:pPr>
              <w:pStyle w:val="TableParagraph"/>
              <w:spacing w:line="227" w:lineRule="exact"/>
              <w:ind w:left="107"/>
              <w:rPr>
                <w:sz w:val="20"/>
              </w:rPr>
            </w:pPr>
            <w:r>
              <w:rPr>
                <w:sz w:val="20"/>
              </w:rPr>
              <w:t>Cunningham Park</w:t>
            </w:r>
          </w:p>
        </w:tc>
        <w:tc>
          <w:tcPr>
            <w:tcW w:w="1530" w:type="dxa"/>
          </w:tcPr>
          <w:p w14:paraId="5C4860E4" w14:textId="77777777" w:rsidR="000D14B5" w:rsidRDefault="000D14B5">
            <w:pPr>
              <w:pStyle w:val="TableParagraph"/>
              <w:rPr>
                <w:sz w:val="18"/>
              </w:rPr>
            </w:pPr>
          </w:p>
        </w:tc>
        <w:tc>
          <w:tcPr>
            <w:tcW w:w="1530" w:type="dxa"/>
          </w:tcPr>
          <w:p w14:paraId="5FBA0556" w14:textId="77777777" w:rsidR="000D14B5" w:rsidRDefault="000D14B5">
            <w:pPr>
              <w:pStyle w:val="TableParagraph"/>
              <w:rPr>
                <w:sz w:val="18"/>
              </w:rPr>
            </w:pPr>
          </w:p>
        </w:tc>
        <w:tc>
          <w:tcPr>
            <w:tcW w:w="900" w:type="dxa"/>
          </w:tcPr>
          <w:p w14:paraId="7E6B8D67" w14:textId="77777777" w:rsidR="000D14B5" w:rsidRDefault="000D14B5">
            <w:pPr>
              <w:pStyle w:val="TableParagraph"/>
              <w:rPr>
                <w:sz w:val="18"/>
              </w:rPr>
            </w:pPr>
          </w:p>
        </w:tc>
        <w:tc>
          <w:tcPr>
            <w:tcW w:w="1350" w:type="dxa"/>
          </w:tcPr>
          <w:p w14:paraId="7F1CAE76" w14:textId="77777777" w:rsidR="000D14B5" w:rsidRDefault="000D14B5">
            <w:pPr>
              <w:pStyle w:val="TableParagraph"/>
              <w:rPr>
                <w:sz w:val="18"/>
              </w:rPr>
            </w:pPr>
          </w:p>
        </w:tc>
        <w:tc>
          <w:tcPr>
            <w:tcW w:w="1260" w:type="dxa"/>
          </w:tcPr>
          <w:p w14:paraId="0A5DE36D" w14:textId="77777777" w:rsidR="000D14B5" w:rsidRDefault="000D14B5">
            <w:pPr>
              <w:pStyle w:val="TableParagraph"/>
              <w:rPr>
                <w:sz w:val="18"/>
              </w:rPr>
            </w:pPr>
          </w:p>
        </w:tc>
        <w:tc>
          <w:tcPr>
            <w:tcW w:w="1260" w:type="dxa"/>
          </w:tcPr>
          <w:p w14:paraId="4EEA7821" w14:textId="77777777" w:rsidR="000D14B5" w:rsidRDefault="000D14B5">
            <w:pPr>
              <w:pStyle w:val="TableParagraph"/>
              <w:rPr>
                <w:sz w:val="18"/>
              </w:rPr>
            </w:pPr>
          </w:p>
        </w:tc>
      </w:tr>
      <w:tr w:rsidR="000D14B5" w14:paraId="376900FB" w14:textId="77777777" w:rsidTr="00F0391C">
        <w:trPr>
          <w:trHeight w:val="460"/>
        </w:trPr>
        <w:tc>
          <w:tcPr>
            <w:tcW w:w="810" w:type="dxa"/>
          </w:tcPr>
          <w:p w14:paraId="30864A62" w14:textId="77777777" w:rsidR="000D14B5" w:rsidRDefault="009748A5">
            <w:pPr>
              <w:pStyle w:val="TableParagraph"/>
              <w:spacing w:line="228" w:lineRule="exact"/>
              <w:ind w:left="107"/>
              <w:rPr>
                <w:sz w:val="20"/>
              </w:rPr>
            </w:pPr>
            <w:r>
              <w:rPr>
                <w:sz w:val="20"/>
              </w:rPr>
              <w:t>10</w:t>
            </w:r>
          </w:p>
        </w:tc>
        <w:tc>
          <w:tcPr>
            <w:tcW w:w="1980" w:type="dxa"/>
          </w:tcPr>
          <w:p w14:paraId="2AE05E7B" w14:textId="77777777" w:rsidR="000D14B5" w:rsidRDefault="009748A5">
            <w:pPr>
              <w:pStyle w:val="TableParagraph"/>
              <w:spacing w:line="228" w:lineRule="exact"/>
              <w:ind w:left="107"/>
              <w:rPr>
                <w:sz w:val="20"/>
              </w:rPr>
            </w:pPr>
            <w:r>
              <w:rPr>
                <w:sz w:val="20"/>
              </w:rPr>
              <w:t>Beaver Creek</w:t>
            </w:r>
          </w:p>
        </w:tc>
        <w:tc>
          <w:tcPr>
            <w:tcW w:w="1530" w:type="dxa"/>
          </w:tcPr>
          <w:p w14:paraId="7C955618" w14:textId="77777777" w:rsidR="000D14B5" w:rsidRDefault="000D14B5">
            <w:pPr>
              <w:pStyle w:val="TableParagraph"/>
              <w:rPr>
                <w:sz w:val="18"/>
              </w:rPr>
            </w:pPr>
          </w:p>
        </w:tc>
        <w:tc>
          <w:tcPr>
            <w:tcW w:w="1530" w:type="dxa"/>
          </w:tcPr>
          <w:p w14:paraId="0814C684" w14:textId="77777777" w:rsidR="000D14B5" w:rsidRDefault="000D14B5">
            <w:pPr>
              <w:pStyle w:val="TableParagraph"/>
              <w:rPr>
                <w:sz w:val="18"/>
              </w:rPr>
            </w:pPr>
          </w:p>
        </w:tc>
        <w:tc>
          <w:tcPr>
            <w:tcW w:w="900" w:type="dxa"/>
          </w:tcPr>
          <w:p w14:paraId="201069BB" w14:textId="77777777" w:rsidR="000D14B5" w:rsidRDefault="000D14B5">
            <w:pPr>
              <w:pStyle w:val="TableParagraph"/>
              <w:rPr>
                <w:sz w:val="18"/>
              </w:rPr>
            </w:pPr>
          </w:p>
        </w:tc>
        <w:tc>
          <w:tcPr>
            <w:tcW w:w="1350" w:type="dxa"/>
          </w:tcPr>
          <w:p w14:paraId="30B4F21E" w14:textId="77777777" w:rsidR="000D14B5" w:rsidRDefault="000D14B5">
            <w:pPr>
              <w:pStyle w:val="TableParagraph"/>
              <w:rPr>
                <w:sz w:val="18"/>
              </w:rPr>
            </w:pPr>
          </w:p>
        </w:tc>
        <w:tc>
          <w:tcPr>
            <w:tcW w:w="1260" w:type="dxa"/>
          </w:tcPr>
          <w:p w14:paraId="28B931CE" w14:textId="77777777" w:rsidR="000D14B5" w:rsidRDefault="000D14B5">
            <w:pPr>
              <w:pStyle w:val="TableParagraph"/>
              <w:rPr>
                <w:sz w:val="18"/>
              </w:rPr>
            </w:pPr>
          </w:p>
        </w:tc>
        <w:tc>
          <w:tcPr>
            <w:tcW w:w="1260" w:type="dxa"/>
          </w:tcPr>
          <w:p w14:paraId="63B87B8F" w14:textId="77777777" w:rsidR="000D14B5" w:rsidRDefault="000D14B5">
            <w:pPr>
              <w:pStyle w:val="TableParagraph"/>
              <w:rPr>
                <w:sz w:val="18"/>
              </w:rPr>
            </w:pPr>
          </w:p>
        </w:tc>
      </w:tr>
      <w:tr w:rsidR="000D14B5" w14:paraId="47D965F7" w14:textId="77777777" w:rsidTr="00F0391C">
        <w:trPr>
          <w:trHeight w:val="460"/>
        </w:trPr>
        <w:tc>
          <w:tcPr>
            <w:tcW w:w="810" w:type="dxa"/>
          </w:tcPr>
          <w:p w14:paraId="52576377" w14:textId="77777777" w:rsidR="000D14B5" w:rsidRDefault="009748A5">
            <w:pPr>
              <w:pStyle w:val="TableParagraph"/>
              <w:spacing w:line="227" w:lineRule="exact"/>
              <w:ind w:left="107"/>
              <w:rPr>
                <w:sz w:val="20"/>
              </w:rPr>
            </w:pPr>
            <w:r>
              <w:rPr>
                <w:sz w:val="20"/>
              </w:rPr>
              <w:t>10.1</w:t>
            </w:r>
          </w:p>
        </w:tc>
        <w:tc>
          <w:tcPr>
            <w:tcW w:w="1980" w:type="dxa"/>
          </w:tcPr>
          <w:p w14:paraId="7D8FB49A" w14:textId="77777777" w:rsidR="000D14B5" w:rsidRDefault="009748A5">
            <w:pPr>
              <w:pStyle w:val="TableParagraph"/>
              <w:spacing w:line="227" w:lineRule="exact"/>
              <w:ind w:left="107"/>
              <w:rPr>
                <w:sz w:val="20"/>
              </w:rPr>
            </w:pPr>
            <w:r>
              <w:rPr>
                <w:sz w:val="20"/>
              </w:rPr>
              <w:t>Kenai River</w:t>
            </w:r>
          </w:p>
        </w:tc>
        <w:tc>
          <w:tcPr>
            <w:tcW w:w="1530" w:type="dxa"/>
          </w:tcPr>
          <w:p w14:paraId="0D107920" w14:textId="77777777" w:rsidR="000D14B5" w:rsidRDefault="000D14B5">
            <w:pPr>
              <w:pStyle w:val="TableParagraph"/>
              <w:rPr>
                <w:sz w:val="18"/>
              </w:rPr>
            </w:pPr>
          </w:p>
        </w:tc>
        <w:tc>
          <w:tcPr>
            <w:tcW w:w="1530" w:type="dxa"/>
          </w:tcPr>
          <w:p w14:paraId="4C0379CB" w14:textId="77777777" w:rsidR="000D14B5" w:rsidRDefault="000D14B5">
            <w:pPr>
              <w:pStyle w:val="TableParagraph"/>
              <w:rPr>
                <w:sz w:val="18"/>
              </w:rPr>
            </w:pPr>
          </w:p>
        </w:tc>
        <w:tc>
          <w:tcPr>
            <w:tcW w:w="900" w:type="dxa"/>
          </w:tcPr>
          <w:p w14:paraId="3C64514A" w14:textId="77777777" w:rsidR="000D14B5" w:rsidRDefault="000D14B5">
            <w:pPr>
              <w:pStyle w:val="TableParagraph"/>
              <w:rPr>
                <w:sz w:val="18"/>
              </w:rPr>
            </w:pPr>
          </w:p>
        </w:tc>
        <w:tc>
          <w:tcPr>
            <w:tcW w:w="1350" w:type="dxa"/>
          </w:tcPr>
          <w:p w14:paraId="6F8F56FA" w14:textId="77777777" w:rsidR="000D14B5" w:rsidRDefault="000D14B5">
            <w:pPr>
              <w:pStyle w:val="TableParagraph"/>
              <w:rPr>
                <w:sz w:val="18"/>
              </w:rPr>
            </w:pPr>
          </w:p>
        </w:tc>
        <w:tc>
          <w:tcPr>
            <w:tcW w:w="1260" w:type="dxa"/>
          </w:tcPr>
          <w:p w14:paraId="69089F84" w14:textId="77777777" w:rsidR="000D14B5" w:rsidRDefault="000D14B5">
            <w:pPr>
              <w:pStyle w:val="TableParagraph"/>
              <w:rPr>
                <w:sz w:val="18"/>
              </w:rPr>
            </w:pPr>
          </w:p>
        </w:tc>
        <w:tc>
          <w:tcPr>
            <w:tcW w:w="1260" w:type="dxa"/>
          </w:tcPr>
          <w:p w14:paraId="0ADC7DF9" w14:textId="77777777" w:rsidR="000D14B5" w:rsidRDefault="000D14B5">
            <w:pPr>
              <w:pStyle w:val="TableParagraph"/>
              <w:rPr>
                <w:sz w:val="18"/>
              </w:rPr>
            </w:pPr>
          </w:p>
        </w:tc>
      </w:tr>
      <w:tr w:rsidR="000D14B5" w14:paraId="6DA22529" w14:textId="77777777" w:rsidTr="00F0391C">
        <w:trPr>
          <w:trHeight w:val="459"/>
        </w:trPr>
        <w:tc>
          <w:tcPr>
            <w:tcW w:w="810" w:type="dxa"/>
          </w:tcPr>
          <w:p w14:paraId="7A298A85" w14:textId="77777777" w:rsidR="000D14B5" w:rsidRDefault="009748A5">
            <w:pPr>
              <w:pStyle w:val="TableParagraph"/>
              <w:spacing w:line="227" w:lineRule="exact"/>
              <w:ind w:left="107"/>
              <w:rPr>
                <w:sz w:val="20"/>
              </w:rPr>
            </w:pPr>
            <w:r>
              <w:rPr>
                <w:sz w:val="20"/>
              </w:rPr>
              <w:t>12.5</w:t>
            </w:r>
          </w:p>
        </w:tc>
        <w:tc>
          <w:tcPr>
            <w:tcW w:w="1980" w:type="dxa"/>
          </w:tcPr>
          <w:p w14:paraId="26B40FB2" w14:textId="77777777" w:rsidR="000D14B5" w:rsidRDefault="009748A5">
            <w:pPr>
              <w:pStyle w:val="TableParagraph"/>
              <w:spacing w:line="227" w:lineRule="exact"/>
              <w:ind w:left="107"/>
              <w:rPr>
                <w:sz w:val="20"/>
              </w:rPr>
            </w:pPr>
            <w:r>
              <w:rPr>
                <w:sz w:val="20"/>
              </w:rPr>
              <w:t>Pillars</w:t>
            </w:r>
          </w:p>
        </w:tc>
        <w:tc>
          <w:tcPr>
            <w:tcW w:w="1530" w:type="dxa"/>
          </w:tcPr>
          <w:p w14:paraId="64CAF169" w14:textId="77777777" w:rsidR="000D14B5" w:rsidRDefault="000D14B5">
            <w:pPr>
              <w:pStyle w:val="TableParagraph"/>
              <w:rPr>
                <w:sz w:val="18"/>
              </w:rPr>
            </w:pPr>
          </w:p>
        </w:tc>
        <w:tc>
          <w:tcPr>
            <w:tcW w:w="1530" w:type="dxa"/>
          </w:tcPr>
          <w:p w14:paraId="589C2980" w14:textId="77777777" w:rsidR="000D14B5" w:rsidRDefault="000D14B5">
            <w:pPr>
              <w:pStyle w:val="TableParagraph"/>
              <w:rPr>
                <w:sz w:val="18"/>
              </w:rPr>
            </w:pPr>
          </w:p>
        </w:tc>
        <w:tc>
          <w:tcPr>
            <w:tcW w:w="900" w:type="dxa"/>
          </w:tcPr>
          <w:p w14:paraId="79F103F7" w14:textId="77777777" w:rsidR="000D14B5" w:rsidRDefault="000D14B5">
            <w:pPr>
              <w:pStyle w:val="TableParagraph"/>
              <w:rPr>
                <w:sz w:val="18"/>
              </w:rPr>
            </w:pPr>
          </w:p>
        </w:tc>
        <w:tc>
          <w:tcPr>
            <w:tcW w:w="1350" w:type="dxa"/>
          </w:tcPr>
          <w:p w14:paraId="2E320D39" w14:textId="77777777" w:rsidR="000D14B5" w:rsidRDefault="000D14B5">
            <w:pPr>
              <w:pStyle w:val="TableParagraph"/>
              <w:rPr>
                <w:sz w:val="18"/>
              </w:rPr>
            </w:pPr>
          </w:p>
        </w:tc>
        <w:tc>
          <w:tcPr>
            <w:tcW w:w="1260" w:type="dxa"/>
          </w:tcPr>
          <w:p w14:paraId="51320C29" w14:textId="77777777" w:rsidR="000D14B5" w:rsidRDefault="000D14B5">
            <w:pPr>
              <w:pStyle w:val="TableParagraph"/>
              <w:rPr>
                <w:sz w:val="18"/>
              </w:rPr>
            </w:pPr>
          </w:p>
        </w:tc>
        <w:tc>
          <w:tcPr>
            <w:tcW w:w="1260" w:type="dxa"/>
          </w:tcPr>
          <w:p w14:paraId="0809738A" w14:textId="77777777" w:rsidR="000D14B5" w:rsidRDefault="000D14B5">
            <w:pPr>
              <w:pStyle w:val="TableParagraph"/>
              <w:rPr>
                <w:sz w:val="18"/>
              </w:rPr>
            </w:pPr>
          </w:p>
        </w:tc>
      </w:tr>
      <w:tr w:rsidR="000D14B5" w14:paraId="693F94CD" w14:textId="77777777" w:rsidTr="00F0391C">
        <w:trPr>
          <w:trHeight w:val="460"/>
        </w:trPr>
        <w:tc>
          <w:tcPr>
            <w:tcW w:w="810" w:type="dxa"/>
          </w:tcPr>
          <w:p w14:paraId="0078804C" w14:textId="77777777" w:rsidR="000D14B5" w:rsidRDefault="009748A5">
            <w:pPr>
              <w:pStyle w:val="TableParagraph"/>
              <w:spacing w:line="228" w:lineRule="exact"/>
              <w:ind w:left="107"/>
              <w:rPr>
                <w:sz w:val="20"/>
              </w:rPr>
            </w:pPr>
            <w:r>
              <w:rPr>
                <w:sz w:val="20"/>
              </w:rPr>
              <w:t>18</w:t>
            </w:r>
          </w:p>
        </w:tc>
        <w:tc>
          <w:tcPr>
            <w:tcW w:w="1980" w:type="dxa"/>
          </w:tcPr>
          <w:p w14:paraId="29DE9464" w14:textId="77777777" w:rsidR="000D14B5" w:rsidRDefault="009748A5">
            <w:pPr>
              <w:pStyle w:val="TableParagraph"/>
              <w:spacing w:line="228" w:lineRule="exact"/>
              <w:ind w:left="107"/>
              <w:rPr>
                <w:sz w:val="20"/>
              </w:rPr>
            </w:pPr>
            <w:r>
              <w:rPr>
                <w:sz w:val="20"/>
              </w:rPr>
              <w:t>Poachers Cove</w:t>
            </w:r>
          </w:p>
        </w:tc>
        <w:tc>
          <w:tcPr>
            <w:tcW w:w="1530" w:type="dxa"/>
          </w:tcPr>
          <w:p w14:paraId="5AEF7D52" w14:textId="77777777" w:rsidR="000D14B5" w:rsidRDefault="000D14B5">
            <w:pPr>
              <w:pStyle w:val="TableParagraph"/>
              <w:rPr>
                <w:sz w:val="18"/>
              </w:rPr>
            </w:pPr>
          </w:p>
        </w:tc>
        <w:tc>
          <w:tcPr>
            <w:tcW w:w="1530" w:type="dxa"/>
          </w:tcPr>
          <w:p w14:paraId="30A79296" w14:textId="77777777" w:rsidR="000D14B5" w:rsidRDefault="000D14B5">
            <w:pPr>
              <w:pStyle w:val="TableParagraph"/>
              <w:rPr>
                <w:sz w:val="18"/>
              </w:rPr>
            </w:pPr>
          </w:p>
        </w:tc>
        <w:tc>
          <w:tcPr>
            <w:tcW w:w="900" w:type="dxa"/>
          </w:tcPr>
          <w:p w14:paraId="27AF53EB" w14:textId="77777777" w:rsidR="000D14B5" w:rsidRDefault="000D14B5">
            <w:pPr>
              <w:pStyle w:val="TableParagraph"/>
              <w:rPr>
                <w:sz w:val="18"/>
              </w:rPr>
            </w:pPr>
          </w:p>
        </w:tc>
        <w:tc>
          <w:tcPr>
            <w:tcW w:w="1350" w:type="dxa"/>
          </w:tcPr>
          <w:p w14:paraId="0C332688" w14:textId="77777777" w:rsidR="000D14B5" w:rsidRDefault="000D14B5">
            <w:pPr>
              <w:pStyle w:val="TableParagraph"/>
              <w:rPr>
                <w:sz w:val="18"/>
              </w:rPr>
            </w:pPr>
          </w:p>
        </w:tc>
        <w:tc>
          <w:tcPr>
            <w:tcW w:w="1260" w:type="dxa"/>
          </w:tcPr>
          <w:p w14:paraId="2159DFD0" w14:textId="77777777" w:rsidR="000D14B5" w:rsidRDefault="000D14B5">
            <w:pPr>
              <w:pStyle w:val="TableParagraph"/>
              <w:rPr>
                <w:sz w:val="18"/>
              </w:rPr>
            </w:pPr>
          </w:p>
        </w:tc>
        <w:tc>
          <w:tcPr>
            <w:tcW w:w="1260" w:type="dxa"/>
          </w:tcPr>
          <w:p w14:paraId="0FEBEF14" w14:textId="77777777" w:rsidR="000D14B5" w:rsidRDefault="000D14B5">
            <w:pPr>
              <w:pStyle w:val="TableParagraph"/>
              <w:rPr>
                <w:sz w:val="18"/>
              </w:rPr>
            </w:pPr>
          </w:p>
        </w:tc>
      </w:tr>
      <w:tr w:rsidR="000D14B5" w14:paraId="0375AACF" w14:textId="77777777" w:rsidTr="00F0391C">
        <w:trPr>
          <w:trHeight w:val="460"/>
        </w:trPr>
        <w:tc>
          <w:tcPr>
            <w:tcW w:w="810" w:type="dxa"/>
          </w:tcPr>
          <w:p w14:paraId="473C61B3" w14:textId="77777777" w:rsidR="000D14B5" w:rsidRDefault="009748A5">
            <w:pPr>
              <w:pStyle w:val="TableParagraph"/>
              <w:spacing w:line="227" w:lineRule="exact"/>
              <w:ind w:left="107"/>
              <w:rPr>
                <w:sz w:val="20"/>
              </w:rPr>
            </w:pPr>
            <w:r>
              <w:rPr>
                <w:sz w:val="20"/>
              </w:rPr>
              <w:t>21</w:t>
            </w:r>
          </w:p>
        </w:tc>
        <w:tc>
          <w:tcPr>
            <w:tcW w:w="1980" w:type="dxa"/>
          </w:tcPr>
          <w:p w14:paraId="727CF913" w14:textId="77777777" w:rsidR="000D14B5" w:rsidRDefault="009748A5">
            <w:pPr>
              <w:pStyle w:val="TableParagraph"/>
              <w:spacing w:line="227" w:lineRule="exact"/>
              <w:ind w:left="107"/>
              <w:rPr>
                <w:sz w:val="20"/>
              </w:rPr>
            </w:pPr>
            <w:r>
              <w:rPr>
                <w:sz w:val="20"/>
              </w:rPr>
              <w:t>Soldotna Bridge</w:t>
            </w:r>
          </w:p>
        </w:tc>
        <w:tc>
          <w:tcPr>
            <w:tcW w:w="1530" w:type="dxa"/>
          </w:tcPr>
          <w:p w14:paraId="3F6C4111" w14:textId="77777777" w:rsidR="000D14B5" w:rsidRDefault="000D14B5">
            <w:pPr>
              <w:pStyle w:val="TableParagraph"/>
              <w:rPr>
                <w:sz w:val="18"/>
              </w:rPr>
            </w:pPr>
          </w:p>
        </w:tc>
        <w:tc>
          <w:tcPr>
            <w:tcW w:w="1530" w:type="dxa"/>
          </w:tcPr>
          <w:p w14:paraId="37090A0F" w14:textId="77777777" w:rsidR="000D14B5" w:rsidRDefault="000D14B5">
            <w:pPr>
              <w:pStyle w:val="TableParagraph"/>
              <w:rPr>
                <w:sz w:val="18"/>
              </w:rPr>
            </w:pPr>
          </w:p>
        </w:tc>
        <w:tc>
          <w:tcPr>
            <w:tcW w:w="900" w:type="dxa"/>
          </w:tcPr>
          <w:p w14:paraId="70D3B5F7" w14:textId="77777777" w:rsidR="000D14B5" w:rsidRDefault="000D14B5">
            <w:pPr>
              <w:pStyle w:val="TableParagraph"/>
              <w:rPr>
                <w:sz w:val="18"/>
              </w:rPr>
            </w:pPr>
          </w:p>
        </w:tc>
        <w:tc>
          <w:tcPr>
            <w:tcW w:w="1350" w:type="dxa"/>
          </w:tcPr>
          <w:p w14:paraId="04F8C0BE" w14:textId="77777777" w:rsidR="000D14B5" w:rsidRDefault="000D14B5">
            <w:pPr>
              <w:pStyle w:val="TableParagraph"/>
              <w:rPr>
                <w:sz w:val="18"/>
              </w:rPr>
            </w:pPr>
          </w:p>
        </w:tc>
        <w:tc>
          <w:tcPr>
            <w:tcW w:w="1260" w:type="dxa"/>
          </w:tcPr>
          <w:p w14:paraId="5606DDD0" w14:textId="77777777" w:rsidR="000D14B5" w:rsidRDefault="000D14B5">
            <w:pPr>
              <w:pStyle w:val="TableParagraph"/>
              <w:rPr>
                <w:sz w:val="18"/>
              </w:rPr>
            </w:pPr>
          </w:p>
        </w:tc>
        <w:tc>
          <w:tcPr>
            <w:tcW w:w="1260" w:type="dxa"/>
          </w:tcPr>
          <w:p w14:paraId="60785585" w14:textId="77777777" w:rsidR="000D14B5" w:rsidRDefault="000D14B5">
            <w:pPr>
              <w:pStyle w:val="TableParagraph"/>
              <w:rPr>
                <w:sz w:val="18"/>
              </w:rPr>
            </w:pPr>
          </w:p>
        </w:tc>
      </w:tr>
      <w:tr w:rsidR="000D14B5" w14:paraId="5AA2FF68" w14:textId="77777777" w:rsidTr="00F0391C">
        <w:trPr>
          <w:trHeight w:val="459"/>
        </w:trPr>
        <w:tc>
          <w:tcPr>
            <w:tcW w:w="810" w:type="dxa"/>
          </w:tcPr>
          <w:p w14:paraId="5426725B" w14:textId="77777777" w:rsidR="000D14B5" w:rsidRDefault="009748A5">
            <w:pPr>
              <w:pStyle w:val="TableParagraph"/>
              <w:spacing w:line="227" w:lineRule="exact"/>
              <w:ind w:left="107"/>
              <w:rPr>
                <w:sz w:val="20"/>
              </w:rPr>
            </w:pPr>
            <w:r>
              <w:rPr>
                <w:sz w:val="20"/>
              </w:rPr>
              <w:t>23</w:t>
            </w:r>
          </w:p>
        </w:tc>
        <w:tc>
          <w:tcPr>
            <w:tcW w:w="1980" w:type="dxa"/>
          </w:tcPr>
          <w:p w14:paraId="61FDFEDF" w14:textId="77777777" w:rsidR="000D14B5" w:rsidRDefault="009748A5">
            <w:pPr>
              <w:pStyle w:val="TableParagraph"/>
              <w:spacing w:line="227" w:lineRule="exact"/>
              <w:ind w:left="107"/>
              <w:rPr>
                <w:sz w:val="20"/>
              </w:rPr>
            </w:pPr>
            <w:r>
              <w:rPr>
                <w:sz w:val="20"/>
              </w:rPr>
              <w:t>Swiftwater Park</w:t>
            </w:r>
          </w:p>
        </w:tc>
        <w:tc>
          <w:tcPr>
            <w:tcW w:w="1530" w:type="dxa"/>
          </w:tcPr>
          <w:p w14:paraId="6827ADD7" w14:textId="77777777" w:rsidR="000D14B5" w:rsidRDefault="000D14B5">
            <w:pPr>
              <w:pStyle w:val="TableParagraph"/>
              <w:rPr>
                <w:sz w:val="18"/>
              </w:rPr>
            </w:pPr>
          </w:p>
        </w:tc>
        <w:tc>
          <w:tcPr>
            <w:tcW w:w="1530" w:type="dxa"/>
          </w:tcPr>
          <w:p w14:paraId="55450279" w14:textId="77777777" w:rsidR="000D14B5" w:rsidRDefault="000D14B5">
            <w:pPr>
              <w:pStyle w:val="TableParagraph"/>
              <w:rPr>
                <w:sz w:val="18"/>
              </w:rPr>
            </w:pPr>
          </w:p>
        </w:tc>
        <w:tc>
          <w:tcPr>
            <w:tcW w:w="900" w:type="dxa"/>
          </w:tcPr>
          <w:p w14:paraId="537CAEFA" w14:textId="77777777" w:rsidR="000D14B5" w:rsidRDefault="000D14B5">
            <w:pPr>
              <w:pStyle w:val="TableParagraph"/>
              <w:rPr>
                <w:sz w:val="18"/>
              </w:rPr>
            </w:pPr>
          </w:p>
        </w:tc>
        <w:tc>
          <w:tcPr>
            <w:tcW w:w="1350" w:type="dxa"/>
          </w:tcPr>
          <w:p w14:paraId="7151908C" w14:textId="77777777" w:rsidR="000D14B5" w:rsidRDefault="000D14B5">
            <w:pPr>
              <w:pStyle w:val="TableParagraph"/>
              <w:rPr>
                <w:sz w:val="18"/>
              </w:rPr>
            </w:pPr>
          </w:p>
        </w:tc>
        <w:tc>
          <w:tcPr>
            <w:tcW w:w="1260" w:type="dxa"/>
          </w:tcPr>
          <w:p w14:paraId="612341FE" w14:textId="77777777" w:rsidR="000D14B5" w:rsidRDefault="000D14B5">
            <w:pPr>
              <w:pStyle w:val="TableParagraph"/>
              <w:rPr>
                <w:sz w:val="18"/>
              </w:rPr>
            </w:pPr>
          </w:p>
        </w:tc>
        <w:tc>
          <w:tcPr>
            <w:tcW w:w="1260" w:type="dxa"/>
          </w:tcPr>
          <w:p w14:paraId="20A7A649" w14:textId="77777777" w:rsidR="000D14B5" w:rsidRDefault="000D14B5">
            <w:pPr>
              <w:pStyle w:val="TableParagraph"/>
              <w:rPr>
                <w:sz w:val="18"/>
              </w:rPr>
            </w:pPr>
          </w:p>
        </w:tc>
      </w:tr>
      <w:tr w:rsidR="000D14B5" w14:paraId="3D41C299" w14:textId="77777777" w:rsidTr="00F0391C">
        <w:trPr>
          <w:trHeight w:val="460"/>
        </w:trPr>
        <w:tc>
          <w:tcPr>
            <w:tcW w:w="810" w:type="dxa"/>
          </w:tcPr>
          <w:p w14:paraId="3A2D1E29" w14:textId="77777777" w:rsidR="000D14B5" w:rsidRDefault="009748A5">
            <w:pPr>
              <w:pStyle w:val="TableParagraph"/>
              <w:spacing w:line="227" w:lineRule="exact"/>
              <w:ind w:left="107"/>
              <w:rPr>
                <w:sz w:val="20"/>
              </w:rPr>
            </w:pPr>
            <w:r>
              <w:rPr>
                <w:sz w:val="20"/>
              </w:rPr>
              <w:t>19</w:t>
            </w:r>
          </w:p>
        </w:tc>
        <w:tc>
          <w:tcPr>
            <w:tcW w:w="1980" w:type="dxa"/>
          </w:tcPr>
          <w:p w14:paraId="6FEADB84" w14:textId="77777777" w:rsidR="000D14B5" w:rsidRDefault="009748A5">
            <w:pPr>
              <w:pStyle w:val="TableParagraph"/>
              <w:spacing w:line="227" w:lineRule="exact"/>
              <w:ind w:left="107"/>
              <w:rPr>
                <w:sz w:val="20"/>
              </w:rPr>
            </w:pPr>
            <w:r>
              <w:rPr>
                <w:sz w:val="20"/>
              </w:rPr>
              <w:t>Slikok Creek</w:t>
            </w:r>
          </w:p>
        </w:tc>
        <w:tc>
          <w:tcPr>
            <w:tcW w:w="1530" w:type="dxa"/>
          </w:tcPr>
          <w:p w14:paraId="1FF441E1" w14:textId="77777777" w:rsidR="000D14B5" w:rsidRDefault="000D14B5">
            <w:pPr>
              <w:pStyle w:val="TableParagraph"/>
              <w:rPr>
                <w:sz w:val="18"/>
              </w:rPr>
            </w:pPr>
          </w:p>
        </w:tc>
        <w:tc>
          <w:tcPr>
            <w:tcW w:w="1530" w:type="dxa"/>
          </w:tcPr>
          <w:p w14:paraId="78901001" w14:textId="77777777" w:rsidR="000D14B5" w:rsidRDefault="000D14B5">
            <w:pPr>
              <w:pStyle w:val="TableParagraph"/>
              <w:rPr>
                <w:sz w:val="18"/>
              </w:rPr>
            </w:pPr>
          </w:p>
        </w:tc>
        <w:tc>
          <w:tcPr>
            <w:tcW w:w="900" w:type="dxa"/>
          </w:tcPr>
          <w:p w14:paraId="49C2EA34" w14:textId="77777777" w:rsidR="000D14B5" w:rsidRDefault="000D14B5">
            <w:pPr>
              <w:pStyle w:val="TableParagraph"/>
              <w:rPr>
                <w:sz w:val="18"/>
              </w:rPr>
            </w:pPr>
          </w:p>
        </w:tc>
        <w:tc>
          <w:tcPr>
            <w:tcW w:w="1350" w:type="dxa"/>
          </w:tcPr>
          <w:p w14:paraId="559F9FD6" w14:textId="77777777" w:rsidR="000D14B5" w:rsidRDefault="000D14B5">
            <w:pPr>
              <w:pStyle w:val="TableParagraph"/>
              <w:rPr>
                <w:sz w:val="18"/>
              </w:rPr>
            </w:pPr>
          </w:p>
        </w:tc>
        <w:tc>
          <w:tcPr>
            <w:tcW w:w="1260" w:type="dxa"/>
          </w:tcPr>
          <w:p w14:paraId="67C3B180" w14:textId="77777777" w:rsidR="000D14B5" w:rsidRDefault="000D14B5">
            <w:pPr>
              <w:pStyle w:val="TableParagraph"/>
              <w:rPr>
                <w:sz w:val="18"/>
              </w:rPr>
            </w:pPr>
          </w:p>
        </w:tc>
        <w:tc>
          <w:tcPr>
            <w:tcW w:w="1260" w:type="dxa"/>
          </w:tcPr>
          <w:p w14:paraId="597D76C1" w14:textId="77777777" w:rsidR="000D14B5" w:rsidRDefault="000D14B5">
            <w:pPr>
              <w:pStyle w:val="TableParagraph"/>
              <w:rPr>
                <w:sz w:val="18"/>
              </w:rPr>
            </w:pPr>
          </w:p>
        </w:tc>
      </w:tr>
      <w:tr w:rsidR="000D14B5" w14:paraId="34764177" w14:textId="77777777" w:rsidTr="00F0391C">
        <w:trPr>
          <w:trHeight w:val="459"/>
        </w:trPr>
        <w:tc>
          <w:tcPr>
            <w:tcW w:w="810" w:type="dxa"/>
          </w:tcPr>
          <w:p w14:paraId="1ED3446C" w14:textId="77777777" w:rsidR="000D14B5" w:rsidRDefault="009748A5">
            <w:pPr>
              <w:pStyle w:val="TableParagraph"/>
              <w:spacing w:line="227" w:lineRule="exact"/>
              <w:ind w:left="107"/>
              <w:rPr>
                <w:sz w:val="20"/>
              </w:rPr>
            </w:pPr>
            <w:r>
              <w:rPr>
                <w:sz w:val="20"/>
              </w:rPr>
              <w:t>22</w:t>
            </w:r>
          </w:p>
        </w:tc>
        <w:tc>
          <w:tcPr>
            <w:tcW w:w="1980" w:type="dxa"/>
          </w:tcPr>
          <w:p w14:paraId="29F498BC" w14:textId="77777777" w:rsidR="000D14B5" w:rsidRDefault="009748A5">
            <w:pPr>
              <w:pStyle w:val="TableParagraph"/>
              <w:spacing w:line="227" w:lineRule="exact"/>
              <w:ind w:left="107"/>
              <w:rPr>
                <w:sz w:val="20"/>
              </w:rPr>
            </w:pPr>
            <w:r>
              <w:rPr>
                <w:sz w:val="20"/>
              </w:rPr>
              <w:t>Soldotna Creek</w:t>
            </w:r>
          </w:p>
        </w:tc>
        <w:tc>
          <w:tcPr>
            <w:tcW w:w="1530" w:type="dxa"/>
          </w:tcPr>
          <w:p w14:paraId="2794324D" w14:textId="77777777" w:rsidR="000D14B5" w:rsidRDefault="000D14B5">
            <w:pPr>
              <w:pStyle w:val="TableParagraph"/>
              <w:rPr>
                <w:sz w:val="18"/>
              </w:rPr>
            </w:pPr>
          </w:p>
        </w:tc>
        <w:tc>
          <w:tcPr>
            <w:tcW w:w="1530" w:type="dxa"/>
          </w:tcPr>
          <w:p w14:paraId="7B5A6AD1" w14:textId="77777777" w:rsidR="000D14B5" w:rsidRDefault="000D14B5">
            <w:pPr>
              <w:pStyle w:val="TableParagraph"/>
              <w:rPr>
                <w:sz w:val="18"/>
              </w:rPr>
            </w:pPr>
          </w:p>
        </w:tc>
        <w:tc>
          <w:tcPr>
            <w:tcW w:w="900" w:type="dxa"/>
          </w:tcPr>
          <w:p w14:paraId="56C0D2A1" w14:textId="77777777" w:rsidR="000D14B5" w:rsidRDefault="000D14B5">
            <w:pPr>
              <w:pStyle w:val="TableParagraph"/>
              <w:rPr>
                <w:sz w:val="18"/>
              </w:rPr>
            </w:pPr>
          </w:p>
        </w:tc>
        <w:tc>
          <w:tcPr>
            <w:tcW w:w="1350" w:type="dxa"/>
          </w:tcPr>
          <w:p w14:paraId="3E5D4A52" w14:textId="77777777" w:rsidR="000D14B5" w:rsidRDefault="000D14B5">
            <w:pPr>
              <w:pStyle w:val="TableParagraph"/>
              <w:rPr>
                <w:sz w:val="18"/>
              </w:rPr>
            </w:pPr>
          </w:p>
        </w:tc>
        <w:tc>
          <w:tcPr>
            <w:tcW w:w="1260" w:type="dxa"/>
          </w:tcPr>
          <w:p w14:paraId="1BF911D8" w14:textId="77777777" w:rsidR="000D14B5" w:rsidRDefault="000D14B5">
            <w:pPr>
              <w:pStyle w:val="TableParagraph"/>
              <w:rPr>
                <w:sz w:val="18"/>
              </w:rPr>
            </w:pPr>
          </w:p>
        </w:tc>
        <w:tc>
          <w:tcPr>
            <w:tcW w:w="1260" w:type="dxa"/>
          </w:tcPr>
          <w:p w14:paraId="3D2E4E15" w14:textId="77777777" w:rsidR="000D14B5" w:rsidRDefault="000D14B5">
            <w:pPr>
              <w:pStyle w:val="TableParagraph"/>
              <w:rPr>
                <w:sz w:val="18"/>
              </w:rPr>
            </w:pPr>
          </w:p>
        </w:tc>
      </w:tr>
      <w:tr w:rsidR="000D14B5" w14:paraId="7596279C" w14:textId="77777777" w:rsidTr="00F0391C">
        <w:trPr>
          <w:trHeight w:val="460"/>
        </w:trPr>
        <w:tc>
          <w:tcPr>
            <w:tcW w:w="810" w:type="dxa"/>
          </w:tcPr>
          <w:p w14:paraId="37BA30CC" w14:textId="77777777" w:rsidR="000D14B5" w:rsidRDefault="009748A5">
            <w:pPr>
              <w:pStyle w:val="TableParagraph"/>
              <w:spacing w:line="228" w:lineRule="exact"/>
              <w:ind w:left="107"/>
              <w:rPr>
                <w:sz w:val="20"/>
              </w:rPr>
            </w:pPr>
            <w:r>
              <w:rPr>
                <w:sz w:val="20"/>
              </w:rPr>
              <w:t>30</w:t>
            </w:r>
          </w:p>
        </w:tc>
        <w:tc>
          <w:tcPr>
            <w:tcW w:w="1980" w:type="dxa"/>
          </w:tcPr>
          <w:p w14:paraId="7CEECF48" w14:textId="77777777" w:rsidR="000D14B5" w:rsidRDefault="009748A5">
            <w:pPr>
              <w:pStyle w:val="TableParagraph"/>
              <w:spacing w:line="228" w:lineRule="exact"/>
              <w:ind w:left="107"/>
              <w:rPr>
                <w:sz w:val="20"/>
              </w:rPr>
            </w:pPr>
            <w:r>
              <w:rPr>
                <w:sz w:val="20"/>
              </w:rPr>
              <w:t>Funny River</w:t>
            </w:r>
          </w:p>
        </w:tc>
        <w:tc>
          <w:tcPr>
            <w:tcW w:w="1530" w:type="dxa"/>
          </w:tcPr>
          <w:p w14:paraId="709300CD" w14:textId="77777777" w:rsidR="000D14B5" w:rsidRDefault="000D14B5">
            <w:pPr>
              <w:pStyle w:val="TableParagraph"/>
              <w:rPr>
                <w:sz w:val="18"/>
              </w:rPr>
            </w:pPr>
          </w:p>
        </w:tc>
        <w:tc>
          <w:tcPr>
            <w:tcW w:w="1530" w:type="dxa"/>
          </w:tcPr>
          <w:p w14:paraId="5292BE38" w14:textId="77777777" w:rsidR="000D14B5" w:rsidRDefault="000D14B5">
            <w:pPr>
              <w:pStyle w:val="TableParagraph"/>
              <w:rPr>
                <w:sz w:val="18"/>
              </w:rPr>
            </w:pPr>
          </w:p>
        </w:tc>
        <w:tc>
          <w:tcPr>
            <w:tcW w:w="900" w:type="dxa"/>
          </w:tcPr>
          <w:p w14:paraId="62984D06" w14:textId="77777777" w:rsidR="000D14B5" w:rsidRDefault="000D14B5">
            <w:pPr>
              <w:pStyle w:val="TableParagraph"/>
              <w:rPr>
                <w:sz w:val="18"/>
              </w:rPr>
            </w:pPr>
          </w:p>
        </w:tc>
        <w:tc>
          <w:tcPr>
            <w:tcW w:w="1350" w:type="dxa"/>
          </w:tcPr>
          <w:p w14:paraId="07CFC17D" w14:textId="77777777" w:rsidR="000D14B5" w:rsidRDefault="000D14B5">
            <w:pPr>
              <w:pStyle w:val="TableParagraph"/>
              <w:rPr>
                <w:sz w:val="18"/>
              </w:rPr>
            </w:pPr>
          </w:p>
        </w:tc>
        <w:tc>
          <w:tcPr>
            <w:tcW w:w="1260" w:type="dxa"/>
          </w:tcPr>
          <w:p w14:paraId="483E97E0" w14:textId="77777777" w:rsidR="000D14B5" w:rsidRDefault="000D14B5">
            <w:pPr>
              <w:pStyle w:val="TableParagraph"/>
              <w:rPr>
                <w:sz w:val="18"/>
              </w:rPr>
            </w:pPr>
          </w:p>
        </w:tc>
        <w:tc>
          <w:tcPr>
            <w:tcW w:w="1260" w:type="dxa"/>
          </w:tcPr>
          <w:p w14:paraId="24554072" w14:textId="77777777" w:rsidR="000D14B5" w:rsidRDefault="000D14B5">
            <w:pPr>
              <w:pStyle w:val="TableParagraph"/>
              <w:rPr>
                <w:sz w:val="18"/>
              </w:rPr>
            </w:pPr>
          </w:p>
        </w:tc>
      </w:tr>
      <w:tr w:rsidR="000D14B5" w14:paraId="6C7F46BC" w14:textId="77777777" w:rsidTr="00F0391C">
        <w:trPr>
          <w:trHeight w:val="460"/>
        </w:trPr>
        <w:tc>
          <w:tcPr>
            <w:tcW w:w="810" w:type="dxa"/>
          </w:tcPr>
          <w:p w14:paraId="1C7A6F7B" w14:textId="77777777" w:rsidR="000D14B5" w:rsidRDefault="009748A5">
            <w:pPr>
              <w:pStyle w:val="TableParagraph"/>
              <w:spacing w:line="227" w:lineRule="exact"/>
              <w:ind w:left="107"/>
              <w:rPr>
                <w:sz w:val="20"/>
              </w:rPr>
            </w:pPr>
            <w:r>
              <w:rPr>
                <w:sz w:val="20"/>
              </w:rPr>
              <w:t>31</w:t>
            </w:r>
          </w:p>
        </w:tc>
        <w:tc>
          <w:tcPr>
            <w:tcW w:w="1980" w:type="dxa"/>
          </w:tcPr>
          <w:p w14:paraId="20137310" w14:textId="77777777" w:rsidR="000D14B5" w:rsidRDefault="009748A5">
            <w:pPr>
              <w:pStyle w:val="TableParagraph"/>
              <w:spacing w:line="227" w:lineRule="exact"/>
              <w:ind w:left="107"/>
              <w:rPr>
                <w:sz w:val="20"/>
              </w:rPr>
            </w:pPr>
            <w:r>
              <w:rPr>
                <w:sz w:val="20"/>
              </w:rPr>
              <w:t>Morgan’s Landing</w:t>
            </w:r>
          </w:p>
        </w:tc>
        <w:tc>
          <w:tcPr>
            <w:tcW w:w="1530" w:type="dxa"/>
          </w:tcPr>
          <w:p w14:paraId="2531FB31" w14:textId="77777777" w:rsidR="000D14B5" w:rsidRDefault="000D14B5">
            <w:pPr>
              <w:pStyle w:val="TableParagraph"/>
              <w:rPr>
                <w:sz w:val="18"/>
              </w:rPr>
            </w:pPr>
          </w:p>
        </w:tc>
        <w:tc>
          <w:tcPr>
            <w:tcW w:w="1530" w:type="dxa"/>
          </w:tcPr>
          <w:p w14:paraId="097E3A21" w14:textId="77777777" w:rsidR="000D14B5" w:rsidRDefault="000D14B5">
            <w:pPr>
              <w:pStyle w:val="TableParagraph"/>
              <w:rPr>
                <w:sz w:val="18"/>
              </w:rPr>
            </w:pPr>
          </w:p>
        </w:tc>
        <w:tc>
          <w:tcPr>
            <w:tcW w:w="900" w:type="dxa"/>
          </w:tcPr>
          <w:p w14:paraId="4A88C7B9" w14:textId="77777777" w:rsidR="000D14B5" w:rsidRDefault="000D14B5">
            <w:pPr>
              <w:pStyle w:val="TableParagraph"/>
              <w:rPr>
                <w:sz w:val="18"/>
              </w:rPr>
            </w:pPr>
          </w:p>
        </w:tc>
        <w:tc>
          <w:tcPr>
            <w:tcW w:w="1350" w:type="dxa"/>
          </w:tcPr>
          <w:p w14:paraId="7C62E5D6" w14:textId="77777777" w:rsidR="000D14B5" w:rsidRDefault="000D14B5">
            <w:pPr>
              <w:pStyle w:val="TableParagraph"/>
              <w:rPr>
                <w:sz w:val="18"/>
              </w:rPr>
            </w:pPr>
          </w:p>
        </w:tc>
        <w:tc>
          <w:tcPr>
            <w:tcW w:w="1260" w:type="dxa"/>
          </w:tcPr>
          <w:p w14:paraId="79183694" w14:textId="77777777" w:rsidR="000D14B5" w:rsidRDefault="000D14B5">
            <w:pPr>
              <w:pStyle w:val="TableParagraph"/>
              <w:rPr>
                <w:sz w:val="18"/>
              </w:rPr>
            </w:pPr>
          </w:p>
        </w:tc>
        <w:tc>
          <w:tcPr>
            <w:tcW w:w="1260" w:type="dxa"/>
          </w:tcPr>
          <w:p w14:paraId="30F2C513" w14:textId="77777777" w:rsidR="000D14B5" w:rsidRDefault="000D14B5">
            <w:pPr>
              <w:pStyle w:val="TableParagraph"/>
              <w:rPr>
                <w:sz w:val="18"/>
              </w:rPr>
            </w:pPr>
          </w:p>
        </w:tc>
      </w:tr>
      <w:tr w:rsidR="000D14B5" w14:paraId="0601AB89" w14:textId="77777777" w:rsidTr="00F0391C">
        <w:trPr>
          <w:trHeight w:val="459"/>
        </w:trPr>
        <w:tc>
          <w:tcPr>
            <w:tcW w:w="810" w:type="dxa"/>
          </w:tcPr>
          <w:p w14:paraId="69C99C85" w14:textId="77777777" w:rsidR="000D14B5" w:rsidRDefault="009748A5">
            <w:pPr>
              <w:pStyle w:val="TableParagraph"/>
              <w:spacing w:line="227" w:lineRule="exact"/>
              <w:ind w:left="107"/>
              <w:rPr>
                <w:sz w:val="20"/>
              </w:rPr>
            </w:pPr>
            <w:r>
              <w:rPr>
                <w:sz w:val="20"/>
              </w:rPr>
              <w:t>36</w:t>
            </w:r>
          </w:p>
        </w:tc>
        <w:tc>
          <w:tcPr>
            <w:tcW w:w="1980" w:type="dxa"/>
          </w:tcPr>
          <w:p w14:paraId="76868ED4" w14:textId="77777777" w:rsidR="000D14B5" w:rsidRDefault="009748A5">
            <w:pPr>
              <w:pStyle w:val="TableParagraph"/>
              <w:spacing w:line="227" w:lineRule="exact"/>
              <w:ind w:left="107"/>
              <w:rPr>
                <w:sz w:val="20"/>
              </w:rPr>
            </w:pPr>
            <w:r>
              <w:rPr>
                <w:sz w:val="20"/>
              </w:rPr>
              <w:t>Moose River</w:t>
            </w:r>
          </w:p>
        </w:tc>
        <w:tc>
          <w:tcPr>
            <w:tcW w:w="1530" w:type="dxa"/>
          </w:tcPr>
          <w:p w14:paraId="2322462A" w14:textId="77777777" w:rsidR="000D14B5" w:rsidRDefault="000D14B5">
            <w:pPr>
              <w:pStyle w:val="TableParagraph"/>
              <w:rPr>
                <w:sz w:val="18"/>
              </w:rPr>
            </w:pPr>
          </w:p>
        </w:tc>
        <w:tc>
          <w:tcPr>
            <w:tcW w:w="1530" w:type="dxa"/>
          </w:tcPr>
          <w:p w14:paraId="74EA8981" w14:textId="77777777" w:rsidR="000D14B5" w:rsidRDefault="000D14B5">
            <w:pPr>
              <w:pStyle w:val="TableParagraph"/>
              <w:rPr>
                <w:sz w:val="18"/>
              </w:rPr>
            </w:pPr>
          </w:p>
        </w:tc>
        <w:tc>
          <w:tcPr>
            <w:tcW w:w="900" w:type="dxa"/>
          </w:tcPr>
          <w:p w14:paraId="64AA084E" w14:textId="77777777" w:rsidR="000D14B5" w:rsidRDefault="000D14B5">
            <w:pPr>
              <w:pStyle w:val="TableParagraph"/>
              <w:rPr>
                <w:sz w:val="18"/>
              </w:rPr>
            </w:pPr>
          </w:p>
        </w:tc>
        <w:tc>
          <w:tcPr>
            <w:tcW w:w="1350" w:type="dxa"/>
          </w:tcPr>
          <w:p w14:paraId="6A0D8EA5" w14:textId="77777777" w:rsidR="000D14B5" w:rsidRDefault="000D14B5">
            <w:pPr>
              <w:pStyle w:val="TableParagraph"/>
              <w:rPr>
                <w:sz w:val="18"/>
              </w:rPr>
            </w:pPr>
          </w:p>
        </w:tc>
        <w:tc>
          <w:tcPr>
            <w:tcW w:w="1260" w:type="dxa"/>
          </w:tcPr>
          <w:p w14:paraId="252648E1" w14:textId="77777777" w:rsidR="000D14B5" w:rsidRDefault="000D14B5">
            <w:pPr>
              <w:pStyle w:val="TableParagraph"/>
              <w:rPr>
                <w:sz w:val="18"/>
              </w:rPr>
            </w:pPr>
          </w:p>
        </w:tc>
        <w:tc>
          <w:tcPr>
            <w:tcW w:w="1260" w:type="dxa"/>
          </w:tcPr>
          <w:p w14:paraId="48C699A8" w14:textId="77777777" w:rsidR="000D14B5" w:rsidRDefault="000D14B5">
            <w:pPr>
              <w:pStyle w:val="TableParagraph"/>
              <w:rPr>
                <w:sz w:val="18"/>
              </w:rPr>
            </w:pPr>
          </w:p>
        </w:tc>
      </w:tr>
      <w:tr w:rsidR="000D14B5" w14:paraId="61210AD4" w14:textId="77777777" w:rsidTr="00F0391C">
        <w:trPr>
          <w:trHeight w:val="460"/>
        </w:trPr>
        <w:tc>
          <w:tcPr>
            <w:tcW w:w="810" w:type="dxa"/>
          </w:tcPr>
          <w:p w14:paraId="091E50A8" w14:textId="77777777" w:rsidR="000D14B5" w:rsidRDefault="009748A5">
            <w:pPr>
              <w:pStyle w:val="TableParagraph"/>
              <w:spacing w:line="228" w:lineRule="exact"/>
              <w:ind w:left="107"/>
              <w:rPr>
                <w:sz w:val="20"/>
              </w:rPr>
            </w:pPr>
            <w:r>
              <w:rPr>
                <w:sz w:val="20"/>
              </w:rPr>
              <w:t>40</w:t>
            </w:r>
          </w:p>
        </w:tc>
        <w:tc>
          <w:tcPr>
            <w:tcW w:w="1980" w:type="dxa"/>
          </w:tcPr>
          <w:p w14:paraId="6B09051C" w14:textId="77777777" w:rsidR="000D14B5" w:rsidRDefault="009748A5">
            <w:pPr>
              <w:pStyle w:val="TableParagraph"/>
              <w:spacing w:line="228" w:lineRule="exact"/>
              <w:ind w:left="107"/>
              <w:rPr>
                <w:sz w:val="20"/>
              </w:rPr>
            </w:pPr>
            <w:r>
              <w:rPr>
                <w:sz w:val="20"/>
              </w:rPr>
              <w:t>Bing’s Landing</w:t>
            </w:r>
          </w:p>
        </w:tc>
        <w:tc>
          <w:tcPr>
            <w:tcW w:w="1530" w:type="dxa"/>
          </w:tcPr>
          <w:p w14:paraId="5415F955" w14:textId="77777777" w:rsidR="000D14B5" w:rsidRDefault="000D14B5">
            <w:pPr>
              <w:pStyle w:val="TableParagraph"/>
              <w:rPr>
                <w:sz w:val="18"/>
              </w:rPr>
            </w:pPr>
          </w:p>
        </w:tc>
        <w:tc>
          <w:tcPr>
            <w:tcW w:w="1530" w:type="dxa"/>
          </w:tcPr>
          <w:p w14:paraId="6A0B1CF3" w14:textId="77777777" w:rsidR="000D14B5" w:rsidRDefault="000D14B5">
            <w:pPr>
              <w:pStyle w:val="TableParagraph"/>
              <w:rPr>
                <w:sz w:val="18"/>
              </w:rPr>
            </w:pPr>
          </w:p>
        </w:tc>
        <w:tc>
          <w:tcPr>
            <w:tcW w:w="900" w:type="dxa"/>
          </w:tcPr>
          <w:p w14:paraId="476285C5" w14:textId="77777777" w:rsidR="000D14B5" w:rsidRDefault="000D14B5">
            <w:pPr>
              <w:pStyle w:val="TableParagraph"/>
              <w:rPr>
                <w:sz w:val="18"/>
              </w:rPr>
            </w:pPr>
          </w:p>
        </w:tc>
        <w:tc>
          <w:tcPr>
            <w:tcW w:w="1350" w:type="dxa"/>
          </w:tcPr>
          <w:p w14:paraId="29B2BB32" w14:textId="77777777" w:rsidR="000D14B5" w:rsidRDefault="000D14B5">
            <w:pPr>
              <w:pStyle w:val="TableParagraph"/>
              <w:rPr>
                <w:sz w:val="18"/>
              </w:rPr>
            </w:pPr>
          </w:p>
        </w:tc>
        <w:tc>
          <w:tcPr>
            <w:tcW w:w="1260" w:type="dxa"/>
          </w:tcPr>
          <w:p w14:paraId="48C444D4" w14:textId="77777777" w:rsidR="000D14B5" w:rsidRDefault="000D14B5">
            <w:pPr>
              <w:pStyle w:val="TableParagraph"/>
              <w:rPr>
                <w:sz w:val="18"/>
              </w:rPr>
            </w:pPr>
          </w:p>
        </w:tc>
        <w:tc>
          <w:tcPr>
            <w:tcW w:w="1260" w:type="dxa"/>
          </w:tcPr>
          <w:p w14:paraId="2C9166C9" w14:textId="77777777" w:rsidR="000D14B5" w:rsidRDefault="000D14B5">
            <w:pPr>
              <w:pStyle w:val="TableParagraph"/>
              <w:rPr>
                <w:sz w:val="18"/>
              </w:rPr>
            </w:pPr>
          </w:p>
        </w:tc>
      </w:tr>
      <w:tr w:rsidR="000D14B5" w14:paraId="1392F380" w14:textId="77777777" w:rsidTr="00F0391C">
        <w:trPr>
          <w:trHeight w:val="460"/>
        </w:trPr>
        <w:tc>
          <w:tcPr>
            <w:tcW w:w="810" w:type="dxa"/>
          </w:tcPr>
          <w:p w14:paraId="4BA950BD" w14:textId="77777777" w:rsidR="000D14B5" w:rsidRDefault="009748A5">
            <w:pPr>
              <w:pStyle w:val="TableParagraph"/>
              <w:spacing w:line="227" w:lineRule="exact"/>
              <w:ind w:left="107"/>
              <w:rPr>
                <w:sz w:val="20"/>
              </w:rPr>
            </w:pPr>
            <w:r>
              <w:rPr>
                <w:sz w:val="20"/>
              </w:rPr>
              <w:t>43</w:t>
            </w:r>
          </w:p>
        </w:tc>
        <w:tc>
          <w:tcPr>
            <w:tcW w:w="1980" w:type="dxa"/>
          </w:tcPr>
          <w:p w14:paraId="398B47D0" w14:textId="77777777" w:rsidR="000D14B5" w:rsidRDefault="009748A5">
            <w:pPr>
              <w:pStyle w:val="TableParagraph"/>
              <w:spacing w:line="227" w:lineRule="exact"/>
              <w:ind w:left="107"/>
              <w:rPr>
                <w:sz w:val="20"/>
              </w:rPr>
            </w:pPr>
            <w:r>
              <w:rPr>
                <w:sz w:val="20"/>
              </w:rPr>
              <w:t>Upstream Dow Island</w:t>
            </w:r>
          </w:p>
        </w:tc>
        <w:tc>
          <w:tcPr>
            <w:tcW w:w="1530" w:type="dxa"/>
          </w:tcPr>
          <w:p w14:paraId="2F4ED8A5" w14:textId="77777777" w:rsidR="000D14B5" w:rsidRDefault="000D14B5">
            <w:pPr>
              <w:pStyle w:val="TableParagraph"/>
              <w:rPr>
                <w:sz w:val="18"/>
              </w:rPr>
            </w:pPr>
          </w:p>
        </w:tc>
        <w:tc>
          <w:tcPr>
            <w:tcW w:w="1530" w:type="dxa"/>
          </w:tcPr>
          <w:p w14:paraId="7EDA02DC" w14:textId="77777777" w:rsidR="000D14B5" w:rsidRDefault="000D14B5">
            <w:pPr>
              <w:pStyle w:val="TableParagraph"/>
              <w:rPr>
                <w:sz w:val="18"/>
              </w:rPr>
            </w:pPr>
          </w:p>
        </w:tc>
        <w:tc>
          <w:tcPr>
            <w:tcW w:w="900" w:type="dxa"/>
          </w:tcPr>
          <w:p w14:paraId="0CACB8B9" w14:textId="77777777" w:rsidR="000D14B5" w:rsidRDefault="000D14B5">
            <w:pPr>
              <w:pStyle w:val="TableParagraph"/>
              <w:rPr>
                <w:sz w:val="18"/>
              </w:rPr>
            </w:pPr>
          </w:p>
        </w:tc>
        <w:tc>
          <w:tcPr>
            <w:tcW w:w="1350" w:type="dxa"/>
          </w:tcPr>
          <w:p w14:paraId="59373BFD" w14:textId="77777777" w:rsidR="000D14B5" w:rsidRDefault="000D14B5">
            <w:pPr>
              <w:pStyle w:val="TableParagraph"/>
              <w:rPr>
                <w:sz w:val="18"/>
              </w:rPr>
            </w:pPr>
          </w:p>
        </w:tc>
        <w:tc>
          <w:tcPr>
            <w:tcW w:w="1260" w:type="dxa"/>
          </w:tcPr>
          <w:p w14:paraId="37054E40" w14:textId="77777777" w:rsidR="000D14B5" w:rsidRDefault="000D14B5">
            <w:pPr>
              <w:pStyle w:val="TableParagraph"/>
              <w:rPr>
                <w:sz w:val="18"/>
              </w:rPr>
            </w:pPr>
          </w:p>
        </w:tc>
        <w:tc>
          <w:tcPr>
            <w:tcW w:w="1260" w:type="dxa"/>
          </w:tcPr>
          <w:p w14:paraId="6197B1F5" w14:textId="77777777" w:rsidR="000D14B5" w:rsidRDefault="000D14B5">
            <w:pPr>
              <w:pStyle w:val="TableParagraph"/>
              <w:rPr>
                <w:sz w:val="18"/>
              </w:rPr>
            </w:pPr>
          </w:p>
        </w:tc>
      </w:tr>
      <w:tr w:rsidR="000D14B5" w14:paraId="2DABCB48" w14:textId="77777777" w:rsidTr="00F0391C">
        <w:trPr>
          <w:trHeight w:val="459"/>
        </w:trPr>
        <w:tc>
          <w:tcPr>
            <w:tcW w:w="810" w:type="dxa"/>
          </w:tcPr>
          <w:p w14:paraId="079433C5" w14:textId="77777777" w:rsidR="000D14B5" w:rsidRDefault="009748A5">
            <w:pPr>
              <w:pStyle w:val="TableParagraph"/>
              <w:spacing w:line="227" w:lineRule="exact"/>
              <w:ind w:left="107"/>
              <w:rPr>
                <w:sz w:val="20"/>
              </w:rPr>
            </w:pPr>
            <w:r>
              <w:rPr>
                <w:sz w:val="20"/>
              </w:rPr>
              <w:t>44</w:t>
            </w:r>
          </w:p>
        </w:tc>
        <w:tc>
          <w:tcPr>
            <w:tcW w:w="1980" w:type="dxa"/>
          </w:tcPr>
          <w:p w14:paraId="5B92BDDE" w14:textId="77777777" w:rsidR="000D14B5" w:rsidRDefault="009748A5">
            <w:pPr>
              <w:pStyle w:val="TableParagraph"/>
              <w:spacing w:line="227" w:lineRule="exact"/>
              <w:ind w:left="107"/>
              <w:rPr>
                <w:sz w:val="20"/>
              </w:rPr>
            </w:pPr>
            <w:r>
              <w:rPr>
                <w:sz w:val="20"/>
              </w:rPr>
              <w:t>Mouth of Killey</w:t>
            </w:r>
          </w:p>
          <w:p w14:paraId="278ADB6C" w14:textId="77777777" w:rsidR="000D14B5" w:rsidRDefault="009748A5">
            <w:pPr>
              <w:pStyle w:val="TableParagraph"/>
              <w:spacing w:line="212" w:lineRule="exact"/>
              <w:ind w:left="107"/>
              <w:rPr>
                <w:sz w:val="20"/>
              </w:rPr>
            </w:pPr>
            <w:r>
              <w:rPr>
                <w:sz w:val="20"/>
              </w:rPr>
              <w:t>River</w:t>
            </w:r>
          </w:p>
        </w:tc>
        <w:tc>
          <w:tcPr>
            <w:tcW w:w="1530" w:type="dxa"/>
          </w:tcPr>
          <w:p w14:paraId="151075AF" w14:textId="77777777" w:rsidR="000D14B5" w:rsidRDefault="000D14B5">
            <w:pPr>
              <w:pStyle w:val="TableParagraph"/>
              <w:rPr>
                <w:sz w:val="18"/>
              </w:rPr>
            </w:pPr>
          </w:p>
        </w:tc>
        <w:tc>
          <w:tcPr>
            <w:tcW w:w="1530" w:type="dxa"/>
          </w:tcPr>
          <w:p w14:paraId="337F7DF0" w14:textId="77777777" w:rsidR="000D14B5" w:rsidRDefault="000D14B5">
            <w:pPr>
              <w:pStyle w:val="TableParagraph"/>
              <w:rPr>
                <w:sz w:val="18"/>
              </w:rPr>
            </w:pPr>
          </w:p>
        </w:tc>
        <w:tc>
          <w:tcPr>
            <w:tcW w:w="900" w:type="dxa"/>
          </w:tcPr>
          <w:p w14:paraId="3D0F1EFA" w14:textId="77777777" w:rsidR="000D14B5" w:rsidRDefault="000D14B5">
            <w:pPr>
              <w:pStyle w:val="TableParagraph"/>
              <w:rPr>
                <w:sz w:val="18"/>
              </w:rPr>
            </w:pPr>
          </w:p>
        </w:tc>
        <w:tc>
          <w:tcPr>
            <w:tcW w:w="1350" w:type="dxa"/>
          </w:tcPr>
          <w:p w14:paraId="08243EE8" w14:textId="77777777" w:rsidR="000D14B5" w:rsidRDefault="000D14B5">
            <w:pPr>
              <w:pStyle w:val="TableParagraph"/>
              <w:rPr>
                <w:sz w:val="18"/>
              </w:rPr>
            </w:pPr>
          </w:p>
        </w:tc>
        <w:tc>
          <w:tcPr>
            <w:tcW w:w="1260" w:type="dxa"/>
          </w:tcPr>
          <w:p w14:paraId="718DF4D6" w14:textId="77777777" w:rsidR="000D14B5" w:rsidRDefault="000D14B5">
            <w:pPr>
              <w:pStyle w:val="TableParagraph"/>
              <w:rPr>
                <w:sz w:val="18"/>
              </w:rPr>
            </w:pPr>
          </w:p>
        </w:tc>
        <w:tc>
          <w:tcPr>
            <w:tcW w:w="1260" w:type="dxa"/>
          </w:tcPr>
          <w:p w14:paraId="6DF6BC89" w14:textId="77777777" w:rsidR="000D14B5" w:rsidRDefault="000D14B5">
            <w:pPr>
              <w:pStyle w:val="TableParagraph"/>
              <w:rPr>
                <w:sz w:val="18"/>
              </w:rPr>
            </w:pPr>
          </w:p>
        </w:tc>
      </w:tr>
      <w:tr w:rsidR="000D14B5" w14:paraId="6117EBE8" w14:textId="77777777" w:rsidTr="00F0391C">
        <w:trPr>
          <w:trHeight w:val="460"/>
        </w:trPr>
        <w:tc>
          <w:tcPr>
            <w:tcW w:w="810" w:type="dxa"/>
          </w:tcPr>
          <w:p w14:paraId="32A25835" w14:textId="77777777" w:rsidR="000D14B5" w:rsidRDefault="009748A5">
            <w:pPr>
              <w:pStyle w:val="TableParagraph"/>
              <w:spacing w:line="228" w:lineRule="exact"/>
              <w:ind w:left="107"/>
              <w:rPr>
                <w:sz w:val="20"/>
              </w:rPr>
            </w:pPr>
            <w:r>
              <w:rPr>
                <w:sz w:val="20"/>
              </w:rPr>
              <w:t>50</w:t>
            </w:r>
          </w:p>
        </w:tc>
        <w:tc>
          <w:tcPr>
            <w:tcW w:w="1980" w:type="dxa"/>
          </w:tcPr>
          <w:p w14:paraId="191EB4EF" w14:textId="77777777" w:rsidR="000D14B5" w:rsidRDefault="009748A5">
            <w:pPr>
              <w:pStyle w:val="TableParagraph"/>
              <w:spacing w:line="228" w:lineRule="exact"/>
              <w:ind w:left="107"/>
              <w:rPr>
                <w:sz w:val="20"/>
              </w:rPr>
            </w:pPr>
            <w:r>
              <w:rPr>
                <w:sz w:val="20"/>
              </w:rPr>
              <w:t>Skilak Lake Outflow</w:t>
            </w:r>
          </w:p>
        </w:tc>
        <w:tc>
          <w:tcPr>
            <w:tcW w:w="1530" w:type="dxa"/>
          </w:tcPr>
          <w:p w14:paraId="4A0FF9D5" w14:textId="77777777" w:rsidR="000D14B5" w:rsidRDefault="000D14B5">
            <w:pPr>
              <w:pStyle w:val="TableParagraph"/>
              <w:rPr>
                <w:sz w:val="18"/>
              </w:rPr>
            </w:pPr>
          </w:p>
        </w:tc>
        <w:tc>
          <w:tcPr>
            <w:tcW w:w="1530" w:type="dxa"/>
          </w:tcPr>
          <w:p w14:paraId="61F04561" w14:textId="77777777" w:rsidR="000D14B5" w:rsidRDefault="000D14B5">
            <w:pPr>
              <w:pStyle w:val="TableParagraph"/>
              <w:rPr>
                <w:sz w:val="18"/>
              </w:rPr>
            </w:pPr>
          </w:p>
        </w:tc>
        <w:tc>
          <w:tcPr>
            <w:tcW w:w="900" w:type="dxa"/>
          </w:tcPr>
          <w:p w14:paraId="59A294BF" w14:textId="77777777" w:rsidR="000D14B5" w:rsidRDefault="000D14B5">
            <w:pPr>
              <w:pStyle w:val="TableParagraph"/>
              <w:rPr>
                <w:sz w:val="18"/>
              </w:rPr>
            </w:pPr>
          </w:p>
        </w:tc>
        <w:tc>
          <w:tcPr>
            <w:tcW w:w="1350" w:type="dxa"/>
          </w:tcPr>
          <w:p w14:paraId="4D313C8D" w14:textId="77777777" w:rsidR="000D14B5" w:rsidRDefault="000D14B5">
            <w:pPr>
              <w:pStyle w:val="TableParagraph"/>
              <w:rPr>
                <w:sz w:val="18"/>
              </w:rPr>
            </w:pPr>
          </w:p>
        </w:tc>
        <w:tc>
          <w:tcPr>
            <w:tcW w:w="1260" w:type="dxa"/>
          </w:tcPr>
          <w:p w14:paraId="74ECCCE7" w14:textId="77777777" w:rsidR="000D14B5" w:rsidRDefault="000D14B5">
            <w:pPr>
              <w:pStyle w:val="TableParagraph"/>
              <w:rPr>
                <w:sz w:val="18"/>
              </w:rPr>
            </w:pPr>
          </w:p>
        </w:tc>
        <w:tc>
          <w:tcPr>
            <w:tcW w:w="1260" w:type="dxa"/>
          </w:tcPr>
          <w:p w14:paraId="3B7DB866" w14:textId="77777777" w:rsidR="000D14B5" w:rsidRDefault="000D14B5">
            <w:pPr>
              <w:pStyle w:val="TableParagraph"/>
              <w:rPr>
                <w:sz w:val="18"/>
              </w:rPr>
            </w:pPr>
          </w:p>
        </w:tc>
      </w:tr>
      <w:tr w:rsidR="000D14B5" w14:paraId="3BBFCF91" w14:textId="77777777" w:rsidTr="00F0391C">
        <w:trPr>
          <w:trHeight w:val="459"/>
        </w:trPr>
        <w:tc>
          <w:tcPr>
            <w:tcW w:w="810" w:type="dxa"/>
          </w:tcPr>
          <w:p w14:paraId="6DC20EBA" w14:textId="77777777" w:rsidR="000D14B5" w:rsidRDefault="009748A5">
            <w:pPr>
              <w:pStyle w:val="TableParagraph"/>
              <w:spacing w:line="227" w:lineRule="exact"/>
              <w:ind w:left="107"/>
              <w:rPr>
                <w:sz w:val="20"/>
              </w:rPr>
            </w:pPr>
            <w:r>
              <w:rPr>
                <w:sz w:val="20"/>
              </w:rPr>
              <w:t>70</w:t>
            </w:r>
          </w:p>
        </w:tc>
        <w:tc>
          <w:tcPr>
            <w:tcW w:w="1980" w:type="dxa"/>
          </w:tcPr>
          <w:p w14:paraId="48BBE18B" w14:textId="77777777" w:rsidR="000D14B5" w:rsidRDefault="009748A5">
            <w:pPr>
              <w:pStyle w:val="TableParagraph"/>
              <w:spacing w:line="227" w:lineRule="exact"/>
              <w:ind w:left="107"/>
              <w:rPr>
                <w:sz w:val="20"/>
              </w:rPr>
            </w:pPr>
            <w:r>
              <w:rPr>
                <w:sz w:val="20"/>
              </w:rPr>
              <w:t>Jim’s Landing</w:t>
            </w:r>
          </w:p>
        </w:tc>
        <w:tc>
          <w:tcPr>
            <w:tcW w:w="1530" w:type="dxa"/>
          </w:tcPr>
          <w:p w14:paraId="6AC86198" w14:textId="77777777" w:rsidR="000D14B5" w:rsidRDefault="000D14B5">
            <w:pPr>
              <w:pStyle w:val="TableParagraph"/>
              <w:rPr>
                <w:sz w:val="18"/>
              </w:rPr>
            </w:pPr>
          </w:p>
        </w:tc>
        <w:tc>
          <w:tcPr>
            <w:tcW w:w="1530" w:type="dxa"/>
          </w:tcPr>
          <w:p w14:paraId="2454E4BA" w14:textId="77777777" w:rsidR="000D14B5" w:rsidRDefault="000D14B5">
            <w:pPr>
              <w:pStyle w:val="TableParagraph"/>
              <w:rPr>
                <w:sz w:val="18"/>
              </w:rPr>
            </w:pPr>
          </w:p>
        </w:tc>
        <w:tc>
          <w:tcPr>
            <w:tcW w:w="900" w:type="dxa"/>
          </w:tcPr>
          <w:p w14:paraId="67D78B9C" w14:textId="77777777" w:rsidR="000D14B5" w:rsidRDefault="000D14B5">
            <w:pPr>
              <w:pStyle w:val="TableParagraph"/>
              <w:rPr>
                <w:sz w:val="18"/>
              </w:rPr>
            </w:pPr>
          </w:p>
        </w:tc>
        <w:tc>
          <w:tcPr>
            <w:tcW w:w="1350" w:type="dxa"/>
          </w:tcPr>
          <w:p w14:paraId="5313C9EB" w14:textId="77777777" w:rsidR="000D14B5" w:rsidRDefault="000D14B5">
            <w:pPr>
              <w:pStyle w:val="TableParagraph"/>
              <w:rPr>
                <w:sz w:val="18"/>
              </w:rPr>
            </w:pPr>
          </w:p>
        </w:tc>
        <w:tc>
          <w:tcPr>
            <w:tcW w:w="1260" w:type="dxa"/>
          </w:tcPr>
          <w:p w14:paraId="39362BF1" w14:textId="77777777" w:rsidR="000D14B5" w:rsidRDefault="000D14B5">
            <w:pPr>
              <w:pStyle w:val="TableParagraph"/>
              <w:rPr>
                <w:sz w:val="18"/>
              </w:rPr>
            </w:pPr>
          </w:p>
        </w:tc>
        <w:tc>
          <w:tcPr>
            <w:tcW w:w="1260" w:type="dxa"/>
          </w:tcPr>
          <w:p w14:paraId="6E4081C8" w14:textId="77777777" w:rsidR="000D14B5" w:rsidRDefault="000D14B5">
            <w:pPr>
              <w:pStyle w:val="TableParagraph"/>
              <w:rPr>
                <w:sz w:val="18"/>
              </w:rPr>
            </w:pPr>
          </w:p>
        </w:tc>
      </w:tr>
      <w:tr w:rsidR="000D14B5" w14:paraId="27762EF6" w14:textId="77777777" w:rsidTr="00F0391C">
        <w:trPr>
          <w:trHeight w:val="460"/>
        </w:trPr>
        <w:tc>
          <w:tcPr>
            <w:tcW w:w="810" w:type="dxa"/>
          </w:tcPr>
          <w:p w14:paraId="488AB588" w14:textId="77777777" w:rsidR="000D14B5" w:rsidRDefault="009748A5">
            <w:pPr>
              <w:pStyle w:val="TableParagraph"/>
              <w:spacing w:line="228" w:lineRule="exact"/>
              <w:ind w:left="107"/>
              <w:rPr>
                <w:sz w:val="20"/>
              </w:rPr>
            </w:pPr>
            <w:r>
              <w:rPr>
                <w:sz w:val="20"/>
              </w:rPr>
              <w:t>74</w:t>
            </w:r>
          </w:p>
        </w:tc>
        <w:tc>
          <w:tcPr>
            <w:tcW w:w="1980" w:type="dxa"/>
          </w:tcPr>
          <w:p w14:paraId="0C6303AB" w14:textId="77777777" w:rsidR="000D14B5" w:rsidRDefault="009748A5">
            <w:pPr>
              <w:pStyle w:val="TableParagraph"/>
              <w:spacing w:line="228" w:lineRule="exact"/>
              <w:ind w:left="107"/>
              <w:rPr>
                <w:sz w:val="20"/>
              </w:rPr>
            </w:pPr>
            <w:r>
              <w:rPr>
                <w:sz w:val="20"/>
              </w:rPr>
              <w:t>Russian River</w:t>
            </w:r>
          </w:p>
        </w:tc>
        <w:tc>
          <w:tcPr>
            <w:tcW w:w="1530" w:type="dxa"/>
          </w:tcPr>
          <w:p w14:paraId="4D9061C1" w14:textId="77777777" w:rsidR="000D14B5" w:rsidRDefault="000D14B5">
            <w:pPr>
              <w:pStyle w:val="TableParagraph"/>
              <w:rPr>
                <w:sz w:val="18"/>
              </w:rPr>
            </w:pPr>
          </w:p>
        </w:tc>
        <w:tc>
          <w:tcPr>
            <w:tcW w:w="1530" w:type="dxa"/>
          </w:tcPr>
          <w:p w14:paraId="37031084" w14:textId="77777777" w:rsidR="000D14B5" w:rsidRDefault="000D14B5">
            <w:pPr>
              <w:pStyle w:val="TableParagraph"/>
              <w:rPr>
                <w:sz w:val="18"/>
              </w:rPr>
            </w:pPr>
          </w:p>
        </w:tc>
        <w:tc>
          <w:tcPr>
            <w:tcW w:w="900" w:type="dxa"/>
          </w:tcPr>
          <w:p w14:paraId="0B9D64E8" w14:textId="77777777" w:rsidR="000D14B5" w:rsidRDefault="000D14B5">
            <w:pPr>
              <w:pStyle w:val="TableParagraph"/>
              <w:rPr>
                <w:sz w:val="18"/>
              </w:rPr>
            </w:pPr>
          </w:p>
        </w:tc>
        <w:tc>
          <w:tcPr>
            <w:tcW w:w="1350" w:type="dxa"/>
          </w:tcPr>
          <w:p w14:paraId="3034E0AA" w14:textId="77777777" w:rsidR="000D14B5" w:rsidRDefault="000D14B5">
            <w:pPr>
              <w:pStyle w:val="TableParagraph"/>
              <w:rPr>
                <w:sz w:val="18"/>
              </w:rPr>
            </w:pPr>
          </w:p>
        </w:tc>
        <w:tc>
          <w:tcPr>
            <w:tcW w:w="1260" w:type="dxa"/>
          </w:tcPr>
          <w:p w14:paraId="779B9F10" w14:textId="77777777" w:rsidR="000D14B5" w:rsidRDefault="000D14B5">
            <w:pPr>
              <w:pStyle w:val="TableParagraph"/>
              <w:rPr>
                <w:sz w:val="18"/>
              </w:rPr>
            </w:pPr>
          </w:p>
        </w:tc>
        <w:tc>
          <w:tcPr>
            <w:tcW w:w="1260" w:type="dxa"/>
          </w:tcPr>
          <w:p w14:paraId="283229B1" w14:textId="77777777" w:rsidR="000D14B5" w:rsidRDefault="000D14B5">
            <w:pPr>
              <w:pStyle w:val="TableParagraph"/>
              <w:rPr>
                <w:sz w:val="18"/>
              </w:rPr>
            </w:pPr>
          </w:p>
        </w:tc>
      </w:tr>
      <w:tr w:rsidR="000D14B5" w14:paraId="50CE0D98" w14:textId="77777777" w:rsidTr="00F0391C">
        <w:trPr>
          <w:trHeight w:val="460"/>
        </w:trPr>
        <w:tc>
          <w:tcPr>
            <w:tcW w:w="810" w:type="dxa"/>
          </w:tcPr>
          <w:p w14:paraId="7BF46E07" w14:textId="77777777" w:rsidR="000D14B5" w:rsidRDefault="009748A5">
            <w:pPr>
              <w:pStyle w:val="TableParagraph"/>
              <w:spacing w:line="227" w:lineRule="exact"/>
              <w:ind w:left="107"/>
              <w:rPr>
                <w:sz w:val="20"/>
              </w:rPr>
            </w:pPr>
            <w:r>
              <w:rPr>
                <w:sz w:val="20"/>
              </w:rPr>
              <w:t>79.5</w:t>
            </w:r>
          </w:p>
        </w:tc>
        <w:tc>
          <w:tcPr>
            <w:tcW w:w="1980" w:type="dxa"/>
          </w:tcPr>
          <w:p w14:paraId="6B2DFA80" w14:textId="77777777" w:rsidR="000D14B5" w:rsidRDefault="009748A5">
            <w:pPr>
              <w:pStyle w:val="TableParagraph"/>
              <w:spacing w:line="227" w:lineRule="exact"/>
              <w:ind w:left="107"/>
              <w:rPr>
                <w:sz w:val="20"/>
              </w:rPr>
            </w:pPr>
            <w:r>
              <w:rPr>
                <w:sz w:val="20"/>
              </w:rPr>
              <w:t>Juneau Creek</w:t>
            </w:r>
          </w:p>
        </w:tc>
        <w:tc>
          <w:tcPr>
            <w:tcW w:w="1530" w:type="dxa"/>
          </w:tcPr>
          <w:p w14:paraId="5DEFF95C" w14:textId="77777777" w:rsidR="000D14B5" w:rsidRDefault="000D14B5">
            <w:pPr>
              <w:pStyle w:val="TableParagraph"/>
              <w:rPr>
                <w:sz w:val="18"/>
              </w:rPr>
            </w:pPr>
          </w:p>
        </w:tc>
        <w:tc>
          <w:tcPr>
            <w:tcW w:w="1530" w:type="dxa"/>
          </w:tcPr>
          <w:p w14:paraId="5A3E17CF" w14:textId="77777777" w:rsidR="000D14B5" w:rsidRDefault="000D14B5">
            <w:pPr>
              <w:pStyle w:val="TableParagraph"/>
              <w:rPr>
                <w:sz w:val="18"/>
              </w:rPr>
            </w:pPr>
          </w:p>
        </w:tc>
        <w:tc>
          <w:tcPr>
            <w:tcW w:w="900" w:type="dxa"/>
          </w:tcPr>
          <w:p w14:paraId="1B2454CA" w14:textId="77777777" w:rsidR="000D14B5" w:rsidRDefault="000D14B5">
            <w:pPr>
              <w:pStyle w:val="TableParagraph"/>
              <w:rPr>
                <w:sz w:val="18"/>
              </w:rPr>
            </w:pPr>
          </w:p>
        </w:tc>
        <w:tc>
          <w:tcPr>
            <w:tcW w:w="1350" w:type="dxa"/>
          </w:tcPr>
          <w:p w14:paraId="5BD59522" w14:textId="77777777" w:rsidR="000D14B5" w:rsidRDefault="000D14B5">
            <w:pPr>
              <w:pStyle w:val="TableParagraph"/>
              <w:rPr>
                <w:sz w:val="18"/>
              </w:rPr>
            </w:pPr>
          </w:p>
        </w:tc>
        <w:tc>
          <w:tcPr>
            <w:tcW w:w="1260" w:type="dxa"/>
          </w:tcPr>
          <w:p w14:paraId="2BC72BB2" w14:textId="77777777" w:rsidR="000D14B5" w:rsidRDefault="000D14B5">
            <w:pPr>
              <w:pStyle w:val="TableParagraph"/>
              <w:rPr>
                <w:sz w:val="18"/>
              </w:rPr>
            </w:pPr>
          </w:p>
        </w:tc>
        <w:tc>
          <w:tcPr>
            <w:tcW w:w="1260" w:type="dxa"/>
          </w:tcPr>
          <w:p w14:paraId="12E40630" w14:textId="77777777" w:rsidR="000D14B5" w:rsidRDefault="000D14B5">
            <w:pPr>
              <w:pStyle w:val="TableParagraph"/>
              <w:rPr>
                <w:sz w:val="18"/>
              </w:rPr>
            </w:pPr>
          </w:p>
        </w:tc>
      </w:tr>
      <w:tr w:rsidR="000D14B5" w14:paraId="28DD1B62" w14:textId="77777777" w:rsidTr="00F0391C">
        <w:trPr>
          <w:trHeight w:val="459"/>
        </w:trPr>
        <w:tc>
          <w:tcPr>
            <w:tcW w:w="810" w:type="dxa"/>
          </w:tcPr>
          <w:p w14:paraId="0BEC55DE" w14:textId="77777777" w:rsidR="000D14B5" w:rsidRDefault="009748A5">
            <w:pPr>
              <w:pStyle w:val="TableParagraph"/>
              <w:spacing w:line="227" w:lineRule="exact"/>
              <w:ind w:left="107"/>
              <w:rPr>
                <w:sz w:val="20"/>
              </w:rPr>
            </w:pPr>
            <w:r>
              <w:rPr>
                <w:sz w:val="20"/>
              </w:rPr>
              <w:t>82</w:t>
            </w:r>
          </w:p>
        </w:tc>
        <w:tc>
          <w:tcPr>
            <w:tcW w:w="1980" w:type="dxa"/>
          </w:tcPr>
          <w:p w14:paraId="04A6CA5E" w14:textId="77777777" w:rsidR="000D14B5" w:rsidRDefault="009748A5">
            <w:pPr>
              <w:pStyle w:val="TableParagraph"/>
              <w:spacing w:line="227" w:lineRule="exact"/>
              <w:ind w:left="107"/>
              <w:rPr>
                <w:sz w:val="20"/>
              </w:rPr>
            </w:pPr>
            <w:r>
              <w:rPr>
                <w:sz w:val="20"/>
              </w:rPr>
              <w:t>Kenai Lake Bridge</w:t>
            </w:r>
          </w:p>
        </w:tc>
        <w:tc>
          <w:tcPr>
            <w:tcW w:w="1530" w:type="dxa"/>
          </w:tcPr>
          <w:p w14:paraId="0DAE2BC7" w14:textId="77777777" w:rsidR="000D14B5" w:rsidRDefault="000D14B5">
            <w:pPr>
              <w:pStyle w:val="TableParagraph"/>
              <w:rPr>
                <w:sz w:val="18"/>
              </w:rPr>
            </w:pPr>
          </w:p>
        </w:tc>
        <w:tc>
          <w:tcPr>
            <w:tcW w:w="1530" w:type="dxa"/>
          </w:tcPr>
          <w:p w14:paraId="6DD22A89" w14:textId="77777777" w:rsidR="000D14B5" w:rsidRDefault="000D14B5">
            <w:pPr>
              <w:pStyle w:val="TableParagraph"/>
              <w:rPr>
                <w:sz w:val="18"/>
              </w:rPr>
            </w:pPr>
          </w:p>
        </w:tc>
        <w:tc>
          <w:tcPr>
            <w:tcW w:w="900" w:type="dxa"/>
          </w:tcPr>
          <w:p w14:paraId="32B6C148" w14:textId="77777777" w:rsidR="000D14B5" w:rsidRDefault="000D14B5">
            <w:pPr>
              <w:pStyle w:val="TableParagraph"/>
              <w:rPr>
                <w:sz w:val="18"/>
              </w:rPr>
            </w:pPr>
          </w:p>
        </w:tc>
        <w:tc>
          <w:tcPr>
            <w:tcW w:w="1350" w:type="dxa"/>
          </w:tcPr>
          <w:p w14:paraId="2821B635" w14:textId="77777777" w:rsidR="000D14B5" w:rsidRDefault="000D14B5">
            <w:pPr>
              <w:pStyle w:val="TableParagraph"/>
              <w:rPr>
                <w:sz w:val="18"/>
              </w:rPr>
            </w:pPr>
          </w:p>
        </w:tc>
        <w:tc>
          <w:tcPr>
            <w:tcW w:w="1260" w:type="dxa"/>
          </w:tcPr>
          <w:p w14:paraId="3057DAEF" w14:textId="77777777" w:rsidR="000D14B5" w:rsidRDefault="000D14B5">
            <w:pPr>
              <w:pStyle w:val="TableParagraph"/>
              <w:rPr>
                <w:sz w:val="18"/>
              </w:rPr>
            </w:pPr>
          </w:p>
        </w:tc>
        <w:tc>
          <w:tcPr>
            <w:tcW w:w="1260" w:type="dxa"/>
          </w:tcPr>
          <w:p w14:paraId="3576C7D6" w14:textId="77777777" w:rsidR="000D14B5" w:rsidRDefault="000D14B5">
            <w:pPr>
              <w:pStyle w:val="TableParagraph"/>
              <w:rPr>
                <w:sz w:val="18"/>
              </w:rPr>
            </w:pPr>
          </w:p>
        </w:tc>
      </w:tr>
      <w:tr w:rsidR="000D14B5" w14:paraId="26879E80" w14:textId="77777777" w:rsidTr="00F0391C">
        <w:trPr>
          <w:trHeight w:val="460"/>
        </w:trPr>
        <w:tc>
          <w:tcPr>
            <w:tcW w:w="810" w:type="dxa"/>
          </w:tcPr>
          <w:p w14:paraId="457052BF" w14:textId="77777777" w:rsidR="000D14B5" w:rsidRDefault="000D14B5">
            <w:pPr>
              <w:pStyle w:val="TableParagraph"/>
              <w:spacing w:before="8"/>
              <w:rPr>
                <w:sz w:val="19"/>
              </w:rPr>
            </w:pPr>
          </w:p>
          <w:p w14:paraId="0123428E" w14:textId="77777777" w:rsidR="000D14B5" w:rsidRDefault="009748A5">
            <w:pPr>
              <w:pStyle w:val="TableParagraph"/>
              <w:spacing w:line="213" w:lineRule="exact"/>
              <w:ind w:left="107"/>
              <w:rPr>
                <w:sz w:val="20"/>
              </w:rPr>
            </w:pPr>
            <w:r>
              <w:rPr>
                <w:sz w:val="20"/>
              </w:rPr>
              <w:t>DUP</w:t>
            </w:r>
          </w:p>
        </w:tc>
        <w:tc>
          <w:tcPr>
            <w:tcW w:w="1980" w:type="dxa"/>
          </w:tcPr>
          <w:p w14:paraId="40BCFAE8" w14:textId="77777777" w:rsidR="000D14B5" w:rsidRDefault="000D14B5">
            <w:pPr>
              <w:pStyle w:val="TableParagraph"/>
              <w:rPr>
                <w:sz w:val="18"/>
              </w:rPr>
            </w:pPr>
          </w:p>
        </w:tc>
        <w:tc>
          <w:tcPr>
            <w:tcW w:w="1530" w:type="dxa"/>
          </w:tcPr>
          <w:p w14:paraId="2CF26E66" w14:textId="77777777" w:rsidR="000D14B5" w:rsidRDefault="000D14B5">
            <w:pPr>
              <w:pStyle w:val="TableParagraph"/>
              <w:rPr>
                <w:sz w:val="18"/>
              </w:rPr>
            </w:pPr>
          </w:p>
        </w:tc>
        <w:tc>
          <w:tcPr>
            <w:tcW w:w="1530" w:type="dxa"/>
          </w:tcPr>
          <w:p w14:paraId="6B82155F" w14:textId="77777777" w:rsidR="000D14B5" w:rsidRDefault="000D14B5">
            <w:pPr>
              <w:pStyle w:val="TableParagraph"/>
              <w:rPr>
                <w:sz w:val="18"/>
              </w:rPr>
            </w:pPr>
          </w:p>
        </w:tc>
        <w:tc>
          <w:tcPr>
            <w:tcW w:w="900" w:type="dxa"/>
          </w:tcPr>
          <w:p w14:paraId="787AC0F0" w14:textId="77777777" w:rsidR="000D14B5" w:rsidRDefault="000D14B5">
            <w:pPr>
              <w:pStyle w:val="TableParagraph"/>
              <w:rPr>
                <w:sz w:val="18"/>
              </w:rPr>
            </w:pPr>
          </w:p>
        </w:tc>
        <w:tc>
          <w:tcPr>
            <w:tcW w:w="1350" w:type="dxa"/>
          </w:tcPr>
          <w:p w14:paraId="1848B8E4" w14:textId="77777777" w:rsidR="000D14B5" w:rsidRDefault="000D14B5">
            <w:pPr>
              <w:pStyle w:val="TableParagraph"/>
              <w:rPr>
                <w:sz w:val="18"/>
              </w:rPr>
            </w:pPr>
          </w:p>
        </w:tc>
        <w:tc>
          <w:tcPr>
            <w:tcW w:w="1260" w:type="dxa"/>
          </w:tcPr>
          <w:p w14:paraId="38E9C67D" w14:textId="77777777" w:rsidR="000D14B5" w:rsidRDefault="000D14B5">
            <w:pPr>
              <w:pStyle w:val="TableParagraph"/>
              <w:rPr>
                <w:sz w:val="18"/>
              </w:rPr>
            </w:pPr>
          </w:p>
        </w:tc>
        <w:tc>
          <w:tcPr>
            <w:tcW w:w="1260" w:type="dxa"/>
          </w:tcPr>
          <w:p w14:paraId="7B708412" w14:textId="77777777" w:rsidR="000D14B5" w:rsidRDefault="000D14B5">
            <w:pPr>
              <w:pStyle w:val="TableParagraph"/>
              <w:rPr>
                <w:sz w:val="18"/>
              </w:rPr>
            </w:pPr>
          </w:p>
        </w:tc>
      </w:tr>
      <w:tr w:rsidR="000D14B5" w14:paraId="53161213" w14:textId="77777777" w:rsidTr="00F0391C">
        <w:trPr>
          <w:trHeight w:val="460"/>
        </w:trPr>
        <w:tc>
          <w:tcPr>
            <w:tcW w:w="810" w:type="dxa"/>
          </w:tcPr>
          <w:p w14:paraId="3BD866FF" w14:textId="77777777" w:rsidR="000D14B5" w:rsidRDefault="000D14B5">
            <w:pPr>
              <w:pStyle w:val="TableParagraph"/>
              <w:spacing w:before="8"/>
              <w:rPr>
                <w:sz w:val="19"/>
              </w:rPr>
            </w:pPr>
          </w:p>
          <w:p w14:paraId="77F41DF3" w14:textId="77777777" w:rsidR="000D14B5" w:rsidRDefault="009748A5">
            <w:pPr>
              <w:pStyle w:val="TableParagraph"/>
              <w:spacing w:line="213" w:lineRule="exact"/>
              <w:ind w:left="107"/>
              <w:rPr>
                <w:sz w:val="20"/>
              </w:rPr>
            </w:pPr>
            <w:r>
              <w:rPr>
                <w:sz w:val="20"/>
              </w:rPr>
              <w:t>DUP</w:t>
            </w:r>
          </w:p>
        </w:tc>
        <w:tc>
          <w:tcPr>
            <w:tcW w:w="1980" w:type="dxa"/>
          </w:tcPr>
          <w:p w14:paraId="6B2DE0E5" w14:textId="77777777" w:rsidR="000D14B5" w:rsidRDefault="000D14B5">
            <w:pPr>
              <w:pStyle w:val="TableParagraph"/>
              <w:rPr>
                <w:sz w:val="18"/>
              </w:rPr>
            </w:pPr>
          </w:p>
        </w:tc>
        <w:tc>
          <w:tcPr>
            <w:tcW w:w="1530" w:type="dxa"/>
          </w:tcPr>
          <w:p w14:paraId="5A19A780" w14:textId="77777777" w:rsidR="000D14B5" w:rsidRDefault="000D14B5">
            <w:pPr>
              <w:pStyle w:val="TableParagraph"/>
              <w:rPr>
                <w:sz w:val="18"/>
              </w:rPr>
            </w:pPr>
          </w:p>
        </w:tc>
        <w:tc>
          <w:tcPr>
            <w:tcW w:w="1530" w:type="dxa"/>
          </w:tcPr>
          <w:p w14:paraId="253BD283" w14:textId="77777777" w:rsidR="000D14B5" w:rsidRDefault="000D14B5">
            <w:pPr>
              <w:pStyle w:val="TableParagraph"/>
              <w:rPr>
                <w:sz w:val="18"/>
              </w:rPr>
            </w:pPr>
          </w:p>
        </w:tc>
        <w:tc>
          <w:tcPr>
            <w:tcW w:w="900" w:type="dxa"/>
          </w:tcPr>
          <w:p w14:paraId="0307AC7B" w14:textId="77777777" w:rsidR="000D14B5" w:rsidRDefault="000D14B5">
            <w:pPr>
              <w:pStyle w:val="TableParagraph"/>
              <w:rPr>
                <w:sz w:val="18"/>
              </w:rPr>
            </w:pPr>
          </w:p>
        </w:tc>
        <w:tc>
          <w:tcPr>
            <w:tcW w:w="1350" w:type="dxa"/>
          </w:tcPr>
          <w:p w14:paraId="5870A9B2" w14:textId="77777777" w:rsidR="000D14B5" w:rsidRDefault="000D14B5">
            <w:pPr>
              <w:pStyle w:val="TableParagraph"/>
              <w:rPr>
                <w:sz w:val="18"/>
              </w:rPr>
            </w:pPr>
          </w:p>
        </w:tc>
        <w:tc>
          <w:tcPr>
            <w:tcW w:w="1260" w:type="dxa"/>
          </w:tcPr>
          <w:p w14:paraId="752B08A6" w14:textId="77777777" w:rsidR="000D14B5" w:rsidRDefault="000D14B5">
            <w:pPr>
              <w:pStyle w:val="TableParagraph"/>
              <w:rPr>
                <w:sz w:val="18"/>
              </w:rPr>
            </w:pPr>
          </w:p>
        </w:tc>
        <w:tc>
          <w:tcPr>
            <w:tcW w:w="1260" w:type="dxa"/>
          </w:tcPr>
          <w:p w14:paraId="0EF7CA3C" w14:textId="77777777" w:rsidR="000D14B5" w:rsidRDefault="000D14B5">
            <w:pPr>
              <w:pStyle w:val="TableParagraph"/>
              <w:rPr>
                <w:sz w:val="18"/>
              </w:rPr>
            </w:pPr>
          </w:p>
        </w:tc>
      </w:tr>
    </w:tbl>
    <w:p w14:paraId="514E4A2A" w14:textId="77777777" w:rsidR="00376EF1" w:rsidRPr="00F0391C" w:rsidRDefault="00376EF1" w:rsidP="00376EF1">
      <w:pPr>
        <w:pStyle w:val="BodyText"/>
        <w:tabs>
          <w:tab w:val="left" w:pos="9379"/>
        </w:tabs>
        <w:spacing w:before="90"/>
      </w:pPr>
    </w:p>
    <w:p w14:paraId="2A9748BA" w14:textId="7DDBFE2B" w:rsidR="000D14B5" w:rsidRPr="00F0391C" w:rsidRDefault="009748A5" w:rsidP="00376EF1">
      <w:pPr>
        <w:pStyle w:val="BodyText"/>
        <w:tabs>
          <w:tab w:val="left" w:pos="9379"/>
        </w:tabs>
        <w:spacing w:before="90"/>
      </w:pPr>
      <w:r w:rsidRPr="00F0391C">
        <w:t>ANALYSIS PERFORMED BY</w:t>
      </w:r>
      <w:r w:rsidRPr="00F0391C">
        <w:rPr>
          <w:spacing w:val="-12"/>
        </w:rPr>
        <w:t xml:space="preserve"> </w:t>
      </w:r>
      <w:r w:rsidRPr="00F0391C">
        <w:t>:</w:t>
      </w:r>
      <w:r w:rsidRPr="00F0391C">
        <w:rPr>
          <w:u w:val="single"/>
        </w:rPr>
        <w:t xml:space="preserve"> </w:t>
      </w:r>
      <w:r w:rsidR="00726460">
        <w:rPr>
          <w:u w:val="single"/>
        </w:rPr>
        <w:t>______________________________________________</w:t>
      </w:r>
    </w:p>
    <w:bookmarkEnd w:id="364"/>
    <w:p w14:paraId="5823064E" w14:textId="77777777" w:rsidR="000D14B5" w:rsidRPr="00F0391C" w:rsidRDefault="000D14B5" w:rsidP="00AE50F4">
      <w:pPr>
        <w:rPr>
          <w:sz w:val="18"/>
        </w:rPr>
      </w:pPr>
    </w:p>
    <w:p w14:paraId="3767FF2F" w14:textId="77777777" w:rsidR="00DB51BE" w:rsidRDefault="00DB51BE" w:rsidP="00AE50F4">
      <w:pPr>
        <w:pStyle w:val="AppendixSubheadings"/>
        <w:jc w:val="center"/>
        <w:rPr>
          <w:b/>
          <w:sz w:val="24"/>
        </w:rPr>
      </w:pPr>
      <w:bookmarkStart w:id="366" w:name="Appendix_E"/>
      <w:bookmarkStart w:id="367" w:name="_bookmark38"/>
      <w:bookmarkStart w:id="368" w:name="_Hlk117091938"/>
      <w:bookmarkEnd w:id="366"/>
      <w:bookmarkEnd w:id="367"/>
    </w:p>
    <w:p w14:paraId="76B796AE" w14:textId="4281B9CA" w:rsidR="000D14B5" w:rsidRDefault="00317DA9" w:rsidP="00AE50F4">
      <w:pPr>
        <w:pStyle w:val="AppendixSubheadings"/>
        <w:jc w:val="center"/>
        <w:rPr>
          <w:b/>
          <w:sz w:val="24"/>
        </w:rPr>
      </w:pPr>
      <w:bookmarkStart w:id="369" w:name="_Toc125984313"/>
      <w:r>
        <w:rPr>
          <w:b/>
          <w:sz w:val="24"/>
        </w:rPr>
        <w:lastRenderedPageBreak/>
        <w:t>Appendix F</w:t>
      </w:r>
      <w:r w:rsidR="00AE50F4">
        <w:rPr>
          <w:b/>
          <w:sz w:val="24"/>
        </w:rPr>
        <w:t xml:space="preserve">: </w:t>
      </w:r>
      <w:r w:rsidR="009748A5">
        <w:rPr>
          <w:b/>
          <w:sz w:val="24"/>
        </w:rPr>
        <w:t>Hydrolab Downloads</w:t>
      </w:r>
      <w:bookmarkEnd w:id="369"/>
    </w:p>
    <w:p w14:paraId="7C1C863F" w14:textId="77777777" w:rsidR="000D14B5" w:rsidRDefault="000D14B5">
      <w:pPr>
        <w:pStyle w:val="BodyText"/>
        <w:spacing w:before="1"/>
        <w:rPr>
          <w:b/>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1411"/>
        <w:gridCol w:w="2160"/>
        <w:gridCol w:w="990"/>
        <w:gridCol w:w="3870"/>
      </w:tblGrid>
      <w:tr w:rsidR="000D14B5" w14:paraId="7C7B31F7" w14:textId="77777777">
        <w:trPr>
          <w:trHeight w:val="551"/>
        </w:trPr>
        <w:tc>
          <w:tcPr>
            <w:tcW w:w="677" w:type="dxa"/>
          </w:tcPr>
          <w:p w14:paraId="6D571499" w14:textId="77777777" w:rsidR="000D14B5" w:rsidRDefault="009748A5">
            <w:pPr>
              <w:pStyle w:val="TableParagraph"/>
              <w:spacing w:line="274" w:lineRule="exact"/>
              <w:ind w:left="107"/>
              <w:rPr>
                <w:sz w:val="24"/>
              </w:rPr>
            </w:pPr>
            <w:r>
              <w:rPr>
                <w:sz w:val="24"/>
              </w:rPr>
              <w:t>Date</w:t>
            </w:r>
          </w:p>
        </w:tc>
        <w:tc>
          <w:tcPr>
            <w:tcW w:w="1411" w:type="dxa"/>
          </w:tcPr>
          <w:p w14:paraId="40BE1935" w14:textId="77777777" w:rsidR="000D14B5" w:rsidRDefault="009748A5">
            <w:pPr>
              <w:pStyle w:val="TableParagraph"/>
              <w:spacing w:line="274" w:lineRule="exact"/>
              <w:ind w:left="106"/>
              <w:rPr>
                <w:sz w:val="24"/>
              </w:rPr>
            </w:pPr>
            <w:r>
              <w:rPr>
                <w:sz w:val="24"/>
              </w:rPr>
              <w:t>Hydrolab #</w:t>
            </w:r>
          </w:p>
        </w:tc>
        <w:tc>
          <w:tcPr>
            <w:tcW w:w="2160" w:type="dxa"/>
          </w:tcPr>
          <w:p w14:paraId="57D9E82F" w14:textId="77777777" w:rsidR="000D14B5" w:rsidRDefault="009748A5">
            <w:pPr>
              <w:pStyle w:val="TableParagraph"/>
              <w:spacing w:line="274" w:lineRule="exact"/>
              <w:ind w:left="107"/>
              <w:rPr>
                <w:sz w:val="24"/>
              </w:rPr>
            </w:pPr>
            <w:r>
              <w:rPr>
                <w:sz w:val="24"/>
              </w:rPr>
              <w:t>File Name</w:t>
            </w:r>
          </w:p>
        </w:tc>
        <w:tc>
          <w:tcPr>
            <w:tcW w:w="990" w:type="dxa"/>
          </w:tcPr>
          <w:p w14:paraId="5DAD3C6C" w14:textId="77777777" w:rsidR="000D14B5" w:rsidRDefault="009748A5">
            <w:pPr>
              <w:pStyle w:val="TableParagraph"/>
              <w:spacing w:before="2" w:line="274" w:lineRule="exact"/>
              <w:ind w:left="107" w:right="319"/>
              <w:rPr>
                <w:sz w:val="24"/>
              </w:rPr>
            </w:pPr>
            <w:r>
              <w:rPr>
                <w:sz w:val="24"/>
              </w:rPr>
              <w:t>Data Lines</w:t>
            </w:r>
          </w:p>
        </w:tc>
        <w:tc>
          <w:tcPr>
            <w:tcW w:w="3870" w:type="dxa"/>
          </w:tcPr>
          <w:p w14:paraId="59F3E3E8" w14:textId="77777777" w:rsidR="000D14B5" w:rsidRDefault="009748A5">
            <w:pPr>
              <w:pStyle w:val="TableParagraph"/>
              <w:spacing w:line="274" w:lineRule="exact"/>
              <w:ind w:left="107"/>
              <w:rPr>
                <w:sz w:val="24"/>
              </w:rPr>
            </w:pPr>
            <w:r>
              <w:rPr>
                <w:sz w:val="24"/>
              </w:rPr>
              <w:t>Notes</w:t>
            </w:r>
          </w:p>
        </w:tc>
      </w:tr>
      <w:tr w:rsidR="000D14B5" w14:paraId="22F21B1C" w14:textId="77777777">
        <w:trPr>
          <w:trHeight w:val="276"/>
        </w:trPr>
        <w:tc>
          <w:tcPr>
            <w:tcW w:w="677" w:type="dxa"/>
          </w:tcPr>
          <w:p w14:paraId="1D38C625" w14:textId="77777777" w:rsidR="000D14B5" w:rsidRDefault="000D14B5">
            <w:pPr>
              <w:pStyle w:val="TableParagraph"/>
              <w:rPr>
                <w:sz w:val="20"/>
              </w:rPr>
            </w:pPr>
          </w:p>
        </w:tc>
        <w:tc>
          <w:tcPr>
            <w:tcW w:w="1411" w:type="dxa"/>
          </w:tcPr>
          <w:p w14:paraId="26164532" w14:textId="77777777" w:rsidR="000D14B5" w:rsidRDefault="000D14B5">
            <w:pPr>
              <w:pStyle w:val="TableParagraph"/>
              <w:rPr>
                <w:sz w:val="20"/>
              </w:rPr>
            </w:pPr>
          </w:p>
        </w:tc>
        <w:tc>
          <w:tcPr>
            <w:tcW w:w="2160" w:type="dxa"/>
          </w:tcPr>
          <w:p w14:paraId="3F695B24" w14:textId="77777777" w:rsidR="000D14B5" w:rsidRDefault="000D14B5">
            <w:pPr>
              <w:pStyle w:val="TableParagraph"/>
              <w:rPr>
                <w:sz w:val="20"/>
              </w:rPr>
            </w:pPr>
          </w:p>
        </w:tc>
        <w:tc>
          <w:tcPr>
            <w:tcW w:w="990" w:type="dxa"/>
          </w:tcPr>
          <w:p w14:paraId="47DA54F6" w14:textId="77777777" w:rsidR="000D14B5" w:rsidRDefault="000D14B5">
            <w:pPr>
              <w:pStyle w:val="TableParagraph"/>
              <w:rPr>
                <w:sz w:val="20"/>
              </w:rPr>
            </w:pPr>
          </w:p>
        </w:tc>
        <w:tc>
          <w:tcPr>
            <w:tcW w:w="3870" w:type="dxa"/>
          </w:tcPr>
          <w:p w14:paraId="1DFA35E4" w14:textId="77777777" w:rsidR="000D14B5" w:rsidRDefault="000D14B5">
            <w:pPr>
              <w:pStyle w:val="TableParagraph"/>
              <w:rPr>
                <w:sz w:val="20"/>
              </w:rPr>
            </w:pPr>
          </w:p>
        </w:tc>
      </w:tr>
      <w:tr w:rsidR="000D14B5" w14:paraId="4DE36E37" w14:textId="77777777">
        <w:trPr>
          <w:trHeight w:val="275"/>
        </w:trPr>
        <w:tc>
          <w:tcPr>
            <w:tcW w:w="677" w:type="dxa"/>
          </w:tcPr>
          <w:p w14:paraId="3D06CC40" w14:textId="77777777" w:rsidR="000D14B5" w:rsidRDefault="000D14B5">
            <w:pPr>
              <w:pStyle w:val="TableParagraph"/>
              <w:rPr>
                <w:sz w:val="20"/>
              </w:rPr>
            </w:pPr>
          </w:p>
        </w:tc>
        <w:tc>
          <w:tcPr>
            <w:tcW w:w="1411" w:type="dxa"/>
          </w:tcPr>
          <w:p w14:paraId="48D68D3D" w14:textId="77777777" w:rsidR="000D14B5" w:rsidRDefault="000D14B5">
            <w:pPr>
              <w:pStyle w:val="TableParagraph"/>
              <w:rPr>
                <w:sz w:val="20"/>
              </w:rPr>
            </w:pPr>
          </w:p>
        </w:tc>
        <w:tc>
          <w:tcPr>
            <w:tcW w:w="2160" w:type="dxa"/>
          </w:tcPr>
          <w:p w14:paraId="69F53CC4" w14:textId="77777777" w:rsidR="000D14B5" w:rsidRDefault="000D14B5">
            <w:pPr>
              <w:pStyle w:val="TableParagraph"/>
              <w:rPr>
                <w:sz w:val="20"/>
              </w:rPr>
            </w:pPr>
          </w:p>
        </w:tc>
        <w:tc>
          <w:tcPr>
            <w:tcW w:w="990" w:type="dxa"/>
          </w:tcPr>
          <w:p w14:paraId="002922B8" w14:textId="77777777" w:rsidR="000D14B5" w:rsidRDefault="000D14B5">
            <w:pPr>
              <w:pStyle w:val="TableParagraph"/>
              <w:rPr>
                <w:sz w:val="20"/>
              </w:rPr>
            </w:pPr>
          </w:p>
        </w:tc>
        <w:tc>
          <w:tcPr>
            <w:tcW w:w="3870" w:type="dxa"/>
          </w:tcPr>
          <w:p w14:paraId="45259574" w14:textId="77777777" w:rsidR="000D14B5" w:rsidRDefault="000D14B5">
            <w:pPr>
              <w:pStyle w:val="TableParagraph"/>
              <w:rPr>
                <w:sz w:val="20"/>
              </w:rPr>
            </w:pPr>
          </w:p>
        </w:tc>
      </w:tr>
      <w:tr w:rsidR="000D14B5" w14:paraId="3650DE52" w14:textId="77777777">
        <w:trPr>
          <w:trHeight w:val="275"/>
        </w:trPr>
        <w:tc>
          <w:tcPr>
            <w:tcW w:w="677" w:type="dxa"/>
          </w:tcPr>
          <w:p w14:paraId="29080B80" w14:textId="77777777" w:rsidR="000D14B5" w:rsidRDefault="000D14B5">
            <w:pPr>
              <w:pStyle w:val="TableParagraph"/>
              <w:rPr>
                <w:sz w:val="20"/>
              </w:rPr>
            </w:pPr>
          </w:p>
        </w:tc>
        <w:tc>
          <w:tcPr>
            <w:tcW w:w="1411" w:type="dxa"/>
          </w:tcPr>
          <w:p w14:paraId="34ADE6F9" w14:textId="77777777" w:rsidR="000D14B5" w:rsidRDefault="000D14B5">
            <w:pPr>
              <w:pStyle w:val="TableParagraph"/>
              <w:rPr>
                <w:sz w:val="20"/>
              </w:rPr>
            </w:pPr>
          </w:p>
        </w:tc>
        <w:tc>
          <w:tcPr>
            <w:tcW w:w="2160" w:type="dxa"/>
          </w:tcPr>
          <w:p w14:paraId="0E829E26" w14:textId="77777777" w:rsidR="000D14B5" w:rsidRDefault="000D14B5">
            <w:pPr>
              <w:pStyle w:val="TableParagraph"/>
              <w:rPr>
                <w:sz w:val="20"/>
              </w:rPr>
            </w:pPr>
          </w:p>
        </w:tc>
        <w:tc>
          <w:tcPr>
            <w:tcW w:w="990" w:type="dxa"/>
          </w:tcPr>
          <w:p w14:paraId="43F9DA6B" w14:textId="77777777" w:rsidR="000D14B5" w:rsidRDefault="000D14B5">
            <w:pPr>
              <w:pStyle w:val="TableParagraph"/>
              <w:rPr>
                <w:sz w:val="20"/>
              </w:rPr>
            </w:pPr>
          </w:p>
        </w:tc>
        <w:tc>
          <w:tcPr>
            <w:tcW w:w="3870" w:type="dxa"/>
          </w:tcPr>
          <w:p w14:paraId="633D00B4" w14:textId="77777777" w:rsidR="000D14B5" w:rsidRDefault="000D14B5">
            <w:pPr>
              <w:pStyle w:val="TableParagraph"/>
              <w:rPr>
                <w:sz w:val="20"/>
              </w:rPr>
            </w:pPr>
          </w:p>
        </w:tc>
      </w:tr>
      <w:tr w:rsidR="000D14B5" w14:paraId="0EFDAFDF" w14:textId="77777777">
        <w:trPr>
          <w:trHeight w:val="276"/>
        </w:trPr>
        <w:tc>
          <w:tcPr>
            <w:tcW w:w="677" w:type="dxa"/>
          </w:tcPr>
          <w:p w14:paraId="576DBCF7" w14:textId="77777777" w:rsidR="000D14B5" w:rsidRDefault="000D14B5">
            <w:pPr>
              <w:pStyle w:val="TableParagraph"/>
              <w:rPr>
                <w:sz w:val="20"/>
              </w:rPr>
            </w:pPr>
          </w:p>
        </w:tc>
        <w:tc>
          <w:tcPr>
            <w:tcW w:w="1411" w:type="dxa"/>
          </w:tcPr>
          <w:p w14:paraId="27F72D05" w14:textId="77777777" w:rsidR="000D14B5" w:rsidRDefault="000D14B5">
            <w:pPr>
              <w:pStyle w:val="TableParagraph"/>
              <w:rPr>
                <w:sz w:val="20"/>
              </w:rPr>
            </w:pPr>
          </w:p>
        </w:tc>
        <w:tc>
          <w:tcPr>
            <w:tcW w:w="2160" w:type="dxa"/>
          </w:tcPr>
          <w:p w14:paraId="5086D1C3" w14:textId="77777777" w:rsidR="000D14B5" w:rsidRDefault="000D14B5">
            <w:pPr>
              <w:pStyle w:val="TableParagraph"/>
              <w:rPr>
                <w:sz w:val="20"/>
              </w:rPr>
            </w:pPr>
          </w:p>
        </w:tc>
        <w:tc>
          <w:tcPr>
            <w:tcW w:w="990" w:type="dxa"/>
          </w:tcPr>
          <w:p w14:paraId="5F2A017A" w14:textId="77777777" w:rsidR="000D14B5" w:rsidRDefault="000D14B5">
            <w:pPr>
              <w:pStyle w:val="TableParagraph"/>
              <w:rPr>
                <w:sz w:val="20"/>
              </w:rPr>
            </w:pPr>
          </w:p>
        </w:tc>
        <w:tc>
          <w:tcPr>
            <w:tcW w:w="3870" w:type="dxa"/>
          </w:tcPr>
          <w:p w14:paraId="698784C7" w14:textId="77777777" w:rsidR="000D14B5" w:rsidRDefault="000D14B5">
            <w:pPr>
              <w:pStyle w:val="TableParagraph"/>
              <w:rPr>
                <w:sz w:val="20"/>
              </w:rPr>
            </w:pPr>
          </w:p>
        </w:tc>
      </w:tr>
      <w:tr w:rsidR="000D14B5" w14:paraId="51EFBFC8" w14:textId="77777777">
        <w:trPr>
          <w:trHeight w:val="275"/>
        </w:trPr>
        <w:tc>
          <w:tcPr>
            <w:tcW w:w="677" w:type="dxa"/>
          </w:tcPr>
          <w:p w14:paraId="3550AEDE" w14:textId="77777777" w:rsidR="000D14B5" w:rsidRDefault="000D14B5">
            <w:pPr>
              <w:pStyle w:val="TableParagraph"/>
              <w:rPr>
                <w:sz w:val="20"/>
              </w:rPr>
            </w:pPr>
          </w:p>
        </w:tc>
        <w:tc>
          <w:tcPr>
            <w:tcW w:w="1411" w:type="dxa"/>
          </w:tcPr>
          <w:p w14:paraId="73513E9B" w14:textId="77777777" w:rsidR="000D14B5" w:rsidRDefault="000D14B5">
            <w:pPr>
              <w:pStyle w:val="TableParagraph"/>
              <w:rPr>
                <w:sz w:val="20"/>
              </w:rPr>
            </w:pPr>
          </w:p>
        </w:tc>
        <w:tc>
          <w:tcPr>
            <w:tcW w:w="2160" w:type="dxa"/>
          </w:tcPr>
          <w:p w14:paraId="0EDBB6D9" w14:textId="77777777" w:rsidR="000D14B5" w:rsidRDefault="000D14B5">
            <w:pPr>
              <w:pStyle w:val="TableParagraph"/>
              <w:rPr>
                <w:sz w:val="20"/>
              </w:rPr>
            </w:pPr>
          </w:p>
        </w:tc>
        <w:tc>
          <w:tcPr>
            <w:tcW w:w="990" w:type="dxa"/>
          </w:tcPr>
          <w:p w14:paraId="1E026419" w14:textId="77777777" w:rsidR="000D14B5" w:rsidRDefault="000D14B5">
            <w:pPr>
              <w:pStyle w:val="TableParagraph"/>
              <w:rPr>
                <w:sz w:val="20"/>
              </w:rPr>
            </w:pPr>
          </w:p>
        </w:tc>
        <w:tc>
          <w:tcPr>
            <w:tcW w:w="3870" w:type="dxa"/>
          </w:tcPr>
          <w:p w14:paraId="5CC6CE93" w14:textId="77777777" w:rsidR="000D14B5" w:rsidRDefault="000D14B5">
            <w:pPr>
              <w:pStyle w:val="TableParagraph"/>
              <w:rPr>
                <w:sz w:val="20"/>
              </w:rPr>
            </w:pPr>
          </w:p>
        </w:tc>
      </w:tr>
      <w:tr w:rsidR="000D14B5" w14:paraId="5EDE2F1C" w14:textId="77777777">
        <w:trPr>
          <w:trHeight w:val="275"/>
        </w:trPr>
        <w:tc>
          <w:tcPr>
            <w:tcW w:w="677" w:type="dxa"/>
          </w:tcPr>
          <w:p w14:paraId="759D4873" w14:textId="77777777" w:rsidR="000D14B5" w:rsidRDefault="000D14B5">
            <w:pPr>
              <w:pStyle w:val="TableParagraph"/>
              <w:rPr>
                <w:sz w:val="20"/>
              </w:rPr>
            </w:pPr>
          </w:p>
        </w:tc>
        <w:tc>
          <w:tcPr>
            <w:tcW w:w="1411" w:type="dxa"/>
          </w:tcPr>
          <w:p w14:paraId="2DF15A17" w14:textId="77777777" w:rsidR="000D14B5" w:rsidRDefault="000D14B5">
            <w:pPr>
              <w:pStyle w:val="TableParagraph"/>
              <w:rPr>
                <w:sz w:val="20"/>
              </w:rPr>
            </w:pPr>
          </w:p>
        </w:tc>
        <w:tc>
          <w:tcPr>
            <w:tcW w:w="2160" w:type="dxa"/>
          </w:tcPr>
          <w:p w14:paraId="1F19F701" w14:textId="77777777" w:rsidR="000D14B5" w:rsidRDefault="000D14B5">
            <w:pPr>
              <w:pStyle w:val="TableParagraph"/>
              <w:rPr>
                <w:sz w:val="20"/>
              </w:rPr>
            </w:pPr>
          </w:p>
        </w:tc>
        <w:tc>
          <w:tcPr>
            <w:tcW w:w="990" w:type="dxa"/>
          </w:tcPr>
          <w:p w14:paraId="4225A240" w14:textId="77777777" w:rsidR="000D14B5" w:rsidRDefault="000D14B5">
            <w:pPr>
              <w:pStyle w:val="TableParagraph"/>
              <w:rPr>
                <w:sz w:val="20"/>
              </w:rPr>
            </w:pPr>
          </w:p>
        </w:tc>
        <w:tc>
          <w:tcPr>
            <w:tcW w:w="3870" w:type="dxa"/>
          </w:tcPr>
          <w:p w14:paraId="38CE56A1" w14:textId="77777777" w:rsidR="000D14B5" w:rsidRDefault="000D14B5">
            <w:pPr>
              <w:pStyle w:val="TableParagraph"/>
              <w:rPr>
                <w:sz w:val="20"/>
              </w:rPr>
            </w:pPr>
          </w:p>
        </w:tc>
      </w:tr>
      <w:tr w:rsidR="000D14B5" w14:paraId="0DF67574" w14:textId="77777777">
        <w:trPr>
          <w:trHeight w:val="276"/>
        </w:trPr>
        <w:tc>
          <w:tcPr>
            <w:tcW w:w="677" w:type="dxa"/>
          </w:tcPr>
          <w:p w14:paraId="0CC23019" w14:textId="77777777" w:rsidR="000D14B5" w:rsidRDefault="000D14B5">
            <w:pPr>
              <w:pStyle w:val="TableParagraph"/>
              <w:rPr>
                <w:sz w:val="20"/>
              </w:rPr>
            </w:pPr>
          </w:p>
        </w:tc>
        <w:tc>
          <w:tcPr>
            <w:tcW w:w="1411" w:type="dxa"/>
          </w:tcPr>
          <w:p w14:paraId="10BBEA47" w14:textId="77777777" w:rsidR="000D14B5" w:rsidRDefault="000D14B5">
            <w:pPr>
              <w:pStyle w:val="TableParagraph"/>
              <w:rPr>
                <w:sz w:val="20"/>
              </w:rPr>
            </w:pPr>
          </w:p>
        </w:tc>
        <w:tc>
          <w:tcPr>
            <w:tcW w:w="2160" w:type="dxa"/>
          </w:tcPr>
          <w:p w14:paraId="14176C4E" w14:textId="77777777" w:rsidR="000D14B5" w:rsidRDefault="000D14B5">
            <w:pPr>
              <w:pStyle w:val="TableParagraph"/>
              <w:rPr>
                <w:sz w:val="20"/>
              </w:rPr>
            </w:pPr>
          </w:p>
        </w:tc>
        <w:tc>
          <w:tcPr>
            <w:tcW w:w="990" w:type="dxa"/>
          </w:tcPr>
          <w:p w14:paraId="61A29CE3" w14:textId="77777777" w:rsidR="000D14B5" w:rsidRDefault="000D14B5">
            <w:pPr>
              <w:pStyle w:val="TableParagraph"/>
              <w:rPr>
                <w:sz w:val="20"/>
              </w:rPr>
            </w:pPr>
          </w:p>
        </w:tc>
        <w:tc>
          <w:tcPr>
            <w:tcW w:w="3870" w:type="dxa"/>
          </w:tcPr>
          <w:p w14:paraId="3669A547" w14:textId="77777777" w:rsidR="000D14B5" w:rsidRDefault="000D14B5">
            <w:pPr>
              <w:pStyle w:val="TableParagraph"/>
              <w:rPr>
                <w:sz w:val="20"/>
              </w:rPr>
            </w:pPr>
          </w:p>
        </w:tc>
      </w:tr>
      <w:tr w:rsidR="000D14B5" w14:paraId="1551C420" w14:textId="77777777">
        <w:trPr>
          <w:trHeight w:val="275"/>
        </w:trPr>
        <w:tc>
          <w:tcPr>
            <w:tcW w:w="677" w:type="dxa"/>
          </w:tcPr>
          <w:p w14:paraId="4304A2C1" w14:textId="77777777" w:rsidR="000D14B5" w:rsidRDefault="000D14B5">
            <w:pPr>
              <w:pStyle w:val="TableParagraph"/>
              <w:rPr>
                <w:sz w:val="20"/>
              </w:rPr>
            </w:pPr>
          </w:p>
        </w:tc>
        <w:tc>
          <w:tcPr>
            <w:tcW w:w="1411" w:type="dxa"/>
          </w:tcPr>
          <w:p w14:paraId="23E4A81F" w14:textId="77777777" w:rsidR="000D14B5" w:rsidRDefault="000D14B5">
            <w:pPr>
              <w:pStyle w:val="TableParagraph"/>
              <w:rPr>
                <w:sz w:val="20"/>
              </w:rPr>
            </w:pPr>
          </w:p>
        </w:tc>
        <w:tc>
          <w:tcPr>
            <w:tcW w:w="2160" w:type="dxa"/>
          </w:tcPr>
          <w:p w14:paraId="16127738" w14:textId="77777777" w:rsidR="000D14B5" w:rsidRDefault="000D14B5">
            <w:pPr>
              <w:pStyle w:val="TableParagraph"/>
              <w:rPr>
                <w:sz w:val="20"/>
              </w:rPr>
            </w:pPr>
          </w:p>
        </w:tc>
        <w:tc>
          <w:tcPr>
            <w:tcW w:w="990" w:type="dxa"/>
          </w:tcPr>
          <w:p w14:paraId="5D745D88" w14:textId="77777777" w:rsidR="000D14B5" w:rsidRDefault="000D14B5">
            <w:pPr>
              <w:pStyle w:val="TableParagraph"/>
              <w:rPr>
                <w:sz w:val="20"/>
              </w:rPr>
            </w:pPr>
          </w:p>
        </w:tc>
        <w:tc>
          <w:tcPr>
            <w:tcW w:w="3870" w:type="dxa"/>
          </w:tcPr>
          <w:p w14:paraId="54352177" w14:textId="77777777" w:rsidR="000D14B5" w:rsidRDefault="000D14B5">
            <w:pPr>
              <w:pStyle w:val="TableParagraph"/>
              <w:rPr>
                <w:sz w:val="20"/>
              </w:rPr>
            </w:pPr>
          </w:p>
        </w:tc>
      </w:tr>
      <w:tr w:rsidR="000D14B5" w14:paraId="35930811" w14:textId="77777777">
        <w:trPr>
          <w:trHeight w:val="275"/>
        </w:trPr>
        <w:tc>
          <w:tcPr>
            <w:tcW w:w="677" w:type="dxa"/>
          </w:tcPr>
          <w:p w14:paraId="7CDDB6B2" w14:textId="77777777" w:rsidR="000D14B5" w:rsidRDefault="000D14B5">
            <w:pPr>
              <w:pStyle w:val="TableParagraph"/>
              <w:rPr>
                <w:sz w:val="20"/>
              </w:rPr>
            </w:pPr>
          </w:p>
        </w:tc>
        <w:tc>
          <w:tcPr>
            <w:tcW w:w="1411" w:type="dxa"/>
          </w:tcPr>
          <w:p w14:paraId="60B6B7E8" w14:textId="77777777" w:rsidR="000D14B5" w:rsidRDefault="000D14B5">
            <w:pPr>
              <w:pStyle w:val="TableParagraph"/>
              <w:rPr>
                <w:sz w:val="20"/>
              </w:rPr>
            </w:pPr>
          </w:p>
        </w:tc>
        <w:tc>
          <w:tcPr>
            <w:tcW w:w="2160" w:type="dxa"/>
          </w:tcPr>
          <w:p w14:paraId="5CBA3930" w14:textId="77777777" w:rsidR="000D14B5" w:rsidRDefault="000D14B5">
            <w:pPr>
              <w:pStyle w:val="TableParagraph"/>
              <w:rPr>
                <w:sz w:val="20"/>
              </w:rPr>
            </w:pPr>
          </w:p>
        </w:tc>
        <w:tc>
          <w:tcPr>
            <w:tcW w:w="990" w:type="dxa"/>
          </w:tcPr>
          <w:p w14:paraId="6F30D494" w14:textId="77777777" w:rsidR="000D14B5" w:rsidRDefault="000D14B5">
            <w:pPr>
              <w:pStyle w:val="TableParagraph"/>
              <w:rPr>
                <w:sz w:val="20"/>
              </w:rPr>
            </w:pPr>
          </w:p>
        </w:tc>
        <w:tc>
          <w:tcPr>
            <w:tcW w:w="3870" w:type="dxa"/>
          </w:tcPr>
          <w:p w14:paraId="3F58326B" w14:textId="77777777" w:rsidR="000D14B5" w:rsidRDefault="000D14B5">
            <w:pPr>
              <w:pStyle w:val="TableParagraph"/>
              <w:rPr>
                <w:sz w:val="20"/>
              </w:rPr>
            </w:pPr>
          </w:p>
        </w:tc>
      </w:tr>
      <w:tr w:rsidR="000D14B5" w14:paraId="350D7C64" w14:textId="77777777">
        <w:trPr>
          <w:trHeight w:val="276"/>
        </w:trPr>
        <w:tc>
          <w:tcPr>
            <w:tcW w:w="677" w:type="dxa"/>
          </w:tcPr>
          <w:p w14:paraId="64A93BCE" w14:textId="77777777" w:rsidR="000D14B5" w:rsidRDefault="000D14B5">
            <w:pPr>
              <w:pStyle w:val="TableParagraph"/>
              <w:rPr>
                <w:sz w:val="20"/>
              </w:rPr>
            </w:pPr>
          </w:p>
        </w:tc>
        <w:tc>
          <w:tcPr>
            <w:tcW w:w="1411" w:type="dxa"/>
          </w:tcPr>
          <w:p w14:paraId="4B68408D" w14:textId="77777777" w:rsidR="000D14B5" w:rsidRDefault="000D14B5">
            <w:pPr>
              <w:pStyle w:val="TableParagraph"/>
              <w:rPr>
                <w:sz w:val="20"/>
              </w:rPr>
            </w:pPr>
          </w:p>
        </w:tc>
        <w:tc>
          <w:tcPr>
            <w:tcW w:w="2160" w:type="dxa"/>
          </w:tcPr>
          <w:p w14:paraId="79813E95" w14:textId="77777777" w:rsidR="000D14B5" w:rsidRDefault="000D14B5">
            <w:pPr>
              <w:pStyle w:val="TableParagraph"/>
              <w:rPr>
                <w:sz w:val="20"/>
              </w:rPr>
            </w:pPr>
          </w:p>
        </w:tc>
        <w:tc>
          <w:tcPr>
            <w:tcW w:w="990" w:type="dxa"/>
          </w:tcPr>
          <w:p w14:paraId="6E4AC067" w14:textId="77777777" w:rsidR="000D14B5" w:rsidRDefault="000D14B5">
            <w:pPr>
              <w:pStyle w:val="TableParagraph"/>
              <w:rPr>
                <w:sz w:val="20"/>
              </w:rPr>
            </w:pPr>
          </w:p>
        </w:tc>
        <w:tc>
          <w:tcPr>
            <w:tcW w:w="3870" w:type="dxa"/>
          </w:tcPr>
          <w:p w14:paraId="44C42D5F" w14:textId="77777777" w:rsidR="000D14B5" w:rsidRDefault="000D14B5">
            <w:pPr>
              <w:pStyle w:val="TableParagraph"/>
              <w:rPr>
                <w:sz w:val="20"/>
              </w:rPr>
            </w:pPr>
          </w:p>
        </w:tc>
      </w:tr>
      <w:tr w:rsidR="000D14B5" w14:paraId="7E78A2E8" w14:textId="77777777">
        <w:trPr>
          <w:trHeight w:val="275"/>
        </w:trPr>
        <w:tc>
          <w:tcPr>
            <w:tcW w:w="677" w:type="dxa"/>
          </w:tcPr>
          <w:p w14:paraId="6169CADD" w14:textId="77777777" w:rsidR="000D14B5" w:rsidRDefault="000D14B5">
            <w:pPr>
              <w:pStyle w:val="TableParagraph"/>
              <w:rPr>
                <w:sz w:val="20"/>
              </w:rPr>
            </w:pPr>
          </w:p>
        </w:tc>
        <w:tc>
          <w:tcPr>
            <w:tcW w:w="1411" w:type="dxa"/>
          </w:tcPr>
          <w:p w14:paraId="32986584" w14:textId="77777777" w:rsidR="000D14B5" w:rsidRDefault="000D14B5">
            <w:pPr>
              <w:pStyle w:val="TableParagraph"/>
              <w:rPr>
                <w:sz w:val="20"/>
              </w:rPr>
            </w:pPr>
          </w:p>
        </w:tc>
        <w:tc>
          <w:tcPr>
            <w:tcW w:w="2160" w:type="dxa"/>
          </w:tcPr>
          <w:p w14:paraId="1B7B3BA4" w14:textId="77777777" w:rsidR="000D14B5" w:rsidRDefault="000D14B5">
            <w:pPr>
              <w:pStyle w:val="TableParagraph"/>
              <w:rPr>
                <w:sz w:val="20"/>
              </w:rPr>
            </w:pPr>
          </w:p>
        </w:tc>
        <w:tc>
          <w:tcPr>
            <w:tcW w:w="990" w:type="dxa"/>
          </w:tcPr>
          <w:p w14:paraId="61ABCF61" w14:textId="77777777" w:rsidR="000D14B5" w:rsidRDefault="000D14B5">
            <w:pPr>
              <w:pStyle w:val="TableParagraph"/>
              <w:rPr>
                <w:sz w:val="20"/>
              </w:rPr>
            </w:pPr>
          </w:p>
        </w:tc>
        <w:tc>
          <w:tcPr>
            <w:tcW w:w="3870" w:type="dxa"/>
          </w:tcPr>
          <w:p w14:paraId="173F9D0C" w14:textId="77777777" w:rsidR="000D14B5" w:rsidRDefault="000D14B5">
            <w:pPr>
              <w:pStyle w:val="TableParagraph"/>
              <w:rPr>
                <w:sz w:val="20"/>
              </w:rPr>
            </w:pPr>
          </w:p>
        </w:tc>
      </w:tr>
      <w:tr w:rsidR="000D14B5" w14:paraId="74B779D5" w14:textId="77777777">
        <w:trPr>
          <w:trHeight w:val="275"/>
        </w:trPr>
        <w:tc>
          <w:tcPr>
            <w:tcW w:w="677" w:type="dxa"/>
          </w:tcPr>
          <w:p w14:paraId="750E9E68" w14:textId="77777777" w:rsidR="000D14B5" w:rsidRDefault="000D14B5">
            <w:pPr>
              <w:pStyle w:val="TableParagraph"/>
              <w:rPr>
                <w:sz w:val="20"/>
              </w:rPr>
            </w:pPr>
          </w:p>
        </w:tc>
        <w:tc>
          <w:tcPr>
            <w:tcW w:w="1411" w:type="dxa"/>
          </w:tcPr>
          <w:p w14:paraId="4CDFECFF" w14:textId="77777777" w:rsidR="000D14B5" w:rsidRDefault="000D14B5">
            <w:pPr>
              <w:pStyle w:val="TableParagraph"/>
              <w:rPr>
                <w:sz w:val="20"/>
              </w:rPr>
            </w:pPr>
          </w:p>
        </w:tc>
        <w:tc>
          <w:tcPr>
            <w:tcW w:w="2160" w:type="dxa"/>
          </w:tcPr>
          <w:p w14:paraId="4593DE29" w14:textId="77777777" w:rsidR="000D14B5" w:rsidRDefault="000D14B5">
            <w:pPr>
              <w:pStyle w:val="TableParagraph"/>
              <w:rPr>
                <w:sz w:val="20"/>
              </w:rPr>
            </w:pPr>
          </w:p>
        </w:tc>
        <w:tc>
          <w:tcPr>
            <w:tcW w:w="990" w:type="dxa"/>
          </w:tcPr>
          <w:p w14:paraId="54BE9778" w14:textId="77777777" w:rsidR="000D14B5" w:rsidRDefault="000D14B5">
            <w:pPr>
              <w:pStyle w:val="TableParagraph"/>
              <w:rPr>
                <w:sz w:val="20"/>
              </w:rPr>
            </w:pPr>
          </w:p>
        </w:tc>
        <w:tc>
          <w:tcPr>
            <w:tcW w:w="3870" w:type="dxa"/>
          </w:tcPr>
          <w:p w14:paraId="2EC5C8DC" w14:textId="77777777" w:rsidR="000D14B5" w:rsidRDefault="000D14B5">
            <w:pPr>
              <w:pStyle w:val="TableParagraph"/>
              <w:rPr>
                <w:sz w:val="20"/>
              </w:rPr>
            </w:pPr>
          </w:p>
        </w:tc>
      </w:tr>
      <w:tr w:rsidR="000D14B5" w14:paraId="4CB3D3AF" w14:textId="77777777">
        <w:trPr>
          <w:trHeight w:val="276"/>
        </w:trPr>
        <w:tc>
          <w:tcPr>
            <w:tcW w:w="677" w:type="dxa"/>
          </w:tcPr>
          <w:p w14:paraId="3DC9DF62" w14:textId="77777777" w:rsidR="000D14B5" w:rsidRDefault="000D14B5">
            <w:pPr>
              <w:pStyle w:val="TableParagraph"/>
              <w:rPr>
                <w:sz w:val="20"/>
              </w:rPr>
            </w:pPr>
          </w:p>
        </w:tc>
        <w:tc>
          <w:tcPr>
            <w:tcW w:w="1411" w:type="dxa"/>
          </w:tcPr>
          <w:p w14:paraId="048B87F3" w14:textId="77777777" w:rsidR="000D14B5" w:rsidRDefault="000D14B5">
            <w:pPr>
              <w:pStyle w:val="TableParagraph"/>
              <w:rPr>
                <w:sz w:val="20"/>
              </w:rPr>
            </w:pPr>
          </w:p>
        </w:tc>
        <w:tc>
          <w:tcPr>
            <w:tcW w:w="2160" w:type="dxa"/>
          </w:tcPr>
          <w:p w14:paraId="77EB247B" w14:textId="77777777" w:rsidR="000D14B5" w:rsidRDefault="000D14B5">
            <w:pPr>
              <w:pStyle w:val="TableParagraph"/>
              <w:rPr>
                <w:sz w:val="20"/>
              </w:rPr>
            </w:pPr>
          </w:p>
        </w:tc>
        <w:tc>
          <w:tcPr>
            <w:tcW w:w="990" w:type="dxa"/>
          </w:tcPr>
          <w:p w14:paraId="12E36D29" w14:textId="77777777" w:rsidR="000D14B5" w:rsidRDefault="000D14B5">
            <w:pPr>
              <w:pStyle w:val="TableParagraph"/>
              <w:rPr>
                <w:sz w:val="20"/>
              </w:rPr>
            </w:pPr>
          </w:p>
        </w:tc>
        <w:tc>
          <w:tcPr>
            <w:tcW w:w="3870" w:type="dxa"/>
          </w:tcPr>
          <w:p w14:paraId="39DF75B8" w14:textId="77777777" w:rsidR="000D14B5" w:rsidRDefault="000D14B5">
            <w:pPr>
              <w:pStyle w:val="TableParagraph"/>
              <w:rPr>
                <w:sz w:val="20"/>
              </w:rPr>
            </w:pPr>
          </w:p>
        </w:tc>
      </w:tr>
      <w:tr w:rsidR="000D14B5" w14:paraId="754DF8BC" w14:textId="77777777">
        <w:trPr>
          <w:trHeight w:val="275"/>
        </w:trPr>
        <w:tc>
          <w:tcPr>
            <w:tcW w:w="677" w:type="dxa"/>
          </w:tcPr>
          <w:p w14:paraId="29CCB120" w14:textId="77777777" w:rsidR="000D14B5" w:rsidRDefault="000D14B5">
            <w:pPr>
              <w:pStyle w:val="TableParagraph"/>
              <w:rPr>
                <w:sz w:val="20"/>
              </w:rPr>
            </w:pPr>
          </w:p>
        </w:tc>
        <w:tc>
          <w:tcPr>
            <w:tcW w:w="1411" w:type="dxa"/>
          </w:tcPr>
          <w:p w14:paraId="2CB3D638" w14:textId="77777777" w:rsidR="000D14B5" w:rsidRDefault="000D14B5">
            <w:pPr>
              <w:pStyle w:val="TableParagraph"/>
              <w:rPr>
                <w:sz w:val="20"/>
              </w:rPr>
            </w:pPr>
          </w:p>
        </w:tc>
        <w:tc>
          <w:tcPr>
            <w:tcW w:w="2160" w:type="dxa"/>
          </w:tcPr>
          <w:p w14:paraId="0A2DE1A9" w14:textId="77777777" w:rsidR="000D14B5" w:rsidRDefault="000D14B5">
            <w:pPr>
              <w:pStyle w:val="TableParagraph"/>
              <w:rPr>
                <w:sz w:val="20"/>
              </w:rPr>
            </w:pPr>
          </w:p>
        </w:tc>
        <w:tc>
          <w:tcPr>
            <w:tcW w:w="990" w:type="dxa"/>
          </w:tcPr>
          <w:p w14:paraId="1D36D688" w14:textId="77777777" w:rsidR="000D14B5" w:rsidRDefault="000D14B5">
            <w:pPr>
              <w:pStyle w:val="TableParagraph"/>
              <w:rPr>
                <w:sz w:val="20"/>
              </w:rPr>
            </w:pPr>
          </w:p>
        </w:tc>
        <w:tc>
          <w:tcPr>
            <w:tcW w:w="3870" w:type="dxa"/>
          </w:tcPr>
          <w:p w14:paraId="5BD0D37B" w14:textId="77777777" w:rsidR="000D14B5" w:rsidRDefault="000D14B5">
            <w:pPr>
              <w:pStyle w:val="TableParagraph"/>
              <w:rPr>
                <w:sz w:val="20"/>
              </w:rPr>
            </w:pPr>
          </w:p>
        </w:tc>
      </w:tr>
      <w:tr w:rsidR="000D14B5" w14:paraId="554376B3" w14:textId="77777777">
        <w:trPr>
          <w:trHeight w:val="275"/>
        </w:trPr>
        <w:tc>
          <w:tcPr>
            <w:tcW w:w="677" w:type="dxa"/>
          </w:tcPr>
          <w:p w14:paraId="4B4C4972" w14:textId="77777777" w:rsidR="000D14B5" w:rsidRDefault="000D14B5">
            <w:pPr>
              <w:pStyle w:val="TableParagraph"/>
              <w:rPr>
                <w:sz w:val="20"/>
              </w:rPr>
            </w:pPr>
          </w:p>
        </w:tc>
        <w:tc>
          <w:tcPr>
            <w:tcW w:w="1411" w:type="dxa"/>
          </w:tcPr>
          <w:p w14:paraId="48AA6BB6" w14:textId="77777777" w:rsidR="000D14B5" w:rsidRDefault="000D14B5">
            <w:pPr>
              <w:pStyle w:val="TableParagraph"/>
              <w:rPr>
                <w:sz w:val="20"/>
              </w:rPr>
            </w:pPr>
          </w:p>
        </w:tc>
        <w:tc>
          <w:tcPr>
            <w:tcW w:w="2160" w:type="dxa"/>
          </w:tcPr>
          <w:p w14:paraId="4CF30207" w14:textId="77777777" w:rsidR="000D14B5" w:rsidRDefault="000D14B5">
            <w:pPr>
              <w:pStyle w:val="TableParagraph"/>
              <w:rPr>
                <w:sz w:val="20"/>
              </w:rPr>
            </w:pPr>
          </w:p>
        </w:tc>
        <w:tc>
          <w:tcPr>
            <w:tcW w:w="990" w:type="dxa"/>
          </w:tcPr>
          <w:p w14:paraId="21A1A960" w14:textId="77777777" w:rsidR="000D14B5" w:rsidRDefault="000D14B5">
            <w:pPr>
              <w:pStyle w:val="TableParagraph"/>
              <w:rPr>
                <w:sz w:val="20"/>
              </w:rPr>
            </w:pPr>
          </w:p>
        </w:tc>
        <w:tc>
          <w:tcPr>
            <w:tcW w:w="3870" w:type="dxa"/>
          </w:tcPr>
          <w:p w14:paraId="51EB91C1" w14:textId="77777777" w:rsidR="000D14B5" w:rsidRDefault="000D14B5">
            <w:pPr>
              <w:pStyle w:val="TableParagraph"/>
              <w:rPr>
                <w:sz w:val="20"/>
              </w:rPr>
            </w:pPr>
          </w:p>
        </w:tc>
      </w:tr>
      <w:tr w:rsidR="000D14B5" w14:paraId="7FA109CB" w14:textId="77777777">
        <w:trPr>
          <w:trHeight w:val="275"/>
        </w:trPr>
        <w:tc>
          <w:tcPr>
            <w:tcW w:w="677" w:type="dxa"/>
          </w:tcPr>
          <w:p w14:paraId="182D85D9" w14:textId="77777777" w:rsidR="000D14B5" w:rsidRDefault="000D14B5">
            <w:pPr>
              <w:pStyle w:val="TableParagraph"/>
              <w:rPr>
                <w:sz w:val="20"/>
              </w:rPr>
            </w:pPr>
          </w:p>
        </w:tc>
        <w:tc>
          <w:tcPr>
            <w:tcW w:w="1411" w:type="dxa"/>
          </w:tcPr>
          <w:p w14:paraId="2574A0FD" w14:textId="77777777" w:rsidR="000D14B5" w:rsidRDefault="000D14B5">
            <w:pPr>
              <w:pStyle w:val="TableParagraph"/>
              <w:rPr>
                <w:sz w:val="20"/>
              </w:rPr>
            </w:pPr>
          </w:p>
        </w:tc>
        <w:tc>
          <w:tcPr>
            <w:tcW w:w="2160" w:type="dxa"/>
          </w:tcPr>
          <w:p w14:paraId="0650C482" w14:textId="77777777" w:rsidR="000D14B5" w:rsidRDefault="000D14B5">
            <w:pPr>
              <w:pStyle w:val="TableParagraph"/>
              <w:rPr>
                <w:sz w:val="20"/>
              </w:rPr>
            </w:pPr>
          </w:p>
        </w:tc>
        <w:tc>
          <w:tcPr>
            <w:tcW w:w="990" w:type="dxa"/>
          </w:tcPr>
          <w:p w14:paraId="638F6459" w14:textId="77777777" w:rsidR="000D14B5" w:rsidRDefault="000D14B5">
            <w:pPr>
              <w:pStyle w:val="TableParagraph"/>
              <w:rPr>
                <w:sz w:val="20"/>
              </w:rPr>
            </w:pPr>
          </w:p>
        </w:tc>
        <w:tc>
          <w:tcPr>
            <w:tcW w:w="3870" w:type="dxa"/>
          </w:tcPr>
          <w:p w14:paraId="0F09A238" w14:textId="77777777" w:rsidR="000D14B5" w:rsidRDefault="000D14B5">
            <w:pPr>
              <w:pStyle w:val="TableParagraph"/>
              <w:rPr>
                <w:sz w:val="20"/>
              </w:rPr>
            </w:pPr>
          </w:p>
        </w:tc>
      </w:tr>
      <w:tr w:rsidR="000D14B5" w14:paraId="485125EB" w14:textId="77777777">
        <w:trPr>
          <w:trHeight w:val="276"/>
        </w:trPr>
        <w:tc>
          <w:tcPr>
            <w:tcW w:w="677" w:type="dxa"/>
          </w:tcPr>
          <w:p w14:paraId="6001AD93" w14:textId="77777777" w:rsidR="000D14B5" w:rsidRDefault="000D14B5">
            <w:pPr>
              <w:pStyle w:val="TableParagraph"/>
              <w:rPr>
                <w:sz w:val="20"/>
              </w:rPr>
            </w:pPr>
          </w:p>
        </w:tc>
        <w:tc>
          <w:tcPr>
            <w:tcW w:w="1411" w:type="dxa"/>
          </w:tcPr>
          <w:p w14:paraId="3B6CD1EB" w14:textId="77777777" w:rsidR="000D14B5" w:rsidRDefault="000D14B5">
            <w:pPr>
              <w:pStyle w:val="TableParagraph"/>
              <w:rPr>
                <w:sz w:val="20"/>
              </w:rPr>
            </w:pPr>
          </w:p>
        </w:tc>
        <w:tc>
          <w:tcPr>
            <w:tcW w:w="2160" w:type="dxa"/>
          </w:tcPr>
          <w:p w14:paraId="58BE0554" w14:textId="77777777" w:rsidR="000D14B5" w:rsidRDefault="000D14B5">
            <w:pPr>
              <w:pStyle w:val="TableParagraph"/>
              <w:rPr>
                <w:sz w:val="20"/>
              </w:rPr>
            </w:pPr>
          </w:p>
        </w:tc>
        <w:tc>
          <w:tcPr>
            <w:tcW w:w="990" w:type="dxa"/>
          </w:tcPr>
          <w:p w14:paraId="0CDF4302" w14:textId="77777777" w:rsidR="000D14B5" w:rsidRDefault="000D14B5">
            <w:pPr>
              <w:pStyle w:val="TableParagraph"/>
              <w:rPr>
                <w:sz w:val="20"/>
              </w:rPr>
            </w:pPr>
          </w:p>
        </w:tc>
        <w:tc>
          <w:tcPr>
            <w:tcW w:w="3870" w:type="dxa"/>
          </w:tcPr>
          <w:p w14:paraId="6C1A4EE2" w14:textId="77777777" w:rsidR="000D14B5" w:rsidRDefault="000D14B5">
            <w:pPr>
              <w:pStyle w:val="TableParagraph"/>
              <w:rPr>
                <w:sz w:val="20"/>
              </w:rPr>
            </w:pPr>
          </w:p>
        </w:tc>
      </w:tr>
      <w:tr w:rsidR="000D14B5" w14:paraId="0A354986" w14:textId="77777777">
        <w:trPr>
          <w:trHeight w:val="275"/>
        </w:trPr>
        <w:tc>
          <w:tcPr>
            <w:tcW w:w="677" w:type="dxa"/>
          </w:tcPr>
          <w:p w14:paraId="6C287EE9" w14:textId="77777777" w:rsidR="000D14B5" w:rsidRDefault="000D14B5">
            <w:pPr>
              <w:pStyle w:val="TableParagraph"/>
              <w:rPr>
                <w:sz w:val="20"/>
              </w:rPr>
            </w:pPr>
          </w:p>
        </w:tc>
        <w:tc>
          <w:tcPr>
            <w:tcW w:w="1411" w:type="dxa"/>
          </w:tcPr>
          <w:p w14:paraId="6899A8FA" w14:textId="77777777" w:rsidR="000D14B5" w:rsidRDefault="000D14B5">
            <w:pPr>
              <w:pStyle w:val="TableParagraph"/>
              <w:rPr>
                <w:sz w:val="20"/>
              </w:rPr>
            </w:pPr>
          </w:p>
        </w:tc>
        <w:tc>
          <w:tcPr>
            <w:tcW w:w="2160" w:type="dxa"/>
          </w:tcPr>
          <w:p w14:paraId="69F4743B" w14:textId="77777777" w:rsidR="000D14B5" w:rsidRDefault="000D14B5">
            <w:pPr>
              <w:pStyle w:val="TableParagraph"/>
              <w:rPr>
                <w:sz w:val="20"/>
              </w:rPr>
            </w:pPr>
          </w:p>
        </w:tc>
        <w:tc>
          <w:tcPr>
            <w:tcW w:w="990" w:type="dxa"/>
          </w:tcPr>
          <w:p w14:paraId="621BED79" w14:textId="77777777" w:rsidR="000D14B5" w:rsidRDefault="000D14B5">
            <w:pPr>
              <w:pStyle w:val="TableParagraph"/>
              <w:rPr>
                <w:sz w:val="20"/>
              </w:rPr>
            </w:pPr>
          </w:p>
        </w:tc>
        <w:tc>
          <w:tcPr>
            <w:tcW w:w="3870" w:type="dxa"/>
          </w:tcPr>
          <w:p w14:paraId="64722654" w14:textId="77777777" w:rsidR="000D14B5" w:rsidRDefault="000D14B5">
            <w:pPr>
              <w:pStyle w:val="TableParagraph"/>
              <w:rPr>
                <w:sz w:val="20"/>
              </w:rPr>
            </w:pPr>
          </w:p>
        </w:tc>
      </w:tr>
      <w:tr w:rsidR="000D14B5" w14:paraId="7A0AE625" w14:textId="77777777">
        <w:trPr>
          <w:trHeight w:val="275"/>
        </w:trPr>
        <w:tc>
          <w:tcPr>
            <w:tcW w:w="677" w:type="dxa"/>
          </w:tcPr>
          <w:p w14:paraId="39524776" w14:textId="77777777" w:rsidR="000D14B5" w:rsidRDefault="000D14B5">
            <w:pPr>
              <w:pStyle w:val="TableParagraph"/>
              <w:rPr>
                <w:sz w:val="20"/>
              </w:rPr>
            </w:pPr>
          </w:p>
        </w:tc>
        <w:tc>
          <w:tcPr>
            <w:tcW w:w="1411" w:type="dxa"/>
          </w:tcPr>
          <w:p w14:paraId="248C5309" w14:textId="77777777" w:rsidR="000D14B5" w:rsidRDefault="000D14B5">
            <w:pPr>
              <w:pStyle w:val="TableParagraph"/>
              <w:rPr>
                <w:sz w:val="20"/>
              </w:rPr>
            </w:pPr>
          </w:p>
        </w:tc>
        <w:tc>
          <w:tcPr>
            <w:tcW w:w="2160" w:type="dxa"/>
          </w:tcPr>
          <w:p w14:paraId="365A3997" w14:textId="77777777" w:rsidR="000D14B5" w:rsidRDefault="000D14B5">
            <w:pPr>
              <w:pStyle w:val="TableParagraph"/>
              <w:rPr>
                <w:sz w:val="20"/>
              </w:rPr>
            </w:pPr>
          </w:p>
        </w:tc>
        <w:tc>
          <w:tcPr>
            <w:tcW w:w="990" w:type="dxa"/>
          </w:tcPr>
          <w:p w14:paraId="3E602DF9" w14:textId="77777777" w:rsidR="000D14B5" w:rsidRDefault="000D14B5">
            <w:pPr>
              <w:pStyle w:val="TableParagraph"/>
              <w:rPr>
                <w:sz w:val="20"/>
              </w:rPr>
            </w:pPr>
          </w:p>
        </w:tc>
        <w:tc>
          <w:tcPr>
            <w:tcW w:w="3870" w:type="dxa"/>
          </w:tcPr>
          <w:p w14:paraId="0AD07450" w14:textId="77777777" w:rsidR="000D14B5" w:rsidRDefault="000D14B5">
            <w:pPr>
              <w:pStyle w:val="TableParagraph"/>
              <w:rPr>
                <w:sz w:val="20"/>
              </w:rPr>
            </w:pPr>
          </w:p>
        </w:tc>
      </w:tr>
      <w:tr w:rsidR="000D14B5" w14:paraId="49F12563" w14:textId="77777777">
        <w:trPr>
          <w:trHeight w:val="276"/>
        </w:trPr>
        <w:tc>
          <w:tcPr>
            <w:tcW w:w="677" w:type="dxa"/>
          </w:tcPr>
          <w:p w14:paraId="0F2C056B" w14:textId="77777777" w:rsidR="000D14B5" w:rsidRDefault="000D14B5">
            <w:pPr>
              <w:pStyle w:val="TableParagraph"/>
              <w:rPr>
                <w:sz w:val="20"/>
              </w:rPr>
            </w:pPr>
          </w:p>
        </w:tc>
        <w:tc>
          <w:tcPr>
            <w:tcW w:w="1411" w:type="dxa"/>
          </w:tcPr>
          <w:p w14:paraId="26D8839C" w14:textId="77777777" w:rsidR="000D14B5" w:rsidRDefault="000D14B5">
            <w:pPr>
              <w:pStyle w:val="TableParagraph"/>
              <w:rPr>
                <w:sz w:val="20"/>
              </w:rPr>
            </w:pPr>
          </w:p>
        </w:tc>
        <w:tc>
          <w:tcPr>
            <w:tcW w:w="2160" w:type="dxa"/>
          </w:tcPr>
          <w:p w14:paraId="5B3DB1D1" w14:textId="77777777" w:rsidR="000D14B5" w:rsidRDefault="000D14B5">
            <w:pPr>
              <w:pStyle w:val="TableParagraph"/>
              <w:rPr>
                <w:sz w:val="20"/>
              </w:rPr>
            </w:pPr>
          </w:p>
        </w:tc>
        <w:tc>
          <w:tcPr>
            <w:tcW w:w="990" w:type="dxa"/>
          </w:tcPr>
          <w:p w14:paraId="68DB76F7" w14:textId="77777777" w:rsidR="000D14B5" w:rsidRDefault="000D14B5">
            <w:pPr>
              <w:pStyle w:val="TableParagraph"/>
              <w:rPr>
                <w:sz w:val="20"/>
              </w:rPr>
            </w:pPr>
          </w:p>
        </w:tc>
        <w:tc>
          <w:tcPr>
            <w:tcW w:w="3870" w:type="dxa"/>
          </w:tcPr>
          <w:p w14:paraId="466FCBFB" w14:textId="77777777" w:rsidR="000D14B5" w:rsidRDefault="000D14B5">
            <w:pPr>
              <w:pStyle w:val="TableParagraph"/>
              <w:rPr>
                <w:sz w:val="20"/>
              </w:rPr>
            </w:pPr>
          </w:p>
        </w:tc>
      </w:tr>
      <w:tr w:rsidR="000D14B5" w14:paraId="7D658C8A" w14:textId="77777777">
        <w:trPr>
          <w:trHeight w:val="275"/>
        </w:trPr>
        <w:tc>
          <w:tcPr>
            <w:tcW w:w="677" w:type="dxa"/>
          </w:tcPr>
          <w:p w14:paraId="43343290" w14:textId="77777777" w:rsidR="000D14B5" w:rsidRDefault="000D14B5">
            <w:pPr>
              <w:pStyle w:val="TableParagraph"/>
              <w:rPr>
                <w:sz w:val="20"/>
              </w:rPr>
            </w:pPr>
          </w:p>
        </w:tc>
        <w:tc>
          <w:tcPr>
            <w:tcW w:w="1411" w:type="dxa"/>
          </w:tcPr>
          <w:p w14:paraId="448491DC" w14:textId="77777777" w:rsidR="000D14B5" w:rsidRDefault="000D14B5">
            <w:pPr>
              <w:pStyle w:val="TableParagraph"/>
              <w:rPr>
                <w:sz w:val="20"/>
              </w:rPr>
            </w:pPr>
          </w:p>
        </w:tc>
        <w:tc>
          <w:tcPr>
            <w:tcW w:w="2160" w:type="dxa"/>
          </w:tcPr>
          <w:p w14:paraId="2CDC6CB4" w14:textId="77777777" w:rsidR="000D14B5" w:rsidRDefault="000D14B5">
            <w:pPr>
              <w:pStyle w:val="TableParagraph"/>
              <w:rPr>
                <w:sz w:val="20"/>
              </w:rPr>
            </w:pPr>
          </w:p>
        </w:tc>
        <w:tc>
          <w:tcPr>
            <w:tcW w:w="990" w:type="dxa"/>
          </w:tcPr>
          <w:p w14:paraId="1F430FAE" w14:textId="77777777" w:rsidR="000D14B5" w:rsidRDefault="000D14B5">
            <w:pPr>
              <w:pStyle w:val="TableParagraph"/>
              <w:rPr>
                <w:sz w:val="20"/>
              </w:rPr>
            </w:pPr>
          </w:p>
        </w:tc>
        <w:tc>
          <w:tcPr>
            <w:tcW w:w="3870" w:type="dxa"/>
          </w:tcPr>
          <w:p w14:paraId="6ABD5B54" w14:textId="77777777" w:rsidR="000D14B5" w:rsidRDefault="000D14B5">
            <w:pPr>
              <w:pStyle w:val="TableParagraph"/>
              <w:rPr>
                <w:sz w:val="20"/>
              </w:rPr>
            </w:pPr>
          </w:p>
        </w:tc>
      </w:tr>
      <w:tr w:rsidR="000D14B5" w14:paraId="3C03320E" w14:textId="77777777">
        <w:trPr>
          <w:trHeight w:val="275"/>
        </w:trPr>
        <w:tc>
          <w:tcPr>
            <w:tcW w:w="677" w:type="dxa"/>
          </w:tcPr>
          <w:p w14:paraId="3BCD80F8" w14:textId="77777777" w:rsidR="000D14B5" w:rsidRDefault="000D14B5">
            <w:pPr>
              <w:pStyle w:val="TableParagraph"/>
              <w:rPr>
                <w:sz w:val="20"/>
              </w:rPr>
            </w:pPr>
          </w:p>
        </w:tc>
        <w:tc>
          <w:tcPr>
            <w:tcW w:w="1411" w:type="dxa"/>
          </w:tcPr>
          <w:p w14:paraId="55D9873B" w14:textId="77777777" w:rsidR="000D14B5" w:rsidRDefault="000D14B5">
            <w:pPr>
              <w:pStyle w:val="TableParagraph"/>
              <w:rPr>
                <w:sz w:val="20"/>
              </w:rPr>
            </w:pPr>
          </w:p>
        </w:tc>
        <w:tc>
          <w:tcPr>
            <w:tcW w:w="2160" w:type="dxa"/>
          </w:tcPr>
          <w:p w14:paraId="1525B3CF" w14:textId="77777777" w:rsidR="000D14B5" w:rsidRDefault="000D14B5">
            <w:pPr>
              <w:pStyle w:val="TableParagraph"/>
              <w:rPr>
                <w:sz w:val="20"/>
              </w:rPr>
            </w:pPr>
          </w:p>
        </w:tc>
        <w:tc>
          <w:tcPr>
            <w:tcW w:w="990" w:type="dxa"/>
          </w:tcPr>
          <w:p w14:paraId="626FC9B7" w14:textId="77777777" w:rsidR="000D14B5" w:rsidRDefault="000D14B5">
            <w:pPr>
              <w:pStyle w:val="TableParagraph"/>
              <w:rPr>
                <w:sz w:val="20"/>
              </w:rPr>
            </w:pPr>
          </w:p>
        </w:tc>
        <w:tc>
          <w:tcPr>
            <w:tcW w:w="3870" w:type="dxa"/>
          </w:tcPr>
          <w:p w14:paraId="759A5030" w14:textId="77777777" w:rsidR="000D14B5" w:rsidRDefault="000D14B5">
            <w:pPr>
              <w:pStyle w:val="TableParagraph"/>
              <w:rPr>
                <w:sz w:val="20"/>
              </w:rPr>
            </w:pPr>
          </w:p>
        </w:tc>
      </w:tr>
      <w:tr w:rsidR="000D14B5" w14:paraId="2D7E3DEF" w14:textId="77777777">
        <w:trPr>
          <w:trHeight w:val="276"/>
        </w:trPr>
        <w:tc>
          <w:tcPr>
            <w:tcW w:w="677" w:type="dxa"/>
          </w:tcPr>
          <w:p w14:paraId="61A41D39" w14:textId="77777777" w:rsidR="000D14B5" w:rsidRDefault="000D14B5">
            <w:pPr>
              <w:pStyle w:val="TableParagraph"/>
              <w:rPr>
                <w:sz w:val="20"/>
              </w:rPr>
            </w:pPr>
          </w:p>
        </w:tc>
        <w:tc>
          <w:tcPr>
            <w:tcW w:w="1411" w:type="dxa"/>
          </w:tcPr>
          <w:p w14:paraId="70020140" w14:textId="77777777" w:rsidR="000D14B5" w:rsidRDefault="000D14B5">
            <w:pPr>
              <w:pStyle w:val="TableParagraph"/>
              <w:rPr>
                <w:sz w:val="20"/>
              </w:rPr>
            </w:pPr>
          </w:p>
        </w:tc>
        <w:tc>
          <w:tcPr>
            <w:tcW w:w="2160" w:type="dxa"/>
          </w:tcPr>
          <w:p w14:paraId="17F6E385" w14:textId="77777777" w:rsidR="000D14B5" w:rsidRDefault="000D14B5">
            <w:pPr>
              <w:pStyle w:val="TableParagraph"/>
              <w:rPr>
                <w:sz w:val="20"/>
              </w:rPr>
            </w:pPr>
          </w:p>
        </w:tc>
        <w:tc>
          <w:tcPr>
            <w:tcW w:w="990" w:type="dxa"/>
          </w:tcPr>
          <w:p w14:paraId="7583351D" w14:textId="77777777" w:rsidR="000D14B5" w:rsidRDefault="000D14B5">
            <w:pPr>
              <w:pStyle w:val="TableParagraph"/>
              <w:rPr>
                <w:sz w:val="20"/>
              </w:rPr>
            </w:pPr>
          </w:p>
        </w:tc>
        <w:tc>
          <w:tcPr>
            <w:tcW w:w="3870" w:type="dxa"/>
          </w:tcPr>
          <w:p w14:paraId="45998488" w14:textId="77777777" w:rsidR="000D14B5" w:rsidRDefault="000D14B5">
            <w:pPr>
              <w:pStyle w:val="TableParagraph"/>
              <w:rPr>
                <w:sz w:val="20"/>
              </w:rPr>
            </w:pPr>
          </w:p>
        </w:tc>
      </w:tr>
      <w:tr w:rsidR="000D14B5" w14:paraId="1F26F3AC" w14:textId="77777777">
        <w:trPr>
          <w:trHeight w:val="275"/>
        </w:trPr>
        <w:tc>
          <w:tcPr>
            <w:tcW w:w="677" w:type="dxa"/>
          </w:tcPr>
          <w:p w14:paraId="5F1ABC36" w14:textId="77777777" w:rsidR="000D14B5" w:rsidRDefault="000D14B5">
            <w:pPr>
              <w:pStyle w:val="TableParagraph"/>
              <w:rPr>
                <w:sz w:val="20"/>
              </w:rPr>
            </w:pPr>
          </w:p>
        </w:tc>
        <w:tc>
          <w:tcPr>
            <w:tcW w:w="1411" w:type="dxa"/>
          </w:tcPr>
          <w:p w14:paraId="1FB33AE9" w14:textId="77777777" w:rsidR="000D14B5" w:rsidRDefault="000D14B5">
            <w:pPr>
              <w:pStyle w:val="TableParagraph"/>
              <w:rPr>
                <w:sz w:val="20"/>
              </w:rPr>
            </w:pPr>
          </w:p>
        </w:tc>
        <w:tc>
          <w:tcPr>
            <w:tcW w:w="2160" w:type="dxa"/>
          </w:tcPr>
          <w:p w14:paraId="39E7C793" w14:textId="77777777" w:rsidR="000D14B5" w:rsidRDefault="000D14B5">
            <w:pPr>
              <w:pStyle w:val="TableParagraph"/>
              <w:rPr>
                <w:sz w:val="20"/>
              </w:rPr>
            </w:pPr>
          </w:p>
        </w:tc>
        <w:tc>
          <w:tcPr>
            <w:tcW w:w="990" w:type="dxa"/>
          </w:tcPr>
          <w:p w14:paraId="0BE01E75" w14:textId="77777777" w:rsidR="000D14B5" w:rsidRDefault="000D14B5">
            <w:pPr>
              <w:pStyle w:val="TableParagraph"/>
              <w:rPr>
                <w:sz w:val="20"/>
              </w:rPr>
            </w:pPr>
          </w:p>
        </w:tc>
        <w:tc>
          <w:tcPr>
            <w:tcW w:w="3870" w:type="dxa"/>
          </w:tcPr>
          <w:p w14:paraId="2FFD2FFE" w14:textId="77777777" w:rsidR="000D14B5" w:rsidRDefault="000D14B5">
            <w:pPr>
              <w:pStyle w:val="TableParagraph"/>
              <w:rPr>
                <w:sz w:val="20"/>
              </w:rPr>
            </w:pPr>
          </w:p>
        </w:tc>
      </w:tr>
      <w:tr w:rsidR="000D14B5" w14:paraId="6C23BC9D" w14:textId="77777777">
        <w:trPr>
          <w:trHeight w:val="275"/>
        </w:trPr>
        <w:tc>
          <w:tcPr>
            <w:tcW w:w="677" w:type="dxa"/>
          </w:tcPr>
          <w:p w14:paraId="345EE381" w14:textId="77777777" w:rsidR="000D14B5" w:rsidRDefault="000D14B5">
            <w:pPr>
              <w:pStyle w:val="TableParagraph"/>
              <w:rPr>
                <w:sz w:val="20"/>
              </w:rPr>
            </w:pPr>
          </w:p>
        </w:tc>
        <w:tc>
          <w:tcPr>
            <w:tcW w:w="1411" w:type="dxa"/>
          </w:tcPr>
          <w:p w14:paraId="374A936C" w14:textId="77777777" w:rsidR="000D14B5" w:rsidRDefault="000D14B5">
            <w:pPr>
              <w:pStyle w:val="TableParagraph"/>
              <w:rPr>
                <w:sz w:val="20"/>
              </w:rPr>
            </w:pPr>
          </w:p>
        </w:tc>
        <w:tc>
          <w:tcPr>
            <w:tcW w:w="2160" w:type="dxa"/>
          </w:tcPr>
          <w:p w14:paraId="43065B9E" w14:textId="77777777" w:rsidR="000D14B5" w:rsidRDefault="000D14B5">
            <w:pPr>
              <w:pStyle w:val="TableParagraph"/>
              <w:rPr>
                <w:sz w:val="20"/>
              </w:rPr>
            </w:pPr>
          </w:p>
        </w:tc>
        <w:tc>
          <w:tcPr>
            <w:tcW w:w="990" w:type="dxa"/>
          </w:tcPr>
          <w:p w14:paraId="65F59DE1" w14:textId="77777777" w:rsidR="000D14B5" w:rsidRDefault="000D14B5">
            <w:pPr>
              <w:pStyle w:val="TableParagraph"/>
              <w:rPr>
                <w:sz w:val="20"/>
              </w:rPr>
            </w:pPr>
          </w:p>
        </w:tc>
        <w:tc>
          <w:tcPr>
            <w:tcW w:w="3870" w:type="dxa"/>
          </w:tcPr>
          <w:p w14:paraId="1AB6A6A5" w14:textId="77777777" w:rsidR="000D14B5" w:rsidRDefault="000D14B5">
            <w:pPr>
              <w:pStyle w:val="TableParagraph"/>
              <w:rPr>
                <w:sz w:val="20"/>
              </w:rPr>
            </w:pPr>
          </w:p>
        </w:tc>
      </w:tr>
      <w:tr w:rsidR="000D14B5" w14:paraId="0148CAB1" w14:textId="77777777">
        <w:trPr>
          <w:trHeight w:val="276"/>
        </w:trPr>
        <w:tc>
          <w:tcPr>
            <w:tcW w:w="677" w:type="dxa"/>
          </w:tcPr>
          <w:p w14:paraId="3207C77A" w14:textId="77777777" w:rsidR="000D14B5" w:rsidRDefault="000D14B5">
            <w:pPr>
              <w:pStyle w:val="TableParagraph"/>
              <w:rPr>
                <w:sz w:val="20"/>
              </w:rPr>
            </w:pPr>
          </w:p>
        </w:tc>
        <w:tc>
          <w:tcPr>
            <w:tcW w:w="1411" w:type="dxa"/>
          </w:tcPr>
          <w:p w14:paraId="6F7C5149" w14:textId="77777777" w:rsidR="000D14B5" w:rsidRDefault="000D14B5">
            <w:pPr>
              <w:pStyle w:val="TableParagraph"/>
              <w:rPr>
                <w:sz w:val="20"/>
              </w:rPr>
            </w:pPr>
          </w:p>
        </w:tc>
        <w:tc>
          <w:tcPr>
            <w:tcW w:w="2160" w:type="dxa"/>
          </w:tcPr>
          <w:p w14:paraId="0F473FAE" w14:textId="77777777" w:rsidR="000D14B5" w:rsidRDefault="000D14B5">
            <w:pPr>
              <w:pStyle w:val="TableParagraph"/>
              <w:rPr>
                <w:sz w:val="20"/>
              </w:rPr>
            </w:pPr>
          </w:p>
        </w:tc>
        <w:tc>
          <w:tcPr>
            <w:tcW w:w="990" w:type="dxa"/>
          </w:tcPr>
          <w:p w14:paraId="3B62A7E4" w14:textId="77777777" w:rsidR="000D14B5" w:rsidRDefault="000D14B5">
            <w:pPr>
              <w:pStyle w:val="TableParagraph"/>
              <w:rPr>
                <w:sz w:val="20"/>
              </w:rPr>
            </w:pPr>
          </w:p>
        </w:tc>
        <w:tc>
          <w:tcPr>
            <w:tcW w:w="3870" w:type="dxa"/>
          </w:tcPr>
          <w:p w14:paraId="52CF99B6" w14:textId="77777777" w:rsidR="000D14B5" w:rsidRDefault="000D14B5">
            <w:pPr>
              <w:pStyle w:val="TableParagraph"/>
              <w:rPr>
                <w:sz w:val="20"/>
              </w:rPr>
            </w:pPr>
          </w:p>
        </w:tc>
      </w:tr>
      <w:tr w:rsidR="000D14B5" w14:paraId="045A5FFE" w14:textId="77777777">
        <w:trPr>
          <w:trHeight w:val="275"/>
        </w:trPr>
        <w:tc>
          <w:tcPr>
            <w:tcW w:w="677" w:type="dxa"/>
          </w:tcPr>
          <w:p w14:paraId="6094872B" w14:textId="77777777" w:rsidR="000D14B5" w:rsidRDefault="000D14B5">
            <w:pPr>
              <w:pStyle w:val="TableParagraph"/>
              <w:rPr>
                <w:sz w:val="20"/>
              </w:rPr>
            </w:pPr>
          </w:p>
        </w:tc>
        <w:tc>
          <w:tcPr>
            <w:tcW w:w="1411" w:type="dxa"/>
          </w:tcPr>
          <w:p w14:paraId="3D127688" w14:textId="77777777" w:rsidR="000D14B5" w:rsidRDefault="000D14B5">
            <w:pPr>
              <w:pStyle w:val="TableParagraph"/>
              <w:rPr>
                <w:sz w:val="20"/>
              </w:rPr>
            </w:pPr>
          </w:p>
        </w:tc>
        <w:tc>
          <w:tcPr>
            <w:tcW w:w="2160" w:type="dxa"/>
          </w:tcPr>
          <w:p w14:paraId="085A12A8" w14:textId="77777777" w:rsidR="000D14B5" w:rsidRDefault="000D14B5">
            <w:pPr>
              <w:pStyle w:val="TableParagraph"/>
              <w:rPr>
                <w:sz w:val="20"/>
              </w:rPr>
            </w:pPr>
          </w:p>
        </w:tc>
        <w:tc>
          <w:tcPr>
            <w:tcW w:w="990" w:type="dxa"/>
          </w:tcPr>
          <w:p w14:paraId="028A62F1" w14:textId="77777777" w:rsidR="000D14B5" w:rsidRDefault="000D14B5">
            <w:pPr>
              <w:pStyle w:val="TableParagraph"/>
              <w:rPr>
                <w:sz w:val="20"/>
              </w:rPr>
            </w:pPr>
          </w:p>
        </w:tc>
        <w:tc>
          <w:tcPr>
            <w:tcW w:w="3870" w:type="dxa"/>
          </w:tcPr>
          <w:p w14:paraId="12027BF7" w14:textId="77777777" w:rsidR="000D14B5" w:rsidRDefault="000D14B5">
            <w:pPr>
              <w:pStyle w:val="TableParagraph"/>
              <w:rPr>
                <w:sz w:val="20"/>
              </w:rPr>
            </w:pPr>
          </w:p>
        </w:tc>
      </w:tr>
      <w:tr w:rsidR="000D14B5" w14:paraId="4C25E2C0" w14:textId="77777777">
        <w:trPr>
          <w:trHeight w:val="275"/>
        </w:trPr>
        <w:tc>
          <w:tcPr>
            <w:tcW w:w="677" w:type="dxa"/>
          </w:tcPr>
          <w:p w14:paraId="1A2152AA" w14:textId="77777777" w:rsidR="000D14B5" w:rsidRDefault="000D14B5">
            <w:pPr>
              <w:pStyle w:val="TableParagraph"/>
              <w:rPr>
                <w:sz w:val="20"/>
              </w:rPr>
            </w:pPr>
          </w:p>
        </w:tc>
        <w:tc>
          <w:tcPr>
            <w:tcW w:w="1411" w:type="dxa"/>
          </w:tcPr>
          <w:p w14:paraId="0B6D10DD" w14:textId="77777777" w:rsidR="000D14B5" w:rsidRDefault="000D14B5">
            <w:pPr>
              <w:pStyle w:val="TableParagraph"/>
              <w:rPr>
                <w:sz w:val="20"/>
              </w:rPr>
            </w:pPr>
          </w:p>
        </w:tc>
        <w:tc>
          <w:tcPr>
            <w:tcW w:w="2160" w:type="dxa"/>
          </w:tcPr>
          <w:p w14:paraId="722C9E3D" w14:textId="77777777" w:rsidR="000D14B5" w:rsidRDefault="000D14B5">
            <w:pPr>
              <w:pStyle w:val="TableParagraph"/>
              <w:rPr>
                <w:sz w:val="20"/>
              </w:rPr>
            </w:pPr>
          </w:p>
        </w:tc>
        <w:tc>
          <w:tcPr>
            <w:tcW w:w="990" w:type="dxa"/>
          </w:tcPr>
          <w:p w14:paraId="34BF6D97" w14:textId="77777777" w:rsidR="000D14B5" w:rsidRDefault="000D14B5">
            <w:pPr>
              <w:pStyle w:val="TableParagraph"/>
              <w:rPr>
                <w:sz w:val="20"/>
              </w:rPr>
            </w:pPr>
          </w:p>
        </w:tc>
        <w:tc>
          <w:tcPr>
            <w:tcW w:w="3870" w:type="dxa"/>
          </w:tcPr>
          <w:p w14:paraId="2EDC1532" w14:textId="77777777" w:rsidR="000D14B5" w:rsidRDefault="000D14B5">
            <w:pPr>
              <w:pStyle w:val="TableParagraph"/>
              <w:rPr>
                <w:sz w:val="20"/>
              </w:rPr>
            </w:pPr>
          </w:p>
        </w:tc>
      </w:tr>
      <w:tr w:rsidR="000D14B5" w14:paraId="5450FB36" w14:textId="77777777">
        <w:trPr>
          <w:trHeight w:val="276"/>
        </w:trPr>
        <w:tc>
          <w:tcPr>
            <w:tcW w:w="677" w:type="dxa"/>
          </w:tcPr>
          <w:p w14:paraId="6478B371" w14:textId="77777777" w:rsidR="000D14B5" w:rsidRDefault="000D14B5">
            <w:pPr>
              <w:pStyle w:val="TableParagraph"/>
              <w:rPr>
                <w:sz w:val="20"/>
              </w:rPr>
            </w:pPr>
          </w:p>
        </w:tc>
        <w:tc>
          <w:tcPr>
            <w:tcW w:w="1411" w:type="dxa"/>
          </w:tcPr>
          <w:p w14:paraId="0588F223" w14:textId="77777777" w:rsidR="000D14B5" w:rsidRDefault="000D14B5">
            <w:pPr>
              <w:pStyle w:val="TableParagraph"/>
              <w:rPr>
                <w:sz w:val="20"/>
              </w:rPr>
            </w:pPr>
          </w:p>
        </w:tc>
        <w:tc>
          <w:tcPr>
            <w:tcW w:w="2160" w:type="dxa"/>
          </w:tcPr>
          <w:p w14:paraId="71BDD465" w14:textId="77777777" w:rsidR="000D14B5" w:rsidRDefault="000D14B5">
            <w:pPr>
              <w:pStyle w:val="TableParagraph"/>
              <w:rPr>
                <w:sz w:val="20"/>
              </w:rPr>
            </w:pPr>
          </w:p>
        </w:tc>
        <w:tc>
          <w:tcPr>
            <w:tcW w:w="990" w:type="dxa"/>
          </w:tcPr>
          <w:p w14:paraId="1A8A22ED" w14:textId="77777777" w:rsidR="000D14B5" w:rsidRDefault="000D14B5">
            <w:pPr>
              <w:pStyle w:val="TableParagraph"/>
              <w:rPr>
                <w:sz w:val="20"/>
              </w:rPr>
            </w:pPr>
          </w:p>
        </w:tc>
        <w:tc>
          <w:tcPr>
            <w:tcW w:w="3870" w:type="dxa"/>
          </w:tcPr>
          <w:p w14:paraId="406A97DE" w14:textId="77777777" w:rsidR="000D14B5" w:rsidRDefault="000D14B5">
            <w:pPr>
              <w:pStyle w:val="TableParagraph"/>
              <w:rPr>
                <w:sz w:val="20"/>
              </w:rPr>
            </w:pPr>
          </w:p>
        </w:tc>
      </w:tr>
      <w:tr w:rsidR="000D14B5" w14:paraId="7B3F3900" w14:textId="77777777">
        <w:trPr>
          <w:trHeight w:val="275"/>
        </w:trPr>
        <w:tc>
          <w:tcPr>
            <w:tcW w:w="677" w:type="dxa"/>
          </w:tcPr>
          <w:p w14:paraId="41C21F1C" w14:textId="77777777" w:rsidR="000D14B5" w:rsidRDefault="000D14B5">
            <w:pPr>
              <w:pStyle w:val="TableParagraph"/>
              <w:rPr>
                <w:sz w:val="20"/>
              </w:rPr>
            </w:pPr>
          </w:p>
        </w:tc>
        <w:tc>
          <w:tcPr>
            <w:tcW w:w="1411" w:type="dxa"/>
          </w:tcPr>
          <w:p w14:paraId="4F303C81" w14:textId="77777777" w:rsidR="000D14B5" w:rsidRDefault="000D14B5">
            <w:pPr>
              <w:pStyle w:val="TableParagraph"/>
              <w:rPr>
                <w:sz w:val="20"/>
              </w:rPr>
            </w:pPr>
          </w:p>
        </w:tc>
        <w:tc>
          <w:tcPr>
            <w:tcW w:w="2160" w:type="dxa"/>
          </w:tcPr>
          <w:p w14:paraId="088DF7B5" w14:textId="77777777" w:rsidR="000D14B5" w:rsidRDefault="000D14B5">
            <w:pPr>
              <w:pStyle w:val="TableParagraph"/>
              <w:rPr>
                <w:sz w:val="20"/>
              </w:rPr>
            </w:pPr>
          </w:p>
        </w:tc>
        <w:tc>
          <w:tcPr>
            <w:tcW w:w="990" w:type="dxa"/>
          </w:tcPr>
          <w:p w14:paraId="4964A23C" w14:textId="77777777" w:rsidR="000D14B5" w:rsidRDefault="000D14B5">
            <w:pPr>
              <w:pStyle w:val="TableParagraph"/>
              <w:rPr>
                <w:sz w:val="20"/>
              </w:rPr>
            </w:pPr>
          </w:p>
        </w:tc>
        <w:tc>
          <w:tcPr>
            <w:tcW w:w="3870" w:type="dxa"/>
          </w:tcPr>
          <w:p w14:paraId="34B0BC94" w14:textId="77777777" w:rsidR="000D14B5" w:rsidRDefault="000D14B5">
            <w:pPr>
              <w:pStyle w:val="TableParagraph"/>
              <w:rPr>
                <w:sz w:val="20"/>
              </w:rPr>
            </w:pPr>
          </w:p>
        </w:tc>
      </w:tr>
      <w:tr w:rsidR="000D14B5" w14:paraId="755182EB" w14:textId="77777777">
        <w:trPr>
          <w:trHeight w:val="275"/>
        </w:trPr>
        <w:tc>
          <w:tcPr>
            <w:tcW w:w="677" w:type="dxa"/>
          </w:tcPr>
          <w:p w14:paraId="437AC0E4" w14:textId="77777777" w:rsidR="000D14B5" w:rsidRDefault="000D14B5">
            <w:pPr>
              <w:pStyle w:val="TableParagraph"/>
              <w:rPr>
                <w:sz w:val="20"/>
              </w:rPr>
            </w:pPr>
          </w:p>
        </w:tc>
        <w:tc>
          <w:tcPr>
            <w:tcW w:w="1411" w:type="dxa"/>
          </w:tcPr>
          <w:p w14:paraId="5746C976" w14:textId="77777777" w:rsidR="000D14B5" w:rsidRDefault="000D14B5">
            <w:pPr>
              <w:pStyle w:val="TableParagraph"/>
              <w:rPr>
                <w:sz w:val="20"/>
              </w:rPr>
            </w:pPr>
          </w:p>
        </w:tc>
        <w:tc>
          <w:tcPr>
            <w:tcW w:w="2160" w:type="dxa"/>
          </w:tcPr>
          <w:p w14:paraId="51AB9D84" w14:textId="77777777" w:rsidR="000D14B5" w:rsidRDefault="000D14B5">
            <w:pPr>
              <w:pStyle w:val="TableParagraph"/>
              <w:rPr>
                <w:sz w:val="20"/>
              </w:rPr>
            </w:pPr>
          </w:p>
        </w:tc>
        <w:tc>
          <w:tcPr>
            <w:tcW w:w="990" w:type="dxa"/>
          </w:tcPr>
          <w:p w14:paraId="3FC6AF23" w14:textId="77777777" w:rsidR="000D14B5" w:rsidRDefault="000D14B5">
            <w:pPr>
              <w:pStyle w:val="TableParagraph"/>
              <w:rPr>
                <w:sz w:val="20"/>
              </w:rPr>
            </w:pPr>
          </w:p>
        </w:tc>
        <w:tc>
          <w:tcPr>
            <w:tcW w:w="3870" w:type="dxa"/>
          </w:tcPr>
          <w:p w14:paraId="4439B7EB" w14:textId="77777777" w:rsidR="000D14B5" w:rsidRDefault="000D14B5">
            <w:pPr>
              <w:pStyle w:val="TableParagraph"/>
              <w:rPr>
                <w:sz w:val="20"/>
              </w:rPr>
            </w:pPr>
          </w:p>
        </w:tc>
      </w:tr>
      <w:tr w:rsidR="000D14B5" w14:paraId="31F8351B" w14:textId="77777777">
        <w:trPr>
          <w:trHeight w:val="276"/>
        </w:trPr>
        <w:tc>
          <w:tcPr>
            <w:tcW w:w="677" w:type="dxa"/>
          </w:tcPr>
          <w:p w14:paraId="53185553" w14:textId="77777777" w:rsidR="000D14B5" w:rsidRDefault="000D14B5">
            <w:pPr>
              <w:pStyle w:val="TableParagraph"/>
              <w:rPr>
                <w:sz w:val="20"/>
              </w:rPr>
            </w:pPr>
          </w:p>
        </w:tc>
        <w:tc>
          <w:tcPr>
            <w:tcW w:w="1411" w:type="dxa"/>
          </w:tcPr>
          <w:p w14:paraId="678E36FA" w14:textId="77777777" w:rsidR="000D14B5" w:rsidRDefault="000D14B5">
            <w:pPr>
              <w:pStyle w:val="TableParagraph"/>
              <w:rPr>
                <w:sz w:val="20"/>
              </w:rPr>
            </w:pPr>
          </w:p>
        </w:tc>
        <w:tc>
          <w:tcPr>
            <w:tcW w:w="2160" w:type="dxa"/>
          </w:tcPr>
          <w:p w14:paraId="55E00F41" w14:textId="77777777" w:rsidR="000D14B5" w:rsidRDefault="000D14B5">
            <w:pPr>
              <w:pStyle w:val="TableParagraph"/>
              <w:rPr>
                <w:sz w:val="20"/>
              </w:rPr>
            </w:pPr>
          </w:p>
        </w:tc>
        <w:tc>
          <w:tcPr>
            <w:tcW w:w="990" w:type="dxa"/>
          </w:tcPr>
          <w:p w14:paraId="0FB602D0" w14:textId="77777777" w:rsidR="000D14B5" w:rsidRDefault="000D14B5">
            <w:pPr>
              <w:pStyle w:val="TableParagraph"/>
              <w:rPr>
                <w:sz w:val="20"/>
              </w:rPr>
            </w:pPr>
          </w:p>
        </w:tc>
        <w:tc>
          <w:tcPr>
            <w:tcW w:w="3870" w:type="dxa"/>
          </w:tcPr>
          <w:p w14:paraId="5496A301" w14:textId="77777777" w:rsidR="000D14B5" w:rsidRDefault="000D14B5">
            <w:pPr>
              <w:pStyle w:val="TableParagraph"/>
              <w:rPr>
                <w:sz w:val="20"/>
              </w:rPr>
            </w:pPr>
          </w:p>
        </w:tc>
      </w:tr>
      <w:tr w:rsidR="000D14B5" w14:paraId="61A9A826" w14:textId="77777777">
        <w:trPr>
          <w:trHeight w:val="275"/>
        </w:trPr>
        <w:tc>
          <w:tcPr>
            <w:tcW w:w="677" w:type="dxa"/>
          </w:tcPr>
          <w:p w14:paraId="1A1A1B30" w14:textId="77777777" w:rsidR="000D14B5" w:rsidRDefault="000D14B5">
            <w:pPr>
              <w:pStyle w:val="TableParagraph"/>
              <w:rPr>
                <w:sz w:val="20"/>
              </w:rPr>
            </w:pPr>
          </w:p>
        </w:tc>
        <w:tc>
          <w:tcPr>
            <w:tcW w:w="1411" w:type="dxa"/>
          </w:tcPr>
          <w:p w14:paraId="7691B3C3" w14:textId="77777777" w:rsidR="000D14B5" w:rsidRDefault="000D14B5">
            <w:pPr>
              <w:pStyle w:val="TableParagraph"/>
              <w:rPr>
                <w:sz w:val="20"/>
              </w:rPr>
            </w:pPr>
          </w:p>
        </w:tc>
        <w:tc>
          <w:tcPr>
            <w:tcW w:w="2160" w:type="dxa"/>
          </w:tcPr>
          <w:p w14:paraId="4EAA29F0" w14:textId="77777777" w:rsidR="000D14B5" w:rsidRDefault="000D14B5">
            <w:pPr>
              <w:pStyle w:val="TableParagraph"/>
              <w:rPr>
                <w:sz w:val="20"/>
              </w:rPr>
            </w:pPr>
          </w:p>
        </w:tc>
        <w:tc>
          <w:tcPr>
            <w:tcW w:w="990" w:type="dxa"/>
          </w:tcPr>
          <w:p w14:paraId="7117BDD1" w14:textId="77777777" w:rsidR="000D14B5" w:rsidRDefault="000D14B5">
            <w:pPr>
              <w:pStyle w:val="TableParagraph"/>
              <w:rPr>
                <w:sz w:val="20"/>
              </w:rPr>
            </w:pPr>
          </w:p>
        </w:tc>
        <w:tc>
          <w:tcPr>
            <w:tcW w:w="3870" w:type="dxa"/>
          </w:tcPr>
          <w:p w14:paraId="36D9EEC4" w14:textId="77777777" w:rsidR="000D14B5" w:rsidRDefault="000D14B5">
            <w:pPr>
              <w:pStyle w:val="TableParagraph"/>
              <w:rPr>
                <w:sz w:val="20"/>
              </w:rPr>
            </w:pPr>
          </w:p>
        </w:tc>
      </w:tr>
      <w:tr w:rsidR="000D14B5" w14:paraId="0CE0021D" w14:textId="77777777">
        <w:trPr>
          <w:trHeight w:val="275"/>
        </w:trPr>
        <w:tc>
          <w:tcPr>
            <w:tcW w:w="677" w:type="dxa"/>
          </w:tcPr>
          <w:p w14:paraId="44A49691" w14:textId="77777777" w:rsidR="000D14B5" w:rsidRDefault="000D14B5">
            <w:pPr>
              <w:pStyle w:val="TableParagraph"/>
              <w:rPr>
                <w:sz w:val="20"/>
              </w:rPr>
            </w:pPr>
          </w:p>
        </w:tc>
        <w:tc>
          <w:tcPr>
            <w:tcW w:w="1411" w:type="dxa"/>
          </w:tcPr>
          <w:p w14:paraId="79310D91" w14:textId="77777777" w:rsidR="000D14B5" w:rsidRDefault="000D14B5">
            <w:pPr>
              <w:pStyle w:val="TableParagraph"/>
              <w:rPr>
                <w:sz w:val="20"/>
              </w:rPr>
            </w:pPr>
          </w:p>
        </w:tc>
        <w:tc>
          <w:tcPr>
            <w:tcW w:w="2160" w:type="dxa"/>
          </w:tcPr>
          <w:p w14:paraId="69E26C29" w14:textId="77777777" w:rsidR="000D14B5" w:rsidRDefault="000D14B5">
            <w:pPr>
              <w:pStyle w:val="TableParagraph"/>
              <w:rPr>
                <w:sz w:val="20"/>
              </w:rPr>
            </w:pPr>
          </w:p>
        </w:tc>
        <w:tc>
          <w:tcPr>
            <w:tcW w:w="990" w:type="dxa"/>
          </w:tcPr>
          <w:p w14:paraId="2E5C3DBB" w14:textId="77777777" w:rsidR="000D14B5" w:rsidRDefault="000D14B5">
            <w:pPr>
              <w:pStyle w:val="TableParagraph"/>
              <w:rPr>
                <w:sz w:val="20"/>
              </w:rPr>
            </w:pPr>
          </w:p>
        </w:tc>
        <w:tc>
          <w:tcPr>
            <w:tcW w:w="3870" w:type="dxa"/>
          </w:tcPr>
          <w:p w14:paraId="23B90ACC" w14:textId="77777777" w:rsidR="000D14B5" w:rsidRDefault="000D14B5">
            <w:pPr>
              <w:pStyle w:val="TableParagraph"/>
              <w:rPr>
                <w:sz w:val="20"/>
              </w:rPr>
            </w:pPr>
          </w:p>
        </w:tc>
      </w:tr>
      <w:tr w:rsidR="000D14B5" w14:paraId="4209F039" w14:textId="77777777">
        <w:trPr>
          <w:trHeight w:val="276"/>
        </w:trPr>
        <w:tc>
          <w:tcPr>
            <w:tcW w:w="677" w:type="dxa"/>
          </w:tcPr>
          <w:p w14:paraId="08BDC963" w14:textId="77777777" w:rsidR="000D14B5" w:rsidRDefault="000D14B5">
            <w:pPr>
              <w:pStyle w:val="TableParagraph"/>
              <w:rPr>
                <w:sz w:val="20"/>
              </w:rPr>
            </w:pPr>
          </w:p>
        </w:tc>
        <w:tc>
          <w:tcPr>
            <w:tcW w:w="1411" w:type="dxa"/>
          </w:tcPr>
          <w:p w14:paraId="73E38CF0" w14:textId="77777777" w:rsidR="000D14B5" w:rsidRDefault="000D14B5">
            <w:pPr>
              <w:pStyle w:val="TableParagraph"/>
              <w:rPr>
                <w:sz w:val="20"/>
              </w:rPr>
            </w:pPr>
          </w:p>
        </w:tc>
        <w:tc>
          <w:tcPr>
            <w:tcW w:w="2160" w:type="dxa"/>
          </w:tcPr>
          <w:p w14:paraId="7BA2D94E" w14:textId="77777777" w:rsidR="000D14B5" w:rsidRDefault="000D14B5">
            <w:pPr>
              <w:pStyle w:val="TableParagraph"/>
              <w:rPr>
                <w:sz w:val="20"/>
              </w:rPr>
            </w:pPr>
          </w:p>
        </w:tc>
        <w:tc>
          <w:tcPr>
            <w:tcW w:w="990" w:type="dxa"/>
          </w:tcPr>
          <w:p w14:paraId="31778AEF" w14:textId="77777777" w:rsidR="000D14B5" w:rsidRDefault="000D14B5">
            <w:pPr>
              <w:pStyle w:val="TableParagraph"/>
              <w:rPr>
                <w:sz w:val="20"/>
              </w:rPr>
            </w:pPr>
          </w:p>
        </w:tc>
        <w:tc>
          <w:tcPr>
            <w:tcW w:w="3870" w:type="dxa"/>
          </w:tcPr>
          <w:p w14:paraId="5219C791" w14:textId="77777777" w:rsidR="000D14B5" w:rsidRDefault="000D14B5">
            <w:pPr>
              <w:pStyle w:val="TableParagraph"/>
              <w:rPr>
                <w:sz w:val="20"/>
              </w:rPr>
            </w:pPr>
          </w:p>
        </w:tc>
      </w:tr>
    </w:tbl>
    <w:p w14:paraId="27A6723E" w14:textId="5EE96983" w:rsidR="00505ACF" w:rsidRDefault="00505ACF">
      <w:pPr>
        <w:pStyle w:val="BodyText"/>
        <w:spacing w:before="6"/>
        <w:rPr>
          <w:b/>
          <w:sz w:val="16"/>
        </w:rPr>
      </w:pPr>
    </w:p>
    <w:p w14:paraId="3B81BE07" w14:textId="5D4129F3" w:rsidR="00BC56CD" w:rsidRDefault="00BC56CD">
      <w:pPr>
        <w:pStyle w:val="BodyText"/>
        <w:spacing w:before="6"/>
        <w:rPr>
          <w:b/>
          <w:sz w:val="16"/>
        </w:rPr>
      </w:pPr>
    </w:p>
    <w:p w14:paraId="27F33123" w14:textId="4C7A2972" w:rsidR="00BC56CD" w:rsidRDefault="00BC56CD">
      <w:pPr>
        <w:pStyle w:val="BodyText"/>
        <w:spacing w:before="6"/>
        <w:rPr>
          <w:b/>
          <w:sz w:val="16"/>
        </w:rPr>
      </w:pPr>
    </w:p>
    <w:p w14:paraId="0594E976" w14:textId="42F1EA2B" w:rsidR="00BC56CD" w:rsidRDefault="00BC56CD">
      <w:pPr>
        <w:pStyle w:val="BodyText"/>
        <w:spacing w:before="6"/>
        <w:rPr>
          <w:b/>
          <w:sz w:val="16"/>
        </w:rPr>
      </w:pPr>
    </w:p>
    <w:p w14:paraId="55B15554" w14:textId="16F27C20" w:rsidR="00BC56CD" w:rsidRDefault="00BC56CD">
      <w:pPr>
        <w:pStyle w:val="BodyText"/>
        <w:spacing w:before="6"/>
        <w:rPr>
          <w:b/>
          <w:sz w:val="16"/>
        </w:rPr>
      </w:pPr>
    </w:p>
    <w:p w14:paraId="6F9083FB" w14:textId="076C38A1" w:rsidR="00BC56CD" w:rsidRDefault="00BC56CD">
      <w:pPr>
        <w:pStyle w:val="BodyText"/>
        <w:spacing w:before="6"/>
        <w:rPr>
          <w:b/>
          <w:sz w:val="16"/>
        </w:rPr>
      </w:pPr>
    </w:p>
    <w:p w14:paraId="5DC51F4D" w14:textId="3F3172A0" w:rsidR="00BC56CD" w:rsidRDefault="00BC56CD">
      <w:pPr>
        <w:pStyle w:val="BodyText"/>
        <w:spacing w:before="6"/>
        <w:rPr>
          <w:b/>
          <w:sz w:val="16"/>
        </w:rPr>
      </w:pPr>
    </w:p>
    <w:p w14:paraId="67073B90" w14:textId="67E0CBAE" w:rsidR="00BC56CD" w:rsidRDefault="00BC56CD">
      <w:pPr>
        <w:pStyle w:val="BodyText"/>
        <w:spacing w:before="6"/>
        <w:rPr>
          <w:b/>
          <w:sz w:val="16"/>
        </w:rPr>
      </w:pPr>
    </w:p>
    <w:p w14:paraId="35F2CF6B" w14:textId="571FC440" w:rsidR="00BC56CD" w:rsidRDefault="00BC56CD">
      <w:pPr>
        <w:pStyle w:val="BodyText"/>
        <w:spacing w:before="6"/>
        <w:rPr>
          <w:b/>
          <w:sz w:val="16"/>
        </w:rPr>
      </w:pPr>
    </w:p>
    <w:p w14:paraId="78B8AF93" w14:textId="14D69662" w:rsidR="00BC56CD" w:rsidRDefault="00BC56CD">
      <w:pPr>
        <w:pStyle w:val="BodyText"/>
        <w:spacing w:before="6"/>
        <w:rPr>
          <w:b/>
          <w:sz w:val="16"/>
        </w:rPr>
      </w:pPr>
    </w:p>
    <w:p w14:paraId="0753ED98" w14:textId="4B2E31A1" w:rsidR="00BC56CD" w:rsidRDefault="00BC56CD">
      <w:pPr>
        <w:pStyle w:val="BodyText"/>
        <w:spacing w:before="6"/>
        <w:rPr>
          <w:b/>
          <w:sz w:val="16"/>
        </w:rPr>
      </w:pPr>
    </w:p>
    <w:p w14:paraId="4632CE5F" w14:textId="34E0A2FA" w:rsidR="00BC56CD" w:rsidRDefault="00BC56CD">
      <w:pPr>
        <w:pStyle w:val="BodyText"/>
        <w:spacing w:before="6"/>
        <w:rPr>
          <w:b/>
          <w:sz w:val="16"/>
        </w:rPr>
      </w:pPr>
    </w:p>
    <w:p w14:paraId="28D91C20" w14:textId="433F8726" w:rsidR="00BC56CD" w:rsidRDefault="00BC56CD">
      <w:pPr>
        <w:pStyle w:val="BodyText"/>
        <w:spacing w:before="6"/>
        <w:rPr>
          <w:b/>
          <w:sz w:val="16"/>
        </w:rPr>
      </w:pPr>
    </w:p>
    <w:p w14:paraId="77309884" w14:textId="77777777" w:rsidR="00BC56CD" w:rsidRDefault="00BC56CD">
      <w:pPr>
        <w:pStyle w:val="BodyText"/>
        <w:spacing w:before="6"/>
        <w:rPr>
          <w:b/>
          <w:sz w:val="16"/>
        </w:rPr>
      </w:pPr>
    </w:p>
    <w:p w14:paraId="1979D666" w14:textId="77777777" w:rsidR="00AE50F4" w:rsidRDefault="00AE50F4" w:rsidP="00BC56CD">
      <w:pPr>
        <w:pStyle w:val="AppendixSubheadings"/>
        <w:jc w:val="center"/>
        <w:rPr>
          <w:b/>
          <w:sz w:val="24"/>
        </w:rPr>
      </w:pPr>
      <w:bookmarkStart w:id="370" w:name="Appendix_F"/>
      <w:bookmarkStart w:id="371" w:name="_bookmark39"/>
      <w:bookmarkEnd w:id="370"/>
      <w:bookmarkEnd w:id="371"/>
    </w:p>
    <w:p w14:paraId="56007C39" w14:textId="77777777" w:rsidR="00AE50F4" w:rsidRDefault="009748A5" w:rsidP="00AE50F4">
      <w:pPr>
        <w:pStyle w:val="AppendixSubheadings"/>
        <w:jc w:val="center"/>
        <w:rPr>
          <w:b/>
          <w:sz w:val="24"/>
        </w:rPr>
      </w:pPr>
      <w:bookmarkStart w:id="372" w:name="_Toc125984314"/>
      <w:r>
        <w:rPr>
          <w:b/>
          <w:sz w:val="24"/>
        </w:rPr>
        <w:lastRenderedPageBreak/>
        <w:t>Appendix F</w:t>
      </w:r>
      <w:r w:rsidR="00AE50F4">
        <w:rPr>
          <w:b/>
          <w:sz w:val="24"/>
        </w:rPr>
        <w:t xml:space="preserve">: </w:t>
      </w:r>
      <w:r>
        <w:rPr>
          <w:b/>
          <w:sz w:val="24"/>
        </w:rPr>
        <w:t>Minisonde Calibration Record</w:t>
      </w:r>
      <w:bookmarkEnd w:id="372"/>
      <w:r>
        <w:rPr>
          <w:b/>
          <w:sz w:val="24"/>
        </w:rPr>
        <w:t xml:space="preserve"> </w:t>
      </w:r>
    </w:p>
    <w:p w14:paraId="2B0C7E95" w14:textId="77777777" w:rsidR="000D14B5" w:rsidRDefault="000D14B5">
      <w:pPr>
        <w:pStyle w:val="BodyText"/>
        <w:rPr>
          <w:b/>
          <w:sz w:val="16"/>
        </w:rPr>
      </w:pPr>
    </w:p>
    <w:p w14:paraId="1960E117" w14:textId="77777777" w:rsidR="000D14B5" w:rsidRDefault="009748A5">
      <w:pPr>
        <w:pStyle w:val="BodyText"/>
        <w:tabs>
          <w:tab w:val="left" w:pos="3671"/>
          <w:tab w:val="left" w:pos="4851"/>
          <w:tab w:val="left" w:pos="8671"/>
        </w:tabs>
        <w:spacing w:before="90"/>
        <w:ind w:left="531"/>
      </w:pPr>
      <w:r>
        <w:t>Serial</w:t>
      </w:r>
      <w:r>
        <w:rPr>
          <w:spacing w:val="-1"/>
        </w:rPr>
        <w:t xml:space="preserve"> </w:t>
      </w:r>
      <w:r>
        <w:t>#</w:t>
      </w:r>
      <w:r>
        <w:rPr>
          <w:u w:val="single"/>
        </w:rPr>
        <w:t xml:space="preserve"> </w:t>
      </w:r>
      <w:r>
        <w:rPr>
          <w:u w:val="single"/>
        </w:rPr>
        <w:tab/>
      </w:r>
      <w:r>
        <w:tab/>
        <w:t>Performed</w:t>
      </w:r>
      <w:r>
        <w:rPr>
          <w:spacing w:val="-4"/>
        </w:rPr>
        <w:t xml:space="preserve"> </w:t>
      </w:r>
      <w:r>
        <w:t>By:</w:t>
      </w:r>
      <w:r>
        <w:rPr>
          <w:u w:val="single"/>
        </w:rPr>
        <w:t xml:space="preserve"> </w:t>
      </w:r>
      <w:r>
        <w:rPr>
          <w:u w:val="single"/>
        </w:rPr>
        <w:tab/>
      </w:r>
    </w:p>
    <w:p w14:paraId="34A7E35B"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720"/>
        <w:gridCol w:w="1080"/>
        <w:gridCol w:w="900"/>
        <w:gridCol w:w="1350"/>
        <w:gridCol w:w="720"/>
        <w:gridCol w:w="1800"/>
        <w:gridCol w:w="900"/>
        <w:gridCol w:w="900"/>
        <w:gridCol w:w="990"/>
      </w:tblGrid>
      <w:tr w:rsidR="000D14B5" w14:paraId="1DB63BA4" w14:textId="77777777">
        <w:trPr>
          <w:trHeight w:val="368"/>
        </w:trPr>
        <w:tc>
          <w:tcPr>
            <w:tcW w:w="558" w:type="dxa"/>
          </w:tcPr>
          <w:p w14:paraId="27C9F626" w14:textId="77777777" w:rsidR="000D14B5" w:rsidRDefault="009748A5">
            <w:pPr>
              <w:pStyle w:val="TableParagraph"/>
              <w:spacing w:line="180" w:lineRule="exact"/>
              <w:ind w:left="126"/>
              <w:rPr>
                <w:sz w:val="16"/>
              </w:rPr>
            </w:pPr>
            <w:r>
              <w:rPr>
                <w:sz w:val="16"/>
              </w:rPr>
              <w:t>Date</w:t>
            </w:r>
          </w:p>
        </w:tc>
        <w:tc>
          <w:tcPr>
            <w:tcW w:w="720" w:type="dxa"/>
          </w:tcPr>
          <w:p w14:paraId="09F4CC5A" w14:textId="77777777" w:rsidR="000D14B5" w:rsidRDefault="009748A5">
            <w:pPr>
              <w:pStyle w:val="TableParagraph"/>
              <w:spacing w:line="180" w:lineRule="exact"/>
              <w:ind w:left="190"/>
              <w:rPr>
                <w:sz w:val="16"/>
              </w:rPr>
            </w:pPr>
            <w:r>
              <w:rPr>
                <w:sz w:val="16"/>
              </w:rPr>
              <w:t>Time</w:t>
            </w:r>
          </w:p>
        </w:tc>
        <w:tc>
          <w:tcPr>
            <w:tcW w:w="1080" w:type="dxa"/>
          </w:tcPr>
          <w:p w14:paraId="0F50432F" w14:textId="77777777" w:rsidR="000D14B5" w:rsidRDefault="009748A5">
            <w:pPr>
              <w:pStyle w:val="TableParagraph"/>
              <w:spacing w:line="180" w:lineRule="exact"/>
              <w:ind w:left="215"/>
              <w:rPr>
                <w:sz w:val="16"/>
              </w:rPr>
            </w:pPr>
            <w:r>
              <w:rPr>
                <w:sz w:val="16"/>
              </w:rPr>
              <w:t>Parameter</w:t>
            </w:r>
          </w:p>
        </w:tc>
        <w:tc>
          <w:tcPr>
            <w:tcW w:w="900" w:type="dxa"/>
          </w:tcPr>
          <w:p w14:paraId="152E152E" w14:textId="77777777" w:rsidR="000D14B5" w:rsidRDefault="009748A5">
            <w:pPr>
              <w:pStyle w:val="TableParagraph"/>
              <w:spacing w:line="180" w:lineRule="exact"/>
              <w:ind w:left="231"/>
              <w:rPr>
                <w:sz w:val="16"/>
              </w:rPr>
            </w:pPr>
            <w:r>
              <w:rPr>
                <w:sz w:val="16"/>
              </w:rPr>
              <w:t>Action</w:t>
            </w:r>
          </w:p>
        </w:tc>
        <w:tc>
          <w:tcPr>
            <w:tcW w:w="1350" w:type="dxa"/>
          </w:tcPr>
          <w:p w14:paraId="23EF348B" w14:textId="77777777" w:rsidR="000D14B5" w:rsidRDefault="009748A5">
            <w:pPr>
              <w:pStyle w:val="TableParagraph"/>
              <w:spacing w:line="180" w:lineRule="exact"/>
              <w:ind w:left="389"/>
              <w:rPr>
                <w:sz w:val="16"/>
              </w:rPr>
            </w:pPr>
            <w:r>
              <w:rPr>
                <w:sz w:val="16"/>
              </w:rPr>
              <w:t>Standard</w:t>
            </w:r>
          </w:p>
        </w:tc>
        <w:tc>
          <w:tcPr>
            <w:tcW w:w="720" w:type="dxa"/>
          </w:tcPr>
          <w:p w14:paraId="2ABF8021" w14:textId="77777777" w:rsidR="000D14B5" w:rsidRDefault="009748A5">
            <w:pPr>
              <w:pStyle w:val="TableParagraph"/>
              <w:spacing w:line="180" w:lineRule="exact"/>
              <w:ind w:left="172"/>
              <w:rPr>
                <w:sz w:val="16"/>
              </w:rPr>
            </w:pPr>
            <w:r>
              <w:rPr>
                <w:sz w:val="16"/>
              </w:rPr>
              <w:t>Temp</w:t>
            </w:r>
          </w:p>
        </w:tc>
        <w:tc>
          <w:tcPr>
            <w:tcW w:w="1800" w:type="dxa"/>
          </w:tcPr>
          <w:p w14:paraId="0FA33E58" w14:textId="77777777" w:rsidR="000D14B5" w:rsidRDefault="009748A5">
            <w:pPr>
              <w:pStyle w:val="TableParagraph"/>
              <w:spacing w:line="180" w:lineRule="exact"/>
              <w:ind w:left="613" w:right="603"/>
              <w:jc w:val="center"/>
              <w:rPr>
                <w:sz w:val="16"/>
              </w:rPr>
            </w:pPr>
            <w:r>
              <w:rPr>
                <w:sz w:val="16"/>
              </w:rPr>
              <w:t>Reading</w:t>
            </w:r>
          </w:p>
        </w:tc>
        <w:tc>
          <w:tcPr>
            <w:tcW w:w="900" w:type="dxa"/>
          </w:tcPr>
          <w:p w14:paraId="049B6CF8" w14:textId="77777777" w:rsidR="000D14B5" w:rsidRDefault="009748A5">
            <w:pPr>
              <w:pStyle w:val="TableParagraph"/>
              <w:spacing w:line="179" w:lineRule="exact"/>
              <w:ind w:left="290"/>
              <w:rPr>
                <w:sz w:val="16"/>
              </w:rPr>
            </w:pPr>
            <w:r>
              <w:rPr>
                <w:sz w:val="16"/>
              </w:rPr>
              <w:t>Over</w:t>
            </w:r>
          </w:p>
          <w:p w14:paraId="59B02602"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00" w:type="dxa"/>
          </w:tcPr>
          <w:p w14:paraId="55AEF23E" w14:textId="77777777" w:rsidR="000D14B5" w:rsidRDefault="009748A5">
            <w:pPr>
              <w:pStyle w:val="TableParagraph"/>
              <w:spacing w:line="179" w:lineRule="exact"/>
              <w:ind w:left="249"/>
              <w:rPr>
                <w:sz w:val="16"/>
              </w:rPr>
            </w:pPr>
            <w:r>
              <w:rPr>
                <w:sz w:val="16"/>
              </w:rPr>
              <w:t>Under</w:t>
            </w:r>
          </w:p>
          <w:p w14:paraId="3390145C"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90" w:type="dxa"/>
          </w:tcPr>
          <w:p w14:paraId="3969CD1D" w14:textId="77777777" w:rsidR="000D14B5" w:rsidRDefault="009748A5">
            <w:pPr>
              <w:pStyle w:val="TableParagraph"/>
              <w:spacing w:line="179" w:lineRule="exact"/>
              <w:ind w:left="131" w:right="124"/>
              <w:jc w:val="center"/>
              <w:rPr>
                <w:sz w:val="16"/>
              </w:rPr>
            </w:pPr>
            <w:r>
              <w:rPr>
                <w:sz w:val="16"/>
              </w:rPr>
              <w:t>Correction</w:t>
            </w:r>
          </w:p>
          <w:p w14:paraId="2AEE9426" w14:textId="77777777" w:rsidR="000D14B5" w:rsidRDefault="009748A5">
            <w:pPr>
              <w:pStyle w:val="TableParagraph"/>
              <w:spacing w:line="169" w:lineRule="exact"/>
              <w:ind w:left="9"/>
              <w:jc w:val="center"/>
              <w:rPr>
                <w:sz w:val="16"/>
              </w:rPr>
            </w:pPr>
            <w:r>
              <w:rPr>
                <w:w w:val="99"/>
                <w:sz w:val="16"/>
              </w:rPr>
              <w:t>%</w:t>
            </w:r>
          </w:p>
        </w:tc>
      </w:tr>
      <w:tr w:rsidR="000D14B5" w14:paraId="62208115" w14:textId="77777777">
        <w:trPr>
          <w:trHeight w:val="275"/>
        </w:trPr>
        <w:tc>
          <w:tcPr>
            <w:tcW w:w="558" w:type="dxa"/>
          </w:tcPr>
          <w:p w14:paraId="731AC124" w14:textId="77777777" w:rsidR="000D14B5" w:rsidRDefault="000D14B5">
            <w:pPr>
              <w:pStyle w:val="TableParagraph"/>
              <w:rPr>
                <w:sz w:val="20"/>
              </w:rPr>
            </w:pPr>
          </w:p>
        </w:tc>
        <w:tc>
          <w:tcPr>
            <w:tcW w:w="720" w:type="dxa"/>
          </w:tcPr>
          <w:p w14:paraId="6470759E" w14:textId="77777777" w:rsidR="000D14B5" w:rsidRDefault="000D14B5">
            <w:pPr>
              <w:pStyle w:val="TableParagraph"/>
              <w:rPr>
                <w:sz w:val="20"/>
              </w:rPr>
            </w:pPr>
          </w:p>
        </w:tc>
        <w:tc>
          <w:tcPr>
            <w:tcW w:w="1080" w:type="dxa"/>
          </w:tcPr>
          <w:p w14:paraId="495D0BD5" w14:textId="77777777" w:rsidR="000D14B5" w:rsidRDefault="000D14B5">
            <w:pPr>
              <w:pStyle w:val="TableParagraph"/>
              <w:rPr>
                <w:sz w:val="20"/>
              </w:rPr>
            </w:pPr>
          </w:p>
        </w:tc>
        <w:tc>
          <w:tcPr>
            <w:tcW w:w="900" w:type="dxa"/>
          </w:tcPr>
          <w:p w14:paraId="119BD7A1" w14:textId="77777777" w:rsidR="000D14B5" w:rsidRDefault="000D14B5">
            <w:pPr>
              <w:pStyle w:val="TableParagraph"/>
              <w:rPr>
                <w:sz w:val="20"/>
              </w:rPr>
            </w:pPr>
          </w:p>
        </w:tc>
        <w:tc>
          <w:tcPr>
            <w:tcW w:w="1350" w:type="dxa"/>
          </w:tcPr>
          <w:p w14:paraId="22ABE886" w14:textId="77777777" w:rsidR="000D14B5" w:rsidRDefault="000D14B5">
            <w:pPr>
              <w:pStyle w:val="TableParagraph"/>
              <w:rPr>
                <w:sz w:val="20"/>
              </w:rPr>
            </w:pPr>
          </w:p>
        </w:tc>
        <w:tc>
          <w:tcPr>
            <w:tcW w:w="720" w:type="dxa"/>
          </w:tcPr>
          <w:p w14:paraId="38041686" w14:textId="77777777" w:rsidR="000D14B5" w:rsidRDefault="000D14B5">
            <w:pPr>
              <w:pStyle w:val="TableParagraph"/>
              <w:rPr>
                <w:sz w:val="20"/>
              </w:rPr>
            </w:pPr>
          </w:p>
        </w:tc>
        <w:tc>
          <w:tcPr>
            <w:tcW w:w="1800" w:type="dxa"/>
          </w:tcPr>
          <w:p w14:paraId="0FE0F537" w14:textId="77777777" w:rsidR="000D14B5" w:rsidRDefault="000D14B5">
            <w:pPr>
              <w:pStyle w:val="TableParagraph"/>
              <w:rPr>
                <w:sz w:val="20"/>
              </w:rPr>
            </w:pPr>
          </w:p>
        </w:tc>
        <w:tc>
          <w:tcPr>
            <w:tcW w:w="900" w:type="dxa"/>
          </w:tcPr>
          <w:p w14:paraId="442BECFD" w14:textId="77777777" w:rsidR="000D14B5" w:rsidRDefault="000D14B5">
            <w:pPr>
              <w:pStyle w:val="TableParagraph"/>
              <w:rPr>
                <w:sz w:val="20"/>
              </w:rPr>
            </w:pPr>
          </w:p>
        </w:tc>
        <w:tc>
          <w:tcPr>
            <w:tcW w:w="900" w:type="dxa"/>
          </w:tcPr>
          <w:p w14:paraId="642F6D9D" w14:textId="77777777" w:rsidR="000D14B5" w:rsidRDefault="000D14B5">
            <w:pPr>
              <w:pStyle w:val="TableParagraph"/>
              <w:rPr>
                <w:sz w:val="20"/>
              </w:rPr>
            </w:pPr>
          </w:p>
        </w:tc>
        <w:tc>
          <w:tcPr>
            <w:tcW w:w="990" w:type="dxa"/>
          </w:tcPr>
          <w:p w14:paraId="0A8D19B9" w14:textId="77777777" w:rsidR="000D14B5" w:rsidRDefault="000D14B5">
            <w:pPr>
              <w:pStyle w:val="TableParagraph"/>
              <w:rPr>
                <w:sz w:val="20"/>
              </w:rPr>
            </w:pPr>
          </w:p>
        </w:tc>
      </w:tr>
      <w:tr w:rsidR="000D14B5" w14:paraId="7CBA7DFE" w14:textId="77777777">
        <w:trPr>
          <w:trHeight w:val="275"/>
        </w:trPr>
        <w:tc>
          <w:tcPr>
            <w:tcW w:w="558" w:type="dxa"/>
          </w:tcPr>
          <w:p w14:paraId="1404E949" w14:textId="77777777" w:rsidR="000D14B5" w:rsidRDefault="000D14B5">
            <w:pPr>
              <w:pStyle w:val="TableParagraph"/>
              <w:rPr>
                <w:sz w:val="20"/>
              </w:rPr>
            </w:pPr>
          </w:p>
        </w:tc>
        <w:tc>
          <w:tcPr>
            <w:tcW w:w="720" w:type="dxa"/>
          </w:tcPr>
          <w:p w14:paraId="1B764327" w14:textId="77777777" w:rsidR="000D14B5" w:rsidRDefault="000D14B5">
            <w:pPr>
              <w:pStyle w:val="TableParagraph"/>
              <w:rPr>
                <w:sz w:val="20"/>
              </w:rPr>
            </w:pPr>
          </w:p>
        </w:tc>
        <w:tc>
          <w:tcPr>
            <w:tcW w:w="1080" w:type="dxa"/>
          </w:tcPr>
          <w:p w14:paraId="22FAFA66" w14:textId="77777777" w:rsidR="000D14B5" w:rsidRDefault="000D14B5">
            <w:pPr>
              <w:pStyle w:val="TableParagraph"/>
              <w:rPr>
                <w:sz w:val="20"/>
              </w:rPr>
            </w:pPr>
          </w:p>
        </w:tc>
        <w:tc>
          <w:tcPr>
            <w:tcW w:w="900" w:type="dxa"/>
          </w:tcPr>
          <w:p w14:paraId="1164DC9F" w14:textId="77777777" w:rsidR="000D14B5" w:rsidRDefault="000D14B5">
            <w:pPr>
              <w:pStyle w:val="TableParagraph"/>
              <w:rPr>
                <w:sz w:val="20"/>
              </w:rPr>
            </w:pPr>
          </w:p>
        </w:tc>
        <w:tc>
          <w:tcPr>
            <w:tcW w:w="1350" w:type="dxa"/>
          </w:tcPr>
          <w:p w14:paraId="657070C3" w14:textId="77777777" w:rsidR="000D14B5" w:rsidRDefault="000D14B5">
            <w:pPr>
              <w:pStyle w:val="TableParagraph"/>
              <w:rPr>
                <w:sz w:val="20"/>
              </w:rPr>
            </w:pPr>
          </w:p>
        </w:tc>
        <w:tc>
          <w:tcPr>
            <w:tcW w:w="720" w:type="dxa"/>
          </w:tcPr>
          <w:p w14:paraId="25A2E11A" w14:textId="77777777" w:rsidR="000D14B5" w:rsidRDefault="000D14B5">
            <w:pPr>
              <w:pStyle w:val="TableParagraph"/>
              <w:rPr>
                <w:sz w:val="20"/>
              </w:rPr>
            </w:pPr>
          </w:p>
        </w:tc>
        <w:tc>
          <w:tcPr>
            <w:tcW w:w="1800" w:type="dxa"/>
          </w:tcPr>
          <w:p w14:paraId="74A26A60" w14:textId="77777777" w:rsidR="000D14B5" w:rsidRDefault="000D14B5">
            <w:pPr>
              <w:pStyle w:val="TableParagraph"/>
              <w:rPr>
                <w:sz w:val="20"/>
              </w:rPr>
            </w:pPr>
          </w:p>
        </w:tc>
        <w:tc>
          <w:tcPr>
            <w:tcW w:w="900" w:type="dxa"/>
          </w:tcPr>
          <w:p w14:paraId="15D7CD1A" w14:textId="77777777" w:rsidR="000D14B5" w:rsidRDefault="000D14B5">
            <w:pPr>
              <w:pStyle w:val="TableParagraph"/>
              <w:rPr>
                <w:sz w:val="20"/>
              </w:rPr>
            </w:pPr>
          </w:p>
        </w:tc>
        <w:tc>
          <w:tcPr>
            <w:tcW w:w="900" w:type="dxa"/>
          </w:tcPr>
          <w:p w14:paraId="12E42B66" w14:textId="77777777" w:rsidR="000D14B5" w:rsidRDefault="000D14B5">
            <w:pPr>
              <w:pStyle w:val="TableParagraph"/>
              <w:rPr>
                <w:sz w:val="20"/>
              </w:rPr>
            </w:pPr>
          </w:p>
        </w:tc>
        <w:tc>
          <w:tcPr>
            <w:tcW w:w="990" w:type="dxa"/>
          </w:tcPr>
          <w:p w14:paraId="5661B06F" w14:textId="77777777" w:rsidR="000D14B5" w:rsidRDefault="000D14B5">
            <w:pPr>
              <w:pStyle w:val="TableParagraph"/>
              <w:rPr>
                <w:sz w:val="20"/>
              </w:rPr>
            </w:pPr>
          </w:p>
        </w:tc>
      </w:tr>
      <w:tr w:rsidR="000D14B5" w14:paraId="130166C8" w14:textId="77777777">
        <w:trPr>
          <w:trHeight w:val="276"/>
        </w:trPr>
        <w:tc>
          <w:tcPr>
            <w:tcW w:w="558" w:type="dxa"/>
          </w:tcPr>
          <w:p w14:paraId="19807A27" w14:textId="77777777" w:rsidR="000D14B5" w:rsidRDefault="000D14B5">
            <w:pPr>
              <w:pStyle w:val="TableParagraph"/>
              <w:rPr>
                <w:sz w:val="20"/>
              </w:rPr>
            </w:pPr>
          </w:p>
        </w:tc>
        <w:tc>
          <w:tcPr>
            <w:tcW w:w="720" w:type="dxa"/>
          </w:tcPr>
          <w:p w14:paraId="70DAEDD3" w14:textId="77777777" w:rsidR="000D14B5" w:rsidRDefault="000D14B5">
            <w:pPr>
              <w:pStyle w:val="TableParagraph"/>
              <w:rPr>
                <w:sz w:val="20"/>
              </w:rPr>
            </w:pPr>
          </w:p>
        </w:tc>
        <w:tc>
          <w:tcPr>
            <w:tcW w:w="1080" w:type="dxa"/>
          </w:tcPr>
          <w:p w14:paraId="19E2B8AE" w14:textId="77777777" w:rsidR="000D14B5" w:rsidRDefault="000D14B5">
            <w:pPr>
              <w:pStyle w:val="TableParagraph"/>
              <w:rPr>
                <w:sz w:val="20"/>
              </w:rPr>
            </w:pPr>
          </w:p>
        </w:tc>
        <w:tc>
          <w:tcPr>
            <w:tcW w:w="900" w:type="dxa"/>
          </w:tcPr>
          <w:p w14:paraId="29D3BCF6" w14:textId="77777777" w:rsidR="000D14B5" w:rsidRDefault="000D14B5">
            <w:pPr>
              <w:pStyle w:val="TableParagraph"/>
              <w:rPr>
                <w:sz w:val="20"/>
              </w:rPr>
            </w:pPr>
          </w:p>
        </w:tc>
        <w:tc>
          <w:tcPr>
            <w:tcW w:w="1350" w:type="dxa"/>
          </w:tcPr>
          <w:p w14:paraId="3B04E35D" w14:textId="77777777" w:rsidR="000D14B5" w:rsidRDefault="000D14B5">
            <w:pPr>
              <w:pStyle w:val="TableParagraph"/>
              <w:rPr>
                <w:sz w:val="20"/>
              </w:rPr>
            </w:pPr>
          </w:p>
        </w:tc>
        <w:tc>
          <w:tcPr>
            <w:tcW w:w="720" w:type="dxa"/>
          </w:tcPr>
          <w:p w14:paraId="459330E4" w14:textId="77777777" w:rsidR="000D14B5" w:rsidRDefault="000D14B5">
            <w:pPr>
              <w:pStyle w:val="TableParagraph"/>
              <w:rPr>
                <w:sz w:val="20"/>
              </w:rPr>
            </w:pPr>
          </w:p>
        </w:tc>
        <w:tc>
          <w:tcPr>
            <w:tcW w:w="1800" w:type="dxa"/>
          </w:tcPr>
          <w:p w14:paraId="3AC766F5" w14:textId="77777777" w:rsidR="000D14B5" w:rsidRDefault="000D14B5">
            <w:pPr>
              <w:pStyle w:val="TableParagraph"/>
              <w:rPr>
                <w:sz w:val="20"/>
              </w:rPr>
            </w:pPr>
          </w:p>
        </w:tc>
        <w:tc>
          <w:tcPr>
            <w:tcW w:w="900" w:type="dxa"/>
          </w:tcPr>
          <w:p w14:paraId="0EC58D77" w14:textId="77777777" w:rsidR="000D14B5" w:rsidRDefault="000D14B5">
            <w:pPr>
              <w:pStyle w:val="TableParagraph"/>
              <w:rPr>
                <w:sz w:val="20"/>
              </w:rPr>
            </w:pPr>
          </w:p>
        </w:tc>
        <w:tc>
          <w:tcPr>
            <w:tcW w:w="900" w:type="dxa"/>
          </w:tcPr>
          <w:p w14:paraId="4BD0B425" w14:textId="77777777" w:rsidR="000D14B5" w:rsidRDefault="000D14B5">
            <w:pPr>
              <w:pStyle w:val="TableParagraph"/>
              <w:rPr>
                <w:sz w:val="20"/>
              </w:rPr>
            </w:pPr>
          </w:p>
        </w:tc>
        <w:tc>
          <w:tcPr>
            <w:tcW w:w="990" w:type="dxa"/>
          </w:tcPr>
          <w:p w14:paraId="209BC5D6" w14:textId="77777777" w:rsidR="000D14B5" w:rsidRDefault="000D14B5">
            <w:pPr>
              <w:pStyle w:val="TableParagraph"/>
              <w:rPr>
                <w:sz w:val="20"/>
              </w:rPr>
            </w:pPr>
          </w:p>
        </w:tc>
      </w:tr>
      <w:tr w:rsidR="000D14B5" w14:paraId="30E56490" w14:textId="77777777">
        <w:trPr>
          <w:trHeight w:val="275"/>
        </w:trPr>
        <w:tc>
          <w:tcPr>
            <w:tcW w:w="558" w:type="dxa"/>
          </w:tcPr>
          <w:p w14:paraId="37D0B76F" w14:textId="77777777" w:rsidR="000D14B5" w:rsidRDefault="000D14B5">
            <w:pPr>
              <w:pStyle w:val="TableParagraph"/>
              <w:rPr>
                <w:sz w:val="20"/>
              </w:rPr>
            </w:pPr>
          </w:p>
        </w:tc>
        <w:tc>
          <w:tcPr>
            <w:tcW w:w="720" w:type="dxa"/>
          </w:tcPr>
          <w:p w14:paraId="5D1A00AD" w14:textId="77777777" w:rsidR="000D14B5" w:rsidRDefault="000D14B5">
            <w:pPr>
              <w:pStyle w:val="TableParagraph"/>
              <w:rPr>
                <w:sz w:val="20"/>
              </w:rPr>
            </w:pPr>
          </w:p>
        </w:tc>
        <w:tc>
          <w:tcPr>
            <w:tcW w:w="1080" w:type="dxa"/>
          </w:tcPr>
          <w:p w14:paraId="4998E781" w14:textId="77777777" w:rsidR="000D14B5" w:rsidRDefault="000D14B5">
            <w:pPr>
              <w:pStyle w:val="TableParagraph"/>
              <w:rPr>
                <w:sz w:val="20"/>
              </w:rPr>
            </w:pPr>
          </w:p>
        </w:tc>
        <w:tc>
          <w:tcPr>
            <w:tcW w:w="900" w:type="dxa"/>
          </w:tcPr>
          <w:p w14:paraId="09F626F8" w14:textId="77777777" w:rsidR="000D14B5" w:rsidRDefault="000D14B5">
            <w:pPr>
              <w:pStyle w:val="TableParagraph"/>
              <w:rPr>
                <w:sz w:val="20"/>
              </w:rPr>
            </w:pPr>
          </w:p>
        </w:tc>
        <w:tc>
          <w:tcPr>
            <w:tcW w:w="1350" w:type="dxa"/>
          </w:tcPr>
          <w:p w14:paraId="4341A92C" w14:textId="77777777" w:rsidR="000D14B5" w:rsidRDefault="000D14B5">
            <w:pPr>
              <w:pStyle w:val="TableParagraph"/>
              <w:rPr>
                <w:sz w:val="20"/>
              </w:rPr>
            </w:pPr>
          </w:p>
        </w:tc>
        <w:tc>
          <w:tcPr>
            <w:tcW w:w="720" w:type="dxa"/>
          </w:tcPr>
          <w:p w14:paraId="4903D5D9" w14:textId="77777777" w:rsidR="000D14B5" w:rsidRDefault="000D14B5">
            <w:pPr>
              <w:pStyle w:val="TableParagraph"/>
              <w:rPr>
                <w:sz w:val="20"/>
              </w:rPr>
            </w:pPr>
          </w:p>
        </w:tc>
        <w:tc>
          <w:tcPr>
            <w:tcW w:w="1800" w:type="dxa"/>
          </w:tcPr>
          <w:p w14:paraId="332FD002" w14:textId="77777777" w:rsidR="000D14B5" w:rsidRDefault="000D14B5">
            <w:pPr>
              <w:pStyle w:val="TableParagraph"/>
              <w:rPr>
                <w:sz w:val="20"/>
              </w:rPr>
            </w:pPr>
          </w:p>
        </w:tc>
        <w:tc>
          <w:tcPr>
            <w:tcW w:w="900" w:type="dxa"/>
          </w:tcPr>
          <w:p w14:paraId="4C4B9EF6" w14:textId="77777777" w:rsidR="000D14B5" w:rsidRDefault="000D14B5">
            <w:pPr>
              <w:pStyle w:val="TableParagraph"/>
              <w:rPr>
                <w:sz w:val="20"/>
              </w:rPr>
            </w:pPr>
          </w:p>
        </w:tc>
        <w:tc>
          <w:tcPr>
            <w:tcW w:w="900" w:type="dxa"/>
          </w:tcPr>
          <w:p w14:paraId="0C1E3317" w14:textId="77777777" w:rsidR="000D14B5" w:rsidRDefault="000D14B5">
            <w:pPr>
              <w:pStyle w:val="TableParagraph"/>
              <w:rPr>
                <w:sz w:val="20"/>
              </w:rPr>
            </w:pPr>
          </w:p>
        </w:tc>
        <w:tc>
          <w:tcPr>
            <w:tcW w:w="990" w:type="dxa"/>
          </w:tcPr>
          <w:p w14:paraId="7D9AA629" w14:textId="77777777" w:rsidR="000D14B5" w:rsidRDefault="000D14B5">
            <w:pPr>
              <w:pStyle w:val="TableParagraph"/>
              <w:rPr>
                <w:sz w:val="20"/>
              </w:rPr>
            </w:pPr>
          </w:p>
        </w:tc>
      </w:tr>
      <w:tr w:rsidR="000D14B5" w14:paraId="50BAA758" w14:textId="77777777">
        <w:trPr>
          <w:trHeight w:val="275"/>
        </w:trPr>
        <w:tc>
          <w:tcPr>
            <w:tcW w:w="558" w:type="dxa"/>
          </w:tcPr>
          <w:p w14:paraId="6B4FB0EA" w14:textId="77777777" w:rsidR="000D14B5" w:rsidRDefault="000D14B5">
            <w:pPr>
              <w:pStyle w:val="TableParagraph"/>
              <w:rPr>
                <w:sz w:val="20"/>
              </w:rPr>
            </w:pPr>
          </w:p>
        </w:tc>
        <w:tc>
          <w:tcPr>
            <w:tcW w:w="720" w:type="dxa"/>
          </w:tcPr>
          <w:p w14:paraId="6B430195" w14:textId="77777777" w:rsidR="000D14B5" w:rsidRDefault="000D14B5">
            <w:pPr>
              <w:pStyle w:val="TableParagraph"/>
              <w:rPr>
                <w:sz w:val="20"/>
              </w:rPr>
            </w:pPr>
          </w:p>
        </w:tc>
        <w:tc>
          <w:tcPr>
            <w:tcW w:w="1080" w:type="dxa"/>
          </w:tcPr>
          <w:p w14:paraId="04A0A5A5" w14:textId="77777777" w:rsidR="000D14B5" w:rsidRDefault="000D14B5">
            <w:pPr>
              <w:pStyle w:val="TableParagraph"/>
              <w:rPr>
                <w:sz w:val="20"/>
              </w:rPr>
            </w:pPr>
          </w:p>
        </w:tc>
        <w:tc>
          <w:tcPr>
            <w:tcW w:w="900" w:type="dxa"/>
          </w:tcPr>
          <w:p w14:paraId="21FF6FCD" w14:textId="77777777" w:rsidR="000D14B5" w:rsidRDefault="000D14B5">
            <w:pPr>
              <w:pStyle w:val="TableParagraph"/>
              <w:rPr>
                <w:sz w:val="20"/>
              </w:rPr>
            </w:pPr>
          </w:p>
        </w:tc>
        <w:tc>
          <w:tcPr>
            <w:tcW w:w="1350" w:type="dxa"/>
          </w:tcPr>
          <w:p w14:paraId="5F70E28A" w14:textId="77777777" w:rsidR="000D14B5" w:rsidRDefault="000D14B5">
            <w:pPr>
              <w:pStyle w:val="TableParagraph"/>
              <w:rPr>
                <w:sz w:val="20"/>
              </w:rPr>
            </w:pPr>
          </w:p>
        </w:tc>
        <w:tc>
          <w:tcPr>
            <w:tcW w:w="720" w:type="dxa"/>
          </w:tcPr>
          <w:p w14:paraId="08AFA486" w14:textId="77777777" w:rsidR="000D14B5" w:rsidRDefault="000D14B5">
            <w:pPr>
              <w:pStyle w:val="TableParagraph"/>
              <w:rPr>
                <w:sz w:val="20"/>
              </w:rPr>
            </w:pPr>
          </w:p>
        </w:tc>
        <w:tc>
          <w:tcPr>
            <w:tcW w:w="1800" w:type="dxa"/>
          </w:tcPr>
          <w:p w14:paraId="55475ABB" w14:textId="77777777" w:rsidR="000D14B5" w:rsidRDefault="000D14B5">
            <w:pPr>
              <w:pStyle w:val="TableParagraph"/>
              <w:rPr>
                <w:sz w:val="20"/>
              </w:rPr>
            </w:pPr>
          </w:p>
        </w:tc>
        <w:tc>
          <w:tcPr>
            <w:tcW w:w="900" w:type="dxa"/>
          </w:tcPr>
          <w:p w14:paraId="2D709EA9" w14:textId="77777777" w:rsidR="000D14B5" w:rsidRDefault="000D14B5">
            <w:pPr>
              <w:pStyle w:val="TableParagraph"/>
              <w:rPr>
                <w:sz w:val="20"/>
              </w:rPr>
            </w:pPr>
          </w:p>
        </w:tc>
        <w:tc>
          <w:tcPr>
            <w:tcW w:w="900" w:type="dxa"/>
          </w:tcPr>
          <w:p w14:paraId="5483945B" w14:textId="77777777" w:rsidR="000D14B5" w:rsidRDefault="000D14B5">
            <w:pPr>
              <w:pStyle w:val="TableParagraph"/>
              <w:rPr>
                <w:sz w:val="20"/>
              </w:rPr>
            </w:pPr>
          </w:p>
        </w:tc>
        <w:tc>
          <w:tcPr>
            <w:tcW w:w="990" w:type="dxa"/>
          </w:tcPr>
          <w:p w14:paraId="56DF5487" w14:textId="77777777" w:rsidR="000D14B5" w:rsidRDefault="000D14B5">
            <w:pPr>
              <w:pStyle w:val="TableParagraph"/>
              <w:rPr>
                <w:sz w:val="20"/>
              </w:rPr>
            </w:pPr>
          </w:p>
        </w:tc>
      </w:tr>
      <w:tr w:rsidR="000D14B5" w14:paraId="2AF04E93" w14:textId="77777777">
        <w:trPr>
          <w:trHeight w:val="276"/>
        </w:trPr>
        <w:tc>
          <w:tcPr>
            <w:tcW w:w="558" w:type="dxa"/>
          </w:tcPr>
          <w:p w14:paraId="23B2AED1" w14:textId="77777777" w:rsidR="000D14B5" w:rsidRDefault="000D14B5">
            <w:pPr>
              <w:pStyle w:val="TableParagraph"/>
              <w:rPr>
                <w:sz w:val="20"/>
              </w:rPr>
            </w:pPr>
          </w:p>
        </w:tc>
        <w:tc>
          <w:tcPr>
            <w:tcW w:w="720" w:type="dxa"/>
          </w:tcPr>
          <w:p w14:paraId="18E94538" w14:textId="77777777" w:rsidR="000D14B5" w:rsidRDefault="000D14B5">
            <w:pPr>
              <w:pStyle w:val="TableParagraph"/>
              <w:rPr>
                <w:sz w:val="20"/>
              </w:rPr>
            </w:pPr>
          </w:p>
        </w:tc>
        <w:tc>
          <w:tcPr>
            <w:tcW w:w="1080" w:type="dxa"/>
          </w:tcPr>
          <w:p w14:paraId="48113F26" w14:textId="77777777" w:rsidR="000D14B5" w:rsidRDefault="000D14B5">
            <w:pPr>
              <w:pStyle w:val="TableParagraph"/>
              <w:rPr>
                <w:sz w:val="20"/>
              </w:rPr>
            </w:pPr>
          </w:p>
        </w:tc>
        <w:tc>
          <w:tcPr>
            <w:tcW w:w="900" w:type="dxa"/>
          </w:tcPr>
          <w:p w14:paraId="58B06B6C" w14:textId="77777777" w:rsidR="000D14B5" w:rsidRDefault="000D14B5">
            <w:pPr>
              <w:pStyle w:val="TableParagraph"/>
              <w:rPr>
                <w:sz w:val="20"/>
              </w:rPr>
            </w:pPr>
          </w:p>
        </w:tc>
        <w:tc>
          <w:tcPr>
            <w:tcW w:w="1350" w:type="dxa"/>
          </w:tcPr>
          <w:p w14:paraId="0315E72E" w14:textId="77777777" w:rsidR="000D14B5" w:rsidRDefault="000D14B5">
            <w:pPr>
              <w:pStyle w:val="TableParagraph"/>
              <w:rPr>
                <w:sz w:val="20"/>
              </w:rPr>
            </w:pPr>
          </w:p>
        </w:tc>
        <w:tc>
          <w:tcPr>
            <w:tcW w:w="720" w:type="dxa"/>
          </w:tcPr>
          <w:p w14:paraId="7A52741F" w14:textId="77777777" w:rsidR="000D14B5" w:rsidRDefault="000D14B5">
            <w:pPr>
              <w:pStyle w:val="TableParagraph"/>
              <w:rPr>
                <w:sz w:val="20"/>
              </w:rPr>
            </w:pPr>
          </w:p>
        </w:tc>
        <w:tc>
          <w:tcPr>
            <w:tcW w:w="1800" w:type="dxa"/>
          </w:tcPr>
          <w:p w14:paraId="483DD41B" w14:textId="77777777" w:rsidR="000D14B5" w:rsidRDefault="000D14B5">
            <w:pPr>
              <w:pStyle w:val="TableParagraph"/>
              <w:rPr>
                <w:sz w:val="20"/>
              </w:rPr>
            </w:pPr>
          </w:p>
        </w:tc>
        <w:tc>
          <w:tcPr>
            <w:tcW w:w="900" w:type="dxa"/>
          </w:tcPr>
          <w:p w14:paraId="06FEF08B" w14:textId="77777777" w:rsidR="000D14B5" w:rsidRDefault="000D14B5">
            <w:pPr>
              <w:pStyle w:val="TableParagraph"/>
              <w:rPr>
                <w:sz w:val="20"/>
              </w:rPr>
            </w:pPr>
          </w:p>
        </w:tc>
        <w:tc>
          <w:tcPr>
            <w:tcW w:w="900" w:type="dxa"/>
          </w:tcPr>
          <w:p w14:paraId="7D5ECB13" w14:textId="77777777" w:rsidR="000D14B5" w:rsidRDefault="000D14B5">
            <w:pPr>
              <w:pStyle w:val="TableParagraph"/>
              <w:rPr>
                <w:sz w:val="20"/>
              </w:rPr>
            </w:pPr>
          </w:p>
        </w:tc>
        <w:tc>
          <w:tcPr>
            <w:tcW w:w="990" w:type="dxa"/>
          </w:tcPr>
          <w:p w14:paraId="38A19C27" w14:textId="77777777" w:rsidR="000D14B5" w:rsidRDefault="000D14B5">
            <w:pPr>
              <w:pStyle w:val="TableParagraph"/>
              <w:rPr>
                <w:sz w:val="20"/>
              </w:rPr>
            </w:pPr>
          </w:p>
        </w:tc>
      </w:tr>
      <w:tr w:rsidR="000D14B5" w14:paraId="7172CADD" w14:textId="77777777">
        <w:trPr>
          <w:trHeight w:val="275"/>
        </w:trPr>
        <w:tc>
          <w:tcPr>
            <w:tcW w:w="558" w:type="dxa"/>
          </w:tcPr>
          <w:p w14:paraId="60031F0A" w14:textId="77777777" w:rsidR="000D14B5" w:rsidRDefault="000D14B5">
            <w:pPr>
              <w:pStyle w:val="TableParagraph"/>
              <w:rPr>
                <w:sz w:val="20"/>
              </w:rPr>
            </w:pPr>
          </w:p>
        </w:tc>
        <w:tc>
          <w:tcPr>
            <w:tcW w:w="720" w:type="dxa"/>
          </w:tcPr>
          <w:p w14:paraId="72CAA0F7" w14:textId="77777777" w:rsidR="000D14B5" w:rsidRDefault="000D14B5">
            <w:pPr>
              <w:pStyle w:val="TableParagraph"/>
              <w:rPr>
                <w:sz w:val="20"/>
              </w:rPr>
            </w:pPr>
          </w:p>
        </w:tc>
        <w:tc>
          <w:tcPr>
            <w:tcW w:w="1080" w:type="dxa"/>
          </w:tcPr>
          <w:p w14:paraId="628E17DE" w14:textId="77777777" w:rsidR="000D14B5" w:rsidRDefault="000D14B5">
            <w:pPr>
              <w:pStyle w:val="TableParagraph"/>
              <w:rPr>
                <w:sz w:val="20"/>
              </w:rPr>
            </w:pPr>
          </w:p>
        </w:tc>
        <w:tc>
          <w:tcPr>
            <w:tcW w:w="900" w:type="dxa"/>
          </w:tcPr>
          <w:p w14:paraId="00368E79" w14:textId="77777777" w:rsidR="000D14B5" w:rsidRDefault="000D14B5">
            <w:pPr>
              <w:pStyle w:val="TableParagraph"/>
              <w:rPr>
                <w:sz w:val="20"/>
              </w:rPr>
            </w:pPr>
          </w:p>
        </w:tc>
        <w:tc>
          <w:tcPr>
            <w:tcW w:w="1350" w:type="dxa"/>
          </w:tcPr>
          <w:p w14:paraId="48045DDF" w14:textId="77777777" w:rsidR="000D14B5" w:rsidRDefault="000D14B5">
            <w:pPr>
              <w:pStyle w:val="TableParagraph"/>
              <w:rPr>
                <w:sz w:val="20"/>
              </w:rPr>
            </w:pPr>
          </w:p>
        </w:tc>
        <w:tc>
          <w:tcPr>
            <w:tcW w:w="720" w:type="dxa"/>
          </w:tcPr>
          <w:p w14:paraId="6A920A67" w14:textId="77777777" w:rsidR="000D14B5" w:rsidRDefault="000D14B5">
            <w:pPr>
              <w:pStyle w:val="TableParagraph"/>
              <w:rPr>
                <w:sz w:val="20"/>
              </w:rPr>
            </w:pPr>
          </w:p>
        </w:tc>
        <w:tc>
          <w:tcPr>
            <w:tcW w:w="1800" w:type="dxa"/>
          </w:tcPr>
          <w:p w14:paraId="7FA60A33" w14:textId="77777777" w:rsidR="000D14B5" w:rsidRDefault="000D14B5">
            <w:pPr>
              <w:pStyle w:val="TableParagraph"/>
              <w:rPr>
                <w:sz w:val="20"/>
              </w:rPr>
            </w:pPr>
          </w:p>
        </w:tc>
        <w:tc>
          <w:tcPr>
            <w:tcW w:w="900" w:type="dxa"/>
          </w:tcPr>
          <w:p w14:paraId="1FE23F3D" w14:textId="77777777" w:rsidR="000D14B5" w:rsidRDefault="000D14B5">
            <w:pPr>
              <w:pStyle w:val="TableParagraph"/>
              <w:rPr>
                <w:sz w:val="20"/>
              </w:rPr>
            </w:pPr>
          </w:p>
        </w:tc>
        <w:tc>
          <w:tcPr>
            <w:tcW w:w="900" w:type="dxa"/>
          </w:tcPr>
          <w:p w14:paraId="45A0D29D" w14:textId="77777777" w:rsidR="000D14B5" w:rsidRDefault="000D14B5">
            <w:pPr>
              <w:pStyle w:val="TableParagraph"/>
              <w:rPr>
                <w:sz w:val="20"/>
              </w:rPr>
            </w:pPr>
          </w:p>
        </w:tc>
        <w:tc>
          <w:tcPr>
            <w:tcW w:w="990" w:type="dxa"/>
          </w:tcPr>
          <w:p w14:paraId="45BCA781" w14:textId="77777777" w:rsidR="000D14B5" w:rsidRDefault="000D14B5">
            <w:pPr>
              <w:pStyle w:val="TableParagraph"/>
              <w:rPr>
                <w:sz w:val="20"/>
              </w:rPr>
            </w:pPr>
          </w:p>
        </w:tc>
      </w:tr>
      <w:tr w:rsidR="000D14B5" w14:paraId="016B018D" w14:textId="77777777">
        <w:trPr>
          <w:trHeight w:val="275"/>
        </w:trPr>
        <w:tc>
          <w:tcPr>
            <w:tcW w:w="558" w:type="dxa"/>
          </w:tcPr>
          <w:p w14:paraId="5BDD79AB" w14:textId="77777777" w:rsidR="000D14B5" w:rsidRDefault="000D14B5">
            <w:pPr>
              <w:pStyle w:val="TableParagraph"/>
              <w:rPr>
                <w:sz w:val="20"/>
              </w:rPr>
            </w:pPr>
          </w:p>
        </w:tc>
        <w:tc>
          <w:tcPr>
            <w:tcW w:w="720" w:type="dxa"/>
          </w:tcPr>
          <w:p w14:paraId="5A9178D9" w14:textId="77777777" w:rsidR="000D14B5" w:rsidRDefault="000D14B5">
            <w:pPr>
              <w:pStyle w:val="TableParagraph"/>
              <w:rPr>
                <w:sz w:val="20"/>
              </w:rPr>
            </w:pPr>
          </w:p>
        </w:tc>
        <w:tc>
          <w:tcPr>
            <w:tcW w:w="1080" w:type="dxa"/>
          </w:tcPr>
          <w:p w14:paraId="19D613F8" w14:textId="77777777" w:rsidR="000D14B5" w:rsidRDefault="000D14B5">
            <w:pPr>
              <w:pStyle w:val="TableParagraph"/>
              <w:rPr>
                <w:sz w:val="20"/>
              </w:rPr>
            </w:pPr>
          </w:p>
        </w:tc>
        <w:tc>
          <w:tcPr>
            <w:tcW w:w="900" w:type="dxa"/>
          </w:tcPr>
          <w:p w14:paraId="44C8E397" w14:textId="77777777" w:rsidR="000D14B5" w:rsidRDefault="000D14B5">
            <w:pPr>
              <w:pStyle w:val="TableParagraph"/>
              <w:rPr>
                <w:sz w:val="20"/>
              </w:rPr>
            </w:pPr>
          </w:p>
        </w:tc>
        <w:tc>
          <w:tcPr>
            <w:tcW w:w="1350" w:type="dxa"/>
          </w:tcPr>
          <w:p w14:paraId="69CFF12B" w14:textId="77777777" w:rsidR="000D14B5" w:rsidRDefault="000D14B5">
            <w:pPr>
              <w:pStyle w:val="TableParagraph"/>
              <w:rPr>
                <w:sz w:val="20"/>
              </w:rPr>
            </w:pPr>
          </w:p>
        </w:tc>
        <w:tc>
          <w:tcPr>
            <w:tcW w:w="720" w:type="dxa"/>
          </w:tcPr>
          <w:p w14:paraId="6963EC3D" w14:textId="77777777" w:rsidR="000D14B5" w:rsidRDefault="000D14B5">
            <w:pPr>
              <w:pStyle w:val="TableParagraph"/>
              <w:rPr>
                <w:sz w:val="20"/>
              </w:rPr>
            </w:pPr>
          </w:p>
        </w:tc>
        <w:tc>
          <w:tcPr>
            <w:tcW w:w="1800" w:type="dxa"/>
          </w:tcPr>
          <w:p w14:paraId="396AD666" w14:textId="77777777" w:rsidR="000D14B5" w:rsidRDefault="000D14B5">
            <w:pPr>
              <w:pStyle w:val="TableParagraph"/>
              <w:rPr>
                <w:sz w:val="20"/>
              </w:rPr>
            </w:pPr>
          </w:p>
        </w:tc>
        <w:tc>
          <w:tcPr>
            <w:tcW w:w="900" w:type="dxa"/>
          </w:tcPr>
          <w:p w14:paraId="52AFD2A8" w14:textId="77777777" w:rsidR="000D14B5" w:rsidRDefault="000D14B5">
            <w:pPr>
              <w:pStyle w:val="TableParagraph"/>
              <w:rPr>
                <w:sz w:val="20"/>
              </w:rPr>
            </w:pPr>
          </w:p>
        </w:tc>
        <w:tc>
          <w:tcPr>
            <w:tcW w:w="900" w:type="dxa"/>
          </w:tcPr>
          <w:p w14:paraId="3E315B70" w14:textId="77777777" w:rsidR="000D14B5" w:rsidRDefault="000D14B5">
            <w:pPr>
              <w:pStyle w:val="TableParagraph"/>
              <w:rPr>
                <w:sz w:val="20"/>
              </w:rPr>
            </w:pPr>
          </w:p>
        </w:tc>
        <w:tc>
          <w:tcPr>
            <w:tcW w:w="990" w:type="dxa"/>
          </w:tcPr>
          <w:p w14:paraId="068D9A74" w14:textId="77777777" w:rsidR="000D14B5" w:rsidRDefault="000D14B5">
            <w:pPr>
              <w:pStyle w:val="TableParagraph"/>
              <w:rPr>
                <w:sz w:val="20"/>
              </w:rPr>
            </w:pPr>
          </w:p>
        </w:tc>
      </w:tr>
      <w:tr w:rsidR="000D14B5" w14:paraId="503A0D86" w14:textId="77777777">
        <w:trPr>
          <w:trHeight w:val="276"/>
        </w:trPr>
        <w:tc>
          <w:tcPr>
            <w:tcW w:w="558" w:type="dxa"/>
          </w:tcPr>
          <w:p w14:paraId="0127348D" w14:textId="77777777" w:rsidR="000D14B5" w:rsidRDefault="000D14B5">
            <w:pPr>
              <w:pStyle w:val="TableParagraph"/>
              <w:rPr>
                <w:sz w:val="20"/>
              </w:rPr>
            </w:pPr>
          </w:p>
        </w:tc>
        <w:tc>
          <w:tcPr>
            <w:tcW w:w="720" w:type="dxa"/>
          </w:tcPr>
          <w:p w14:paraId="5817ACC9" w14:textId="77777777" w:rsidR="000D14B5" w:rsidRDefault="000D14B5">
            <w:pPr>
              <w:pStyle w:val="TableParagraph"/>
              <w:rPr>
                <w:sz w:val="20"/>
              </w:rPr>
            </w:pPr>
          </w:p>
        </w:tc>
        <w:tc>
          <w:tcPr>
            <w:tcW w:w="1080" w:type="dxa"/>
          </w:tcPr>
          <w:p w14:paraId="1F4C7CC3" w14:textId="77777777" w:rsidR="000D14B5" w:rsidRDefault="000D14B5">
            <w:pPr>
              <w:pStyle w:val="TableParagraph"/>
              <w:rPr>
                <w:sz w:val="20"/>
              </w:rPr>
            </w:pPr>
          </w:p>
        </w:tc>
        <w:tc>
          <w:tcPr>
            <w:tcW w:w="900" w:type="dxa"/>
          </w:tcPr>
          <w:p w14:paraId="545B18FC" w14:textId="77777777" w:rsidR="000D14B5" w:rsidRDefault="000D14B5">
            <w:pPr>
              <w:pStyle w:val="TableParagraph"/>
              <w:rPr>
                <w:sz w:val="20"/>
              </w:rPr>
            </w:pPr>
          </w:p>
        </w:tc>
        <w:tc>
          <w:tcPr>
            <w:tcW w:w="1350" w:type="dxa"/>
          </w:tcPr>
          <w:p w14:paraId="45DA54B6" w14:textId="77777777" w:rsidR="000D14B5" w:rsidRDefault="000D14B5">
            <w:pPr>
              <w:pStyle w:val="TableParagraph"/>
              <w:rPr>
                <w:sz w:val="20"/>
              </w:rPr>
            </w:pPr>
          </w:p>
        </w:tc>
        <w:tc>
          <w:tcPr>
            <w:tcW w:w="720" w:type="dxa"/>
          </w:tcPr>
          <w:p w14:paraId="63F0A9CC" w14:textId="77777777" w:rsidR="000D14B5" w:rsidRDefault="000D14B5">
            <w:pPr>
              <w:pStyle w:val="TableParagraph"/>
              <w:rPr>
                <w:sz w:val="20"/>
              </w:rPr>
            </w:pPr>
          </w:p>
        </w:tc>
        <w:tc>
          <w:tcPr>
            <w:tcW w:w="1800" w:type="dxa"/>
          </w:tcPr>
          <w:p w14:paraId="22AEF597" w14:textId="77777777" w:rsidR="000D14B5" w:rsidRDefault="000D14B5">
            <w:pPr>
              <w:pStyle w:val="TableParagraph"/>
              <w:rPr>
                <w:sz w:val="20"/>
              </w:rPr>
            </w:pPr>
          </w:p>
        </w:tc>
        <w:tc>
          <w:tcPr>
            <w:tcW w:w="900" w:type="dxa"/>
          </w:tcPr>
          <w:p w14:paraId="2D106CB6" w14:textId="77777777" w:rsidR="000D14B5" w:rsidRDefault="000D14B5">
            <w:pPr>
              <w:pStyle w:val="TableParagraph"/>
              <w:rPr>
                <w:sz w:val="20"/>
              </w:rPr>
            </w:pPr>
          </w:p>
        </w:tc>
        <w:tc>
          <w:tcPr>
            <w:tcW w:w="900" w:type="dxa"/>
          </w:tcPr>
          <w:p w14:paraId="6A274733" w14:textId="77777777" w:rsidR="000D14B5" w:rsidRDefault="000D14B5">
            <w:pPr>
              <w:pStyle w:val="TableParagraph"/>
              <w:rPr>
                <w:sz w:val="20"/>
              </w:rPr>
            </w:pPr>
          </w:p>
        </w:tc>
        <w:tc>
          <w:tcPr>
            <w:tcW w:w="990" w:type="dxa"/>
          </w:tcPr>
          <w:p w14:paraId="7FE35B7F" w14:textId="77777777" w:rsidR="000D14B5" w:rsidRDefault="000D14B5">
            <w:pPr>
              <w:pStyle w:val="TableParagraph"/>
              <w:rPr>
                <w:sz w:val="20"/>
              </w:rPr>
            </w:pPr>
          </w:p>
        </w:tc>
      </w:tr>
      <w:tr w:rsidR="000D14B5" w14:paraId="2542DB5D" w14:textId="77777777">
        <w:trPr>
          <w:trHeight w:val="275"/>
        </w:trPr>
        <w:tc>
          <w:tcPr>
            <w:tcW w:w="558" w:type="dxa"/>
          </w:tcPr>
          <w:p w14:paraId="5E25A738" w14:textId="77777777" w:rsidR="000D14B5" w:rsidRDefault="000D14B5">
            <w:pPr>
              <w:pStyle w:val="TableParagraph"/>
              <w:rPr>
                <w:sz w:val="20"/>
              </w:rPr>
            </w:pPr>
          </w:p>
        </w:tc>
        <w:tc>
          <w:tcPr>
            <w:tcW w:w="720" w:type="dxa"/>
          </w:tcPr>
          <w:p w14:paraId="658CEB81" w14:textId="77777777" w:rsidR="000D14B5" w:rsidRDefault="000D14B5">
            <w:pPr>
              <w:pStyle w:val="TableParagraph"/>
              <w:rPr>
                <w:sz w:val="20"/>
              </w:rPr>
            </w:pPr>
          </w:p>
        </w:tc>
        <w:tc>
          <w:tcPr>
            <w:tcW w:w="1080" w:type="dxa"/>
          </w:tcPr>
          <w:p w14:paraId="6A339DBC" w14:textId="77777777" w:rsidR="000D14B5" w:rsidRDefault="000D14B5">
            <w:pPr>
              <w:pStyle w:val="TableParagraph"/>
              <w:rPr>
                <w:sz w:val="20"/>
              </w:rPr>
            </w:pPr>
          </w:p>
        </w:tc>
        <w:tc>
          <w:tcPr>
            <w:tcW w:w="900" w:type="dxa"/>
          </w:tcPr>
          <w:p w14:paraId="59372863" w14:textId="77777777" w:rsidR="000D14B5" w:rsidRDefault="000D14B5">
            <w:pPr>
              <w:pStyle w:val="TableParagraph"/>
              <w:rPr>
                <w:sz w:val="20"/>
              </w:rPr>
            </w:pPr>
          </w:p>
        </w:tc>
        <w:tc>
          <w:tcPr>
            <w:tcW w:w="1350" w:type="dxa"/>
          </w:tcPr>
          <w:p w14:paraId="341537CE" w14:textId="77777777" w:rsidR="000D14B5" w:rsidRDefault="000D14B5">
            <w:pPr>
              <w:pStyle w:val="TableParagraph"/>
              <w:rPr>
                <w:sz w:val="20"/>
              </w:rPr>
            </w:pPr>
          </w:p>
        </w:tc>
        <w:tc>
          <w:tcPr>
            <w:tcW w:w="720" w:type="dxa"/>
          </w:tcPr>
          <w:p w14:paraId="2D0AAB82" w14:textId="77777777" w:rsidR="000D14B5" w:rsidRDefault="000D14B5">
            <w:pPr>
              <w:pStyle w:val="TableParagraph"/>
              <w:rPr>
                <w:sz w:val="20"/>
              </w:rPr>
            </w:pPr>
          </w:p>
        </w:tc>
        <w:tc>
          <w:tcPr>
            <w:tcW w:w="1800" w:type="dxa"/>
          </w:tcPr>
          <w:p w14:paraId="0D62739F" w14:textId="77777777" w:rsidR="000D14B5" w:rsidRDefault="000D14B5">
            <w:pPr>
              <w:pStyle w:val="TableParagraph"/>
              <w:rPr>
                <w:sz w:val="20"/>
              </w:rPr>
            </w:pPr>
          </w:p>
        </w:tc>
        <w:tc>
          <w:tcPr>
            <w:tcW w:w="900" w:type="dxa"/>
          </w:tcPr>
          <w:p w14:paraId="14FA42A0" w14:textId="77777777" w:rsidR="000D14B5" w:rsidRDefault="000D14B5">
            <w:pPr>
              <w:pStyle w:val="TableParagraph"/>
              <w:rPr>
                <w:sz w:val="20"/>
              </w:rPr>
            </w:pPr>
          </w:p>
        </w:tc>
        <w:tc>
          <w:tcPr>
            <w:tcW w:w="900" w:type="dxa"/>
          </w:tcPr>
          <w:p w14:paraId="5FDABFE0" w14:textId="77777777" w:rsidR="000D14B5" w:rsidRDefault="000D14B5">
            <w:pPr>
              <w:pStyle w:val="TableParagraph"/>
              <w:rPr>
                <w:sz w:val="20"/>
              </w:rPr>
            </w:pPr>
          </w:p>
        </w:tc>
        <w:tc>
          <w:tcPr>
            <w:tcW w:w="990" w:type="dxa"/>
          </w:tcPr>
          <w:p w14:paraId="65FFE6B7" w14:textId="77777777" w:rsidR="000D14B5" w:rsidRDefault="000D14B5">
            <w:pPr>
              <w:pStyle w:val="TableParagraph"/>
              <w:rPr>
                <w:sz w:val="20"/>
              </w:rPr>
            </w:pPr>
          </w:p>
        </w:tc>
      </w:tr>
      <w:tr w:rsidR="000D14B5" w14:paraId="2724EE9D" w14:textId="77777777">
        <w:trPr>
          <w:trHeight w:val="275"/>
        </w:trPr>
        <w:tc>
          <w:tcPr>
            <w:tcW w:w="558" w:type="dxa"/>
          </w:tcPr>
          <w:p w14:paraId="10E6534F" w14:textId="77777777" w:rsidR="000D14B5" w:rsidRDefault="000D14B5">
            <w:pPr>
              <w:pStyle w:val="TableParagraph"/>
              <w:rPr>
                <w:sz w:val="20"/>
              </w:rPr>
            </w:pPr>
          </w:p>
        </w:tc>
        <w:tc>
          <w:tcPr>
            <w:tcW w:w="720" w:type="dxa"/>
          </w:tcPr>
          <w:p w14:paraId="6F16ACFA" w14:textId="77777777" w:rsidR="000D14B5" w:rsidRDefault="000D14B5">
            <w:pPr>
              <w:pStyle w:val="TableParagraph"/>
              <w:rPr>
                <w:sz w:val="20"/>
              </w:rPr>
            </w:pPr>
          </w:p>
        </w:tc>
        <w:tc>
          <w:tcPr>
            <w:tcW w:w="1080" w:type="dxa"/>
          </w:tcPr>
          <w:p w14:paraId="53F6E443" w14:textId="77777777" w:rsidR="000D14B5" w:rsidRDefault="000D14B5">
            <w:pPr>
              <w:pStyle w:val="TableParagraph"/>
              <w:rPr>
                <w:sz w:val="20"/>
              </w:rPr>
            </w:pPr>
          </w:p>
        </w:tc>
        <w:tc>
          <w:tcPr>
            <w:tcW w:w="900" w:type="dxa"/>
          </w:tcPr>
          <w:p w14:paraId="419FB87B" w14:textId="77777777" w:rsidR="000D14B5" w:rsidRDefault="000D14B5">
            <w:pPr>
              <w:pStyle w:val="TableParagraph"/>
              <w:rPr>
                <w:sz w:val="20"/>
              </w:rPr>
            </w:pPr>
          </w:p>
        </w:tc>
        <w:tc>
          <w:tcPr>
            <w:tcW w:w="1350" w:type="dxa"/>
          </w:tcPr>
          <w:p w14:paraId="27750DDE" w14:textId="77777777" w:rsidR="000D14B5" w:rsidRDefault="000D14B5">
            <w:pPr>
              <w:pStyle w:val="TableParagraph"/>
              <w:rPr>
                <w:sz w:val="20"/>
              </w:rPr>
            </w:pPr>
          </w:p>
        </w:tc>
        <w:tc>
          <w:tcPr>
            <w:tcW w:w="720" w:type="dxa"/>
          </w:tcPr>
          <w:p w14:paraId="50A1C68E" w14:textId="77777777" w:rsidR="000D14B5" w:rsidRDefault="000D14B5">
            <w:pPr>
              <w:pStyle w:val="TableParagraph"/>
              <w:rPr>
                <w:sz w:val="20"/>
              </w:rPr>
            </w:pPr>
          </w:p>
        </w:tc>
        <w:tc>
          <w:tcPr>
            <w:tcW w:w="1800" w:type="dxa"/>
          </w:tcPr>
          <w:p w14:paraId="694B054F" w14:textId="77777777" w:rsidR="000D14B5" w:rsidRDefault="000D14B5">
            <w:pPr>
              <w:pStyle w:val="TableParagraph"/>
              <w:rPr>
                <w:sz w:val="20"/>
              </w:rPr>
            </w:pPr>
          </w:p>
        </w:tc>
        <w:tc>
          <w:tcPr>
            <w:tcW w:w="900" w:type="dxa"/>
          </w:tcPr>
          <w:p w14:paraId="7E178BBA" w14:textId="77777777" w:rsidR="000D14B5" w:rsidRDefault="000D14B5">
            <w:pPr>
              <w:pStyle w:val="TableParagraph"/>
              <w:rPr>
                <w:sz w:val="20"/>
              </w:rPr>
            </w:pPr>
          </w:p>
        </w:tc>
        <w:tc>
          <w:tcPr>
            <w:tcW w:w="900" w:type="dxa"/>
          </w:tcPr>
          <w:p w14:paraId="68584B37" w14:textId="77777777" w:rsidR="000D14B5" w:rsidRDefault="000D14B5">
            <w:pPr>
              <w:pStyle w:val="TableParagraph"/>
              <w:rPr>
                <w:sz w:val="20"/>
              </w:rPr>
            </w:pPr>
          </w:p>
        </w:tc>
        <w:tc>
          <w:tcPr>
            <w:tcW w:w="990" w:type="dxa"/>
          </w:tcPr>
          <w:p w14:paraId="1E4A6582" w14:textId="77777777" w:rsidR="000D14B5" w:rsidRDefault="000D14B5">
            <w:pPr>
              <w:pStyle w:val="TableParagraph"/>
              <w:rPr>
                <w:sz w:val="20"/>
              </w:rPr>
            </w:pPr>
          </w:p>
        </w:tc>
      </w:tr>
      <w:tr w:rsidR="000D14B5" w14:paraId="43285151" w14:textId="77777777">
        <w:trPr>
          <w:trHeight w:val="276"/>
        </w:trPr>
        <w:tc>
          <w:tcPr>
            <w:tcW w:w="558" w:type="dxa"/>
          </w:tcPr>
          <w:p w14:paraId="4EE2D453" w14:textId="77777777" w:rsidR="000D14B5" w:rsidRDefault="000D14B5">
            <w:pPr>
              <w:pStyle w:val="TableParagraph"/>
              <w:rPr>
                <w:sz w:val="20"/>
              </w:rPr>
            </w:pPr>
          </w:p>
        </w:tc>
        <w:tc>
          <w:tcPr>
            <w:tcW w:w="720" w:type="dxa"/>
          </w:tcPr>
          <w:p w14:paraId="6EF86571" w14:textId="77777777" w:rsidR="000D14B5" w:rsidRDefault="000D14B5">
            <w:pPr>
              <w:pStyle w:val="TableParagraph"/>
              <w:rPr>
                <w:sz w:val="20"/>
              </w:rPr>
            </w:pPr>
          </w:p>
        </w:tc>
        <w:tc>
          <w:tcPr>
            <w:tcW w:w="1080" w:type="dxa"/>
          </w:tcPr>
          <w:p w14:paraId="4A589277" w14:textId="77777777" w:rsidR="000D14B5" w:rsidRDefault="000D14B5">
            <w:pPr>
              <w:pStyle w:val="TableParagraph"/>
              <w:rPr>
                <w:sz w:val="20"/>
              </w:rPr>
            </w:pPr>
          </w:p>
        </w:tc>
        <w:tc>
          <w:tcPr>
            <w:tcW w:w="900" w:type="dxa"/>
          </w:tcPr>
          <w:p w14:paraId="42F7C728" w14:textId="77777777" w:rsidR="000D14B5" w:rsidRDefault="000D14B5">
            <w:pPr>
              <w:pStyle w:val="TableParagraph"/>
              <w:rPr>
                <w:sz w:val="20"/>
              </w:rPr>
            </w:pPr>
          </w:p>
        </w:tc>
        <w:tc>
          <w:tcPr>
            <w:tcW w:w="1350" w:type="dxa"/>
          </w:tcPr>
          <w:p w14:paraId="36A020E6" w14:textId="77777777" w:rsidR="000D14B5" w:rsidRDefault="000D14B5">
            <w:pPr>
              <w:pStyle w:val="TableParagraph"/>
              <w:rPr>
                <w:sz w:val="20"/>
              </w:rPr>
            </w:pPr>
          </w:p>
        </w:tc>
        <w:tc>
          <w:tcPr>
            <w:tcW w:w="720" w:type="dxa"/>
          </w:tcPr>
          <w:p w14:paraId="381AE974" w14:textId="77777777" w:rsidR="000D14B5" w:rsidRDefault="000D14B5">
            <w:pPr>
              <w:pStyle w:val="TableParagraph"/>
              <w:rPr>
                <w:sz w:val="20"/>
              </w:rPr>
            </w:pPr>
          </w:p>
        </w:tc>
        <w:tc>
          <w:tcPr>
            <w:tcW w:w="1800" w:type="dxa"/>
          </w:tcPr>
          <w:p w14:paraId="7B7ACF12" w14:textId="77777777" w:rsidR="000D14B5" w:rsidRDefault="000D14B5">
            <w:pPr>
              <w:pStyle w:val="TableParagraph"/>
              <w:rPr>
                <w:sz w:val="20"/>
              </w:rPr>
            </w:pPr>
          </w:p>
        </w:tc>
        <w:tc>
          <w:tcPr>
            <w:tcW w:w="900" w:type="dxa"/>
          </w:tcPr>
          <w:p w14:paraId="3166CDC4" w14:textId="77777777" w:rsidR="000D14B5" w:rsidRDefault="000D14B5">
            <w:pPr>
              <w:pStyle w:val="TableParagraph"/>
              <w:rPr>
                <w:sz w:val="20"/>
              </w:rPr>
            </w:pPr>
          </w:p>
        </w:tc>
        <w:tc>
          <w:tcPr>
            <w:tcW w:w="900" w:type="dxa"/>
          </w:tcPr>
          <w:p w14:paraId="4FF0A527" w14:textId="77777777" w:rsidR="000D14B5" w:rsidRDefault="000D14B5">
            <w:pPr>
              <w:pStyle w:val="TableParagraph"/>
              <w:rPr>
                <w:sz w:val="20"/>
              </w:rPr>
            </w:pPr>
          </w:p>
        </w:tc>
        <w:tc>
          <w:tcPr>
            <w:tcW w:w="990" w:type="dxa"/>
          </w:tcPr>
          <w:p w14:paraId="5DFCB7E9" w14:textId="77777777" w:rsidR="000D14B5" w:rsidRDefault="000D14B5">
            <w:pPr>
              <w:pStyle w:val="TableParagraph"/>
              <w:rPr>
                <w:sz w:val="20"/>
              </w:rPr>
            </w:pPr>
          </w:p>
        </w:tc>
      </w:tr>
      <w:tr w:rsidR="000D14B5" w14:paraId="279C7395" w14:textId="77777777">
        <w:trPr>
          <w:trHeight w:val="275"/>
        </w:trPr>
        <w:tc>
          <w:tcPr>
            <w:tcW w:w="558" w:type="dxa"/>
          </w:tcPr>
          <w:p w14:paraId="7CC46AF0" w14:textId="77777777" w:rsidR="000D14B5" w:rsidRDefault="000D14B5">
            <w:pPr>
              <w:pStyle w:val="TableParagraph"/>
              <w:rPr>
                <w:sz w:val="20"/>
              </w:rPr>
            </w:pPr>
          </w:p>
        </w:tc>
        <w:tc>
          <w:tcPr>
            <w:tcW w:w="720" w:type="dxa"/>
          </w:tcPr>
          <w:p w14:paraId="16476337" w14:textId="77777777" w:rsidR="000D14B5" w:rsidRDefault="000D14B5">
            <w:pPr>
              <w:pStyle w:val="TableParagraph"/>
              <w:rPr>
                <w:sz w:val="20"/>
              </w:rPr>
            </w:pPr>
          </w:p>
        </w:tc>
        <w:tc>
          <w:tcPr>
            <w:tcW w:w="1080" w:type="dxa"/>
          </w:tcPr>
          <w:p w14:paraId="4BB5E95B" w14:textId="77777777" w:rsidR="000D14B5" w:rsidRDefault="000D14B5">
            <w:pPr>
              <w:pStyle w:val="TableParagraph"/>
              <w:rPr>
                <w:sz w:val="20"/>
              </w:rPr>
            </w:pPr>
          </w:p>
        </w:tc>
        <w:tc>
          <w:tcPr>
            <w:tcW w:w="900" w:type="dxa"/>
          </w:tcPr>
          <w:p w14:paraId="1CC620A0" w14:textId="77777777" w:rsidR="000D14B5" w:rsidRDefault="000D14B5">
            <w:pPr>
              <w:pStyle w:val="TableParagraph"/>
              <w:rPr>
                <w:sz w:val="20"/>
              </w:rPr>
            </w:pPr>
          </w:p>
        </w:tc>
        <w:tc>
          <w:tcPr>
            <w:tcW w:w="1350" w:type="dxa"/>
          </w:tcPr>
          <w:p w14:paraId="77DE686C" w14:textId="77777777" w:rsidR="000D14B5" w:rsidRDefault="000D14B5">
            <w:pPr>
              <w:pStyle w:val="TableParagraph"/>
              <w:rPr>
                <w:sz w:val="20"/>
              </w:rPr>
            </w:pPr>
          </w:p>
        </w:tc>
        <w:tc>
          <w:tcPr>
            <w:tcW w:w="720" w:type="dxa"/>
          </w:tcPr>
          <w:p w14:paraId="2A58F052" w14:textId="77777777" w:rsidR="000D14B5" w:rsidRDefault="000D14B5">
            <w:pPr>
              <w:pStyle w:val="TableParagraph"/>
              <w:rPr>
                <w:sz w:val="20"/>
              </w:rPr>
            </w:pPr>
          </w:p>
        </w:tc>
        <w:tc>
          <w:tcPr>
            <w:tcW w:w="1800" w:type="dxa"/>
          </w:tcPr>
          <w:p w14:paraId="310841A6" w14:textId="77777777" w:rsidR="000D14B5" w:rsidRDefault="000D14B5">
            <w:pPr>
              <w:pStyle w:val="TableParagraph"/>
              <w:rPr>
                <w:sz w:val="20"/>
              </w:rPr>
            </w:pPr>
          </w:p>
        </w:tc>
        <w:tc>
          <w:tcPr>
            <w:tcW w:w="900" w:type="dxa"/>
          </w:tcPr>
          <w:p w14:paraId="24CB3833" w14:textId="77777777" w:rsidR="000D14B5" w:rsidRDefault="000D14B5">
            <w:pPr>
              <w:pStyle w:val="TableParagraph"/>
              <w:rPr>
                <w:sz w:val="20"/>
              </w:rPr>
            </w:pPr>
          </w:p>
        </w:tc>
        <w:tc>
          <w:tcPr>
            <w:tcW w:w="900" w:type="dxa"/>
          </w:tcPr>
          <w:p w14:paraId="2337CD87" w14:textId="77777777" w:rsidR="000D14B5" w:rsidRDefault="000D14B5">
            <w:pPr>
              <w:pStyle w:val="TableParagraph"/>
              <w:rPr>
                <w:sz w:val="20"/>
              </w:rPr>
            </w:pPr>
          </w:p>
        </w:tc>
        <w:tc>
          <w:tcPr>
            <w:tcW w:w="990" w:type="dxa"/>
          </w:tcPr>
          <w:p w14:paraId="2ED47515" w14:textId="77777777" w:rsidR="000D14B5" w:rsidRDefault="000D14B5">
            <w:pPr>
              <w:pStyle w:val="TableParagraph"/>
              <w:rPr>
                <w:sz w:val="20"/>
              </w:rPr>
            </w:pPr>
          </w:p>
        </w:tc>
      </w:tr>
      <w:tr w:rsidR="000D14B5" w14:paraId="3B73942A" w14:textId="77777777">
        <w:trPr>
          <w:trHeight w:val="275"/>
        </w:trPr>
        <w:tc>
          <w:tcPr>
            <w:tcW w:w="558" w:type="dxa"/>
          </w:tcPr>
          <w:p w14:paraId="380AE383" w14:textId="77777777" w:rsidR="000D14B5" w:rsidRDefault="000D14B5">
            <w:pPr>
              <w:pStyle w:val="TableParagraph"/>
              <w:rPr>
                <w:sz w:val="20"/>
              </w:rPr>
            </w:pPr>
          </w:p>
        </w:tc>
        <w:tc>
          <w:tcPr>
            <w:tcW w:w="720" w:type="dxa"/>
          </w:tcPr>
          <w:p w14:paraId="14C6DDE7" w14:textId="77777777" w:rsidR="000D14B5" w:rsidRDefault="000D14B5">
            <w:pPr>
              <w:pStyle w:val="TableParagraph"/>
              <w:rPr>
                <w:sz w:val="20"/>
              </w:rPr>
            </w:pPr>
          </w:p>
        </w:tc>
        <w:tc>
          <w:tcPr>
            <w:tcW w:w="1080" w:type="dxa"/>
          </w:tcPr>
          <w:p w14:paraId="2C3B9B12" w14:textId="77777777" w:rsidR="000D14B5" w:rsidRDefault="000D14B5">
            <w:pPr>
              <w:pStyle w:val="TableParagraph"/>
              <w:rPr>
                <w:sz w:val="20"/>
              </w:rPr>
            </w:pPr>
          </w:p>
        </w:tc>
        <w:tc>
          <w:tcPr>
            <w:tcW w:w="900" w:type="dxa"/>
          </w:tcPr>
          <w:p w14:paraId="05B8C534" w14:textId="77777777" w:rsidR="000D14B5" w:rsidRDefault="000D14B5">
            <w:pPr>
              <w:pStyle w:val="TableParagraph"/>
              <w:rPr>
                <w:sz w:val="20"/>
              </w:rPr>
            </w:pPr>
          </w:p>
        </w:tc>
        <w:tc>
          <w:tcPr>
            <w:tcW w:w="1350" w:type="dxa"/>
          </w:tcPr>
          <w:p w14:paraId="1C721031" w14:textId="77777777" w:rsidR="000D14B5" w:rsidRDefault="000D14B5">
            <w:pPr>
              <w:pStyle w:val="TableParagraph"/>
              <w:rPr>
                <w:sz w:val="20"/>
              </w:rPr>
            </w:pPr>
          </w:p>
        </w:tc>
        <w:tc>
          <w:tcPr>
            <w:tcW w:w="720" w:type="dxa"/>
          </w:tcPr>
          <w:p w14:paraId="5EE3F965" w14:textId="77777777" w:rsidR="000D14B5" w:rsidRDefault="000D14B5">
            <w:pPr>
              <w:pStyle w:val="TableParagraph"/>
              <w:rPr>
                <w:sz w:val="20"/>
              </w:rPr>
            </w:pPr>
          </w:p>
        </w:tc>
        <w:tc>
          <w:tcPr>
            <w:tcW w:w="1800" w:type="dxa"/>
          </w:tcPr>
          <w:p w14:paraId="6AE39079" w14:textId="77777777" w:rsidR="000D14B5" w:rsidRDefault="000D14B5">
            <w:pPr>
              <w:pStyle w:val="TableParagraph"/>
              <w:rPr>
                <w:sz w:val="20"/>
              </w:rPr>
            </w:pPr>
          </w:p>
        </w:tc>
        <w:tc>
          <w:tcPr>
            <w:tcW w:w="900" w:type="dxa"/>
          </w:tcPr>
          <w:p w14:paraId="372A6AAB" w14:textId="77777777" w:rsidR="000D14B5" w:rsidRDefault="000D14B5">
            <w:pPr>
              <w:pStyle w:val="TableParagraph"/>
              <w:rPr>
                <w:sz w:val="20"/>
              </w:rPr>
            </w:pPr>
          </w:p>
        </w:tc>
        <w:tc>
          <w:tcPr>
            <w:tcW w:w="900" w:type="dxa"/>
          </w:tcPr>
          <w:p w14:paraId="714AED92" w14:textId="77777777" w:rsidR="000D14B5" w:rsidRDefault="000D14B5">
            <w:pPr>
              <w:pStyle w:val="TableParagraph"/>
              <w:rPr>
                <w:sz w:val="20"/>
              </w:rPr>
            </w:pPr>
          </w:p>
        </w:tc>
        <w:tc>
          <w:tcPr>
            <w:tcW w:w="990" w:type="dxa"/>
          </w:tcPr>
          <w:p w14:paraId="6288F6DE" w14:textId="77777777" w:rsidR="000D14B5" w:rsidRDefault="000D14B5">
            <w:pPr>
              <w:pStyle w:val="TableParagraph"/>
              <w:rPr>
                <w:sz w:val="20"/>
              </w:rPr>
            </w:pPr>
          </w:p>
        </w:tc>
      </w:tr>
      <w:tr w:rsidR="000D14B5" w14:paraId="76AB800A" w14:textId="77777777">
        <w:trPr>
          <w:trHeight w:val="275"/>
        </w:trPr>
        <w:tc>
          <w:tcPr>
            <w:tcW w:w="558" w:type="dxa"/>
          </w:tcPr>
          <w:p w14:paraId="5C07F037" w14:textId="77777777" w:rsidR="000D14B5" w:rsidRDefault="000D14B5">
            <w:pPr>
              <w:pStyle w:val="TableParagraph"/>
              <w:rPr>
                <w:sz w:val="20"/>
              </w:rPr>
            </w:pPr>
          </w:p>
        </w:tc>
        <w:tc>
          <w:tcPr>
            <w:tcW w:w="720" w:type="dxa"/>
          </w:tcPr>
          <w:p w14:paraId="37974978" w14:textId="77777777" w:rsidR="000D14B5" w:rsidRDefault="000D14B5">
            <w:pPr>
              <w:pStyle w:val="TableParagraph"/>
              <w:rPr>
                <w:sz w:val="20"/>
              </w:rPr>
            </w:pPr>
          </w:p>
        </w:tc>
        <w:tc>
          <w:tcPr>
            <w:tcW w:w="1080" w:type="dxa"/>
          </w:tcPr>
          <w:p w14:paraId="41EA521E" w14:textId="77777777" w:rsidR="000D14B5" w:rsidRDefault="000D14B5">
            <w:pPr>
              <w:pStyle w:val="TableParagraph"/>
              <w:rPr>
                <w:sz w:val="20"/>
              </w:rPr>
            </w:pPr>
          </w:p>
        </w:tc>
        <w:tc>
          <w:tcPr>
            <w:tcW w:w="900" w:type="dxa"/>
          </w:tcPr>
          <w:p w14:paraId="555D145A" w14:textId="77777777" w:rsidR="000D14B5" w:rsidRDefault="000D14B5">
            <w:pPr>
              <w:pStyle w:val="TableParagraph"/>
              <w:rPr>
                <w:sz w:val="20"/>
              </w:rPr>
            </w:pPr>
          </w:p>
        </w:tc>
        <w:tc>
          <w:tcPr>
            <w:tcW w:w="1350" w:type="dxa"/>
          </w:tcPr>
          <w:p w14:paraId="6EE29729" w14:textId="77777777" w:rsidR="000D14B5" w:rsidRDefault="000D14B5">
            <w:pPr>
              <w:pStyle w:val="TableParagraph"/>
              <w:rPr>
                <w:sz w:val="20"/>
              </w:rPr>
            </w:pPr>
          </w:p>
        </w:tc>
        <w:tc>
          <w:tcPr>
            <w:tcW w:w="720" w:type="dxa"/>
          </w:tcPr>
          <w:p w14:paraId="05CDF144" w14:textId="77777777" w:rsidR="000D14B5" w:rsidRDefault="000D14B5">
            <w:pPr>
              <w:pStyle w:val="TableParagraph"/>
              <w:rPr>
                <w:sz w:val="20"/>
              </w:rPr>
            </w:pPr>
          </w:p>
        </w:tc>
        <w:tc>
          <w:tcPr>
            <w:tcW w:w="1800" w:type="dxa"/>
          </w:tcPr>
          <w:p w14:paraId="48AD6A6F" w14:textId="77777777" w:rsidR="000D14B5" w:rsidRDefault="000D14B5">
            <w:pPr>
              <w:pStyle w:val="TableParagraph"/>
              <w:rPr>
                <w:sz w:val="20"/>
              </w:rPr>
            </w:pPr>
          </w:p>
        </w:tc>
        <w:tc>
          <w:tcPr>
            <w:tcW w:w="900" w:type="dxa"/>
          </w:tcPr>
          <w:p w14:paraId="3FD90F06" w14:textId="77777777" w:rsidR="000D14B5" w:rsidRDefault="000D14B5">
            <w:pPr>
              <w:pStyle w:val="TableParagraph"/>
              <w:rPr>
                <w:sz w:val="20"/>
              </w:rPr>
            </w:pPr>
          </w:p>
        </w:tc>
        <w:tc>
          <w:tcPr>
            <w:tcW w:w="900" w:type="dxa"/>
          </w:tcPr>
          <w:p w14:paraId="052225D6" w14:textId="77777777" w:rsidR="000D14B5" w:rsidRDefault="000D14B5">
            <w:pPr>
              <w:pStyle w:val="TableParagraph"/>
              <w:rPr>
                <w:sz w:val="20"/>
              </w:rPr>
            </w:pPr>
          </w:p>
        </w:tc>
        <w:tc>
          <w:tcPr>
            <w:tcW w:w="990" w:type="dxa"/>
          </w:tcPr>
          <w:p w14:paraId="0A122F41" w14:textId="77777777" w:rsidR="000D14B5" w:rsidRDefault="000D14B5">
            <w:pPr>
              <w:pStyle w:val="TableParagraph"/>
              <w:rPr>
                <w:sz w:val="20"/>
              </w:rPr>
            </w:pPr>
          </w:p>
        </w:tc>
      </w:tr>
      <w:tr w:rsidR="000D14B5" w14:paraId="1412888C" w14:textId="77777777">
        <w:trPr>
          <w:trHeight w:val="276"/>
        </w:trPr>
        <w:tc>
          <w:tcPr>
            <w:tcW w:w="558" w:type="dxa"/>
          </w:tcPr>
          <w:p w14:paraId="2C5BFF03" w14:textId="77777777" w:rsidR="000D14B5" w:rsidRDefault="000D14B5">
            <w:pPr>
              <w:pStyle w:val="TableParagraph"/>
              <w:rPr>
                <w:sz w:val="20"/>
              </w:rPr>
            </w:pPr>
          </w:p>
        </w:tc>
        <w:tc>
          <w:tcPr>
            <w:tcW w:w="720" w:type="dxa"/>
          </w:tcPr>
          <w:p w14:paraId="6052E7D6" w14:textId="77777777" w:rsidR="000D14B5" w:rsidRDefault="000D14B5">
            <w:pPr>
              <w:pStyle w:val="TableParagraph"/>
              <w:rPr>
                <w:sz w:val="20"/>
              </w:rPr>
            </w:pPr>
          </w:p>
        </w:tc>
        <w:tc>
          <w:tcPr>
            <w:tcW w:w="1080" w:type="dxa"/>
          </w:tcPr>
          <w:p w14:paraId="6794DD19" w14:textId="77777777" w:rsidR="000D14B5" w:rsidRDefault="000D14B5">
            <w:pPr>
              <w:pStyle w:val="TableParagraph"/>
              <w:rPr>
                <w:sz w:val="20"/>
              </w:rPr>
            </w:pPr>
          </w:p>
        </w:tc>
        <w:tc>
          <w:tcPr>
            <w:tcW w:w="900" w:type="dxa"/>
          </w:tcPr>
          <w:p w14:paraId="54F2F88C" w14:textId="77777777" w:rsidR="000D14B5" w:rsidRDefault="000D14B5">
            <w:pPr>
              <w:pStyle w:val="TableParagraph"/>
              <w:rPr>
                <w:sz w:val="20"/>
              </w:rPr>
            </w:pPr>
          </w:p>
        </w:tc>
        <w:tc>
          <w:tcPr>
            <w:tcW w:w="1350" w:type="dxa"/>
          </w:tcPr>
          <w:p w14:paraId="0836055B" w14:textId="77777777" w:rsidR="000D14B5" w:rsidRDefault="000D14B5">
            <w:pPr>
              <w:pStyle w:val="TableParagraph"/>
              <w:rPr>
                <w:sz w:val="20"/>
              </w:rPr>
            </w:pPr>
          </w:p>
        </w:tc>
        <w:tc>
          <w:tcPr>
            <w:tcW w:w="720" w:type="dxa"/>
          </w:tcPr>
          <w:p w14:paraId="1B781627" w14:textId="77777777" w:rsidR="000D14B5" w:rsidRDefault="000D14B5">
            <w:pPr>
              <w:pStyle w:val="TableParagraph"/>
              <w:rPr>
                <w:sz w:val="20"/>
              </w:rPr>
            </w:pPr>
          </w:p>
        </w:tc>
        <w:tc>
          <w:tcPr>
            <w:tcW w:w="1800" w:type="dxa"/>
          </w:tcPr>
          <w:p w14:paraId="68F6A271" w14:textId="77777777" w:rsidR="000D14B5" w:rsidRDefault="000D14B5">
            <w:pPr>
              <w:pStyle w:val="TableParagraph"/>
              <w:rPr>
                <w:sz w:val="20"/>
              </w:rPr>
            </w:pPr>
          </w:p>
        </w:tc>
        <w:tc>
          <w:tcPr>
            <w:tcW w:w="900" w:type="dxa"/>
          </w:tcPr>
          <w:p w14:paraId="58C2C5CE" w14:textId="77777777" w:rsidR="000D14B5" w:rsidRDefault="000D14B5">
            <w:pPr>
              <w:pStyle w:val="TableParagraph"/>
              <w:rPr>
                <w:sz w:val="20"/>
              </w:rPr>
            </w:pPr>
          </w:p>
        </w:tc>
        <w:tc>
          <w:tcPr>
            <w:tcW w:w="900" w:type="dxa"/>
          </w:tcPr>
          <w:p w14:paraId="432B5A3C" w14:textId="77777777" w:rsidR="000D14B5" w:rsidRDefault="000D14B5">
            <w:pPr>
              <w:pStyle w:val="TableParagraph"/>
              <w:rPr>
                <w:sz w:val="20"/>
              </w:rPr>
            </w:pPr>
          </w:p>
        </w:tc>
        <w:tc>
          <w:tcPr>
            <w:tcW w:w="990" w:type="dxa"/>
          </w:tcPr>
          <w:p w14:paraId="713186F0" w14:textId="77777777" w:rsidR="000D14B5" w:rsidRDefault="000D14B5">
            <w:pPr>
              <w:pStyle w:val="TableParagraph"/>
              <w:rPr>
                <w:sz w:val="20"/>
              </w:rPr>
            </w:pPr>
          </w:p>
        </w:tc>
      </w:tr>
      <w:tr w:rsidR="000D14B5" w14:paraId="1AD40DAC" w14:textId="77777777">
        <w:trPr>
          <w:trHeight w:val="275"/>
        </w:trPr>
        <w:tc>
          <w:tcPr>
            <w:tcW w:w="558" w:type="dxa"/>
          </w:tcPr>
          <w:p w14:paraId="260D10F1" w14:textId="77777777" w:rsidR="000D14B5" w:rsidRDefault="000D14B5">
            <w:pPr>
              <w:pStyle w:val="TableParagraph"/>
              <w:rPr>
                <w:sz w:val="20"/>
              </w:rPr>
            </w:pPr>
          </w:p>
        </w:tc>
        <w:tc>
          <w:tcPr>
            <w:tcW w:w="720" w:type="dxa"/>
          </w:tcPr>
          <w:p w14:paraId="5E4FBC39" w14:textId="77777777" w:rsidR="000D14B5" w:rsidRDefault="000D14B5">
            <w:pPr>
              <w:pStyle w:val="TableParagraph"/>
              <w:rPr>
                <w:sz w:val="20"/>
              </w:rPr>
            </w:pPr>
          </w:p>
        </w:tc>
        <w:tc>
          <w:tcPr>
            <w:tcW w:w="1080" w:type="dxa"/>
          </w:tcPr>
          <w:p w14:paraId="33F4CC45" w14:textId="77777777" w:rsidR="000D14B5" w:rsidRDefault="000D14B5">
            <w:pPr>
              <w:pStyle w:val="TableParagraph"/>
              <w:rPr>
                <w:sz w:val="20"/>
              </w:rPr>
            </w:pPr>
          </w:p>
        </w:tc>
        <w:tc>
          <w:tcPr>
            <w:tcW w:w="900" w:type="dxa"/>
          </w:tcPr>
          <w:p w14:paraId="514D4CAE" w14:textId="77777777" w:rsidR="000D14B5" w:rsidRDefault="000D14B5">
            <w:pPr>
              <w:pStyle w:val="TableParagraph"/>
              <w:rPr>
                <w:sz w:val="20"/>
              </w:rPr>
            </w:pPr>
          </w:p>
        </w:tc>
        <w:tc>
          <w:tcPr>
            <w:tcW w:w="1350" w:type="dxa"/>
          </w:tcPr>
          <w:p w14:paraId="1D839258" w14:textId="77777777" w:rsidR="000D14B5" w:rsidRDefault="000D14B5">
            <w:pPr>
              <w:pStyle w:val="TableParagraph"/>
              <w:rPr>
                <w:sz w:val="20"/>
              </w:rPr>
            </w:pPr>
          </w:p>
        </w:tc>
        <w:tc>
          <w:tcPr>
            <w:tcW w:w="720" w:type="dxa"/>
          </w:tcPr>
          <w:p w14:paraId="5B91F95B" w14:textId="77777777" w:rsidR="000D14B5" w:rsidRDefault="000D14B5">
            <w:pPr>
              <w:pStyle w:val="TableParagraph"/>
              <w:rPr>
                <w:sz w:val="20"/>
              </w:rPr>
            </w:pPr>
          </w:p>
        </w:tc>
        <w:tc>
          <w:tcPr>
            <w:tcW w:w="1800" w:type="dxa"/>
          </w:tcPr>
          <w:p w14:paraId="0A180B87" w14:textId="77777777" w:rsidR="000D14B5" w:rsidRDefault="000D14B5">
            <w:pPr>
              <w:pStyle w:val="TableParagraph"/>
              <w:rPr>
                <w:sz w:val="20"/>
              </w:rPr>
            </w:pPr>
          </w:p>
        </w:tc>
        <w:tc>
          <w:tcPr>
            <w:tcW w:w="900" w:type="dxa"/>
          </w:tcPr>
          <w:p w14:paraId="577EE9FF" w14:textId="77777777" w:rsidR="000D14B5" w:rsidRDefault="000D14B5">
            <w:pPr>
              <w:pStyle w:val="TableParagraph"/>
              <w:rPr>
                <w:sz w:val="20"/>
              </w:rPr>
            </w:pPr>
          </w:p>
        </w:tc>
        <w:tc>
          <w:tcPr>
            <w:tcW w:w="900" w:type="dxa"/>
          </w:tcPr>
          <w:p w14:paraId="3AE3BF11" w14:textId="77777777" w:rsidR="000D14B5" w:rsidRDefault="000D14B5">
            <w:pPr>
              <w:pStyle w:val="TableParagraph"/>
              <w:rPr>
                <w:sz w:val="20"/>
              </w:rPr>
            </w:pPr>
          </w:p>
        </w:tc>
        <w:tc>
          <w:tcPr>
            <w:tcW w:w="990" w:type="dxa"/>
          </w:tcPr>
          <w:p w14:paraId="4E25CA70" w14:textId="77777777" w:rsidR="000D14B5" w:rsidRDefault="000D14B5">
            <w:pPr>
              <w:pStyle w:val="TableParagraph"/>
              <w:rPr>
                <w:sz w:val="20"/>
              </w:rPr>
            </w:pPr>
          </w:p>
        </w:tc>
      </w:tr>
      <w:tr w:rsidR="000D14B5" w14:paraId="53C6AE8E" w14:textId="77777777">
        <w:trPr>
          <w:trHeight w:val="275"/>
        </w:trPr>
        <w:tc>
          <w:tcPr>
            <w:tcW w:w="558" w:type="dxa"/>
          </w:tcPr>
          <w:p w14:paraId="541D30F0" w14:textId="77777777" w:rsidR="000D14B5" w:rsidRDefault="000D14B5">
            <w:pPr>
              <w:pStyle w:val="TableParagraph"/>
              <w:rPr>
                <w:sz w:val="20"/>
              </w:rPr>
            </w:pPr>
          </w:p>
        </w:tc>
        <w:tc>
          <w:tcPr>
            <w:tcW w:w="720" w:type="dxa"/>
          </w:tcPr>
          <w:p w14:paraId="7EEB3C87" w14:textId="77777777" w:rsidR="000D14B5" w:rsidRDefault="000D14B5">
            <w:pPr>
              <w:pStyle w:val="TableParagraph"/>
              <w:rPr>
                <w:sz w:val="20"/>
              </w:rPr>
            </w:pPr>
          </w:p>
        </w:tc>
        <w:tc>
          <w:tcPr>
            <w:tcW w:w="1080" w:type="dxa"/>
          </w:tcPr>
          <w:p w14:paraId="217E02FA" w14:textId="77777777" w:rsidR="000D14B5" w:rsidRDefault="000D14B5">
            <w:pPr>
              <w:pStyle w:val="TableParagraph"/>
              <w:rPr>
                <w:sz w:val="20"/>
              </w:rPr>
            </w:pPr>
          </w:p>
        </w:tc>
        <w:tc>
          <w:tcPr>
            <w:tcW w:w="900" w:type="dxa"/>
          </w:tcPr>
          <w:p w14:paraId="7A44F514" w14:textId="77777777" w:rsidR="000D14B5" w:rsidRDefault="000D14B5">
            <w:pPr>
              <w:pStyle w:val="TableParagraph"/>
              <w:rPr>
                <w:sz w:val="20"/>
              </w:rPr>
            </w:pPr>
          </w:p>
        </w:tc>
        <w:tc>
          <w:tcPr>
            <w:tcW w:w="1350" w:type="dxa"/>
          </w:tcPr>
          <w:p w14:paraId="427AEC50" w14:textId="77777777" w:rsidR="000D14B5" w:rsidRDefault="000D14B5">
            <w:pPr>
              <w:pStyle w:val="TableParagraph"/>
              <w:rPr>
                <w:sz w:val="20"/>
              </w:rPr>
            </w:pPr>
          </w:p>
        </w:tc>
        <w:tc>
          <w:tcPr>
            <w:tcW w:w="720" w:type="dxa"/>
          </w:tcPr>
          <w:p w14:paraId="00C89035" w14:textId="77777777" w:rsidR="000D14B5" w:rsidRDefault="000D14B5">
            <w:pPr>
              <w:pStyle w:val="TableParagraph"/>
              <w:rPr>
                <w:sz w:val="20"/>
              </w:rPr>
            </w:pPr>
          </w:p>
        </w:tc>
        <w:tc>
          <w:tcPr>
            <w:tcW w:w="1800" w:type="dxa"/>
          </w:tcPr>
          <w:p w14:paraId="2950FE3F" w14:textId="77777777" w:rsidR="000D14B5" w:rsidRDefault="000D14B5">
            <w:pPr>
              <w:pStyle w:val="TableParagraph"/>
              <w:rPr>
                <w:sz w:val="20"/>
              </w:rPr>
            </w:pPr>
          </w:p>
        </w:tc>
        <w:tc>
          <w:tcPr>
            <w:tcW w:w="900" w:type="dxa"/>
          </w:tcPr>
          <w:p w14:paraId="23368B2F" w14:textId="77777777" w:rsidR="000D14B5" w:rsidRDefault="000D14B5">
            <w:pPr>
              <w:pStyle w:val="TableParagraph"/>
              <w:rPr>
                <w:sz w:val="20"/>
              </w:rPr>
            </w:pPr>
          </w:p>
        </w:tc>
        <w:tc>
          <w:tcPr>
            <w:tcW w:w="900" w:type="dxa"/>
          </w:tcPr>
          <w:p w14:paraId="7E86564F" w14:textId="77777777" w:rsidR="000D14B5" w:rsidRDefault="000D14B5">
            <w:pPr>
              <w:pStyle w:val="TableParagraph"/>
              <w:rPr>
                <w:sz w:val="20"/>
              </w:rPr>
            </w:pPr>
          </w:p>
        </w:tc>
        <w:tc>
          <w:tcPr>
            <w:tcW w:w="990" w:type="dxa"/>
          </w:tcPr>
          <w:p w14:paraId="02AA2128" w14:textId="77777777" w:rsidR="000D14B5" w:rsidRDefault="000D14B5">
            <w:pPr>
              <w:pStyle w:val="TableParagraph"/>
              <w:rPr>
                <w:sz w:val="20"/>
              </w:rPr>
            </w:pPr>
          </w:p>
        </w:tc>
      </w:tr>
      <w:tr w:rsidR="000D14B5" w14:paraId="3E07F2D6" w14:textId="77777777">
        <w:trPr>
          <w:trHeight w:val="276"/>
        </w:trPr>
        <w:tc>
          <w:tcPr>
            <w:tcW w:w="558" w:type="dxa"/>
          </w:tcPr>
          <w:p w14:paraId="0823722E" w14:textId="77777777" w:rsidR="000D14B5" w:rsidRDefault="000D14B5">
            <w:pPr>
              <w:pStyle w:val="TableParagraph"/>
              <w:rPr>
                <w:sz w:val="20"/>
              </w:rPr>
            </w:pPr>
          </w:p>
        </w:tc>
        <w:tc>
          <w:tcPr>
            <w:tcW w:w="720" w:type="dxa"/>
          </w:tcPr>
          <w:p w14:paraId="52E00B1A" w14:textId="77777777" w:rsidR="000D14B5" w:rsidRDefault="000D14B5">
            <w:pPr>
              <w:pStyle w:val="TableParagraph"/>
              <w:rPr>
                <w:sz w:val="20"/>
              </w:rPr>
            </w:pPr>
          </w:p>
        </w:tc>
        <w:tc>
          <w:tcPr>
            <w:tcW w:w="1080" w:type="dxa"/>
          </w:tcPr>
          <w:p w14:paraId="7816CDB7" w14:textId="77777777" w:rsidR="000D14B5" w:rsidRDefault="000D14B5">
            <w:pPr>
              <w:pStyle w:val="TableParagraph"/>
              <w:rPr>
                <w:sz w:val="20"/>
              </w:rPr>
            </w:pPr>
          </w:p>
        </w:tc>
        <w:tc>
          <w:tcPr>
            <w:tcW w:w="900" w:type="dxa"/>
          </w:tcPr>
          <w:p w14:paraId="1DDEED8D" w14:textId="77777777" w:rsidR="000D14B5" w:rsidRDefault="000D14B5">
            <w:pPr>
              <w:pStyle w:val="TableParagraph"/>
              <w:rPr>
                <w:sz w:val="20"/>
              </w:rPr>
            </w:pPr>
          </w:p>
        </w:tc>
        <w:tc>
          <w:tcPr>
            <w:tcW w:w="1350" w:type="dxa"/>
          </w:tcPr>
          <w:p w14:paraId="0C4C0EAC" w14:textId="77777777" w:rsidR="000D14B5" w:rsidRDefault="000D14B5">
            <w:pPr>
              <w:pStyle w:val="TableParagraph"/>
              <w:rPr>
                <w:sz w:val="20"/>
              </w:rPr>
            </w:pPr>
          </w:p>
        </w:tc>
        <w:tc>
          <w:tcPr>
            <w:tcW w:w="720" w:type="dxa"/>
          </w:tcPr>
          <w:p w14:paraId="5CDB84CB" w14:textId="77777777" w:rsidR="000D14B5" w:rsidRDefault="000D14B5">
            <w:pPr>
              <w:pStyle w:val="TableParagraph"/>
              <w:rPr>
                <w:sz w:val="20"/>
              </w:rPr>
            </w:pPr>
          </w:p>
        </w:tc>
        <w:tc>
          <w:tcPr>
            <w:tcW w:w="1800" w:type="dxa"/>
          </w:tcPr>
          <w:p w14:paraId="6C82554E" w14:textId="77777777" w:rsidR="000D14B5" w:rsidRDefault="000D14B5">
            <w:pPr>
              <w:pStyle w:val="TableParagraph"/>
              <w:rPr>
                <w:sz w:val="20"/>
              </w:rPr>
            </w:pPr>
          </w:p>
        </w:tc>
        <w:tc>
          <w:tcPr>
            <w:tcW w:w="900" w:type="dxa"/>
          </w:tcPr>
          <w:p w14:paraId="5F0F9150" w14:textId="77777777" w:rsidR="000D14B5" w:rsidRDefault="000D14B5">
            <w:pPr>
              <w:pStyle w:val="TableParagraph"/>
              <w:rPr>
                <w:sz w:val="20"/>
              </w:rPr>
            </w:pPr>
          </w:p>
        </w:tc>
        <w:tc>
          <w:tcPr>
            <w:tcW w:w="900" w:type="dxa"/>
          </w:tcPr>
          <w:p w14:paraId="73468D31" w14:textId="77777777" w:rsidR="000D14B5" w:rsidRDefault="000D14B5">
            <w:pPr>
              <w:pStyle w:val="TableParagraph"/>
              <w:rPr>
                <w:sz w:val="20"/>
              </w:rPr>
            </w:pPr>
          </w:p>
        </w:tc>
        <w:tc>
          <w:tcPr>
            <w:tcW w:w="990" w:type="dxa"/>
          </w:tcPr>
          <w:p w14:paraId="74A3768D" w14:textId="77777777" w:rsidR="000D14B5" w:rsidRDefault="000D14B5">
            <w:pPr>
              <w:pStyle w:val="TableParagraph"/>
              <w:rPr>
                <w:sz w:val="20"/>
              </w:rPr>
            </w:pPr>
          </w:p>
        </w:tc>
      </w:tr>
      <w:tr w:rsidR="000D14B5" w14:paraId="45BA3577" w14:textId="77777777">
        <w:trPr>
          <w:trHeight w:val="275"/>
        </w:trPr>
        <w:tc>
          <w:tcPr>
            <w:tcW w:w="558" w:type="dxa"/>
          </w:tcPr>
          <w:p w14:paraId="51FBE012" w14:textId="77777777" w:rsidR="000D14B5" w:rsidRDefault="000D14B5">
            <w:pPr>
              <w:pStyle w:val="TableParagraph"/>
              <w:rPr>
                <w:sz w:val="20"/>
              </w:rPr>
            </w:pPr>
          </w:p>
        </w:tc>
        <w:tc>
          <w:tcPr>
            <w:tcW w:w="720" w:type="dxa"/>
          </w:tcPr>
          <w:p w14:paraId="46CFF4B2" w14:textId="77777777" w:rsidR="000D14B5" w:rsidRDefault="000D14B5">
            <w:pPr>
              <w:pStyle w:val="TableParagraph"/>
              <w:rPr>
                <w:sz w:val="20"/>
              </w:rPr>
            </w:pPr>
          </w:p>
        </w:tc>
        <w:tc>
          <w:tcPr>
            <w:tcW w:w="1080" w:type="dxa"/>
          </w:tcPr>
          <w:p w14:paraId="32EB288E" w14:textId="77777777" w:rsidR="000D14B5" w:rsidRDefault="000D14B5">
            <w:pPr>
              <w:pStyle w:val="TableParagraph"/>
              <w:rPr>
                <w:sz w:val="20"/>
              </w:rPr>
            </w:pPr>
          </w:p>
        </w:tc>
        <w:tc>
          <w:tcPr>
            <w:tcW w:w="900" w:type="dxa"/>
          </w:tcPr>
          <w:p w14:paraId="027FABE7" w14:textId="77777777" w:rsidR="000D14B5" w:rsidRDefault="000D14B5">
            <w:pPr>
              <w:pStyle w:val="TableParagraph"/>
              <w:rPr>
                <w:sz w:val="20"/>
              </w:rPr>
            </w:pPr>
          </w:p>
        </w:tc>
        <w:tc>
          <w:tcPr>
            <w:tcW w:w="1350" w:type="dxa"/>
          </w:tcPr>
          <w:p w14:paraId="76F26800" w14:textId="77777777" w:rsidR="000D14B5" w:rsidRDefault="000D14B5">
            <w:pPr>
              <w:pStyle w:val="TableParagraph"/>
              <w:rPr>
                <w:sz w:val="20"/>
              </w:rPr>
            </w:pPr>
          </w:p>
        </w:tc>
        <w:tc>
          <w:tcPr>
            <w:tcW w:w="720" w:type="dxa"/>
          </w:tcPr>
          <w:p w14:paraId="4C8CB2DA" w14:textId="77777777" w:rsidR="000D14B5" w:rsidRDefault="000D14B5">
            <w:pPr>
              <w:pStyle w:val="TableParagraph"/>
              <w:rPr>
                <w:sz w:val="20"/>
              </w:rPr>
            </w:pPr>
          </w:p>
        </w:tc>
        <w:tc>
          <w:tcPr>
            <w:tcW w:w="1800" w:type="dxa"/>
          </w:tcPr>
          <w:p w14:paraId="4CB6207F" w14:textId="77777777" w:rsidR="000D14B5" w:rsidRDefault="000D14B5">
            <w:pPr>
              <w:pStyle w:val="TableParagraph"/>
              <w:rPr>
                <w:sz w:val="20"/>
              </w:rPr>
            </w:pPr>
          </w:p>
        </w:tc>
        <w:tc>
          <w:tcPr>
            <w:tcW w:w="900" w:type="dxa"/>
          </w:tcPr>
          <w:p w14:paraId="02099709" w14:textId="77777777" w:rsidR="000D14B5" w:rsidRDefault="000D14B5">
            <w:pPr>
              <w:pStyle w:val="TableParagraph"/>
              <w:rPr>
                <w:sz w:val="20"/>
              </w:rPr>
            </w:pPr>
          </w:p>
        </w:tc>
        <w:tc>
          <w:tcPr>
            <w:tcW w:w="900" w:type="dxa"/>
          </w:tcPr>
          <w:p w14:paraId="44F3E127" w14:textId="77777777" w:rsidR="000D14B5" w:rsidRDefault="000D14B5">
            <w:pPr>
              <w:pStyle w:val="TableParagraph"/>
              <w:rPr>
                <w:sz w:val="20"/>
              </w:rPr>
            </w:pPr>
          </w:p>
        </w:tc>
        <w:tc>
          <w:tcPr>
            <w:tcW w:w="990" w:type="dxa"/>
          </w:tcPr>
          <w:p w14:paraId="5B116771" w14:textId="77777777" w:rsidR="000D14B5" w:rsidRDefault="000D14B5">
            <w:pPr>
              <w:pStyle w:val="TableParagraph"/>
              <w:rPr>
                <w:sz w:val="20"/>
              </w:rPr>
            </w:pPr>
          </w:p>
        </w:tc>
      </w:tr>
      <w:tr w:rsidR="000D14B5" w14:paraId="0B25E767" w14:textId="77777777">
        <w:trPr>
          <w:trHeight w:val="275"/>
        </w:trPr>
        <w:tc>
          <w:tcPr>
            <w:tcW w:w="558" w:type="dxa"/>
          </w:tcPr>
          <w:p w14:paraId="13A1E0CA" w14:textId="77777777" w:rsidR="000D14B5" w:rsidRDefault="000D14B5">
            <w:pPr>
              <w:pStyle w:val="TableParagraph"/>
              <w:rPr>
                <w:sz w:val="20"/>
              </w:rPr>
            </w:pPr>
          </w:p>
        </w:tc>
        <w:tc>
          <w:tcPr>
            <w:tcW w:w="720" w:type="dxa"/>
          </w:tcPr>
          <w:p w14:paraId="44394E98" w14:textId="77777777" w:rsidR="000D14B5" w:rsidRDefault="000D14B5">
            <w:pPr>
              <w:pStyle w:val="TableParagraph"/>
              <w:rPr>
                <w:sz w:val="20"/>
              </w:rPr>
            </w:pPr>
          </w:p>
        </w:tc>
        <w:tc>
          <w:tcPr>
            <w:tcW w:w="1080" w:type="dxa"/>
          </w:tcPr>
          <w:p w14:paraId="6588F34F" w14:textId="77777777" w:rsidR="000D14B5" w:rsidRDefault="000D14B5">
            <w:pPr>
              <w:pStyle w:val="TableParagraph"/>
              <w:rPr>
                <w:sz w:val="20"/>
              </w:rPr>
            </w:pPr>
          </w:p>
        </w:tc>
        <w:tc>
          <w:tcPr>
            <w:tcW w:w="900" w:type="dxa"/>
          </w:tcPr>
          <w:p w14:paraId="51EB1296" w14:textId="77777777" w:rsidR="000D14B5" w:rsidRDefault="000D14B5">
            <w:pPr>
              <w:pStyle w:val="TableParagraph"/>
              <w:rPr>
                <w:sz w:val="20"/>
              </w:rPr>
            </w:pPr>
          </w:p>
        </w:tc>
        <w:tc>
          <w:tcPr>
            <w:tcW w:w="1350" w:type="dxa"/>
          </w:tcPr>
          <w:p w14:paraId="4234EC1E" w14:textId="77777777" w:rsidR="000D14B5" w:rsidRDefault="000D14B5">
            <w:pPr>
              <w:pStyle w:val="TableParagraph"/>
              <w:rPr>
                <w:sz w:val="20"/>
              </w:rPr>
            </w:pPr>
          </w:p>
        </w:tc>
        <w:tc>
          <w:tcPr>
            <w:tcW w:w="720" w:type="dxa"/>
          </w:tcPr>
          <w:p w14:paraId="03531CC2" w14:textId="77777777" w:rsidR="000D14B5" w:rsidRDefault="000D14B5">
            <w:pPr>
              <w:pStyle w:val="TableParagraph"/>
              <w:rPr>
                <w:sz w:val="20"/>
              </w:rPr>
            </w:pPr>
          </w:p>
        </w:tc>
        <w:tc>
          <w:tcPr>
            <w:tcW w:w="1800" w:type="dxa"/>
          </w:tcPr>
          <w:p w14:paraId="2682FA7F" w14:textId="77777777" w:rsidR="000D14B5" w:rsidRDefault="000D14B5">
            <w:pPr>
              <w:pStyle w:val="TableParagraph"/>
              <w:rPr>
                <w:sz w:val="20"/>
              </w:rPr>
            </w:pPr>
          </w:p>
        </w:tc>
        <w:tc>
          <w:tcPr>
            <w:tcW w:w="900" w:type="dxa"/>
          </w:tcPr>
          <w:p w14:paraId="09D0A093" w14:textId="77777777" w:rsidR="000D14B5" w:rsidRDefault="000D14B5">
            <w:pPr>
              <w:pStyle w:val="TableParagraph"/>
              <w:rPr>
                <w:sz w:val="20"/>
              </w:rPr>
            </w:pPr>
          </w:p>
        </w:tc>
        <w:tc>
          <w:tcPr>
            <w:tcW w:w="900" w:type="dxa"/>
          </w:tcPr>
          <w:p w14:paraId="23ACE7FE" w14:textId="77777777" w:rsidR="000D14B5" w:rsidRDefault="000D14B5">
            <w:pPr>
              <w:pStyle w:val="TableParagraph"/>
              <w:rPr>
                <w:sz w:val="20"/>
              </w:rPr>
            </w:pPr>
          </w:p>
        </w:tc>
        <w:tc>
          <w:tcPr>
            <w:tcW w:w="990" w:type="dxa"/>
          </w:tcPr>
          <w:p w14:paraId="3B4CC4C7" w14:textId="77777777" w:rsidR="000D14B5" w:rsidRDefault="000D14B5">
            <w:pPr>
              <w:pStyle w:val="TableParagraph"/>
              <w:rPr>
                <w:sz w:val="20"/>
              </w:rPr>
            </w:pPr>
          </w:p>
        </w:tc>
      </w:tr>
      <w:tr w:rsidR="000D14B5" w14:paraId="212CAE31" w14:textId="77777777">
        <w:trPr>
          <w:trHeight w:val="276"/>
        </w:trPr>
        <w:tc>
          <w:tcPr>
            <w:tcW w:w="558" w:type="dxa"/>
          </w:tcPr>
          <w:p w14:paraId="482B1D7B" w14:textId="77777777" w:rsidR="000D14B5" w:rsidRDefault="000D14B5">
            <w:pPr>
              <w:pStyle w:val="TableParagraph"/>
              <w:rPr>
                <w:sz w:val="20"/>
              </w:rPr>
            </w:pPr>
          </w:p>
        </w:tc>
        <w:tc>
          <w:tcPr>
            <w:tcW w:w="720" w:type="dxa"/>
          </w:tcPr>
          <w:p w14:paraId="3916C0F7" w14:textId="77777777" w:rsidR="000D14B5" w:rsidRDefault="000D14B5">
            <w:pPr>
              <w:pStyle w:val="TableParagraph"/>
              <w:rPr>
                <w:sz w:val="20"/>
              </w:rPr>
            </w:pPr>
          </w:p>
        </w:tc>
        <w:tc>
          <w:tcPr>
            <w:tcW w:w="1080" w:type="dxa"/>
          </w:tcPr>
          <w:p w14:paraId="38F58FEF" w14:textId="77777777" w:rsidR="000D14B5" w:rsidRDefault="000D14B5">
            <w:pPr>
              <w:pStyle w:val="TableParagraph"/>
              <w:rPr>
                <w:sz w:val="20"/>
              </w:rPr>
            </w:pPr>
          </w:p>
        </w:tc>
        <w:tc>
          <w:tcPr>
            <w:tcW w:w="900" w:type="dxa"/>
          </w:tcPr>
          <w:p w14:paraId="3F9F9340" w14:textId="77777777" w:rsidR="000D14B5" w:rsidRDefault="000D14B5">
            <w:pPr>
              <w:pStyle w:val="TableParagraph"/>
              <w:rPr>
                <w:sz w:val="20"/>
              </w:rPr>
            </w:pPr>
          </w:p>
        </w:tc>
        <w:tc>
          <w:tcPr>
            <w:tcW w:w="1350" w:type="dxa"/>
          </w:tcPr>
          <w:p w14:paraId="67E0C667" w14:textId="77777777" w:rsidR="000D14B5" w:rsidRDefault="000D14B5">
            <w:pPr>
              <w:pStyle w:val="TableParagraph"/>
              <w:rPr>
                <w:sz w:val="20"/>
              </w:rPr>
            </w:pPr>
          </w:p>
        </w:tc>
        <w:tc>
          <w:tcPr>
            <w:tcW w:w="720" w:type="dxa"/>
          </w:tcPr>
          <w:p w14:paraId="35285A8D" w14:textId="77777777" w:rsidR="000D14B5" w:rsidRDefault="000D14B5">
            <w:pPr>
              <w:pStyle w:val="TableParagraph"/>
              <w:rPr>
                <w:sz w:val="20"/>
              </w:rPr>
            </w:pPr>
          </w:p>
        </w:tc>
        <w:tc>
          <w:tcPr>
            <w:tcW w:w="1800" w:type="dxa"/>
          </w:tcPr>
          <w:p w14:paraId="682693BC" w14:textId="77777777" w:rsidR="000D14B5" w:rsidRDefault="000D14B5">
            <w:pPr>
              <w:pStyle w:val="TableParagraph"/>
              <w:rPr>
                <w:sz w:val="20"/>
              </w:rPr>
            </w:pPr>
          </w:p>
        </w:tc>
        <w:tc>
          <w:tcPr>
            <w:tcW w:w="900" w:type="dxa"/>
          </w:tcPr>
          <w:p w14:paraId="2AFE7C33" w14:textId="77777777" w:rsidR="000D14B5" w:rsidRDefault="000D14B5">
            <w:pPr>
              <w:pStyle w:val="TableParagraph"/>
              <w:rPr>
                <w:sz w:val="20"/>
              </w:rPr>
            </w:pPr>
          </w:p>
        </w:tc>
        <w:tc>
          <w:tcPr>
            <w:tcW w:w="900" w:type="dxa"/>
          </w:tcPr>
          <w:p w14:paraId="7FEF6F63" w14:textId="77777777" w:rsidR="000D14B5" w:rsidRDefault="000D14B5">
            <w:pPr>
              <w:pStyle w:val="TableParagraph"/>
              <w:rPr>
                <w:sz w:val="20"/>
              </w:rPr>
            </w:pPr>
          </w:p>
        </w:tc>
        <w:tc>
          <w:tcPr>
            <w:tcW w:w="990" w:type="dxa"/>
          </w:tcPr>
          <w:p w14:paraId="1F913861" w14:textId="77777777" w:rsidR="000D14B5" w:rsidRDefault="000D14B5">
            <w:pPr>
              <w:pStyle w:val="TableParagraph"/>
              <w:rPr>
                <w:sz w:val="20"/>
              </w:rPr>
            </w:pPr>
          </w:p>
        </w:tc>
      </w:tr>
      <w:tr w:rsidR="000D14B5" w14:paraId="782D76AB" w14:textId="77777777">
        <w:trPr>
          <w:trHeight w:val="275"/>
        </w:trPr>
        <w:tc>
          <w:tcPr>
            <w:tcW w:w="558" w:type="dxa"/>
          </w:tcPr>
          <w:p w14:paraId="4A23562E" w14:textId="77777777" w:rsidR="000D14B5" w:rsidRDefault="000D14B5">
            <w:pPr>
              <w:pStyle w:val="TableParagraph"/>
              <w:rPr>
                <w:sz w:val="20"/>
              </w:rPr>
            </w:pPr>
          </w:p>
        </w:tc>
        <w:tc>
          <w:tcPr>
            <w:tcW w:w="720" w:type="dxa"/>
          </w:tcPr>
          <w:p w14:paraId="48AE0E62" w14:textId="77777777" w:rsidR="000D14B5" w:rsidRDefault="000D14B5">
            <w:pPr>
              <w:pStyle w:val="TableParagraph"/>
              <w:rPr>
                <w:sz w:val="20"/>
              </w:rPr>
            </w:pPr>
          </w:p>
        </w:tc>
        <w:tc>
          <w:tcPr>
            <w:tcW w:w="1080" w:type="dxa"/>
          </w:tcPr>
          <w:p w14:paraId="586AA01D" w14:textId="77777777" w:rsidR="000D14B5" w:rsidRDefault="000D14B5">
            <w:pPr>
              <w:pStyle w:val="TableParagraph"/>
              <w:rPr>
                <w:sz w:val="20"/>
              </w:rPr>
            </w:pPr>
          </w:p>
        </w:tc>
        <w:tc>
          <w:tcPr>
            <w:tcW w:w="900" w:type="dxa"/>
          </w:tcPr>
          <w:p w14:paraId="0D8D6290" w14:textId="77777777" w:rsidR="000D14B5" w:rsidRDefault="000D14B5">
            <w:pPr>
              <w:pStyle w:val="TableParagraph"/>
              <w:rPr>
                <w:sz w:val="20"/>
              </w:rPr>
            </w:pPr>
          </w:p>
        </w:tc>
        <w:tc>
          <w:tcPr>
            <w:tcW w:w="1350" w:type="dxa"/>
          </w:tcPr>
          <w:p w14:paraId="040AE29E" w14:textId="77777777" w:rsidR="000D14B5" w:rsidRDefault="000D14B5">
            <w:pPr>
              <w:pStyle w:val="TableParagraph"/>
              <w:rPr>
                <w:sz w:val="20"/>
              </w:rPr>
            </w:pPr>
          </w:p>
        </w:tc>
        <w:tc>
          <w:tcPr>
            <w:tcW w:w="720" w:type="dxa"/>
          </w:tcPr>
          <w:p w14:paraId="30A472A2" w14:textId="77777777" w:rsidR="000D14B5" w:rsidRDefault="000D14B5">
            <w:pPr>
              <w:pStyle w:val="TableParagraph"/>
              <w:rPr>
                <w:sz w:val="20"/>
              </w:rPr>
            </w:pPr>
          </w:p>
        </w:tc>
        <w:tc>
          <w:tcPr>
            <w:tcW w:w="1800" w:type="dxa"/>
          </w:tcPr>
          <w:p w14:paraId="2FCE8346" w14:textId="77777777" w:rsidR="000D14B5" w:rsidRDefault="000D14B5">
            <w:pPr>
              <w:pStyle w:val="TableParagraph"/>
              <w:rPr>
                <w:sz w:val="20"/>
              </w:rPr>
            </w:pPr>
          </w:p>
        </w:tc>
        <w:tc>
          <w:tcPr>
            <w:tcW w:w="900" w:type="dxa"/>
          </w:tcPr>
          <w:p w14:paraId="208EE6C7" w14:textId="77777777" w:rsidR="000D14B5" w:rsidRDefault="000D14B5">
            <w:pPr>
              <w:pStyle w:val="TableParagraph"/>
              <w:rPr>
                <w:sz w:val="20"/>
              </w:rPr>
            </w:pPr>
          </w:p>
        </w:tc>
        <w:tc>
          <w:tcPr>
            <w:tcW w:w="900" w:type="dxa"/>
          </w:tcPr>
          <w:p w14:paraId="25382BAC" w14:textId="77777777" w:rsidR="000D14B5" w:rsidRDefault="000D14B5">
            <w:pPr>
              <w:pStyle w:val="TableParagraph"/>
              <w:rPr>
                <w:sz w:val="20"/>
              </w:rPr>
            </w:pPr>
          </w:p>
        </w:tc>
        <w:tc>
          <w:tcPr>
            <w:tcW w:w="990" w:type="dxa"/>
          </w:tcPr>
          <w:p w14:paraId="76F034FB" w14:textId="77777777" w:rsidR="000D14B5" w:rsidRDefault="000D14B5">
            <w:pPr>
              <w:pStyle w:val="TableParagraph"/>
              <w:rPr>
                <w:sz w:val="20"/>
              </w:rPr>
            </w:pPr>
          </w:p>
        </w:tc>
      </w:tr>
    </w:tbl>
    <w:p w14:paraId="6E9BB288" w14:textId="77777777" w:rsidR="00726460" w:rsidRDefault="00726460" w:rsidP="00726460">
      <w:pPr>
        <w:rPr>
          <w:sz w:val="20"/>
        </w:rPr>
        <w:sectPr w:rsidR="00726460">
          <w:headerReference w:type="default" r:id="rId61"/>
          <w:footerReference w:type="default" r:id="rId62"/>
          <w:pgSz w:w="11900" w:h="16840"/>
          <w:pgMar w:top="1540" w:right="420" w:bottom="940" w:left="620" w:header="929" w:footer="744" w:gutter="0"/>
          <w:cols w:space="720"/>
        </w:sectPr>
      </w:pPr>
    </w:p>
    <w:p w14:paraId="0535C1EB" w14:textId="77777777" w:rsidR="00505ACF" w:rsidRDefault="00505ACF">
      <w:pPr>
        <w:pStyle w:val="BodyText"/>
        <w:spacing w:before="9"/>
        <w:rPr>
          <w:sz w:val="16"/>
        </w:rPr>
      </w:pPr>
    </w:p>
    <w:p w14:paraId="31AE75A1" w14:textId="55E24A2D" w:rsidR="00726460" w:rsidRPr="00BE7085" w:rsidRDefault="009748A5" w:rsidP="00BE7085">
      <w:pPr>
        <w:pStyle w:val="AppendixSubheadings"/>
        <w:jc w:val="center"/>
        <w:rPr>
          <w:b/>
          <w:sz w:val="24"/>
          <w:szCs w:val="24"/>
        </w:rPr>
      </w:pPr>
      <w:bookmarkStart w:id="373" w:name="Appendix_G"/>
      <w:bookmarkStart w:id="374" w:name="_bookmark40"/>
      <w:bookmarkStart w:id="375" w:name="_Toc125984315"/>
      <w:bookmarkEnd w:id="373"/>
      <w:bookmarkEnd w:id="374"/>
      <w:r w:rsidRPr="00BE7085">
        <w:rPr>
          <w:b/>
          <w:sz w:val="24"/>
          <w:szCs w:val="24"/>
        </w:rPr>
        <w:t>Appendix G</w:t>
      </w:r>
      <w:r w:rsidR="00BE7085" w:rsidRPr="00BE7085">
        <w:rPr>
          <w:b/>
          <w:sz w:val="24"/>
          <w:szCs w:val="24"/>
        </w:rPr>
        <w:t xml:space="preserve">: </w:t>
      </w:r>
      <w:commentRangeStart w:id="376"/>
      <w:r w:rsidR="00726460" w:rsidRPr="00BE7085">
        <w:rPr>
          <w:b/>
          <w:sz w:val="24"/>
          <w:szCs w:val="24"/>
        </w:rPr>
        <w:t>S</w:t>
      </w:r>
      <w:r w:rsidR="00361ED1" w:rsidRPr="00BE7085">
        <w:rPr>
          <w:b/>
          <w:sz w:val="24"/>
          <w:szCs w:val="24"/>
        </w:rPr>
        <w:t>tream</w:t>
      </w:r>
      <w:r w:rsidR="00726460" w:rsidRPr="00BE7085">
        <w:rPr>
          <w:b/>
          <w:sz w:val="24"/>
          <w:szCs w:val="24"/>
        </w:rPr>
        <w:t xml:space="preserve"> T</w:t>
      </w:r>
      <w:r w:rsidR="00361ED1" w:rsidRPr="00BE7085">
        <w:rPr>
          <w:b/>
          <w:sz w:val="24"/>
          <w:szCs w:val="24"/>
        </w:rPr>
        <w:t>emperature</w:t>
      </w:r>
      <w:r w:rsidR="00726460" w:rsidRPr="00BE7085">
        <w:rPr>
          <w:b/>
          <w:sz w:val="24"/>
          <w:szCs w:val="24"/>
        </w:rPr>
        <w:t xml:space="preserve"> M</w:t>
      </w:r>
      <w:r w:rsidR="00361ED1" w:rsidRPr="00BE7085">
        <w:rPr>
          <w:b/>
          <w:sz w:val="24"/>
          <w:szCs w:val="24"/>
        </w:rPr>
        <w:t>onitoring</w:t>
      </w:r>
      <w:r w:rsidR="00726460" w:rsidRPr="00BE7085">
        <w:rPr>
          <w:b/>
          <w:sz w:val="24"/>
          <w:szCs w:val="24"/>
        </w:rPr>
        <w:t xml:space="preserve"> F</w:t>
      </w:r>
      <w:r w:rsidR="00361ED1" w:rsidRPr="00BE7085">
        <w:rPr>
          <w:b/>
          <w:sz w:val="24"/>
          <w:szCs w:val="24"/>
        </w:rPr>
        <w:t>ield</w:t>
      </w:r>
      <w:r w:rsidR="00726460" w:rsidRPr="00BE7085">
        <w:rPr>
          <w:b/>
          <w:sz w:val="24"/>
          <w:szCs w:val="24"/>
        </w:rPr>
        <w:t xml:space="preserve"> </w:t>
      </w:r>
      <w:r w:rsidR="00361ED1" w:rsidRPr="00BE7085">
        <w:rPr>
          <w:b/>
          <w:sz w:val="24"/>
          <w:szCs w:val="24"/>
        </w:rPr>
        <w:t>Data</w:t>
      </w:r>
      <w:r w:rsidR="00726460" w:rsidRPr="00BE7085">
        <w:rPr>
          <w:b/>
          <w:sz w:val="24"/>
          <w:szCs w:val="24"/>
        </w:rPr>
        <w:t xml:space="preserve"> S</w:t>
      </w:r>
      <w:r w:rsidR="00361ED1" w:rsidRPr="00BE7085">
        <w:rPr>
          <w:b/>
          <w:sz w:val="24"/>
          <w:szCs w:val="24"/>
        </w:rPr>
        <w:t>heet</w:t>
      </w:r>
      <w:bookmarkEnd w:id="375"/>
      <w:commentRangeEnd w:id="376"/>
      <w:r w:rsidR="008323A5">
        <w:rPr>
          <w:rStyle w:val="CommentReference"/>
        </w:rPr>
        <w:commentReference w:id="376"/>
      </w:r>
    </w:p>
    <w:p w14:paraId="346ADA89" w14:textId="77777777" w:rsidR="000D14B5" w:rsidRDefault="000D14B5">
      <w:pPr>
        <w:pStyle w:val="BodyText"/>
        <w:rPr>
          <w:b/>
          <w:sz w:val="36"/>
        </w:rPr>
      </w:pPr>
    </w:p>
    <w:p w14:paraId="024E98B5" w14:textId="77777777" w:rsidR="000D14B5" w:rsidRDefault="009748A5">
      <w:pPr>
        <w:ind w:left="532"/>
        <w:rPr>
          <w:b/>
          <w:sz w:val="24"/>
        </w:rPr>
      </w:pPr>
      <w:r>
        <w:rPr>
          <w:b/>
          <w:sz w:val="24"/>
        </w:rPr>
        <w:t>Stream Information</w:t>
      </w:r>
    </w:p>
    <w:p w14:paraId="1C45108D" w14:textId="77777777" w:rsidR="000D14B5" w:rsidRDefault="009748A5">
      <w:pPr>
        <w:pStyle w:val="BodyText"/>
        <w:spacing w:before="136"/>
        <w:ind w:left="532"/>
      </w:pPr>
      <w:r>
        <w:t>Stream Name:</w:t>
      </w:r>
    </w:p>
    <w:p w14:paraId="2098BEEE" w14:textId="77777777" w:rsidR="000D14B5" w:rsidRDefault="000D14B5">
      <w:pPr>
        <w:pStyle w:val="BodyText"/>
        <w:rPr>
          <w:sz w:val="20"/>
        </w:rPr>
      </w:pPr>
    </w:p>
    <w:p w14:paraId="0CE37F4D" w14:textId="77777777" w:rsidR="00726460" w:rsidRDefault="00726460" w:rsidP="00726460">
      <w:pPr>
        <w:pStyle w:val="BodyText"/>
        <w:spacing w:before="8"/>
        <w:rPr>
          <w:sz w:val="11"/>
        </w:rPr>
      </w:pPr>
      <w:r>
        <w:rPr>
          <w:noProof/>
        </w:rPr>
        <mc:AlternateContent>
          <mc:Choice Requires="wps">
            <w:drawing>
              <wp:anchor distT="0" distB="0" distL="0" distR="0" simplePos="0" relativeHeight="251693056" behindDoc="1" locked="0" layoutInCell="1" allowOverlap="1" wp14:anchorId="0E977056" wp14:editId="62BD5208">
                <wp:simplePos x="0" y="0"/>
                <wp:positionH relativeFrom="page">
                  <wp:posOffset>731520</wp:posOffset>
                </wp:positionH>
                <wp:positionV relativeFrom="paragraph">
                  <wp:posOffset>113665</wp:posOffset>
                </wp:positionV>
                <wp:extent cx="5334000" cy="1270"/>
                <wp:effectExtent l="0" t="0" r="0" b="0"/>
                <wp:wrapTopAndBottom/>
                <wp:docPr id="4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0" cy="1270"/>
                        </a:xfrm>
                        <a:custGeom>
                          <a:avLst/>
                          <a:gdLst>
                            <a:gd name="T0" fmla="+- 0 1152 1152"/>
                            <a:gd name="T1" fmla="*/ T0 w 8400"/>
                            <a:gd name="T2" fmla="+- 0 9552 1152"/>
                            <a:gd name="T3" fmla="*/ T2 w 8400"/>
                          </a:gdLst>
                          <a:ahLst/>
                          <a:cxnLst>
                            <a:cxn ang="0">
                              <a:pos x="T1" y="0"/>
                            </a:cxn>
                            <a:cxn ang="0">
                              <a:pos x="T3" y="0"/>
                            </a:cxn>
                          </a:cxnLst>
                          <a:rect l="0" t="0" r="r" b="b"/>
                          <a:pathLst>
                            <a:path w="8400">
                              <a:moveTo>
                                <a:pt x="0" y="0"/>
                              </a:moveTo>
                              <a:lnTo>
                                <a:pt x="84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B1852E8" id="Freeform 12" o:spid="_x0000_s1026" style="position:absolute;margin-left:57.6pt;margin-top:8.95pt;width:420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" path="m,l8400,e" filled="f" strokeweight=".48pt">
                <v:path arrowok="t" o:connecttype="custom" o:connectlocs="0,0;5334000,0" o:connectangles="0,0"/>
                <w10:wrap type="topAndBottom" anchorx="page"/>
              </v:shape>
            </w:pict>
          </mc:Fallback>
        </mc:AlternateContent>
      </w:r>
    </w:p>
    <w:p w14:paraId="478A4272" w14:textId="77777777" w:rsidR="000D14B5" w:rsidRDefault="009748A5">
      <w:pPr>
        <w:pStyle w:val="BodyText"/>
        <w:tabs>
          <w:tab w:val="left" w:pos="9531"/>
        </w:tabs>
        <w:spacing w:before="109" w:line="360" w:lineRule="auto"/>
        <w:ind w:left="532" w:right="1320"/>
      </w:pPr>
      <w:r>
        <w:t>Field</w:t>
      </w:r>
      <w:r>
        <w:rPr>
          <w:spacing w:val="-3"/>
        </w:rPr>
        <w:t xml:space="preserve"> </w:t>
      </w:r>
      <w:r>
        <w:t>Crew:</w:t>
      </w:r>
      <w:r>
        <w:rPr>
          <w:spacing w:val="-1"/>
        </w:rPr>
        <w:t xml:space="preserve"> </w:t>
      </w:r>
      <w:r>
        <w:rPr>
          <w:u w:val="single"/>
        </w:rPr>
        <w:t xml:space="preserve"> </w:t>
      </w:r>
      <w:r>
        <w:rPr>
          <w:u w:val="single"/>
        </w:rPr>
        <w:tab/>
      </w:r>
      <w:r>
        <w:t xml:space="preserve"> Partner</w:t>
      </w:r>
      <w:r>
        <w:rPr>
          <w:spacing w:val="-1"/>
        </w:rPr>
        <w:t xml:space="preserve"> </w:t>
      </w:r>
      <w:r>
        <w:t>Organization:</w:t>
      </w:r>
    </w:p>
    <w:p w14:paraId="1400DEFE" w14:textId="77777777" w:rsidR="00726460" w:rsidRDefault="00726460" w:rsidP="00726460">
      <w:pPr>
        <w:pStyle w:val="BodyText"/>
        <w:spacing w:before="8"/>
        <w:rPr>
          <w:sz w:val="19"/>
        </w:rPr>
      </w:pPr>
      <w:r>
        <w:rPr>
          <w:noProof/>
        </w:rPr>
        <mc:AlternateContent>
          <mc:Choice Requires="wps">
            <w:drawing>
              <wp:anchor distT="0" distB="0" distL="0" distR="0" simplePos="0" relativeHeight="251695104" behindDoc="1" locked="0" layoutInCell="1" allowOverlap="1" wp14:anchorId="007760D6" wp14:editId="7ECAABCF">
                <wp:simplePos x="0" y="0"/>
                <wp:positionH relativeFrom="page">
                  <wp:posOffset>731520</wp:posOffset>
                </wp:positionH>
                <wp:positionV relativeFrom="paragraph">
                  <wp:posOffset>172085</wp:posOffset>
                </wp:positionV>
                <wp:extent cx="5181600" cy="1270"/>
                <wp:effectExtent l="0" t="0" r="0" b="0"/>
                <wp:wrapTopAndBottom/>
                <wp:docPr id="43"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152 1152"/>
                            <a:gd name="T1" fmla="*/ T0 w 8160"/>
                            <a:gd name="T2" fmla="+- 0 9312 1152"/>
                            <a:gd name="T3" fmla="*/ T2 w 8160"/>
                          </a:gdLst>
                          <a:ahLst/>
                          <a:cxnLst>
                            <a:cxn ang="0">
                              <a:pos x="T1" y="0"/>
                            </a:cxn>
                            <a:cxn ang="0">
                              <a:pos x="T3" y="0"/>
                            </a:cxn>
                          </a:cxnLst>
                          <a:rect l="0" t="0" r="r" b="b"/>
                          <a:pathLst>
                            <a:path w="8160">
                              <a:moveTo>
                                <a:pt x="0" y="0"/>
                              </a:moveTo>
                              <a:lnTo>
                                <a:pt x="81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9BA60F6" id="Freeform 11" o:spid="_x0000_s1026" style="position:absolute;margin-left:57.6pt;margin-top:13.55pt;width:408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" path="m,l8160,e" filled="f" strokeweight=".48pt">
                <v:path arrowok="t" o:connecttype="custom" o:connectlocs="0,0;5181600,0" o:connectangles="0,0"/>
                <w10:wrap type="topAndBottom" anchorx="page"/>
              </v:shape>
            </w:pict>
          </mc:Fallback>
        </mc:AlternateContent>
      </w:r>
    </w:p>
    <w:p w14:paraId="63816B3B" w14:textId="77777777" w:rsidR="000D14B5" w:rsidRDefault="009748A5">
      <w:pPr>
        <w:pStyle w:val="BodyText"/>
        <w:spacing w:before="109"/>
        <w:ind w:left="532"/>
      </w:pPr>
      <w:r>
        <w:t>Site Description/Directions:</w:t>
      </w:r>
    </w:p>
    <w:p w14:paraId="76FBA241" w14:textId="77777777" w:rsidR="000D14B5" w:rsidRDefault="000D14B5">
      <w:pPr>
        <w:pStyle w:val="BodyText"/>
        <w:rPr>
          <w:sz w:val="20"/>
        </w:rPr>
      </w:pPr>
    </w:p>
    <w:p w14:paraId="402E1BA3" w14:textId="77777777" w:rsidR="00726460" w:rsidRDefault="00726460" w:rsidP="00726460">
      <w:pPr>
        <w:pStyle w:val="BodyText"/>
        <w:spacing w:before="8"/>
        <w:rPr>
          <w:sz w:val="11"/>
        </w:rPr>
      </w:pPr>
      <w:r>
        <w:rPr>
          <w:noProof/>
        </w:rPr>
        <mc:AlternateContent>
          <mc:Choice Requires="wps">
            <w:drawing>
              <wp:anchor distT="0" distB="0" distL="0" distR="0" simplePos="0" relativeHeight="251697152" behindDoc="1" locked="0" layoutInCell="1" allowOverlap="1" wp14:anchorId="43E70FC3" wp14:editId="125473A0">
                <wp:simplePos x="0" y="0"/>
                <wp:positionH relativeFrom="page">
                  <wp:posOffset>731520</wp:posOffset>
                </wp:positionH>
                <wp:positionV relativeFrom="paragraph">
                  <wp:posOffset>113665</wp:posOffset>
                </wp:positionV>
                <wp:extent cx="6019800" cy="1270"/>
                <wp:effectExtent l="0" t="0" r="0" b="0"/>
                <wp:wrapTopAndBottom/>
                <wp:docPr id="4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82AF9FF" id="Freeform 10" o:spid="_x0000_s1026" style="position:absolute;margin-left:57.6pt;margin-top:8.95pt;width:474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98176" behindDoc="1" locked="0" layoutInCell="1" allowOverlap="1" wp14:anchorId="4CE4750D" wp14:editId="736B48D7">
                <wp:simplePos x="0" y="0"/>
                <wp:positionH relativeFrom="page">
                  <wp:posOffset>731520</wp:posOffset>
                </wp:positionH>
                <wp:positionV relativeFrom="paragraph">
                  <wp:posOffset>376555</wp:posOffset>
                </wp:positionV>
                <wp:extent cx="6019800" cy="1270"/>
                <wp:effectExtent l="0" t="0" r="0" b="0"/>
                <wp:wrapTopAndBottom/>
                <wp:docPr id="7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7201F84" id="Freeform 9" o:spid="_x0000_s1026" style="position:absolute;margin-left:57.6pt;margin-top:29.65pt;width:474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99200" behindDoc="1" locked="0" layoutInCell="1" allowOverlap="1" wp14:anchorId="75D64721" wp14:editId="3873B3E6">
                <wp:simplePos x="0" y="0"/>
                <wp:positionH relativeFrom="page">
                  <wp:posOffset>731520</wp:posOffset>
                </wp:positionH>
                <wp:positionV relativeFrom="paragraph">
                  <wp:posOffset>639445</wp:posOffset>
                </wp:positionV>
                <wp:extent cx="3962400" cy="1270"/>
                <wp:effectExtent l="0" t="0" r="0" b="0"/>
                <wp:wrapTopAndBottom/>
                <wp:docPr id="7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270"/>
                        </a:xfrm>
                        <a:custGeom>
                          <a:avLst/>
                          <a:gdLst>
                            <a:gd name="T0" fmla="+- 0 1152 1152"/>
                            <a:gd name="T1" fmla="*/ T0 w 6240"/>
                            <a:gd name="T2" fmla="+- 0 7392 1152"/>
                            <a:gd name="T3" fmla="*/ T2 w 6240"/>
                          </a:gdLst>
                          <a:ahLst/>
                          <a:cxnLst>
                            <a:cxn ang="0">
                              <a:pos x="T1" y="0"/>
                            </a:cxn>
                            <a:cxn ang="0">
                              <a:pos x="T3" y="0"/>
                            </a:cxn>
                          </a:cxnLst>
                          <a:rect l="0" t="0" r="r" b="b"/>
                          <a:pathLst>
                            <a:path w="6240">
                              <a:moveTo>
                                <a:pt x="0" y="0"/>
                              </a:moveTo>
                              <a:lnTo>
                                <a:pt x="6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7DBE694" id="Freeform 8" o:spid="_x0000_s1026" style="position:absolute;margin-left:57.6pt;margin-top:50.35pt;width:312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" path="m,l6240,e" filled="f" strokeweight=".48pt">
                <v:path arrowok="t" o:connecttype="custom" o:connectlocs="0,0;3962400,0" o:connectangles="0,0"/>
                <w10:wrap type="topAndBottom" anchorx="page"/>
              </v:shape>
            </w:pict>
          </mc:Fallback>
        </mc:AlternateContent>
      </w:r>
    </w:p>
    <w:p w14:paraId="5F19C7BE" w14:textId="77777777" w:rsidR="000D14B5" w:rsidRDefault="000D14B5">
      <w:pPr>
        <w:pStyle w:val="BodyText"/>
        <w:spacing w:before="2"/>
        <w:rPr>
          <w:sz w:val="29"/>
        </w:rPr>
      </w:pPr>
    </w:p>
    <w:p w14:paraId="7B10AD5F" w14:textId="77777777" w:rsidR="000D14B5" w:rsidRDefault="000D14B5">
      <w:pPr>
        <w:pStyle w:val="BodyText"/>
        <w:spacing w:before="2"/>
        <w:rPr>
          <w:sz w:val="29"/>
        </w:rPr>
      </w:pPr>
    </w:p>
    <w:p w14:paraId="49D7FE30" w14:textId="77777777" w:rsidR="000D14B5" w:rsidRDefault="000D14B5">
      <w:pPr>
        <w:pStyle w:val="BodyText"/>
        <w:spacing w:before="1"/>
        <w:rPr>
          <w:sz w:val="6"/>
        </w:rPr>
      </w:pPr>
    </w:p>
    <w:p w14:paraId="7E3F47D5" w14:textId="77777777" w:rsidR="000D14B5" w:rsidRDefault="000D14B5">
      <w:pPr>
        <w:rPr>
          <w:sz w:val="6"/>
        </w:rPr>
        <w:sectPr w:rsidR="000D14B5">
          <w:headerReference w:type="default" r:id="rId63"/>
          <w:footerReference w:type="default" r:id="rId64"/>
          <w:pgSz w:w="11900" w:h="16840"/>
          <w:pgMar w:top="1540" w:right="420" w:bottom="940" w:left="620" w:header="929" w:footer="744" w:gutter="0"/>
          <w:cols w:space="720"/>
        </w:sectPr>
      </w:pPr>
    </w:p>
    <w:p w14:paraId="5CB3B2C2" w14:textId="77777777" w:rsidR="000D14B5" w:rsidRDefault="009748A5">
      <w:pPr>
        <w:spacing w:before="41"/>
        <w:ind w:left="532"/>
        <w:rPr>
          <w:b/>
          <w:sz w:val="24"/>
        </w:rPr>
      </w:pPr>
      <w:r>
        <w:rPr>
          <w:b/>
          <w:sz w:val="24"/>
        </w:rPr>
        <w:t>Water Logger Information</w:t>
      </w:r>
    </w:p>
    <w:p w14:paraId="74DDAA65" w14:textId="77777777" w:rsidR="000D14B5" w:rsidRDefault="009748A5">
      <w:pPr>
        <w:pStyle w:val="BodyText"/>
        <w:tabs>
          <w:tab w:val="left" w:pos="4184"/>
          <w:tab w:val="left" w:pos="4543"/>
        </w:tabs>
        <w:spacing w:before="136" w:line="360" w:lineRule="auto"/>
        <w:ind w:left="532"/>
      </w:pPr>
      <w:r>
        <w:t>Logger</w:t>
      </w:r>
      <w:r>
        <w:rPr>
          <w:spacing w:val="-2"/>
        </w:rPr>
        <w:t xml:space="preserve"> </w:t>
      </w:r>
      <w:r>
        <w:t xml:space="preserve">Type: </w:t>
      </w:r>
      <w:r>
        <w:rPr>
          <w:u w:val="single"/>
        </w:rPr>
        <w:t xml:space="preserve"> </w:t>
      </w:r>
      <w:r>
        <w:rPr>
          <w:u w:val="single"/>
        </w:rPr>
        <w:tab/>
      </w:r>
      <w:r>
        <w:t xml:space="preserve"> Date placed in</w:t>
      </w:r>
      <w:r>
        <w:rPr>
          <w:spacing w:val="-7"/>
        </w:rPr>
        <w:t xml:space="preserve"> </w:t>
      </w:r>
      <w:r>
        <w:t xml:space="preserve">stream: </w:t>
      </w:r>
      <w:r>
        <w:rPr>
          <w:u w:val="single"/>
        </w:rPr>
        <w:t xml:space="preserve"> </w:t>
      </w:r>
      <w:r>
        <w:rPr>
          <w:u w:val="single"/>
        </w:rPr>
        <w:tab/>
      </w:r>
      <w:r>
        <w:rPr>
          <w:u w:val="single"/>
        </w:rPr>
        <w:tab/>
      </w:r>
    </w:p>
    <w:p w14:paraId="76DED06F" w14:textId="77777777" w:rsidR="000D14B5" w:rsidRDefault="009748A5">
      <w:pPr>
        <w:pStyle w:val="BodyText"/>
        <w:rPr>
          <w:sz w:val="26"/>
        </w:rPr>
      </w:pPr>
      <w:r>
        <w:br w:type="column"/>
      </w:r>
    </w:p>
    <w:p w14:paraId="5CEF3A51" w14:textId="77777777" w:rsidR="000D14B5" w:rsidRDefault="009748A5">
      <w:pPr>
        <w:pStyle w:val="BodyText"/>
        <w:tabs>
          <w:tab w:val="left" w:pos="4213"/>
        </w:tabs>
        <w:spacing w:before="154" w:line="360" w:lineRule="auto"/>
        <w:ind w:left="268" w:right="2014"/>
      </w:pPr>
      <w:r>
        <w:t>Serial</w:t>
      </w:r>
      <w:r>
        <w:rPr>
          <w:spacing w:val="-2"/>
        </w:rPr>
        <w:t xml:space="preserve"> </w:t>
      </w:r>
      <w:r>
        <w:t xml:space="preserve">#: </w:t>
      </w:r>
      <w:r>
        <w:rPr>
          <w:u w:val="single"/>
        </w:rPr>
        <w:t xml:space="preserve"> </w:t>
      </w:r>
      <w:r>
        <w:rPr>
          <w:u w:val="single"/>
        </w:rPr>
        <w:tab/>
      </w:r>
      <w:r>
        <w:rPr>
          <w:w w:val="39"/>
          <w:u w:val="single"/>
        </w:rPr>
        <w:t xml:space="preserve"> </w:t>
      </w:r>
      <w:r>
        <w:t xml:space="preserve"> Time placed in</w:t>
      </w:r>
      <w:r>
        <w:rPr>
          <w:spacing w:val="-6"/>
        </w:rPr>
        <w:t xml:space="preserve"> </w:t>
      </w:r>
      <w:r>
        <w:t xml:space="preserve">stream: </w:t>
      </w:r>
      <w:r>
        <w:rPr>
          <w:u w:val="single"/>
        </w:rPr>
        <w:t xml:space="preserve"> </w:t>
      </w:r>
      <w:r>
        <w:rPr>
          <w:u w:val="single"/>
        </w:rPr>
        <w:tab/>
      </w:r>
    </w:p>
    <w:p w14:paraId="609D2957" w14:textId="77777777" w:rsidR="000D14B5" w:rsidRDefault="000D14B5">
      <w:pPr>
        <w:spacing w:line="360" w:lineRule="auto"/>
        <w:sectPr w:rsidR="000D14B5">
          <w:type w:val="continuous"/>
          <w:pgSz w:w="11900" w:h="16840"/>
          <w:pgMar w:top="840" w:right="420" w:bottom="280" w:left="620" w:header="720" w:footer="720" w:gutter="0"/>
          <w:cols w:num="2" w:space="720" w:equalWidth="0">
            <w:col w:w="4544" w:space="40"/>
            <w:col w:w="6276"/>
          </w:cols>
        </w:sectPr>
      </w:pPr>
    </w:p>
    <w:p w14:paraId="0847C860" w14:textId="77777777" w:rsidR="000D14B5" w:rsidRDefault="009748A5">
      <w:pPr>
        <w:pStyle w:val="BodyText"/>
        <w:tabs>
          <w:tab w:val="left" w:pos="4977"/>
        </w:tabs>
        <w:ind w:left="532"/>
      </w:pPr>
      <w:r>
        <w:t>Instantaneous water</w:t>
      </w:r>
      <w:r>
        <w:rPr>
          <w:spacing w:val="-9"/>
        </w:rPr>
        <w:t xml:space="preserve"> </w:t>
      </w:r>
      <w:r>
        <w:t xml:space="preserve">temperature: </w:t>
      </w:r>
      <w:r>
        <w:rPr>
          <w:u w:val="single"/>
        </w:rPr>
        <w:t xml:space="preserve"> </w:t>
      </w:r>
      <w:r>
        <w:rPr>
          <w:u w:val="single"/>
        </w:rPr>
        <w:tab/>
      </w:r>
    </w:p>
    <w:p w14:paraId="44DEAF37" w14:textId="77777777" w:rsidR="000D14B5" w:rsidRDefault="009748A5">
      <w:pPr>
        <w:spacing w:before="140"/>
        <w:ind w:left="532"/>
        <w:rPr>
          <w:b/>
          <w:sz w:val="24"/>
        </w:rPr>
      </w:pPr>
      <w:r>
        <w:rPr>
          <w:b/>
          <w:sz w:val="24"/>
        </w:rPr>
        <w:t>Air Logger Information</w:t>
      </w:r>
    </w:p>
    <w:p w14:paraId="2DF4AE7E" w14:textId="77777777" w:rsidR="000D14B5" w:rsidRDefault="009748A5">
      <w:pPr>
        <w:pStyle w:val="BodyText"/>
        <w:tabs>
          <w:tab w:val="left" w:pos="3965"/>
        </w:tabs>
        <w:ind w:left="532"/>
      </w:pPr>
      <w:r>
        <w:br w:type="column"/>
      </w:r>
      <w:r>
        <w:t>Time of</w:t>
      </w:r>
      <w:r>
        <w:rPr>
          <w:spacing w:val="-5"/>
        </w:rPr>
        <w:t xml:space="preserve"> </w:t>
      </w:r>
      <w:r>
        <w:t xml:space="preserve">measurement: </w:t>
      </w:r>
      <w:r>
        <w:rPr>
          <w:u w:val="single"/>
        </w:rPr>
        <w:t xml:space="preserve"> </w:t>
      </w:r>
      <w:r>
        <w:rPr>
          <w:u w:val="single"/>
        </w:rPr>
        <w:tab/>
      </w:r>
    </w:p>
    <w:p w14:paraId="1ED6E5A0" w14:textId="77777777" w:rsidR="000D14B5" w:rsidRDefault="000D14B5">
      <w:pPr>
        <w:sectPr w:rsidR="000D14B5">
          <w:type w:val="continuous"/>
          <w:pgSz w:w="11900" w:h="16840"/>
          <w:pgMar w:top="840" w:right="420" w:bottom="280" w:left="620" w:header="720" w:footer="720" w:gutter="0"/>
          <w:cols w:num="2" w:space="720" w:equalWidth="0">
            <w:col w:w="4979" w:space="61"/>
            <w:col w:w="5820"/>
          </w:cols>
        </w:sectPr>
      </w:pPr>
    </w:p>
    <w:p w14:paraId="3533FA66" w14:textId="77777777" w:rsidR="000D14B5" w:rsidRDefault="009748A5">
      <w:pPr>
        <w:pStyle w:val="BodyText"/>
        <w:tabs>
          <w:tab w:val="left" w:pos="4322"/>
          <w:tab w:val="left" w:pos="4658"/>
        </w:tabs>
        <w:spacing w:before="136" w:line="360" w:lineRule="auto"/>
        <w:ind w:left="532"/>
      </w:pPr>
      <w:r>
        <w:t>Logger</w:t>
      </w:r>
      <w:r>
        <w:rPr>
          <w:spacing w:val="-2"/>
        </w:rPr>
        <w:t xml:space="preserve"> </w:t>
      </w:r>
      <w:r>
        <w:t>Type</w:t>
      </w:r>
      <w:r>
        <w:rPr>
          <w:u w:val="single"/>
        </w:rPr>
        <w:t xml:space="preserve"> </w:t>
      </w:r>
      <w:r>
        <w:rPr>
          <w:u w:val="single"/>
        </w:rPr>
        <w:tab/>
      </w:r>
      <w:r>
        <w:rPr>
          <w:u w:val="single"/>
        </w:rPr>
        <w:tab/>
      </w:r>
      <w:r>
        <w:t xml:space="preserve"> Date placed in riparian</w:t>
      </w:r>
      <w:r>
        <w:rPr>
          <w:spacing w:val="-8"/>
        </w:rPr>
        <w:t xml:space="preserve"> </w:t>
      </w:r>
      <w:r>
        <w:t xml:space="preserve">zone: </w:t>
      </w:r>
      <w:r>
        <w:rPr>
          <w:u w:val="single"/>
        </w:rPr>
        <w:t xml:space="preserve"> </w:t>
      </w:r>
      <w:r>
        <w:rPr>
          <w:u w:val="single"/>
        </w:rPr>
        <w:tab/>
      </w:r>
    </w:p>
    <w:p w14:paraId="2619FBA4" w14:textId="77777777" w:rsidR="000D14B5" w:rsidRDefault="009748A5">
      <w:pPr>
        <w:pStyle w:val="BodyText"/>
        <w:tabs>
          <w:tab w:val="left" w:pos="4139"/>
          <w:tab w:val="left" w:pos="4237"/>
        </w:tabs>
        <w:spacing w:before="136" w:line="360" w:lineRule="auto"/>
        <w:ind w:left="153" w:right="1915"/>
      </w:pPr>
      <w:r>
        <w:br w:type="column"/>
      </w:r>
      <w:r>
        <w:t>Serial</w:t>
      </w:r>
      <w:r>
        <w:rPr>
          <w:spacing w:val="-2"/>
        </w:rPr>
        <w:t xml:space="preserve"> </w:t>
      </w:r>
      <w:r>
        <w:t xml:space="preserve">#: </w:t>
      </w:r>
      <w:r>
        <w:rPr>
          <w:u w:val="single"/>
        </w:rPr>
        <w:t xml:space="preserve"> </w:t>
      </w:r>
      <w:r>
        <w:rPr>
          <w:u w:val="single"/>
        </w:rPr>
        <w:tab/>
      </w:r>
      <w:r>
        <w:t xml:space="preserve"> Time placed in riparian</w:t>
      </w:r>
      <w:r>
        <w:rPr>
          <w:spacing w:val="-7"/>
        </w:rPr>
        <w:t xml:space="preserve"> </w:t>
      </w:r>
      <w:r>
        <w:t xml:space="preserve">zone: </w:t>
      </w:r>
      <w:r>
        <w:rPr>
          <w:u w:val="single"/>
        </w:rPr>
        <w:t xml:space="preserve"> </w:t>
      </w:r>
      <w:r>
        <w:rPr>
          <w:u w:val="single"/>
        </w:rPr>
        <w:tab/>
      </w:r>
      <w:r>
        <w:rPr>
          <w:u w:val="single"/>
        </w:rPr>
        <w:tab/>
      </w:r>
    </w:p>
    <w:p w14:paraId="4DD77B39" w14:textId="77777777" w:rsidR="000D14B5" w:rsidRDefault="000D14B5">
      <w:pPr>
        <w:spacing w:line="360" w:lineRule="auto"/>
        <w:sectPr w:rsidR="000D14B5">
          <w:type w:val="continuous"/>
          <w:pgSz w:w="11900" w:h="16840"/>
          <w:pgMar w:top="840" w:right="420" w:bottom="280" w:left="620" w:header="720" w:footer="720" w:gutter="0"/>
          <w:cols w:num="2" w:space="720" w:equalWidth="0">
            <w:col w:w="4659" w:space="40"/>
            <w:col w:w="6161"/>
          </w:cols>
        </w:sectPr>
      </w:pPr>
    </w:p>
    <w:p w14:paraId="5E9F1FD5" w14:textId="77777777" w:rsidR="000D14B5" w:rsidRDefault="009748A5">
      <w:pPr>
        <w:pStyle w:val="BodyText"/>
        <w:tabs>
          <w:tab w:val="left" w:pos="4757"/>
          <w:tab w:val="left" w:pos="8885"/>
        </w:tabs>
        <w:ind w:left="532"/>
      </w:pPr>
      <w:r>
        <w:t>Instantaneous</w:t>
      </w:r>
      <w:r>
        <w:rPr>
          <w:spacing w:val="-2"/>
        </w:rPr>
        <w:t xml:space="preserve"> </w:t>
      </w:r>
      <w:r>
        <w:t>air</w:t>
      </w:r>
      <w:r>
        <w:rPr>
          <w:spacing w:val="-3"/>
        </w:rPr>
        <w:t xml:space="preserve"> </w:t>
      </w:r>
      <w:r>
        <w:t>temperature:</w:t>
      </w:r>
      <w:r>
        <w:rPr>
          <w:u w:val="single"/>
        </w:rPr>
        <w:t xml:space="preserve"> </w:t>
      </w:r>
      <w:r>
        <w:rPr>
          <w:u w:val="single"/>
        </w:rPr>
        <w:tab/>
      </w:r>
      <w:r>
        <w:t>Time of</w:t>
      </w:r>
      <w:r>
        <w:rPr>
          <w:spacing w:val="-5"/>
        </w:rPr>
        <w:t xml:space="preserve"> </w:t>
      </w:r>
      <w:r>
        <w:t xml:space="preserve">measurement: </w:t>
      </w:r>
      <w:r>
        <w:rPr>
          <w:u w:val="single"/>
        </w:rPr>
        <w:t xml:space="preserve"> </w:t>
      </w:r>
      <w:r>
        <w:rPr>
          <w:u w:val="single"/>
        </w:rPr>
        <w:tab/>
      </w:r>
    </w:p>
    <w:p w14:paraId="19951E53" w14:textId="77777777" w:rsidR="000D14B5" w:rsidRDefault="009748A5">
      <w:pPr>
        <w:spacing w:before="140"/>
        <w:ind w:left="532"/>
        <w:rPr>
          <w:b/>
          <w:sz w:val="24"/>
        </w:rPr>
      </w:pPr>
      <w:r>
        <w:rPr>
          <w:b/>
          <w:sz w:val="24"/>
        </w:rPr>
        <w:t>Site/Reach Information</w:t>
      </w:r>
    </w:p>
    <w:p w14:paraId="08B917DE" w14:textId="77777777" w:rsidR="000D14B5" w:rsidRDefault="009748A5">
      <w:pPr>
        <w:pStyle w:val="BodyText"/>
        <w:tabs>
          <w:tab w:val="left" w:pos="4851"/>
          <w:tab w:val="left" w:pos="5571"/>
          <w:tab w:val="left" w:pos="6291"/>
          <w:tab w:val="left" w:pos="7011"/>
          <w:tab w:val="left" w:pos="7731"/>
        </w:tabs>
        <w:spacing w:before="136" w:line="360" w:lineRule="auto"/>
        <w:ind w:left="532" w:right="1780"/>
      </w:pPr>
      <w:r>
        <w:t>Habitat type of water logger</w:t>
      </w:r>
      <w:r>
        <w:rPr>
          <w:spacing w:val="-9"/>
        </w:rPr>
        <w:t xml:space="preserve"> </w:t>
      </w:r>
      <w:r>
        <w:t>placement:</w:t>
      </w:r>
      <w:r>
        <w:rPr>
          <w:spacing w:val="-1"/>
        </w:rPr>
        <w:t xml:space="preserve"> </w:t>
      </w:r>
      <w:r>
        <w:t>(circle)</w:t>
      </w:r>
      <w:r>
        <w:tab/>
        <w:t>riffle</w:t>
      </w:r>
      <w:r>
        <w:tab/>
        <w:t>pool</w:t>
      </w:r>
      <w:r>
        <w:tab/>
        <w:t>run</w:t>
      </w:r>
      <w:r>
        <w:tab/>
        <w:t>other Tethering/deployment</w:t>
      </w:r>
      <w:r>
        <w:rPr>
          <w:spacing w:val="-1"/>
        </w:rPr>
        <w:t xml:space="preserve"> </w:t>
      </w:r>
      <w:r>
        <w:t>method:</w:t>
      </w:r>
      <w:r>
        <w:rPr>
          <w:spacing w:val="-3"/>
        </w:rPr>
        <w:t xml:space="preserve"> </w:t>
      </w:r>
      <w:r>
        <w:t>(circle)</w:t>
      </w:r>
      <w:r>
        <w:tab/>
        <w:t>rebar</w:t>
      </w:r>
      <w:r>
        <w:tab/>
        <w:t>bank-secured</w:t>
      </w:r>
      <w:r>
        <w:rPr>
          <w:spacing w:val="-2"/>
        </w:rPr>
        <w:t xml:space="preserve"> </w:t>
      </w:r>
      <w:r>
        <w:t>cable</w:t>
      </w:r>
      <w:r>
        <w:tab/>
        <w:t>sandbag</w:t>
      </w:r>
      <w:r>
        <w:rPr>
          <w:spacing w:val="3"/>
        </w:rPr>
        <w:t xml:space="preserve"> </w:t>
      </w:r>
      <w:r>
        <w:rPr>
          <w:spacing w:val="-4"/>
        </w:rPr>
        <w:t>other</w:t>
      </w:r>
    </w:p>
    <w:p w14:paraId="3FD55E97" w14:textId="77777777" w:rsidR="000D14B5" w:rsidRDefault="009748A5">
      <w:pPr>
        <w:pStyle w:val="BodyText"/>
        <w:tabs>
          <w:tab w:val="left" w:pos="4851"/>
          <w:tab w:val="left" w:pos="7731"/>
          <w:tab w:val="left" w:pos="9978"/>
        </w:tabs>
        <w:ind w:left="532"/>
      </w:pPr>
      <w:r>
        <w:t>Verified site is well mixed</w:t>
      </w:r>
      <w:r>
        <w:rPr>
          <w:spacing w:val="-6"/>
        </w:rPr>
        <w:t xml:space="preserve"> </w:t>
      </w:r>
      <w:r>
        <w:t>using:</w:t>
      </w:r>
      <w:r>
        <w:rPr>
          <w:spacing w:val="-2"/>
        </w:rPr>
        <w:t xml:space="preserve"> </w:t>
      </w:r>
      <w:r>
        <w:t>(circle)</w:t>
      </w:r>
      <w:r>
        <w:tab/>
        <w:t>Hand-held</w:t>
      </w:r>
      <w:r>
        <w:rPr>
          <w:spacing w:val="-2"/>
        </w:rPr>
        <w:t xml:space="preserve"> </w:t>
      </w:r>
      <w:r>
        <w:t>thermometer</w:t>
      </w:r>
      <w:r>
        <w:tab/>
        <w:t xml:space="preserve">Probe: </w:t>
      </w:r>
      <w:r>
        <w:rPr>
          <w:u w:val="single"/>
        </w:rPr>
        <w:t xml:space="preserve"> </w:t>
      </w:r>
      <w:r>
        <w:rPr>
          <w:u w:val="single"/>
        </w:rPr>
        <w:tab/>
      </w:r>
    </w:p>
    <w:p w14:paraId="779A9082" w14:textId="77777777" w:rsidR="000D14B5" w:rsidRDefault="009748A5">
      <w:pPr>
        <w:pStyle w:val="BodyText"/>
        <w:tabs>
          <w:tab w:val="left" w:pos="5156"/>
          <w:tab w:val="left" w:pos="5571"/>
          <w:tab w:val="left" w:pos="9969"/>
        </w:tabs>
        <w:spacing w:before="138"/>
        <w:ind w:left="532"/>
      </w:pPr>
      <w:r>
        <w:t>Channel depth (m)</w:t>
      </w:r>
      <w:r>
        <w:rPr>
          <w:spacing w:val="-4"/>
        </w:rPr>
        <w:t xml:space="preserve"> </w:t>
      </w:r>
      <w:r>
        <w:t>at</w:t>
      </w:r>
      <w:r>
        <w:rPr>
          <w:spacing w:val="-1"/>
        </w:rPr>
        <w:t xml:space="preserve"> </w:t>
      </w:r>
      <w:r>
        <w:t>logger</w:t>
      </w:r>
      <w:r>
        <w:rPr>
          <w:u w:val="single"/>
        </w:rPr>
        <w:t xml:space="preserve"> </w:t>
      </w:r>
      <w:r>
        <w:rPr>
          <w:u w:val="single"/>
        </w:rPr>
        <w:tab/>
      </w:r>
      <w:r>
        <w:tab/>
        <w:t>Channel width (m) at</w:t>
      </w:r>
      <w:r>
        <w:rPr>
          <w:spacing w:val="-8"/>
        </w:rPr>
        <w:t xml:space="preserve"> </w:t>
      </w:r>
      <w:r>
        <w:t>logger</w:t>
      </w:r>
      <w:r>
        <w:rPr>
          <w:u w:val="single"/>
        </w:rPr>
        <w:t xml:space="preserve"> </w:t>
      </w:r>
      <w:r>
        <w:rPr>
          <w:u w:val="single"/>
        </w:rPr>
        <w:tab/>
      </w:r>
    </w:p>
    <w:p w14:paraId="7FA6BA44" w14:textId="77777777" w:rsidR="000D14B5" w:rsidRDefault="009748A5">
      <w:pPr>
        <w:pStyle w:val="BodyText"/>
        <w:tabs>
          <w:tab w:val="left" w:pos="4477"/>
          <w:tab w:val="left" w:pos="4851"/>
          <w:tab w:val="left" w:pos="6291"/>
          <w:tab w:val="left" w:pos="7011"/>
          <w:tab w:val="left" w:pos="7731"/>
          <w:tab w:val="left" w:pos="8211"/>
          <w:tab w:val="left" w:pos="8451"/>
          <w:tab w:val="left" w:pos="9171"/>
        </w:tabs>
        <w:spacing w:before="138" w:line="360" w:lineRule="auto"/>
        <w:ind w:left="532" w:right="1120"/>
      </w:pPr>
      <w:r>
        <w:t>Extent to which vegetation shades the logger:</w:t>
      </w:r>
      <w:r>
        <w:rPr>
          <w:spacing w:val="-9"/>
        </w:rPr>
        <w:t xml:space="preserve"> </w:t>
      </w:r>
      <w:r>
        <w:t>(circle)</w:t>
      </w:r>
      <w:r>
        <w:rPr>
          <w:spacing w:val="-2"/>
        </w:rPr>
        <w:t xml:space="preserve"> </w:t>
      </w:r>
      <w:r>
        <w:t>0%</w:t>
      </w:r>
      <w:r>
        <w:tab/>
        <w:t>20%</w:t>
      </w:r>
      <w:r>
        <w:tab/>
        <w:t>40%</w:t>
      </w:r>
      <w:r>
        <w:tab/>
        <w:t>60%</w:t>
      </w:r>
      <w:r>
        <w:tab/>
      </w:r>
      <w:r>
        <w:tab/>
        <w:t>80%</w:t>
      </w:r>
      <w:r>
        <w:tab/>
      </w:r>
      <w:r>
        <w:rPr>
          <w:spacing w:val="-5"/>
        </w:rPr>
        <w:t xml:space="preserve">100% </w:t>
      </w:r>
      <w:r>
        <w:t>Channel flow status: (circle)   bank full 90-75% of</w:t>
      </w:r>
      <w:r>
        <w:rPr>
          <w:spacing w:val="-39"/>
        </w:rPr>
        <w:t xml:space="preserve"> </w:t>
      </w:r>
      <w:r>
        <w:t>channel</w:t>
      </w:r>
      <w:r>
        <w:rPr>
          <w:spacing w:val="-1"/>
        </w:rPr>
        <w:t xml:space="preserve"> </w:t>
      </w:r>
      <w:r>
        <w:t>filled</w:t>
      </w:r>
      <w:r>
        <w:tab/>
        <w:t>75-50% filled &lt;50% filled GPS</w:t>
      </w:r>
      <w:r>
        <w:rPr>
          <w:spacing w:val="-3"/>
        </w:rPr>
        <w:t xml:space="preserve"> </w:t>
      </w:r>
      <w:r>
        <w:t>Coordinates:</w:t>
      </w:r>
      <w:r>
        <w:rPr>
          <w:u w:val="single"/>
        </w:rPr>
        <w:t xml:space="preserve"> </w:t>
      </w:r>
      <w:r>
        <w:rPr>
          <w:u w:val="single"/>
        </w:rPr>
        <w:tab/>
      </w:r>
      <w:r>
        <w:t>N</w:t>
      </w:r>
      <w:r>
        <w:tab/>
      </w:r>
      <w:r>
        <w:rPr>
          <w:u w:val="single"/>
        </w:rPr>
        <w:t xml:space="preserve"> </w:t>
      </w:r>
      <w:r>
        <w:rPr>
          <w:u w:val="single"/>
        </w:rPr>
        <w:tab/>
      </w:r>
      <w:r>
        <w:rPr>
          <w:u w:val="single"/>
        </w:rPr>
        <w:tab/>
      </w:r>
      <w:r>
        <w:rPr>
          <w:u w:val="single"/>
        </w:rPr>
        <w:tab/>
      </w:r>
      <w:r>
        <w:rPr>
          <w:u w:val="single"/>
        </w:rPr>
        <w:tab/>
      </w:r>
      <w:r>
        <w:t>W</w:t>
      </w:r>
    </w:p>
    <w:p w14:paraId="3A44CA66" w14:textId="77777777" w:rsidR="000D14B5" w:rsidRDefault="009748A5">
      <w:pPr>
        <w:pStyle w:val="BodyText"/>
        <w:tabs>
          <w:tab w:val="left" w:pos="5757"/>
        </w:tabs>
        <w:spacing w:line="275" w:lineRule="exact"/>
        <w:ind w:left="532"/>
      </w:pPr>
      <w:r>
        <w:t>Elevation</w:t>
      </w:r>
      <w:r>
        <w:rPr>
          <w:spacing w:val="-5"/>
        </w:rPr>
        <w:t xml:space="preserve"> </w:t>
      </w:r>
      <w:r>
        <w:t xml:space="preserve">(m) </w:t>
      </w:r>
      <w:r>
        <w:rPr>
          <w:u w:val="single"/>
        </w:rPr>
        <w:t xml:space="preserve"> </w:t>
      </w:r>
      <w:r>
        <w:rPr>
          <w:u w:val="single"/>
        </w:rPr>
        <w:tab/>
      </w:r>
    </w:p>
    <w:p w14:paraId="7C158318" w14:textId="77777777" w:rsidR="000D14B5" w:rsidRDefault="000D14B5">
      <w:pPr>
        <w:spacing w:line="275" w:lineRule="exact"/>
        <w:sectPr w:rsidR="000D14B5">
          <w:type w:val="continuous"/>
          <w:pgSz w:w="11900" w:h="16840"/>
          <w:pgMar w:top="840" w:right="420" w:bottom="280" w:left="620" w:header="720" w:footer="720" w:gutter="0"/>
          <w:cols w:space="720"/>
        </w:sectPr>
      </w:pPr>
    </w:p>
    <w:p w14:paraId="605319F7" w14:textId="77777777" w:rsidR="000D14B5" w:rsidRDefault="000D14B5">
      <w:pPr>
        <w:pStyle w:val="BodyText"/>
        <w:spacing w:before="2"/>
        <w:rPr>
          <w:sz w:val="26"/>
        </w:rPr>
      </w:pPr>
    </w:p>
    <w:p w14:paraId="6F180872" w14:textId="77777777" w:rsidR="000D14B5" w:rsidRDefault="009748A5">
      <w:pPr>
        <w:spacing w:before="90"/>
        <w:ind w:left="532"/>
        <w:rPr>
          <w:b/>
          <w:sz w:val="24"/>
        </w:rPr>
      </w:pPr>
      <w:bookmarkStart w:id="377" w:name="Nitrate"/>
      <w:bookmarkEnd w:id="377"/>
      <w:r>
        <w:rPr>
          <w:b/>
          <w:sz w:val="24"/>
        </w:rPr>
        <w:t>Photo Documentation</w:t>
      </w:r>
    </w:p>
    <w:p w14:paraId="0808F6F4" w14:textId="77777777" w:rsidR="000D14B5" w:rsidRDefault="009748A5">
      <w:pPr>
        <w:pStyle w:val="BodyText"/>
        <w:tabs>
          <w:tab w:val="left" w:pos="5498"/>
          <w:tab w:val="left" w:pos="9518"/>
        </w:tabs>
        <w:spacing w:before="135"/>
        <w:ind w:left="532"/>
      </w:pPr>
      <w:r>
        <w:t>Photos taken on</w:t>
      </w:r>
      <w:r>
        <w:rPr>
          <w:spacing w:val="-2"/>
        </w:rPr>
        <w:t xml:space="preserve"> </w:t>
      </w:r>
      <w:r>
        <w:t>which</w:t>
      </w:r>
      <w:r>
        <w:rPr>
          <w:spacing w:val="-1"/>
        </w:rPr>
        <w:t xml:space="preserve"> </w:t>
      </w:r>
      <w:r>
        <w:t>camera?:</w:t>
      </w:r>
      <w:r>
        <w:rPr>
          <w:u w:val="single"/>
        </w:rPr>
        <w:t xml:space="preserve"> </w:t>
      </w:r>
      <w:r>
        <w:rPr>
          <w:u w:val="single"/>
        </w:rPr>
        <w:tab/>
      </w:r>
      <w:r>
        <w:t># of photos</w:t>
      </w:r>
      <w:r>
        <w:rPr>
          <w:spacing w:val="-1"/>
        </w:rPr>
        <w:t xml:space="preserve"> </w:t>
      </w:r>
      <w:r>
        <w:t xml:space="preserve">taken: </w:t>
      </w:r>
      <w:r>
        <w:rPr>
          <w:u w:val="single"/>
        </w:rPr>
        <w:t xml:space="preserve"> </w:t>
      </w:r>
      <w:r>
        <w:rPr>
          <w:u w:val="single"/>
        </w:rPr>
        <w:tab/>
      </w:r>
    </w:p>
    <w:p w14:paraId="5AF693BB" w14:textId="77777777" w:rsidR="000D14B5" w:rsidRDefault="000D14B5">
      <w:pPr>
        <w:pStyle w:val="BodyText"/>
        <w:spacing w:before="2"/>
        <w:rPr>
          <w:sz w:val="16"/>
        </w:rPr>
      </w:pPr>
    </w:p>
    <w:p w14:paraId="408E4367" w14:textId="77777777" w:rsidR="000D14B5" w:rsidRDefault="009748A5">
      <w:pPr>
        <w:pStyle w:val="BodyText"/>
        <w:spacing w:before="90"/>
        <w:ind w:left="532"/>
      </w:pPr>
      <w:r>
        <w:t>Description of photos:</w:t>
      </w:r>
    </w:p>
    <w:p w14:paraId="2CBC916C" w14:textId="77777777" w:rsidR="000D14B5" w:rsidRDefault="000D14B5">
      <w:pPr>
        <w:pStyle w:val="BodyText"/>
        <w:rPr>
          <w:sz w:val="26"/>
        </w:rPr>
      </w:pPr>
    </w:p>
    <w:p w14:paraId="5923AF41" w14:textId="77777777" w:rsidR="000D14B5" w:rsidRDefault="000D14B5">
      <w:pPr>
        <w:pStyle w:val="BodyText"/>
        <w:rPr>
          <w:sz w:val="26"/>
        </w:rPr>
      </w:pPr>
    </w:p>
    <w:p w14:paraId="49073458" w14:textId="77777777" w:rsidR="000D14B5" w:rsidRDefault="000D14B5">
      <w:pPr>
        <w:pStyle w:val="BodyText"/>
        <w:rPr>
          <w:sz w:val="26"/>
        </w:rPr>
      </w:pPr>
    </w:p>
    <w:p w14:paraId="346FE4BE" w14:textId="77777777" w:rsidR="000D14B5" w:rsidRDefault="000D14B5">
      <w:pPr>
        <w:pStyle w:val="BodyText"/>
        <w:rPr>
          <w:sz w:val="26"/>
        </w:rPr>
      </w:pPr>
    </w:p>
    <w:p w14:paraId="43A71F85" w14:textId="77777777" w:rsidR="000D14B5" w:rsidRDefault="000D14B5">
      <w:pPr>
        <w:pStyle w:val="BodyText"/>
        <w:rPr>
          <w:sz w:val="26"/>
        </w:rPr>
      </w:pPr>
    </w:p>
    <w:p w14:paraId="7D710AA1" w14:textId="77777777" w:rsidR="000D14B5" w:rsidRDefault="000D14B5">
      <w:pPr>
        <w:pStyle w:val="BodyText"/>
        <w:spacing w:before="3"/>
        <w:rPr>
          <w:sz w:val="38"/>
        </w:rPr>
      </w:pPr>
    </w:p>
    <w:p w14:paraId="74B1B01B" w14:textId="77777777" w:rsidR="000D14B5" w:rsidRDefault="009748A5">
      <w:pPr>
        <w:ind w:left="532" w:right="975"/>
        <w:rPr>
          <w:b/>
          <w:sz w:val="24"/>
        </w:rPr>
      </w:pPr>
      <w:r>
        <w:rPr>
          <w:b/>
          <w:sz w:val="24"/>
        </w:rPr>
        <w:t>Detailed sketch of site should include stream aspect, landmarks like large boulders or other markers to help locate the loggers, trails or other access points.</w:t>
      </w:r>
    </w:p>
    <w:p w14:paraId="49C96295" w14:textId="77777777" w:rsidR="00726460" w:rsidRDefault="00726460" w:rsidP="00726460">
      <w:pPr>
        <w:pStyle w:val="BodyText"/>
        <w:spacing w:before="10"/>
        <w:rPr>
          <w:b/>
          <w:sz w:val="22"/>
        </w:rPr>
      </w:pPr>
      <w:r>
        <w:rPr>
          <w:noProof/>
        </w:rPr>
        <mc:AlternateContent>
          <mc:Choice Requires="wps">
            <w:drawing>
              <wp:anchor distT="0" distB="0" distL="0" distR="0" simplePos="0" relativeHeight="251701248" behindDoc="1" locked="0" layoutInCell="1" allowOverlap="1" wp14:anchorId="4DD7DAC6" wp14:editId="6CF0C64D">
                <wp:simplePos x="0" y="0"/>
                <wp:positionH relativeFrom="page">
                  <wp:posOffset>737235</wp:posOffset>
                </wp:positionH>
                <wp:positionV relativeFrom="paragraph">
                  <wp:posOffset>197485</wp:posOffset>
                </wp:positionV>
                <wp:extent cx="6332220" cy="2894330"/>
                <wp:effectExtent l="0" t="0" r="0" b="0"/>
                <wp:wrapTopAndBottom/>
                <wp:docPr id="9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2220" cy="28943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63FB43F8" id="Rectangle 7" o:spid="_x0000_s1026" style="position:absolute;margin-left:58.05pt;margin-top:15.55pt;width:498.6pt;height:227.9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" filled="f">
                <w10:wrap type="topAndBottom" anchorx="page"/>
              </v:rect>
            </w:pict>
          </mc:Fallback>
        </mc:AlternateContent>
      </w:r>
    </w:p>
    <w:p w14:paraId="14FE61E9" w14:textId="77777777" w:rsidR="000D14B5" w:rsidRDefault="000D14B5">
      <w:pPr>
        <w:pStyle w:val="BodyText"/>
        <w:rPr>
          <w:b/>
          <w:sz w:val="26"/>
        </w:rPr>
      </w:pPr>
    </w:p>
    <w:p w14:paraId="7DFEE887" w14:textId="77777777" w:rsidR="000D14B5" w:rsidRDefault="000D14B5">
      <w:pPr>
        <w:pStyle w:val="BodyText"/>
        <w:rPr>
          <w:b/>
          <w:sz w:val="26"/>
        </w:rPr>
      </w:pPr>
    </w:p>
    <w:p w14:paraId="372B8EC9" w14:textId="77777777" w:rsidR="000D14B5" w:rsidRDefault="000D14B5">
      <w:pPr>
        <w:pStyle w:val="BodyText"/>
        <w:rPr>
          <w:b/>
          <w:sz w:val="26"/>
        </w:rPr>
      </w:pPr>
    </w:p>
    <w:p w14:paraId="1D1185B8" w14:textId="77777777" w:rsidR="000D14B5" w:rsidRDefault="009748A5">
      <w:pPr>
        <w:spacing w:before="165"/>
        <w:ind w:left="685"/>
        <w:rPr>
          <w:b/>
          <w:sz w:val="24"/>
        </w:rPr>
      </w:pPr>
      <w:r>
        <w:rPr>
          <w:b/>
          <w:sz w:val="24"/>
        </w:rPr>
        <w:t>Other Comments and Observations:</w:t>
      </w:r>
    </w:p>
    <w:p w14:paraId="4443AF5F" w14:textId="77777777" w:rsidR="000D14B5" w:rsidRDefault="000D14B5">
      <w:pPr>
        <w:pStyle w:val="BodyText"/>
        <w:rPr>
          <w:b/>
          <w:sz w:val="20"/>
        </w:rPr>
      </w:pPr>
    </w:p>
    <w:p w14:paraId="6BF47926" w14:textId="77777777" w:rsidR="00726460" w:rsidRDefault="00726460" w:rsidP="00726460">
      <w:pPr>
        <w:pStyle w:val="BodyText"/>
        <w:spacing w:before="4"/>
        <w:rPr>
          <w:b/>
          <w:sz w:val="27"/>
        </w:rPr>
      </w:pPr>
      <w:r>
        <w:rPr>
          <w:noProof/>
        </w:rPr>
        <mc:AlternateContent>
          <mc:Choice Requires="wps">
            <w:drawing>
              <wp:anchor distT="0" distB="0" distL="0" distR="0" simplePos="0" relativeHeight="251703296" behindDoc="1" locked="0" layoutInCell="1" allowOverlap="1" wp14:anchorId="4DABB72C" wp14:editId="4F9EE687">
                <wp:simplePos x="0" y="0"/>
                <wp:positionH relativeFrom="page">
                  <wp:posOffset>829310</wp:posOffset>
                </wp:positionH>
                <wp:positionV relativeFrom="paragraph">
                  <wp:posOffset>224790</wp:posOffset>
                </wp:positionV>
                <wp:extent cx="5943600" cy="12700"/>
                <wp:effectExtent l="0" t="0" r="0" b="0"/>
                <wp:wrapTopAndBottom/>
                <wp:docPr id="9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4EA64AE7" id="Rectangle 6" o:spid="_x0000_s1026" style="position:absolute;margin-left:65.3pt;margin-top:17.7pt;width:468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AhdQ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704320" behindDoc="1" locked="0" layoutInCell="1" allowOverlap="1" wp14:anchorId="1DFEB731" wp14:editId="4FC686BA">
                <wp:simplePos x="0" y="0"/>
                <wp:positionH relativeFrom="page">
                  <wp:posOffset>829310</wp:posOffset>
                </wp:positionH>
                <wp:positionV relativeFrom="paragraph">
                  <wp:posOffset>455295</wp:posOffset>
                </wp:positionV>
                <wp:extent cx="5943600" cy="12700"/>
                <wp:effectExtent l="0" t="0" r="0" b="0"/>
                <wp:wrapTopAndBottom/>
                <wp:docPr id="9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885027E" id="Rectangle 5" o:spid="_x0000_s1026" style="position:absolute;margin-left:65.3pt;margin-top:35.85pt;width:468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jtdAIAAPs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" fillcolor="black" stroked="f">
                <w10:wrap type="topAndBottom" anchorx="page"/>
              </v:rect>
            </w:pict>
          </mc:Fallback>
        </mc:AlternateContent>
      </w:r>
    </w:p>
    <w:p w14:paraId="1CD88657" w14:textId="77777777" w:rsidR="00726460" w:rsidRDefault="00726460" w:rsidP="00726460">
      <w:pPr>
        <w:pStyle w:val="BodyText"/>
        <w:spacing w:before="9"/>
        <w:rPr>
          <w:b/>
          <w:sz w:val="23"/>
        </w:rPr>
      </w:pPr>
    </w:p>
    <w:p w14:paraId="39A681DC" w14:textId="77777777" w:rsidR="00726460" w:rsidRDefault="00726460" w:rsidP="00726460">
      <w:pPr>
        <w:pStyle w:val="BodyText"/>
        <w:rPr>
          <w:b/>
          <w:sz w:val="20"/>
        </w:rPr>
      </w:pPr>
    </w:p>
    <w:p w14:paraId="43D0AEFC" w14:textId="77777777" w:rsidR="00726460" w:rsidRDefault="00726460" w:rsidP="00726460">
      <w:pPr>
        <w:pStyle w:val="BodyText"/>
        <w:spacing w:before="7"/>
        <w:rPr>
          <w:b/>
          <w:sz w:val="11"/>
        </w:rPr>
      </w:pPr>
      <w:r>
        <w:rPr>
          <w:noProof/>
        </w:rPr>
        <mc:AlternateContent>
          <mc:Choice Requires="wps">
            <w:drawing>
              <wp:anchor distT="0" distB="0" distL="0" distR="0" simplePos="0" relativeHeight="251705344" behindDoc="1" locked="0" layoutInCell="1" allowOverlap="1" wp14:anchorId="0E2B62B1" wp14:editId="3175E0F7">
                <wp:simplePos x="0" y="0"/>
                <wp:positionH relativeFrom="page">
                  <wp:posOffset>829310</wp:posOffset>
                </wp:positionH>
                <wp:positionV relativeFrom="paragraph">
                  <wp:posOffset>109855</wp:posOffset>
                </wp:positionV>
                <wp:extent cx="5943600" cy="12700"/>
                <wp:effectExtent l="0" t="0" r="0" b="0"/>
                <wp:wrapTopAndBottom/>
                <wp:docPr id="9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75AE19E3" id="Rectangle 4" o:spid="_x0000_s1026" style="position:absolute;margin-left:65.3pt;margin-top:8.65pt;width:468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706368" behindDoc="1" locked="0" layoutInCell="1" allowOverlap="1" wp14:anchorId="12443435" wp14:editId="5D938BE0">
                <wp:simplePos x="0" y="0"/>
                <wp:positionH relativeFrom="page">
                  <wp:posOffset>829310</wp:posOffset>
                </wp:positionH>
                <wp:positionV relativeFrom="paragraph">
                  <wp:posOffset>339725</wp:posOffset>
                </wp:positionV>
                <wp:extent cx="5943600" cy="12700"/>
                <wp:effectExtent l="0" t="0" r="0" b="0"/>
                <wp:wrapTopAndBottom/>
                <wp:docPr id="10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1B2D4737" id="Rectangle 3" o:spid="_x0000_s1026" style="position:absolute;margin-left:65.3pt;margin-top:26.75pt;width:468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dQIAAPs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07392" behindDoc="1" locked="0" layoutInCell="1" allowOverlap="1" wp14:anchorId="0069FA2E" wp14:editId="7CAF561A">
                <wp:simplePos x="0" y="0"/>
                <wp:positionH relativeFrom="page">
                  <wp:posOffset>829310</wp:posOffset>
                </wp:positionH>
                <wp:positionV relativeFrom="paragraph">
                  <wp:posOffset>570230</wp:posOffset>
                </wp:positionV>
                <wp:extent cx="5943600" cy="12700"/>
                <wp:effectExtent l="0" t="0" r="0" b="0"/>
                <wp:wrapTopAndBottom/>
                <wp:docPr id="10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7B59D71" id="Rectangle 2" o:spid="_x0000_s1026" style="position:absolute;margin-left:65.3pt;margin-top:44.9pt;width:468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LwdQ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" fillcolor="black" stroked="f">
                <w10:wrap type="topAndBottom" anchorx="page"/>
              </v:rect>
            </w:pict>
          </mc:Fallback>
        </mc:AlternateContent>
      </w:r>
    </w:p>
    <w:p w14:paraId="37D5E020" w14:textId="77777777" w:rsidR="00726460" w:rsidRDefault="00726460" w:rsidP="00726460">
      <w:pPr>
        <w:pStyle w:val="BodyText"/>
        <w:spacing w:before="9"/>
        <w:rPr>
          <w:b/>
          <w:sz w:val="23"/>
        </w:rPr>
      </w:pPr>
    </w:p>
    <w:p w14:paraId="2303F8A7" w14:textId="77777777" w:rsidR="00726460" w:rsidRDefault="00726460" w:rsidP="00726460">
      <w:pPr>
        <w:pStyle w:val="BodyText"/>
        <w:spacing w:before="9"/>
        <w:rPr>
          <w:b/>
          <w:sz w:val="23"/>
        </w:rPr>
      </w:pPr>
    </w:p>
    <w:p w14:paraId="6A66EE04" w14:textId="77777777" w:rsidR="00726460" w:rsidRDefault="00726460" w:rsidP="00726460">
      <w:pPr>
        <w:pStyle w:val="BodyText"/>
        <w:rPr>
          <w:b/>
          <w:sz w:val="20"/>
        </w:rPr>
      </w:pPr>
    </w:p>
    <w:p w14:paraId="09C5F702" w14:textId="77777777" w:rsidR="00726460" w:rsidRDefault="00726460" w:rsidP="00726460">
      <w:pPr>
        <w:pStyle w:val="BodyText"/>
        <w:rPr>
          <w:b/>
          <w:sz w:val="20"/>
        </w:rPr>
      </w:pPr>
    </w:p>
    <w:p w14:paraId="0AA1BC41" w14:textId="77777777" w:rsidR="00726460" w:rsidRDefault="00726460" w:rsidP="00726460">
      <w:pPr>
        <w:pStyle w:val="BodyText"/>
        <w:rPr>
          <w:b/>
          <w:sz w:val="20"/>
        </w:rPr>
      </w:pPr>
    </w:p>
    <w:p w14:paraId="79BFC9C0" w14:textId="77777777" w:rsidR="005E22D9" w:rsidRDefault="005E22D9" w:rsidP="00F5489C">
      <w:pPr>
        <w:rPr>
          <w:sz w:val="18"/>
        </w:rPr>
      </w:pPr>
    </w:p>
    <w:p w14:paraId="63E09F30" w14:textId="7012E809" w:rsidR="00292080" w:rsidRPr="000961EF" w:rsidRDefault="009748A5" w:rsidP="000961EF">
      <w:pPr>
        <w:pStyle w:val="AppendixSubheadings"/>
        <w:jc w:val="center"/>
        <w:rPr>
          <w:b/>
        </w:rPr>
      </w:pPr>
      <w:bookmarkStart w:id="378" w:name="_bookmark41"/>
      <w:bookmarkStart w:id="379" w:name="_Hlk117092092"/>
      <w:bookmarkStart w:id="380" w:name="_Toc125984316"/>
      <w:bookmarkEnd w:id="368"/>
      <w:bookmarkEnd w:id="378"/>
      <w:r w:rsidRPr="000961EF">
        <w:rPr>
          <w:b/>
        </w:rPr>
        <w:lastRenderedPageBreak/>
        <w:t xml:space="preserve">Appendix </w:t>
      </w:r>
      <w:bookmarkEnd w:id="379"/>
      <w:r w:rsidR="00B23A4C">
        <w:rPr>
          <w:b/>
        </w:rPr>
        <w:t>H</w:t>
      </w:r>
      <w:r w:rsidR="000961EF" w:rsidRPr="000961EF">
        <w:rPr>
          <w:b/>
        </w:rPr>
        <w:t xml:space="preserve">: </w:t>
      </w:r>
      <w:r w:rsidR="00292080" w:rsidRPr="000961EF">
        <w:rPr>
          <w:b/>
        </w:rPr>
        <w:t>Standard Calibration Procedure for Hydrolab Minisonde MS 5</w:t>
      </w:r>
      <w:bookmarkEnd w:id="380"/>
    </w:p>
    <w:p w14:paraId="3B47DB3D" w14:textId="77777777" w:rsidR="00292080" w:rsidRDefault="00292080" w:rsidP="000961EF">
      <w:pPr>
        <w:pStyle w:val="BodyText"/>
        <w:jc w:val="center"/>
        <w:rPr>
          <w:b/>
        </w:rPr>
      </w:pPr>
      <w:r>
        <w:t>(updated June 2021</w:t>
      </w:r>
      <w:r w:rsidRPr="005125E1">
        <w:t>)</w:t>
      </w:r>
    </w:p>
    <w:p w14:paraId="4EB29517" w14:textId="77777777" w:rsidR="00292080" w:rsidRPr="005125E1" w:rsidRDefault="00292080" w:rsidP="00292080">
      <w:pPr>
        <w:pStyle w:val="Title"/>
        <w:ind w:left="0"/>
        <w:rPr>
          <w:b w:val="0"/>
          <w:i/>
          <w:sz w:val="24"/>
          <w:szCs w:val="24"/>
        </w:rPr>
      </w:pPr>
    </w:p>
    <w:p w14:paraId="340E7CB5" w14:textId="77777777" w:rsidR="00292080" w:rsidRDefault="00292080" w:rsidP="00292080">
      <w:pPr>
        <w:rPr>
          <w:b/>
          <w:sz w:val="24"/>
          <w:szCs w:val="24"/>
        </w:rPr>
      </w:pPr>
      <w:r>
        <w:rPr>
          <w:b/>
          <w:sz w:val="24"/>
          <w:szCs w:val="24"/>
        </w:rPr>
        <w:t>Hydrolab Calibration</w:t>
      </w:r>
    </w:p>
    <w:p w14:paraId="2AD2EE11" w14:textId="77777777" w:rsidR="00292080" w:rsidRDefault="00292080" w:rsidP="00292080">
      <w:pPr>
        <w:rPr>
          <w:sz w:val="24"/>
          <w:szCs w:val="24"/>
        </w:rPr>
      </w:pPr>
      <w:r>
        <w:rPr>
          <w:sz w:val="24"/>
          <w:szCs w:val="24"/>
        </w:rPr>
        <w:t xml:space="preserve">All calibration readings and solution usage should be recorded in the Hydrolab QA physical folder as well as the individual instrument’s physical folder. Time and temperature must be taken for every measurement (calibrations and checks). Follow these instructions in order. </w:t>
      </w:r>
    </w:p>
    <w:p w14:paraId="7903D27F" w14:textId="77777777" w:rsidR="00292080" w:rsidRDefault="00292080" w:rsidP="00292080">
      <w:pPr>
        <w:rPr>
          <w:i/>
          <w:sz w:val="24"/>
          <w:szCs w:val="24"/>
        </w:rPr>
      </w:pPr>
    </w:p>
    <w:p w14:paraId="22AF478D" w14:textId="77777777" w:rsidR="00292080" w:rsidRDefault="00292080" w:rsidP="00292080">
      <w:pPr>
        <w:rPr>
          <w:sz w:val="24"/>
          <w:szCs w:val="24"/>
        </w:rPr>
      </w:pPr>
      <w:r>
        <w:rPr>
          <w:i/>
          <w:sz w:val="24"/>
          <w:szCs w:val="24"/>
        </w:rPr>
        <w:t>Connecting to Hydrolab:</w:t>
      </w:r>
    </w:p>
    <w:p w14:paraId="3958B7FA" w14:textId="77777777" w:rsidR="00292080" w:rsidRDefault="00292080" w:rsidP="00D90FB3">
      <w:pPr>
        <w:numPr>
          <w:ilvl w:val="0"/>
          <w:numId w:val="30"/>
        </w:numPr>
        <w:autoSpaceDE/>
        <w:autoSpaceDN/>
        <w:rPr>
          <w:sz w:val="24"/>
          <w:szCs w:val="24"/>
        </w:rPr>
      </w:pPr>
      <w:r>
        <w:rPr>
          <w:sz w:val="24"/>
          <w:szCs w:val="24"/>
        </w:rPr>
        <w:t>Open HYDRAS3 LT program</w:t>
      </w:r>
    </w:p>
    <w:p w14:paraId="1B96BDCD" w14:textId="77777777" w:rsidR="00292080" w:rsidRDefault="00292080" w:rsidP="00D90FB3">
      <w:pPr>
        <w:numPr>
          <w:ilvl w:val="0"/>
          <w:numId w:val="30"/>
        </w:numPr>
        <w:autoSpaceDE/>
        <w:autoSpaceDN/>
        <w:rPr>
          <w:sz w:val="24"/>
          <w:szCs w:val="24"/>
        </w:rPr>
      </w:pPr>
      <w:r>
        <w:rPr>
          <w:sz w:val="24"/>
          <w:szCs w:val="24"/>
        </w:rPr>
        <w:t>Remove black tip casing at the top of the Hydrolab and attach cable to it by lining up the single black dot on the cable and the largest prong on the Hydrolab. Secure firmly. Attach COM port to the laptop.</w:t>
      </w:r>
    </w:p>
    <w:p w14:paraId="00FC1BFF" w14:textId="77777777" w:rsidR="00292080" w:rsidRDefault="00292080" w:rsidP="00D90FB3">
      <w:pPr>
        <w:numPr>
          <w:ilvl w:val="0"/>
          <w:numId w:val="30"/>
        </w:numPr>
        <w:autoSpaceDE/>
        <w:autoSpaceDN/>
        <w:rPr>
          <w:sz w:val="24"/>
          <w:szCs w:val="24"/>
        </w:rPr>
      </w:pPr>
      <w:r>
        <w:rPr>
          <w:sz w:val="24"/>
          <w:szCs w:val="24"/>
        </w:rPr>
        <w:t>Click "Re-scan for Sondes". In the top box titled "Connected Sondes" the serial number for the Hydrolab should appear. Highlight and click "Operate Sonde"</w:t>
      </w:r>
    </w:p>
    <w:p w14:paraId="62CAB3CA" w14:textId="77777777" w:rsidR="00292080" w:rsidRDefault="00292080" w:rsidP="00D90FB3">
      <w:pPr>
        <w:numPr>
          <w:ilvl w:val="0"/>
          <w:numId w:val="30"/>
        </w:numPr>
        <w:autoSpaceDE/>
        <w:autoSpaceDN/>
        <w:rPr>
          <w:sz w:val="24"/>
          <w:szCs w:val="24"/>
        </w:rPr>
      </w:pPr>
      <w:r>
        <w:rPr>
          <w:sz w:val="24"/>
          <w:szCs w:val="24"/>
        </w:rPr>
        <w:t xml:space="preserve">Make sure that the "Clock" setting is set to the accurate time a day. If not, click on "Set clock to PC time" to correct. </w:t>
      </w:r>
    </w:p>
    <w:p w14:paraId="15604865" w14:textId="77777777" w:rsidR="00292080" w:rsidRDefault="00292080" w:rsidP="00D90FB3">
      <w:pPr>
        <w:numPr>
          <w:ilvl w:val="0"/>
          <w:numId w:val="30"/>
        </w:numPr>
        <w:autoSpaceDE/>
        <w:autoSpaceDN/>
        <w:spacing w:after="200"/>
        <w:rPr>
          <w:sz w:val="24"/>
          <w:szCs w:val="24"/>
        </w:rPr>
      </w:pPr>
      <w:r>
        <w:rPr>
          <w:sz w:val="24"/>
          <w:szCs w:val="24"/>
        </w:rPr>
        <w:t>Select "Calibration" on the top of the window.</w:t>
      </w:r>
    </w:p>
    <w:p w14:paraId="29C5FADF" w14:textId="135BAE71" w:rsidR="00292080" w:rsidRDefault="00292080" w:rsidP="00F0391C">
      <w:pPr>
        <w:rPr>
          <w:i/>
          <w:sz w:val="24"/>
          <w:szCs w:val="24"/>
        </w:rPr>
      </w:pPr>
      <w:r>
        <w:rPr>
          <w:i/>
          <w:sz w:val="24"/>
          <w:szCs w:val="24"/>
        </w:rPr>
        <w:t>Conductivity:</w:t>
      </w:r>
    </w:p>
    <w:p w14:paraId="2B360EFC" w14:textId="77777777" w:rsidR="00292080" w:rsidRDefault="00292080" w:rsidP="00D90FB3">
      <w:pPr>
        <w:widowControl/>
        <w:numPr>
          <w:ilvl w:val="0"/>
          <w:numId w:val="31"/>
        </w:numPr>
        <w:autoSpaceDE/>
        <w:autoSpaceDN/>
        <w:rPr>
          <w:sz w:val="24"/>
          <w:szCs w:val="24"/>
        </w:rPr>
      </w:pPr>
      <w:r>
        <w:rPr>
          <w:sz w:val="24"/>
          <w:szCs w:val="24"/>
        </w:rPr>
        <w:t>Select tab labeled "SpCond (ųS/cm)"</w:t>
      </w:r>
    </w:p>
    <w:p w14:paraId="53E9A87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Remove the clear protective cap</w:t>
      </w:r>
    </w:p>
    <w:p w14:paraId="45F0018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 xml:space="preserve">Gently </w:t>
      </w:r>
      <w:r>
        <w:rPr>
          <w:sz w:val="24"/>
          <w:szCs w:val="24"/>
        </w:rPr>
        <w:t>remove the turbidity</w:t>
      </w:r>
      <w:r>
        <w:rPr>
          <w:color w:val="000000"/>
          <w:sz w:val="24"/>
          <w:szCs w:val="24"/>
        </w:rPr>
        <w:t xml:space="preserve"> wiper </w:t>
      </w:r>
      <w:r>
        <w:rPr>
          <w:sz w:val="24"/>
          <w:szCs w:val="24"/>
        </w:rPr>
        <w:t>using a small</w:t>
      </w:r>
      <w:r>
        <w:rPr>
          <w:color w:val="000000"/>
          <w:sz w:val="24"/>
          <w:szCs w:val="24"/>
        </w:rPr>
        <w:t xml:space="preserve"> alle</w:t>
      </w:r>
      <w:r>
        <w:rPr>
          <w:sz w:val="24"/>
          <w:szCs w:val="24"/>
        </w:rPr>
        <w:t>n wrench.</w:t>
      </w:r>
    </w:p>
    <w:p w14:paraId="2377189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Rinse sensors with DI water in</w:t>
      </w:r>
      <w:r>
        <w:rPr>
          <w:sz w:val="24"/>
          <w:szCs w:val="24"/>
        </w:rPr>
        <w:t xml:space="preserve"> a spray bottle. Dry off with a KIMTECH wipe. Finish drying process by using a small air blower to remove drops stuck in between sensors. This is particularly important when performing conductivity calibration because it can dilute the test solution resulting in inaccurate readings. </w:t>
      </w:r>
    </w:p>
    <w:p w14:paraId="2AF656EE"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Set standard to "0" and click calibrate with the sensor exposed to the air. Record temperature on data sheet. This creates a baseline of zero for calibration. </w:t>
      </w:r>
    </w:p>
    <w:p w14:paraId="4771C3A6"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"100 ųS/cm" to the Hydrolab and change SpCond standard on the laptop to "100".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 </w:t>
      </w:r>
    </w:p>
    <w:p w14:paraId="726B9350"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3FF665D"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Remove 100 ųS/cm solution and clean sensor with DI spray bottle, KIMTECH wipes, and air blower again. </w:t>
      </w:r>
    </w:p>
    <w:p w14:paraId="1806D2D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"1500 ųS/cm" to the Hydrolab and change SpCond Standard on the laptop to 1500.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w:t>
      </w:r>
    </w:p>
    <w:p w14:paraId="58D2EF13" w14:textId="77777777" w:rsidR="00292080" w:rsidRDefault="00292080" w:rsidP="00D90FB3">
      <w:pPr>
        <w:widowControl/>
        <w:numPr>
          <w:ilvl w:val="0"/>
          <w:numId w:val="31"/>
        </w:numP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F2A807F" w14:textId="77777777" w:rsidR="00292080" w:rsidRDefault="00292080" w:rsidP="00D90FB3">
      <w:pPr>
        <w:widowControl/>
        <w:numPr>
          <w:ilvl w:val="0"/>
          <w:numId w:val="31"/>
        </w:numPr>
        <w:autoSpaceDE/>
        <w:autoSpaceDN/>
        <w:rPr>
          <w:sz w:val="24"/>
          <w:szCs w:val="24"/>
        </w:rPr>
      </w:pPr>
      <w:r>
        <w:rPr>
          <w:sz w:val="24"/>
          <w:szCs w:val="24"/>
        </w:rPr>
        <w:t xml:space="preserve">Remove 1500 ųS/cm solution and clean sensor with DI water, KIMTECH wipes, and air blower. </w:t>
      </w:r>
    </w:p>
    <w:p w14:paraId="0B338931" w14:textId="77777777" w:rsidR="000961EF" w:rsidRDefault="000961EF" w:rsidP="00292080">
      <w:pPr>
        <w:pStyle w:val="AppendixSubheadings"/>
        <w:ind w:left="720"/>
        <w:jc w:val="center"/>
        <w:rPr>
          <w:b/>
          <w:sz w:val="24"/>
          <w:szCs w:val="24"/>
        </w:rPr>
      </w:pPr>
    </w:p>
    <w:p w14:paraId="0C9064C0" w14:textId="03F93A05" w:rsidR="00292080" w:rsidRPr="000961EF" w:rsidRDefault="00292080" w:rsidP="000961EF">
      <w:pPr>
        <w:pStyle w:val="BodyText"/>
        <w:jc w:val="center"/>
        <w:rPr>
          <w:b/>
        </w:rPr>
      </w:pPr>
      <w:r w:rsidRPr="000961EF">
        <w:rPr>
          <w:b/>
        </w:rPr>
        <w:lastRenderedPageBreak/>
        <w:t>Appendix H (continued)</w:t>
      </w:r>
    </w:p>
    <w:p w14:paraId="1A75E0B6" w14:textId="77777777" w:rsidR="00292080" w:rsidRPr="005125E1" w:rsidRDefault="00292080" w:rsidP="00292080">
      <w:pPr>
        <w:widowControl/>
        <w:autoSpaceDE/>
        <w:autoSpaceDN/>
        <w:jc w:val="center"/>
        <w:rPr>
          <w:sz w:val="24"/>
          <w:szCs w:val="24"/>
        </w:rPr>
      </w:pPr>
    </w:p>
    <w:p w14:paraId="373A5A1E" w14:textId="77777777" w:rsidR="00292080" w:rsidRDefault="00292080" w:rsidP="00292080">
      <w:pPr>
        <w:rPr>
          <w:color w:val="000000"/>
          <w:sz w:val="24"/>
          <w:szCs w:val="24"/>
        </w:rPr>
      </w:pPr>
      <w:r>
        <w:rPr>
          <w:sz w:val="24"/>
          <w:szCs w:val="24"/>
        </w:rPr>
        <w:t xml:space="preserve">General Notes: </w:t>
      </w:r>
      <w:r>
        <w:rPr>
          <w:color w:val="000000"/>
          <w:sz w:val="24"/>
          <w:szCs w:val="24"/>
        </w:rPr>
        <w:t xml:space="preserve"> </w:t>
      </w:r>
    </w:p>
    <w:p w14:paraId="54A00CFC" w14:textId="77777777" w:rsidR="00292080" w:rsidRDefault="00292080" w:rsidP="00292080">
      <w:pPr>
        <w:rPr>
          <w:sz w:val="24"/>
          <w:szCs w:val="24"/>
        </w:rPr>
      </w:pPr>
      <w:r>
        <w:rPr>
          <w:sz w:val="24"/>
          <w:szCs w:val="24"/>
        </w:rPr>
        <w:t xml:space="preserve">Conductivity is very sensitive. Be patient with this calibration as it takes the longest and is the one that is most likely to be repeated. Meticulous drying can help increase the accuracy of readings. If repeated 3 times with a fresh solution each time and readings are still unsuccessful, then it may be a problem with the Hydrolab sensor and get in touch with Hach Industries Customer Service. </w:t>
      </w:r>
    </w:p>
    <w:p w14:paraId="1B1F0274" w14:textId="77777777" w:rsidR="00292080" w:rsidRDefault="00292080" w:rsidP="00292080">
      <w:pPr>
        <w:rPr>
          <w:sz w:val="24"/>
          <w:szCs w:val="24"/>
        </w:rPr>
      </w:pPr>
    </w:p>
    <w:p w14:paraId="0FADECFE" w14:textId="77777777" w:rsidR="00292080" w:rsidRDefault="00292080" w:rsidP="00292080">
      <w:pPr>
        <w:rPr>
          <w:i/>
          <w:sz w:val="24"/>
          <w:szCs w:val="24"/>
        </w:rPr>
      </w:pPr>
      <w:r>
        <w:rPr>
          <w:i/>
          <w:sz w:val="24"/>
          <w:szCs w:val="24"/>
        </w:rPr>
        <w:t>pH</w:t>
      </w:r>
    </w:p>
    <w:p w14:paraId="1E697F60" w14:textId="77777777" w:rsidR="00292080" w:rsidRDefault="00292080" w:rsidP="00D90FB3">
      <w:pPr>
        <w:widowControl/>
        <w:numPr>
          <w:ilvl w:val="0"/>
          <w:numId w:val="32"/>
        </w:numPr>
        <w:autoSpaceDE/>
        <w:autoSpaceDN/>
        <w:rPr>
          <w:sz w:val="24"/>
          <w:szCs w:val="24"/>
        </w:rPr>
      </w:pPr>
      <w:r>
        <w:rPr>
          <w:sz w:val="24"/>
          <w:szCs w:val="24"/>
        </w:rPr>
        <w:t>Click on the tab labeled "pH (Units)" on the top of the window.</w:t>
      </w:r>
    </w:p>
    <w:p w14:paraId="50485B11" w14:textId="77777777" w:rsidR="00292080" w:rsidRDefault="00292080" w:rsidP="00D90FB3">
      <w:pPr>
        <w:widowControl/>
        <w:numPr>
          <w:ilvl w:val="0"/>
          <w:numId w:val="32"/>
        </w:numPr>
        <w:autoSpaceDE/>
        <w:autoSpaceDN/>
        <w:rPr>
          <w:sz w:val="24"/>
          <w:szCs w:val="24"/>
        </w:rPr>
      </w:pPr>
      <w:r>
        <w:rPr>
          <w:sz w:val="24"/>
          <w:szCs w:val="24"/>
        </w:rPr>
        <w:t xml:space="preserve">Attach the solution labeled "7.00 pH" to the clean Hydrolab sensors. </w:t>
      </w:r>
    </w:p>
    <w:p w14:paraId="02DA892D" w14:textId="77777777" w:rsidR="00292080" w:rsidRDefault="00292080" w:rsidP="00D90FB3">
      <w:pPr>
        <w:widowControl/>
        <w:numPr>
          <w:ilvl w:val="0"/>
          <w:numId w:val="32"/>
        </w:numPr>
        <w:autoSpaceDE/>
        <w:autoSpaceDN/>
        <w:rPr>
          <w:sz w:val="24"/>
          <w:szCs w:val="24"/>
        </w:rPr>
      </w:pPr>
      <w:r>
        <w:rPr>
          <w:sz w:val="24"/>
          <w:szCs w:val="24"/>
        </w:rPr>
        <w:t xml:space="preserve">Invert the Hydrolab and let sit/settle for ~5 minutes. </w:t>
      </w:r>
    </w:p>
    <w:p w14:paraId="14CD2957" w14:textId="77777777" w:rsidR="00292080" w:rsidRDefault="00292080" w:rsidP="00D90FB3">
      <w:pPr>
        <w:widowControl/>
        <w:numPr>
          <w:ilvl w:val="0"/>
          <w:numId w:val="32"/>
        </w:numPr>
        <w:autoSpaceDE/>
        <w:autoSpaceDN/>
        <w:rPr>
          <w:sz w:val="24"/>
          <w:szCs w:val="24"/>
        </w:rPr>
      </w:pPr>
      <w:r>
        <w:rPr>
          <w:sz w:val="24"/>
          <w:szCs w:val="24"/>
        </w:rPr>
        <w:t xml:space="preserve">Make sure that "Standard" line reads "7.00" on the laptop. If reading is greater than 10% off the standard then replace the solution, clean the sensor and repeat the trial. </w:t>
      </w:r>
    </w:p>
    <w:p w14:paraId="1DB7A59C" w14:textId="77777777" w:rsidR="00292080" w:rsidRDefault="00292080" w:rsidP="00D90FB3">
      <w:pPr>
        <w:widowControl/>
        <w:numPr>
          <w:ilvl w:val="0"/>
          <w:numId w:val="32"/>
        </w:numPr>
        <w:autoSpaceDE/>
        <w:autoSpaceDN/>
        <w:rPr>
          <w:sz w:val="24"/>
          <w:szCs w:val="24"/>
        </w:rPr>
      </w:pPr>
      <w:r>
        <w:rPr>
          <w:sz w:val="24"/>
          <w:szCs w:val="24"/>
        </w:rPr>
        <w:t xml:space="preserve">When reading is within the accepted range click "Calibrate". </w:t>
      </w:r>
    </w:p>
    <w:p w14:paraId="2959023A" w14:textId="77777777" w:rsidR="00292080" w:rsidRDefault="00292080" w:rsidP="00D90FB3">
      <w:pPr>
        <w:widowControl/>
        <w:numPr>
          <w:ilvl w:val="0"/>
          <w:numId w:val="32"/>
        </w:numPr>
        <w:pBdr>
          <w:top w:val="nil"/>
          <w:left w:val="nil"/>
          <w:bottom w:val="nil"/>
          <w:right w:val="nil"/>
          <w:between w:val="nil"/>
        </w:pBdr>
        <w:autoSpaceDE/>
        <w:autoSpaceDN/>
        <w:rPr>
          <w:sz w:val="24"/>
          <w:szCs w:val="24"/>
        </w:rPr>
      </w:pPr>
      <w:r>
        <w:rPr>
          <w:sz w:val="24"/>
          <w:szCs w:val="24"/>
        </w:rPr>
        <w:t>Clean sensor with DI water, KIMTECH wipes, and air blower.</w:t>
      </w:r>
      <w:r>
        <w:rPr>
          <w:color w:val="000000"/>
          <w:sz w:val="24"/>
          <w:szCs w:val="24"/>
        </w:rPr>
        <w:t xml:space="preserve"> </w:t>
      </w:r>
    </w:p>
    <w:p w14:paraId="56B73985" w14:textId="77777777" w:rsidR="00292080" w:rsidRDefault="00292080" w:rsidP="00292080">
      <w:pPr>
        <w:ind w:left="720"/>
        <w:rPr>
          <w:sz w:val="24"/>
          <w:szCs w:val="24"/>
        </w:rPr>
      </w:pPr>
    </w:p>
    <w:p w14:paraId="4E2683F9" w14:textId="77777777" w:rsidR="00292080" w:rsidRDefault="00292080" w:rsidP="00292080">
      <w:pPr>
        <w:rPr>
          <w:i/>
          <w:sz w:val="24"/>
          <w:szCs w:val="24"/>
        </w:rPr>
      </w:pPr>
      <w:r>
        <w:rPr>
          <w:i/>
          <w:sz w:val="24"/>
          <w:szCs w:val="24"/>
        </w:rPr>
        <w:t>Turbidity</w:t>
      </w:r>
    </w:p>
    <w:p w14:paraId="36A1CD6F" w14:textId="77777777" w:rsidR="00292080" w:rsidRDefault="00292080" w:rsidP="00D90FB3">
      <w:pPr>
        <w:widowControl/>
        <w:numPr>
          <w:ilvl w:val="0"/>
          <w:numId w:val="33"/>
        </w:numPr>
        <w:autoSpaceDE/>
        <w:autoSpaceDN/>
        <w:rPr>
          <w:sz w:val="24"/>
          <w:szCs w:val="24"/>
        </w:rPr>
      </w:pPr>
      <w:r>
        <w:rPr>
          <w:sz w:val="24"/>
          <w:szCs w:val="24"/>
        </w:rPr>
        <w:t>Click on the tab labeled "Turbidity (NTU)" at the top of the window.</w:t>
      </w:r>
    </w:p>
    <w:p w14:paraId="7852FD5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color w:val="000000"/>
          <w:sz w:val="24"/>
          <w:szCs w:val="24"/>
        </w:rPr>
        <w:t>Put on gloves!</w:t>
      </w:r>
    </w:p>
    <w:p w14:paraId="22CD6FD6"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Attach wiper to the bottom of the sensor. Make sure that the single ridge (the part that looks like a windshield wiper) is on the sensor side and make sure that the screw is flush with the flat side of the fixed piece (DO NOT OVERTIGHTEN!). The wiper should sit approximately 180 degrees opposite of the sensor window. If this step is done incorrectly your NTU readings will be very high because the sensor window will be partially blocked. </w:t>
      </w:r>
    </w:p>
    <w:p w14:paraId="3E482302"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Change the "Turbidity Point" value to "1" and the "Turbidity standard" value to "0". </w:t>
      </w:r>
    </w:p>
    <w:p w14:paraId="7073DB6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Perform an air test with no solution or cap on the sensor and the sensor pointing upwards. The NTU value for this should be between 0 and 1. Click "Calibrate". </w:t>
      </w:r>
    </w:p>
    <w:p w14:paraId="27B4791A"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Change the "Turbidity Point" value to "2" and the "Turbidity standard" value to "100".</w:t>
      </w:r>
    </w:p>
    <w:p w14:paraId="519691F7"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Place 100 NTU solution on a stir plate on medium setting for 2-5 minutes until the solution seems evenly dispersed. Attach the 100 NTU solution to the Hydrolab while keeping it on the stir plate to continue the dispersal of the sediment.</w:t>
      </w:r>
    </w:p>
    <w:p w14:paraId="186AA16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Reading should be within 10% of desired standard value. If so, click "Calibrate". If not, allow to stir on a lower setting for 5-10 minutes attached to Hydrolab and try reading again. If still outside of range, replace the solution and repeat. </w:t>
      </w:r>
    </w:p>
    <w:p w14:paraId="4DBF8D4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100 NTU solution and clean with DI water, KIMTECH wipes, and air blower. </w:t>
      </w:r>
    </w:p>
    <w:p w14:paraId="489B4C29"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Place 20 NTU solution on stir plate for 2-5 minutes to evenly disperse particulates. Attach to Hydrolab while still on stir plate and let it continue to stir. This is a check reading, there is no need to calibrate or change any of the values, you are just checking to make sure the NTU reading is within the acceptable range of 20 NTU. </w:t>
      </w:r>
    </w:p>
    <w:p w14:paraId="08C58E4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20 NTU solution and repeat Step 10 with 40 NTU solution to perform a second value check. </w:t>
      </w:r>
    </w:p>
    <w:p w14:paraId="1DF0C570"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Clean sensors with DI water, KIMTECH wipes, and air blower.</w:t>
      </w:r>
    </w:p>
    <w:p w14:paraId="38D32CA2" w14:textId="4FA9C7B0" w:rsidR="00292080" w:rsidRPr="000961EF" w:rsidRDefault="00292080" w:rsidP="000961EF">
      <w:pPr>
        <w:pStyle w:val="BodyText"/>
        <w:jc w:val="center"/>
        <w:rPr>
          <w:b/>
        </w:rPr>
      </w:pPr>
      <w:r w:rsidRPr="000961EF">
        <w:rPr>
          <w:b/>
        </w:rPr>
        <w:lastRenderedPageBreak/>
        <w:t>Appendix H (continued)</w:t>
      </w:r>
    </w:p>
    <w:p w14:paraId="18641F9E" w14:textId="77777777" w:rsidR="00292080" w:rsidRDefault="00292080" w:rsidP="00292080">
      <w:pPr>
        <w:pBdr>
          <w:top w:val="nil"/>
          <w:left w:val="nil"/>
          <w:bottom w:val="nil"/>
          <w:right w:val="nil"/>
          <w:between w:val="nil"/>
        </w:pBdr>
        <w:rPr>
          <w:sz w:val="24"/>
          <w:szCs w:val="24"/>
        </w:rPr>
      </w:pPr>
    </w:p>
    <w:p w14:paraId="541D9EEE" w14:textId="77777777" w:rsidR="00292080" w:rsidRDefault="00292080" w:rsidP="00292080">
      <w:pPr>
        <w:pBdr>
          <w:top w:val="nil"/>
          <w:left w:val="nil"/>
          <w:bottom w:val="nil"/>
          <w:right w:val="nil"/>
          <w:between w:val="nil"/>
        </w:pBdr>
        <w:rPr>
          <w:color w:val="000000"/>
          <w:sz w:val="24"/>
          <w:szCs w:val="24"/>
        </w:rPr>
      </w:pPr>
      <w:r>
        <w:rPr>
          <w:b/>
          <w:color w:val="000000"/>
          <w:sz w:val="24"/>
          <w:szCs w:val="24"/>
        </w:rPr>
        <w:t xml:space="preserve">Potential Problems: </w:t>
      </w:r>
      <w:r>
        <w:rPr>
          <w:color w:val="000000"/>
          <w:sz w:val="24"/>
          <w:szCs w:val="24"/>
        </w:rPr>
        <w:t xml:space="preserve">Turbidity can be a pain to calibrate and issues can arise for a number of reasons. </w:t>
      </w:r>
    </w:p>
    <w:p w14:paraId="0F66E29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If readings are odd the first step is to get fresh solution, rinse and dry instrument and try again (up to three times) then move on to the other possible solutions if there is still a problem</w:t>
      </w:r>
    </w:p>
    <w:p w14:paraId="790F4AF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sz w:val="24"/>
          <w:szCs w:val="24"/>
        </w:rPr>
        <w:t>Is the wiper</w:t>
      </w:r>
      <w:r>
        <w:rPr>
          <w:color w:val="000000"/>
          <w:sz w:val="24"/>
          <w:szCs w:val="24"/>
        </w:rPr>
        <w:t xml:space="preserve"> blade on correctly? </w:t>
      </w:r>
    </w:p>
    <w:p w14:paraId="5ABBC197"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cap filled high enough to cover the sensor? </w:t>
      </w:r>
    </w:p>
    <w:p w14:paraId="6FFEB25E"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it possible the stock solution wasn’t mixed correctly and the bottle is now bad? Are there air bubbles in the solution? </w:t>
      </w:r>
    </w:p>
    <w:p w14:paraId="190DAB4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magnet stirring at a constant rate? This one I’ve noticed can really cause the readings not to settle. </w:t>
      </w:r>
      <w:r>
        <w:rPr>
          <w:sz w:val="24"/>
          <w:szCs w:val="24"/>
        </w:rPr>
        <w:t>If the magnet</w:t>
      </w:r>
      <w:r>
        <w:rPr>
          <w:color w:val="000000"/>
          <w:sz w:val="24"/>
          <w:szCs w:val="24"/>
        </w:rPr>
        <w:t xml:space="preserve"> doesn’t settle down, turn off for </w:t>
      </w:r>
      <w:r>
        <w:rPr>
          <w:sz w:val="24"/>
          <w:szCs w:val="24"/>
        </w:rPr>
        <w:t>a while</w:t>
      </w:r>
      <w:r>
        <w:rPr>
          <w:color w:val="000000"/>
          <w:sz w:val="24"/>
          <w:szCs w:val="24"/>
        </w:rPr>
        <w:t xml:space="preserve"> and come back later.</w:t>
      </w:r>
    </w:p>
    <w:p w14:paraId="3C7152D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Is the magnet stirring fast enough (if not turbidity slowly drops and particles settle out)</w:t>
      </w:r>
    </w:p>
    <w:p w14:paraId="62848A00"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If none of these seem wrong try to calibrate again with all new solutions. </w:t>
      </w:r>
    </w:p>
    <w:p w14:paraId="11AF182A" w14:textId="77777777" w:rsidR="00292080" w:rsidRDefault="00292080" w:rsidP="00292080">
      <w:pPr>
        <w:pBdr>
          <w:top w:val="nil"/>
          <w:left w:val="nil"/>
          <w:bottom w:val="nil"/>
          <w:right w:val="nil"/>
          <w:between w:val="nil"/>
        </w:pBdr>
        <w:rPr>
          <w:b/>
          <w:sz w:val="24"/>
          <w:szCs w:val="24"/>
        </w:rPr>
      </w:pPr>
    </w:p>
    <w:p w14:paraId="053EC7E5" w14:textId="77777777" w:rsidR="00292080" w:rsidRDefault="00292080" w:rsidP="00292080">
      <w:pPr>
        <w:pBdr>
          <w:top w:val="nil"/>
          <w:left w:val="nil"/>
          <w:bottom w:val="nil"/>
          <w:right w:val="nil"/>
          <w:between w:val="nil"/>
        </w:pBdr>
        <w:rPr>
          <w:i/>
          <w:sz w:val="24"/>
          <w:szCs w:val="24"/>
        </w:rPr>
      </w:pPr>
      <w:r>
        <w:rPr>
          <w:i/>
          <w:sz w:val="24"/>
          <w:szCs w:val="24"/>
        </w:rPr>
        <w:t>LDO</w:t>
      </w:r>
    </w:p>
    <w:p w14:paraId="54875E5A"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Click on the lab labeled "LDO% (Sat)" at the top of the window.</w:t>
      </w:r>
    </w:p>
    <w:p w14:paraId="683B8B71"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Search for mmHg pressure at the nearest airport sensor (ours is Kenai Municipal Airport). The reading they will give you will most likely be in inches from the "Altimeter" column on the NOAA website. You will need to convert this to mmHg. (Ex. 29.94 inches = 760.476 mmHg). Enter this value into the "Enter BP mmHg" line on the page.</w:t>
      </w:r>
    </w:p>
    <w:p w14:paraId="4F616BB4"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Grab the vial labeled "DI H2O". Shake it lightly 15-20 times.</w:t>
      </w:r>
    </w:p>
    <w:p w14:paraId="676DC9AE"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Attach this to the Hydrolab and gently invert. Unscrew the black cap that is now at the top of the vial (originally the black cap that is at the bottom of the vial prior to being inverted). Flip it upside down and rest it gently on the open vial.</w:t>
      </w:r>
    </w:p>
    <w:p w14:paraId="79DF0AA0"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Allow current value to stabilize and click "Calibrate".</w:t>
      </w:r>
    </w:p>
    <w:p w14:paraId="7CA783F9"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 xml:space="preserve">Screw cap back on and unscrew vial from the Hydrolab. </w:t>
      </w:r>
    </w:p>
    <w:p w14:paraId="417EDE5E" w14:textId="77777777" w:rsidR="00292080" w:rsidRDefault="00292080" w:rsidP="00292080">
      <w:pPr>
        <w:rPr>
          <w:b/>
          <w:sz w:val="24"/>
          <w:szCs w:val="24"/>
        </w:rPr>
      </w:pPr>
    </w:p>
    <w:p w14:paraId="3B25A02E" w14:textId="77777777" w:rsidR="00292080" w:rsidRDefault="00292080" w:rsidP="00292080">
      <w:pPr>
        <w:rPr>
          <w:b/>
          <w:sz w:val="24"/>
          <w:szCs w:val="24"/>
        </w:rPr>
      </w:pPr>
      <w:r>
        <w:rPr>
          <w:b/>
          <w:sz w:val="24"/>
          <w:szCs w:val="24"/>
        </w:rPr>
        <w:t>General Calibration Tips</w:t>
      </w:r>
    </w:p>
    <w:p w14:paraId="2D7ECAF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Don’t rush, let readings settle</w:t>
      </w:r>
    </w:p>
    <w:p w14:paraId="743E5AA5"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Always change solution first if a reading is odd</w:t>
      </w:r>
    </w:p>
    <w:p w14:paraId="17286D1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Avoid touching sensors as much as possible (it is better to wear gloves for the whole calibration)</w:t>
      </w:r>
    </w:p>
    <w:p w14:paraId="04EEF77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If a calibration isn’t working try more cleaning and thorough drying sessions between standards</w:t>
      </w:r>
    </w:p>
    <w:p w14:paraId="5E97278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 xml:space="preserve">If batteries are less than 50% reading can become odd </w:t>
      </w:r>
    </w:p>
    <w:p w14:paraId="67D352F5" w14:textId="77777777" w:rsidR="00292080" w:rsidRDefault="00292080" w:rsidP="00292080">
      <w:pPr>
        <w:rPr>
          <w:sz w:val="24"/>
          <w:szCs w:val="24"/>
        </w:rPr>
      </w:pPr>
    </w:p>
    <w:p w14:paraId="31226BB4" w14:textId="77777777" w:rsidR="00292080" w:rsidRDefault="00292080" w:rsidP="00292080">
      <w:pPr>
        <w:rPr>
          <w:sz w:val="24"/>
          <w:szCs w:val="24"/>
        </w:rPr>
      </w:pPr>
    </w:p>
    <w:p w14:paraId="108AA50C" w14:textId="77777777" w:rsidR="00292080" w:rsidRDefault="00292080" w:rsidP="00292080">
      <w:pPr>
        <w:rPr>
          <w:sz w:val="24"/>
          <w:szCs w:val="24"/>
        </w:rPr>
      </w:pPr>
    </w:p>
    <w:p w14:paraId="31EA69DE" w14:textId="77777777" w:rsidR="00292080" w:rsidRDefault="00292080" w:rsidP="00292080">
      <w:pPr>
        <w:rPr>
          <w:b/>
          <w:sz w:val="24"/>
          <w:szCs w:val="24"/>
        </w:rPr>
      </w:pPr>
      <w:r>
        <w:rPr>
          <w:b/>
          <w:sz w:val="24"/>
          <w:szCs w:val="24"/>
        </w:rPr>
        <w:t>Programming</w:t>
      </w:r>
    </w:p>
    <w:p w14:paraId="08EC3F72" w14:textId="77777777" w:rsidR="00292080" w:rsidRDefault="00292080" w:rsidP="00292080">
      <w:pPr>
        <w:rPr>
          <w:sz w:val="24"/>
          <w:szCs w:val="24"/>
        </w:rPr>
      </w:pPr>
      <w:r>
        <w:rPr>
          <w:sz w:val="24"/>
          <w:szCs w:val="24"/>
        </w:rPr>
        <w:t xml:space="preserve">To create a program file: </w:t>
      </w:r>
    </w:p>
    <w:p w14:paraId="6A4AAB10"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Select: Files&gt;Delete </w:t>
      </w:r>
    </w:p>
    <w:p w14:paraId="4D917CE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Check to see how many files are already on the instrument, four is the max, three or less are necessary to create a new file</w:t>
      </w:r>
    </w:p>
    <w:p w14:paraId="61724A1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Delete a file only after checking to make sure it has been downloaded</w:t>
      </w:r>
    </w:p>
    <w:p w14:paraId="789144D2" w14:textId="77777777" w:rsidR="00292080" w:rsidRPr="005125E1"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To delete simply type in the file number and hit ENTER, “Y” for yes, ENTER</w:t>
      </w:r>
    </w:p>
    <w:p w14:paraId="780A1EC7" w14:textId="77777777" w:rsidR="00292080" w:rsidRPr="000961EF" w:rsidRDefault="00292080" w:rsidP="000961EF">
      <w:pPr>
        <w:pStyle w:val="BodyText"/>
        <w:jc w:val="center"/>
        <w:rPr>
          <w:b/>
        </w:rPr>
      </w:pPr>
      <w:r w:rsidRPr="000961EF">
        <w:rPr>
          <w:b/>
        </w:rPr>
        <w:lastRenderedPageBreak/>
        <w:t>Appendix H (continued)</w:t>
      </w:r>
    </w:p>
    <w:p w14:paraId="374BA71D" w14:textId="77777777" w:rsidR="00292080" w:rsidRDefault="00292080" w:rsidP="00292080">
      <w:pPr>
        <w:widowControl/>
        <w:pBdr>
          <w:top w:val="nil"/>
          <w:left w:val="nil"/>
          <w:bottom w:val="nil"/>
          <w:right w:val="nil"/>
          <w:between w:val="nil"/>
        </w:pBdr>
        <w:autoSpaceDE/>
        <w:autoSpaceDN/>
        <w:jc w:val="center"/>
        <w:rPr>
          <w:sz w:val="24"/>
          <w:szCs w:val="24"/>
        </w:rPr>
      </w:pPr>
    </w:p>
    <w:p w14:paraId="6C56CFE2"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Go to: Files&gt;Create and fill in the following: </w:t>
      </w:r>
    </w:p>
    <w:p w14:paraId="597214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File Name – whatever you want</w:t>
      </w:r>
    </w:p>
    <w:p w14:paraId="0895C915"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date – MMDDYY</w:t>
      </w:r>
    </w:p>
    <w:p w14:paraId="754FE9B7"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time – HHMMSS</w:t>
      </w:r>
    </w:p>
    <w:p w14:paraId="15C60F70" w14:textId="5D60A5AE" w:rsidR="00292080" w:rsidRPr="00C83E1A"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Finish date – MMDDYY</w:t>
      </w:r>
    </w:p>
    <w:p w14:paraId="6A4AFC3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 xml:space="preserve">Finish time – HHMMSS </w:t>
      </w:r>
    </w:p>
    <w:p w14:paraId="59BA196D" w14:textId="77777777" w:rsidR="00292080" w:rsidRDefault="00292080" w:rsidP="00D90FB3">
      <w:pPr>
        <w:widowControl/>
        <w:numPr>
          <w:ilvl w:val="2"/>
          <w:numId w:val="35"/>
        </w:numPr>
        <w:pBdr>
          <w:top w:val="nil"/>
          <w:left w:val="nil"/>
          <w:bottom w:val="nil"/>
          <w:right w:val="nil"/>
          <w:between w:val="nil"/>
        </w:pBdr>
        <w:autoSpaceDE/>
        <w:autoSpaceDN/>
        <w:rPr>
          <w:sz w:val="24"/>
          <w:szCs w:val="24"/>
        </w:rPr>
      </w:pPr>
      <w:r>
        <w:rPr>
          <w:color w:val="000000"/>
          <w:sz w:val="24"/>
          <w:szCs w:val="24"/>
        </w:rPr>
        <w:t>14 days is max, 10 is ideal</w:t>
      </w:r>
    </w:p>
    <w:p w14:paraId="536E4F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Sample frequency – 001500 is typical for turbidity</w:t>
      </w:r>
    </w:p>
    <w:p w14:paraId="49F93AB4"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Sensor warm-up - 000030, fills in the next criteria as 000030 too</w:t>
      </w:r>
    </w:p>
    <w:p w14:paraId="794DD830"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Disable audio –“Y” ENTER</w:t>
      </w:r>
    </w:p>
    <w:p w14:paraId="3A6BB09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Go to: Files&gt;Status and check to make sure file you created is there, verify start/end dates ands times</w:t>
      </w:r>
    </w:p>
    <w:p w14:paraId="50631E3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Unplug instrument </w:t>
      </w:r>
    </w:p>
    <w:p w14:paraId="058B4A7A"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Put in 8 new batteries, should beep if done correctly </w:t>
      </w:r>
    </w:p>
    <w:p w14:paraId="4BB4CEA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Plug instrument back in</w:t>
      </w:r>
    </w:p>
    <w:p w14:paraId="726906E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Record the battery % and voltage of the first reading, should be 100% and 13 + volts</w:t>
      </w:r>
    </w:p>
    <w:p w14:paraId="423AC022" w14:textId="77777777" w:rsidR="00292080" w:rsidRDefault="00292080" w:rsidP="00292080">
      <w:pPr>
        <w:pBdr>
          <w:top w:val="nil"/>
          <w:left w:val="nil"/>
          <w:bottom w:val="nil"/>
          <w:right w:val="nil"/>
          <w:between w:val="nil"/>
        </w:pBdr>
        <w:ind w:left="1080"/>
        <w:rPr>
          <w:color w:val="000000"/>
          <w:sz w:val="24"/>
          <w:szCs w:val="24"/>
        </w:rPr>
      </w:pPr>
    </w:p>
    <w:p w14:paraId="62E9A7B3" w14:textId="77777777" w:rsidR="00292080" w:rsidRDefault="00292080" w:rsidP="00292080">
      <w:pPr>
        <w:rPr>
          <w:b/>
          <w:sz w:val="24"/>
          <w:szCs w:val="24"/>
        </w:rPr>
      </w:pPr>
      <w:r>
        <w:rPr>
          <w:b/>
          <w:sz w:val="24"/>
          <w:szCs w:val="24"/>
        </w:rPr>
        <w:t>Data Download</w:t>
      </w:r>
    </w:p>
    <w:p w14:paraId="38D36594"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Connect to Hydrolab</w:t>
      </w:r>
    </w:p>
    <w:p w14:paraId="20ECB9A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 Select: Files&gt;Transfer&gt;Sensors Off&gt;Spreadsheet Importable&gt;X Modem 1K</w:t>
      </w:r>
    </w:p>
    <w:p w14:paraId="349B222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Highlight just the file name (not date and time)</w:t>
      </w:r>
    </w:p>
    <w:p w14:paraId="3E7AB80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Hit Crtl+C (Copy)</w:t>
      </w:r>
    </w:p>
    <w:p w14:paraId="04F3517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Type the file number (1,2,3 or 4) and hit ENTER</w:t>
      </w:r>
    </w:p>
    <w:p w14:paraId="05892969"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From grey bar select “Transfer”</w:t>
      </w:r>
    </w:p>
    <w:p w14:paraId="7A06593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Click “receive file”</w:t>
      </w:r>
    </w:p>
    <w:p w14:paraId="6098818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A transfer box should pop up</w:t>
      </w:r>
    </w:p>
    <w:p w14:paraId="55AE9C1E"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Browse to “Desktop”</w:t>
      </w:r>
    </w:p>
    <w:p w14:paraId="26A816F2"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Select “1K X Modem”</w:t>
      </w:r>
    </w:p>
    <w:p w14:paraId="198518E9"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 xml:space="preserve">Receive </w:t>
      </w:r>
    </w:p>
    <w:p w14:paraId="221951B4"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Under File Name hit Crtl+V (Paste)</w:t>
      </w:r>
    </w:p>
    <w:p w14:paraId="40601C9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On the desktop select file and change name to .csv to make it an excel file</w:t>
      </w:r>
    </w:p>
    <w:p w14:paraId="4234A6AA"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Open the file and check to see if the data look good, make a quick graph </w:t>
      </w:r>
    </w:p>
    <w:p w14:paraId="78EAA63D"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Log the number of data lines and file name in the Hydrolab QA folder</w:t>
      </w:r>
    </w:p>
    <w:p w14:paraId="5CF8743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Move file to correct folder</w:t>
      </w:r>
    </w:p>
    <w:p w14:paraId="42900839" w14:textId="77777777" w:rsidR="00292080" w:rsidRDefault="00292080" w:rsidP="00292080">
      <w:pPr>
        <w:rPr>
          <w:sz w:val="24"/>
          <w:szCs w:val="24"/>
        </w:rPr>
      </w:pPr>
    </w:p>
    <w:p w14:paraId="2A985829" w14:textId="77777777" w:rsidR="00292080" w:rsidRDefault="00292080" w:rsidP="00292080">
      <w:pPr>
        <w:rPr>
          <w:b/>
          <w:sz w:val="24"/>
          <w:szCs w:val="24"/>
        </w:rPr>
      </w:pPr>
      <w:r>
        <w:rPr>
          <w:b/>
          <w:sz w:val="24"/>
          <w:szCs w:val="24"/>
        </w:rPr>
        <w:t>Instrument Retrieval</w:t>
      </w:r>
    </w:p>
    <w:p w14:paraId="317AF47D" w14:textId="77777777" w:rsidR="00292080" w:rsidRDefault="00292080" w:rsidP="00D90FB3">
      <w:pPr>
        <w:widowControl/>
        <w:numPr>
          <w:ilvl w:val="0"/>
          <w:numId w:val="36"/>
        </w:numPr>
        <w:pBdr>
          <w:top w:val="nil"/>
          <w:left w:val="nil"/>
          <w:bottom w:val="nil"/>
          <w:right w:val="nil"/>
          <w:between w:val="nil"/>
        </w:pBdr>
        <w:autoSpaceDE/>
        <w:autoSpaceDN/>
        <w:spacing w:before="16"/>
        <w:ind w:left="1080"/>
        <w:rPr>
          <w:sz w:val="24"/>
          <w:szCs w:val="24"/>
        </w:rPr>
      </w:pPr>
      <w:r>
        <w:rPr>
          <w:color w:val="000000"/>
          <w:sz w:val="24"/>
          <w:szCs w:val="24"/>
        </w:rPr>
        <w:t>Clean sensor off as much as possible in the river, remove guard and attach plastic cap</w:t>
      </w:r>
    </w:p>
    <w:p w14:paraId="55021FD9"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In lab scrub sensor gently with a toothbrush and dish soap</w:t>
      </w:r>
    </w:p>
    <w:p w14:paraId="4D8CA9C3"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Rinse with water and dry with AccuWipe</w:t>
      </w:r>
    </w:p>
    <w:p w14:paraId="28598731"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 xml:space="preserve">Download data immediately </w:t>
      </w:r>
    </w:p>
    <w:p w14:paraId="0DA4251E"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Within 24 hr check calibration using calibration techniques above, unless redeploying with 48 hours do not calibrate, just check</w:t>
      </w:r>
    </w:p>
    <w:p w14:paraId="6D3099DB" w14:textId="77777777" w:rsidR="00292080" w:rsidRDefault="00292080" w:rsidP="00292080">
      <w:pPr>
        <w:rPr>
          <w:b/>
          <w:sz w:val="24"/>
          <w:szCs w:val="24"/>
        </w:rPr>
      </w:pPr>
    </w:p>
    <w:p w14:paraId="7C8B5BF8" w14:textId="77777777" w:rsidR="00292080" w:rsidRDefault="00292080" w:rsidP="00292080">
      <w:pPr>
        <w:rPr>
          <w:sz w:val="24"/>
          <w:szCs w:val="24"/>
        </w:rPr>
      </w:pPr>
      <w:r>
        <w:rPr>
          <w:b/>
          <w:sz w:val="24"/>
          <w:szCs w:val="24"/>
        </w:rPr>
        <w:t>Sensor Reset –</w:t>
      </w:r>
      <w:r>
        <w:rPr>
          <w:sz w:val="24"/>
          <w:szCs w:val="24"/>
        </w:rPr>
        <w:t>When all else fails and the sensor will not calibrate</w:t>
      </w:r>
    </w:p>
    <w:p w14:paraId="09542B37"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Login&gt;Level 3, Enter “Hydrolab” as the password, ENTER</w:t>
      </w:r>
    </w:p>
    <w:p w14:paraId="7D0A82AA" w14:textId="77777777" w:rsidR="00292080" w:rsidRPr="005125E1"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Setup&gt;System&gt;Reset&gt;Sensor, select the correct sensor and correct units</w:t>
      </w:r>
    </w:p>
    <w:p w14:paraId="1743C1F9" w14:textId="48591246" w:rsidR="00292080" w:rsidRPr="000961EF" w:rsidRDefault="00292080" w:rsidP="000961EF">
      <w:pPr>
        <w:pStyle w:val="BodyText"/>
        <w:jc w:val="center"/>
        <w:rPr>
          <w:b/>
        </w:rPr>
      </w:pPr>
      <w:r w:rsidRPr="000961EF">
        <w:rPr>
          <w:b/>
        </w:rPr>
        <w:lastRenderedPageBreak/>
        <w:t>Appendix H (continued)</w:t>
      </w:r>
    </w:p>
    <w:p w14:paraId="1D753E02" w14:textId="77777777" w:rsidR="00292080" w:rsidRDefault="00292080" w:rsidP="00292080">
      <w:pPr>
        <w:widowControl/>
        <w:pBdr>
          <w:top w:val="nil"/>
          <w:left w:val="nil"/>
          <w:bottom w:val="nil"/>
          <w:right w:val="nil"/>
          <w:between w:val="nil"/>
        </w:pBdr>
        <w:autoSpaceDE/>
        <w:autoSpaceDN/>
        <w:rPr>
          <w:sz w:val="24"/>
          <w:szCs w:val="24"/>
        </w:rPr>
      </w:pPr>
    </w:p>
    <w:p w14:paraId="35D89052"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For Turbidity: Select Setup&gt;Parameter (??????)&gt;Turbidity&gt;Calibrate&gt;4 pt (CHECK THIS) to get the four point calibration</w:t>
      </w:r>
    </w:p>
    <w:p w14:paraId="5025591A" w14:textId="77777777" w:rsidR="00292080" w:rsidRDefault="00292080" w:rsidP="00292080">
      <w:pPr>
        <w:rPr>
          <w:sz w:val="24"/>
          <w:szCs w:val="24"/>
        </w:rPr>
      </w:pPr>
    </w:p>
    <w:p w14:paraId="43D826F1" w14:textId="77777777" w:rsidR="00292080" w:rsidRDefault="00292080" w:rsidP="00292080">
      <w:pPr>
        <w:rPr>
          <w:b/>
          <w:sz w:val="24"/>
          <w:szCs w:val="24"/>
        </w:rPr>
      </w:pPr>
      <w:r>
        <w:rPr>
          <w:b/>
          <w:sz w:val="24"/>
          <w:szCs w:val="24"/>
        </w:rPr>
        <w:t>Other Useful Knowledge</w:t>
      </w:r>
    </w:p>
    <w:p w14:paraId="565AC5FD" w14:textId="77777777" w:rsidR="00292080" w:rsidRDefault="00292080" w:rsidP="00292080">
      <w:pPr>
        <w:rPr>
          <w:sz w:val="24"/>
          <w:szCs w:val="24"/>
        </w:rPr>
      </w:pPr>
    </w:p>
    <w:p w14:paraId="736A5DF6" w14:textId="77777777" w:rsidR="00292080" w:rsidRDefault="00292080" w:rsidP="00292080">
      <w:pPr>
        <w:rPr>
          <w:sz w:val="24"/>
          <w:szCs w:val="24"/>
        </w:rPr>
      </w:pPr>
      <w:r>
        <w:rPr>
          <w:sz w:val="24"/>
          <w:szCs w:val="24"/>
        </w:rPr>
        <w:t>Crtl+R refreshes screen</w:t>
      </w:r>
    </w:p>
    <w:p w14:paraId="786DB34A" w14:textId="5D532261" w:rsidR="000D14B5" w:rsidRPr="00826A3C" w:rsidRDefault="000D14B5" w:rsidP="00826A3C">
      <w:pPr>
        <w:rPr>
          <w:sz w:val="18"/>
        </w:rPr>
      </w:pPr>
    </w:p>
    <w:p w14:paraId="595AC445" w14:textId="00E21EB6" w:rsidR="00505ACF" w:rsidRPr="00826A3C" w:rsidRDefault="00505ACF" w:rsidP="00826A3C">
      <w:pPr>
        <w:ind w:left="720"/>
        <w:rPr>
          <w:sz w:val="18"/>
        </w:rPr>
      </w:pPr>
    </w:p>
    <w:p w14:paraId="7DC0CA9C" w14:textId="5C2BF85A" w:rsidR="00505ACF" w:rsidRPr="00826A3C" w:rsidRDefault="00505ACF" w:rsidP="00826A3C">
      <w:pPr>
        <w:ind w:left="720"/>
        <w:rPr>
          <w:sz w:val="18"/>
        </w:rPr>
      </w:pPr>
    </w:p>
    <w:p w14:paraId="1DE376C7" w14:textId="7ECA351C" w:rsidR="00505ACF" w:rsidRPr="00826A3C" w:rsidRDefault="00505ACF" w:rsidP="00826A3C">
      <w:pPr>
        <w:ind w:left="720"/>
        <w:rPr>
          <w:sz w:val="18"/>
        </w:rPr>
      </w:pPr>
    </w:p>
    <w:p w14:paraId="2E6469F0" w14:textId="30E18C75" w:rsidR="00505ACF" w:rsidRPr="00826A3C" w:rsidRDefault="00505ACF" w:rsidP="00826A3C">
      <w:pPr>
        <w:ind w:left="720"/>
        <w:rPr>
          <w:sz w:val="18"/>
        </w:rPr>
      </w:pPr>
    </w:p>
    <w:p w14:paraId="57D631C1" w14:textId="2E06A925" w:rsidR="00F01149" w:rsidRPr="00826A3C" w:rsidRDefault="00F01149" w:rsidP="00826A3C">
      <w:pPr>
        <w:ind w:left="720"/>
        <w:rPr>
          <w:sz w:val="18"/>
        </w:rPr>
      </w:pPr>
    </w:p>
    <w:p w14:paraId="5093B72C" w14:textId="68A3E527" w:rsidR="00F01149" w:rsidRPr="00826A3C" w:rsidRDefault="00F01149" w:rsidP="00826A3C">
      <w:pPr>
        <w:ind w:left="720"/>
        <w:rPr>
          <w:sz w:val="18"/>
        </w:rPr>
      </w:pPr>
    </w:p>
    <w:p w14:paraId="729B0399" w14:textId="74446220" w:rsidR="00F01149" w:rsidRPr="00826A3C" w:rsidRDefault="00F01149" w:rsidP="00826A3C">
      <w:pPr>
        <w:ind w:left="720"/>
        <w:rPr>
          <w:sz w:val="18"/>
        </w:rPr>
      </w:pPr>
    </w:p>
    <w:p w14:paraId="7E75520B" w14:textId="3480DB66" w:rsidR="00F01149" w:rsidRPr="00826A3C" w:rsidRDefault="00F01149" w:rsidP="00826A3C">
      <w:pPr>
        <w:ind w:left="720"/>
        <w:rPr>
          <w:sz w:val="18"/>
        </w:rPr>
      </w:pPr>
    </w:p>
    <w:p w14:paraId="4E6DAD9F" w14:textId="32A347D8" w:rsidR="00F01149" w:rsidRPr="00826A3C" w:rsidRDefault="00F01149" w:rsidP="00826A3C">
      <w:pPr>
        <w:ind w:left="720"/>
        <w:rPr>
          <w:sz w:val="18"/>
        </w:rPr>
      </w:pPr>
    </w:p>
    <w:p w14:paraId="3D07F479" w14:textId="1A6279B8" w:rsidR="00F01149" w:rsidRPr="00826A3C" w:rsidRDefault="00F01149" w:rsidP="00826A3C">
      <w:pPr>
        <w:ind w:left="720"/>
        <w:rPr>
          <w:sz w:val="18"/>
        </w:rPr>
      </w:pPr>
    </w:p>
    <w:p w14:paraId="4EE43D58" w14:textId="3B1E69DD" w:rsidR="00F01149" w:rsidRPr="00826A3C" w:rsidRDefault="00F01149" w:rsidP="00826A3C">
      <w:pPr>
        <w:ind w:left="720"/>
        <w:rPr>
          <w:sz w:val="18"/>
        </w:rPr>
      </w:pPr>
    </w:p>
    <w:p w14:paraId="18D00FB7" w14:textId="1E203FF2" w:rsidR="00F01149" w:rsidRPr="00826A3C" w:rsidRDefault="00F01149" w:rsidP="00826A3C">
      <w:pPr>
        <w:ind w:left="720"/>
        <w:rPr>
          <w:sz w:val="18"/>
        </w:rPr>
      </w:pPr>
    </w:p>
    <w:p w14:paraId="5641D9CA" w14:textId="072A0545" w:rsidR="00F01149" w:rsidRPr="00826A3C" w:rsidRDefault="00F01149" w:rsidP="00826A3C">
      <w:pPr>
        <w:ind w:left="720"/>
        <w:rPr>
          <w:sz w:val="18"/>
        </w:rPr>
      </w:pPr>
    </w:p>
    <w:p w14:paraId="7218DBD7" w14:textId="174F43B6" w:rsidR="00F01149" w:rsidRPr="00826A3C" w:rsidRDefault="00F01149" w:rsidP="00826A3C">
      <w:pPr>
        <w:ind w:left="720"/>
        <w:rPr>
          <w:sz w:val="18"/>
        </w:rPr>
      </w:pPr>
    </w:p>
    <w:p w14:paraId="56E56965" w14:textId="256BEBDC" w:rsidR="00F01149" w:rsidRPr="00826A3C" w:rsidRDefault="00F01149" w:rsidP="00826A3C">
      <w:pPr>
        <w:ind w:left="720"/>
        <w:rPr>
          <w:sz w:val="18"/>
        </w:rPr>
      </w:pPr>
    </w:p>
    <w:p w14:paraId="38440EBF" w14:textId="29FA372D" w:rsidR="00F01149" w:rsidRPr="00826A3C" w:rsidRDefault="00F01149" w:rsidP="00826A3C">
      <w:pPr>
        <w:ind w:left="720"/>
        <w:rPr>
          <w:sz w:val="18"/>
        </w:rPr>
      </w:pPr>
    </w:p>
    <w:p w14:paraId="7F23724A" w14:textId="53B6A687" w:rsidR="00F01149" w:rsidRPr="00826A3C" w:rsidRDefault="00F01149" w:rsidP="00826A3C">
      <w:pPr>
        <w:ind w:left="720"/>
        <w:rPr>
          <w:sz w:val="18"/>
        </w:rPr>
      </w:pPr>
    </w:p>
    <w:p w14:paraId="211F6668" w14:textId="4F7364EA" w:rsidR="00F01149" w:rsidRPr="00826A3C" w:rsidRDefault="00F01149" w:rsidP="00826A3C">
      <w:pPr>
        <w:ind w:left="720"/>
        <w:rPr>
          <w:sz w:val="18"/>
        </w:rPr>
      </w:pPr>
    </w:p>
    <w:p w14:paraId="18F342BF" w14:textId="1CA8C20F" w:rsidR="00F01149" w:rsidRPr="00826A3C" w:rsidRDefault="00F01149" w:rsidP="00826A3C">
      <w:pPr>
        <w:ind w:left="720"/>
        <w:rPr>
          <w:sz w:val="18"/>
        </w:rPr>
      </w:pPr>
    </w:p>
    <w:p w14:paraId="112980B6" w14:textId="78C1FB69" w:rsidR="00F01149" w:rsidRPr="00826A3C" w:rsidRDefault="00F01149" w:rsidP="00826A3C">
      <w:pPr>
        <w:ind w:left="720"/>
        <w:rPr>
          <w:sz w:val="18"/>
        </w:rPr>
      </w:pPr>
    </w:p>
    <w:p w14:paraId="44D6EBA6" w14:textId="0487FC51" w:rsidR="00F01149" w:rsidRPr="00826A3C" w:rsidRDefault="00F01149" w:rsidP="00826A3C">
      <w:pPr>
        <w:ind w:left="720"/>
        <w:rPr>
          <w:sz w:val="18"/>
        </w:rPr>
      </w:pPr>
    </w:p>
    <w:p w14:paraId="6FE75C01" w14:textId="2A59CC9B" w:rsidR="00F01149" w:rsidRPr="00826A3C" w:rsidRDefault="00F01149" w:rsidP="00826A3C">
      <w:pPr>
        <w:ind w:left="720"/>
        <w:rPr>
          <w:sz w:val="18"/>
        </w:rPr>
      </w:pPr>
    </w:p>
    <w:p w14:paraId="520B280E" w14:textId="3E296364" w:rsidR="00F01149" w:rsidRPr="00826A3C" w:rsidRDefault="00F01149" w:rsidP="00826A3C">
      <w:pPr>
        <w:ind w:left="720"/>
        <w:rPr>
          <w:sz w:val="18"/>
        </w:rPr>
      </w:pPr>
    </w:p>
    <w:p w14:paraId="54D6C67F" w14:textId="471B139B" w:rsidR="00F01149" w:rsidRPr="00826A3C" w:rsidRDefault="00F01149" w:rsidP="00826A3C">
      <w:pPr>
        <w:ind w:left="720"/>
        <w:rPr>
          <w:sz w:val="18"/>
        </w:rPr>
      </w:pPr>
    </w:p>
    <w:p w14:paraId="74CBF0F4" w14:textId="2B398531" w:rsidR="00F01149" w:rsidRPr="00826A3C" w:rsidRDefault="00F01149" w:rsidP="00826A3C">
      <w:pPr>
        <w:ind w:left="720"/>
        <w:rPr>
          <w:sz w:val="18"/>
        </w:rPr>
      </w:pPr>
    </w:p>
    <w:p w14:paraId="58B77574" w14:textId="3D879E78" w:rsidR="00F01149" w:rsidRPr="00826A3C" w:rsidRDefault="00F01149" w:rsidP="00826A3C">
      <w:pPr>
        <w:ind w:left="720"/>
        <w:rPr>
          <w:sz w:val="18"/>
        </w:rPr>
      </w:pPr>
    </w:p>
    <w:p w14:paraId="16D73105" w14:textId="01FDABBB" w:rsidR="00F01149" w:rsidRPr="00826A3C" w:rsidRDefault="00F01149" w:rsidP="00826A3C">
      <w:pPr>
        <w:ind w:left="720"/>
        <w:rPr>
          <w:sz w:val="18"/>
        </w:rPr>
      </w:pPr>
    </w:p>
    <w:p w14:paraId="7BB1E572" w14:textId="0D231411" w:rsidR="00F01149" w:rsidRPr="00826A3C" w:rsidRDefault="00F01149" w:rsidP="00826A3C">
      <w:pPr>
        <w:ind w:left="720"/>
        <w:rPr>
          <w:sz w:val="18"/>
        </w:rPr>
      </w:pPr>
    </w:p>
    <w:p w14:paraId="15C583A8" w14:textId="7D16E8CA" w:rsidR="00F01149" w:rsidRPr="00826A3C" w:rsidRDefault="00F01149" w:rsidP="00826A3C">
      <w:pPr>
        <w:ind w:left="720"/>
        <w:rPr>
          <w:sz w:val="18"/>
        </w:rPr>
      </w:pPr>
    </w:p>
    <w:p w14:paraId="72ED7F92" w14:textId="7AC70D78" w:rsidR="00F01149" w:rsidRPr="00826A3C" w:rsidRDefault="00F01149" w:rsidP="00826A3C">
      <w:pPr>
        <w:ind w:left="720"/>
        <w:rPr>
          <w:sz w:val="18"/>
        </w:rPr>
      </w:pPr>
    </w:p>
    <w:p w14:paraId="415CB84F" w14:textId="3AD6782A" w:rsidR="00F01149" w:rsidRPr="00826A3C" w:rsidRDefault="00F01149" w:rsidP="00826A3C">
      <w:pPr>
        <w:ind w:left="720"/>
        <w:rPr>
          <w:sz w:val="18"/>
        </w:rPr>
      </w:pPr>
    </w:p>
    <w:p w14:paraId="50CCA57E" w14:textId="4B343C51" w:rsidR="00F01149" w:rsidRPr="00826A3C" w:rsidRDefault="00F01149" w:rsidP="00826A3C">
      <w:pPr>
        <w:ind w:left="720"/>
        <w:rPr>
          <w:sz w:val="18"/>
        </w:rPr>
      </w:pPr>
    </w:p>
    <w:p w14:paraId="2DFAC392" w14:textId="52748956" w:rsidR="00F01149" w:rsidRPr="00826A3C" w:rsidRDefault="00F01149" w:rsidP="00826A3C">
      <w:pPr>
        <w:ind w:left="720"/>
        <w:rPr>
          <w:sz w:val="18"/>
        </w:rPr>
      </w:pPr>
    </w:p>
    <w:p w14:paraId="5BC59A22" w14:textId="12927950" w:rsidR="00F01149" w:rsidRPr="00826A3C" w:rsidRDefault="00F01149" w:rsidP="00826A3C">
      <w:pPr>
        <w:ind w:left="720"/>
        <w:rPr>
          <w:sz w:val="18"/>
        </w:rPr>
      </w:pPr>
    </w:p>
    <w:p w14:paraId="1844B846" w14:textId="4F9D5A27" w:rsidR="00F01149" w:rsidRPr="00826A3C" w:rsidRDefault="00F01149" w:rsidP="00826A3C">
      <w:pPr>
        <w:ind w:left="720"/>
        <w:rPr>
          <w:sz w:val="18"/>
        </w:rPr>
      </w:pPr>
    </w:p>
    <w:p w14:paraId="6298638E" w14:textId="396F7B10" w:rsidR="00F01149" w:rsidRPr="00826A3C" w:rsidRDefault="00F01149" w:rsidP="00826A3C">
      <w:pPr>
        <w:ind w:left="720"/>
        <w:rPr>
          <w:sz w:val="18"/>
        </w:rPr>
      </w:pPr>
    </w:p>
    <w:p w14:paraId="04D0E105" w14:textId="20CE77C0" w:rsidR="00F01149" w:rsidRPr="00826A3C" w:rsidRDefault="00F01149" w:rsidP="00826A3C">
      <w:pPr>
        <w:ind w:left="720"/>
        <w:rPr>
          <w:sz w:val="18"/>
        </w:rPr>
      </w:pPr>
    </w:p>
    <w:p w14:paraId="2BD4B99F" w14:textId="114FE559" w:rsidR="00F01149" w:rsidRPr="00826A3C" w:rsidRDefault="00F01149" w:rsidP="00826A3C">
      <w:pPr>
        <w:ind w:left="720"/>
        <w:rPr>
          <w:sz w:val="18"/>
        </w:rPr>
      </w:pPr>
    </w:p>
    <w:p w14:paraId="411E3A35" w14:textId="77777777" w:rsidR="00F01149" w:rsidRPr="00826A3C" w:rsidRDefault="00F01149" w:rsidP="00826A3C">
      <w:pPr>
        <w:ind w:left="720"/>
        <w:rPr>
          <w:sz w:val="18"/>
        </w:rPr>
      </w:pPr>
    </w:p>
    <w:p w14:paraId="6D8727C5" w14:textId="77777777" w:rsidR="005E22D9" w:rsidRDefault="005E22D9" w:rsidP="00723CBB">
      <w:pPr>
        <w:ind w:left="720"/>
        <w:rPr>
          <w:sz w:val="18"/>
        </w:rPr>
      </w:pPr>
    </w:p>
    <w:p w14:paraId="750D903F" w14:textId="77777777" w:rsidR="005E22D9" w:rsidRDefault="005E22D9" w:rsidP="00723CBB">
      <w:pPr>
        <w:ind w:left="720"/>
        <w:rPr>
          <w:sz w:val="18"/>
        </w:rPr>
      </w:pPr>
    </w:p>
    <w:p w14:paraId="2463BF71" w14:textId="77777777" w:rsidR="005E22D9" w:rsidRDefault="005E22D9" w:rsidP="00723CBB">
      <w:pPr>
        <w:ind w:left="720"/>
        <w:rPr>
          <w:sz w:val="18"/>
        </w:rPr>
      </w:pPr>
    </w:p>
    <w:p w14:paraId="21B423F3" w14:textId="77777777" w:rsidR="005E22D9" w:rsidRDefault="005E22D9" w:rsidP="00723CBB">
      <w:pPr>
        <w:ind w:left="720"/>
        <w:rPr>
          <w:sz w:val="18"/>
        </w:rPr>
      </w:pPr>
    </w:p>
    <w:p w14:paraId="16D3E936" w14:textId="77777777" w:rsidR="005E22D9" w:rsidRDefault="005E22D9" w:rsidP="00723CBB">
      <w:pPr>
        <w:ind w:left="720"/>
        <w:rPr>
          <w:sz w:val="18"/>
        </w:rPr>
      </w:pPr>
    </w:p>
    <w:p w14:paraId="5AA67E7A" w14:textId="77777777" w:rsidR="005E22D9" w:rsidRDefault="005E22D9" w:rsidP="00723CBB">
      <w:pPr>
        <w:ind w:left="720"/>
        <w:rPr>
          <w:sz w:val="18"/>
        </w:rPr>
      </w:pPr>
    </w:p>
    <w:p w14:paraId="404F018F" w14:textId="77777777" w:rsidR="005E22D9" w:rsidRDefault="005E22D9" w:rsidP="00723CBB">
      <w:pPr>
        <w:ind w:left="720"/>
        <w:rPr>
          <w:sz w:val="18"/>
        </w:rPr>
      </w:pPr>
    </w:p>
    <w:p w14:paraId="31FBB2BA" w14:textId="77777777" w:rsidR="005E22D9" w:rsidRDefault="005E22D9" w:rsidP="00723CBB">
      <w:pPr>
        <w:ind w:left="720"/>
        <w:rPr>
          <w:sz w:val="18"/>
        </w:rPr>
      </w:pPr>
    </w:p>
    <w:p w14:paraId="20045301" w14:textId="77777777" w:rsidR="005E22D9" w:rsidRDefault="005E22D9" w:rsidP="00723CBB">
      <w:pPr>
        <w:ind w:left="720"/>
        <w:rPr>
          <w:sz w:val="18"/>
        </w:rPr>
      </w:pPr>
    </w:p>
    <w:p w14:paraId="60F10123" w14:textId="77777777" w:rsidR="005E22D9" w:rsidRDefault="005E22D9" w:rsidP="00723CBB">
      <w:pPr>
        <w:ind w:left="720"/>
        <w:rPr>
          <w:sz w:val="18"/>
        </w:rPr>
      </w:pPr>
    </w:p>
    <w:p w14:paraId="18C58943" w14:textId="77777777" w:rsidR="005E22D9" w:rsidRDefault="005E22D9" w:rsidP="00723CBB">
      <w:pPr>
        <w:ind w:left="720"/>
        <w:rPr>
          <w:sz w:val="18"/>
        </w:rPr>
      </w:pPr>
    </w:p>
    <w:p w14:paraId="6D2F983E" w14:textId="77777777" w:rsidR="005E22D9" w:rsidRDefault="005E22D9" w:rsidP="00723CBB">
      <w:pPr>
        <w:ind w:left="720"/>
        <w:rPr>
          <w:sz w:val="18"/>
        </w:rPr>
      </w:pPr>
    </w:p>
    <w:p w14:paraId="55F0789C" w14:textId="77777777" w:rsidR="005E22D9" w:rsidRDefault="005E22D9" w:rsidP="00723CBB">
      <w:pPr>
        <w:ind w:left="720"/>
        <w:rPr>
          <w:sz w:val="18"/>
        </w:rPr>
      </w:pPr>
    </w:p>
    <w:p w14:paraId="054FDCB4" w14:textId="77777777" w:rsidR="005E22D9" w:rsidRDefault="005E22D9" w:rsidP="00723CBB">
      <w:pPr>
        <w:ind w:left="720"/>
        <w:rPr>
          <w:sz w:val="18"/>
        </w:rPr>
      </w:pPr>
    </w:p>
    <w:p w14:paraId="63D2ABAC" w14:textId="77777777" w:rsidR="005E22D9" w:rsidRDefault="005E22D9" w:rsidP="00723CBB">
      <w:pPr>
        <w:ind w:left="720"/>
        <w:rPr>
          <w:sz w:val="18"/>
        </w:rPr>
      </w:pPr>
    </w:p>
    <w:p w14:paraId="2410CDDD" w14:textId="77777777" w:rsidR="005E22D9" w:rsidRDefault="005E22D9" w:rsidP="005125E1">
      <w:pPr>
        <w:rPr>
          <w:sz w:val="18"/>
        </w:rPr>
      </w:pPr>
    </w:p>
    <w:p w14:paraId="28F4D40A" w14:textId="73AC0CB2" w:rsidR="000961EF" w:rsidRPr="000961EF" w:rsidRDefault="009748A5" w:rsidP="000961EF">
      <w:pPr>
        <w:pStyle w:val="AppendixSubheadings"/>
        <w:jc w:val="center"/>
        <w:rPr>
          <w:b/>
        </w:rPr>
      </w:pPr>
      <w:bookmarkStart w:id="381" w:name="Appendix_I"/>
      <w:bookmarkStart w:id="382" w:name="_bookmark42"/>
      <w:bookmarkStart w:id="383" w:name="_Toc125984317"/>
      <w:bookmarkStart w:id="384" w:name="_Hlk117092153"/>
      <w:bookmarkEnd w:id="381"/>
      <w:bookmarkEnd w:id="382"/>
      <w:r w:rsidRPr="000961EF">
        <w:rPr>
          <w:b/>
        </w:rPr>
        <w:lastRenderedPageBreak/>
        <w:t>Appendix I</w:t>
      </w:r>
      <w:r w:rsidR="000961EF">
        <w:rPr>
          <w:b/>
        </w:rPr>
        <w:t>: YSI Temperature Meter QA</w:t>
      </w:r>
      <w:bookmarkEnd w:id="383"/>
    </w:p>
    <w:p w14:paraId="1F7478E1" w14:textId="77777777" w:rsidR="000D14B5" w:rsidRDefault="000D14B5">
      <w:pPr>
        <w:pStyle w:val="BodyText"/>
        <w:spacing w:before="7"/>
        <w:rPr>
          <w:b/>
          <w:sz w:val="23"/>
        </w:rPr>
      </w:pPr>
    </w:p>
    <w:p w14:paraId="16B5BCF5" w14:textId="77777777" w:rsidR="000D14B5" w:rsidRDefault="000D14B5">
      <w:pPr>
        <w:pStyle w:val="BodyText"/>
        <w:spacing w:before="3"/>
        <w:rPr>
          <w:sz w:val="16"/>
        </w:rPr>
      </w:pPr>
    </w:p>
    <w:p w14:paraId="551EB3DB" w14:textId="77777777" w:rsidR="000D14B5" w:rsidRDefault="009748A5">
      <w:pPr>
        <w:pStyle w:val="BodyText"/>
        <w:tabs>
          <w:tab w:val="left" w:pos="4838"/>
          <w:tab w:val="left" w:pos="8972"/>
        </w:tabs>
        <w:spacing w:before="90"/>
        <w:ind w:left="531"/>
      </w:pPr>
      <w:r>
        <w:t>DATE:</w:t>
      </w:r>
      <w:r>
        <w:rPr>
          <w:u w:val="single"/>
        </w:rPr>
        <w:t xml:space="preserve"> </w:t>
      </w:r>
      <w:r>
        <w:rPr>
          <w:u w:val="single"/>
        </w:rPr>
        <w:tab/>
      </w:r>
      <w:r>
        <w:t>TIME:</w:t>
      </w:r>
      <w:r>
        <w:rPr>
          <w:u w:val="single"/>
        </w:rPr>
        <w:t xml:space="preserve"> </w:t>
      </w:r>
      <w:r>
        <w:rPr>
          <w:u w:val="single"/>
        </w:rPr>
        <w:tab/>
      </w:r>
    </w:p>
    <w:p w14:paraId="15E6C2E2" w14:textId="77777777" w:rsidR="000D14B5" w:rsidRDefault="000D14B5">
      <w:pPr>
        <w:pStyle w:val="BodyText"/>
        <w:spacing w:before="2"/>
        <w:rPr>
          <w:sz w:val="16"/>
        </w:rPr>
      </w:pPr>
    </w:p>
    <w:p w14:paraId="50CF2846" w14:textId="77777777" w:rsidR="000D14B5" w:rsidRDefault="009748A5">
      <w:pPr>
        <w:pStyle w:val="BodyText"/>
        <w:tabs>
          <w:tab w:val="left" w:pos="9192"/>
        </w:tabs>
        <w:spacing w:before="90"/>
        <w:ind w:left="531"/>
      </w:pPr>
      <w:r>
        <w:t>CONDUCTED</w:t>
      </w:r>
      <w:r>
        <w:rPr>
          <w:spacing w:val="-7"/>
        </w:rPr>
        <w:t xml:space="preserve"> </w:t>
      </w:r>
      <w:r>
        <w:t>BY:</w:t>
      </w:r>
      <w:r>
        <w:rPr>
          <w:u w:val="single"/>
        </w:rPr>
        <w:t xml:space="preserve"> </w:t>
      </w:r>
      <w:r>
        <w:rPr>
          <w:u w:val="single"/>
        </w:rPr>
        <w:tab/>
      </w:r>
    </w:p>
    <w:p w14:paraId="3648ECE8"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2"/>
        <w:gridCol w:w="2952"/>
        <w:gridCol w:w="2952"/>
      </w:tblGrid>
      <w:tr w:rsidR="000D14B5" w14:paraId="45BF02D5" w14:textId="77777777">
        <w:trPr>
          <w:trHeight w:val="551"/>
        </w:trPr>
        <w:tc>
          <w:tcPr>
            <w:tcW w:w="2952" w:type="dxa"/>
          </w:tcPr>
          <w:p w14:paraId="26B55434" w14:textId="77777777" w:rsidR="000D14B5" w:rsidRDefault="000D14B5">
            <w:pPr>
              <w:pStyle w:val="TableParagraph"/>
              <w:spacing w:before="8"/>
              <w:rPr>
                <w:sz w:val="23"/>
              </w:rPr>
            </w:pPr>
          </w:p>
          <w:p w14:paraId="156C1327" w14:textId="77777777" w:rsidR="000D14B5" w:rsidRDefault="009748A5">
            <w:pPr>
              <w:pStyle w:val="TableParagraph"/>
              <w:spacing w:line="259" w:lineRule="exact"/>
              <w:ind w:left="107"/>
              <w:rPr>
                <w:sz w:val="24"/>
              </w:rPr>
            </w:pPr>
            <w:r>
              <w:rPr>
                <w:sz w:val="24"/>
              </w:rPr>
              <w:t>METER NUMBER</w:t>
            </w:r>
          </w:p>
        </w:tc>
        <w:tc>
          <w:tcPr>
            <w:tcW w:w="2952" w:type="dxa"/>
          </w:tcPr>
          <w:p w14:paraId="6E2784D9" w14:textId="77777777" w:rsidR="000D14B5" w:rsidRDefault="000D14B5">
            <w:pPr>
              <w:pStyle w:val="TableParagraph"/>
              <w:spacing w:before="8"/>
              <w:rPr>
                <w:sz w:val="23"/>
              </w:rPr>
            </w:pPr>
          </w:p>
          <w:p w14:paraId="7D20762F" w14:textId="77777777" w:rsidR="000D14B5" w:rsidRDefault="009748A5">
            <w:pPr>
              <w:pStyle w:val="TableParagraph"/>
              <w:spacing w:line="259" w:lineRule="exact"/>
              <w:ind w:left="107"/>
              <w:rPr>
                <w:sz w:val="24"/>
              </w:rPr>
            </w:pPr>
            <w:r>
              <w:rPr>
                <w:sz w:val="24"/>
              </w:rPr>
              <w:t>MODEL NUMBER</w:t>
            </w:r>
          </w:p>
        </w:tc>
        <w:tc>
          <w:tcPr>
            <w:tcW w:w="2952" w:type="dxa"/>
          </w:tcPr>
          <w:p w14:paraId="6162E4EE" w14:textId="77777777" w:rsidR="000D14B5" w:rsidRDefault="000D14B5">
            <w:pPr>
              <w:pStyle w:val="TableParagraph"/>
              <w:spacing w:before="8"/>
              <w:rPr>
                <w:sz w:val="23"/>
              </w:rPr>
            </w:pPr>
          </w:p>
          <w:p w14:paraId="29F5620B" w14:textId="77777777" w:rsidR="000D14B5" w:rsidRDefault="009748A5">
            <w:pPr>
              <w:pStyle w:val="TableParagraph"/>
              <w:spacing w:line="259" w:lineRule="exact"/>
              <w:ind w:left="107"/>
              <w:rPr>
                <w:sz w:val="24"/>
              </w:rPr>
            </w:pPr>
            <w:r>
              <w:rPr>
                <w:sz w:val="24"/>
              </w:rPr>
              <w:t>TEMPERATURE</w:t>
            </w:r>
          </w:p>
        </w:tc>
      </w:tr>
      <w:tr w:rsidR="000D14B5" w14:paraId="379B3A21" w14:textId="77777777">
        <w:trPr>
          <w:trHeight w:val="552"/>
        </w:trPr>
        <w:tc>
          <w:tcPr>
            <w:tcW w:w="2952" w:type="dxa"/>
          </w:tcPr>
          <w:p w14:paraId="4BDC801E" w14:textId="77777777" w:rsidR="000D14B5" w:rsidRDefault="000D14B5">
            <w:pPr>
              <w:pStyle w:val="TableParagraph"/>
            </w:pPr>
          </w:p>
        </w:tc>
        <w:tc>
          <w:tcPr>
            <w:tcW w:w="2952" w:type="dxa"/>
          </w:tcPr>
          <w:p w14:paraId="652BD776" w14:textId="77777777" w:rsidR="000D14B5" w:rsidRDefault="000D14B5">
            <w:pPr>
              <w:pStyle w:val="TableParagraph"/>
            </w:pPr>
          </w:p>
        </w:tc>
        <w:tc>
          <w:tcPr>
            <w:tcW w:w="2952" w:type="dxa"/>
          </w:tcPr>
          <w:p w14:paraId="5DF5BE87" w14:textId="77777777" w:rsidR="000D14B5" w:rsidRDefault="000D14B5">
            <w:pPr>
              <w:pStyle w:val="TableParagraph"/>
            </w:pPr>
          </w:p>
        </w:tc>
      </w:tr>
      <w:tr w:rsidR="000D14B5" w14:paraId="37050014" w14:textId="77777777">
        <w:trPr>
          <w:trHeight w:val="551"/>
        </w:trPr>
        <w:tc>
          <w:tcPr>
            <w:tcW w:w="2952" w:type="dxa"/>
          </w:tcPr>
          <w:p w14:paraId="5911CBD8" w14:textId="77777777" w:rsidR="000D14B5" w:rsidRDefault="000D14B5">
            <w:pPr>
              <w:pStyle w:val="TableParagraph"/>
            </w:pPr>
          </w:p>
        </w:tc>
        <w:tc>
          <w:tcPr>
            <w:tcW w:w="2952" w:type="dxa"/>
          </w:tcPr>
          <w:p w14:paraId="1AC5FEBA" w14:textId="77777777" w:rsidR="000D14B5" w:rsidRDefault="000D14B5">
            <w:pPr>
              <w:pStyle w:val="TableParagraph"/>
            </w:pPr>
          </w:p>
        </w:tc>
        <w:tc>
          <w:tcPr>
            <w:tcW w:w="2952" w:type="dxa"/>
          </w:tcPr>
          <w:p w14:paraId="38C9F692" w14:textId="77777777" w:rsidR="000D14B5" w:rsidRDefault="000D14B5">
            <w:pPr>
              <w:pStyle w:val="TableParagraph"/>
            </w:pPr>
          </w:p>
        </w:tc>
      </w:tr>
      <w:tr w:rsidR="000D14B5" w14:paraId="2B29AE41" w14:textId="77777777">
        <w:trPr>
          <w:trHeight w:val="551"/>
        </w:trPr>
        <w:tc>
          <w:tcPr>
            <w:tcW w:w="2952" w:type="dxa"/>
          </w:tcPr>
          <w:p w14:paraId="55E0CC37" w14:textId="77777777" w:rsidR="000D14B5" w:rsidRDefault="000D14B5">
            <w:pPr>
              <w:pStyle w:val="TableParagraph"/>
            </w:pPr>
          </w:p>
        </w:tc>
        <w:tc>
          <w:tcPr>
            <w:tcW w:w="2952" w:type="dxa"/>
          </w:tcPr>
          <w:p w14:paraId="2C0748BA" w14:textId="77777777" w:rsidR="000D14B5" w:rsidRDefault="000D14B5">
            <w:pPr>
              <w:pStyle w:val="TableParagraph"/>
            </w:pPr>
          </w:p>
        </w:tc>
        <w:tc>
          <w:tcPr>
            <w:tcW w:w="2952" w:type="dxa"/>
          </w:tcPr>
          <w:p w14:paraId="2E7DCCE1" w14:textId="77777777" w:rsidR="000D14B5" w:rsidRDefault="000D14B5">
            <w:pPr>
              <w:pStyle w:val="TableParagraph"/>
            </w:pPr>
          </w:p>
        </w:tc>
      </w:tr>
      <w:tr w:rsidR="000D14B5" w14:paraId="3A5EE297" w14:textId="77777777">
        <w:trPr>
          <w:trHeight w:val="552"/>
        </w:trPr>
        <w:tc>
          <w:tcPr>
            <w:tcW w:w="2952" w:type="dxa"/>
          </w:tcPr>
          <w:p w14:paraId="790EB745" w14:textId="77777777" w:rsidR="000D14B5" w:rsidRDefault="000D14B5">
            <w:pPr>
              <w:pStyle w:val="TableParagraph"/>
            </w:pPr>
          </w:p>
        </w:tc>
        <w:tc>
          <w:tcPr>
            <w:tcW w:w="2952" w:type="dxa"/>
          </w:tcPr>
          <w:p w14:paraId="4499D318" w14:textId="77777777" w:rsidR="000D14B5" w:rsidRDefault="000D14B5">
            <w:pPr>
              <w:pStyle w:val="TableParagraph"/>
            </w:pPr>
          </w:p>
        </w:tc>
        <w:tc>
          <w:tcPr>
            <w:tcW w:w="2952" w:type="dxa"/>
          </w:tcPr>
          <w:p w14:paraId="5C441177" w14:textId="77777777" w:rsidR="000D14B5" w:rsidRDefault="000D14B5">
            <w:pPr>
              <w:pStyle w:val="TableParagraph"/>
            </w:pPr>
          </w:p>
        </w:tc>
      </w:tr>
      <w:tr w:rsidR="000D14B5" w14:paraId="6E3A687E" w14:textId="77777777">
        <w:trPr>
          <w:trHeight w:val="551"/>
        </w:trPr>
        <w:tc>
          <w:tcPr>
            <w:tcW w:w="2952" w:type="dxa"/>
          </w:tcPr>
          <w:p w14:paraId="652784F5" w14:textId="77777777" w:rsidR="000D14B5" w:rsidRDefault="000D14B5">
            <w:pPr>
              <w:pStyle w:val="TableParagraph"/>
            </w:pPr>
          </w:p>
        </w:tc>
        <w:tc>
          <w:tcPr>
            <w:tcW w:w="2952" w:type="dxa"/>
          </w:tcPr>
          <w:p w14:paraId="38249D7F" w14:textId="77777777" w:rsidR="000D14B5" w:rsidRDefault="000D14B5">
            <w:pPr>
              <w:pStyle w:val="TableParagraph"/>
            </w:pPr>
          </w:p>
        </w:tc>
        <w:tc>
          <w:tcPr>
            <w:tcW w:w="2952" w:type="dxa"/>
          </w:tcPr>
          <w:p w14:paraId="6FBAD997" w14:textId="77777777" w:rsidR="000D14B5" w:rsidRDefault="000D14B5">
            <w:pPr>
              <w:pStyle w:val="TableParagraph"/>
            </w:pPr>
          </w:p>
        </w:tc>
      </w:tr>
      <w:tr w:rsidR="000D14B5" w14:paraId="1A157E9B" w14:textId="77777777">
        <w:trPr>
          <w:trHeight w:val="551"/>
        </w:trPr>
        <w:tc>
          <w:tcPr>
            <w:tcW w:w="2952" w:type="dxa"/>
          </w:tcPr>
          <w:p w14:paraId="51C7A6AE" w14:textId="77777777" w:rsidR="000D14B5" w:rsidRDefault="000D14B5">
            <w:pPr>
              <w:pStyle w:val="TableParagraph"/>
            </w:pPr>
          </w:p>
        </w:tc>
        <w:tc>
          <w:tcPr>
            <w:tcW w:w="2952" w:type="dxa"/>
          </w:tcPr>
          <w:p w14:paraId="73523341" w14:textId="77777777" w:rsidR="000D14B5" w:rsidRDefault="000D14B5">
            <w:pPr>
              <w:pStyle w:val="TableParagraph"/>
            </w:pPr>
          </w:p>
        </w:tc>
        <w:tc>
          <w:tcPr>
            <w:tcW w:w="2952" w:type="dxa"/>
          </w:tcPr>
          <w:p w14:paraId="338540D8" w14:textId="77777777" w:rsidR="000D14B5" w:rsidRDefault="000D14B5">
            <w:pPr>
              <w:pStyle w:val="TableParagraph"/>
            </w:pPr>
          </w:p>
        </w:tc>
      </w:tr>
      <w:tr w:rsidR="000D14B5" w14:paraId="5569FB30" w14:textId="77777777">
        <w:trPr>
          <w:trHeight w:val="552"/>
        </w:trPr>
        <w:tc>
          <w:tcPr>
            <w:tcW w:w="2952" w:type="dxa"/>
          </w:tcPr>
          <w:p w14:paraId="45A6B582" w14:textId="77777777" w:rsidR="000D14B5" w:rsidRDefault="000D14B5">
            <w:pPr>
              <w:pStyle w:val="TableParagraph"/>
            </w:pPr>
          </w:p>
        </w:tc>
        <w:tc>
          <w:tcPr>
            <w:tcW w:w="2952" w:type="dxa"/>
          </w:tcPr>
          <w:p w14:paraId="278E14B8" w14:textId="77777777" w:rsidR="000D14B5" w:rsidRDefault="000D14B5">
            <w:pPr>
              <w:pStyle w:val="TableParagraph"/>
            </w:pPr>
          </w:p>
        </w:tc>
        <w:tc>
          <w:tcPr>
            <w:tcW w:w="2952" w:type="dxa"/>
          </w:tcPr>
          <w:p w14:paraId="10BD9E2E" w14:textId="77777777" w:rsidR="000D14B5" w:rsidRDefault="000D14B5">
            <w:pPr>
              <w:pStyle w:val="TableParagraph"/>
            </w:pPr>
          </w:p>
        </w:tc>
      </w:tr>
      <w:tr w:rsidR="000D14B5" w14:paraId="56007D20" w14:textId="77777777">
        <w:trPr>
          <w:trHeight w:val="551"/>
        </w:trPr>
        <w:tc>
          <w:tcPr>
            <w:tcW w:w="2952" w:type="dxa"/>
          </w:tcPr>
          <w:p w14:paraId="5DD64E48" w14:textId="77777777" w:rsidR="000D14B5" w:rsidRDefault="000D14B5">
            <w:pPr>
              <w:pStyle w:val="TableParagraph"/>
            </w:pPr>
          </w:p>
        </w:tc>
        <w:tc>
          <w:tcPr>
            <w:tcW w:w="2952" w:type="dxa"/>
          </w:tcPr>
          <w:p w14:paraId="018604F0" w14:textId="77777777" w:rsidR="000D14B5" w:rsidRDefault="000D14B5">
            <w:pPr>
              <w:pStyle w:val="TableParagraph"/>
            </w:pPr>
          </w:p>
        </w:tc>
        <w:tc>
          <w:tcPr>
            <w:tcW w:w="2952" w:type="dxa"/>
          </w:tcPr>
          <w:p w14:paraId="0D782A6E" w14:textId="77777777" w:rsidR="000D14B5" w:rsidRDefault="000D14B5">
            <w:pPr>
              <w:pStyle w:val="TableParagraph"/>
            </w:pPr>
          </w:p>
        </w:tc>
      </w:tr>
      <w:tr w:rsidR="000D14B5" w14:paraId="77771AE0" w14:textId="77777777">
        <w:trPr>
          <w:trHeight w:val="551"/>
        </w:trPr>
        <w:tc>
          <w:tcPr>
            <w:tcW w:w="2952" w:type="dxa"/>
          </w:tcPr>
          <w:p w14:paraId="6BCD1EAF" w14:textId="77777777" w:rsidR="000D14B5" w:rsidRDefault="000D14B5">
            <w:pPr>
              <w:pStyle w:val="TableParagraph"/>
            </w:pPr>
          </w:p>
        </w:tc>
        <w:tc>
          <w:tcPr>
            <w:tcW w:w="2952" w:type="dxa"/>
          </w:tcPr>
          <w:p w14:paraId="371F10DE" w14:textId="77777777" w:rsidR="000D14B5" w:rsidRDefault="000D14B5">
            <w:pPr>
              <w:pStyle w:val="TableParagraph"/>
            </w:pPr>
          </w:p>
        </w:tc>
        <w:tc>
          <w:tcPr>
            <w:tcW w:w="2952" w:type="dxa"/>
          </w:tcPr>
          <w:p w14:paraId="3DD6E0B3" w14:textId="77777777" w:rsidR="000D14B5" w:rsidRDefault="000D14B5">
            <w:pPr>
              <w:pStyle w:val="TableParagraph"/>
            </w:pPr>
          </w:p>
        </w:tc>
      </w:tr>
      <w:tr w:rsidR="000D14B5" w14:paraId="2F36DDD6" w14:textId="77777777">
        <w:trPr>
          <w:trHeight w:val="551"/>
        </w:trPr>
        <w:tc>
          <w:tcPr>
            <w:tcW w:w="2952" w:type="dxa"/>
          </w:tcPr>
          <w:p w14:paraId="2F4EFA23" w14:textId="77777777" w:rsidR="000D14B5" w:rsidRDefault="000D14B5">
            <w:pPr>
              <w:pStyle w:val="TableParagraph"/>
            </w:pPr>
          </w:p>
        </w:tc>
        <w:tc>
          <w:tcPr>
            <w:tcW w:w="2952" w:type="dxa"/>
          </w:tcPr>
          <w:p w14:paraId="03DEE6D0" w14:textId="77777777" w:rsidR="000D14B5" w:rsidRDefault="000D14B5">
            <w:pPr>
              <w:pStyle w:val="TableParagraph"/>
            </w:pPr>
          </w:p>
        </w:tc>
        <w:tc>
          <w:tcPr>
            <w:tcW w:w="2952" w:type="dxa"/>
          </w:tcPr>
          <w:p w14:paraId="194961BA" w14:textId="77777777" w:rsidR="000D14B5" w:rsidRDefault="000D14B5">
            <w:pPr>
              <w:pStyle w:val="TableParagraph"/>
            </w:pPr>
          </w:p>
        </w:tc>
      </w:tr>
      <w:tr w:rsidR="000D14B5" w14:paraId="24E3C864" w14:textId="77777777">
        <w:trPr>
          <w:trHeight w:val="552"/>
        </w:trPr>
        <w:tc>
          <w:tcPr>
            <w:tcW w:w="2952" w:type="dxa"/>
          </w:tcPr>
          <w:p w14:paraId="66E9163C" w14:textId="77777777" w:rsidR="000D14B5" w:rsidRDefault="000D14B5">
            <w:pPr>
              <w:pStyle w:val="TableParagraph"/>
            </w:pPr>
          </w:p>
        </w:tc>
        <w:tc>
          <w:tcPr>
            <w:tcW w:w="2952" w:type="dxa"/>
          </w:tcPr>
          <w:p w14:paraId="1706DE2E" w14:textId="77777777" w:rsidR="000D14B5" w:rsidRDefault="000D14B5">
            <w:pPr>
              <w:pStyle w:val="TableParagraph"/>
            </w:pPr>
          </w:p>
        </w:tc>
        <w:tc>
          <w:tcPr>
            <w:tcW w:w="2952" w:type="dxa"/>
          </w:tcPr>
          <w:p w14:paraId="7D865124" w14:textId="77777777" w:rsidR="000D14B5" w:rsidRDefault="000D14B5">
            <w:pPr>
              <w:pStyle w:val="TableParagraph"/>
            </w:pPr>
          </w:p>
        </w:tc>
      </w:tr>
      <w:tr w:rsidR="000D14B5" w14:paraId="2D4B370D" w14:textId="77777777">
        <w:trPr>
          <w:trHeight w:val="551"/>
        </w:trPr>
        <w:tc>
          <w:tcPr>
            <w:tcW w:w="2952" w:type="dxa"/>
          </w:tcPr>
          <w:p w14:paraId="518B76F9" w14:textId="77777777" w:rsidR="000D14B5" w:rsidRDefault="000D14B5">
            <w:pPr>
              <w:pStyle w:val="TableParagraph"/>
            </w:pPr>
          </w:p>
        </w:tc>
        <w:tc>
          <w:tcPr>
            <w:tcW w:w="2952" w:type="dxa"/>
          </w:tcPr>
          <w:p w14:paraId="6E6015B5" w14:textId="77777777" w:rsidR="000D14B5" w:rsidRDefault="000D14B5">
            <w:pPr>
              <w:pStyle w:val="TableParagraph"/>
            </w:pPr>
          </w:p>
        </w:tc>
        <w:tc>
          <w:tcPr>
            <w:tcW w:w="2952" w:type="dxa"/>
          </w:tcPr>
          <w:p w14:paraId="772DA621" w14:textId="77777777" w:rsidR="000D14B5" w:rsidRDefault="000D14B5">
            <w:pPr>
              <w:pStyle w:val="TableParagraph"/>
            </w:pPr>
          </w:p>
        </w:tc>
      </w:tr>
      <w:tr w:rsidR="000D14B5" w14:paraId="72DD1AE2" w14:textId="77777777">
        <w:trPr>
          <w:trHeight w:val="551"/>
        </w:trPr>
        <w:tc>
          <w:tcPr>
            <w:tcW w:w="2952" w:type="dxa"/>
          </w:tcPr>
          <w:p w14:paraId="398BB953" w14:textId="77777777" w:rsidR="000D14B5" w:rsidRDefault="000D14B5">
            <w:pPr>
              <w:pStyle w:val="TableParagraph"/>
            </w:pPr>
          </w:p>
        </w:tc>
        <w:tc>
          <w:tcPr>
            <w:tcW w:w="2952" w:type="dxa"/>
          </w:tcPr>
          <w:p w14:paraId="4051898E" w14:textId="77777777" w:rsidR="000D14B5" w:rsidRDefault="000D14B5">
            <w:pPr>
              <w:pStyle w:val="TableParagraph"/>
            </w:pPr>
          </w:p>
        </w:tc>
        <w:tc>
          <w:tcPr>
            <w:tcW w:w="2952" w:type="dxa"/>
          </w:tcPr>
          <w:p w14:paraId="1316F5B7" w14:textId="77777777" w:rsidR="000D14B5" w:rsidRDefault="000D14B5">
            <w:pPr>
              <w:pStyle w:val="TableParagraph"/>
            </w:pPr>
          </w:p>
        </w:tc>
      </w:tr>
      <w:tr w:rsidR="000D14B5" w14:paraId="45A10EB8" w14:textId="77777777">
        <w:trPr>
          <w:trHeight w:val="552"/>
        </w:trPr>
        <w:tc>
          <w:tcPr>
            <w:tcW w:w="2952" w:type="dxa"/>
          </w:tcPr>
          <w:p w14:paraId="275D5327" w14:textId="77777777" w:rsidR="000D14B5" w:rsidRDefault="000D14B5">
            <w:pPr>
              <w:pStyle w:val="TableParagraph"/>
            </w:pPr>
          </w:p>
        </w:tc>
        <w:tc>
          <w:tcPr>
            <w:tcW w:w="2952" w:type="dxa"/>
          </w:tcPr>
          <w:p w14:paraId="424BCD2B" w14:textId="77777777" w:rsidR="000D14B5" w:rsidRDefault="000D14B5">
            <w:pPr>
              <w:pStyle w:val="TableParagraph"/>
            </w:pPr>
          </w:p>
        </w:tc>
        <w:tc>
          <w:tcPr>
            <w:tcW w:w="2952" w:type="dxa"/>
          </w:tcPr>
          <w:p w14:paraId="710AC7D4" w14:textId="77777777" w:rsidR="000D14B5" w:rsidRDefault="000D14B5">
            <w:pPr>
              <w:pStyle w:val="TableParagraph"/>
            </w:pPr>
          </w:p>
        </w:tc>
      </w:tr>
      <w:tr w:rsidR="000D14B5" w14:paraId="28149151" w14:textId="77777777">
        <w:trPr>
          <w:trHeight w:val="551"/>
        </w:trPr>
        <w:tc>
          <w:tcPr>
            <w:tcW w:w="2952" w:type="dxa"/>
          </w:tcPr>
          <w:p w14:paraId="4EBE88AD" w14:textId="77777777" w:rsidR="000D14B5" w:rsidRDefault="000D14B5">
            <w:pPr>
              <w:pStyle w:val="TableParagraph"/>
            </w:pPr>
          </w:p>
        </w:tc>
        <w:tc>
          <w:tcPr>
            <w:tcW w:w="2952" w:type="dxa"/>
          </w:tcPr>
          <w:p w14:paraId="7E8E3AE6" w14:textId="77777777" w:rsidR="000D14B5" w:rsidRDefault="000D14B5">
            <w:pPr>
              <w:pStyle w:val="TableParagraph"/>
            </w:pPr>
          </w:p>
        </w:tc>
        <w:tc>
          <w:tcPr>
            <w:tcW w:w="2952" w:type="dxa"/>
          </w:tcPr>
          <w:p w14:paraId="31767288" w14:textId="77777777" w:rsidR="000D14B5" w:rsidRDefault="000D14B5">
            <w:pPr>
              <w:pStyle w:val="TableParagraph"/>
            </w:pPr>
          </w:p>
        </w:tc>
      </w:tr>
      <w:tr w:rsidR="000D14B5" w14:paraId="73EBC820" w14:textId="77777777">
        <w:trPr>
          <w:trHeight w:val="551"/>
        </w:trPr>
        <w:tc>
          <w:tcPr>
            <w:tcW w:w="2952" w:type="dxa"/>
          </w:tcPr>
          <w:p w14:paraId="381795F6" w14:textId="77777777" w:rsidR="000D14B5" w:rsidRDefault="000D14B5">
            <w:pPr>
              <w:pStyle w:val="TableParagraph"/>
            </w:pPr>
          </w:p>
        </w:tc>
        <w:tc>
          <w:tcPr>
            <w:tcW w:w="2952" w:type="dxa"/>
          </w:tcPr>
          <w:p w14:paraId="7BE0C76B" w14:textId="77777777" w:rsidR="000D14B5" w:rsidRDefault="000D14B5">
            <w:pPr>
              <w:pStyle w:val="TableParagraph"/>
            </w:pPr>
          </w:p>
        </w:tc>
        <w:tc>
          <w:tcPr>
            <w:tcW w:w="2952" w:type="dxa"/>
          </w:tcPr>
          <w:p w14:paraId="794F57E4" w14:textId="77777777" w:rsidR="000D14B5" w:rsidRDefault="000D14B5">
            <w:pPr>
              <w:pStyle w:val="TableParagraph"/>
            </w:pPr>
          </w:p>
        </w:tc>
      </w:tr>
      <w:tr w:rsidR="000D14B5" w14:paraId="50A87BA7" w14:textId="77777777">
        <w:trPr>
          <w:trHeight w:val="552"/>
        </w:trPr>
        <w:tc>
          <w:tcPr>
            <w:tcW w:w="2952" w:type="dxa"/>
          </w:tcPr>
          <w:p w14:paraId="37696F08" w14:textId="77777777" w:rsidR="000D14B5" w:rsidRDefault="000D14B5">
            <w:pPr>
              <w:pStyle w:val="TableParagraph"/>
            </w:pPr>
          </w:p>
        </w:tc>
        <w:tc>
          <w:tcPr>
            <w:tcW w:w="2952" w:type="dxa"/>
          </w:tcPr>
          <w:p w14:paraId="62D5660A" w14:textId="77777777" w:rsidR="000D14B5" w:rsidRDefault="000D14B5">
            <w:pPr>
              <w:pStyle w:val="TableParagraph"/>
            </w:pPr>
          </w:p>
        </w:tc>
        <w:tc>
          <w:tcPr>
            <w:tcW w:w="2952" w:type="dxa"/>
          </w:tcPr>
          <w:p w14:paraId="2FB86932" w14:textId="77777777" w:rsidR="000D14B5" w:rsidRDefault="000D14B5">
            <w:pPr>
              <w:pStyle w:val="TableParagraph"/>
            </w:pPr>
          </w:p>
        </w:tc>
      </w:tr>
    </w:tbl>
    <w:p w14:paraId="33B64BBC" w14:textId="77777777" w:rsidR="005E22D9" w:rsidRDefault="005E22D9" w:rsidP="005E22D9">
      <w:pPr>
        <w:sectPr w:rsidR="005E22D9" w:rsidSect="005125E1">
          <w:headerReference w:type="default" r:id="rId65"/>
          <w:footerReference w:type="default" r:id="rId66"/>
          <w:pgSz w:w="11900" w:h="16840"/>
          <w:pgMar w:top="1440" w:right="1440" w:bottom="1440" w:left="1440" w:header="929" w:footer="744" w:gutter="0"/>
          <w:cols w:space="720"/>
          <w:docGrid w:linePitch="299"/>
        </w:sectPr>
      </w:pPr>
    </w:p>
    <w:p w14:paraId="49A0A8C4" w14:textId="77777777" w:rsidR="00BF264F" w:rsidRDefault="00BF264F">
      <w:pPr>
        <w:pStyle w:val="BodyText"/>
        <w:spacing w:before="5"/>
        <w:rPr>
          <w:sz w:val="26"/>
        </w:rPr>
      </w:pPr>
    </w:p>
    <w:p w14:paraId="65A1B69D" w14:textId="27430821" w:rsidR="000D14B5" w:rsidRPr="000961EF" w:rsidRDefault="009748A5" w:rsidP="000961EF">
      <w:pPr>
        <w:pStyle w:val="AppendixSubheadings"/>
        <w:jc w:val="center"/>
        <w:rPr>
          <w:b/>
          <w:sz w:val="24"/>
          <w:szCs w:val="24"/>
        </w:rPr>
      </w:pPr>
      <w:bookmarkStart w:id="385" w:name="Appendix_J"/>
      <w:bookmarkStart w:id="386" w:name="_bookmark43"/>
      <w:bookmarkStart w:id="387" w:name="_Toc125984318"/>
      <w:bookmarkEnd w:id="385"/>
      <w:bookmarkEnd w:id="386"/>
      <w:r w:rsidRPr="000961EF">
        <w:rPr>
          <w:b/>
          <w:sz w:val="24"/>
          <w:szCs w:val="24"/>
        </w:rPr>
        <w:t>Appendix J</w:t>
      </w:r>
      <w:r w:rsidR="000961EF" w:rsidRPr="000961EF">
        <w:rPr>
          <w:b/>
          <w:sz w:val="24"/>
          <w:szCs w:val="24"/>
        </w:rPr>
        <w:t xml:space="preserve">: </w:t>
      </w:r>
      <w:r w:rsidRPr="000961EF">
        <w:rPr>
          <w:b/>
          <w:sz w:val="24"/>
          <w:szCs w:val="24"/>
        </w:rPr>
        <w:t>Calibration Standards Record Form</w:t>
      </w:r>
      <w:bookmarkEnd w:id="387"/>
      <w:r w:rsidRPr="000961EF">
        <w:rPr>
          <w:b/>
          <w:sz w:val="24"/>
          <w:szCs w:val="24"/>
        </w:rPr>
        <w:t xml:space="preserve"> </w:t>
      </w:r>
    </w:p>
    <w:p w14:paraId="07E78A91" w14:textId="77777777" w:rsidR="000D14B5" w:rsidRDefault="000D14B5">
      <w:pPr>
        <w:pStyle w:val="BodyText"/>
        <w:spacing w:before="1"/>
        <w:rPr>
          <w:b/>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1266"/>
        <w:gridCol w:w="1265"/>
        <w:gridCol w:w="1265"/>
        <w:gridCol w:w="1576"/>
        <w:gridCol w:w="1265"/>
        <w:gridCol w:w="1266"/>
      </w:tblGrid>
      <w:tr w:rsidR="000D14B5" w14:paraId="5176E80A" w14:textId="77777777">
        <w:trPr>
          <w:trHeight w:val="476"/>
        </w:trPr>
        <w:tc>
          <w:tcPr>
            <w:tcW w:w="1265" w:type="dxa"/>
          </w:tcPr>
          <w:p w14:paraId="58BB94DF" w14:textId="77777777" w:rsidR="000D14B5" w:rsidRDefault="009748A5">
            <w:pPr>
              <w:pStyle w:val="TableParagraph"/>
              <w:spacing w:before="44"/>
              <w:ind w:left="405"/>
              <w:rPr>
                <w:sz w:val="24"/>
              </w:rPr>
            </w:pPr>
            <w:bookmarkStart w:id="388" w:name="Date"/>
            <w:bookmarkEnd w:id="388"/>
            <w:r>
              <w:rPr>
                <w:sz w:val="24"/>
              </w:rPr>
              <w:t>Date</w:t>
            </w:r>
          </w:p>
        </w:tc>
        <w:tc>
          <w:tcPr>
            <w:tcW w:w="1266" w:type="dxa"/>
          </w:tcPr>
          <w:p w14:paraId="2F4B11B2" w14:textId="77777777" w:rsidR="000D14B5" w:rsidRDefault="009748A5">
            <w:pPr>
              <w:pStyle w:val="TableParagraph"/>
              <w:spacing w:line="274" w:lineRule="exact"/>
              <w:ind w:left="107"/>
              <w:rPr>
                <w:sz w:val="24"/>
              </w:rPr>
            </w:pPr>
            <w:r>
              <w:rPr>
                <w:sz w:val="24"/>
              </w:rPr>
              <w:t>Time</w:t>
            </w:r>
          </w:p>
        </w:tc>
        <w:tc>
          <w:tcPr>
            <w:tcW w:w="1265" w:type="dxa"/>
          </w:tcPr>
          <w:p w14:paraId="6DF2959B" w14:textId="77777777" w:rsidR="000D14B5" w:rsidRDefault="009748A5">
            <w:pPr>
              <w:pStyle w:val="TableParagraph"/>
              <w:spacing w:line="274" w:lineRule="exact"/>
              <w:ind w:left="107"/>
              <w:rPr>
                <w:sz w:val="24"/>
              </w:rPr>
            </w:pPr>
            <w:r>
              <w:rPr>
                <w:sz w:val="24"/>
              </w:rPr>
              <w:t>Action</w:t>
            </w:r>
          </w:p>
        </w:tc>
        <w:tc>
          <w:tcPr>
            <w:tcW w:w="1265" w:type="dxa"/>
          </w:tcPr>
          <w:p w14:paraId="0E624124" w14:textId="77777777" w:rsidR="000D14B5" w:rsidRDefault="009748A5">
            <w:pPr>
              <w:pStyle w:val="TableParagraph"/>
              <w:spacing w:line="274" w:lineRule="exact"/>
              <w:ind w:left="107"/>
              <w:rPr>
                <w:sz w:val="24"/>
              </w:rPr>
            </w:pPr>
            <w:r>
              <w:rPr>
                <w:sz w:val="24"/>
              </w:rPr>
              <w:t>Parameter</w:t>
            </w:r>
          </w:p>
        </w:tc>
        <w:tc>
          <w:tcPr>
            <w:tcW w:w="1576" w:type="dxa"/>
          </w:tcPr>
          <w:p w14:paraId="6A69AFDB" w14:textId="77777777" w:rsidR="000D14B5" w:rsidRDefault="009748A5">
            <w:pPr>
              <w:pStyle w:val="TableParagraph"/>
              <w:spacing w:line="274" w:lineRule="exact"/>
              <w:ind w:left="107"/>
              <w:rPr>
                <w:sz w:val="24"/>
              </w:rPr>
            </w:pPr>
            <w:r>
              <w:rPr>
                <w:sz w:val="24"/>
              </w:rPr>
              <w:t>Concentration</w:t>
            </w:r>
          </w:p>
        </w:tc>
        <w:tc>
          <w:tcPr>
            <w:tcW w:w="1265" w:type="dxa"/>
          </w:tcPr>
          <w:p w14:paraId="738C6415" w14:textId="77777777" w:rsidR="000D14B5" w:rsidRDefault="009748A5">
            <w:pPr>
              <w:pStyle w:val="TableParagraph"/>
              <w:spacing w:line="274" w:lineRule="exact"/>
              <w:ind w:left="106"/>
              <w:rPr>
                <w:sz w:val="24"/>
              </w:rPr>
            </w:pPr>
            <w:r>
              <w:rPr>
                <w:sz w:val="24"/>
              </w:rPr>
              <w:t>Lot</w:t>
            </w:r>
          </w:p>
        </w:tc>
        <w:tc>
          <w:tcPr>
            <w:tcW w:w="1266" w:type="dxa"/>
          </w:tcPr>
          <w:p w14:paraId="6BE87FAC" w14:textId="77777777" w:rsidR="000D14B5" w:rsidRDefault="009748A5">
            <w:pPr>
              <w:pStyle w:val="TableParagraph"/>
              <w:spacing w:line="274" w:lineRule="exact"/>
              <w:ind w:left="106"/>
              <w:rPr>
                <w:sz w:val="24"/>
              </w:rPr>
            </w:pPr>
            <w:r>
              <w:rPr>
                <w:sz w:val="24"/>
              </w:rPr>
              <w:t>Expiration</w:t>
            </w:r>
          </w:p>
        </w:tc>
      </w:tr>
      <w:tr w:rsidR="000D14B5" w14:paraId="2E8D733F" w14:textId="77777777">
        <w:trPr>
          <w:trHeight w:val="276"/>
        </w:trPr>
        <w:tc>
          <w:tcPr>
            <w:tcW w:w="1265" w:type="dxa"/>
          </w:tcPr>
          <w:p w14:paraId="59B09987" w14:textId="77777777" w:rsidR="000D14B5" w:rsidRDefault="000D14B5">
            <w:pPr>
              <w:pStyle w:val="TableParagraph"/>
              <w:rPr>
                <w:sz w:val="20"/>
              </w:rPr>
            </w:pPr>
          </w:p>
        </w:tc>
        <w:tc>
          <w:tcPr>
            <w:tcW w:w="1266" w:type="dxa"/>
          </w:tcPr>
          <w:p w14:paraId="66FEBE56" w14:textId="77777777" w:rsidR="000D14B5" w:rsidRDefault="000D14B5">
            <w:pPr>
              <w:pStyle w:val="TableParagraph"/>
              <w:rPr>
                <w:sz w:val="20"/>
              </w:rPr>
            </w:pPr>
          </w:p>
        </w:tc>
        <w:tc>
          <w:tcPr>
            <w:tcW w:w="1265" w:type="dxa"/>
          </w:tcPr>
          <w:p w14:paraId="55D8D177" w14:textId="77777777" w:rsidR="000D14B5" w:rsidRDefault="000D14B5">
            <w:pPr>
              <w:pStyle w:val="TableParagraph"/>
              <w:rPr>
                <w:sz w:val="20"/>
              </w:rPr>
            </w:pPr>
          </w:p>
        </w:tc>
        <w:tc>
          <w:tcPr>
            <w:tcW w:w="1265" w:type="dxa"/>
          </w:tcPr>
          <w:p w14:paraId="79E8B578" w14:textId="77777777" w:rsidR="000D14B5" w:rsidRDefault="000D14B5">
            <w:pPr>
              <w:pStyle w:val="TableParagraph"/>
              <w:rPr>
                <w:sz w:val="20"/>
              </w:rPr>
            </w:pPr>
          </w:p>
        </w:tc>
        <w:tc>
          <w:tcPr>
            <w:tcW w:w="1576" w:type="dxa"/>
          </w:tcPr>
          <w:p w14:paraId="6F86A45E" w14:textId="77777777" w:rsidR="000D14B5" w:rsidRDefault="000D14B5">
            <w:pPr>
              <w:pStyle w:val="TableParagraph"/>
              <w:rPr>
                <w:sz w:val="20"/>
              </w:rPr>
            </w:pPr>
          </w:p>
        </w:tc>
        <w:tc>
          <w:tcPr>
            <w:tcW w:w="1265" w:type="dxa"/>
          </w:tcPr>
          <w:p w14:paraId="1B5C9A05" w14:textId="77777777" w:rsidR="000D14B5" w:rsidRDefault="000D14B5">
            <w:pPr>
              <w:pStyle w:val="TableParagraph"/>
              <w:rPr>
                <w:sz w:val="20"/>
              </w:rPr>
            </w:pPr>
          </w:p>
        </w:tc>
        <w:tc>
          <w:tcPr>
            <w:tcW w:w="1266" w:type="dxa"/>
          </w:tcPr>
          <w:p w14:paraId="4A8D6CA3" w14:textId="77777777" w:rsidR="000D14B5" w:rsidRDefault="000D14B5">
            <w:pPr>
              <w:pStyle w:val="TableParagraph"/>
              <w:rPr>
                <w:sz w:val="20"/>
              </w:rPr>
            </w:pPr>
          </w:p>
        </w:tc>
      </w:tr>
      <w:tr w:rsidR="000D14B5" w14:paraId="48EA98F6" w14:textId="77777777">
        <w:trPr>
          <w:trHeight w:val="275"/>
        </w:trPr>
        <w:tc>
          <w:tcPr>
            <w:tcW w:w="1265" w:type="dxa"/>
          </w:tcPr>
          <w:p w14:paraId="038AFD0D" w14:textId="77777777" w:rsidR="000D14B5" w:rsidRDefault="000D14B5">
            <w:pPr>
              <w:pStyle w:val="TableParagraph"/>
              <w:rPr>
                <w:sz w:val="20"/>
              </w:rPr>
            </w:pPr>
          </w:p>
        </w:tc>
        <w:tc>
          <w:tcPr>
            <w:tcW w:w="1266" w:type="dxa"/>
          </w:tcPr>
          <w:p w14:paraId="061A81F1" w14:textId="77777777" w:rsidR="000D14B5" w:rsidRDefault="000D14B5">
            <w:pPr>
              <w:pStyle w:val="TableParagraph"/>
              <w:rPr>
                <w:sz w:val="20"/>
              </w:rPr>
            </w:pPr>
          </w:p>
        </w:tc>
        <w:tc>
          <w:tcPr>
            <w:tcW w:w="1265" w:type="dxa"/>
          </w:tcPr>
          <w:p w14:paraId="41F7A017" w14:textId="77777777" w:rsidR="000D14B5" w:rsidRDefault="000D14B5">
            <w:pPr>
              <w:pStyle w:val="TableParagraph"/>
              <w:rPr>
                <w:sz w:val="20"/>
              </w:rPr>
            </w:pPr>
          </w:p>
        </w:tc>
        <w:tc>
          <w:tcPr>
            <w:tcW w:w="1265" w:type="dxa"/>
          </w:tcPr>
          <w:p w14:paraId="53C56C45" w14:textId="77777777" w:rsidR="000D14B5" w:rsidRDefault="000D14B5">
            <w:pPr>
              <w:pStyle w:val="TableParagraph"/>
              <w:rPr>
                <w:sz w:val="20"/>
              </w:rPr>
            </w:pPr>
          </w:p>
        </w:tc>
        <w:tc>
          <w:tcPr>
            <w:tcW w:w="1576" w:type="dxa"/>
          </w:tcPr>
          <w:p w14:paraId="57D76BB5" w14:textId="77777777" w:rsidR="000D14B5" w:rsidRDefault="000D14B5">
            <w:pPr>
              <w:pStyle w:val="TableParagraph"/>
              <w:rPr>
                <w:sz w:val="20"/>
              </w:rPr>
            </w:pPr>
          </w:p>
        </w:tc>
        <w:tc>
          <w:tcPr>
            <w:tcW w:w="1265" w:type="dxa"/>
          </w:tcPr>
          <w:p w14:paraId="7E4BD405" w14:textId="77777777" w:rsidR="000D14B5" w:rsidRDefault="000D14B5">
            <w:pPr>
              <w:pStyle w:val="TableParagraph"/>
              <w:rPr>
                <w:sz w:val="20"/>
              </w:rPr>
            </w:pPr>
          </w:p>
        </w:tc>
        <w:tc>
          <w:tcPr>
            <w:tcW w:w="1266" w:type="dxa"/>
          </w:tcPr>
          <w:p w14:paraId="3E11B8C8" w14:textId="77777777" w:rsidR="000D14B5" w:rsidRDefault="000D14B5">
            <w:pPr>
              <w:pStyle w:val="TableParagraph"/>
              <w:rPr>
                <w:sz w:val="20"/>
              </w:rPr>
            </w:pPr>
          </w:p>
        </w:tc>
      </w:tr>
      <w:tr w:rsidR="000D14B5" w14:paraId="6264C666" w14:textId="77777777">
        <w:trPr>
          <w:trHeight w:val="275"/>
        </w:trPr>
        <w:tc>
          <w:tcPr>
            <w:tcW w:w="1265" w:type="dxa"/>
          </w:tcPr>
          <w:p w14:paraId="6AFAFA12" w14:textId="77777777" w:rsidR="000D14B5" w:rsidRDefault="000D14B5">
            <w:pPr>
              <w:pStyle w:val="TableParagraph"/>
              <w:rPr>
                <w:sz w:val="20"/>
              </w:rPr>
            </w:pPr>
          </w:p>
        </w:tc>
        <w:tc>
          <w:tcPr>
            <w:tcW w:w="1266" w:type="dxa"/>
          </w:tcPr>
          <w:p w14:paraId="3958632D" w14:textId="77777777" w:rsidR="000D14B5" w:rsidRDefault="000D14B5">
            <w:pPr>
              <w:pStyle w:val="TableParagraph"/>
              <w:rPr>
                <w:sz w:val="20"/>
              </w:rPr>
            </w:pPr>
          </w:p>
        </w:tc>
        <w:tc>
          <w:tcPr>
            <w:tcW w:w="1265" w:type="dxa"/>
          </w:tcPr>
          <w:p w14:paraId="0EE178B6" w14:textId="77777777" w:rsidR="000D14B5" w:rsidRDefault="000D14B5">
            <w:pPr>
              <w:pStyle w:val="TableParagraph"/>
              <w:rPr>
                <w:sz w:val="20"/>
              </w:rPr>
            </w:pPr>
          </w:p>
        </w:tc>
        <w:tc>
          <w:tcPr>
            <w:tcW w:w="1265" w:type="dxa"/>
          </w:tcPr>
          <w:p w14:paraId="7AE09CE7" w14:textId="77777777" w:rsidR="000D14B5" w:rsidRDefault="000D14B5">
            <w:pPr>
              <w:pStyle w:val="TableParagraph"/>
              <w:rPr>
                <w:sz w:val="20"/>
              </w:rPr>
            </w:pPr>
          </w:p>
        </w:tc>
        <w:tc>
          <w:tcPr>
            <w:tcW w:w="1576" w:type="dxa"/>
          </w:tcPr>
          <w:p w14:paraId="15F0525E" w14:textId="77777777" w:rsidR="000D14B5" w:rsidRDefault="000D14B5">
            <w:pPr>
              <w:pStyle w:val="TableParagraph"/>
              <w:rPr>
                <w:sz w:val="20"/>
              </w:rPr>
            </w:pPr>
          </w:p>
        </w:tc>
        <w:tc>
          <w:tcPr>
            <w:tcW w:w="1265" w:type="dxa"/>
          </w:tcPr>
          <w:p w14:paraId="3F948AC8" w14:textId="77777777" w:rsidR="000D14B5" w:rsidRDefault="000D14B5">
            <w:pPr>
              <w:pStyle w:val="TableParagraph"/>
              <w:rPr>
                <w:sz w:val="20"/>
              </w:rPr>
            </w:pPr>
          </w:p>
        </w:tc>
        <w:tc>
          <w:tcPr>
            <w:tcW w:w="1266" w:type="dxa"/>
          </w:tcPr>
          <w:p w14:paraId="409D020F" w14:textId="77777777" w:rsidR="000D14B5" w:rsidRDefault="000D14B5">
            <w:pPr>
              <w:pStyle w:val="TableParagraph"/>
              <w:rPr>
                <w:sz w:val="20"/>
              </w:rPr>
            </w:pPr>
          </w:p>
        </w:tc>
      </w:tr>
      <w:tr w:rsidR="000D14B5" w14:paraId="715600F0" w14:textId="77777777">
        <w:trPr>
          <w:trHeight w:val="275"/>
        </w:trPr>
        <w:tc>
          <w:tcPr>
            <w:tcW w:w="1265" w:type="dxa"/>
          </w:tcPr>
          <w:p w14:paraId="4F1C25CC" w14:textId="77777777" w:rsidR="000D14B5" w:rsidRDefault="000D14B5">
            <w:pPr>
              <w:pStyle w:val="TableParagraph"/>
              <w:rPr>
                <w:sz w:val="20"/>
              </w:rPr>
            </w:pPr>
          </w:p>
        </w:tc>
        <w:tc>
          <w:tcPr>
            <w:tcW w:w="1266" w:type="dxa"/>
          </w:tcPr>
          <w:p w14:paraId="05E2EEC9" w14:textId="77777777" w:rsidR="000D14B5" w:rsidRDefault="000D14B5">
            <w:pPr>
              <w:pStyle w:val="TableParagraph"/>
              <w:rPr>
                <w:sz w:val="20"/>
              </w:rPr>
            </w:pPr>
          </w:p>
        </w:tc>
        <w:tc>
          <w:tcPr>
            <w:tcW w:w="1265" w:type="dxa"/>
          </w:tcPr>
          <w:p w14:paraId="6DEF492B" w14:textId="77777777" w:rsidR="000D14B5" w:rsidRDefault="000D14B5">
            <w:pPr>
              <w:pStyle w:val="TableParagraph"/>
              <w:rPr>
                <w:sz w:val="20"/>
              </w:rPr>
            </w:pPr>
          </w:p>
        </w:tc>
        <w:tc>
          <w:tcPr>
            <w:tcW w:w="1265" w:type="dxa"/>
          </w:tcPr>
          <w:p w14:paraId="0FD6E0A6" w14:textId="77777777" w:rsidR="000D14B5" w:rsidRDefault="000D14B5">
            <w:pPr>
              <w:pStyle w:val="TableParagraph"/>
              <w:rPr>
                <w:sz w:val="20"/>
              </w:rPr>
            </w:pPr>
          </w:p>
        </w:tc>
        <w:tc>
          <w:tcPr>
            <w:tcW w:w="1576" w:type="dxa"/>
          </w:tcPr>
          <w:p w14:paraId="4174F4AE" w14:textId="77777777" w:rsidR="000D14B5" w:rsidRDefault="000D14B5">
            <w:pPr>
              <w:pStyle w:val="TableParagraph"/>
              <w:rPr>
                <w:sz w:val="20"/>
              </w:rPr>
            </w:pPr>
          </w:p>
        </w:tc>
        <w:tc>
          <w:tcPr>
            <w:tcW w:w="1265" w:type="dxa"/>
          </w:tcPr>
          <w:p w14:paraId="3EDB8FC7" w14:textId="77777777" w:rsidR="000D14B5" w:rsidRDefault="000D14B5">
            <w:pPr>
              <w:pStyle w:val="TableParagraph"/>
              <w:rPr>
                <w:sz w:val="20"/>
              </w:rPr>
            </w:pPr>
          </w:p>
        </w:tc>
        <w:tc>
          <w:tcPr>
            <w:tcW w:w="1266" w:type="dxa"/>
          </w:tcPr>
          <w:p w14:paraId="08279399" w14:textId="77777777" w:rsidR="000D14B5" w:rsidRDefault="000D14B5">
            <w:pPr>
              <w:pStyle w:val="TableParagraph"/>
              <w:rPr>
                <w:sz w:val="20"/>
              </w:rPr>
            </w:pPr>
          </w:p>
        </w:tc>
      </w:tr>
      <w:tr w:rsidR="000D14B5" w14:paraId="5AC4F738" w14:textId="77777777">
        <w:trPr>
          <w:trHeight w:val="276"/>
        </w:trPr>
        <w:tc>
          <w:tcPr>
            <w:tcW w:w="1265" w:type="dxa"/>
          </w:tcPr>
          <w:p w14:paraId="0B6EE569" w14:textId="77777777" w:rsidR="000D14B5" w:rsidRDefault="000D14B5">
            <w:pPr>
              <w:pStyle w:val="TableParagraph"/>
              <w:rPr>
                <w:sz w:val="20"/>
              </w:rPr>
            </w:pPr>
          </w:p>
        </w:tc>
        <w:tc>
          <w:tcPr>
            <w:tcW w:w="1266" w:type="dxa"/>
          </w:tcPr>
          <w:p w14:paraId="3863A81D" w14:textId="77777777" w:rsidR="000D14B5" w:rsidRDefault="000D14B5">
            <w:pPr>
              <w:pStyle w:val="TableParagraph"/>
              <w:rPr>
                <w:sz w:val="20"/>
              </w:rPr>
            </w:pPr>
          </w:p>
        </w:tc>
        <w:tc>
          <w:tcPr>
            <w:tcW w:w="1265" w:type="dxa"/>
          </w:tcPr>
          <w:p w14:paraId="62353880" w14:textId="77777777" w:rsidR="000D14B5" w:rsidRDefault="000D14B5">
            <w:pPr>
              <w:pStyle w:val="TableParagraph"/>
              <w:rPr>
                <w:sz w:val="20"/>
              </w:rPr>
            </w:pPr>
          </w:p>
        </w:tc>
        <w:tc>
          <w:tcPr>
            <w:tcW w:w="1265" w:type="dxa"/>
          </w:tcPr>
          <w:p w14:paraId="2EC569C8" w14:textId="77777777" w:rsidR="000D14B5" w:rsidRDefault="000D14B5">
            <w:pPr>
              <w:pStyle w:val="TableParagraph"/>
              <w:rPr>
                <w:sz w:val="20"/>
              </w:rPr>
            </w:pPr>
          </w:p>
        </w:tc>
        <w:tc>
          <w:tcPr>
            <w:tcW w:w="1576" w:type="dxa"/>
          </w:tcPr>
          <w:p w14:paraId="6677EAFB" w14:textId="77777777" w:rsidR="000D14B5" w:rsidRDefault="000D14B5">
            <w:pPr>
              <w:pStyle w:val="TableParagraph"/>
              <w:rPr>
                <w:sz w:val="20"/>
              </w:rPr>
            </w:pPr>
          </w:p>
        </w:tc>
        <w:tc>
          <w:tcPr>
            <w:tcW w:w="1265" w:type="dxa"/>
          </w:tcPr>
          <w:p w14:paraId="217E8A68" w14:textId="77777777" w:rsidR="000D14B5" w:rsidRDefault="000D14B5">
            <w:pPr>
              <w:pStyle w:val="TableParagraph"/>
              <w:rPr>
                <w:sz w:val="20"/>
              </w:rPr>
            </w:pPr>
          </w:p>
        </w:tc>
        <w:tc>
          <w:tcPr>
            <w:tcW w:w="1266" w:type="dxa"/>
          </w:tcPr>
          <w:p w14:paraId="0E908EDA" w14:textId="77777777" w:rsidR="000D14B5" w:rsidRDefault="000D14B5">
            <w:pPr>
              <w:pStyle w:val="TableParagraph"/>
              <w:rPr>
                <w:sz w:val="20"/>
              </w:rPr>
            </w:pPr>
          </w:p>
        </w:tc>
      </w:tr>
      <w:tr w:rsidR="000D14B5" w14:paraId="527C49B9" w14:textId="77777777">
        <w:trPr>
          <w:trHeight w:val="275"/>
        </w:trPr>
        <w:tc>
          <w:tcPr>
            <w:tcW w:w="1265" w:type="dxa"/>
          </w:tcPr>
          <w:p w14:paraId="514CF7C2" w14:textId="77777777" w:rsidR="000D14B5" w:rsidRDefault="000D14B5">
            <w:pPr>
              <w:pStyle w:val="TableParagraph"/>
              <w:rPr>
                <w:sz w:val="20"/>
              </w:rPr>
            </w:pPr>
          </w:p>
        </w:tc>
        <w:tc>
          <w:tcPr>
            <w:tcW w:w="1266" w:type="dxa"/>
          </w:tcPr>
          <w:p w14:paraId="10C9B435" w14:textId="77777777" w:rsidR="000D14B5" w:rsidRDefault="000D14B5">
            <w:pPr>
              <w:pStyle w:val="TableParagraph"/>
              <w:rPr>
                <w:sz w:val="20"/>
              </w:rPr>
            </w:pPr>
          </w:p>
        </w:tc>
        <w:tc>
          <w:tcPr>
            <w:tcW w:w="1265" w:type="dxa"/>
          </w:tcPr>
          <w:p w14:paraId="251309DB" w14:textId="77777777" w:rsidR="000D14B5" w:rsidRDefault="000D14B5">
            <w:pPr>
              <w:pStyle w:val="TableParagraph"/>
              <w:rPr>
                <w:sz w:val="20"/>
              </w:rPr>
            </w:pPr>
          </w:p>
        </w:tc>
        <w:tc>
          <w:tcPr>
            <w:tcW w:w="1265" w:type="dxa"/>
          </w:tcPr>
          <w:p w14:paraId="666DDDAA" w14:textId="77777777" w:rsidR="000D14B5" w:rsidRDefault="000D14B5">
            <w:pPr>
              <w:pStyle w:val="TableParagraph"/>
              <w:rPr>
                <w:sz w:val="20"/>
              </w:rPr>
            </w:pPr>
          </w:p>
        </w:tc>
        <w:tc>
          <w:tcPr>
            <w:tcW w:w="1576" w:type="dxa"/>
          </w:tcPr>
          <w:p w14:paraId="1FDDAB0F" w14:textId="77777777" w:rsidR="000D14B5" w:rsidRDefault="000D14B5">
            <w:pPr>
              <w:pStyle w:val="TableParagraph"/>
              <w:rPr>
                <w:sz w:val="20"/>
              </w:rPr>
            </w:pPr>
          </w:p>
        </w:tc>
        <w:tc>
          <w:tcPr>
            <w:tcW w:w="1265" w:type="dxa"/>
          </w:tcPr>
          <w:p w14:paraId="15F8324C" w14:textId="77777777" w:rsidR="000D14B5" w:rsidRDefault="000D14B5">
            <w:pPr>
              <w:pStyle w:val="TableParagraph"/>
              <w:rPr>
                <w:sz w:val="20"/>
              </w:rPr>
            </w:pPr>
          </w:p>
        </w:tc>
        <w:tc>
          <w:tcPr>
            <w:tcW w:w="1266" w:type="dxa"/>
          </w:tcPr>
          <w:p w14:paraId="6DAE4AE6" w14:textId="77777777" w:rsidR="000D14B5" w:rsidRDefault="000D14B5">
            <w:pPr>
              <w:pStyle w:val="TableParagraph"/>
              <w:rPr>
                <w:sz w:val="20"/>
              </w:rPr>
            </w:pPr>
          </w:p>
        </w:tc>
      </w:tr>
      <w:tr w:rsidR="000D14B5" w14:paraId="607552FD" w14:textId="77777777">
        <w:trPr>
          <w:trHeight w:val="275"/>
        </w:trPr>
        <w:tc>
          <w:tcPr>
            <w:tcW w:w="1265" w:type="dxa"/>
          </w:tcPr>
          <w:p w14:paraId="052514E7" w14:textId="77777777" w:rsidR="000D14B5" w:rsidRDefault="000D14B5">
            <w:pPr>
              <w:pStyle w:val="TableParagraph"/>
              <w:rPr>
                <w:sz w:val="20"/>
              </w:rPr>
            </w:pPr>
          </w:p>
        </w:tc>
        <w:tc>
          <w:tcPr>
            <w:tcW w:w="1266" w:type="dxa"/>
          </w:tcPr>
          <w:p w14:paraId="7A9F9B76" w14:textId="77777777" w:rsidR="000D14B5" w:rsidRDefault="000D14B5">
            <w:pPr>
              <w:pStyle w:val="TableParagraph"/>
              <w:rPr>
                <w:sz w:val="20"/>
              </w:rPr>
            </w:pPr>
          </w:p>
        </w:tc>
        <w:tc>
          <w:tcPr>
            <w:tcW w:w="1265" w:type="dxa"/>
          </w:tcPr>
          <w:p w14:paraId="581BEAE3" w14:textId="77777777" w:rsidR="000D14B5" w:rsidRDefault="000D14B5">
            <w:pPr>
              <w:pStyle w:val="TableParagraph"/>
              <w:rPr>
                <w:sz w:val="20"/>
              </w:rPr>
            </w:pPr>
          </w:p>
        </w:tc>
        <w:tc>
          <w:tcPr>
            <w:tcW w:w="1265" w:type="dxa"/>
          </w:tcPr>
          <w:p w14:paraId="420EEB65" w14:textId="77777777" w:rsidR="000D14B5" w:rsidRDefault="000D14B5">
            <w:pPr>
              <w:pStyle w:val="TableParagraph"/>
              <w:rPr>
                <w:sz w:val="20"/>
              </w:rPr>
            </w:pPr>
          </w:p>
        </w:tc>
        <w:tc>
          <w:tcPr>
            <w:tcW w:w="1576" w:type="dxa"/>
          </w:tcPr>
          <w:p w14:paraId="51694EDE" w14:textId="77777777" w:rsidR="000D14B5" w:rsidRDefault="000D14B5">
            <w:pPr>
              <w:pStyle w:val="TableParagraph"/>
              <w:rPr>
                <w:sz w:val="20"/>
              </w:rPr>
            </w:pPr>
          </w:p>
        </w:tc>
        <w:tc>
          <w:tcPr>
            <w:tcW w:w="1265" w:type="dxa"/>
          </w:tcPr>
          <w:p w14:paraId="500377EF" w14:textId="77777777" w:rsidR="000D14B5" w:rsidRDefault="000D14B5">
            <w:pPr>
              <w:pStyle w:val="TableParagraph"/>
              <w:rPr>
                <w:sz w:val="20"/>
              </w:rPr>
            </w:pPr>
          </w:p>
        </w:tc>
        <w:tc>
          <w:tcPr>
            <w:tcW w:w="1266" w:type="dxa"/>
          </w:tcPr>
          <w:p w14:paraId="301CEB22" w14:textId="77777777" w:rsidR="000D14B5" w:rsidRDefault="000D14B5">
            <w:pPr>
              <w:pStyle w:val="TableParagraph"/>
              <w:rPr>
                <w:sz w:val="20"/>
              </w:rPr>
            </w:pPr>
          </w:p>
        </w:tc>
      </w:tr>
      <w:tr w:rsidR="000D14B5" w14:paraId="0612B764" w14:textId="77777777">
        <w:trPr>
          <w:trHeight w:val="276"/>
        </w:trPr>
        <w:tc>
          <w:tcPr>
            <w:tcW w:w="1265" w:type="dxa"/>
          </w:tcPr>
          <w:p w14:paraId="0FFD935F" w14:textId="77777777" w:rsidR="000D14B5" w:rsidRDefault="000D14B5">
            <w:pPr>
              <w:pStyle w:val="TableParagraph"/>
              <w:rPr>
                <w:sz w:val="20"/>
              </w:rPr>
            </w:pPr>
          </w:p>
        </w:tc>
        <w:tc>
          <w:tcPr>
            <w:tcW w:w="1266" w:type="dxa"/>
          </w:tcPr>
          <w:p w14:paraId="0E0B66BA" w14:textId="77777777" w:rsidR="000D14B5" w:rsidRDefault="000D14B5">
            <w:pPr>
              <w:pStyle w:val="TableParagraph"/>
              <w:rPr>
                <w:sz w:val="20"/>
              </w:rPr>
            </w:pPr>
          </w:p>
        </w:tc>
        <w:tc>
          <w:tcPr>
            <w:tcW w:w="1265" w:type="dxa"/>
          </w:tcPr>
          <w:p w14:paraId="66709E6C" w14:textId="77777777" w:rsidR="000D14B5" w:rsidRDefault="000D14B5">
            <w:pPr>
              <w:pStyle w:val="TableParagraph"/>
              <w:rPr>
                <w:sz w:val="20"/>
              </w:rPr>
            </w:pPr>
          </w:p>
        </w:tc>
        <w:tc>
          <w:tcPr>
            <w:tcW w:w="1265" w:type="dxa"/>
          </w:tcPr>
          <w:p w14:paraId="097A7F90" w14:textId="77777777" w:rsidR="000D14B5" w:rsidRDefault="000D14B5">
            <w:pPr>
              <w:pStyle w:val="TableParagraph"/>
              <w:rPr>
                <w:sz w:val="20"/>
              </w:rPr>
            </w:pPr>
          </w:p>
        </w:tc>
        <w:tc>
          <w:tcPr>
            <w:tcW w:w="1576" w:type="dxa"/>
          </w:tcPr>
          <w:p w14:paraId="3B7C6120" w14:textId="77777777" w:rsidR="000D14B5" w:rsidRDefault="000D14B5">
            <w:pPr>
              <w:pStyle w:val="TableParagraph"/>
              <w:rPr>
                <w:sz w:val="20"/>
              </w:rPr>
            </w:pPr>
          </w:p>
        </w:tc>
        <w:tc>
          <w:tcPr>
            <w:tcW w:w="1265" w:type="dxa"/>
          </w:tcPr>
          <w:p w14:paraId="2DA6C9BD" w14:textId="77777777" w:rsidR="000D14B5" w:rsidRDefault="000D14B5">
            <w:pPr>
              <w:pStyle w:val="TableParagraph"/>
              <w:rPr>
                <w:sz w:val="20"/>
              </w:rPr>
            </w:pPr>
          </w:p>
        </w:tc>
        <w:tc>
          <w:tcPr>
            <w:tcW w:w="1266" w:type="dxa"/>
          </w:tcPr>
          <w:p w14:paraId="72962B94" w14:textId="77777777" w:rsidR="000D14B5" w:rsidRDefault="000D14B5">
            <w:pPr>
              <w:pStyle w:val="TableParagraph"/>
              <w:rPr>
                <w:sz w:val="20"/>
              </w:rPr>
            </w:pPr>
          </w:p>
        </w:tc>
      </w:tr>
      <w:tr w:rsidR="000D14B5" w14:paraId="4994139E" w14:textId="77777777">
        <w:trPr>
          <w:trHeight w:val="275"/>
        </w:trPr>
        <w:tc>
          <w:tcPr>
            <w:tcW w:w="1265" w:type="dxa"/>
          </w:tcPr>
          <w:p w14:paraId="17123D17" w14:textId="77777777" w:rsidR="000D14B5" w:rsidRDefault="000D14B5">
            <w:pPr>
              <w:pStyle w:val="TableParagraph"/>
              <w:rPr>
                <w:sz w:val="20"/>
              </w:rPr>
            </w:pPr>
          </w:p>
        </w:tc>
        <w:tc>
          <w:tcPr>
            <w:tcW w:w="1266" w:type="dxa"/>
          </w:tcPr>
          <w:p w14:paraId="31BE52F4" w14:textId="77777777" w:rsidR="000D14B5" w:rsidRDefault="000D14B5">
            <w:pPr>
              <w:pStyle w:val="TableParagraph"/>
              <w:rPr>
                <w:sz w:val="20"/>
              </w:rPr>
            </w:pPr>
          </w:p>
        </w:tc>
        <w:tc>
          <w:tcPr>
            <w:tcW w:w="1265" w:type="dxa"/>
          </w:tcPr>
          <w:p w14:paraId="6D812BEF" w14:textId="77777777" w:rsidR="000D14B5" w:rsidRDefault="000D14B5">
            <w:pPr>
              <w:pStyle w:val="TableParagraph"/>
              <w:rPr>
                <w:sz w:val="20"/>
              </w:rPr>
            </w:pPr>
          </w:p>
        </w:tc>
        <w:tc>
          <w:tcPr>
            <w:tcW w:w="1265" w:type="dxa"/>
          </w:tcPr>
          <w:p w14:paraId="0F7F731A" w14:textId="77777777" w:rsidR="000D14B5" w:rsidRDefault="000D14B5">
            <w:pPr>
              <w:pStyle w:val="TableParagraph"/>
              <w:rPr>
                <w:sz w:val="20"/>
              </w:rPr>
            </w:pPr>
          </w:p>
        </w:tc>
        <w:tc>
          <w:tcPr>
            <w:tcW w:w="1576" w:type="dxa"/>
          </w:tcPr>
          <w:p w14:paraId="276F68EA" w14:textId="77777777" w:rsidR="000D14B5" w:rsidRDefault="000D14B5">
            <w:pPr>
              <w:pStyle w:val="TableParagraph"/>
              <w:rPr>
                <w:sz w:val="20"/>
              </w:rPr>
            </w:pPr>
          </w:p>
        </w:tc>
        <w:tc>
          <w:tcPr>
            <w:tcW w:w="1265" w:type="dxa"/>
          </w:tcPr>
          <w:p w14:paraId="7818A2E2" w14:textId="77777777" w:rsidR="000D14B5" w:rsidRDefault="000D14B5">
            <w:pPr>
              <w:pStyle w:val="TableParagraph"/>
              <w:rPr>
                <w:sz w:val="20"/>
              </w:rPr>
            </w:pPr>
          </w:p>
        </w:tc>
        <w:tc>
          <w:tcPr>
            <w:tcW w:w="1266" w:type="dxa"/>
          </w:tcPr>
          <w:p w14:paraId="642DBC0C" w14:textId="77777777" w:rsidR="000D14B5" w:rsidRDefault="000D14B5">
            <w:pPr>
              <w:pStyle w:val="TableParagraph"/>
              <w:rPr>
                <w:sz w:val="20"/>
              </w:rPr>
            </w:pPr>
          </w:p>
        </w:tc>
      </w:tr>
      <w:tr w:rsidR="000D14B5" w14:paraId="5B04787B" w14:textId="77777777">
        <w:trPr>
          <w:trHeight w:val="275"/>
        </w:trPr>
        <w:tc>
          <w:tcPr>
            <w:tcW w:w="1265" w:type="dxa"/>
          </w:tcPr>
          <w:p w14:paraId="50C16685" w14:textId="77777777" w:rsidR="000D14B5" w:rsidRDefault="000D14B5">
            <w:pPr>
              <w:pStyle w:val="TableParagraph"/>
              <w:rPr>
                <w:sz w:val="20"/>
              </w:rPr>
            </w:pPr>
          </w:p>
        </w:tc>
        <w:tc>
          <w:tcPr>
            <w:tcW w:w="1266" w:type="dxa"/>
          </w:tcPr>
          <w:p w14:paraId="2686D928" w14:textId="77777777" w:rsidR="000D14B5" w:rsidRDefault="000D14B5">
            <w:pPr>
              <w:pStyle w:val="TableParagraph"/>
              <w:rPr>
                <w:sz w:val="20"/>
              </w:rPr>
            </w:pPr>
          </w:p>
        </w:tc>
        <w:tc>
          <w:tcPr>
            <w:tcW w:w="1265" w:type="dxa"/>
          </w:tcPr>
          <w:p w14:paraId="1E458908" w14:textId="77777777" w:rsidR="000D14B5" w:rsidRDefault="000D14B5">
            <w:pPr>
              <w:pStyle w:val="TableParagraph"/>
              <w:rPr>
                <w:sz w:val="20"/>
              </w:rPr>
            </w:pPr>
          </w:p>
        </w:tc>
        <w:tc>
          <w:tcPr>
            <w:tcW w:w="1265" w:type="dxa"/>
          </w:tcPr>
          <w:p w14:paraId="6CA6C5E7" w14:textId="77777777" w:rsidR="000D14B5" w:rsidRDefault="000D14B5">
            <w:pPr>
              <w:pStyle w:val="TableParagraph"/>
              <w:rPr>
                <w:sz w:val="20"/>
              </w:rPr>
            </w:pPr>
          </w:p>
        </w:tc>
        <w:tc>
          <w:tcPr>
            <w:tcW w:w="1576" w:type="dxa"/>
          </w:tcPr>
          <w:p w14:paraId="5503327E" w14:textId="77777777" w:rsidR="000D14B5" w:rsidRDefault="000D14B5">
            <w:pPr>
              <w:pStyle w:val="TableParagraph"/>
              <w:rPr>
                <w:sz w:val="20"/>
              </w:rPr>
            </w:pPr>
          </w:p>
        </w:tc>
        <w:tc>
          <w:tcPr>
            <w:tcW w:w="1265" w:type="dxa"/>
          </w:tcPr>
          <w:p w14:paraId="76B4E41C" w14:textId="77777777" w:rsidR="000D14B5" w:rsidRDefault="000D14B5">
            <w:pPr>
              <w:pStyle w:val="TableParagraph"/>
              <w:rPr>
                <w:sz w:val="20"/>
              </w:rPr>
            </w:pPr>
          </w:p>
        </w:tc>
        <w:tc>
          <w:tcPr>
            <w:tcW w:w="1266" w:type="dxa"/>
          </w:tcPr>
          <w:p w14:paraId="14A00C4C" w14:textId="77777777" w:rsidR="000D14B5" w:rsidRDefault="000D14B5">
            <w:pPr>
              <w:pStyle w:val="TableParagraph"/>
              <w:rPr>
                <w:sz w:val="20"/>
              </w:rPr>
            </w:pPr>
          </w:p>
        </w:tc>
      </w:tr>
      <w:tr w:rsidR="000D14B5" w14:paraId="73B856B3" w14:textId="77777777">
        <w:trPr>
          <w:trHeight w:val="276"/>
        </w:trPr>
        <w:tc>
          <w:tcPr>
            <w:tcW w:w="1265" w:type="dxa"/>
          </w:tcPr>
          <w:p w14:paraId="558EDB5A" w14:textId="77777777" w:rsidR="000D14B5" w:rsidRDefault="000D14B5">
            <w:pPr>
              <w:pStyle w:val="TableParagraph"/>
              <w:rPr>
                <w:sz w:val="20"/>
              </w:rPr>
            </w:pPr>
          </w:p>
        </w:tc>
        <w:tc>
          <w:tcPr>
            <w:tcW w:w="1266" w:type="dxa"/>
          </w:tcPr>
          <w:p w14:paraId="6481EF46" w14:textId="77777777" w:rsidR="000D14B5" w:rsidRDefault="000D14B5">
            <w:pPr>
              <w:pStyle w:val="TableParagraph"/>
              <w:rPr>
                <w:sz w:val="20"/>
              </w:rPr>
            </w:pPr>
          </w:p>
        </w:tc>
        <w:tc>
          <w:tcPr>
            <w:tcW w:w="1265" w:type="dxa"/>
          </w:tcPr>
          <w:p w14:paraId="67C539A0" w14:textId="77777777" w:rsidR="000D14B5" w:rsidRDefault="000D14B5">
            <w:pPr>
              <w:pStyle w:val="TableParagraph"/>
              <w:rPr>
                <w:sz w:val="20"/>
              </w:rPr>
            </w:pPr>
          </w:p>
        </w:tc>
        <w:tc>
          <w:tcPr>
            <w:tcW w:w="1265" w:type="dxa"/>
          </w:tcPr>
          <w:p w14:paraId="1440B03B" w14:textId="77777777" w:rsidR="000D14B5" w:rsidRDefault="000D14B5">
            <w:pPr>
              <w:pStyle w:val="TableParagraph"/>
              <w:rPr>
                <w:sz w:val="20"/>
              </w:rPr>
            </w:pPr>
          </w:p>
        </w:tc>
        <w:tc>
          <w:tcPr>
            <w:tcW w:w="1576" w:type="dxa"/>
          </w:tcPr>
          <w:p w14:paraId="10B579A4" w14:textId="77777777" w:rsidR="000D14B5" w:rsidRDefault="000D14B5">
            <w:pPr>
              <w:pStyle w:val="TableParagraph"/>
              <w:rPr>
                <w:sz w:val="20"/>
              </w:rPr>
            </w:pPr>
          </w:p>
        </w:tc>
        <w:tc>
          <w:tcPr>
            <w:tcW w:w="1265" w:type="dxa"/>
          </w:tcPr>
          <w:p w14:paraId="1D083084" w14:textId="77777777" w:rsidR="000D14B5" w:rsidRDefault="000D14B5">
            <w:pPr>
              <w:pStyle w:val="TableParagraph"/>
              <w:rPr>
                <w:sz w:val="20"/>
              </w:rPr>
            </w:pPr>
          </w:p>
        </w:tc>
        <w:tc>
          <w:tcPr>
            <w:tcW w:w="1266" w:type="dxa"/>
          </w:tcPr>
          <w:p w14:paraId="5E3A0AAC" w14:textId="77777777" w:rsidR="000D14B5" w:rsidRDefault="000D14B5">
            <w:pPr>
              <w:pStyle w:val="TableParagraph"/>
              <w:rPr>
                <w:sz w:val="20"/>
              </w:rPr>
            </w:pPr>
          </w:p>
        </w:tc>
      </w:tr>
      <w:tr w:rsidR="000D14B5" w14:paraId="302FEE47" w14:textId="77777777">
        <w:trPr>
          <w:trHeight w:val="275"/>
        </w:trPr>
        <w:tc>
          <w:tcPr>
            <w:tcW w:w="1265" w:type="dxa"/>
          </w:tcPr>
          <w:p w14:paraId="01E318A7" w14:textId="77777777" w:rsidR="000D14B5" w:rsidRDefault="000D14B5">
            <w:pPr>
              <w:pStyle w:val="TableParagraph"/>
              <w:rPr>
                <w:sz w:val="20"/>
              </w:rPr>
            </w:pPr>
          </w:p>
        </w:tc>
        <w:tc>
          <w:tcPr>
            <w:tcW w:w="1266" w:type="dxa"/>
          </w:tcPr>
          <w:p w14:paraId="00356975" w14:textId="77777777" w:rsidR="000D14B5" w:rsidRDefault="000D14B5">
            <w:pPr>
              <w:pStyle w:val="TableParagraph"/>
              <w:rPr>
                <w:sz w:val="20"/>
              </w:rPr>
            </w:pPr>
          </w:p>
        </w:tc>
        <w:tc>
          <w:tcPr>
            <w:tcW w:w="1265" w:type="dxa"/>
          </w:tcPr>
          <w:p w14:paraId="1C1B561F" w14:textId="77777777" w:rsidR="000D14B5" w:rsidRDefault="000D14B5">
            <w:pPr>
              <w:pStyle w:val="TableParagraph"/>
              <w:rPr>
                <w:sz w:val="20"/>
              </w:rPr>
            </w:pPr>
          </w:p>
        </w:tc>
        <w:tc>
          <w:tcPr>
            <w:tcW w:w="1265" w:type="dxa"/>
          </w:tcPr>
          <w:p w14:paraId="5FC3989A" w14:textId="77777777" w:rsidR="000D14B5" w:rsidRDefault="000D14B5">
            <w:pPr>
              <w:pStyle w:val="TableParagraph"/>
              <w:rPr>
                <w:sz w:val="20"/>
              </w:rPr>
            </w:pPr>
          </w:p>
        </w:tc>
        <w:tc>
          <w:tcPr>
            <w:tcW w:w="1576" w:type="dxa"/>
          </w:tcPr>
          <w:p w14:paraId="6DC24879" w14:textId="77777777" w:rsidR="000D14B5" w:rsidRDefault="000D14B5">
            <w:pPr>
              <w:pStyle w:val="TableParagraph"/>
              <w:rPr>
                <w:sz w:val="20"/>
              </w:rPr>
            </w:pPr>
          </w:p>
        </w:tc>
        <w:tc>
          <w:tcPr>
            <w:tcW w:w="1265" w:type="dxa"/>
          </w:tcPr>
          <w:p w14:paraId="516345D0" w14:textId="77777777" w:rsidR="000D14B5" w:rsidRDefault="000D14B5">
            <w:pPr>
              <w:pStyle w:val="TableParagraph"/>
              <w:rPr>
                <w:sz w:val="20"/>
              </w:rPr>
            </w:pPr>
          </w:p>
        </w:tc>
        <w:tc>
          <w:tcPr>
            <w:tcW w:w="1266" w:type="dxa"/>
          </w:tcPr>
          <w:p w14:paraId="687A2024" w14:textId="77777777" w:rsidR="000D14B5" w:rsidRDefault="000D14B5">
            <w:pPr>
              <w:pStyle w:val="TableParagraph"/>
              <w:rPr>
                <w:sz w:val="20"/>
              </w:rPr>
            </w:pPr>
          </w:p>
        </w:tc>
      </w:tr>
      <w:tr w:rsidR="000D14B5" w14:paraId="175342C6" w14:textId="77777777">
        <w:trPr>
          <w:trHeight w:val="275"/>
        </w:trPr>
        <w:tc>
          <w:tcPr>
            <w:tcW w:w="1265" w:type="dxa"/>
          </w:tcPr>
          <w:p w14:paraId="39D4F488" w14:textId="77777777" w:rsidR="000D14B5" w:rsidRDefault="000D14B5">
            <w:pPr>
              <w:pStyle w:val="TableParagraph"/>
              <w:rPr>
                <w:sz w:val="20"/>
              </w:rPr>
            </w:pPr>
          </w:p>
        </w:tc>
        <w:tc>
          <w:tcPr>
            <w:tcW w:w="1266" w:type="dxa"/>
          </w:tcPr>
          <w:p w14:paraId="39B5DDF9" w14:textId="77777777" w:rsidR="000D14B5" w:rsidRDefault="000D14B5">
            <w:pPr>
              <w:pStyle w:val="TableParagraph"/>
              <w:rPr>
                <w:sz w:val="20"/>
              </w:rPr>
            </w:pPr>
          </w:p>
        </w:tc>
        <w:tc>
          <w:tcPr>
            <w:tcW w:w="1265" w:type="dxa"/>
          </w:tcPr>
          <w:p w14:paraId="111167C3" w14:textId="77777777" w:rsidR="000D14B5" w:rsidRDefault="000D14B5">
            <w:pPr>
              <w:pStyle w:val="TableParagraph"/>
              <w:rPr>
                <w:sz w:val="20"/>
              </w:rPr>
            </w:pPr>
          </w:p>
        </w:tc>
        <w:tc>
          <w:tcPr>
            <w:tcW w:w="1265" w:type="dxa"/>
          </w:tcPr>
          <w:p w14:paraId="63C65032" w14:textId="77777777" w:rsidR="000D14B5" w:rsidRDefault="000D14B5">
            <w:pPr>
              <w:pStyle w:val="TableParagraph"/>
              <w:rPr>
                <w:sz w:val="20"/>
              </w:rPr>
            </w:pPr>
          </w:p>
        </w:tc>
        <w:tc>
          <w:tcPr>
            <w:tcW w:w="1576" w:type="dxa"/>
          </w:tcPr>
          <w:p w14:paraId="49FF7C62" w14:textId="77777777" w:rsidR="000D14B5" w:rsidRDefault="000D14B5">
            <w:pPr>
              <w:pStyle w:val="TableParagraph"/>
              <w:rPr>
                <w:sz w:val="20"/>
              </w:rPr>
            </w:pPr>
          </w:p>
        </w:tc>
        <w:tc>
          <w:tcPr>
            <w:tcW w:w="1265" w:type="dxa"/>
          </w:tcPr>
          <w:p w14:paraId="69539CDB" w14:textId="77777777" w:rsidR="000D14B5" w:rsidRDefault="000D14B5">
            <w:pPr>
              <w:pStyle w:val="TableParagraph"/>
              <w:rPr>
                <w:sz w:val="20"/>
              </w:rPr>
            </w:pPr>
          </w:p>
        </w:tc>
        <w:tc>
          <w:tcPr>
            <w:tcW w:w="1266" w:type="dxa"/>
          </w:tcPr>
          <w:p w14:paraId="47B574EB" w14:textId="77777777" w:rsidR="000D14B5" w:rsidRDefault="000D14B5">
            <w:pPr>
              <w:pStyle w:val="TableParagraph"/>
              <w:rPr>
                <w:sz w:val="20"/>
              </w:rPr>
            </w:pPr>
          </w:p>
        </w:tc>
      </w:tr>
      <w:tr w:rsidR="000D14B5" w14:paraId="2285CA9B" w14:textId="77777777">
        <w:trPr>
          <w:trHeight w:val="276"/>
        </w:trPr>
        <w:tc>
          <w:tcPr>
            <w:tcW w:w="1265" w:type="dxa"/>
          </w:tcPr>
          <w:p w14:paraId="703572E1" w14:textId="77777777" w:rsidR="000D14B5" w:rsidRDefault="000D14B5">
            <w:pPr>
              <w:pStyle w:val="TableParagraph"/>
              <w:rPr>
                <w:sz w:val="20"/>
              </w:rPr>
            </w:pPr>
          </w:p>
        </w:tc>
        <w:tc>
          <w:tcPr>
            <w:tcW w:w="1266" w:type="dxa"/>
          </w:tcPr>
          <w:p w14:paraId="4D85107B" w14:textId="77777777" w:rsidR="000D14B5" w:rsidRDefault="000D14B5">
            <w:pPr>
              <w:pStyle w:val="TableParagraph"/>
              <w:rPr>
                <w:sz w:val="20"/>
              </w:rPr>
            </w:pPr>
          </w:p>
        </w:tc>
        <w:tc>
          <w:tcPr>
            <w:tcW w:w="1265" w:type="dxa"/>
          </w:tcPr>
          <w:p w14:paraId="04D62A82" w14:textId="77777777" w:rsidR="000D14B5" w:rsidRDefault="000D14B5">
            <w:pPr>
              <w:pStyle w:val="TableParagraph"/>
              <w:rPr>
                <w:sz w:val="20"/>
              </w:rPr>
            </w:pPr>
          </w:p>
        </w:tc>
        <w:tc>
          <w:tcPr>
            <w:tcW w:w="1265" w:type="dxa"/>
          </w:tcPr>
          <w:p w14:paraId="27297F51" w14:textId="77777777" w:rsidR="000D14B5" w:rsidRDefault="000D14B5">
            <w:pPr>
              <w:pStyle w:val="TableParagraph"/>
              <w:rPr>
                <w:sz w:val="20"/>
              </w:rPr>
            </w:pPr>
          </w:p>
        </w:tc>
        <w:tc>
          <w:tcPr>
            <w:tcW w:w="1576" w:type="dxa"/>
          </w:tcPr>
          <w:p w14:paraId="7E0601D7" w14:textId="77777777" w:rsidR="000D14B5" w:rsidRDefault="000D14B5">
            <w:pPr>
              <w:pStyle w:val="TableParagraph"/>
              <w:rPr>
                <w:sz w:val="20"/>
              </w:rPr>
            </w:pPr>
          </w:p>
        </w:tc>
        <w:tc>
          <w:tcPr>
            <w:tcW w:w="1265" w:type="dxa"/>
          </w:tcPr>
          <w:p w14:paraId="478196E2" w14:textId="77777777" w:rsidR="000D14B5" w:rsidRDefault="000D14B5">
            <w:pPr>
              <w:pStyle w:val="TableParagraph"/>
              <w:rPr>
                <w:sz w:val="20"/>
              </w:rPr>
            </w:pPr>
          </w:p>
        </w:tc>
        <w:tc>
          <w:tcPr>
            <w:tcW w:w="1266" w:type="dxa"/>
          </w:tcPr>
          <w:p w14:paraId="518626A8" w14:textId="77777777" w:rsidR="000D14B5" w:rsidRDefault="000D14B5">
            <w:pPr>
              <w:pStyle w:val="TableParagraph"/>
              <w:rPr>
                <w:sz w:val="20"/>
              </w:rPr>
            </w:pPr>
          </w:p>
        </w:tc>
      </w:tr>
      <w:tr w:rsidR="000D14B5" w14:paraId="7B8418CC" w14:textId="77777777">
        <w:trPr>
          <w:trHeight w:val="275"/>
        </w:trPr>
        <w:tc>
          <w:tcPr>
            <w:tcW w:w="1265" w:type="dxa"/>
          </w:tcPr>
          <w:p w14:paraId="01BA7268" w14:textId="77777777" w:rsidR="000D14B5" w:rsidRDefault="000D14B5">
            <w:pPr>
              <w:pStyle w:val="TableParagraph"/>
              <w:rPr>
                <w:sz w:val="20"/>
              </w:rPr>
            </w:pPr>
          </w:p>
        </w:tc>
        <w:tc>
          <w:tcPr>
            <w:tcW w:w="1266" w:type="dxa"/>
          </w:tcPr>
          <w:p w14:paraId="68C3A7F1" w14:textId="77777777" w:rsidR="000D14B5" w:rsidRDefault="000D14B5">
            <w:pPr>
              <w:pStyle w:val="TableParagraph"/>
              <w:rPr>
                <w:sz w:val="20"/>
              </w:rPr>
            </w:pPr>
          </w:p>
        </w:tc>
        <w:tc>
          <w:tcPr>
            <w:tcW w:w="1265" w:type="dxa"/>
          </w:tcPr>
          <w:p w14:paraId="350EB02E" w14:textId="77777777" w:rsidR="000D14B5" w:rsidRDefault="000D14B5">
            <w:pPr>
              <w:pStyle w:val="TableParagraph"/>
              <w:rPr>
                <w:sz w:val="20"/>
              </w:rPr>
            </w:pPr>
          </w:p>
        </w:tc>
        <w:tc>
          <w:tcPr>
            <w:tcW w:w="1265" w:type="dxa"/>
          </w:tcPr>
          <w:p w14:paraId="0F89A736" w14:textId="77777777" w:rsidR="000D14B5" w:rsidRDefault="000D14B5">
            <w:pPr>
              <w:pStyle w:val="TableParagraph"/>
              <w:rPr>
                <w:sz w:val="20"/>
              </w:rPr>
            </w:pPr>
          </w:p>
        </w:tc>
        <w:tc>
          <w:tcPr>
            <w:tcW w:w="1576" w:type="dxa"/>
          </w:tcPr>
          <w:p w14:paraId="2EE07592" w14:textId="77777777" w:rsidR="000D14B5" w:rsidRDefault="000D14B5">
            <w:pPr>
              <w:pStyle w:val="TableParagraph"/>
              <w:rPr>
                <w:sz w:val="20"/>
              </w:rPr>
            </w:pPr>
          </w:p>
        </w:tc>
        <w:tc>
          <w:tcPr>
            <w:tcW w:w="1265" w:type="dxa"/>
          </w:tcPr>
          <w:p w14:paraId="740B294B" w14:textId="77777777" w:rsidR="000D14B5" w:rsidRDefault="000D14B5">
            <w:pPr>
              <w:pStyle w:val="TableParagraph"/>
              <w:rPr>
                <w:sz w:val="20"/>
              </w:rPr>
            </w:pPr>
          </w:p>
        </w:tc>
        <w:tc>
          <w:tcPr>
            <w:tcW w:w="1266" w:type="dxa"/>
          </w:tcPr>
          <w:p w14:paraId="6B3C187B" w14:textId="77777777" w:rsidR="000D14B5" w:rsidRDefault="000D14B5">
            <w:pPr>
              <w:pStyle w:val="TableParagraph"/>
              <w:rPr>
                <w:sz w:val="20"/>
              </w:rPr>
            </w:pPr>
          </w:p>
        </w:tc>
      </w:tr>
      <w:tr w:rsidR="000D14B5" w14:paraId="00CD6C47" w14:textId="77777777">
        <w:trPr>
          <w:trHeight w:val="275"/>
        </w:trPr>
        <w:tc>
          <w:tcPr>
            <w:tcW w:w="1265" w:type="dxa"/>
          </w:tcPr>
          <w:p w14:paraId="15B83C87" w14:textId="77777777" w:rsidR="000D14B5" w:rsidRDefault="000D14B5">
            <w:pPr>
              <w:pStyle w:val="TableParagraph"/>
              <w:rPr>
                <w:sz w:val="20"/>
              </w:rPr>
            </w:pPr>
          </w:p>
        </w:tc>
        <w:tc>
          <w:tcPr>
            <w:tcW w:w="1266" w:type="dxa"/>
          </w:tcPr>
          <w:p w14:paraId="57F6C89B" w14:textId="77777777" w:rsidR="000D14B5" w:rsidRDefault="000D14B5">
            <w:pPr>
              <w:pStyle w:val="TableParagraph"/>
              <w:rPr>
                <w:sz w:val="20"/>
              </w:rPr>
            </w:pPr>
          </w:p>
        </w:tc>
        <w:tc>
          <w:tcPr>
            <w:tcW w:w="1265" w:type="dxa"/>
          </w:tcPr>
          <w:p w14:paraId="317AB9AD" w14:textId="77777777" w:rsidR="000D14B5" w:rsidRDefault="000D14B5">
            <w:pPr>
              <w:pStyle w:val="TableParagraph"/>
              <w:rPr>
                <w:sz w:val="20"/>
              </w:rPr>
            </w:pPr>
          </w:p>
        </w:tc>
        <w:tc>
          <w:tcPr>
            <w:tcW w:w="1265" w:type="dxa"/>
          </w:tcPr>
          <w:p w14:paraId="4C31F3BE" w14:textId="77777777" w:rsidR="000D14B5" w:rsidRDefault="000D14B5">
            <w:pPr>
              <w:pStyle w:val="TableParagraph"/>
              <w:rPr>
                <w:sz w:val="20"/>
              </w:rPr>
            </w:pPr>
          </w:p>
        </w:tc>
        <w:tc>
          <w:tcPr>
            <w:tcW w:w="1576" w:type="dxa"/>
          </w:tcPr>
          <w:p w14:paraId="3360AE52" w14:textId="77777777" w:rsidR="000D14B5" w:rsidRDefault="000D14B5">
            <w:pPr>
              <w:pStyle w:val="TableParagraph"/>
              <w:rPr>
                <w:sz w:val="20"/>
              </w:rPr>
            </w:pPr>
          </w:p>
        </w:tc>
        <w:tc>
          <w:tcPr>
            <w:tcW w:w="1265" w:type="dxa"/>
          </w:tcPr>
          <w:p w14:paraId="1F0C41A7" w14:textId="77777777" w:rsidR="000D14B5" w:rsidRDefault="000D14B5">
            <w:pPr>
              <w:pStyle w:val="TableParagraph"/>
              <w:rPr>
                <w:sz w:val="20"/>
              </w:rPr>
            </w:pPr>
          </w:p>
        </w:tc>
        <w:tc>
          <w:tcPr>
            <w:tcW w:w="1266" w:type="dxa"/>
          </w:tcPr>
          <w:p w14:paraId="343F708C" w14:textId="77777777" w:rsidR="000D14B5" w:rsidRDefault="000D14B5">
            <w:pPr>
              <w:pStyle w:val="TableParagraph"/>
              <w:rPr>
                <w:sz w:val="20"/>
              </w:rPr>
            </w:pPr>
          </w:p>
        </w:tc>
      </w:tr>
      <w:tr w:rsidR="000D14B5" w14:paraId="6BE73BFF" w14:textId="77777777">
        <w:trPr>
          <w:trHeight w:val="276"/>
        </w:trPr>
        <w:tc>
          <w:tcPr>
            <w:tcW w:w="1265" w:type="dxa"/>
          </w:tcPr>
          <w:p w14:paraId="63BF82DC" w14:textId="77777777" w:rsidR="000D14B5" w:rsidRDefault="000D14B5">
            <w:pPr>
              <w:pStyle w:val="TableParagraph"/>
              <w:rPr>
                <w:sz w:val="20"/>
              </w:rPr>
            </w:pPr>
          </w:p>
        </w:tc>
        <w:tc>
          <w:tcPr>
            <w:tcW w:w="1266" w:type="dxa"/>
          </w:tcPr>
          <w:p w14:paraId="450C0C10" w14:textId="77777777" w:rsidR="000D14B5" w:rsidRDefault="000D14B5">
            <w:pPr>
              <w:pStyle w:val="TableParagraph"/>
              <w:rPr>
                <w:sz w:val="20"/>
              </w:rPr>
            </w:pPr>
          </w:p>
        </w:tc>
        <w:tc>
          <w:tcPr>
            <w:tcW w:w="1265" w:type="dxa"/>
          </w:tcPr>
          <w:p w14:paraId="7A379475" w14:textId="77777777" w:rsidR="000D14B5" w:rsidRDefault="000D14B5">
            <w:pPr>
              <w:pStyle w:val="TableParagraph"/>
              <w:rPr>
                <w:sz w:val="20"/>
              </w:rPr>
            </w:pPr>
          </w:p>
        </w:tc>
        <w:tc>
          <w:tcPr>
            <w:tcW w:w="1265" w:type="dxa"/>
          </w:tcPr>
          <w:p w14:paraId="414733C1" w14:textId="77777777" w:rsidR="000D14B5" w:rsidRDefault="000D14B5">
            <w:pPr>
              <w:pStyle w:val="TableParagraph"/>
              <w:rPr>
                <w:sz w:val="20"/>
              </w:rPr>
            </w:pPr>
          </w:p>
        </w:tc>
        <w:tc>
          <w:tcPr>
            <w:tcW w:w="1576" w:type="dxa"/>
          </w:tcPr>
          <w:p w14:paraId="639958A4" w14:textId="77777777" w:rsidR="000D14B5" w:rsidRDefault="000D14B5">
            <w:pPr>
              <w:pStyle w:val="TableParagraph"/>
              <w:rPr>
                <w:sz w:val="20"/>
              </w:rPr>
            </w:pPr>
          </w:p>
        </w:tc>
        <w:tc>
          <w:tcPr>
            <w:tcW w:w="1265" w:type="dxa"/>
          </w:tcPr>
          <w:p w14:paraId="0CEA6A24" w14:textId="77777777" w:rsidR="000D14B5" w:rsidRDefault="000D14B5">
            <w:pPr>
              <w:pStyle w:val="TableParagraph"/>
              <w:rPr>
                <w:sz w:val="20"/>
              </w:rPr>
            </w:pPr>
          </w:p>
        </w:tc>
        <w:tc>
          <w:tcPr>
            <w:tcW w:w="1266" w:type="dxa"/>
          </w:tcPr>
          <w:p w14:paraId="17F6A366" w14:textId="77777777" w:rsidR="000D14B5" w:rsidRDefault="000D14B5">
            <w:pPr>
              <w:pStyle w:val="TableParagraph"/>
              <w:rPr>
                <w:sz w:val="20"/>
              </w:rPr>
            </w:pPr>
          </w:p>
        </w:tc>
      </w:tr>
      <w:tr w:rsidR="000D14B5" w14:paraId="7C4B1C43" w14:textId="77777777">
        <w:trPr>
          <w:trHeight w:val="275"/>
        </w:trPr>
        <w:tc>
          <w:tcPr>
            <w:tcW w:w="1265" w:type="dxa"/>
          </w:tcPr>
          <w:p w14:paraId="20F58B77" w14:textId="77777777" w:rsidR="000D14B5" w:rsidRDefault="000D14B5">
            <w:pPr>
              <w:pStyle w:val="TableParagraph"/>
              <w:rPr>
                <w:sz w:val="20"/>
              </w:rPr>
            </w:pPr>
          </w:p>
        </w:tc>
        <w:tc>
          <w:tcPr>
            <w:tcW w:w="1266" w:type="dxa"/>
          </w:tcPr>
          <w:p w14:paraId="06F42861" w14:textId="77777777" w:rsidR="000D14B5" w:rsidRDefault="000D14B5">
            <w:pPr>
              <w:pStyle w:val="TableParagraph"/>
              <w:rPr>
                <w:sz w:val="20"/>
              </w:rPr>
            </w:pPr>
          </w:p>
        </w:tc>
        <w:tc>
          <w:tcPr>
            <w:tcW w:w="1265" w:type="dxa"/>
          </w:tcPr>
          <w:p w14:paraId="5FBDC40A" w14:textId="77777777" w:rsidR="000D14B5" w:rsidRDefault="000D14B5">
            <w:pPr>
              <w:pStyle w:val="TableParagraph"/>
              <w:rPr>
                <w:sz w:val="20"/>
              </w:rPr>
            </w:pPr>
          </w:p>
        </w:tc>
        <w:tc>
          <w:tcPr>
            <w:tcW w:w="1265" w:type="dxa"/>
          </w:tcPr>
          <w:p w14:paraId="0E169352" w14:textId="77777777" w:rsidR="000D14B5" w:rsidRDefault="000D14B5">
            <w:pPr>
              <w:pStyle w:val="TableParagraph"/>
              <w:rPr>
                <w:sz w:val="20"/>
              </w:rPr>
            </w:pPr>
          </w:p>
        </w:tc>
        <w:tc>
          <w:tcPr>
            <w:tcW w:w="1576" w:type="dxa"/>
          </w:tcPr>
          <w:p w14:paraId="131E628B" w14:textId="77777777" w:rsidR="000D14B5" w:rsidRDefault="000D14B5">
            <w:pPr>
              <w:pStyle w:val="TableParagraph"/>
              <w:rPr>
                <w:sz w:val="20"/>
              </w:rPr>
            </w:pPr>
          </w:p>
        </w:tc>
        <w:tc>
          <w:tcPr>
            <w:tcW w:w="1265" w:type="dxa"/>
          </w:tcPr>
          <w:p w14:paraId="0FB7395A" w14:textId="77777777" w:rsidR="000D14B5" w:rsidRDefault="000D14B5">
            <w:pPr>
              <w:pStyle w:val="TableParagraph"/>
              <w:rPr>
                <w:sz w:val="20"/>
              </w:rPr>
            </w:pPr>
          </w:p>
        </w:tc>
        <w:tc>
          <w:tcPr>
            <w:tcW w:w="1266" w:type="dxa"/>
          </w:tcPr>
          <w:p w14:paraId="031FF6C9" w14:textId="77777777" w:rsidR="000D14B5" w:rsidRDefault="000D14B5">
            <w:pPr>
              <w:pStyle w:val="TableParagraph"/>
              <w:rPr>
                <w:sz w:val="20"/>
              </w:rPr>
            </w:pPr>
          </w:p>
        </w:tc>
      </w:tr>
      <w:tr w:rsidR="000D14B5" w14:paraId="2DAF8EBC" w14:textId="77777777">
        <w:trPr>
          <w:trHeight w:val="275"/>
        </w:trPr>
        <w:tc>
          <w:tcPr>
            <w:tcW w:w="1265" w:type="dxa"/>
          </w:tcPr>
          <w:p w14:paraId="68882CBA" w14:textId="77777777" w:rsidR="000D14B5" w:rsidRDefault="000D14B5">
            <w:pPr>
              <w:pStyle w:val="TableParagraph"/>
              <w:rPr>
                <w:sz w:val="20"/>
              </w:rPr>
            </w:pPr>
          </w:p>
        </w:tc>
        <w:tc>
          <w:tcPr>
            <w:tcW w:w="1266" w:type="dxa"/>
          </w:tcPr>
          <w:p w14:paraId="4B28CC30" w14:textId="77777777" w:rsidR="000D14B5" w:rsidRDefault="000D14B5">
            <w:pPr>
              <w:pStyle w:val="TableParagraph"/>
              <w:rPr>
                <w:sz w:val="20"/>
              </w:rPr>
            </w:pPr>
          </w:p>
        </w:tc>
        <w:tc>
          <w:tcPr>
            <w:tcW w:w="1265" w:type="dxa"/>
          </w:tcPr>
          <w:p w14:paraId="772E2780" w14:textId="77777777" w:rsidR="000D14B5" w:rsidRDefault="000D14B5">
            <w:pPr>
              <w:pStyle w:val="TableParagraph"/>
              <w:rPr>
                <w:sz w:val="20"/>
              </w:rPr>
            </w:pPr>
          </w:p>
        </w:tc>
        <w:tc>
          <w:tcPr>
            <w:tcW w:w="1265" w:type="dxa"/>
          </w:tcPr>
          <w:p w14:paraId="40AE4014" w14:textId="77777777" w:rsidR="000D14B5" w:rsidRDefault="000D14B5">
            <w:pPr>
              <w:pStyle w:val="TableParagraph"/>
              <w:rPr>
                <w:sz w:val="20"/>
              </w:rPr>
            </w:pPr>
          </w:p>
        </w:tc>
        <w:tc>
          <w:tcPr>
            <w:tcW w:w="1576" w:type="dxa"/>
          </w:tcPr>
          <w:p w14:paraId="77DD0C5D" w14:textId="77777777" w:rsidR="000D14B5" w:rsidRDefault="000D14B5">
            <w:pPr>
              <w:pStyle w:val="TableParagraph"/>
              <w:rPr>
                <w:sz w:val="20"/>
              </w:rPr>
            </w:pPr>
          </w:p>
        </w:tc>
        <w:tc>
          <w:tcPr>
            <w:tcW w:w="1265" w:type="dxa"/>
          </w:tcPr>
          <w:p w14:paraId="76304876" w14:textId="77777777" w:rsidR="000D14B5" w:rsidRDefault="000D14B5">
            <w:pPr>
              <w:pStyle w:val="TableParagraph"/>
              <w:rPr>
                <w:sz w:val="20"/>
              </w:rPr>
            </w:pPr>
          </w:p>
        </w:tc>
        <w:tc>
          <w:tcPr>
            <w:tcW w:w="1266" w:type="dxa"/>
          </w:tcPr>
          <w:p w14:paraId="3558E0A9" w14:textId="77777777" w:rsidR="000D14B5" w:rsidRDefault="000D14B5">
            <w:pPr>
              <w:pStyle w:val="TableParagraph"/>
              <w:rPr>
                <w:sz w:val="20"/>
              </w:rPr>
            </w:pPr>
          </w:p>
        </w:tc>
      </w:tr>
      <w:tr w:rsidR="000D14B5" w14:paraId="6A4ADEC4" w14:textId="77777777">
        <w:trPr>
          <w:trHeight w:val="276"/>
        </w:trPr>
        <w:tc>
          <w:tcPr>
            <w:tcW w:w="1265" w:type="dxa"/>
          </w:tcPr>
          <w:p w14:paraId="430385E2" w14:textId="77777777" w:rsidR="000D14B5" w:rsidRDefault="000D14B5">
            <w:pPr>
              <w:pStyle w:val="TableParagraph"/>
              <w:rPr>
                <w:sz w:val="20"/>
              </w:rPr>
            </w:pPr>
          </w:p>
        </w:tc>
        <w:tc>
          <w:tcPr>
            <w:tcW w:w="1266" w:type="dxa"/>
          </w:tcPr>
          <w:p w14:paraId="793402CB" w14:textId="77777777" w:rsidR="000D14B5" w:rsidRDefault="000D14B5">
            <w:pPr>
              <w:pStyle w:val="TableParagraph"/>
              <w:rPr>
                <w:sz w:val="20"/>
              </w:rPr>
            </w:pPr>
          </w:p>
        </w:tc>
        <w:tc>
          <w:tcPr>
            <w:tcW w:w="1265" w:type="dxa"/>
          </w:tcPr>
          <w:p w14:paraId="5B5C21D3" w14:textId="77777777" w:rsidR="000D14B5" w:rsidRDefault="000D14B5">
            <w:pPr>
              <w:pStyle w:val="TableParagraph"/>
              <w:rPr>
                <w:sz w:val="20"/>
              </w:rPr>
            </w:pPr>
          </w:p>
        </w:tc>
        <w:tc>
          <w:tcPr>
            <w:tcW w:w="1265" w:type="dxa"/>
          </w:tcPr>
          <w:p w14:paraId="788A940F" w14:textId="77777777" w:rsidR="000D14B5" w:rsidRDefault="000D14B5">
            <w:pPr>
              <w:pStyle w:val="TableParagraph"/>
              <w:rPr>
                <w:sz w:val="20"/>
              </w:rPr>
            </w:pPr>
          </w:p>
        </w:tc>
        <w:tc>
          <w:tcPr>
            <w:tcW w:w="1576" w:type="dxa"/>
          </w:tcPr>
          <w:p w14:paraId="775EFFAD" w14:textId="77777777" w:rsidR="000D14B5" w:rsidRDefault="000D14B5">
            <w:pPr>
              <w:pStyle w:val="TableParagraph"/>
              <w:rPr>
                <w:sz w:val="20"/>
              </w:rPr>
            </w:pPr>
          </w:p>
        </w:tc>
        <w:tc>
          <w:tcPr>
            <w:tcW w:w="1265" w:type="dxa"/>
          </w:tcPr>
          <w:p w14:paraId="12839659" w14:textId="77777777" w:rsidR="000D14B5" w:rsidRDefault="000D14B5">
            <w:pPr>
              <w:pStyle w:val="TableParagraph"/>
              <w:rPr>
                <w:sz w:val="20"/>
              </w:rPr>
            </w:pPr>
          </w:p>
        </w:tc>
        <w:tc>
          <w:tcPr>
            <w:tcW w:w="1266" w:type="dxa"/>
          </w:tcPr>
          <w:p w14:paraId="5D2B899B" w14:textId="77777777" w:rsidR="000D14B5" w:rsidRDefault="000D14B5">
            <w:pPr>
              <w:pStyle w:val="TableParagraph"/>
              <w:rPr>
                <w:sz w:val="20"/>
              </w:rPr>
            </w:pPr>
          </w:p>
        </w:tc>
      </w:tr>
      <w:tr w:rsidR="000D14B5" w14:paraId="29C2B829" w14:textId="77777777">
        <w:trPr>
          <w:trHeight w:val="275"/>
        </w:trPr>
        <w:tc>
          <w:tcPr>
            <w:tcW w:w="1265" w:type="dxa"/>
          </w:tcPr>
          <w:p w14:paraId="5550EEC7" w14:textId="77777777" w:rsidR="000D14B5" w:rsidRDefault="000D14B5">
            <w:pPr>
              <w:pStyle w:val="TableParagraph"/>
              <w:rPr>
                <w:sz w:val="20"/>
              </w:rPr>
            </w:pPr>
          </w:p>
        </w:tc>
        <w:tc>
          <w:tcPr>
            <w:tcW w:w="1266" w:type="dxa"/>
          </w:tcPr>
          <w:p w14:paraId="1CE51F83" w14:textId="77777777" w:rsidR="000D14B5" w:rsidRDefault="000D14B5">
            <w:pPr>
              <w:pStyle w:val="TableParagraph"/>
              <w:rPr>
                <w:sz w:val="20"/>
              </w:rPr>
            </w:pPr>
          </w:p>
        </w:tc>
        <w:tc>
          <w:tcPr>
            <w:tcW w:w="1265" w:type="dxa"/>
          </w:tcPr>
          <w:p w14:paraId="1CF6A88D" w14:textId="77777777" w:rsidR="000D14B5" w:rsidRDefault="000D14B5">
            <w:pPr>
              <w:pStyle w:val="TableParagraph"/>
              <w:rPr>
                <w:sz w:val="20"/>
              </w:rPr>
            </w:pPr>
          </w:p>
        </w:tc>
        <w:tc>
          <w:tcPr>
            <w:tcW w:w="1265" w:type="dxa"/>
          </w:tcPr>
          <w:p w14:paraId="3DACF965" w14:textId="77777777" w:rsidR="000D14B5" w:rsidRDefault="000D14B5">
            <w:pPr>
              <w:pStyle w:val="TableParagraph"/>
              <w:rPr>
                <w:sz w:val="20"/>
              </w:rPr>
            </w:pPr>
          </w:p>
        </w:tc>
        <w:tc>
          <w:tcPr>
            <w:tcW w:w="1576" w:type="dxa"/>
          </w:tcPr>
          <w:p w14:paraId="2FE87F2B" w14:textId="77777777" w:rsidR="000D14B5" w:rsidRDefault="000D14B5">
            <w:pPr>
              <w:pStyle w:val="TableParagraph"/>
              <w:rPr>
                <w:sz w:val="20"/>
              </w:rPr>
            </w:pPr>
          </w:p>
        </w:tc>
        <w:tc>
          <w:tcPr>
            <w:tcW w:w="1265" w:type="dxa"/>
          </w:tcPr>
          <w:p w14:paraId="0563688B" w14:textId="77777777" w:rsidR="000D14B5" w:rsidRDefault="000D14B5">
            <w:pPr>
              <w:pStyle w:val="TableParagraph"/>
              <w:rPr>
                <w:sz w:val="20"/>
              </w:rPr>
            </w:pPr>
          </w:p>
        </w:tc>
        <w:tc>
          <w:tcPr>
            <w:tcW w:w="1266" w:type="dxa"/>
          </w:tcPr>
          <w:p w14:paraId="51AE60C1" w14:textId="77777777" w:rsidR="000D14B5" w:rsidRDefault="000D14B5">
            <w:pPr>
              <w:pStyle w:val="TableParagraph"/>
              <w:rPr>
                <w:sz w:val="20"/>
              </w:rPr>
            </w:pPr>
          </w:p>
        </w:tc>
      </w:tr>
      <w:tr w:rsidR="000D14B5" w14:paraId="39C66D83" w14:textId="77777777">
        <w:trPr>
          <w:trHeight w:val="275"/>
        </w:trPr>
        <w:tc>
          <w:tcPr>
            <w:tcW w:w="1265" w:type="dxa"/>
          </w:tcPr>
          <w:p w14:paraId="2E1FD3E3" w14:textId="77777777" w:rsidR="000D14B5" w:rsidRDefault="000D14B5">
            <w:pPr>
              <w:pStyle w:val="TableParagraph"/>
              <w:rPr>
                <w:sz w:val="20"/>
              </w:rPr>
            </w:pPr>
          </w:p>
        </w:tc>
        <w:tc>
          <w:tcPr>
            <w:tcW w:w="1266" w:type="dxa"/>
          </w:tcPr>
          <w:p w14:paraId="161080E3" w14:textId="77777777" w:rsidR="000D14B5" w:rsidRDefault="000D14B5">
            <w:pPr>
              <w:pStyle w:val="TableParagraph"/>
              <w:rPr>
                <w:sz w:val="20"/>
              </w:rPr>
            </w:pPr>
          </w:p>
        </w:tc>
        <w:tc>
          <w:tcPr>
            <w:tcW w:w="1265" w:type="dxa"/>
          </w:tcPr>
          <w:p w14:paraId="122D3AA4" w14:textId="77777777" w:rsidR="000D14B5" w:rsidRDefault="000D14B5">
            <w:pPr>
              <w:pStyle w:val="TableParagraph"/>
              <w:rPr>
                <w:sz w:val="20"/>
              </w:rPr>
            </w:pPr>
          </w:p>
        </w:tc>
        <w:tc>
          <w:tcPr>
            <w:tcW w:w="1265" w:type="dxa"/>
          </w:tcPr>
          <w:p w14:paraId="6C2F6591" w14:textId="77777777" w:rsidR="000D14B5" w:rsidRDefault="000D14B5">
            <w:pPr>
              <w:pStyle w:val="TableParagraph"/>
              <w:rPr>
                <w:sz w:val="20"/>
              </w:rPr>
            </w:pPr>
          </w:p>
        </w:tc>
        <w:tc>
          <w:tcPr>
            <w:tcW w:w="1576" w:type="dxa"/>
          </w:tcPr>
          <w:p w14:paraId="71584A28" w14:textId="77777777" w:rsidR="000D14B5" w:rsidRDefault="000D14B5">
            <w:pPr>
              <w:pStyle w:val="TableParagraph"/>
              <w:rPr>
                <w:sz w:val="20"/>
              </w:rPr>
            </w:pPr>
          </w:p>
        </w:tc>
        <w:tc>
          <w:tcPr>
            <w:tcW w:w="1265" w:type="dxa"/>
          </w:tcPr>
          <w:p w14:paraId="6321E2AE" w14:textId="77777777" w:rsidR="000D14B5" w:rsidRDefault="000D14B5">
            <w:pPr>
              <w:pStyle w:val="TableParagraph"/>
              <w:rPr>
                <w:sz w:val="20"/>
              </w:rPr>
            </w:pPr>
          </w:p>
        </w:tc>
        <w:tc>
          <w:tcPr>
            <w:tcW w:w="1266" w:type="dxa"/>
          </w:tcPr>
          <w:p w14:paraId="26021AAF" w14:textId="77777777" w:rsidR="000D14B5" w:rsidRDefault="000D14B5">
            <w:pPr>
              <w:pStyle w:val="TableParagraph"/>
              <w:rPr>
                <w:sz w:val="20"/>
              </w:rPr>
            </w:pPr>
          </w:p>
        </w:tc>
      </w:tr>
      <w:tr w:rsidR="000D14B5" w14:paraId="272E9A1A" w14:textId="77777777">
        <w:trPr>
          <w:trHeight w:val="275"/>
        </w:trPr>
        <w:tc>
          <w:tcPr>
            <w:tcW w:w="1265" w:type="dxa"/>
          </w:tcPr>
          <w:p w14:paraId="0C640E70" w14:textId="77777777" w:rsidR="000D14B5" w:rsidRDefault="000D14B5">
            <w:pPr>
              <w:pStyle w:val="TableParagraph"/>
              <w:rPr>
                <w:sz w:val="20"/>
              </w:rPr>
            </w:pPr>
          </w:p>
        </w:tc>
        <w:tc>
          <w:tcPr>
            <w:tcW w:w="1266" w:type="dxa"/>
          </w:tcPr>
          <w:p w14:paraId="758A9BFA" w14:textId="77777777" w:rsidR="000D14B5" w:rsidRDefault="000D14B5">
            <w:pPr>
              <w:pStyle w:val="TableParagraph"/>
              <w:rPr>
                <w:sz w:val="20"/>
              </w:rPr>
            </w:pPr>
          </w:p>
        </w:tc>
        <w:tc>
          <w:tcPr>
            <w:tcW w:w="1265" w:type="dxa"/>
          </w:tcPr>
          <w:p w14:paraId="618EB5FC" w14:textId="77777777" w:rsidR="000D14B5" w:rsidRDefault="000D14B5">
            <w:pPr>
              <w:pStyle w:val="TableParagraph"/>
              <w:rPr>
                <w:sz w:val="20"/>
              </w:rPr>
            </w:pPr>
          </w:p>
        </w:tc>
        <w:tc>
          <w:tcPr>
            <w:tcW w:w="1265" w:type="dxa"/>
          </w:tcPr>
          <w:p w14:paraId="3AE8819A" w14:textId="77777777" w:rsidR="000D14B5" w:rsidRDefault="000D14B5">
            <w:pPr>
              <w:pStyle w:val="TableParagraph"/>
              <w:rPr>
                <w:sz w:val="20"/>
              </w:rPr>
            </w:pPr>
          </w:p>
        </w:tc>
        <w:tc>
          <w:tcPr>
            <w:tcW w:w="1576" w:type="dxa"/>
          </w:tcPr>
          <w:p w14:paraId="04C0D0DC" w14:textId="77777777" w:rsidR="000D14B5" w:rsidRDefault="000D14B5">
            <w:pPr>
              <w:pStyle w:val="TableParagraph"/>
              <w:rPr>
                <w:sz w:val="20"/>
              </w:rPr>
            </w:pPr>
          </w:p>
        </w:tc>
        <w:tc>
          <w:tcPr>
            <w:tcW w:w="1265" w:type="dxa"/>
          </w:tcPr>
          <w:p w14:paraId="74192837" w14:textId="77777777" w:rsidR="000D14B5" w:rsidRDefault="000D14B5">
            <w:pPr>
              <w:pStyle w:val="TableParagraph"/>
              <w:rPr>
                <w:sz w:val="20"/>
              </w:rPr>
            </w:pPr>
          </w:p>
        </w:tc>
        <w:tc>
          <w:tcPr>
            <w:tcW w:w="1266" w:type="dxa"/>
          </w:tcPr>
          <w:p w14:paraId="0428AAD7" w14:textId="77777777" w:rsidR="000D14B5" w:rsidRDefault="000D14B5">
            <w:pPr>
              <w:pStyle w:val="TableParagraph"/>
              <w:rPr>
                <w:sz w:val="20"/>
              </w:rPr>
            </w:pPr>
          </w:p>
        </w:tc>
      </w:tr>
      <w:tr w:rsidR="000D14B5" w14:paraId="1A4F43B3" w14:textId="77777777">
        <w:trPr>
          <w:trHeight w:val="276"/>
        </w:trPr>
        <w:tc>
          <w:tcPr>
            <w:tcW w:w="1265" w:type="dxa"/>
          </w:tcPr>
          <w:p w14:paraId="41DAA06D" w14:textId="77777777" w:rsidR="000D14B5" w:rsidRDefault="000D14B5">
            <w:pPr>
              <w:pStyle w:val="TableParagraph"/>
              <w:rPr>
                <w:sz w:val="20"/>
              </w:rPr>
            </w:pPr>
          </w:p>
        </w:tc>
        <w:tc>
          <w:tcPr>
            <w:tcW w:w="1266" w:type="dxa"/>
          </w:tcPr>
          <w:p w14:paraId="7B494C49" w14:textId="77777777" w:rsidR="000D14B5" w:rsidRDefault="000D14B5">
            <w:pPr>
              <w:pStyle w:val="TableParagraph"/>
              <w:rPr>
                <w:sz w:val="20"/>
              </w:rPr>
            </w:pPr>
          </w:p>
        </w:tc>
        <w:tc>
          <w:tcPr>
            <w:tcW w:w="1265" w:type="dxa"/>
          </w:tcPr>
          <w:p w14:paraId="460092CA" w14:textId="77777777" w:rsidR="000D14B5" w:rsidRDefault="000D14B5">
            <w:pPr>
              <w:pStyle w:val="TableParagraph"/>
              <w:rPr>
                <w:sz w:val="20"/>
              </w:rPr>
            </w:pPr>
          </w:p>
        </w:tc>
        <w:tc>
          <w:tcPr>
            <w:tcW w:w="1265" w:type="dxa"/>
          </w:tcPr>
          <w:p w14:paraId="1F0C3C68" w14:textId="77777777" w:rsidR="000D14B5" w:rsidRDefault="000D14B5">
            <w:pPr>
              <w:pStyle w:val="TableParagraph"/>
              <w:rPr>
                <w:sz w:val="20"/>
              </w:rPr>
            </w:pPr>
          </w:p>
        </w:tc>
        <w:tc>
          <w:tcPr>
            <w:tcW w:w="1576" w:type="dxa"/>
          </w:tcPr>
          <w:p w14:paraId="33762046" w14:textId="77777777" w:rsidR="000D14B5" w:rsidRDefault="000D14B5">
            <w:pPr>
              <w:pStyle w:val="TableParagraph"/>
              <w:rPr>
                <w:sz w:val="20"/>
              </w:rPr>
            </w:pPr>
          </w:p>
        </w:tc>
        <w:tc>
          <w:tcPr>
            <w:tcW w:w="1265" w:type="dxa"/>
          </w:tcPr>
          <w:p w14:paraId="55C0E3A3" w14:textId="77777777" w:rsidR="000D14B5" w:rsidRDefault="000D14B5">
            <w:pPr>
              <w:pStyle w:val="TableParagraph"/>
              <w:rPr>
                <w:sz w:val="20"/>
              </w:rPr>
            </w:pPr>
          </w:p>
        </w:tc>
        <w:tc>
          <w:tcPr>
            <w:tcW w:w="1266" w:type="dxa"/>
          </w:tcPr>
          <w:p w14:paraId="63E9C59F" w14:textId="77777777" w:rsidR="000D14B5" w:rsidRDefault="000D14B5">
            <w:pPr>
              <w:pStyle w:val="TableParagraph"/>
              <w:rPr>
                <w:sz w:val="20"/>
              </w:rPr>
            </w:pPr>
          </w:p>
        </w:tc>
      </w:tr>
      <w:tr w:rsidR="000D14B5" w14:paraId="7D389FA8" w14:textId="77777777">
        <w:trPr>
          <w:trHeight w:val="275"/>
        </w:trPr>
        <w:tc>
          <w:tcPr>
            <w:tcW w:w="1265" w:type="dxa"/>
          </w:tcPr>
          <w:p w14:paraId="6DE4E2D2" w14:textId="77777777" w:rsidR="000D14B5" w:rsidRDefault="000D14B5">
            <w:pPr>
              <w:pStyle w:val="TableParagraph"/>
              <w:rPr>
                <w:sz w:val="20"/>
              </w:rPr>
            </w:pPr>
          </w:p>
        </w:tc>
        <w:tc>
          <w:tcPr>
            <w:tcW w:w="1266" w:type="dxa"/>
          </w:tcPr>
          <w:p w14:paraId="00DE865B" w14:textId="77777777" w:rsidR="000D14B5" w:rsidRDefault="000D14B5">
            <w:pPr>
              <w:pStyle w:val="TableParagraph"/>
              <w:rPr>
                <w:sz w:val="20"/>
              </w:rPr>
            </w:pPr>
          </w:p>
        </w:tc>
        <w:tc>
          <w:tcPr>
            <w:tcW w:w="1265" w:type="dxa"/>
          </w:tcPr>
          <w:p w14:paraId="73D51278" w14:textId="77777777" w:rsidR="000D14B5" w:rsidRDefault="000D14B5">
            <w:pPr>
              <w:pStyle w:val="TableParagraph"/>
              <w:rPr>
                <w:sz w:val="20"/>
              </w:rPr>
            </w:pPr>
          </w:p>
        </w:tc>
        <w:tc>
          <w:tcPr>
            <w:tcW w:w="1265" w:type="dxa"/>
          </w:tcPr>
          <w:p w14:paraId="50327563" w14:textId="77777777" w:rsidR="000D14B5" w:rsidRDefault="000D14B5">
            <w:pPr>
              <w:pStyle w:val="TableParagraph"/>
              <w:rPr>
                <w:sz w:val="20"/>
              </w:rPr>
            </w:pPr>
          </w:p>
        </w:tc>
        <w:tc>
          <w:tcPr>
            <w:tcW w:w="1576" w:type="dxa"/>
          </w:tcPr>
          <w:p w14:paraId="3ACE3CA5" w14:textId="77777777" w:rsidR="000D14B5" w:rsidRDefault="000D14B5">
            <w:pPr>
              <w:pStyle w:val="TableParagraph"/>
              <w:rPr>
                <w:sz w:val="20"/>
              </w:rPr>
            </w:pPr>
          </w:p>
        </w:tc>
        <w:tc>
          <w:tcPr>
            <w:tcW w:w="1265" w:type="dxa"/>
          </w:tcPr>
          <w:p w14:paraId="14F94C14" w14:textId="77777777" w:rsidR="000D14B5" w:rsidRDefault="000D14B5">
            <w:pPr>
              <w:pStyle w:val="TableParagraph"/>
              <w:rPr>
                <w:sz w:val="20"/>
              </w:rPr>
            </w:pPr>
          </w:p>
        </w:tc>
        <w:tc>
          <w:tcPr>
            <w:tcW w:w="1266" w:type="dxa"/>
          </w:tcPr>
          <w:p w14:paraId="3AE84F57" w14:textId="77777777" w:rsidR="000D14B5" w:rsidRDefault="000D14B5">
            <w:pPr>
              <w:pStyle w:val="TableParagraph"/>
              <w:rPr>
                <w:sz w:val="20"/>
              </w:rPr>
            </w:pPr>
          </w:p>
        </w:tc>
      </w:tr>
      <w:tr w:rsidR="000D14B5" w14:paraId="231EFC5A" w14:textId="77777777">
        <w:trPr>
          <w:trHeight w:val="275"/>
        </w:trPr>
        <w:tc>
          <w:tcPr>
            <w:tcW w:w="1265" w:type="dxa"/>
          </w:tcPr>
          <w:p w14:paraId="0051F52F" w14:textId="77777777" w:rsidR="000D14B5" w:rsidRDefault="000D14B5">
            <w:pPr>
              <w:pStyle w:val="TableParagraph"/>
              <w:rPr>
                <w:sz w:val="20"/>
              </w:rPr>
            </w:pPr>
          </w:p>
        </w:tc>
        <w:tc>
          <w:tcPr>
            <w:tcW w:w="1266" w:type="dxa"/>
          </w:tcPr>
          <w:p w14:paraId="6337B702" w14:textId="77777777" w:rsidR="000D14B5" w:rsidRDefault="000D14B5">
            <w:pPr>
              <w:pStyle w:val="TableParagraph"/>
              <w:rPr>
                <w:sz w:val="20"/>
              </w:rPr>
            </w:pPr>
          </w:p>
        </w:tc>
        <w:tc>
          <w:tcPr>
            <w:tcW w:w="1265" w:type="dxa"/>
          </w:tcPr>
          <w:p w14:paraId="6B74A4A3" w14:textId="77777777" w:rsidR="000D14B5" w:rsidRDefault="000D14B5">
            <w:pPr>
              <w:pStyle w:val="TableParagraph"/>
              <w:rPr>
                <w:sz w:val="20"/>
              </w:rPr>
            </w:pPr>
          </w:p>
        </w:tc>
        <w:tc>
          <w:tcPr>
            <w:tcW w:w="1265" w:type="dxa"/>
          </w:tcPr>
          <w:p w14:paraId="74DCF26E" w14:textId="77777777" w:rsidR="000D14B5" w:rsidRDefault="000D14B5">
            <w:pPr>
              <w:pStyle w:val="TableParagraph"/>
              <w:rPr>
                <w:sz w:val="20"/>
              </w:rPr>
            </w:pPr>
          </w:p>
        </w:tc>
        <w:tc>
          <w:tcPr>
            <w:tcW w:w="1576" w:type="dxa"/>
          </w:tcPr>
          <w:p w14:paraId="5B4D517B" w14:textId="77777777" w:rsidR="000D14B5" w:rsidRDefault="000D14B5">
            <w:pPr>
              <w:pStyle w:val="TableParagraph"/>
              <w:rPr>
                <w:sz w:val="20"/>
              </w:rPr>
            </w:pPr>
          </w:p>
        </w:tc>
        <w:tc>
          <w:tcPr>
            <w:tcW w:w="1265" w:type="dxa"/>
          </w:tcPr>
          <w:p w14:paraId="403BCEB3" w14:textId="77777777" w:rsidR="000D14B5" w:rsidRDefault="000D14B5">
            <w:pPr>
              <w:pStyle w:val="TableParagraph"/>
              <w:rPr>
                <w:sz w:val="20"/>
              </w:rPr>
            </w:pPr>
          </w:p>
        </w:tc>
        <w:tc>
          <w:tcPr>
            <w:tcW w:w="1266" w:type="dxa"/>
          </w:tcPr>
          <w:p w14:paraId="51757BE6" w14:textId="77777777" w:rsidR="000D14B5" w:rsidRDefault="000D14B5">
            <w:pPr>
              <w:pStyle w:val="TableParagraph"/>
              <w:rPr>
                <w:sz w:val="20"/>
              </w:rPr>
            </w:pPr>
          </w:p>
        </w:tc>
      </w:tr>
      <w:tr w:rsidR="000D14B5" w14:paraId="2FCA05C5" w14:textId="77777777">
        <w:trPr>
          <w:trHeight w:val="276"/>
        </w:trPr>
        <w:tc>
          <w:tcPr>
            <w:tcW w:w="1265" w:type="dxa"/>
          </w:tcPr>
          <w:p w14:paraId="76C3BB58" w14:textId="77777777" w:rsidR="000D14B5" w:rsidRDefault="000D14B5">
            <w:pPr>
              <w:pStyle w:val="TableParagraph"/>
              <w:rPr>
                <w:sz w:val="20"/>
              </w:rPr>
            </w:pPr>
          </w:p>
        </w:tc>
        <w:tc>
          <w:tcPr>
            <w:tcW w:w="1266" w:type="dxa"/>
          </w:tcPr>
          <w:p w14:paraId="4DF71714" w14:textId="77777777" w:rsidR="000D14B5" w:rsidRDefault="000D14B5">
            <w:pPr>
              <w:pStyle w:val="TableParagraph"/>
              <w:rPr>
                <w:sz w:val="20"/>
              </w:rPr>
            </w:pPr>
          </w:p>
        </w:tc>
        <w:tc>
          <w:tcPr>
            <w:tcW w:w="1265" w:type="dxa"/>
          </w:tcPr>
          <w:p w14:paraId="1B3D3AB3" w14:textId="77777777" w:rsidR="000D14B5" w:rsidRDefault="000D14B5">
            <w:pPr>
              <w:pStyle w:val="TableParagraph"/>
              <w:rPr>
                <w:sz w:val="20"/>
              </w:rPr>
            </w:pPr>
          </w:p>
        </w:tc>
        <w:tc>
          <w:tcPr>
            <w:tcW w:w="1265" w:type="dxa"/>
          </w:tcPr>
          <w:p w14:paraId="1701B61A" w14:textId="77777777" w:rsidR="000D14B5" w:rsidRDefault="000D14B5">
            <w:pPr>
              <w:pStyle w:val="TableParagraph"/>
              <w:rPr>
                <w:sz w:val="20"/>
              </w:rPr>
            </w:pPr>
          </w:p>
        </w:tc>
        <w:tc>
          <w:tcPr>
            <w:tcW w:w="1576" w:type="dxa"/>
          </w:tcPr>
          <w:p w14:paraId="37B3CB74" w14:textId="77777777" w:rsidR="000D14B5" w:rsidRDefault="000D14B5">
            <w:pPr>
              <w:pStyle w:val="TableParagraph"/>
              <w:rPr>
                <w:sz w:val="20"/>
              </w:rPr>
            </w:pPr>
          </w:p>
        </w:tc>
        <w:tc>
          <w:tcPr>
            <w:tcW w:w="1265" w:type="dxa"/>
          </w:tcPr>
          <w:p w14:paraId="0790E9FA" w14:textId="77777777" w:rsidR="000D14B5" w:rsidRDefault="000D14B5">
            <w:pPr>
              <w:pStyle w:val="TableParagraph"/>
              <w:rPr>
                <w:sz w:val="20"/>
              </w:rPr>
            </w:pPr>
          </w:p>
        </w:tc>
        <w:tc>
          <w:tcPr>
            <w:tcW w:w="1266" w:type="dxa"/>
          </w:tcPr>
          <w:p w14:paraId="5D6CBE36" w14:textId="77777777" w:rsidR="000D14B5" w:rsidRDefault="000D14B5">
            <w:pPr>
              <w:pStyle w:val="TableParagraph"/>
              <w:rPr>
                <w:sz w:val="20"/>
              </w:rPr>
            </w:pPr>
          </w:p>
        </w:tc>
      </w:tr>
      <w:tr w:rsidR="000D14B5" w14:paraId="39B59AB0" w14:textId="77777777">
        <w:trPr>
          <w:trHeight w:val="275"/>
        </w:trPr>
        <w:tc>
          <w:tcPr>
            <w:tcW w:w="1265" w:type="dxa"/>
          </w:tcPr>
          <w:p w14:paraId="744C1C79" w14:textId="77777777" w:rsidR="000D14B5" w:rsidRDefault="000D14B5">
            <w:pPr>
              <w:pStyle w:val="TableParagraph"/>
              <w:rPr>
                <w:sz w:val="20"/>
              </w:rPr>
            </w:pPr>
          </w:p>
        </w:tc>
        <w:tc>
          <w:tcPr>
            <w:tcW w:w="1266" w:type="dxa"/>
          </w:tcPr>
          <w:p w14:paraId="26ED39DB" w14:textId="77777777" w:rsidR="000D14B5" w:rsidRDefault="000D14B5">
            <w:pPr>
              <w:pStyle w:val="TableParagraph"/>
              <w:rPr>
                <w:sz w:val="20"/>
              </w:rPr>
            </w:pPr>
          </w:p>
        </w:tc>
        <w:tc>
          <w:tcPr>
            <w:tcW w:w="1265" w:type="dxa"/>
          </w:tcPr>
          <w:p w14:paraId="75D14F9C" w14:textId="77777777" w:rsidR="000D14B5" w:rsidRDefault="000D14B5">
            <w:pPr>
              <w:pStyle w:val="TableParagraph"/>
              <w:rPr>
                <w:sz w:val="20"/>
              </w:rPr>
            </w:pPr>
          </w:p>
        </w:tc>
        <w:tc>
          <w:tcPr>
            <w:tcW w:w="1265" w:type="dxa"/>
          </w:tcPr>
          <w:p w14:paraId="79E817B1" w14:textId="77777777" w:rsidR="000D14B5" w:rsidRDefault="000D14B5">
            <w:pPr>
              <w:pStyle w:val="TableParagraph"/>
              <w:rPr>
                <w:sz w:val="20"/>
              </w:rPr>
            </w:pPr>
          </w:p>
        </w:tc>
        <w:tc>
          <w:tcPr>
            <w:tcW w:w="1576" w:type="dxa"/>
          </w:tcPr>
          <w:p w14:paraId="57E1E39A" w14:textId="77777777" w:rsidR="000D14B5" w:rsidRDefault="000D14B5">
            <w:pPr>
              <w:pStyle w:val="TableParagraph"/>
              <w:rPr>
                <w:sz w:val="20"/>
              </w:rPr>
            </w:pPr>
          </w:p>
        </w:tc>
        <w:tc>
          <w:tcPr>
            <w:tcW w:w="1265" w:type="dxa"/>
          </w:tcPr>
          <w:p w14:paraId="0FE55FFE" w14:textId="77777777" w:rsidR="000D14B5" w:rsidRDefault="000D14B5">
            <w:pPr>
              <w:pStyle w:val="TableParagraph"/>
              <w:rPr>
                <w:sz w:val="20"/>
              </w:rPr>
            </w:pPr>
          </w:p>
        </w:tc>
        <w:tc>
          <w:tcPr>
            <w:tcW w:w="1266" w:type="dxa"/>
          </w:tcPr>
          <w:p w14:paraId="6DA04CF7" w14:textId="77777777" w:rsidR="000D14B5" w:rsidRDefault="000D14B5">
            <w:pPr>
              <w:pStyle w:val="TableParagraph"/>
              <w:rPr>
                <w:sz w:val="20"/>
              </w:rPr>
            </w:pPr>
          </w:p>
        </w:tc>
      </w:tr>
      <w:tr w:rsidR="000D14B5" w14:paraId="24F5D8CF" w14:textId="77777777">
        <w:trPr>
          <w:trHeight w:val="275"/>
        </w:trPr>
        <w:tc>
          <w:tcPr>
            <w:tcW w:w="1265" w:type="dxa"/>
          </w:tcPr>
          <w:p w14:paraId="06FC2EA1" w14:textId="77777777" w:rsidR="000D14B5" w:rsidRDefault="000D14B5">
            <w:pPr>
              <w:pStyle w:val="TableParagraph"/>
              <w:rPr>
                <w:sz w:val="20"/>
              </w:rPr>
            </w:pPr>
          </w:p>
        </w:tc>
        <w:tc>
          <w:tcPr>
            <w:tcW w:w="1266" w:type="dxa"/>
          </w:tcPr>
          <w:p w14:paraId="13957E0E" w14:textId="77777777" w:rsidR="000D14B5" w:rsidRDefault="000D14B5">
            <w:pPr>
              <w:pStyle w:val="TableParagraph"/>
              <w:rPr>
                <w:sz w:val="20"/>
              </w:rPr>
            </w:pPr>
          </w:p>
        </w:tc>
        <w:tc>
          <w:tcPr>
            <w:tcW w:w="1265" w:type="dxa"/>
          </w:tcPr>
          <w:p w14:paraId="69118EF7" w14:textId="77777777" w:rsidR="000D14B5" w:rsidRDefault="000D14B5">
            <w:pPr>
              <w:pStyle w:val="TableParagraph"/>
              <w:rPr>
                <w:sz w:val="20"/>
              </w:rPr>
            </w:pPr>
          </w:p>
        </w:tc>
        <w:tc>
          <w:tcPr>
            <w:tcW w:w="1265" w:type="dxa"/>
          </w:tcPr>
          <w:p w14:paraId="61A67631" w14:textId="77777777" w:rsidR="000D14B5" w:rsidRDefault="000D14B5">
            <w:pPr>
              <w:pStyle w:val="TableParagraph"/>
              <w:rPr>
                <w:sz w:val="20"/>
              </w:rPr>
            </w:pPr>
          </w:p>
        </w:tc>
        <w:tc>
          <w:tcPr>
            <w:tcW w:w="1576" w:type="dxa"/>
          </w:tcPr>
          <w:p w14:paraId="4A11152F" w14:textId="77777777" w:rsidR="000D14B5" w:rsidRDefault="000D14B5">
            <w:pPr>
              <w:pStyle w:val="TableParagraph"/>
              <w:rPr>
                <w:sz w:val="20"/>
              </w:rPr>
            </w:pPr>
          </w:p>
        </w:tc>
        <w:tc>
          <w:tcPr>
            <w:tcW w:w="1265" w:type="dxa"/>
          </w:tcPr>
          <w:p w14:paraId="0C668EAF" w14:textId="77777777" w:rsidR="000D14B5" w:rsidRDefault="000D14B5">
            <w:pPr>
              <w:pStyle w:val="TableParagraph"/>
              <w:rPr>
                <w:sz w:val="20"/>
              </w:rPr>
            </w:pPr>
          </w:p>
        </w:tc>
        <w:tc>
          <w:tcPr>
            <w:tcW w:w="1266" w:type="dxa"/>
          </w:tcPr>
          <w:p w14:paraId="557C848C" w14:textId="77777777" w:rsidR="000D14B5" w:rsidRDefault="000D14B5">
            <w:pPr>
              <w:pStyle w:val="TableParagraph"/>
              <w:rPr>
                <w:sz w:val="20"/>
              </w:rPr>
            </w:pPr>
          </w:p>
        </w:tc>
      </w:tr>
      <w:tr w:rsidR="000D14B5" w14:paraId="657B6D6C" w14:textId="77777777">
        <w:trPr>
          <w:trHeight w:val="276"/>
        </w:trPr>
        <w:tc>
          <w:tcPr>
            <w:tcW w:w="1265" w:type="dxa"/>
          </w:tcPr>
          <w:p w14:paraId="068B50E6" w14:textId="77777777" w:rsidR="000D14B5" w:rsidRDefault="000D14B5">
            <w:pPr>
              <w:pStyle w:val="TableParagraph"/>
              <w:rPr>
                <w:sz w:val="20"/>
              </w:rPr>
            </w:pPr>
          </w:p>
        </w:tc>
        <w:tc>
          <w:tcPr>
            <w:tcW w:w="1266" w:type="dxa"/>
          </w:tcPr>
          <w:p w14:paraId="29AB36E9" w14:textId="77777777" w:rsidR="000D14B5" w:rsidRDefault="000D14B5">
            <w:pPr>
              <w:pStyle w:val="TableParagraph"/>
              <w:rPr>
                <w:sz w:val="20"/>
              </w:rPr>
            </w:pPr>
          </w:p>
        </w:tc>
        <w:tc>
          <w:tcPr>
            <w:tcW w:w="1265" w:type="dxa"/>
          </w:tcPr>
          <w:p w14:paraId="28665AB1" w14:textId="77777777" w:rsidR="000D14B5" w:rsidRDefault="000D14B5">
            <w:pPr>
              <w:pStyle w:val="TableParagraph"/>
              <w:rPr>
                <w:sz w:val="20"/>
              </w:rPr>
            </w:pPr>
          </w:p>
        </w:tc>
        <w:tc>
          <w:tcPr>
            <w:tcW w:w="1265" w:type="dxa"/>
          </w:tcPr>
          <w:p w14:paraId="79B20E2A" w14:textId="77777777" w:rsidR="000D14B5" w:rsidRDefault="000D14B5">
            <w:pPr>
              <w:pStyle w:val="TableParagraph"/>
              <w:rPr>
                <w:sz w:val="20"/>
              </w:rPr>
            </w:pPr>
          </w:p>
        </w:tc>
        <w:tc>
          <w:tcPr>
            <w:tcW w:w="1576" w:type="dxa"/>
          </w:tcPr>
          <w:p w14:paraId="3ED6679B" w14:textId="77777777" w:rsidR="000D14B5" w:rsidRDefault="000D14B5">
            <w:pPr>
              <w:pStyle w:val="TableParagraph"/>
              <w:rPr>
                <w:sz w:val="20"/>
              </w:rPr>
            </w:pPr>
          </w:p>
        </w:tc>
        <w:tc>
          <w:tcPr>
            <w:tcW w:w="1265" w:type="dxa"/>
          </w:tcPr>
          <w:p w14:paraId="42517302" w14:textId="77777777" w:rsidR="000D14B5" w:rsidRDefault="000D14B5">
            <w:pPr>
              <w:pStyle w:val="TableParagraph"/>
              <w:rPr>
                <w:sz w:val="20"/>
              </w:rPr>
            </w:pPr>
          </w:p>
        </w:tc>
        <w:tc>
          <w:tcPr>
            <w:tcW w:w="1266" w:type="dxa"/>
          </w:tcPr>
          <w:p w14:paraId="49B5FB6D" w14:textId="77777777" w:rsidR="000D14B5" w:rsidRDefault="000D14B5">
            <w:pPr>
              <w:pStyle w:val="TableParagraph"/>
              <w:rPr>
                <w:sz w:val="20"/>
              </w:rPr>
            </w:pPr>
          </w:p>
        </w:tc>
      </w:tr>
      <w:tr w:rsidR="000D14B5" w14:paraId="45D3306D" w14:textId="77777777">
        <w:trPr>
          <w:trHeight w:val="275"/>
        </w:trPr>
        <w:tc>
          <w:tcPr>
            <w:tcW w:w="1265" w:type="dxa"/>
          </w:tcPr>
          <w:p w14:paraId="4B21A67E" w14:textId="77777777" w:rsidR="000D14B5" w:rsidRDefault="000D14B5">
            <w:pPr>
              <w:pStyle w:val="TableParagraph"/>
              <w:rPr>
                <w:sz w:val="20"/>
              </w:rPr>
            </w:pPr>
          </w:p>
        </w:tc>
        <w:tc>
          <w:tcPr>
            <w:tcW w:w="1266" w:type="dxa"/>
          </w:tcPr>
          <w:p w14:paraId="64FD1CF1" w14:textId="77777777" w:rsidR="000D14B5" w:rsidRDefault="000D14B5">
            <w:pPr>
              <w:pStyle w:val="TableParagraph"/>
              <w:rPr>
                <w:sz w:val="20"/>
              </w:rPr>
            </w:pPr>
          </w:p>
        </w:tc>
        <w:tc>
          <w:tcPr>
            <w:tcW w:w="1265" w:type="dxa"/>
          </w:tcPr>
          <w:p w14:paraId="5D4C3C57" w14:textId="77777777" w:rsidR="000D14B5" w:rsidRDefault="000D14B5">
            <w:pPr>
              <w:pStyle w:val="TableParagraph"/>
              <w:rPr>
                <w:sz w:val="20"/>
              </w:rPr>
            </w:pPr>
          </w:p>
        </w:tc>
        <w:tc>
          <w:tcPr>
            <w:tcW w:w="1265" w:type="dxa"/>
          </w:tcPr>
          <w:p w14:paraId="50B3B9EF" w14:textId="77777777" w:rsidR="000D14B5" w:rsidRDefault="000D14B5">
            <w:pPr>
              <w:pStyle w:val="TableParagraph"/>
              <w:rPr>
                <w:sz w:val="20"/>
              </w:rPr>
            </w:pPr>
          </w:p>
        </w:tc>
        <w:tc>
          <w:tcPr>
            <w:tcW w:w="1576" w:type="dxa"/>
          </w:tcPr>
          <w:p w14:paraId="19F0E7FC" w14:textId="77777777" w:rsidR="000D14B5" w:rsidRDefault="000D14B5">
            <w:pPr>
              <w:pStyle w:val="TableParagraph"/>
              <w:rPr>
                <w:sz w:val="20"/>
              </w:rPr>
            </w:pPr>
          </w:p>
        </w:tc>
        <w:tc>
          <w:tcPr>
            <w:tcW w:w="1265" w:type="dxa"/>
          </w:tcPr>
          <w:p w14:paraId="4A006013" w14:textId="77777777" w:rsidR="000D14B5" w:rsidRDefault="000D14B5">
            <w:pPr>
              <w:pStyle w:val="TableParagraph"/>
              <w:rPr>
                <w:sz w:val="20"/>
              </w:rPr>
            </w:pPr>
          </w:p>
        </w:tc>
        <w:tc>
          <w:tcPr>
            <w:tcW w:w="1266" w:type="dxa"/>
          </w:tcPr>
          <w:p w14:paraId="0B729538" w14:textId="77777777" w:rsidR="000D14B5" w:rsidRDefault="000D14B5">
            <w:pPr>
              <w:pStyle w:val="TableParagraph"/>
              <w:rPr>
                <w:sz w:val="20"/>
              </w:rPr>
            </w:pPr>
          </w:p>
        </w:tc>
      </w:tr>
      <w:bookmarkEnd w:id="384"/>
    </w:tbl>
    <w:p w14:paraId="31441741" w14:textId="77777777" w:rsidR="005E22D9" w:rsidRDefault="005E22D9" w:rsidP="005E22D9">
      <w:pPr>
        <w:rPr>
          <w:sz w:val="20"/>
        </w:rPr>
        <w:sectPr w:rsidR="005E22D9">
          <w:headerReference w:type="default" r:id="rId67"/>
          <w:footerReference w:type="default" r:id="rId68"/>
          <w:pgSz w:w="11900" w:h="16840"/>
          <w:pgMar w:top="1320" w:right="420" w:bottom="940" w:left="620" w:header="929" w:footer="744" w:gutter="0"/>
          <w:cols w:space="720"/>
        </w:sectPr>
      </w:pPr>
    </w:p>
    <w:p w14:paraId="28644213" w14:textId="3414382D" w:rsidR="00BF264F" w:rsidRDefault="00BF264F" w:rsidP="00CE0661">
      <w:pPr>
        <w:spacing w:line="240" w:lineRule="exact"/>
        <w:ind w:right="730"/>
        <w:rPr>
          <w:sz w:val="18"/>
        </w:rPr>
      </w:pPr>
      <w:bookmarkStart w:id="389" w:name="Appendix_K"/>
      <w:bookmarkStart w:id="390" w:name="_bookmark44"/>
      <w:bookmarkEnd w:id="389"/>
      <w:bookmarkEnd w:id="390"/>
    </w:p>
    <w:p w14:paraId="3D506B7B" w14:textId="51382619" w:rsidR="00BF264F" w:rsidRDefault="00BF264F" w:rsidP="007043C9">
      <w:pPr>
        <w:spacing w:line="240" w:lineRule="exact"/>
        <w:ind w:left="720" w:right="730" w:hanging="720"/>
        <w:jc w:val="right"/>
        <w:rPr>
          <w:sz w:val="18"/>
        </w:rPr>
      </w:pPr>
    </w:p>
    <w:p w14:paraId="67CCC2B8" w14:textId="60DA4E8C" w:rsidR="00BF264F" w:rsidRPr="000961EF" w:rsidRDefault="004B1FD6" w:rsidP="000961EF">
      <w:pPr>
        <w:pStyle w:val="AppendixSubheadings"/>
        <w:jc w:val="center"/>
        <w:rPr>
          <w:b/>
        </w:rPr>
      </w:pPr>
      <w:bookmarkStart w:id="391" w:name="_Toc125984319"/>
      <w:r>
        <w:rPr>
          <w:b/>
        </w:rPr>
        <w:t>Appendix K</w:t>
      </w:r>
      <w:r w:rsidR="00BF264F" w:rsidRPr="000961EF">
        <w:rPr>
          <w:b/>
        </w:rPr>
        <w:t>: Laboratory Certificates of Analysis</w:t>
      </w:r>
      <w:bookmarkEnd w:id="391"/>
    </w:p>
    <w:p w14:paraId="5E2C002B" w14:textId="77777777" w:rsidR="000961EF" w:rsidRDefault="000961EF" w:rsidP="004468AF">
      <w:pPr>
        <w:pStyle w:val="BodyText"/>
      </w:pPr>
    </w:p>
    <w:p w14:paraId="6332A9DB" w14:textId="5566A746" w:rsidR="00BF264F" w:rsidRPr="00B658D2" w:rsidRDefault="00BF264F" w:rsidP="004468AF">
      <w:pPr>
        <w:pStyle w:val="BodyText"/>
        <w:rPr>
          <w:b/>
        </w:rPr>
      </w:pPr>
      <w:r w:rsidRPr="00B658D2">
        <w:t xml:space="preserve">Laboratory certificates of analysis are available from the project manager at </w:t>
      </w:r>
      <w:hyperlink r:id="rId69" w:history="1">
        <w:r w:rsidRPr="00B658D2">
          <w:rPr>
            <w:rStyle w:val="Hyperlink"/>
            <w:color w:val="auto"/>
          </w:rPr>
          <w:t>hydrology@kenaiwatershed.org</w:t>
        </w:r>
      </w:hyperlink>
      <w:r w:rsidR="00113B46">
        <w:t>. The certificates</w:t>
      </w:r>
      <w:r w:rsidRPr="00B658D2">
        <w:t xml:space="preserve"> are also available for download online at </w:t>
      </w:r>
      <w:hyperlink r:id="rId70" w:history="1">
        <w:r w:rsidRPr="00B658D2">
          <w:rPr>
            <w:rStyle w:val="Hyperlink"/>
            <w:color w:val="auto"/>
          </w:rPr>
          <w:t>https://bit.ly/kwf_lab_certs</w:t>
        </w:r>
      </w:hyperlink>
      <w:r w:rsidR="00B658D2">
        <w:t>.</w:t>
      </w:r>
    </w:p>
    <w:p w14:paraId="6AE861A7" w14:textId="01DDD632" w:rsidR="00561BD8" w:rsidRPr="008E157A" w:rsidRDefault="00B658D2" w:rsidP="00B658D2">
      <w:pPr>
        <w:pStyle w:val="Heading2"/>
        <w:spacing w:line="240" w:lineRule="exact"/>
        <w:ind w:left="720" w:hanging="720"/>
      </w:pPr>
      <w:r>
        <w:t xml:space="preserve"> </w:t>
      </w:r>
    </w:p>
    <w:sectPr w:rsidR="00561BD8" w:rsidRPr="008E157A" w:rsidSect="00826A3C">
      <w:headerReference w:type="default" r:id="rId71"/>
      <w:footerReference w:type="default" r:id="rId7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ben" w:date="2022-11-01T11:40:00Z" w:initials="b">
    <w:p w14:paraId="2E056E34" w14:textId="5B5C10D7" w:rsidR="0084466F" w:rsidRDefault="0084466F" w:rsidP="0084466F">
      <w:pPr>
        <w:pStyle w:val="CommentText"/>
      </w:pPr>
      <w:r>
        <w:rPr>
          <w:rStyle w:val="CommentReference"/>
        </w:rPr>
        <w:annotationRef/>
      </w:r>
      <w:r>
        <w:t>To do:</w:t>
      </w:r>
    </w:p>
    <w:p w14:paraId="21619437" w14:textId="77777777" w:rsidR="0084466F" w:rsidRDefault="0084466F" w:rsidP="00C56848">
      <w:pPr>
        <w:pStyle w:val="CommentText"/>
        <w:numPr>
          <w:ilvl w:val="0"/>
          <w:numId w:val="73"/>
        </w:numPr>
      </w:pPr>
      <w:r>
        <w:t>Audit paper records locations</w:t>
      </w:r>
    </w:p>
  </w:comment>
  <w:comment w:id="2" w:author="Benjamin Meyer" w:date="2023-01-06T13:58:00Z" w:initials="BM">
    <w:p w14:paraId="377FB4DC" w14:textId="57D3CE9F" w:rsidR="0084466F" w:rsidRDefault="0084466F">
      <w:pPr>
        <w:pStyle w:val="CommentText"/>
      </w:pPr>
      <w:r>
        <w:rPr>
          <w:rStyle w:val="CommentReference"/>
        </w:rPr>
        <w:annotationRef/>
      </w:r>
    </w:p>
  </w:comment>
  <w:comment w:id="10" w:author="Apsens, Sarah J (DEC)" w:date="2023-02-17T15:41:00Z" w:initials="ASJ(">
    <w:p w14:paraId="0117D6DA" w14:textId="6690AFAF" w:rsidR="0084466F" w:rsidRDefault="0084466F" w:rsidP="00DB7303">
      <w:pPr>
        <w:pStyle w:val="CommentText"/>
      </w:pPr>
      <w:r>
        <w:rPr>
          <w:rStyle w:val="CommentReference"/>
        </w:rPr>
        <w:annotationRef/>
      </w:r>
      <w:r>
        <w:t>I'll add my own signature once document is completed (and if needed, see comment above)</w:t>
      </w:r>
    </w:p>
  </w:comment>
  <w:comment w:id="25" w:author="Apsens, Sarah J (DEC)" w:date="2023-02-17T15:47:00Z" w:initials="ASJ(">
    <w:p w14:paraId="3EC0E023" w14:textId="77777777" w:rsidR="0084466F" w:rsidRDefault="0084466F" w:rsidP="00DB7303">
      <w:pPr>
        <w:pStyle w:val="CommentText"/>
      </w:pPr>
      <w:r>
        <w:rPr>
          <w:rStyle w:val="CommentReference"/>
        </w:rPr>
        <w:annotationRef/>
      </w:r>
      <w:r>
        <w:t xml:space="preserve">Ben, you'll have to go through and fix all the weird formatting (e.g., text style types, alignments, etc.) I might fix a few as I go through the document, but you'll need to clean up the rest before sign-off. </w:t>
      </w:r>
    </w:p>
  </w:comment>
  <w:comment w:id="26" w:author="bmeyer bmeyer" w:date="2023-03-03T11:45:00Z" w:initials="bb">
    <w:p w14:paraId="2B9910C9" w14:textId="06E4A4F5" w:rsidR="0084466F" w:rsidRDefault="0084466F" w:rsidP="0084466F">
      <w:pPr>
        <w:pStyle w:val="CommentText"/>
      </w:pPr>
      <w:r>
        <w:rPr>
          <w:rStyle w:val="CommentReference"/>
        </w:rPr>
        <w:annotationRef/>
      </w:r>
      <w:r w:rsidR="000F1786">
        <w:t xml:space="preserve">Thanks. Made </w:t>
      </w:r>
      <w:r w:rsidR="000F0D23">
        <w:t>format</w:t>
      </w:r>
      <w:r>
        <w:t xml:space="preserve"> edits</w:t>
      </w:r>
      <w:r w:rsidR="000F1786">
        <w:t xml:space="preserve"> throughout</w:t>
      </w:r>
      <w:r>
        <w:t>, layout looks ok to me now</w:t>
      </w:r>
    </w:p>
  </w:comment>
  <w:comment w:id="27" w:author="Apsens, Sarah J (DEC)" w:date="2023-02-17T15:50:00Z" w:initials="ASJ(">
    <w:p w14:paraId="1602A7F6" w14:textId="3E29DD20" w:rsidR="0084466F" w:rsidRDefault="0084466F" w:rsidP="00DB7303">
      <w:pPr>
        <w:pStyle w:val="CommentText"/>
      </w:pPr>
      <w:r>
        <w:rPr>
          <w:rStyle w:val="CommentReference"/>
        </w:rPr>
        <w:annotationRef/>
      </w:r>
      <w:r>
        <w:t xml:space="preserve">Again, a lot of the structure/text/responsibilities of this QAPP are from the 2019-2020 ACWA Grant, which was a separate project from the multi-agency baseline program. DEC will request a copy of the QAPP (if we don’t already have one), but this QAPP and distribution responsibilities fall primarily with KWF, not DEC. </w:t>
      </w:r>
    </w:p>
  </w:comment>
  <w:comment w:id="28" w:author="Benjamin Meyer" w:date="2023-03-02T08:56:00Z" w:initials="BM">
    <w:p w14:paraId="336F203E" w14:textId="56C619FC" w:rsidR="0084466F" w:rsidRDefault="0084466F">
      <w:pPr>
        <w:pStyle w:val="CommentText"/>
      </w:pPr>
      <w:r>
        <w:rPr>
          <w:rStyle w:val="CommentReference"/>
        </w:rPr>
        <w:annotationRef/>
      </w:r>
      <w:r>
        <w:t>Roger that</w:t>
      </w:r>
    </w:p>
  </w:comment>
  <w:comment w:id="43" w:author="bmeyer bmeyer" w:date="2023-03-03T11:49:00Z" w:initials="bb">
    <w:p w14:paraId="09A22429" w14:textId="5ACB75FB" w:rsidR="0084466F" w:rsidRDefault="0084466F" w:rsidP="0084466F">
      <w:pPr>
        <w:pStyle w:val="CommentText"/>
      </w:pPr>
      <w:r>
        <w:rPr>
          <w:rStyle w:val="CommentReference"/>
        </w:rPr>
        <w:annotationRef/>
      </w:r>
      <w:r>
        <w:t>I Added a short statement about the ADEC integrated report in section B10</w:t>
      </w:r>
    </w:p>
  </w:comment>
  <w:comment w:id="44" w:author="Apsens, Sarah J (DEC)" w:date="2023-02-17T16:06:00Z" w:initials="ASJ(">
    <w:p w14:paraId="2AEF53ED" w14:textId="420A6577" w:rsidR="0084466F" w:rsidRDefault="0084466F" w:rsidP="00DB7303">
      <w:pPr>
        <w:pStyle w:val="CommentText"/>
      </w:pPr>
      <w:r>
        <w:rPr>
          <w:rStyle w:val="CommentReference"/>
        </w:rPr>
        <w:annotationRef/>
      </w:r>
      <w:r>
        <w:t xml:space="preserve">I foresee DEC (myself and/or John) reviewing the data annually as part of the technical committee. </w:t>
      </w:r>
    </w:p>
  </w:comment>
  <w:comment w:id="45" w:author="Benjamin Meyer" w:date="2023-03-02T09:37:00Z" w:initials="BM">
    <w:p w14:paraId="7C6D233A" w14:textId="44B5FF23" w:rsidR="0084466F" w:rsidRDefault="0084466F">
      <w:pPr>
        <w:pStyle w:val="CommentText"/>
      </w:pPr>
      <w:r>
        <w:rPr>
          <w:rStyle w:val="CommentReference"/>
        </w:rPr>
        <w:annotationRef/>
      </w:r>
      <w:r>
        <w:t>Thank you! Great to know.</w:t>
      </w:r>
    </w:p>
  </w:comment>
  <w:comment w:id="67" w:author="Apsens, Sarah J (DEC)" w:date="2023-02-17T16:08:00Z" w:initials="ASJ(">
    <w:p w14:paraId="581AA97D" w14:textId="77777777" w:rsidR="0084466F" w:rsidRDefault="0084466F" w:rsidP="00DB7303">
      <w:pPr>
        <w:pStyle w:val="CommentText"/>
      </w:pPr>
      <w:r>
        <w:rPr>
          <w:rStyle w:val="CommentReference"/>
        </w:rPr>
        <w:annotationRef/>
      </w:r>
      <w:r>
        <w:t xml:space="preserve">Are these two activities still happening going forward? If not, need to clarify that these were historic activities (provide active year range), and remove the last two bullet points, and just include the historic narrative. </w:t>
      </w:r>
    </w:p>
  </w:comment>
  <w:comment w:id="68" w:author="bmeyer bmeyer" w:date="2023-03-03T10:02:00Z" w:initials="bb">
    <w:p w14:paraId="5986D8AE" w14:textId="77777777" w:rsidR="0084466F" w:rsidRDefault="0084466F" w:rsidP="0084466F">
      <w:pPr>
        <w:pStyle w:val="CommentText"/>
      </w:pPr>
      <w:r>
        <w:rPr>
          <w:rStyle w:val="CommentReference"/>
        </w:rPr>
        <w:annotationRef/>
      </w:r>
      <w:r>
        <w:t>Water temperature monitoring is still happening. I added some explanatory detail</w:t>
      </w:r>
    </w:p>
  </w:comment>
  <w:comment w:id="95" w:author="Apsens, Sarah J (DEC)" w:date="2023-02-21T11:02:00Z" w:initials="ASJ(">
    <w:p w14:paraId="69BC36A9" w14:textId="7263BB31" w:rsidR="0084466F" w:rsidRDefault="0084466F" w:rsidP="00DB7303">
      <w:pPr>
        <w:pStyle w:val="CommentText"/>
      </w:pPr>
      <w:r>
        <w:rPr>
          <w:rStyle w:val="CommentReference"/>
        </w:rPr>
        <w:annotationRef/>
      </w:r>
      <w:r>
        <w:t xml:space="preserve">I think this is the first time KRSMA is mentioned in this document. Should add more info/define their role in the mutli-agency baseline. As written it sounds like KRSMA is playing a role in developing a new watershed monitoring plan - I don’t believe that’s true? More likely, they have some sort of advisory role? </w:t>
      </w:r>
    </w:p>
  </w:comment>
  <w:comment w:id="96" w:author="Benjamin Meyer" w:date="2023-03-02T10:00:00Z" w:initials="BM">
    <w:p w14:paraId="1BCF4BD8" w14:textId="5750CBC2" w:rsidR="0084466F" w:rsidRDefault="0084466F">
      <w:pPr>
        <w:pStyle w:val="CommentText"/>
      </w:pPr>
      <w:r>
        <w:rPr>
          <w:rStyle w:val="CommentReference"/>
        </w:rPr>
        <w:annotationRef/>
      </w:r>
      <w:r>
        <w:t>KRSMA is introduced in the previous page in section A5, “Problem Definition/Background and Project Objectives,” top of page.</w:t>
      </w:r>
    </w:p>
    <w:p w14:paraId="70F04C41" w14:textId="77777777" w:rsidR="0084466F" w:rsidRDefault="0084466F">
      <w:pPr>
        <w:pStyle w:val="CommentText"/>
      </w:pPr>
    </w:p>
    <w:p w14:paraId="18D6FB59" w14:textId="22DBA81F" w:rsidR="0084466F" w:rsidRDefault="0084466F">
      <w:pPr>
        <w:pStyle w:val="CommentText"/>
      </w:pPr>
      <w:r>
        <w:t>The project exists because of the recommendation in the 1997 KRSMA Comprehensive Plan. A variety of entities that are represented within the KRSMA board fund the laboratory expenses of this project, and also supply employees to volunteer for field days.</w:t>
      </w:r>
    </w:p>
    <w:p w14:paraId="5FCD6455" w14:textId="064474E3" w:rsidR="0084466F" w:rsidRDefault="0084466F">
      <w:pPr>
        <w:pStyle w:val="CommentText"/>
      </w:pPr>
    </w:p>
    <w:p w14:paraId="0B44DA25" w14:textId="618DFE04" w:rsidR="0084466F" w:rsidRPr="00447612" w:rsidRDefault="0084466F">
      <w:pPr>
        <w:pStyle w:val="CommentText"/>
        <w:rPr>
          <w:smallCaps/>
        </w:rPr>
      </w:pPr>
      <w:r>
        <w:t>I’ve added a sentence to express that in the previous page, feel free to edit</w:t>
      </w:r>
    </w:p>
  </w:comment>
  <w:comment w:id="97" w:author="Apsens, Sarah J (DEC)" w:date="2023-02-17T16:11:00Z" w:initials="ASJ(">
    <w:p w14:paraId="75503EA8" w14:textId="27C2773C" w:rsidR="0084466F" w:rsidRDefault="0084466F" w:rsidP="00DB7303">
      <w:pPr>
        <w:pStyle w:val="CommentText"/>
      </w:pPr>
      <w:r>
        <w:rPr>
          <w:rStyle w:val="CommentReference"/>
        </w:rPr>
        <w:annotationRef/>
      </w:r>
      <w:r>
        <w:t xml:space="preserve">I would highly recommend adding total Cu and total Zn analysis to the program. These test run ~$40 each. </w:t>
      </w:r>
    </w:p>
  </w:comment>
  <w:comment w:id="98" w:author="Benjamin Meyer" w:date="2023-03-02T17:14:00Z" w:initials="BM">
    <w:p w14:paraId="07B08A60" w14:textId="1714DB00" w:rsidR="0084466F" w:rsidRDefault="0084466F">
      <w:pPr>
        <w:pStyle w:val="CommentText"/>
      </w:pPr>
      <w:r>
        <w:rPr>
          <w:rStyle w:val="CommentReference"/>
        </w:rPr>
        <w:annotationRef/>
      </w:r>
      <w:r>
        <w:t xml:space="preserve">Checking out ADEC results at </w:t>
      </w:r>
      <w:hyperlink r:id="rId1" w:history="1">
        <w:r w:rsidRPr="00F66A6B">
          <w:rPr>
            <w:rStyle w:val="Hyperlink"/>
          </w:rPr>
          <w:t>https://dec.alaska.gov/water/water-quality/lab-data/</w:t>
        </w:r>
      </w:hyperlink>
    </w:p>
    <w:p w14:paraId="16574BF9" w14:textId="7EBFE7DE" w:rsidR="0084466F" w:rsidRDefault="0084466F">
      <w:pPr>
        <w:pStyle w:val="CommentText"/>
      </w:pPr>
    </w:p>
    <w:p w14:paraId="232F2B22" w14:textId="63EDA026" w:rsidR="0084466F" w:rsidRDefault="0084466F">
      <w:pPr>
        <w:pStyle w:val="CommentText"/>
      </w:pPr>
      <w:r>
        <w:t>WORKING HERE</w:t>
      </w:r>
    </w:p>
  </w:comment>
  <w:comment w:id="99" w:author="bmeyer bmeyer" w:date="2023-03-03T10:02:00Z" w:initials="bb">
    <w:p w14:paraId="3A3FBAEC" w14:textId="77777777" w:rsidR="0084466F" w:rsidRDefault="0084466F" w:rsidP="0084466F">
      <w:pPr>
        <w:pStyle w:val="CommentText"/>
      </w:pPr>
      <w:r>
        <w:rPr>
          <w:rStyle w:val="CommentReference"/>
        </w:rPr>
        <w:annotationRef/>
      </w:r>
      <w:r>
        <w:t>I've added this as a topic for discussion at the technical advisory committee meeting</w:t>
      </w:r>
    </w:p>
  </w:comment>
  <w:comment w:id="101" w:author="Apsens, Sarah J (DEC)" w:date="2023-02-17T16:15:00Z" w:initials="ASJ(">
    <w:p w14:paraId="6A5D0A70" w14:textId="29F1A3B1" w:rsidR="0084466F" w:rsidRDefault="0084466F" w:rsidP="00DB7303">
      <w:pPr>
        <w:pStyle w:val="CommentText"/>
      </w:pPr>
      <w:r>
        <w:rPr>
          <w:rStyle w:val="CommentReference"/>
        </w:rPr>
        <w:annotationRef/>
      </w:r>
      <w:r>
        <w:t>Recommend for Total Metals: hardness, Cu, Zn, and Fe</w:t>
      </w:r>
    </w:p>
  </w:comment>
  <w:comment w:id="102" w:author="bmeyer bmeyer" w:date="2023-03-03T10:02:00Z" w:initials="bb">
    <w:p w14:paraId="64E33456" w14:textId="77777777" w:rsidR="0084466F" w:rsidRDefault="0084466F" w:rsidP="0084466F">
      <w:pPr>
        <w:pStyle w:val="CommentText"/>
      </w:pPr>
      <w:r>
        <w:rPr>
          <w:rStyle w:val="CommentReference"/>
        </w:rPr>
        <w:annotationRef/>
      </w:r>
      <w:r>
        <w:t>I've added this as a topic for discussion at the technical advisory committee meeting</w:t>
      </w:r>
    </w:p>
  </w:comment>
  <w:comment w:id="107" w:author="Apsens, Sarah J (DEC)" w:date="2023-02-21T11:09:00Z" w:initials="ASJ(">
    <w:p w14:paraId="231FF8E2" w14:textId="41DA36CE" w:rsidR="0084466F" w:rsidRDefault="0084466F" w:rsidP="00DB7303">
      <w:pPr>
        <w:pStyle w:val="CommentText"/>
      </w:pPr>
      <w:r>
        <w:rPr>
          <w:rStyle w:val="CommentReference"/>
        </w:rPr>
        <w:annotationRef/>
      </w:r>
      <w:r>
        <w:t xml:space="preserve">Need better clarification on if this is happening simultaneously as the water sample collection, or if this is a separate project. If its not simultaneous, why not? </w:t>
      </w:r>
    </w:p>
  </w:comment>
  <w:comment w:id="108" w:author="bmeyer bmeyer" w:date="2023-03-03T10:09:00Z" w:initials="bb">
    <w:p w14:paraId="0D58D911" w14:textId="77777777" w:rsidR="0084466F" w:rsidRDefault="0084466F" w:rsidP="0084466F">
      <w:pPr>
        <w:pStyle w:val="CommentText"/>
      </w:pPr>
      <w:r>
        <w:rPr>
          <w:rStyle w:val="CommentReference"/>
        </w:rPr>
        <w:annotationRef/>
      </w:r>
      <w:r>
        <w:t>Added a sentence to clarify</w:t>
      </w:r>
    </w:p>
  </w:comment>
  <w:comment w:id="148" w:author="Apsens, Sarah J (DEC)" w:date="2023-02-21T11:12:00Z" w:initials="ASJ(">
    <w:p w14:paraId="74C9D732" w14:textId="4F45FFEB" w:rsidR="0084466F" w:rsidRDefault="0084466F" w:rsidP="00DB7303">
      <w:pPr>
        <w:pStyle w:val="CommentText"/>
      </w:pPr>
      <w:r>
        <w:rPr>
          <w:rStyle w:val="CommentReference"/>
        </w:rPr>
        <w:annotationRef/>
      </w:r>
      <w:r>
        <w:t>We've used "To use measurements for RPD calculations: one or both of the measurements must be above the parameters limit of quantitation (LOQ) and/or reporting limit (RL), and one or both of the measurements must be at least two times the LOQ."</w:t>
      </w:r>
    </w:p>
  </w:comment>
  <w:comment w:id="149" w:author="bmeyer bmeyer" w:date="2023-03-03T10:12:00Z" w:initials="bb">
    <w:p w14:paraId="1C7D8245" w14:textId="77777777" w:rsidR="0084466F" w:rsidRDefault="0084466F" w:rsidP="0084466F">
      <w:pPr>
        <w:pStyle w:val="CommentText"/>
      </w:pPr>
      <w:r>
        <w:rPr>
          <w:rStyle w:val="CommentReference"/>
        </w:rPr>
        <w:annotationRef/>
      </w:r>
      <w:r>
        <w:t>I've replaced the text previously there with the more descriptive quote you provided</w:t>
      </w:r>
    </w:p>
  </w:comment>
  <w:comment w:id="172" w:author="Apsens, Sarah J (DEC)" w:date="2023-02-17T16:19:00Z" w:initials="ASJ(">
    <w:p w14:paraId="64B344F9" w14:textId="5213A1F9" w:rsidR="0084466F" w:rsidRDefault="0084466F" w:rsidP="00DB7303">
      <w:pPr>
        <w:pStyle w:val="CommentText"/>
      </w:pPr>
      <w:r>
        <w:rPr>
          <w:rStyle w:val="CommentReference"/>
        </w:rPr>
        <w:annotationRef/>
      </w:r>
      <w:r>
        <w:t xml:space="preserve">You can also just request the lab to run/calculate hardness for you </w:t>
      </w:r>
    </w:p>
  </w:comment>
  <w:comment w:id="196" w:author="Apsens, Sarah J (DEC)" w:date="2023-02-21T11:14:00Z" w:initials="ASJ(">
    <w:p w14:paraId="1186BB61" w14:textId="77777777" w:rsidR="0084466F" w:rsidRDefault="0084466F" w:rsidP="00DB7303">
      <w:pPr>
        <w:pStyle w:val="CommentText"/>
      </w:pPr>
      <w:r>
        <w:rPr>
          <w:rStyle w:val="CommentReference"/>
        </w:rPr>
        <w:annotationRef/>
      </w:r>
      <w:r>
        <w:t>Realistically, DEC would provide support through pre- and post-sampling consultations</w:t>
      </w:r>
    </w:p>
  </w:comment>
  <w:comment w:id="197" w:author="bmeyer bmeyer" w:date="2023-03-03T11:18:00Z" w:initials="bb">
    <w:p w14:paraId="385A603E" w14:textId="18C930D3" w:rsidR="0084466F" w:rsidRDefault="0084466F" w:rsidP="0084466F">
      <w:pPr>
        <w:pStyle w:val="CommentText"/>
      </w:pPr>
      <w:r>
        <w:rPr>
          <w:rStyle w:val="CommentReference"/>
        </w:rPr>
        <w:annotationRef/>
      </w:r>
      <w:r>
        <w:t>Thanks!</w:t>
      </w:r>
      <w:r w:rsidR="00F572EB">
        <w:t xml:space="preserve"> Great to know.</w:t>
      </w:r>
    </w:p>
  </w:comment>
  <w:comment w:id="225" w:author="Apsens, Sarah J (DEC)" w:date="2023-02-21T11:18:00Z" w:initials="ASJ(">
    <w:p w14:paraId="6ECE1D42" w14:textId="6DE58FAD" w:rsidR="0084466F" w:rsidRDefault="0084466F" w:rsidP="00DB7303">
      <w:pPr>
        <w:pStyle w:val="CommentText"/>
      </w:pPr>
      <w:r>
        <w:rPr>
          <w:rStyle w:val="CommentReference"/>
        </w:rPr>
        <w:annotationRef/>
      </w:r>
      <w:r>
        <w:t xml:space="preserve">Have you checked with Taurianinen lately? I thought they are no longer certified to conduct F. coliform analysis? </w:t>
      </w:r>
    </w:p>
  </w:comment>
  <w:comment w:id="226" w:author="bmeyer bmeyer" w:date="2023-03-03T11:19:00Z" w:initials="bb">
    <w:p w14:paraId="6E8ADE71" w14:textId="0A6880C9" w:rsidR="0084466F" w:rsidRDefault="0084466F" w:rsidP="0084466F">
      <w:pPr>
        <w:pStyle w:val="CommentText"/>
      </w:pPr>
      <w:r>
        <w:rPr>
          <w:rStyle w:val="CommentReference"/>
        </w:rPr>
        <w:annotationRef/>
      </w:r>
      <w:r w:rsidR="00F572EB">
        <w:t>I just checked with Taurianien, and you are correct. Good news is that I</w:t>
      </w:r>
      <w:r>
        <w:t xml:space="preserve">'ve </w:t>
      </w:r>
      <w:r w:rsidR="00F572EB">
        <w:t>talked the Soldotna wastewater treatment plant into doing analyses for both spring and summer for 2023. I’ll leave the taurianen descriptions in here for now in case that changes next year. I hope to recruit another (certified) back up lab for fecal coliform soon.</w:t>
      </w:r>
    </w:p>
  </w:comment>
  <w:comment w:id="235" w:author="Apsens, Sarah J (DEC)" w:date="2023-02-21T11:43:00Z" w:initials="ASJ(">
    <w:p w14:paraId="485377DD" w14:textId="10721E84" w:rsidR="0084466F" w:rsidRDefault="0084466F" w:rsidP="00DB7303">
      <w:pPr>
        <w:pStyle w:val="CommentText"/>
      </w:pPr>
      <w:r>
        <w:rPr>
          <w:rStyle w:val="CommentReference"/>
        </w:rPr>
        <w:annotationRef/>
      </w:r>
      <w:r>
        <w:t xml:space="preserve">We use 6 hours to lab as a limit - this allows the lab 2 hours for sample processing and incubation </w:t>
      </w:r>
    </w:p>
  </w:comment>
  <w:comment w:id="236" w:author="Benjamin Meyer" w:date="2023-03-09T17:46:00Z" w:initials="BM">
    <w:p w14:paraId="28D58154" w14:textId="73B2A6CF" w:rsidR="00B860C7" w:rsidRDefault="00B860C7">
      <w:pPr>
        <w:pStyle w:val="CommentText"/>
      </w:pPr>
      <w:r>
        <w:rPr>
          <w:rStyle w:val="CommentReference"/>
        </w:rPr>
        <w:annotationRef/>
      </w:r>
      <w:r>
        <w:t>Look up epa methods for standard</w:t>
      </w:r>
    </w:p>
  </w:comment>
  <w:comment w:id="260" w:author="Benjamin Meyer" w:date="2023-01-30T15:42:00Z" w:initials="BM">
    <w:p w14:paraId="0E15AD7C" w14:textId="02D7F709" w:rsidR="0084466F" w:rsidRDefault="0084466F">
      <w:pPr>
        <w:pStyle w:val="CommentText"/>
      </w:pPr>
      <w:r>
        <w:rPr>
          <w:rStyle w:val="CommentReference"/>
        </w:rPr>
        <w:annotationRef/>
      </w:r>
      <w:r>
        <w:t>Look @ WHADA example</w:t>
      </w:r>
    </w:p>
  </w:comment>
  <w:comment w:id="262" w:author="Apsens, Sarah J (DEC)" w:date="2023-02-21T11:49:00Z" w:initials="ASJ(">
    <w:p w14:paraId="374FB926" w14:textId="77777777" w:rsidR="0084466F" w:rsidRDefault="0084466F" w:rsidP="00DB7303">
      <w:pPr>
        <w:pStyle w:val="CommentText"/>
      </w:pPr>
      <w:r>
        <w:rPr>
          <w:rStyle w:val="CommentReference"/>
        </w:rPr>
        <w:annotationRef/>
      </w:r>
      <w:r>
        <w:t xml:space="preserve">Suggested minimum </w:t>
      </w:r>
    </w:p>
  </w:comment>
  <w:comment w:id="263" w:author="bmeyer bmeyer" w:date="2023-03-03T10:49:00Z" w:initials="bb">
    <w:p w14:paraId="4D11AC90" w14:textId="77777777" w:rsidR="0084466F" w:rsidRDefault="0084466F" w:rsidP="0084466F">
      <w:pPr>
        <w:pStyle w:val="CommentText"/>
      </w:pPr>
      <w:r>
        <w:rPr>
          <w:rStyle w:val="CommentReference"/>
        </w:rPr>
        <w:annotationRef/>
      </w:r>
      <w:r>
        <w:t>I have added this topic in the agenda for the technical advisory committee meeting</w:t>
      </w:r>
    </w:p>
  </w:comment>
  <w:comment w:id="269" w:author="ben" w:date="2022-10-24T10:40:00Z" w:initials="b">
    <w:p w14:paraId="30BF40D7" w14:textId="37FF9C44" w:rsidR="0084466F" w:rsidRDefault="0084466F">
      <w:pPr>
        <w:pStyle w:val="CommentText"/>
      </w:pPr>
      <w:r>
        <w:rPr>
          <w:rStyle w:val="CommentReference"/>
        </w:rPr>
        <w:annotationRef/>
      </w:r>
      <w:r>
        <w:t>Also add field blank for metals</w:t>
      </w:r>
    </w:p>
  </w:comment>
  <w:comment w:id="376" w:author="Apsens, Sarah J (DEC)" w:date="2023-02-21T14:01:00Z" w:initials="ASJ(">
    <w:p w14:paraId="35997A72" w14:textId="77777777" w:rsidR="0084466F" w:rsidRDefault="0084466F" w:rsidP="00DB7303">
      <w:pPr>
        <w:pStyle w:val="CommentText"/>
      </w:pPr>
      <w:r>
        <w:rPr>
          <w:rStyle w:val="CommentReference"/>
        </w:rPr>
        <w:annotationRef/>
      </w:r>
      <w:r>
        <w:t xml:space="preserve">Need to clarify if this is happening or not, and if it is, information needs to be added on data handling (where will the data go? How will it be reported?) and QA measures specific to the stream temp monitoring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1619437" w15:done="0"/>
  <w15:commentEx w15:paraId="377FB4DC" w15:paraIdParent="21619437" w15:done="0"/>
  <w15:commentEx w15:paraId="0117D6DA" w15:done="0"/>
  <w15:commentEx w15:paraId="3EC0E023" w15:done="0"/>
  <w15:commentEx w15:paraId="2B9910C9" w15:paraIdParent="3EC0E023" w15:done="0"/>
  <w15:commentEx w15:paraId="1602A7F6" w15:done="0"/>
  <w15:commentEx w15:paraId="336F203E" w15:paraIdParent="1602A7F6" w15:done="0"/>
  <w15:commentEx w15:paraId="09A22429" w15:done="0"/>
  <w15:commentEx w15:paraId="2AEF53ED" w15:done="0"/>
  <w15:commentEx w15:paraId="7C6D233A" w15:paraIdParent="2AEF53ED" w15:done="0"/>
  <w15:commentEx w15:paraId="581AA97D" w15:done="0"/>
  <w15:commentEx w15:paraId="5986D8AE" w15:paraIdParent="581AA97D" w15:done="0"/>
  <w15:commentEx w15:paraId="69BC36A9" w15:done="0"/>
  <w15:commentEx w15:paraId="0B44DA25" w15:paraIdParent="69BC36A9" w15:done="0"/>
  <w15:commentEx w15:paraId="75503EA8" w15:done="0"/>
  <w15:commentEx w15:paraId="232F2B22" w15:paraIdParent="75503EA8" w15:done="0"/>
  <w15:commentEx w15:paraId="3A3FBAEC" w15:paraIdParent="75503EA8" w15:done="0"/>
  <w15:commentEx w15:paraId="6A5D0A70" w15:done="0"/>
  <w15:commentEx w15:paraId="64E33456" w15:paraIdParent="6A5D0A70" w15:done="0"/>
  <w15:commentEx w15:paraId="231FF8E2" w15:done="0"/>
  <w15:commentEx w15:paraId="0D58D911" w15:paraIdParent="231FF8E2" w15:done="0"/>
  <w15:commentEx w15:paraId="74C9D732" w15:done="0"/>
  <w15:commentEx w15:paraId="1C7D8245" w15:paraIdParent="74C9D732" w15:done="0"/>
  <w15:commentEx w15:paraId="64B344F9" w15:done="1"/>
  <w15:commentEx w15:paraId="1186BB61" w15:done="0"/>
  <w15:commentEx w15:paraId="385A603E" w15:paraIdParent="1186BB61" w15:done="0"/>
  <w15:commentEx w15:paraId="6ECE1D42" w15:done="0"/>
  <w15:commentEx w15:paraId="6E8ADE71" w15:paraIdParent="6ECE1D42" w15:done="0"/>
  <w15:commentEx w15:paraId="485377DD" w15:done="0"/>
  <w15:commentEx w15:paraId="28D58154" w15:paraIdParent="485377DD" w15:done="0"/>
  <w15:commentEx w15:paraId="0E15AD7C" w15:done="1"/>
  <w15:commentEx w15:paraId="374FB926" w15:done="0"/>
  <w15:commentEx w15:paraId="4D11AC90" w15:paraIdParent="374FB926" w15:done="0"/>
  <w15:commentEx w15:paraId="30BF40D7" w15:done="1"/>
  <w15:commentEx w15:paraId="35997A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A1E95" w16cex:dateUtc="2023-02-18T00:41:00Z"/>
  <w16cex:commentExtensible w16cex:durableId="279A202F" w16cex:dateUtc="2023-02-18T00:47:00Z"/>
  <w16cex:commentExtensible w16cex:durableId="27AC5C75" w16cex:dateUtc="2023-03-03T20:45:00Z"/>
  <w16cex:commentExtensible w16cex:durableId="279A20A9" w16cex:dateUtc="2023-02-18T00:50:00Z"/>
  <w16cex:commentExtensible w16cex:durableId="27AC5D3F" w16cex:dateUtc="2023-03-03T20:49:00Z"/>
  <w16cex:commentExtensible w16cex:durableId="279A247C" w16cex:dateUtc="2023-02-18T01:06:00Z"/>
  <w16cex:commentExtensible w16cex:durableId="279A2519" w16cex:dateUtc="2023-02-18T01:08:00Z"/>
  <w16cex:commentExtensible w16cex:durableId="27AC4418" w16cex:dateUtc="2023-03-03T19:02:00Z"/>
  <w16cex:commentExtensible w16cex:durableId="279F2346" w16cex:dateUtc="2023-02-21T20:02:00Z"/>
  <w16cex:commentExtensible w16cex:durableId="279A25B9" w16cex:dateUtc="2023-02-18T01:11:00Z"/>
  <w16cex:commentExtensible w16cex:durableId="27AC443A" w16cex:dateUtc="2023-03-03T19:02:00Z"/>
  <w16cex:commentExtensible w16cex:durableId="279A26AE" w16cex:dateUtc="2023-02-18T01:15:00Z"/>
  <w16cex:commentExtensible w16cex:durableId="27AC4436" w16cex:dateUtc="2023-03-03T19:02:00Z"/>
  <w16cex:commentExtensible w16cex:durableId="279F24DA" w16cex:dateUtc="2023-02-21T20:09:00Z"/>
  <w16cex:commentExtensible w16cex:durableId="27AC45E6" w16cex:dateUtc="2023-03-03T19:09:00Z"/>
  <w16cex:commentExtensible w16cex:durableId="279F25B9" w16cex:dateUtc="2023-02-21T20:12:00Z"/>
  <w16cex:commentExtensible w16cex:durableId="27AC4671" w16cex:dateUtc="2023-03-03T19:12:00Z"/>
  <w16cex:commentExtensible w16cex:durableId="279A2776" w16cex:dateUtc="2023-02-18T01:19:00Z"/>
  <w16cex:commentExtensible w16cex:durableId="279F2625" w16cex:dateUtc="2023-02-21T20:14:00Z"/>
  <w16cex:commentExtensible w16cex:durableId="27AC560C" w16cex:dateUtc="2023-03-03T20:18:00Z"/>
  <w16cex:commentExtensible w16cex:durableId="279F26FF" w16cex:dateUtc="2023-02-21T20:18:00Z"/>
  <w16cex:commentExtensible w16cex:durableId="27AC565D" w16cex:dateUtc="2023-03-03T20:19:00Z"/>
  <w16cex:commentExtensible w16cex:durableId="279F2CEB" w16cex:dateUtc="2023-02-21T20:43:00Z"/>
  <w16cex:commentExtensible w16cex:durableId="279F2E4A" w16cex:dateUtc="2023-02-21T20:49:00Z"/>
  <w16cex:commentExtensible w16cex:durableId="27AC4F1C" w16cex:dateUtc="2023-03-03T19:49:00Z"/>
  <w16cex:commentExtensible w16cex:durableId="279F4D2F" w16cex:dateUtc="2023-02-21T2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619437" w16cid:durableId="279A1C06"/>
  <w16cid:commentId w16cid:paraId="377FB4DC" w16cid:durableId="279A1C07"/>
  <w16cid:commentId w16cid:paraId="0117D6DA" w16cid:durableId="279A1E95"/>
  <w16cid:commentId w16cid:paraId="3EC0E023" w16cid:durableId="279A202F"/>
  <w16cid:commentId w16cid:paraId="2B9910C9" w16cid:durableId="27AC5C75"/>
  <w16cid:commentId w16cid:paraId="1602A7F6" w16cid:durableId="279A20A9"/>
  <w16cid:commentId w16cid:paraId="336F203E" w16cid:durableId="27AC3FC8"/>
  <w16cid:commentId w16cid:paraId="744E4140" w16cid:durableId="27AC3FC9"/>
  <w16cid:commentId w16cid:paraId="09A22429" w16cid:durableId="27AC5D3F"/>
  <w16cid:commentId w16cid:paraId="2AEF53ED" w16cid:durableId="279A247C"/>
  <w16cid:commentId w16cid:paraId="7C6D233A" w16cid:durableId="27AC3FCC"/>
  <w16cid:commentId w16cid:paraId="581AA97D" w16cid:durableId="279A2519"/>
  <w16cid:commentId w16cid:paraId="5986D8AE" w16cid:durableId="27AC4418"/>
  <w16cid:commentId w16cid:paraId="69BC36A9" w16cid:durableId="279F2346"/>
  <w16cid:commentId w16cid:paraId="0B44DA25" w16cid:durableId="27AC3FCF"/>
  <w16cid:commentId w16cid:paraId="75503EA8" w16cid:durableId="279A25B9"/>
  <w16cid:commentId w16cid:paraId="232F2B22" w16cid:durableId="27AC3FD1"/>
  <w16cid:commentId w16cid:paraId="3A3FBAEC" w16cid:durableId="27AC443A"/>
  <w16cid:commentId w16cid:paraId="6A5D0A70" w16cid:durableId="279A26AE"/>
  <w16cid:commentId w16cid:paraId="64E33456" w16cid:durableId="27AC4436"/>
  <w16cid:commentId w16cid:paraId="231FF8E2" w16cid:durableId="279F24DA"/>
  <w16cid:commentId w16cid:paraId="0D58D911" w16cid:durableId="27AC45E6"/>
  <w16cid:commentId w16cid:paraId="74C9D732" w16cid:durableId="279F25B9"/>
  <w16cid:commentId w16cid:paraId="1C7D8245" w16cid:durableId="27AC4671"/>
  <w16cid:commentId w16cid:paraId="64B344F9" w16cid:durableId="279A2776"/>
  <w16cid:commentId w16cid:paraId="1186BB61" w16cid:durableId="279F2625"/>
  <w16cid:commentId w16cid:paraId="385A603E" w16cid:durableId="27AC560C"/>
  <w16cid:commentId w16cid:paraId="6ECE1D42" w16cid:durableId="279F26FF"/>
  <w16cid:commentId w16cid:paraId="6E8ADE71" w16cid:durableId="27AC565D"/>
  <w16cid:commentId w16cid:paraId="485377DD" w16cid:durableId="279F2CEB"/>
  <w16cid:commentId w16cid:paraId="0E15AD7C" w16cid:durableId="279A1C08"/>
  <w16cid:commentId w16cid:paraId="374FB926" w16cid:durableId="279F2E4A"/>
  <w16cid:commentId w16cid:paraId="4D11AC90" w16cid:durableId="27AC4F1C"/>
  <w16cid:commentId w16cid:paraId="30BF40D7" w16cid:durableId="279A1C09"/>
  <w16cid:commentId w16cid:paraId="35997A72" w16cid:durableId="279F4D2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EB874D" w14:textId="77777777" w:rsidR="00CD42F0" w:rsidRDefault="00CD42F0">
      <w:r>
        <w:separator/>
      </w:r>
    </w:p>
  </w:endnote>
  <w:endnote w:type="continuationSeparator" w:id="0">
    <w:p w14:paraId="377C0C3C" w14:textId="77777777" w:rsidR="00CD42F0" w:rsidRDefault="00CD42F0">
      <w:r>
        <w:continuationSeparator/>
      </w:r>
    </w:p>
  </w:endnote>
  <w:endnote w:type="continuationNotice" w:id="1">
    <w:p w14:paraId="4953E4FB" w14:textId="77777777" w:rsidR="00CD42F0" w:rsidRDefault="00CD42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0000000000000000000"/>
    <w:charset w:val="00"/>
    <w:family w:val="roman"/>
    <w:pitch w:val="variable"/>
    <w:sig w:usb0="E00006FF" w:usb1="420024FF" w:usb2="02000000" w:usb3="00000000" w:csb0="0000019F" w:csb1="00000000"/>
  </w:font>
  <w:font w:name="Alfio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744350"/>
      <w:docPartObj>
        <w:docPartGallery w:val="Page Numbers (Bottom of Page)"/>
        <w:docPartUnique/>
      </w:docPartObj>
    </w:sdtPr>
    <w:sdtEndPr>
      <w:rPr>
        <w:noProof/>
      </w:rPr>
    </w:sdtEndPr>
    <w:sdtContent>
      <w:p w14:paraId="34DDB9B8" w14:textId="5DD2E66D" w:rsidR="0084466F" w:rsidRDefault="0084466F">
        <w:pPr>
          <w:pStyle w:val="Footer"/>
          <w:jc w:val="right"/>
        </w:pPr>
        <w:r>
          <w:fldChar w:fldCharType="begin"/>
        </w:r>
        <w:r>
          <w:instrText xml:space="preserve"> PAGE   \* MERGEFORMAT </w:instrText>
        </w:r>
        <w:r>
          <w:fldChar w:fldCharType="separate"/>
        </w:r>
        <w:r w:rsidR="000F0D23">
          <w:rPr>
            <w:noProof/>
          </w:rPr>
          <w:t>16</w:t>
        </w:r>
        <w:r>
          <w:rPr>
            <w:noProof/>
          </w:rPr>
          <w:fldChar w:fldCharType="end"/>
        </w:r>
      </w:p>
    </w:sdtContent>
  </w:sdt>
  <w:p w14:paraId="392A8F53" w14:textId="77777777" w:rsidR="0084466F" w:rsidRDefault="0084466F">
    <w:pPr>
      <w:pStyle w:val="Footer"/>
    </w:pPr>
  </w:p>
  <w:p w14:paraId="30C947EF" w14:textId="77777777" w:rsidR="0084466F" w:rsidRDefault="0084466F"/>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16213" w14:textId="77777777" w:rsidR="0084466F" w:rsidRDefault="0084466F">
    <w:pPr>
      <w:pStyle w:val="BodyText"/>
      <w:spacing w:line="14" w:lineRule="auto"/>
      <w:rPr>
        <w:sz w:val="20"/>
      </w:rPr>
    </w:pPr>
    <w:r>
      <w:rPr>
        <w:noProof/>
      </w:rPr>
      <mc:AlternateContent>
        <mc:Choice Requires="wps">
          <w:drawing>
            <wp:anchor distT="0" distB="0" distL="114300" distR="114300" simplePos="0" relativeHeight="483943936" behindDoc="1" locked="0" layoutInCell="1" allowOverlap="1" wp14:anchorId="10957A6F" wp14:editId="5186A2A1">
              <wp:simplePos x="0" y="0"/>
              <wp:positionH relativeFrom="page">
                <wp:posOffset>5242560</wp:posOffset>
              </wp:positionH>
              <wp:positionV relativeFrom="page">
                <wp:posOffset>6793865</wp:posOffset>
              </wp:positionV>
              <wp:extent cx="204470" cy="166370"/>
              <wp:effectExtent l="0" t="0" r="0" b="0"/>
              <wp:wrapNone/>
              <wp:docPr id="4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9235" w14:textId="0F825A3E" w:rsidR="0084466F" w:rsidRDefault="0084466F">
                          <w:pPr>
                            <w:spacing w:before="12"/>
                            <w:ind w:left="60"/>
                            <w:rPr>
                              <w:sz w:val="20"/>
                            </w:rPr>
                          </w:pPr>
                          <w:r>
                            <w:fldChar w:fldCharType="begin"/>
                          </w:r>
                          <w:r>
                            <w:rPr>
                              <w:sz w:val="20"/>
                            </w:rPr>
                            <w:instrText xml:space="preserve"> PAGE </w:instrText>
                          </w:r>
                          <w:r>
                            <w:fldChar w:fldCharType="separate"/>
                          </w:r>
                          <w:r w:rsidR="000F0D23">
                            <w:rPr>
                              <w:noProof/>
                              <w:sz w:val="20"/>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957A6F" id="_x0000_t202" coordsize="21600,21600" o:spt="202" path="m,l,21600r21600,l21600,xe">
              <v:stroke joinstyle="miter"/>
              <v:path gradientshapeok="t" o:connecttype="rect"/>
            </v:shapetype>
            <v:shape id="Text Box 37" o:spid="_x0000_s1042" type="#_x0000_t202" style="position:absolute;margin-left:412.8pt;margin-top:534.95pt;width:16.1pt;height:13.1pt;z-index:-1937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0k8rAIAAKo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" filled="f" stroked="f">
              <v:textbox inset="0,0,0,0">
                <w:txbxContent>
                  <w:p w14:paraId="63589235" w14:textId="0F825A3E" w:rsidR="0084466F" w:rsidRDefault="0084466F">
                    <w:pPr>
                      <w:spacing w:before="12"/>
                      <w:ind w:left="60"/>
                      <w:rPr>
                        <w:sz w:val="20"/>
                      </w:rPr>
                    </w:pPr>
                    <w:r>
                      <w:fldChar w:fldCharType="begin"/>
                    </w:r>
                    <w:r>
                      <w:rPr>
                        <w:sz w:val="20"/>
                      </w:rPr>
                      <w:instrText xml:space="preserve"> PAGE </w:instrText>
                    </w:r>
                    <w:r>
                      <w:fldChar w:fldCharType="separate"/>
                    </w:r>
                    <w:r w:rsidR="000F0D23">
                      <w:rPr>
                        <w:noProof/>
                        <w:sz w:val="20"/>
                      </w:rPr>
                      <w:t>17</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CB5D6" w14:textId="77777777" w:rsidR="0084466F" w:rsidRDefault="0084466F">
    <w:pPr>
      <w:pStyle w:val="BodyText"/>
      <w:spacing w:line="14" w:lineRule="auto"/>
      <w:rPr>
        <w:sz w:val="20"/>
      </w:rPr>
    </w:pPr>
    <w:r>
      <w:rPr>
        <w:noProof/>
      </w:rPr>
      <mc:AlternateContent>
        <mc:Choice Requires="wps">
          <w:drawing>
            <wp:anchor distT="0" distB="0" distL="114300" distR="114300" simplePos="0" relativeHeight="483945984" behindDoc="1" locked="0" layoutInCell="1" allowOverlap="1" wp14:anchorId="274C0C9D" wp14:editId="2B8CBB9A">
              <wp:simplePos x="0" y="0"/>
              <wp:positionH relativeFrom="page">
                <wp:posOffset>5151120</wp:posOffset>
              </wp:positionH>
              <wp:positionV relativeFrom="page">
                <wp:posOffset>6939915</wp:posOffset>
              </wp:positionV>
              <wp:extent cx="204470" cy="166370"/>
              <wp:effectExtent l="0" t="0" r="0" b="0"/>
              <wp:wrapNone/>
              <wp:docPr id="2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E398F" w14:textId="697A4631" w:rsidR="0084466F" w:rsidRDefault="0084466F">
                          <w:pPr>
                            <w:spacing w:before="12"/>
                            <w:ind w:left="60"/>
                            <w:rPr>
                              <w:sz w:val="20"/>
                            </w:rPr>
                          </w:pPr>
                          <w:r>
                            <w:fldChar w:fldCharType="begin"/>
                          </w:r>
                          <w:r>
                            <w:rPr>
                              <w:sz w:val="20"/>
                            </w:rPr>
                            <w:instrText xml:space="preserve"> PAGE </w:instrText>
                          </w:r>
                          <w:r>
                            <w:fldChar w:fldCharType="separate"/>
                          </w:r>
                          <w:r w:rsidR="000F0D23">
                            <w:rPr>
                              <w:noProof/>
                              <w:sz w:val="20"/>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4C0C9D" id="_x0000_t202" coordsize="21600,21600" o:spt="202" path="m,l,21600r21600,l21600,xe">
              <v:stroke joinstyle="miter"/>
              <v:path gradientshapeok="t" o:connecttype="rect"/>
            </v:shapetype>
            <v:shape id="Text Box 33" o:spid="_x0000_s1044" type="#_x0000_t202" style="position:absolute;margin-left:405.6pt;margin-top:546.45pt;width:16.1pt;height:13.1pt;z-index:-1937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aQrwIAALE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" filled="f" stroked="f">
              <v:textbox inset="0,0,0,0">
                <w:txbxContent>
                  <w:p w14:paraId="7E2E398F" w14:textId="697A4631" w:rsidR="0084466F" w:rsidRDefault="0084466F">
                    <w:pPr>
                      <w:spacing w:before="12"/>
                      <w:ind w:left="60"/>
                      <w:rPr>
                        <w:sz w:val="20"/>
                      </w:rPr>
                    </w:pPr>
                    <w:r>
                      <w:fldChar w:fldCharType="begin"/>
                    </w:r>
                    <w:r>
                      <w:rPr>
                        <w:sz w:val="20"/>
                      </w:rPr>
                      <w:instrText xml:space="preserve"> PAGE </w:instrText>
                    </w:r>
                    <w:r>
                      <w:fldChar w:fldCharType="separate"/>
                    </w:r>
                    <w:r w:rsidR="000F0D23">
                      <w:rPr>
                        <w:noProof/>
                        <w:sz w:val="20"/>
                      </w:rPr>
                      <w:t>21</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E8B69" w14:textId="77777777" w:rsidR="0084466F" w:rsidRDefault="0084466F">
    <w:pPr>
      <w:pStyle w:val="BodyText"/>
      <w:spacing w:line="14" w:lineRule="auto"/>
      <w:rPr>
        <w:sz w:val="20"/>
      </w:rPr>
    </w:pPr>
    <w:r>
      <w:rPr>
        <w:noProof/>
      </w:rPr>
      <mc:AlternateContent>
        <mc:Choice Requires="wps">
          <w:drawing>
            <wp:anchor distT="0" distB="0" distL="114300" distR="114300" simplePos="0" relativeHeight="483899392" behindDoc="1" locked="0" layoutInCell="1" allowOverlap="1" wp14:anchorId="4F8A8706" wp14:editId="106ACE65">
              <wp:simplePos x="0" y="0"/>
              <wp:positionH relativeFrom="page">
                <wp:posOffset>5151120</wp:posOffset>
              </wp:positionH>
              <wp:positionV relativeFrom="page">
                <wp:posOffset>6939915</wp:posOffset>
              </wp:positionV>
              <wp:extent cx="204470" cy="166370"/>
              <wp:effectExtent l="0" t="0" r="0" b="0"/>
              <wp:wrapNone/>
              <wp:docPr id="4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F2EA5" w14:textId="37981DBA" w:rsidR="0084466F" w:rsidRDefault="0084466F">
                          <w:pPr>
                            <w:spacing w:before="12"/>
                            <w:ind w:left="60"/>
                            <w:rPr>
                              <w:sz w:val="20"/>
                            </w:rPr>
                          </w:pPr>
                          <w:r>
                            <w:fldChar w:fldCharType="begin"/>
                          </w:r>
                          <w:r>
                            <w:rPr>
                              <w:sz w:val="20"/>
                            </w:rPr>
                            <w:instrText xml:space="preserve"> PAGE </w:instrText>
                          </w:r>
                          <w:r>
                            <w:fldChar w:fldCharType="separate"/>
                          </w:r>
                          <w:r w:rsidR="000F0D23">
                            <w:rPr>
                              <w:noProof/>
                              <w:sz w:val="20"/>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A8706" id="_x0000_t202" coordsize="21600,21600" o:spt="202" path="m,l,21600r21600,l21600,xe">
              <v:stroke joinstyle="miter"/>
              <v:path gradientshapeok="t" o:connecttype="rect"/>
            </v:shapetype>
            <v:shape id="_x0000_s1046" type="#_x0000_t202" style="position:absolute;margin-left:405.6pt;margin-top:546.45pt;width:16.1pt;height:13.1pt;z-index:-194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fzrwIAALE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" filled="f" stroked="f">
              <v:textbox inset="0,0,0,0">
                <w:txbxContent>
                  <w:p w14:paraId="421F2EA5" w14:textId="37981DBA" w:rsidR="0084466F" w:rsidRDefault="0084466F">
                    <w:pPr>
                      <w:spacing w:before="12"/>
                      <w:ind w:left="60"/>
                      <w:rPr>
                        <w:sz w:val="20"/>
                      </w:rPr>
                    </w:pPr>
                    <w:r>
                      <w:fldChar w:fldCharType="begin"/>
                    </w:r>
                    <w:r>
                      <w:rPr>
                        <w:sz w:val="20"/>
                      </w:rPr>
                      <w:instrText xml:space="preserve"> PAGE </w:instrText>
                    </w:r>
                    <w:r>
                      <w:fldChar w:fldCharType="separate"/>
                    </w:r>
                    <w:r w:rsidR="000F0D23">
                      <w:rPr>
                        <w:noProof/>
                        <w:sz w:val="20"/>
                      </w:rPr>
                      <w:t>22</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2227116"/>
      <w:docPartObj>
        <w:docPartGallery w:val="Page Numbers (Bottom of Page)"/>
        <w:docPartUnique/>
      </w:docPartObj>
    </w:sdtPr>
    <w:sdtEndPr>
      <w:rPr>
        <w:noProof/>
      </w:rPr>
    </w:sdtEndPr>
    <w:sdtContent>
      <w:p w14:paraId="2DBDCE5E" w14:textId="48D66588" w:rsidR="0084466F" w:rsidRDefault="0084466F">
        <w:pPr>
          <w:pStyle w:val="Footer"/>
        </w:pPr>
        <w:r>
          <w:fldChar w:fldCharType="begin"/>
        </w:r>
        <w:r>
          <w:instrText xml:space="preserve"> PAGE   \* MERGEFORMAT </w:instrText>
        </w:r>
        <w:r>
          <w:fldChar w:fldCharType="separate"/>
        </w:r>
        <w:r w:rsidR="000F0D23">
          <w:rPr>
            <w:noProof/>
          </w:rPr>
          <w:t>23</w:t>
        </w:r>
        <w:r>
          <w:rPr>
            <w:noProof/>
          </w:rPr>
          <w:fldChar w:fldCharType="end"/>
        </w:r>
      </w:p>
    </w:sdtContent>
  </w:sdt>
  <w:p w14:paraId="65A2B5F3" w14:textId="77777777" w:rsidR="0084466F" w:rsidRDefault="0084466F">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9726638"/>
      <w:docPartObj>
        <w:docPartGallery w:val="Page Numbers (Bottom of Page)"/>
        <w:docPartUnique/>
      </w:docPartObj>
    </w:sdtPr>
    <w:sdtEndPr>
      <w:rPr>
        <w:noProof/>
      </w:rPr>
    </w:sdtEndPr>
    <w:sdtContent>
      <w:p w14:paraId="5402C139" w14:textId="32C0E612" w:rsidR="0084466F" w:rsidRDefault="0084466F" w:rsidP="00F91D88">
        <w:pPr>
          <w:pStyle w:val="Footer"/>
          <w:jc w:val="right"/>
        </w:pPr>
        <w:r>
          <w:fldChar w:fldCharType="begin"/>
        </w:r>
        <w:r>
          <w:instrText xml:space="preserve"> PAGE   \* MERGEFORMAT </w:instrText>
        </w:r>
        <w:r>
          <w:fldChar w:fldCharType="separate"/>
        </w:r>
        <w:r w:rsidR="000F1786">
          <w:rPr>
            <w:noProof/>
          </w:rPr>
          <w:t>48</w:t>
        </w:r>
        <w:r>
          <w:rPr>
            <w:noProof/>
          </w:rPr>
          <w:fldChar w:fldCharType="end"/>
        </w:r>
      </w:p>
    </w:sdtContent>
  </w:sdt>
  <w:p w14:paraId="77373ECE" w14:textId="64BB910E" w:rsidR="0084466F" w:rsidRDefault="0084466F">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159457"/>
      <w:docPartObj>
        <w:docPartGallery w:val="Page Numbers (Bottom of Page)"/>
        <w:docPartUnique/>
      </w:docPartObj>
    </w:sdtPr>
    <w:sdtEndPr>
      <w:rPr>
        <w:noProof/>
      </w:rPr>
    </w:sdtEndPr>
    <w:sdtContent>
      <w:p w14:paraId="0CDF7424" w14:textId="1915EEE6" w:rsidR="0084466F" w:rsidRDefault="0084466F" w:rsidP="004911DB">
        <w:pPr>
          <w:pStyle w:val="Footer"/>
        </w:pPr>
        <w:r>
          <w:fldChar w:fldCharType="begin"/>
        </w:r>
        <w:r>
          <w:instrText xml:space="preserve"> PAGE   \* MERGEFORMAT </w:instrText>
        </w:r>
        <w:r>
          <w:fldChar w:fldCharType="separate"/>
        </w:r>
        <w:r w:rsidR="000F1786">
          <w:rPr>
            <w:noProof/>
          </w:rPr>
          <w:t>55</w:t>
        </w:r>
        <w:r>
          <w:rPr>
            <w:noProof/>
          </w:rPr>
          <w:fldChar w:fldCharType="end"/>
        </w:r>
      </w:p>
    </w:sdtContent>
  </w:sdt>
  <w:p w14:paraId="73772DCA" w14:textId="5F0B782A" w:rsidR="0084466F" w:rsidRDefault="0084466F" w:rsidP="004911DB">
    <w:pPr>
      <w:pStyle w:val="Footer"/>
      <w:ind w:left="720"/>
      <w:jc w:val="cen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5266460"/>
      <w:docPartObj>
        <w:docPartGallery w:val="Page Numbers (Bottom of Page)"/>
        <w:docPartUnique/>
      </w:docPartObj>
    </w:sdtPr>
    <w:sdtEndPr>
      <w:rPr>
        <w:noProof/>
      </w:rPr>
    </w:sdtEndPr>
    <w:sdtContent>
      <w:p w14:paraId="7A567FDD" w14:textId="17753795" w:rsidR="0084466F" w:rsidRDefault="0084466F">
        <w:pPr>
          <w:pStyle w:val="Footer"/>
        </w:pPr>
        <w:r>
          <w:fldChar w:fldCharType="begin"/>
        </w:r>
        <w:r>
          <w:instrText xml:space="preserve"> PAGE   \* MERGEFORMAT </w:instrText>
        </w:r>
        <w:r>
          <w:fldChar w:fldCharType="separate"/>
        </w:r>
        <w:r w:rsidR="000F1786">
          <w:rPr>
            <w:noProof/>
          </w:rPr>
          <w:t>57</w:t>
        </w:r>
        <w:r>
          <w:rPr>
            <w:noProof/>
          </w:rPr>
          <w:fldChar w:fldCharType="end"/>
        </w:r>
      </w:p>
    </w:sdtContent>
  </w:sdt>
  <w:p w14:paraId="637445E8" w14:textId="77777777" w:rsidR="0084466F" w:rsidRDefault="0084466F">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1268617"/>
      <w:docPartObj>
        <w:docPartGallery w:val="Page Numbers (Bottom of Page)"/>
        <w:docPartUnique/>
      </w:docPartObj>
    </w:sdtPr>
    <w:sdtEndPr>
      <w:rPr>
        <w:noProof/>
      </w:rPr>
    </w:sdtEndPr>
    <w:sdtContent>
      <w:p w14:paraId="441FC11C" w14:textId="14DA1E1A" w:rsidR="0084466F" w:rsidRDefault="0084466F">
        <w:pPr>
          <w:pStyle w:val="Footer"/>
        </w:pPr>
        <w:r>
          <w:fldChar w:fldCharType="begin"/>
        </w:r>
        <w:r>
          <w:instrText xml:space="preserve"> PAGE   \* MERGEFORMAT </w:instrText>
        </w:r>
        <w:r>
          <w:fldChar w:fldCharType="separate"/>
        </w:r>
        <w:r w:rsidR="000F1786">
          <w:rPr>
            <w:noProof/>
          </w:rPr>
          <w:t>60</w:t>
        </w:r>
        <w:r>
          <w:rPr>
            <w:noProof/>
          </w:rPr>
          <w:fldChar w:fldCharType="end"/>
        </w:r>
      </w:p>
    </w:sdtContent>
  </w:sdt>
  <w:p w14:paraId="15A2E53A" w14:textId="5C83B767" w:rsidR="0084466F" w:rsidRDefault="0084466F">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740535"/>
      <w:docPartObj>
        <w:docPartGallery w:val="Page Numbers (Bottom of Page)"/>
        <w:docPartUnique/>
      </w:docPartObj>
    </w:sdtPr>
    <w:sdtEndPr>
      <w:rPr>
        <w:noProof/>
      </w:rPr>
    </w:sdtEndPr>
    <w:sdtContent>
      <w:p w14:paraId="793EC227" w14:textId="6A6FAF13" w:rsidR="0084466F" w:rsidRDefault="0084466F">
        <w:pPr>
          <w:pStyle w:val="Footer"/>
        </w:pPr>
        <w:r>
          <w:fldChar w:fldCharType="begin"/>
        </w:r>
        <w:r>
          <w:instrText xml:space="preserve"> PAGE   \* MERGEFORMAT </w:instrText>
        </w:r>
        <w:r>
          <w:fldChar w:fldCharType="separate"/>
        </w:r>
        <w:r w:rsidR="000F1786">
          <w:rPr>
            <w:noProof/>
          </w:rPr>
          <w:t>65</w:t>
        </w:r>
        <w:r>
          <w:rPr>
            <w:noProof/>
          </w:rPr>
          <w:fldChar w:fldCharType="end"/>
        </w:r>
      </w:p>
    </w:sdtContent>
  </w:sdt>
  <w:p w14:paraId="77AB5B5C" w14:textId="77777777" w:rsidR="0084466F" w:rsidRDefault="0084466F">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470849"/>
      <w:docPartObj>
        <w:docPartGallery w:val="Page Numbers (Bottom of Page)"/>
        <w:docPartUnique/>
      </w:docPartObj>
    </w:sdtPr>
    <w:sdtEndPr>
      <w:rPr>
        <w:noProof/>
      </w:rPr>
    </w:sdtEndPr>
    <w:sdtContent>
      <w:p w14:paraId="7CC28A0F" w14:textId="196A885A" w:rsidR="0084466F" w:rsidRDefault="0084466F">
        <w:pPr>
          <w:pStyle w:val="Footer"/>
        </w:pPr>
        <w:r>
          <w:fldChar w:fldCharType="begin"/>
        </w:r>
        <w:r>
          <w:instrText xml:space="preserve"> PAGE   \* MERGEFORMAT </w:instrText>
        </w:r>
        <w:r>
          <w:fldChar w:fldCharType="separate"/>
        </w:r>
        <w:r w:rsidR="000F1786">
          <w:rPr>
            <w:noProof/>
          </w:rPr>
          <w:t>66</w:t>
        </w:r>
        <w:r>
          <w:rPr>
            <w:noProof/>
          </w:rPr>
          <w:fldChar w:fldCharType="end"/>
        </w:r>
      </w:p>
    </w:sdtContent>
  </w:sdt>
  <w:p w14:paraId="0E27E5C8" w14:textId="3369CBF7" w:rsidR="0084466F" w:rsidRDefault="0084466F">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9349361"/>
      <w:docPartObj>
        <w:docPartGallery w:val="Page Numbers (Bottom of Page)"/>
        <w:docPartUnique/>
      </w:docPartObj>
    </w:sdtPr>
    <w:sdtEndPr>
      <w:rPr>
        <w:noProof/>
      </w:rPr>
    </w:sdtEndPr>
    <w:sdtContent>
      <w:p w14:paraId="575427B3" w14:textId="3AE90ADF" w:rsidR="0084466F" w:rsidRDefault="0084466F">
        <w:pPr>
          <w:pStyle w:val="Footer"/>
        </w:pPr>
        <w:r>
          <w:fldChar w:fldCharType="begin"/>
        </w:r>
        <w:r>
          <w:instrText xml:space="preserve"> PAGE   \* MERGEFORMAT </w:instrText>
        </w:r>
        <w:r>
          <w:fldChar w:fldCharType="separate"/>
        </w:r>
        <w:r w:rsidR="000F1786">
          <w:rPr>
            <w:noProof/>
          </w:rPr>
          <w:t>73</w:t>
        </w:r>
        <w:r>
          <w:rPr>
            <w:noProof/>
          </w:rPr>
          <w:fldChar w:fldCharType="end"/>
        </w:r>
      </w:p>
    </w:sdtContent>
  </w:sdt>
  <w:p w14:paraId="5283F324" w14:textId="1F06C5D5" w:rsidR="0084466F" w:rsidRDefault="0084466F">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6319809"/>
      <w:docPartObj>
        <w:docPartGallery w:val="Page Numbers (Bottom of Page)"/>
        <w:docPartUnique/>
      </w:docPartObj>
    </w:sdtPr>
    <w:sdtEndPr>
      <w:rPr>
        <w:noProof/>
      </w:rPr>
    </w:sdtEndPr>
    <w:sdtContent>
      <w:p w14:paraId="3DD76009" w14:textId="72179C61" w:rsidR="0084466F" w:rsidRDefault="0084466F">
        <w:pPr>
          <w:pStyle w:val="Footer"/>
        </w:pPr>
        <w:r>
          <w:fldChar w:fldCharType="begin"/>
        </w:r>
        <w:r>
          <w:instrText xml:space="preserve"> PAGE   \* MERGEFORMAT </w:instrText>
        </w:r>
        <w:r>
          <w:fldChar w:fldCharType="separate"/>
        </w:r>
        <w:r w:rsidR="000F1786">
          <w:rPr>
            <w:noProof/>
          </w:rPr>
          <w:t>74</w:t>
        </w:r>
        <w:r>
          <w:rPr>
            <w:noProof/>
          </w:rPr>
          <w:fldChar w:fldCharType="end"/>
        </w:r>
      </w:p>
    </w:sdtContent>
  </w:sdt>
  <w:p w14:paraId="0A8C0015" w14:textId="77777777" w:rsidR="0084466F" w:rsidRDefault="0084466F">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6189720"/>
      <w:docPartObj>
        <w:docPartGallery w:val="Page Numbers (Bottom of Page)"/>
        <w:docPartUnique/>
      </w:docPartObj>
    </w:sdtPr>
    <w:sdtEndPr>
      <w:rPr>
        <w:noProof/>
      </w:rPr>
    </w:sdtEndPr>
    <w:sdtContent>
      <w:p w14:paraId="1E8D1EAB" w14:textId="7157FFBA" w:rsidR="0084466F" w:rsidRDefault="0084466F">
        <w:pPr>
          <w:pStyle w:val="Footer"/>
        </w:pPr>
        <w:r>
          <w:fldChar w:fldCharType="begin"/>
        </w:r>
        <w:r>
          <w:instrText xml:space="preserve"> PAGE   \* MERGEFORMAT </w:instrText>
        </w:r>
        <w:r>
          <w:fldChar w:fldCharType="separate"/>
        </w:r>
        <w:r w:rsidR="000F1786">
          <w:rPr>
            <w:noProof/>
          </w:rPr>
          <w:t>75</w:t>
        </w:r>
        <w:r>
          <w:rPr>
            <w:noProof/>
          </w:rPr>
          <w:fldChar w:fldCharType="end"/>
        </w:r>
      </w:p>
    </w:sdtContent>
  </w:sdt>
  <w:p w14:paraId="3E00A668" w14:textId="48E89AF2" w:rsidR="0084466F" w:rsidRDefault="0084466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878133" w14:textId="77777777" w:rsidR="00CD42F0" w:rsidRDefault="00CD42F0">
      <w:r>
        <w:separator/>
      </w:r>
    </w:p>
  </w:footnote>
  <w:footnote w:type="continuationSeparator" w:id="0">
    <w:p w14:paraId="6EC86F00" w14:textId="77777777" w:rsidR="00CD42F0" w:rsidRDefault="00CD42F0">
      <w:r>
        <w:continuationSeparator/>
      </w:r>
    </w:p>
  </w:footnote>
  <w:footnote w:type="continuationNotice" w:id="1">
    <w:p w14:paraId="238FDEAC" w14:textId="77777777" w:rsidR="00CD42F0" w:rsidRDefault="00CD42F0"/>
  </w:footnote>
  <w:footnote w:id="2">
    <w:p w14:paraId="72DDA9D3" w14:textId="60393860" w:rsidR="0084466F" w:rsidRDefault="0084466F">
      <w:pPr>
        <w:pStyle w:val="FootnoteText"/>
      </w:pPr>
      <w:r>
        <w:rPr>
          <w:rStyle w:val="FootnoteReference"/>
        </w:rPr>
        <w:footnoteRef/>
      </w:r>
      <w:r>
        <w:t xml:space="preserve"> Kenai Watershed Forum has been this contractor from 2000 – present.</w:t>
      </w:r>
    </w:p>
  </w:footnote>
  <w:footnote w:id="3">
    <w:p w14:paraId="751B5D52" w14:textId="3279DED5" w:rsidR="0084466F" w:rsidRDefault="0084466F" w:rsidP="00FE7EAF">
      <w:pPr>
        <w:pStyle w:val="pf0"/>
      </w:pPr>
      <w:r>
        <w:rPr>
          <w:rStyle w:val="FootnoteReference"/>
          <w:b/>
          <w:sz w:val="20"/>
        </w:rPr>
        <w:footnoteRef/>
      </w:r>
      <w:r>
        <w:rPr>
          <w:rStyle w:val="cf01"/>
        </w:rPr>
        <w:t xml:space="preserve"> </w:t>
      </w:r>
      <w:r w:rsidRPr="0027703A">
        <w:rPr>
          <w:rStyle w:val="cf01"/>
          <w:rFonts w:ascii="Times New Roman" w:hAnsi="Times New Roman" w:cs="Times New Roman"/>
        </w:rPr>
        <w:t>To</w:t>
      </w:r>
      <w:r>
        <w:rPr>
          <w:rStyle w:val="cf01"/>
        </w:rPr>
        <w:t xml:space="preserve"> use measurements for RPD calculations: one or both of the measurements must be above the parameters limit of quantitation (LOQ) and/or reporting limit (RL), and one or both of the measurements must be at least two times the LOQ.</w:t>
      </w:r>
    </w:p>
  </w:footnote>
  <w:footnote w:id="4">
    <w:p w14:paraId="58D4542E" w14:textId="77777777" w:rsidR="0084466F" w:rsidRDefault="0084466F" w:rsidP="0027703A">
      <w:pPr>
        <w:pStyle w:val="pf0"/>
      </w:pPr>
      <w:r>
        <w:rPr>
          <w:rStyle w:val="FootnoteReference"/>
          <w:b/>
          <w:sz w:val="20"/>
        </w:rPr>
        <w:footnoteRef/>
      </w:r>
      <w:r>
        <w:rPr>
          <w:rStyle w:val="cf01"/>
        </w:rPr>
        <w:t xml:space="preserve"> </w:t>
      </w:r>
      <w:r w:rsidRPr="0027703A">
        <w:rPr>
          <w:rStyle w:val="cf01"/>
          <w:rFonts w:ascii="Times New Roman" w:hAnsi="Times New Roman" w:cs="Times New Roman"/>
        </w:rPr>
        <w:t>To</w:t>
      </w:r>
      <w:r>
        <w:rPr>
          <w:rStyle w:val="cf01"/>
        </w:rPr>
        <w:t xml:space="preserve"> use measurements for RPD calculations: one or both of the measurements must be above the parameters limit of quantitation (LOQ) and/or reporting limit (RL), and one or both of the measurements must be at least two times the LOQ.</w:t>
      </w:r>
    </w:p>
  </w:footnote>
  <w:footnote w:id="5">
    <w:p w14:paraId="2E5BF547" w14:textId="77777777" w:rsidR="0084466F" w:rsidRDefault="0084466F" w:rsidP="0027703A">
      <w:pPr>
        <w:pStyle w:val="pf0"/>
      </w:pPr>
      <w:r>
        <w:rPr>
          <w:rStyle w:val="FootnoteReference"/>
          <w:b/>
          <w:sz w:val="20"/>
        </w:rPr>
        <w:footnoteRef/>
      </w:r>
      <w:r>
        <w:rPr>
          <w:rStyle w:val="cf01"/>
        </w:rPr>
        <w:t xml:space="preserve"> </w:t>
      </w:r>
      <w:r w:rsidRPr="0027703A">
        <w:rPr>
          <w:rStyle w:val="cf01"/>
          <w:rFonts w:ascii="Times New Roman" w:hAnsi="Times New Roman" w:cs="Times New Roman"/>
        </w:rPr>
        <w:t>To</w:t>
      </w:r>
      <w:r>
        <w:rPr>
          <w:rStyle w:val="cf01"/>
        </w:rPr>
        <w:t xml:space="preserve"> use measurements for RPD calculations: one or both of the measurements must be above the parameters limit of quantitation (LOQ) and/or reporting limit (RL), and one or both of the measurements must be at least two times the LOQ.</w:t>
      </w:r>
    </w:p>
  </w:footnote>
  <w:footnote w:id="6">
    <w:p w14:paraId="76AD489F" w14:textId="77777777" w:rsidR="0084466F" w:rsidRDefault="0084466F" w:rsidP="0027703A">
      <w:pPr>
        <w:pStyle w:val="pf0"/>
      </w:pPr>
      <w:r>
        <w:rPr>
          <w:rStyle w:val="FootnoteReference"/>
          <w:b/>
          <w:sz w:val="20"/>
        </w:rPr>
        <w:footnoteRef/>
      </w:r>
      <w:r>
        <w:rPr>
          <w:rStyle w:val="cf01"/>
        </w:rPr>
        <w:t xml:space="preserve"> </w:t>
      </w:r>
      <w:r w:rsidRPr="0027703A">
        <w:rPr>
          <w:rStyle w:val="cf01"/>
          <w:rFonts w:ascii="Times New Roman" w:hAnsi="Times New Roman" w:cs="Times New Roman"/>
        </w:rPr>
        <w:t>To</w:t>
      </w:r>
      <w:r>
        <w:rPr>
          <w:rStyle w:val="cf01"/>
        </w:rPr>
        <w:t xml:space="preserve"> use measurements for RPD calculations: one or both of the measurements must be above the parameters limit of quantitation (LOQ) and/or reporting limit (RL), and one or both of the measurements must be at least two times the LOQ.</w:t>
      </w:r>
    </w:p>
  </w:footnote>
  <w:footnote w:id="7">
    <w:p w14:paraId="19D665A7" w14:textId="77777777" w:rsidR="0084466F" w:rsidRPr="00EA6E5A" w:rsidRDefault="0084466F" w:rsidP="007F6044">
      <w:pPr>
        <w:pStyle w:val="FootnoteText"/>
        <w:rPr>
          <w:i/>
        </w:rPr>
      </w:pPr>
      <w:r w:rsidRPr="00EA6E5A">
        <w:rPr>
          <w:rStyle w:val="FootnoteReference"/>
          <w:i/>
        </w:rPr>
        <w:footnoteRef/>
      </w:r>
      <w:r w:rsidRPr="00EA6E5A">
        <w:rPr>
          <w:i/>
        </w:rPr>
        <w:t xml:space="preserve"> Duplicate samples at the same site are considered separate sampling events, and each set of duplicate samples will have a unique time associated with 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E1AF9B" w14:textId="77777777" w:rsidR="0084466F" w:rsidRDefault="0084466F" w:rsidP="00A6199B">
    <w:pPr>
      <w:pStyle w:val="Header"/>
      <w:jc w:val="right"/>
      <w:rPr>
        <w:sz w:val="18"/>
      </w:rPr>
    </w:pPr>
    <w:r>
      <w:rPr>
        <w:sz w:val="18"/>
      </w:rPr>
      <w:t>Kenai River Water Quality Monitoring</w:t>
    </w:r>
    <w:r>
      <w:rPr>
        <w:spacing w:val="-13"/>
        <w:sz w:val="18"/>
      </w:rPr>
      <w:t xml:space="preserve"> </w:t>
    </w:r>
    <w:r>
      <w:rPr>
        <w:sz w:val="18"/>
      </w:rPr>
      <w:t>Program</w:t>
    </w:r>
  </w:p>
  <w:p w14:paraId="411AAD71" w14:textId="77777777" w:rsidR="0084466F" w:rsidRDefault="0084466F" w:rsidP="00A6199B">
    <w:pPr>
      <w:pStyle w:val="Header"/>
      <w:jc w:val="right"/>
    </w:pPr>
    <w:r>
      <w:rPr>
        <w:sz w:val="18"/>
      </w:rPr>
      <w:t>January 2023 QAPP v4</w:t>
    </w:r>
  </w:p>
  <w:p w14:paraId="377CA39D" w14:textId="77777777" w:rsidR="0084466F" w:rsidRDefault="0084466F">
    <w:pPr>
      <w:pStyle w:val="Header"/>
    </w:pPr>
  </w:p>
  <w:p w14:paraId="439D9687" w14:textId="77777777" w:rsidR="0084466F" w:rsidRDefault="0084466F"/>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08439" w14:textId="77777777" w:rsidR="0084466F" w:rsidRDefault="0084466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B4A31" w14:textId="77777777" w:rsidR="0084466F" w:rsidRDefault="0084466F">
    <w:pPr>
      <w:pStyle w:val="BodyText"/>
      <w:spacing w:line="14" w:lineRule="auto"/>
      <w:rPr>
        <w:sz w:val="20"/>
      </w:rPr>
    </w:pPr>
    <w:r>
      <w:rPr>
        <w:noProof/>
      </w:rPr>
      <mc:AlternateContent>
        <mc:Choice Requires="wps">
          <w:drawing>
            <wp:anchor distT="0" distB="0" distL="114300" distR="114300" simplePos="0" relativeHeight="483944960" behindDoc="1" locked="0" layoutInCell="1" allowOverlap="1" wp14:anchorId="3519DE12" wp14:editId="3C691B60">
              <wp:simplePos x="0" y="0"/>
              <wp:positionH relativeFrom="page">
                <wp:posOffset>7373620</wp:posOffset>
              </wp:positionH>
              <wp:positionV relativeFrom="page">
                <wp:posOffset>577215</wp:posOffset>
              </wp:positionV>
              <wp:extent cx="2232025" cy="283845"/>
              <wp:effectExtent l="0" t="0" r="0" b="0"/>
              <wp:wrapNone/>
              <wp:docPr id="1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DEAAC" w14:textId="77777777" w:rsidR="0084466F" w:rsidRDefault="0084466F">
                          <w:pPr>
                            <w:spacing w:before="12"/>
                            <w:ind w:left="20"/>
                            <w:rPr>
                              <w:sz w:val="18"/>
                            </w:rPr>
                          </w:pPr>
                          <w:r>
                            <w:rPr>
                              <w:sz w:val="18"/>
                            </w:rPr>
                            <w:t>Kenai River Water Quality Monitoring</w:t>
                          </w:r>
                          <w:r>
                            <w:rPr>
                              <w:spacing w:val="-13"/>
                              <w:sz w:val="18"/>
                            </w:rPr>
                            <w:t xml:space="preserve"> </w:t>
                          </w:r>
                          <w:r>
                            <w:rPr>
                              <w:sz w:val="18"/>
                            </w:rPr>
                            <w:t>Program</w:t>
                          </w:r>
                        </w:p>
                        <w:p w14:paraId="5D50A625" w14:textId="77777777" w:rsidR="0084466F" w:rsidRDefault="0084466F" w:rsidP="00505ACF">
                          <w:pPr>
                            <w:ind w:right="118"/>
                            <w:jc w:val="right"/>
                            <w:rPr>
                              <w:sz w:val="18"/>
                            </w:rPr>
                          </w:pPr>
                          <w:r>
                            <w:rPr>
                              <w:sz w:val="18"/>
                            </w:rPr>
                            <w:t>January 2023 QAPP v4</w:t>
                          </w:r>
                        </w:p>
                        <w:p w14:paraId="7A02B53A" w14:textId="77777777" w:rsidR="0084466F" w:rsidRDefault="0084466F"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19DE12" id="_x0000_t202" coordsize="21600,21600" o:spt="202" path="m,l,21600r21600,l21600,xe">
              <v:stroke joinstyle="miter"/>
              <v:path gradientshapeok="t" o:connecttype="rect"/>
            </v:shapetype>
            <v:shape id="Text Box 34" o:spid="_x0000_s1043" type="#_x0000_t202" style="position:absolute;margin-left:580.6pt;margin-top:45.45pt;width:175.75pt;height:22.35pt;z-index:-1937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y4zsA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" filled="f" stroked="f">
              <v:textbox inset="0,0,0,0">
                <w:txbxContent>
                  <w:p w14:paraId="57EDEAAC" w14:textId="77777777" w:rsidR="0084466F" w:rsidRDefault="0084466F">
                    <w:pPr>
                      <w:spacing w:before="12"/>
                      <w:ind w:left="20"/>
                      <w:rPr>
                        <w:sz w:val="18"/>
                      </w:rPr>
                    </w:pPr>
                    <w:r>
                      <w:rPr>
                        <w:sz w:val="18"/>
                      </w:rPr>
                      <w:t>Kenai River Water Quality Monitoring</w:t>
                    </w:r>
                    <w:r>
                      <w:rPr>
                        <w:spacing w:val="-13"/>
                        <w:sz w:val="18"/>
                      </w:rPr>
                      <w:t xml:space="preserve"> </w:t>
                    </w:r>
                    <w:r>
                      <w:rPr>
                        <w:sz w:val="18"/>
                      </w:rPr>
                      <w:t>Program</w:t>
                    </w:r>
                  </w:p>
                  <w:p w14:paraId="5D50A625" w14:textId="77777777" w:rsidR="0084466F" w:rsidRDefault="0084466F" w:rsidP="00505ACF">
                    <w:pPr>
                      <w:ind w:right="118"/>
                      <w:jc w:val="right"/>
                      <w:rPr>
                        <w:sz w:val="18"/>
                      </w:rPr>
                    </w:pPr>
                    <w:r>
                      <w:rPr>
                        <w:sz w:val="18"/>
                      </w:rPr>
                      <w:t>January 2023 QAPP v4</w:t>
                    </w:r>
                  </w:p>
                  <w:p w14:paraId="7A02B53A" w14:textId="77777777" w:rsidR="0084466F" w:rsidRDefault="0084466F" w:rsidP="00505ACF">
                    <w:pPr>
                      <w:spacing w:before="1"/>
                      <w:ind w:left="1843"/>
                      <w:rPr>
                        <w:sz w:val="1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B7970" w14:textId="77777777" w:rsidR="0084466F" w:rsidRDefault="0084466F">
    <w:pPr>
      <w:pStyle w:val="BodyText"/>
      <w:spacing w:line="14" w:lineRule="auto"/>
      <w:rPr>
        <w:sz w:val="20"/>
      </w:rPr>
    </w:pPr>
    <w:r>
      <w:rPr>
        <w:noProof/>
      </w:rPr>
      <mc:AlternateContent>
        <mc:Choice Requires="wps">
          <w:drawing>
            <wp:anchor distT="0" distB="0" distL="114300" distR="114300" simplePos="0" relativeHeight="483898880" behindDoc="1" locked="0" layoutInCell="1" allowOverlap="1" wp14:anchorId="4940C855" wp14:editId="555240BD">
              <wp:simplePos x="0" y="0"/>
              <wp:positionH relativeFrom="page">
                <wp:posOffset>7373620</wp:posOffset>
              </wp:positionH>
              <wp:positionV relativeFrom="page">
                <wp:posOffset>577215</wp:posOffset>
              </wp:positionV>
              <wp:extent cx="2232025" cy="283845"/>
              <wp:effectExtent l="0" t="0" r="0" b="0"/>
              <wp:wrapNone/>
              <wp:docPr id="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F85C8" w14:textId="77777777" w:rsidR="0084466F" w:rsidRDefault="0084466F">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84466F" w:rsidRDefault="0084466F" w:rsidP="00505ACF">
                          <w:pPr>
                            <w:ind w:right="118"/>
                            <w:jc w:val="right"/>
                            <w:rPr>
                              <w:sz w:val="18"/>
                            </w:rPr>
                          </w:pPr>
                          <w:r>
                            <w:rPr>
                              <w:sz w:val="18"/>
                            </w:rPr>
                            <w:t>January 2023 QAPP v4</w:t>
                          </w:r>
                        </w:p>
                        <w:p w14:paraId="4FDC1303" w14:textId="1F368DD1" w:rsidR="0084466F" w:rsidRDefault="0084466F"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40C855" id="_x0000_t202" coordsize="21600,21600" o:spt="202" path="m,l,21600r21600,l21600,xe">
              <v:stroke joinstyle="miter"/>
              <v:path gradientshapeok="t" o:connecttype="rect"/>
            </v:shapetype>
            <v:shape id="_x0000_s1045" type="#_x0000_t202" style="position:absolute;margin-left:580.6pt;margin-top:45.45pt;width:175.75pt;height:22.35pt;z-index:-194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9xsgIAALI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" filled="f" stroked="f">
              <v:textbox inset="0,0,0,0">
                <w:txbxContent>
                  <w:p w14:paraId="319F85C8" w14:textId="77777777" w:rsidR="0084466F" w:rsidRDefault="0084466F">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84466F" w:rsidRDefault="0084466F" w:rsidP="00505ACF">
                    <w:pPr>
                      <w:ind w:right="118"/>
                      <w:jc w:val="right"/>
                      <w:rPr>
                        <w:sz w:val="18"/>
                      </w:rPr>
                    </w:pPr>
                    <w:r>
                      <w:rPr>
                        <w:sz w:val="18"/>
                      </w:rPr>
                      <w:t>January 2023 QAPP v4</w:t>
                    </w:r>
                  </w:p>
                  <w:p w14:paraId="4FDC1303" w14:textId="1F368DD1" w:rsidR="0084466F" w:rsidRDefault="0084466F" w:rsidP="00505ACF">
                    <w:pPr>
                      <w:spacing w:before="1"/>
                      <w:ind w:left="1843"/>
                      <w:rPr>
                        <w:sz w:val="18"/>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A824F" w14:textId="77777777" w:rsidR="0084466F" w:rsidRDefault="0084466F">
    <w:pPr>
      <w:pStyle w:val="BodyText"/>
      <w:spacing w:line="14" w:lineRule="auto"/>
      <w:rPr>
        <w:sz w:val="20"/>
      </w:rPr>
    </w:pPr>
    <w:r>
      <w:rPr>
        <w:noProof/>
      </w:rPr>
      <mc:AlternateContent>
        <mc:Choice Requires="wps">
          <w:drawing>
            <wp:anchor distT="0" distB="0" distL="114300" distR="114300" simplePos="0" relativeHeight="483948032" behindDoc="1" locked="0" layoutInCell="1" allowOverlap="1" wp14:anchorId="48B444EB" wp14:editId="46C4B626">
              <wp:simplePos x="0" y="0"/>
              <wp:positionH relativeFrom="page">
                <wp:posOffset>4583875</wp:posOffset>
              </wp:positionH>
              <wp:positionV relativeFrom="page">
                <wp:posOffset>581891</wp:posOffset>
              </wp:positionV>
              <wp:extent cx="2232025" cy="368135"/>
              <wp:effectExtent l="0" t="0" r="15875" b="13335"/>
              <wp:wrapNone/>
              <wp:docPr id="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36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D4DA7" w14:textId="77777777" w:rsidR="0084466F" w:rsidRDefault="0084466F">
                          <w:pPr>
                            <w:spacing w:before="12"/>
                            <w:ind w:left="20"/>
                            <w:rPr>
                              <w:sz w:val="18"/>
                            </w:rPr>
                          </w:pPr>
                          <w:r>
                            <w:rPr>
                              <w:sz w:val="18"/>
                            </w:rPr>
                            <w:t>Kenai River Water Quality Monitoring</w:t>
                          </w:r>
                          <w:r>
                            <w:rPr>
                              <w:spacing w:val="-13"/>
                              <w:sz w:val="18"/>
                            </w:rPr>
                            <w:t xml:space="preserve"> </w:t>
                          </w:r>
                          <w:r>
                            <w:rPr>
                              <w:sz w:val="18"/>
                            </w:rPr>
                            <w:t>Program</w:t>
                          </w:r>
                        </w:p>
                        <w:p w14:paraId="5208DAA1" w14:textId="77777777" w:rsidR="0084466F" w:rsidRDefault="0084466F" w:rsidP="00505ACF">
                          <w:pPr>
                            <w:ind w:right="118"/>
                            <w:jc w:val="right"/>
                            <w:rPr>
                              <w:sz w:val="18"/>
                            </w:rPr>
                          </w:pPr>
                          <w:r>
                            <w:rPr>
                              <w:sz w:val="18"/>
                            </w:rPr>
                            <w:t>January 2023 QAPP 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444EB" id="_x0000_t202" coordsize="21600,21600" o:spt="202" path="m,l,21600r21600,l21600,xe">
              <v:stroke joinstyle="miter"/>
              <v:path gradientshapeok="t" o:connecttype="rect"/>
            </v:shapetype>
            <v:shape id="Text Box 32" o:spid="_x0000_s1047" type="#_x0000_t202" style="position:absolute;margin-left:360.95pt;margin-top:45.8pt;width:175.75pt;height:29pt;z-index:-1936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hWsg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" filled="f" stroked="f">
              <v:textbox inset="0,0,0,0">
                <w:txbxContent>
                  <w:p w14:paraId="512D4DA7" w14:textId="77777777" w:rsidR="0084466F" w:rsidRDefault="0084466F">
                    <w:pPr>
                      <w:spacing w:before="12"/>
                      <w:ind w:left="20"/>
                      <w:rPr>
                        <w:sz w:val="18"/>
                      </w:rPr>
                    </w:pPr>
                    <w:r>
                      <w:rPr>
                        <w:sz w:val="18"/>
                      </w:rPr>
                      <w:t>Kenai River Water Quality Monitoring</w:t>
                    </w:r>
                    <w:r>
                      <w:rPr>
                        <w:spacing w:val="-13"/>
                        <w:sz w:val="18"/>
                      </w:rPr>
                      <w:t xml:space="preserve"> </w:t>
                    </w:r>
                    <w:r>
                      <w:rPr>
                        <w:sz w:val="18"/>
                      </w:rPr>
                      <w:t>Program</w:t>
                    </w:r>
                  </w:p>
                  <w:p w14:paraId="5208DAA1" w14:textId="77777777" w:rsidR="0084466F" w:rsidRDefault="0084466F" w:rsidP="00505ACF">
                    <w:pPr>
                      <w:ind w:right="118"/>
                      <w:jc w:val="right"/>
                      <w:rPr>
                        <w:sz w:val="18"/>
                      </w:rPr>
                    </w:pPr>
                    <w:r>
                      <w:rPr>
                        <w:sz w:val="18"/>
                      </w:rPr>
                      <w:t>January 2023 QAPP v4</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63147" w14:textId="7D0CB552" w:rsidR="0084466F" w:rsidRDefault="0084466F">
    <w:pPr>
      <w:pStyle w:val="BodyText"/>
      <w:spacing w:line="14" w:lineRule="auto"/>
      <w:rPr>
        <w:sz w:val="20"/>
      </w:rPr>
    </w:pPr>
    <w:r>
      <w:rPr>
        <w:noProof/>
      </w:rPr>
      <mc:AlternateContent>
        <mc:Choice Requires="wps">
          <w:drawing>
            <wp:anchor distT="0" distB="0" distL="114300" distR="114300" simplePos="0" relativeHeight="483927552" behindDoc="1" locked="0" layoutInCell="1" allowOverlap="1" wp14:anchorId="47F87EBC" wp14:editId="2322DC53">
              <wp:simplePos x="0" y="0"/>
              <wp:positionH relativeFrom="page">
                <wp:posOffset>4582160</wp:posOffset>
              </wp:positionH>
              <wp:positionV relativeFrom="page">
                <wp:posOffset>577215</wp:posOffset>
              </wp:positionV>
              <wp:extent cx="2232025" cy="283845"/>
              <wp:effectExtent l="0" t="0" r="0" b="0"/>
              <wp:wrapNone/>
              <wp:docPr id="11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E0593" w14:textId="77777777" w:rsidR="0084466F" w:rsidRDefault="0084466F">
                          <w:pPr>
                            <w:spacing w:before="12"/>
                            <w:ind w:left="20"/>
                            <w:rPr>
                              <w:sz w:val="18"/>
                            </w:rPr>
                          </w:pPr>
                          <w:r>
                            <w:rPr>
                              <w:sz w:val="18"/>
                            </w:rPr>
                            <w:t>Kenai River Water Quality Monitoring</w:t>
                          </w:r>
                          <w:r>
                            <w:rPr>
                              <w:spacing w:val="-13"/>
                              <w:sz w:val="18"/>
                            </w:rPr>
                            <w:t xml:space="preserve"> </w:t>
                          </w:r>
                          <w:r>
                            <w:rPr>
                              <w:sz w:val="18"/>
                            </w:rPr>
                            <w:t>Program</w:t>
                          </w:r>
                        </w:p>
                        <w:p w14:paraId="7C688BE0" w14:textId="347E151F" w:rsidR="0084466F" w:rsidRDefault="0084466F">
                          <w:pPr>
                            <w:spacing w:before="1"/>
                            <w:ind w:left="1843"/>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F87EBC" id="_x0000_t202" coordsize="21600,21600" o:spt="202" path="m,l,21600r21600,l21600,xe">
              <v:stroke joinstyle="miter"/>
              <v:path gradientshapeok="t" o:connecttype="rect"/>
            </v:shapetype>
            <v:shape id="_x0000_s1048" type="#_x0000_t202" style="position:absolute;margin-left:360.8pt;margin-top:45.45pt;width:175.75pt;height:22.35pt;z-index:-1938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VpOsg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" filled="f" stroked="f">
              <v:textbox inset="0,0,0,0">
                <w:txbxContent>
                  <w:p w14:paraId="0E3E0593" w14:textId="77777777" w:rsidR="0084466F" w:rsidRDefault="0084466F">
                    <w:pPr>
                      <w:spacing w:before="12"/>
                      <w:ind w:left="20"/>
                      <w:rPr>
                        <w:sz w:val="18"/>
                      </w:rPr>
                    </w:pPr>
                    <w:r>
                      <w:rPr>
                        <w:sz w:val="18"/>
                      </w:rPr>
                      <w:t>Kenai River Water Quality Monitoring</w:t>
                    </w:r>
                    <w:r>
                      <w:rPr>
                        <w:spacing w:val="-13"/>
                        <w:sz w:val="18"/>
                      </w:rPr>
                      <w:t xml:space="preserve"> </w:t>
                    </w:r>
                    <w:r>
                      <w:rPr>
                        <w:sz w:val="18"/>
                      </w:rPr>
                      <w:t>Program</w:t>
                    </w:r>
                  </w:p>
                  <w:p w14:paraId="7C688BE0" w14:textId="347E151F" w:rsidR="0084466F" w:rsidRDefault="0084466F">
                    <w:pPr>
                      <w:spacing w:before="1"/>
                      <w:ind w:left="1843"/>
                      <w:rPr>
                        <w:sz w:val="18"/>
                      </w:rPr>
                    </w:pPr>
                    <w:r>
                      <w:rPr>
                        <w:sz w:val="18"/>
                      </w:rPr>
                      <w:t>January 2023, QAPP</w:t>
                    </w:r>
                    <w:r>
                      <w:rPr>
                        <w:spacing w:val="-5"/>
                        <w:sz w:val="18"/>
                      </w:rPr>
                      <w:t xml:space="preserve"> </w:t>
                    </w:r>
                    <w:r>
                      <w:rPr>
                        <w:sz w:val="18"/>
                      </w:rPr>
                      <w:t>v4</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67449" w14:textId="0D036F95" w:rsidR="0084466F" w:rsidRPr="00447864" w:rsidRDefault="0084466F" w:rsidP="00D859C7">
    <w:pPr>
      <w:pStyle w:val="Header"/>
      <w:jc w:val="center"/>
      <w:rPr>
        <w:i/>
        <w:sz w:val="20"/>
      </w:rPr>
    </w:pPr>
    <w:r>
      <w:rPr>
        <w:noProof/>
      </w:rPr>
      <mc:AlternateContent>
        <mc:Choice Requires="wps">
          <w:drawing>
            <wp:anchor distT="0" distB="0" distL="114300" distR="114300" simplePos="0" relativeHeight="483950080" behindDoc="1" locked="0" layoutInCell="1" allowOverlap="1" wp14:anchorId="57DC5369" wp14:editId="355CD28F">
              <wp:simplePos x="0" y="0"/>
              <wp:positionH relativeFrom="page">
                <wp:posOffset>5000625</wp:posOffset>
              </wp:positionH>
              <wp:positionV relativeFrom="page">
                <wp:posOffset>466725</wp:posOffset>
              </wp:positionV>
              <wp:extent cx="2428875" cy="283845"/>
              <wp:effectExtent l="0" t="0" r="9525" b="1905"/>
              <wp:wrapNone/>
              <wp:docPr id="3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0B153" w14:textId="77777777" w:rsidR="0084466F" w:rsidRDefault="0084466F" w:rsidP="00B87CA6">
                          <w:pPr>
                            <w:spacing w:before="12"/>
                            <w:ind w:left="20"/>
                            <w:jc w:val="right"/>
                            <w:rPr>
                              <w:sz w:val="18"/>
                            </w:rPr>
                          </w:pPr>
                          <w:r>
                            <w:rPr>
                              <w:sz w:val="18"/>
                            </w:rPr>
                            <w:t>Kenai River Water Quality Monitoring</w:t>
                          </w:r>
                          <w:r>
                            <w:rPr>
                              <w:spacing w:val="-13"/>
                              <w:sz w:val="18"/>
                            </w:rPr>
                            <w:t xml:space="preserve"> </w:t>
                          </w:r>
                          <w:r>
                            <w:rPr>
                              <w:sz w:val="18"/>
                            </w:rPr>
                            <w:t>Program</w:t>
                          </w:r>
                        </w:p>
                        <w:p w14:paraId="1B7FB304" w14:textId="77777777" w:rsidR="0084466F" w:rsidRDefault="0084466F" w:rsidP="00B87CA6">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DC5369" id="_x0000_t202" coordsize="21600,21600" o:spt="202" path="m,l,21600r21600,l21600,xe">
              <v:stroke joinstyle="miter"/>
              <v:path gradientshapeok="t" o:connecttype="rect"/>
            </v:shapetype>
            <v:shape id="Text Box 30" o:spid="_x0000_s1049" type="#_x0000_t202" style="position:absolute;left:0;text-align:left;margin-left:393.75pt;margin-top:36.75pt;width:191.25pt;height:22.35pt;z-index:-1936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AvFswIAALI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" filled="f" stroked="f">
              <v:textbox inset="0,0,0,0">
                <w:txbxContent>
                  <w:p w14:paraId="5F60B153" w14:textId="77777777" w:rsidR="0084466F" w:rsidRDefault="0084466F" w:rsidP="00B87CA6">
                    <w:pPr>
                      <w:spacing w:before="12"/>
                      <w:ind w:left="20"/>
                      <w:jc w:val="right"/>
                      <w:rPr>
                        <w:sz w:val="18"/>
                      </w:rPr>
                    </w:pPr>
                    <w:r>
                      <w:rPr>
                        <w:sz w:val="18"/>
                      </w:rPr>
                      <w:t>Kenai River Water Quality Monitoring</w:t>
                    </w:r>
                    <w:r>
                      <w:rPr>
                        <w:spacing w:val="-13"/>
                        <w:sz w:val="18"/>
                      </w:rPr>
                      <w:t xml:space="preserve"> </w:t>
                    </w:r>
                    <w:r>
                      <w:rPr>
                        <w:sz w:val="18"/>
                      </w:rPr>
                      <w:t>Program</w:t>
                    </w:r>
                  </w:p>
                  <w:p w14:paraId="1B7FB304" w14:textId="77777777" w:rsidR="0084466F" w:rsidRDefault="0084466F" w:rsidP="00B87CA6">
                    <w:pPr>
                      <w:spacing w:before="1"/>
                      <w:ind w:left="1843"/>
                      <w:jc w:val="right"/>
                      <w:rPr>
                        <w:sz w:val="18"/>
                      </w:rPr>
                    </w:pPr>
                    <w:r>
                      <w:rPr>
                        <w:sz w:val="18"/>
                      </w:rPr>
                      <w:t>January 2023, QAPP</w:t>
                    </w:r>
                    <w:r>
                      <w:rPr>
                        <w:spacing w:val="-5"/>
                        <w:sz w:val="18"/>
                      </w:rPr>
                      <w:t xml:space="preserve"> </w:t>
                    </w:r>
                    <w:r>
                      <w:rPr>
                        <w:sz w:val="18"/>
                      </w:rPr>
                      <w:t>v4</w:t>
                    </w:r>
                  </w:p>
                </w:txbxContent>
              </v:textbox>
              <w10:wrap anchorx="page" anchory="page"/>
            </v:shape>
          </w:pict>
        </mc:Fallback>
      </mc:AlternateContent>
    </w:r>
  </w:p>
  <w:p w14:paraId="7FA7EC55" w14:textId="77777777" w:rsidR="0084466F" w:rsidRDefault="0084466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851F5" w14:textId="2D635FB4" w:rsidR="0084466F" w:rsidRDefault="0084466F">
    <w:pPr>
      <w:pStyle w:val="BodyText"/>
      <w:spacing w:line="14" w:lineRule="auto"/>
      <w:rPr>
        <w:sz w:val="20"/>
      </w:rPr>
    </w:pPr>
    <w:r>
      <w:rPr>
        <w:noProof/>
      </w:rPr>
      <mc:AlternateContent>
        <mc:Choice Requires="wps">
          <w:drawing>
            <wp:anchor distT="0" distB="0" distL="114300" distR="114300" simplePos="0" relativeHeight="483952128" behindDoc="1" locked="0" layoutInCell="1" allowOverlap="1" wp14:anchorId="585B490B" wp14:editId="34E11A47">
              <wp:simplePos x="0" y="0"/>
              <wp:positionH relativeFrom="margin">
                <wp:align>right</wp:align>
              </wp:positionH>
              <wp:positionV relativeFrom="page">
                <wp:posOffset>428625</wp:posOffset>
              </wp:positionV>
              <wp:extent cx="2428875" cy="283845"/>
              <wp:effectExtent l="0" t="0" r="9525" b="1905"/>
              <wp:wrapNone/>
              <wp:docPr id="3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A7B81" w14:textId="77777777" w:rsidR="0084466F" w:rsidRDefault="0084466F" w:rsidP="00B87CA6">
                          <w:pPr>
                            <w:spacing w:before="12"/>
                            <w:ind w:left="20"/>
                            <w:jc w:val="right"/>
                            <w:rPr>
                              <w:sz w:val="18"/>
                            </w:rPr>
                          </w:pPr>
                          <w:r>
                            <w:rPr>
                              <w:sz w:val="18"/>
                            </w:rPr>
                            <w:t>Kenai River Water Quality Monitoring</w:t>
                          </w:r>
                          <w:r>
                            <w:rPr>
                              <w:spacing w:val="-13"/>
                              <w:sz w:val="18"/>
                            </w:rPr>
                            <w:t xml:space="preserve"> </w:t>
                          </w:r>
                          <w:r>
                            <w:rPr>
                              <w:sz w:val="18"/>
                            </w:rPr>
                            <w:t>Program</w:t>
                          </w:r>
                        </w:p>
                        <w:p w14:paraId="58A0D6F5" w14:textId="77777777" w:rsidR="0084466F" w:rsidRDefault="0084466F" w:rsidP="00B87CA6">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5B490B" id="_x0000_t202" coordsize="21600,21600" o:spt="202" path="m,l,21600r21600,l21600,xe">
              <v:stroke joinstyle="miter"/>
              <v:path gradientshapeok="t" o:connecttype="rect"/>
            </v:shapetype>
            <v:shape id="_x0000_s1050" type="#_x0000_t202" style="position:absolute;margin-left:140.05pt;margin-top:33.75pt;width:191.25pt;height:22.35pt;z-index:-193643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0PlsgIAALI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" filled="f" stroked="f">
              <v:textbox inset="0,0,0,0">
                <w:txbxContent>
                  <w:p w14:paraId="423A7B81" w14:textId="77777777" w:rsidR="0084466F" w:rsidRDefault="0084466F" w:rsidP="00B87CA6">
                    <w:pPr>
                      <w:spacing w:before="12"/>
                      <w:ind w:left="20"/>
                      <w:jc w:val="right"/>
                      <w:rPr>
                        <w:sz w:val="18"/>
                      </w:rPr>
                    </w:pPr>
                    <w:r>
                      <w:rPr>
                        <w:sz w:val="18"/>
                      </w:rPr>
                      <w:t>Kenai River Water Quality Monitoring</w:t>
                    </w:r>
                    <w:r>
                      <w:rPr>
                        <w:spacing w:val="-13"/>
                        <w:sz w:val="18"/>
                      </w:rPr>
                      <w:t xml:space="preserve"> </w:t>
                    </w:r>
                    <w:r>
                      <w:rPr>
                        <w:sz w:val="18"/>
                      </w:rPr>
                      <w:t>Program</w:t>
                    </w:r>
                  </w:p>
                  <w:p w14:paraId="58A0D6F5" w14:textId="77777777" w:rsidR="0084466F" w:rsidRDefault="0084466F" w:rsidP="00B87CA6">
                    <w:pPr>
                      <w:spacing w:before="1"/>
                      <w:ind w:left="1843"/>
                      <w:jc w:val="right"/>
                      <w:rPr>
                        <w:sz w:val="18"/>
                      </w:rPr>
                    </w:pPr>
                    <w:r>
                      <w:rPr>
                        <w:sz w:val="18"/>
                      </w:rPr>
                      <w:t>January 2023, QAPP</w:t>
                    </w:r>
                    <w:r>
                      <w:rPr>
                        <w:spacing w:val="-5"/>
                        <w:sz w:val="18"/>
                      </w:rPr>
                      <w:t xml:space="preserve"> </w:t>
                    </w:r>
                    <w:r>
                      <w:rPr>
                        <w:sz w:val="18"/>
                      </w:rPr>
                      <w:t>v4</w:t>
                    </w:r>
                  </w:p>
                </w:txbxContent>
              </v:textbox>
              <w10:wrap anchorx="margin"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A8258" w14:textId="7073DEDB" w:rsidR="0084466F" w:rsidRDefault="0084466F">
    <w:pPr>
      <w:pStyle w:val="BodyText"/>
      <w:spacing w:line="14" w:lineRule="auto"/>
      <w:rPr>
        <w:sz w:val="2"/>
      </w:rPr>
    </w:pPr>
    <w:r>
      <w:rPr>
        <w:noProof/>
      </w:rPr>
      <mc:AlternateContent>
        <mc:Choice Requires="wps">
          <w:drawing>
            <wp:anchor distT="0" distB="0" distL="114300" distR="114300" simplePos="0" relativeHeight="483960320" behindDoc="1" locked="0" layoutInCell="1" allowOverlap="1" wp14:anchorId="2839610F" wp14:editId="351D1B93">
              <wp:simplePos x="0" y="0"/>
              <wp:positionH relativeFrom="margin">
                <wp:posOffset>6248400</wp:posOffset>
              </wp:positionH>
              <wp:positionV relativeFrom="page">
                <wp:posOffset>314325</wp:posOffset>
              </wp:positionV>
              <wp:extent cx="2428875" cy="283845"/>
              <wp:effectExtent l="0" t="0" r="9525" b="1905"/>
              <wp:wrapNone/>
              <wp:docPr id="3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AFFC0" w14:textId="77777777" w:rsidR="0084466F" w:rsidRDefault="0084466F" w:rsidP="00BC56CD">
                          <w:pPr>
                            <w:spacing w:before="12"/>
                            <w:ind w:left="20"/>
                            <w:jc w:val="right"/>
                            <w:rPr>
                              <w:sz w:val="18"/>
                            </w:rPr>
                          </w:pPr>
                          <w:r>
                            <w:rPr>
                              <w:sz w:val="18"/>
                            </w:rPr>
                            <w:t>Kenai River Water Quality Monitoring</w:t>
                          </w:r>
                          <w:r>
                            <w:rPr>
                              <w:spacing w:val="-13"/>
                              <w:sz w:val="18"/>
                            </w:rPr>
                            <w:t xml:space="preserve"> </w:t>
                          </w:r>
                          <w:r>
                            <w:rPr>
                              <w:sz w:val="18"/>
                            </w:rPr>
                            <w:t>Program</w:t>
                          </w:r>
                        </w:p>
                        <w:p w14:paraId="6FC256D1" w14:textId="77777777" w:rsidR="0084466F" w:rsidRDefault="0084466F" w:rsidP="00BC56CD">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39610F" id="_x0000_t202" coordsize="21600,21600" o:spt="202" path="m,l,21600r21600,l21600,xe">
              <v:stroke joinstyle="miter"/>
              <v:path gradientshapeok="t" o:connecttype="rect"/>
            </v:shapetype>
            <v:shape id="_x0000_s1051" type="#_x0000_t202" style="position:absolute;margin-left:492pt;margin-top:24.75pt;width:191.25pt;height:22.35pt;z-index:-193561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j35swIAALI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" filled="f" stroked="f">
              <v:textbox inset="0,0,0,0">
                <w:txbxContent>
                  <w:p w14:paraId="7DCAFFC0" w14:textId="77777777" w:rsidR="0084466F" w:rsidRDefault="0084466F" w:rsidP="00BC56CD">
                    <w:pPr>
                      <w:spacing w:before="12"/>
                      <w:ind w:left="20"/>
                      <w:jc w:val="right"/>
                      <w:rPr>
                        <w:sz w:val="18"/>
                      </w:rPr>
                    </w:pPr>
                    <w:r>
                      <w:rPr>
                        <w:sz w:val="18"/>
                      </w:rPr>
                      <w:t>Kenai River Water Quality Monitoring</w:t>
                    </w:r>
                    <w:r>
                      <w:rPr>
                        <w:spacing w:val="-13"/>
                        <w:sz w:val="18"/>
                      </w:rPr>
                      <w:t xml:space="preserve"> </w:t>
                    </w:r>
                    <w:r>
                      <w:rPr>
                        <w:sz w:val="18"/>
                      </w:rPr>
                      <w:t>Program</w:t>
                    </w:r>
                  </w:p>
                  <w:p w14:paraId="6FC256D1" w14:textId="77777777" w:rsidR="0084466F" w:rsidRDefault="0084466F" w:rsidP="00BC56CD">
                    <w:pPr>
                      <w:spacing w:before="1"/>
                      <w:ind w:left="1843"/>
                      <w:jc w:val="right"/>
                      <w:rPr>
                        <w:sz w:val="18"/>
                      </w:rPr>
                    </w:pPr>
                    <w:r>
                      <w:rPr>
                        <w:sz w:val="18"/>
                      </w:rPr>
                      <w:t>January 2023, QAPP</w:t>
                    </w:r>
                    <w:r>
                      <w:rPr>
                        <w:spacing w:val="-5"/>
                        <w:sz w:val="18"/>
                      </w:rPr>
                      <w:t xml:space="preserve"> </w:t>
                    </w:r>
                    <w:r>
                      <w:rPr>
                        <w:sz w:val="18"/>
                      </w:rPr>
                      <w:t>v4</w:t>
                    </w:r>
                  </w:p>
                </w:txbxContent>
              </v:textbox>
              <w10:wrap anchorx="margin"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506A5" w14:textId="729F6363" w:rsidR="0084466F" w:rsidRDefault="0084466F">
    <w:pPr>
      <w:pStyle w:val="BodyText"/>
      <w:spacing w:line="14" w:lineRule="auto"/>
      <w:rPr>
        <w:sz w:val="20"/>
      </w:rPr>
    </w:pPr>
    <w:r>
      <w:rPr>
        <w:noProof/>
      </w:rPr>
      <mc:AlternateContent>
        <mc:Choice Requires="wps">
          <w:drawing>
            <wp:anchor distT="0" distB="0" distL="114300" distR="114300" simplePos="0" relativeHeight="483962368" behindDoc="1" locked="0" layoutInCell="1" allowOverlap="1" wp14:anchorId="67B4CE70" wp14:editId="33E390B8">
              <wp:simplePos x="0" y="0"/>
              <wp:positionH relativeFrom="margin">
                <wp:align>right</wp:align>
              </wp:positionH>
              <wp:positionV relativeFrom="page">
                <wp:posOffset>436880</wp:posOffset>
              </wp:positionV>
              <wp:extent cx="2428875" cy="283845"/>
              <wp:effectExtent l="0" t="0" r="9525" b="1905"/>
              <wp:wrapNone/>
              <wp:docPr id="4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C1FD4" w14:textId="77777777" w:rsidR="0084466F" w:rsidRDefault="0084466F" w:rsidP="00FE627C">
                          <w:pPr>
                            <w:spacing w:before="12"/>
                            <w:ind w:left="20"/>
                            <w:jc w:val="right"/>
                            <w:rPr>
                              <w:sz w:val="18"/>
                            </w:rPr>
                          </w:pPr>
                          <w:r>
                            <w:rPr>
                              <w:sz w:val="18"/>
                            </w:rPr>
                            <w:t>Kenai River Water Quality Monitoring</w:t>
                          </w:r>
                          <w:r>
                            <w:rPr>
                              <w:spacing w:val="-13"/>
                              <w:sz w:val="18"/>
                            </w:rPr>
                            <w:t xml:space="preserve"> </w:t>
                          </w:r>
                          <w:r>
                            <w:rPr>
                              <w:sz w:val="18"/>
                            </w:rPr>
                            <w:t>Program</w:t>
                          </w:r>
                        </w:p>
                        <w:p w14:paraId="3A8DF290" w14:textId="77777777" w:rsidR="0084466F" w:rsidRDefault="0084466F" w:rsidP="00FE627C">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B4CE70" id="_x0000_t202" coordsize="21600,21600" o:spt="202" path="m,l,21600r21600,l21600,xe">
              <v:stroke joinstyle="miter"/>
              <v:path gradientshapeok="t" o:connecttype="rect"/>
            </v:shapetype>
            <v:shape id="_x0000_s1052" type="#_x0000_t202" style="position:absolute;margin-left:140.05pt;margin-top:34.4pt;width:191.25pt;height:22.35pt;z-index:-193541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" filled="f" stroked="f">
              <v:textbox inset="0,0,0,0">
                <w:txbxContent>
                  <w:p w14:paraId="61EC1FD4" w14:textId="77777777" w:rsidR="0084466F" w:rsidRDefault="0084466F" w:rsidP="00FE627C">
                    <w:pPr>
                      <w:spacing w:before="12"/>
                      <w:ind w:left="20"/>
                      <w:jc w:val="right"/>
                      <w:rPr>
                        <w:sz w:val="18"/>
                      </w:rPr>
                    </w:pPr>
                    <w:r>
                      <w:rPr>
                        <w:sz w:val="18"/>
                      </w:rPr>
                      <w:t>Kenai River Water Quality Monitoring</w:t>
                    </w:r>
                    <w:r>
                      <w:rPr>
                        <w:spacing w:val="-13"/>
                        <w:sz w:val="18"/>
                      </w:rPr>
                      <w:t xml:space="preserve"> </w:t>
                    </w:r>
                    <w:r>
                      <w:rPr>
                        <w:sz w:val="18"/>
                      </w:rPr>
                      <w:t>Program</w:t>
                    </w:r>
                  </w:p>
                  <w:p w14:paraId="3A8DF290" w14:textId="77777777" w:rsidR="0084466F" w:rsidRDefault="0084466F" w:rsidP="00FE627C">
                    <w:pPr>
                      <w:spacing w:before="1"/>
                      <w:ind w:left="1843"/>
                      <w:jc w:val="right"/>
                      <w:rPr>
                        <w:sz w:val="18"/>
                      </w:rPr>
                    </w:pPr>
                    <w:r>
                      <w:rPr>
                        <w:sz w:val="18"/>
                      </w:rPr>
                      <w:t>January 2023, QAPP</w:t>
                    </w:r>
                    <w:r>
                      <w:rPr>
                        <w:spacing w:val="-5"/>
                        <w:sz w:val="18"/>
                      </w:rPr>
                      <w:t xml:space="preserve"> </w:t>
                    </w:r>
                    <w:r>
                      <w:rPr>
                        <w:sz w:val="18"/>
                      </w:rPr>
                      <w:t>v4</w:t>
                    </w:r>
                  </w:p>
                </w:txbxContent>
              </v:textbox>
              <w10:wrap anchorx="margin"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0730B" w14:textId="0C395643" w:rsidR="0084466F" w:rsidRDefault="0084466F">
    <w:pPr>
      <w:pStyle w:val="BodyText"/>
      <w:spacing w:line="14" w:lineRule="auto"/>
      <w:rPr>
        <w:sz w:val="20"/>
      </w:rPr>
    </w:pPr>
    <w:r>
      <w:rPr>
        <w:noProof/>
      </w:rPr>
      <mc:AlternateContent>
        <mc:Choice Requires="wps">
          <w:drawing>
            <wp:anchor distT="0" distB="0" distL="114300" distR="114300" simplePos="0" relativeHeight="483964416" behindDoc="1" locked="0" layoutInCell="1" allowOverlap="1" wp14:anchorId="0EAF0F00" wp14:editId="6F1FE72C">
              <wp:simplePos x="0" y="0"/>
              <wp:positionH relativeFrom="margin">
                <wp:align>right</wp:align>
              </wp:positionH>
              <wp:positionV relativeFrom="page">
                <wp:posOffset>465455</wp:posOffset>
              </wp:positionV>
              <wp:extent cx="2428875" cy="283845"/>
              <wp:effectExtent l="0" t="0" r="9525" b="1905"/>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1A424" w14:textId="77777777" w:rsidR="0084466F" w:rsidRDefault="0084466F" w:rsidP="00BE7085">
                          <w:pPr>
                            <w:spacing w:before="12"/>
                            <w:ind w:left="20"/>
                            <w:jc w:val="right"/>
                            <w:rPr>
                              <w:sz w:val="18"/>
                            </w:rPr>
                          </w:pPr>
                          <w:r>
                            <w:rPr>
                              <w:sz w:val="18"/>
                            </w:rPr>
                            <w:t>Kenai River Water Quality Monitoring</w:t>
                          </w:r>
                          <w:r>
                            <w:rPr>
                              <w:spacing w:val="-13"/>
                              <w:sz w:val="18"/>
                            </w:rPr>
                            <w:t xml:space="preserve"> </w:t>
                          </w:r>
                          <w:r>
                            <w:rPr>
                              <w:sz w:val="18"/>
                            </w:rPr>
                            <w:t>Program</w:t>
                          </w:r>
                        </w:p>
                        <w:p w14:paraId="64D2F622" w14:textId="77777777" w:rsidR="0084466F" w:rsidRDefault="0084466F" w:rsidP="00BE7085">
                          <w:pPr>
                            <w:spacing w:before="1"/>
                            <w:ind w:left="1843"/>
                            <w:jc w:val="right"/>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AF0F00" id="_x0000_t202" coordsize="21600,21600" o:spt="202" path="m,l,21600r21600,l21600,xe">
              <v:stroke joinstyle="miter"/>
              <v:path gradientshapeok="t" o:connecttype="rect"/>
            </v:shapetype>
            <v:shape id="_x0000_s1053" type="#_x0000_t202" style="position:absolute;margin-left:140.05pt;margin-top:36.65pt;width:191.25pt;height:22.35pt;z-index:-193520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" filled="f" stroked="f">
              <v:textbox inset="0,0,0,0">
                <w:txbxContent>
                  <w:p w14:paraId="6911A424" w14:textId="77777777" w:rsidR="0084466F" w:rsidRDefault="0084466F" w:rsidP="00BE7085">
                    <w:pPr>
                      <w:spacing w:before="12"/>
                      <w:ind w:left="20"/>
                      <w:jc w:val="right"/>
                      <w:rPr>
                        <w:sz w:val="18"/>
                      </w:rPr>
                    </w:pPr>
                    <w:r>
                      <w:rPr>
                        <w:sz w:val="18"/>
                      </w:rPr>
                      <w:t>Kenai River Water Quality Monitoring</w:t>
                    </w:r>
                    <w:r>
                      <w:rPr>
                        <w:spacing w:val="-13"/>
                        <w:sz w:val="18"/>
                      </w:rPr>
                      <w:t xml:space="preserve"> </w:t>
                    </w:r>
                    <w:r>
                      <w:rPr>
                        <w:sz w:val="18"/>
                      </w:rPr>
                      <w:t>Program</w:t>
                    </w:r>
                  </w:p>
                  <w:p w14:paraId="64D2F622" w14:textId="77777777" w:rsidR="0084466F" w:rsidRDefault="0084466F" w:rsidP="00BE7085">
                    <w:pPr>
                      <w:spacing w:before="1"/>
                      <w:ind w:left="1843"/>
                      <w:jc w:val="right"/>
                      <w:rPr>
                        <w:sz w:val="18"/>
                      </w:rPr>
                    </w:pPr>
                    <w:r>
                      <w:rPr>
                        <w:sz w:val="18"/>
                      </w:rPr>
                      <w:t>January 2023, QAPP</w:t>
                    </w:r>
                    <w:r>
                      <w:rPr>
                        <w:spacing w:val="-5"/>
                        <w:sz w:val="18"/>
                      </w:rPr>
                      <w:t xml:space="preserve"> </w:t>
                    </w:r>
                    <w:r>
                      <w:rPr>
                        <w:sz w:val="18"/>
                      </w:rPr>
                      <w:t>v4</w:t>
                    </w:r>
                  </w:p>
                </w:txbxContent>
              </v:textbox>
              <w10:wrap anchorx="margin"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4C7C70" w14:textId="5B5FA93B" w:rsidR="0084466F" w:rsidRDefault="0084466F">
    <w:pPr>
      <w:pStyle w:val="BodyText"/>
      <w:spacing w:line="14" w:lineRule="auto"/>
      <w:rPr>
        <w:sz w:val="20"/>
      </w:rPr>
    </w:pPr>
    <w:r>
      <w:rPr>
        <w:noProof/>
      </w:rPr>
      <mc:AlternateContent>
        <mc:Choice Requires="wps">
          <w:drawing>
            <wp:anchor distT="0" distB="0" distL="114300" distR="114300" simplePos="0" relativeHeight="483954176" behindDoc="1" locked="0" layoutInCell="1" allowOverlap="1" wp14:anchorId="7FEC1572" wp14:editId="7E70EEBD">
              <wp:simplePos x="0" y="0"/>
              <wp:positionH relativeFrom="page">
                <wp:posOffset>4867275</wp:posOffset>
              </wp:positionH>
              <wp:positionV relativeFrom="page">
                <wp:posOffset>322580</wp:posOffset>
              </wp:positionV>
              <wp:extent cx="2232025" cy="455295"/>
              <wp:effectExtent l="0" t="0" r="15875" b="1905"/>
              <wp:wrapNone/>
              <wp:docPr id="11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1DD85" w14:textId="77777777" w:rsidR="0084466F" w:rsidRDefault="0084466F" w:rsidP="008E157A">
                          <w:pPr>
                            <w:spacing w:before="12"/>
                            <w:ind w:left="20"/>
                            <w:rPr>
                              <w:sz w:val="18"/>
                            </w:rPr>
                          </w:pPr>
                          <w:r>
                            <w:rPr>
                              <w:sz w:val="18"/>
                            </w:rPr>
                            <w:t>Kenai River Water Quality Monitoring</w:t>
                          </w:r>
                          <w:r>
                            <w:rPr>
                              <w:spacing w:val="-13"/>
                              <w:sz w:val="18"/>
                            </w:rPr>
                            <w:t xml:space="preserve"> </w:t>
                          </w:r>
                          <w:r>
                            <w:rPr>
                              <w:sz w:val="18"/>
                            </w:rPr>
                            <w:t>Program</w:t>
                          </w:r>
                        </w:p>
                        <w:p w14:paraId="353C0A30" w14:textId="77777777" w:rsidR="0084466F" w:rsidRDefault="0084466F" w:rsidP="008E157A">
                          <w:pPr>
                            <w:spacing w:before="1"/>
                            <w:ind w:left="1440"/>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C1572" id="_x0000_t202" coordsize="21600,21600" o:spt="202" path="m,l,21600r21600,l21600,xe">
              <v:stroke joinstyle="miter"/>
              <v:path gradientshapeok="t" o:connecttype="rect"/>
            </v:shapetype>
            <v:shape id="Text Box 8" o:spid="_x0000_s1054" type="#_x0000_t202" style="position:absolute;margin-left:383.25pt;margin-top:25.4pt;width:175.75pt;height:35.85pt;z-index:-1936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scsQ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" filled="f" stroked="f">
              <v:textbox inset="0,0,0,0">
                <w:txbxContent>
                  <w:p w14:paraId="3321DD85" w14:textId="77777777" w:rsidR="0084466F" w:rsidRDefault="0084466F" w:rsidP="008E157A">
                    <w:pPr>
                      <w:spacing w:before="12"/>
                      <w:ind w:left="20"/>
                      <w:rPr>
                        <w:sz w:val="18"/>
                      </w:rPr>
                    </w:pPr>
                    <w:r>
                      <w:rPr>
                        <w:sz w:val="18"/>
                      </w:rPr>
                      <w:t>Kenai River Water Quality Monitoring</w:t>
                    </w:r>
                    <w:r>
                      <w:rPr>
                        <w:spacing w:val="-13"/>
                        <w:sz w:val="18"/>
                      </w:rPr>
                      <w:t xml:space="preserve"> </w:t>
                    </w:r>
                    <w:r>
                      <w:rPr>
                        <w:sz w:val="18"/>
                      </w:rPr>
                      <w:t>Program</w:t>
                    </w:r>
                  </w:p>
                  <w:p w14:paraId="353C0A30" w14:textId="77777777" w:rsidR="0084466F" w:rsidRDefault="0084466F" w:rsidP="008E157A">
                    <w:pPr>
                      <w:spacing w:before="1"/>
                      <w:ind w:left="1440"/>
                      <w:rPr>
                        <w:sz w:val="18"/>
                      </w:rPr>
                    </w:pPr>
                    <w:r>
                      <w:rPr>
                        <w:sz w:val="18"/>
                      </w:rPr>
                      <w:t>January, 2023 QAPP</w:t>
                    </w:r>
                    <w:r>
                      <w:rPr>
                        <w:spacing w:val="-5"/>
                        <w:sz w:val="18"/>
                      </w:rPr>
                      <w:t xml:space="preserve"> </w:t>
                    </w:r>
                    <w:r>
                      <w:rPr>
                        <w:sz w:val="18"/>
                      </w:rPr>
                      <w:t>v4</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9E5A8" w14:textId="61E03F5D" w:rsidR="0084466F" w:rsidRDefault="0084466F">
    <w:pPr>
      <w:pStyle w:val="BodyText"/>
      <w:spacing w:line="14" w:lineRule="auto"/>
      <w:rPr>
        <w:sz w:val="20"/>
      </w:rPr>
    </w:pPr>
    <w:r>
      <w:rPr>
        <w:noProof/>
      </w:rPr>
      <mc:AlternateContent>
        <mc:Choice Requires="wps">
          <w:drawing>
            <wp:anchor distT="0" distB="0" distL="114300" distR="114300" simplePos="0" relativeHeight="483956224" behindDoc="1" locked="0" layoutInCell="1" allowOverlap="1" wp14:anchorId="31D6162A" wp14:editId="74CE46AF">
              <wp:simplePos x="0" y="0"/>
              <wp:positionH relativeFrom="page">
                <wp:posOffset>4765675</wp:posOffset>
              </wp:positionH>
              <wp:positionV relativeFrom="page">
                <wp:posOffset>255905</wp:posOffset>
              </wp:positionV>
              <wp:extent cx="2232025" cy="455295"/>
              <wp:effectExtent l="0" t="0" r="15875" b="1905"/>
              <wp:wrapNone/>
              <wp:docPr id="4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FF3B3" w14:textId="77777777" w:rsidR="0084466F" w:rsidRDefault="0084466F" w:rsidP="008E157A">
                          <w:pPr>
                            <w:spacing w:before="12"/>
                            <w:ind w:left="20"/>
                            <w:rPr>
                              <w:sz w:val="18"/>
                            </w:rPr>
                          </w:pPr>
                          <w:r>
                            <w:rPr>
                              <w:sz w:val="18"/>
                            </w:rPr>
                            <w:t>Kenai River Water Quality Monitoring</w:t>
                          </w:r>
                          <w:r>
                            <w:rPr>
                              <w:spacing w:val="-13"/>
                              <w:sz w:val="18"/>
                            </w:rPr>
                            <w:t xml:space="preserve"> </w:t>
                          </w:r>
                          <w:r>
                            <w:rPr>
                              <w:sz w:val="18"/>
                            </w:rPr>
                            <w:t>Program</w:t>
                          </w:r>
                        </w:p>
                        <w:p w14:paraId="1094D719" w14:textId="77777777" w:rsidR="0084466F" w:rsidRDefault="0084466F" w:rsidP="008E157A">
                          <w:pPr>
                            <w:spacing w:before="1"/>
                            <w:ind w:left="1440"/>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D6162A" id="_x0000_t202" coordsize="21600,21600" o:spt="202" path="m,l,21600r21600,l21600,xe">
              <v:stroke joinstyle="miter"/>
              <v:path gradientshapeok="t" o:connecttype="rect"/>
            </v:shapetype>
            <v:shape id="_x0000_s1055" type="#_x0000_t202" style="position:absolute;margin-left:375.25pt;margin-top:20.15pt;width:175.75pt;height:35.85pt;z-index:-1936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iesgIAALI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" filled="f" stroked="f">
              <v:textbox inset="0,0,0,0">
                <w:txbxContent>
                  <w:p w14:paraId="1EDFF3B3" w14:textId="77777777" w:rsidR="0084466F" w:rsidRDefault="0084466F" w:rsidP="008E157A">
                    <w:pPr>
                      <w:spacing w:before="12"/>
                      <w:ind w:left="20"/>
                      <w:rPr>
                        <w:sz w:val="18"/>
                      </w:rPr>
                    </w:pPr>
                    <w:r>
                      <w:rPr>
                        <w:sz w:val="18"/>
                      </w:rPr>
                      <w:t>Kenai River Water Quality Monitoring</w:t>
                    </w:r>
                    <w:r>
                      <w:rPr>
                        <w:spacing w:val="-13"/>
                        <w:sz w:val="18"/>
                      </w:rPr>
                      <w:t xml:space="preserve"> </w:t>
                    </w:r>
                    <w:r>
                      <w:rPr>
                        <w:sz w:val="18"/>
                      </w:rPr>
                      <w:t>Program</w:t>
                    </w:r>
                  </w:p>
                  <w:p w14:paraId="1094D719" w14:textId="77777777" w:rsidR="0084466F" w:rsidRDefault="0084466F" w:rsidP="008E157A">
                    <w:pPr>
                      <w:spacing w:before="1"/>
                      <w:ind w:left="1440"/>
                      <w:rPr>
                        <w:sz w:val="18"/>
                      </w:rPr>
                    </w:pPr>
                    <w:r>
                      <w:rPr>
                        <w:sz w:val="18"/>
                      </w:rPr>
                      <w:t>January, 2023 QAPP</w:t>
                    </w:r>
                    <w:r>
                      <w:rPr>
                        <w:spacing w:val="-5"/>
                        <w:sz w:val="18"/>
                      </w:rPr>
                      <w:t xml:space="preserve"> </w:t>
                    </w:r>
                    <w:r>
                      <w:rPr>
                        <w:sz w:val="18"/>
                      </w:rPr>
                      <w:t>v4</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C0524" w14:textId="08BE86BE" w:rsidR="0084466F" w:rsidRDefault="0084466F">
    <w:pPr>
      <w:pStyle w:val="BodyText"/>
      <w:spacing w:line="14" w:lineRule="auto"/>
      <w:rPr>
        <w:sz w:val="20"/>
      </w:rPr>
    </w:pPr>
    <w:r>
      <w:rPr>
        <w:noProof/>
      </w:rPr>
      <mc:AlternateContent>
        <mc:Choice Requires="wps">
          <w:drawing>
            <wp:anchor distT="0" distB="0" distL="114300" distR="114300" simplePos="0" relativeHeight="483958272" behindDoc="1" locked="0" layoutInCell="1" allowOverlap="1" wp14:anchorId="1043DBDA" wp14:editId="2BB9AE72">
              <wp:simplePos x="0" y="0"/>
              <wp:positionH relativeFrom="page">
                <wp:posOffset>5286375</wp:posOffset>
              </wp:positionH>
              <wp:positionV relativeFrom="page">
                <wp:posOffset>409575</wp:posOffset>
              </wp:positionV>
              <wp:extent cx="2232025" cy="455295"/>
              <wp:effectExtent l="0" t="0" r="15875" b="1905"/>
              <wp:wrapNone/>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76E5B" w14:textId="77777777" w:rsidR="0084466F" w:rsidRDefault="0084466F" w:rsidP="008E157A">
                          <w:pPr>
                            <w:spacing w:before="12"/>
                            <w:ind w:left="20"/>
                            <w:rPr>
                              <w:sz w:val="18"/>
                            </w:rPr>
                          </w:pPr>
                          <w:r>
                            <w:rPr>
                              <w:sz w:val="18"/>
                            </w:rPr>
                            <w:t>Kenai River Water Quality Monitoring</w:t>
                          </w:r>
                          <w:r>
                            <w:rPr>
                              <w:spacing w:val="-13"/>
                              <w:sz w:val="18"/>
                            </w:rPr>
                            <w:t xml:space="preserve"> </w:t>
                          </w:r>
                          <w:r>
                            <w:rPr>
                              <w:sz w:val="18"/>
                            </w:rPr>
                            <w:t>Program</w:t>
                          </w:r>
                        </w:p>
                        <w:p w14:paraId="57418CAC" w14:textId="77777777" w:rsidR="0084466F" w:rsidRDefault="0084466F" w:rsidP="008E157A">
                          <w:pPr>
                            <w:spacing w:before="1"/>
                            <w:ind w:left="1440"/>
                            <w:rPr>
                              <w:sz w:val="18"/>
                            </w:rPr>
                          </w:pPr>
                          <w:r>
                            <w:rPr>
                              <w:sz w:val="18"/>
                            </w:rPr>
                            <w:t>January,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1043DBDA" id="_x0000_t202" coordsize="21600,21600" o:spt="202" path="m,l,21600r21600,l21600,xe">
              <v:stroke joinstyle="miter"/>
              <v:path gradientshapeok="t" o:connecttype="rect"/>
            </v:shapetype>
            <v:shape id="_x0000_s1056" type="#_x0000_t202" style="position:absolute;margin-left:416.25pt;margin-top:32.25pt;width:175.75pt;height:35.85pt;z-index:-1935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" filled="f" stroked="f">
              <v:textbox inset="0,0,0,0">
                <w:txbxContent>
                  <w:p w14:paraId="69A76E5B" w14:textId="77777777" w:rsidR="008B1508" w:rsidRDefault="008B1508" w:rsidP="008E157A">
                    <w:pPr>
                      <w:spacing w:before="12"/>
                      <w:ind w:left="20"/>
                      <w:rPr>
                        <w:sz w:val="18"/>
                      </w:rPr>
                    </w:pPr>
                    <w:r>
                      <w:rPr>
                        <w:sz w:val="18"/>
                      </w:rPr>
                      <w:t>Kenai River Water Quality Monitoring</w:t>
                    </w:r>
                    <w:r>
                      <w:rPr>
                        <w:spacing w:val="-13"/>
                        <w:sz w:val="18"/>
                      </w:rPr>
                      <w:t xml:space="preserve"> </w:t>
                    </w:r>
                    <w:r>
                      <w:rPr>
                        <w:sz w:val="18"/>
                      </w:rPr>
                      <w:t>Program</w:t>
                    </w:r>
                  </w:p>
                  <w:p w14:paraId="57418CAC" w14:textId="77777777" w:rsidR="008B1508" w:rsidRDefault="008B1508" w:rsidP="008E157A">
                    <w:pPr>
                      <w:spacing w:before="1"/>
                      <w:ind w:left="1440"/>
                      <w:rPr>
                        <w:sz w:val="18"/>
                      </w:rPr>
                    </w:pPr>
                    <w:proofErr w:type="gramStart"/>
                    <w:r>
                      <w:rPr>
                        <w:sz w:val="18"/>
                      </w:rPr>
                      <w:t>January,</w:t>
                    </w:r>
                    <w:proofErr w:type="gramEnd"/>
                    <w:r>
                      <w:rPr>
                        <w:sz w:val="18"/>
                      </w:rPr>
                      <w:t xml:space="preserve"> 2023 QAPP</w:t>
                    </w:r>
                    <w:r>
                      <w:rPr>
                        <w:spacing w:val="-5"/>
                        <w:sz w:val="18"/>
                      </w:rPr>
                      <w:t xml:space="preserve"> </w:t>
                    </w:r>
                    <w:r>
                      <w:rPr>
                        <w:sz w:val="18"/>
                      </w:rPr>
                      <w:t>v4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79D1"/>
    <w:multiLevelType w:val="hybridMultilevel"/>
    <w:tmpl w:val="15CC9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EC7162"/>
    <w:multiLevelType w:val="hybridMultilevel"/>
    <w:tmpl w:val="0BB0D17E"/>
    <w:lvl w:ilvl="0" w:tplc="89D675F2">
      <w:start w:val="1"/>
      <w:numFmt w:val="decimal"/>
      <w:lvlText w:val="%1."/>
      <w:lvlJc w:val="left"/>
      <w:pPr>
        <w:ind w:left="1252" w:hanging="360"/>
        <w:jc w:val="right"/>
      </w:pPr>
      <w:rPr>
        <w:rFonts w:ascii="Times New Roman" w:eastAsia="Times New Roman" w:hAnsi="Times New Roman" w:cs="Times New Roman" w:hint="default"/>
        <w:spacing w:val="-2"/>
        <w:w w:val="100"/>
        <w:sz w:val="24"/>
        <w:szCs w:val="24"/>
        <w:lang w:val="en-US" w:eastAsia="en-US" w:bidi="ar-SA"/>
      </w:rPr>
    </w:lvl>
    <w:lvl w:ilvl="1" w:tplc="2D964F6C">
      <w:numFmt w:val="bullet"/>
      <w:lvlText w:val="•"/>
      <w:lvlJc w:val="left"/>
      <w:pPr>
        <w:ind w:left="2219" w:hanging="360"/>
      </w:pPr>
      <w:rPr>
        <w:rFonts w:hint="default"/>
        <w:lang w:val="en-US" w:eastAsia="en-US" w:bidi="ar-SA"/>
      </w:rPr>
    </w:lvl>
    <w:lvl w:ilvl="2" w:tplc="427AAF8E">
      <w:numFmt w:val="bullet"/>
      <w:lvlText w:val="•"/>
      <w:lvlJc w:val="left"/>
      <w:pPr>
        <w:ind w:left="3178" w:hanging="360"/>
      </w:pPr>
      <w:rPr>
        <w:rFonts w:hint="default"/>
        <w:lang w:val="en-US" w:eastAsia="en-US" w:bidi="ar-SA"/>
      </w:rPr>
    </w:lvl>
    <w:lvl w:ilvl="3" w:tplc="5BC656A8">
      <w:numFmt w:val="bullet"/>
      <w:lvlText w:val="•"/>
      <w:lvlJc w:val="left"/>
      <w:pPr>
        <w:ind w:left="4138" w:hanging="360"/>
      </w:pPr>
      <w:rPr>
        <w:rFonts w:hint="default"/>
        <w:lang w:val="en-US" w:eastAsia="en-US" w:bidi="ar-SA"/>
      </w:rPr>
    </w:lvl>
    <w:lvl w:ilvl="4" w:tplc="FA2C08A2">
      <w:numFmt w:val="bullet"/>
      <w:lvlText w:val="•"/>
      <w:lvlJc w:val="left"/>
      <w:pPr>
        <w:ind w:left="5097" w:hanging="360"/>
      </w:pPr>
      <w:rPr>
        <w:rFonts w:hint="default"/>
        <w:lang w:val="en-US" w:eastAsia="en-US" w:bidi="ar-SA"/>
      </w:rPr>
    </w:lvl>
    <w:lvl w:ilvl="5" w:tplc="75A00EB8">
      <w:numFmt w:val="bullet"/>
      <w:lvlText w:val="•"/>
      <w:lvlJc w:val="left"/>
      <w:pPr>
        <w:ind w:left="6057" w:hanging="360"/>
      </w:pPr>
      <w:rPr>
        <w:rFonts w:hint="default"/>
        <w:lang w:val="en-US" w:eastAsia="en-US" w:bidi="ar-SA"/>
      </w:rPr>
    </w:lvl>
    <w:lvl w:ilvl="6" w:tplc="2A90237E">
      <w:numFmt w:val="bullet"/>
      <w:lvlText w:val="•"/>
      <w:lvlJc w:val="left"/>
      <w:pPr>
        <w:ind w:left="7016" w:hanging="360"/>
      </w:pPr>
      <w:rPr>
        <w:rFonts w:hint="default"/>
        <w:lang w:val="en-US" w:eastAsia="en-US" w:bidi="ar-SA"/>
      </w:rPr>
    </w:lvl>
    <w:lvl w:ilvl="7" w:tplc="036CC668">
      <w:numFmt w:val="bullet"/>
      <w:lvlText w:val="•"/>
      <w:lvlJc w:val="left"/>
      <w:pPr>
        <w:ind w:left="7976" w:hanging="360"/>
      </w:pPr>
      <w:rPr>
        <w:rFonts w:hint="default"/>
        <w:lang w:val="en-US" w:eastAsia="en-US" w:bidi="ar-SA"/>
      </w:rPr>
    </w:lvl>
    <w:lvl w:ilvl="8" w:tplc="12440ABC">
      <w:numFmt w:val="bullet"/>
      <w:lvlText w:val="•"/>
      <w:lvlJc w:val="left"/>
      <w:pPr>
        <w:ind w:left="8935" w:hanging="360"/>
      </w:pPr>
      <w:rPr>
        <w:rFonts w:hint="default"/>
        <w:lang w:val="en-US" w:eastAsia="en-US" w:bidi="ar-SA"/>
      </w:rPr>
    </w:lvl>
  </w:abstractNum>
  <w:abstractNum w:abstractNumId="2" w15:restartNumberingAfterBreak="0">
    <w:nsid w:val="074228A0"/>
    <w:multiLevelType w:val="hybridMultilevel"/>
    <w:tmpl w:val="9EE8C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2346B"/>
    <w:multiLevelType w:val="hybridMultilevel"/>
    <w:tmpl w:val="D59E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40945"/>
    <w:multiLevelType w:val="hybridMultilevel"/>
    <w:tmpl w:val="EAE6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730A1"/>
    <w:multiLevelType w:val="hybridMultilevel"/>
    <w:tmpl w:val="25464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5249A"/>
    <w:multiLevelType w:val="multilevel"/>
    <w:tmpl w:val="C73A8B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2D2E51"/>
    <w:multiLevelType w:val="hybridMultilevel"/>
    <w:tmpl w:val="51244750"/>
    <w:lvl w:ilvl="0" w:tplc="203CED12">
      <w:numFmt w:val="bullet"/>
      <w:lvlText w:val=""/>
      <w:lvlJc w:val="left"/>
      <w:pPr>
        <w:ind w:left="266" w:hanging="180"/>
      </w:pPr>
      <w:rPr>
        <w:rFonts w:ascii="Symbol" w:eastAsia="Symbol" w:hAnsi="Symbol" w:cs="Symbol" w:hint="default"/>
        <w:w w:val="100"/>
        <w:sz w:val="20"/>
        <w:szCs w:val="20"/>
        <w:lang w:val="en-US" w:eastAsia="en-US" w:bidi="ar-SA"/>
      </w:rPr>
    </w:lvl>
    <w:lvl w:ilvl="1" w:tplc="90047FB0">
      <w:numFmt w:val="bullet"/>
      <w:lvlText w:val="•"/>
      <w:lvlJc w:val="left"/>
      <w:pPr>
        <w:ind w:left="430" w:hanging="180"/>
      </w:pPr>
      <w:rPr>
        <w:rFonts w:hint="default"/>
        <w:lang w:val="en-US" w:eastAsia="en-US" w:bidi="ar-SA"/>
      </w:rPr>
    </w:lvl>
    <w:lvl w:ilvl="2" w:tplc="E23E25C0">
      <w:numFmt w:val="bullet"/>
      <w:lvlText w:val="•"/>
      <w:lvlJc w:val="left"/>
      <w:pPr>
        <w:ind w:left="601" w:hanging="180"/>
      </w:pPr>
      <w:rPr>
        <w:rFonts w:hint="default"/>
        <w:lang w:val="en-US" w:eastAsia="en-US" w:bidi="ar-SA"/>
      </w:rPr>
    </w:lvl>
    <w:lvl w:ilvl="3" w:tplc="A33A73BC">
      <w:numFmt w:val="bullet"/>
      <w:lvlText w:val="•"/>
      <w:lvlJc w:val="left"/>
      <w:pPr>
        <w:ind w:left="771" w:hanging="180"/>
      </w:pPr>
      <w:rPr>
        <w:rFonts w:hint="default"/>
        <w:lang w:val="en-US" w:eastAsia="en-US" w:bidi="ar-SA"/>
      </w:rPr>
    </w:lvl>
    <w:lvl w:ilvl="4" w:tplc="5092744E">
      <w:numFmt w:val="bullet"/>
      <w:lvlText w:val="•"/>
      <w:lvlJc w:val="left"/>
      <w:pPr>
        <w:ind w:left="942" w:hanging="180"/>
      </w:pPr>
      <w:rPr>
        <w:rFonts w:hint="default"/>
        <w:lang w:val="en-US" w:eastAsia="en-US" w:bidi="ar-SA"/>
      </w:rPr>
    </w:lvl>
    <w:lvl w:ilvl="5" w:tplc="694ABABC">
      <w:numFmt w:val="bullet"/>
      <w:lvlText w:val="•"/>
      <w:lvlJc w:val="left"/>
      <w:pPr>
        <w:ind w:left="1112" w:hanging="180"/>
      </w:pPr>
      <w:rPr>
        <w:rFonts w:hint="default"/>
        <w:lang w:val="en-US" w:eastAsia="en-US" w:bidi="ar-SA"/>
      </w:rPr>
    </w:lvl>
    <w:lvl w:ilvl="6" w:tplc="3AC27C14">
      <w:numFmt w:val="bullet"/>
      <w:lvlText w:val="•"/>
      <w:lvlJc w:val="left"/>
      <w:pPr>
        <w:ind w:left="1283" w:hanging="180"/>
      </w:pPr>
      <w:rPr>
        <w:rFonts w:hint="default"/>
        <w:lang w:val="en-US" w:eastAsia="en-US" w:bidi="ar-SA"/>
      </w:rPr>
    </w:lvl>
    <w:lvl w:ilvl="7" w:tplc="6B343E42">
      <w:numFmt w:val="bullet"/>
      <w:lvlText w:val="•"/>
      <w:lvlJc w:val="left"/>
      <w:pPr>
        <w:ind w:left="1453" w:hanging="180"/>
      </w:pPr>
      <w:rPr>
        <w:rFonts w:hint="default"/>
        <w:lang w:val="en-US" w:eastAsia="en-US" w:bidi="ar-SA"/>
      </w:rPr>
    </w:lvl>
    <w:lvl w:ilvl="8" w:tplc="C94CFAD8">
      <w:numFmt w:val="bullet"/>
      <w:lvlText w:val="•"/>
      <w:lvlJc w:val="left"/>
      <w:pPr>
        <w:ind w:left="1624" w:hanging="180"/>
      </w:pPr>
      <w:rPr>
        <w:rFonts w:hint="default"/>
        <w:lang w:val="en-US" w:eastAsia="en-US" w:bidi="ar-SA"/>
      </w:rPr>
    </w:lvl>
  </w:abstractNum>
  <w:abstractNum w:abstractNumId="8" w15:restartNumberingAfterBreak="0">
    <w:nsid w:val="156D259C"/>
    <w:multiLevelType w:val="hybridMultilevel"/>
    <w:tmpl w:val="A208B2E8"/>
    <w:lvl w:ilvl="0" w:tplc="019C236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B329C"/>
    <w:multiLevelType w:val="hybridMultilevel"/>
    <w:tmpl w:val="9E8E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E63FE"/>
    <w:multiLevelType w:val="hybridMultilevel"/>
    <w:tmpl w:val="95E0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02183"/>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2" w15:restartNumberingAfterBreak="0">
    <w:nsid w:val="1EB35D9C"/>
    <w:multiLevelType w:val="hybridMultilevel"/>
    <w:tmpl w:val="D01A1C4E"/>
    <w:lvl w:ilvl="0" w:tplc="1FD6BC66">
      <w:numFmt w:val="bullet"/>
      <w:lvlText w:val=""/>
      <w:lvlJc w:val="left"/>
      <w:pPr>
        <w:ind w:left="1048" w:hanging="360"/>
      </w:pPr>
      <w:rPr>
        <w:rFonts w:ascii="Wingdings" w:eastAsia="Wingdings" w:hAnsi="Wingdings" w:cs="Wingdings" w:hint="default"/>
        <w:w w:val="100"/>
        <w:sz w:val="24"/>
        <w:szCs w:val="24"/>
        <w:lang w:val="en-US" w:eastAsia="en-US" w:bidi="ar-SA"/>
      </w:rPr>
    </w:lvl>
    <w:lvl w:ilvl="1" w:tplc="249CF680">
      <w:numFmt w:val="bullet"/>
      <w:lvlText w:val="•"/>
      <w:lvlJc w:val="left"/>
      <w:pPr>
        <w:ind w:left="1927" w:hanging="360"/>
      </w:pPr>
      <w:rPr>
        <w:rFonts w:hint="default"/>
        <w:lang w:val="en-US" w:eastAsia="en-US" w:bidi="ar-SA"/>
      </w:rPr>
    </w:lvl>
    <w:lvl w:ilvl="2" w:tplc="49D8495A">
      <w:numFmt w:val="bullet"/>
      <w:lvlText w:val="•"/>
      <w:lvlJc w:val="left"/>
      <w:pPr>
        <w:ind w:left="2814" w:hanging="360"/>
      </w:pPr>
      <w:rPr>
        <w:rFonts w:hint="default"/>
        <w:lang w:val="en-US" w:eastAsia="en-US" w:bidi="ar-SA"/>
      </w:rPr>
    </w:lvl>
    <w:lvl w:ilvl="3" w:tplc="8AE633DA">
      <w:numFmt w:val="bullet"/>
      <w:lvlText w:val="•"/>
      <w:lvlJc w:val="left"/>
      <w:pPr>
        <w:ind w:left="3702" w:hanging="360"/>
      </w:pPr>
      <w:rPr>
        <w:rFonts w:hint="default"/>
        <w:lang w:val="en-US" w:eastAsia="en-US" w:bidi="ar-SA"/>
      </w:rPr>
    </w:lvl>
    <w:lvl w:ilvl="4" w:tplc="80FA6024">
      <w:numFmt w:val="bullet"/>
      <w:lvlText w:val="•"/>
      <w:lvlJc w:val="left"/>
      <w:pPr>
        <w:ind w:left="4589" w:hanging="360"/>
      </w:pPr>
      <w:rPr>
        <w:rFonts w:hint="default"/>
        <w:lang w:val="en-US" w:eastAsia="en-US" w:bidi="ar-SA"/>
      </w:rPr>
    </w:lvl>
    <w:lvl w:ilvl="5" w:tplc="D4A8C514">
      <w:numFmt w:val="bullet"/>
      <w:lvlText w:val="•"/>
      <w:lvlJc w:val="left"/>
      <w:pPr>
        <w:ind w:left="5477" w:hanging="360"/>
      </w:pPr>
      <w:rPr>
        <w:rFonts w:hint="default"/>
        <w:lang w:val="en-US" w:eastAsia="en-US" w:bidi="ar-SA"/>
      </w:rPr>
    </w:lvl>
    <w:lvl w:ilvl="6" w:tplc="3D486A02">
      <w:numFmt w:val="bullet"/>
      <w:lvlText w:val="•"/>
      <w:lvlJc w:val="left"/>
      <w:pPr>
        <w:ind w:left="6364" w:hanging="360"/>
      </w:pPr>
      <w:rPr>
        <w:rFonts w:hint="default"/>
        <w:lang w:val="en-US" w:eastAsia="en-US" w:bidi="ar-SA"/>
      </w:rPr>
    </w:lvl>
    <w:lvl w:ilvl="7" w:tplc="70BA09AC">
      <w:numFmt w:val="bullet"/>
      <w:lvlText w:val="•"/>
      <w:lvlJc w:val="left"/>
      <w:pPr>
        <w:ind w:left="7252" w:hanging="360"/>
      </w:pPr>
      <w:rPr>
        <w:rFonts w:hint="default"/>
        <w:lang w:val="en-US" w:eastAsia="en-US" w:bidi="ar-SA"/>
      </w:rPr>
    </w:lvl>
    <w:lvl w:ilvl="8" w:tplc="7A1CF5F4">
      <w:numFmt w:val="bullet"/>
      <w:lvlText w:val="•"/>
      <w:lvlJc w:val="left"/>
      <w:pPr>
        <w:ind w:left="8139" w:hanging="360"/>
      </w:pPr>
      <w:rPr>
        <w:rFonts w:hint="default"/>
        <w:lang w:val="en-US" w:eastAsia="en-US" w:bidi="ar-SA"/>
      </w:rPr>
    </w:lvl>
  </w:abstractNum>
  <w:abstractNum w:abstractNumId="13" w15:restartNumberingAfterBreak="0">
    <w:nsid w:val="1EE97E21"/>
    <w:multiLevelType w:val="hybridMultilevel"/>
    <w:tmpl w:val="FDDEBD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535AEE"/>
    <w:multiLevelType w:val="multilevel"/>
    <w:tmpl w:val="3B0485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214800E2"/>
    <w:multiLevelType w:val="multilevel"/>
    <w:tmpl w:val="38C663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233568D3"/>
    <w:multiLevelType w:val="hybridMultilevel"/>
    <w:tmpl w:val="7B48F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CA6F7D"/>
    <w:multiLevelType w:val="hybridMultilevel"/>
    <w:tmpl w:val="DA8A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60565C"/>
    <w:multiLevelType w:val="hybridMultilevel"/>
    <w:tmpl w:val="B9603306"/>
    <w:lvl w:ilvl="0" w:tplc="BCB61FDA">
      <w:numFmt w:val="bullet"/>
      <w:lvlText w:val="•"/>
      <w:lvlJc w:val="left"/>
      <w:pPr>
        <w:ind w:left="590" w:hanging="72"/>
      </w:pPr>
      <w:rPr>
        <w:rFonts w:ascii="Times New Roman" w:eastAsia="Times New Roman" w:hAnsi="Times New Roman" w:cs="Times New Roman" w:hint="default"/>
        <w:spacing w:val="-1"/>
        <w:w w:val="100"/>
        <w:sz w:val="18"/>
        <w:szCs w:val="18"/>
        <w:lang w:val="en-US" w:eastAsia="en-US" w:bidi="ar-SA"/>
      </w:rPr>
    </w:lvl>
    <w:lvl w:ilvl="1" w:tplc="5FE2C9AC">
      <w:numFmt w:val="bullet"/>
      <w:lvlText w:val="•"/>
      <w:lvlJc w:val="left"/>
      <w:pPr>
        <w:ind w:left="736" w:hanging="72"/>
      </w:pPr>
      <w:rPr>
        <w:rFonts w:hint="default"/>
        <w:lang w:val="en-US" w:eastAsia="en-US" w:bidi="ar-SA"/>
      </w:rPr>
    </w:lvl>
    <w:lvl w:ilvl="2" w:tplc="662C2C48">
      <w:numFmt w:val="bullet"/>
      <w:lvlText w:val="•"/>
      <w:lvlJc w:val="left"/>
      <w:pPr>
        <w:ind w:left="873" w:hanging="72"/>
      </w:pPr>
      <w:rPr>
        <w:rFonts w:hint="default"/>
        <w:lang w:val="en-US" w:eastAsia="en-US" w:bidi="ar-SA"/>
      </w:rPr>
    </w:lvl>
    <w:lvl w:ilvl="3" w:tplc="18921C8C">
      <w:numFmt w:val="bullet"/>
      <w:lvlText w:val="•"/>
      <w:lvlJc w:val="left"/>
      <w:pPr>
        <w:ind w:left="1009" w:hanging="72"/>
      </w:pPr>
      <w:rPr>
        <w:rFonts w:hint="default"/>
        <w:lang w:val="en-US" w:eastAsia="en-US" w:bidi="ar-SA"/>
      </w:rPr>
    </w:lvl>
    <w:lvl w:ilvl="4" w:tplc="78EC7480">
      <w:numFmt w:val="bullet"/>
      <w:lvlText w:val="•"/>
      <w:lvlJc w:val="left"/>
      <w:pPr>
        <w:ind w:left="1146" w:hanging="72"/>
      </w:pPr>
      <w:rPr>
        <w:rFonts w:hint="default"/>
        <w:lang w:val="en-US" w:eastAsia="en-US" w:bidi="ar-SA"/>
      </w:rPr>
    </w:lvl>
    <w:lvl w:ilvl="5" w:tplc="CCF206A2">
      <w:numFmt w:val="bullet"/>
      <w:lvlText w:val="•"/>
      <w:lvlJc w:val="left"/>
      <w:pPr>
        <w:ind w:left="1282" w:hanging="72"/>
      </w:pPr>
      <w:rPr>
        <w:rFonts w:hint="default"/>
        <w:lang w:val="en-US" w:eastAsia="en-US" w:bidi="ar-SA"/>
      </w:rPr>
    </w:lvl>
    <w:lvl w:ilvl="6" w:tplc="B082E5A0">
      <w:numFmt w:val="bullet"/>
      <w:lvlText w:val="•"/>
      <w:lvlJc w:val="left"/>
      <w:pPr>
        <w:ind w:left="1419" w:hanging="72"/>
      </w:pPr>
      <w:rPr>
        <w:rFonts w:hint="default"/>
        <w:lang w:val="en-US" w:eastAsia="en-US" w:bidi="ar-SA"/>
      </w:rPr>
    </w:lvl>
    <w:lvl w:ilvl="7" w:tplc="DF52FCDE">
      <w:numFmt w:val="bullet"/>
      <w:lvlText w:val="•"/>
      <w:lvlJc w:val="left"/>
      <w:pPr>
        <w:ind w:left="1555" w:hanging="72"/>
      </w:pPr>
      <w:rPr>
        <w:rFonts w:hint="default"/>
        <w:lang w:val="en-US" w:eastAsia="en-US" w:bidi="ar-SA"/>
      </w:rPr>
    </w:lvl>
    <w:lvl w:ilvl="8" w:tplc="747416CC">
      <w:numFmt w:val="bullet"/>
      <w:lvlText w:val="•"/>
      <w:lvlJc w:val="left"/>
      <w:pPr>
        <w:ind w:left="1692" w:hanging="72"/>
      </w:pPr>
      <w:rPr>
        <w:rFonts w:hint="default"/>
        <w:lang w:val="en-US" w:eastAsia="en-US" w:bidi="ar-SA"/>
      </w:rPr>
    </w:lvl>
  </w:abstractNum>
  <w:abstractNum w:abstractNumId="19" w15:restartNumberingAfterBreak="0">
    <w:nsid w:val="286C7707"/>
    <w:multiLevelType w:val="hybridMultilevel"/>
    <w:tmpl w:val="5B68226E"/>
    <w:lvl w:ilvl="0" w:tplc="C0867D10">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963C35"/>
    <w:multiLevelType w:val="hybridMultilevel"/>
    <w:tmpl w:val="C938DF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A600C7"/>
    <w:multiLevelType w:val="hybridMultilevel"/>
    <w:tmpl w:val="06C89EB6"/>
    <w:lvl w:ilvl="0" w:tplc="41163F68">
      <w:numFmt w:val="bullet"/>
      <w:lvlText w:val=""/>
      <w:lvlJc w:val="left"/>
      <w:pPr>
        <w:ind w:left="480" w:hanging="360"/>
      </w:pPr>
      <w:rPr>
        <w:rFonts w:ascii="Symbol" w:eastAsia="Symbol" w:hAnsi="Symbol" w:cs="Symbol" w:hint="default"/>
        <w:w w:val="100"/>
        <w:sz w:val="24"/>
        <w:szCs w:val="24"/>
        <w:lang w:val="en-US" w:eastAsia="en-US" w:bidi="ar-SA"/>
      </w:rPr>
    </w:lvl>
    <w:lvl w:ilvl="1" w:tplc="DF6A92DA">
      <w:numFmt w:val="bullet"/>
      <w:lvlText w:val=""/>
      <w:lvlJc w:val="left"/>
      <w:pPr>
        <w:ind w:left="840" w:hanging="360"/>
      </w:pPr>
      <w:rPr>
        <w:rFonts w:hint="default"/>
        <w:w w:val="100"/>
        <w:lang w:val="en-US" w:eastAsia="en-US" w:bidi="ar-SA"/>
      </w:rPr>
    </w:lvl>
    <w:lvl w:ilvl="2" w:tplc="586C9A12">
      <w:numFmt w:val="bullet"/>
      <w:lvlText w:val=""/>
      <w:lvlJc w:val="left"/>
      <w:pPr>
        <w:ind w:left="1048" w:hanging="360"/>
      </w:pPr>
      <w:rPr>
        <w:rFonts w:ascii="Symbol" w:eastAsia="Symbol" w:hAnsi="Symbol" w:cs="Symbol" w:hint="default"/>
        <w:w w:val="100"/>
        <w:sz w:val="24"/>
        <w:szCs w:val="24"/>
        <w:lang w:val="en-US" w:eastAsia="en-US" w:bidi="ar-SA"/>
      </w:rPr>
    </w:lvl>
    <w:lvl w:ilvl="3" w:tplc="511623B4">
      <w:numFmt w:val="bullet"/>
      <w:lvlText w:val=""/>
      <w:lvlJc w:val="left"/>
      <w:pPr>
        <w:ind w:left="1408" w:hanging="360"/>
      </w:pPr>
      <w:rPr>
        <w:rFonts w:ascii="Symbol" w:eastAsia="Symbol" w:hAnsi="Symbol" w:cs="Symbol" w:hint="default"/>
        <w:w w:val="100"/>
        <w:sz w:val="24"/>
        <w:szCs w:val="24"/>
        <w:lang w:val="en-US" w:eastAsia="en-US" w:bidi="ar-SA"/>
      </w:rPr>
    </w:lvl>
    <w:lvl w:ilvl="4" w:tplc="02722C60">
      <w:numFmt w:val="bullet"/>
      <w:lvlText w:val="•"/>
      <w:lvlJc w:val="left"/>
      <w:pPr>
        <w:ind w:left="2616" w:hanging="360"/>
      </w:pPr>
      <w:rPr>
        <w:rFonts w:hint="default"/>
        <w:lang w:val="en-US" w:eastAsia="en-US" w:bidi="ar-SA"/>
      </w:rPr>
    </w:lvl>
    <w:lvl w:ilvl="5" w:tplc="C51A23CC">
      <w:numFmt w:val="bullet"/>
      <w:lvlText w:val="•"/>
      <w:lvlJc w:val="left"/>
      <w:pPr>
        <w:ind w:left="3832" w:hanging="360"/>
      </w:pPr>
      <w:rPr>
        <w:rFonts w:hint="default"/>
        <w:lang w:val="en-US" w:eastAsia="en-US" w:bidi="ar-SA"/>
      </w:rPr>
    </w:lvl>
    <w:lvl w:ilvl="6" w:tplc="D3225AB2">
      <w:numFmt w:val="bullet"/>
      <w:lvlText w:val="•"/>
      <w:lvlJc w:val="left"/>
      <w:pPr>
        <w:ind w:left="5049" w:hanging="360"/>
      </w:pPr>
      <w:rPr>
        <w:rFonts w:hint="default"/>
        <w:lang w:val="en-US" w:eastAsia="en-US" w:bidi="ar-SA"/>
      </w:rPr>
    </w:lvl>
    <w:lvl w:ilvl="7" w:tplc="F9EA4EF2">
      <w:numFmt w:val="bullet"/>
      <w:lvlText w:val="•"/>
      <w:lvlJc w:val="left"/>
      <w:pPr>
        <w:ind w:left="6265" w:hanging="360"/>
      </w:pPr>
      <w:rPr>
        <w:rFonts w:hint="default"/>
        <w:lang w:val="en-US" w:eastAsia="en-US" w:bidi="ar-SA"/>
      </w:rPr>
    </w:lvl>
    <w:lvl w:ilvl="8" w:tplc="2DDCCD9A">
      <w:numFmt w:val="bullet"/>
      <w:lvlText w:val="•"/>
      <w:lvlJc w:val="left"/>
      <w:pPr>
        <w:ind w:left="7481" w:hanging="360"/>
      </w:pPr>
      <w:rPr>
        <w:rFonts w:hint="default"/>
        <w:lang w:val="en-US" w:eastAsia="en-US" w:bidi="ar-SA"/>
      </w:rPr>
    </w:lvl>
  </w:abstractNum>
  <w:abstractNum w:abstractNumId="22" w15:restartNumberingAfterBreak="0">
    <w:nsid w:val="2A217A6D"/>
    <w:multiLevelType w:val="hybridMultilevel"/>
    <w:tmpl w:val="185AB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AE716A0"/>
    <w:multiLevelType w:val="hybridMultilevel"/>
    <w:tmpl w:val="720ED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BE6296"/>
    <w:multiLevelType w:val="hybridMultilevel"/>
    <w:tmpl w:val="E2600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3B0EEF"/>
    <w:multiLevelType w:val="multilevel"/>
    <w:tmpl w:val="4100F1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2C4474DD"/>
    <w:multiLevelType w:val="multilevel"/>
    <w:tmpl w:val="09CE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C6B4BDD"/>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6152A8"/>
    <w:multiLevelType w:val="hybridMultilevel"/>
    <w:tmpl w:val="24704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D24A8E"/>
    <w:multiLevelType w:val="hybridMultilevel"/>
    <w:tmpl w:val="DAE4F882"/>
    <w:lvl w:ilvl="0" w:tplc="D8F256FA">
      <w:numFmt w:val="bullet"/>
      <w:lvlText w:val=""/>
      <w:lvlJc w:val="left"/>
      <w:pPr>
        <w:ind w:left="780" w:hanging="360"/>
      </w:pPr>
      <w:rPr>
        <w:rFonts w:ascii="Symbol" w:eastAsia="Times" w:hAnsi="Symbol"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304F7849"/>
    <w:multiLevelType w:val="hybridMultilevel"/>
    <w:tmpl w:val="A2A6532A"/>
    <w:lvl w:ilvl="0" w:tplc="C9A0865E">
      <w:numFmt w:val="bullet"/>
      <w:lvlText w:val=""/>
      <w:lvlJc w:val="left"/>
      <w:pPr>
        <w:ind w:left="1048" w:hanging="360"/>
      </w:pPr>
      <w:rPr>
        <w:rFonts w:ascii="Wingdings" w:eastAsia="Wingdings" w:hAnsi="Wingdings" w:cs="Wingdings" w:hint="default"/>
        <w:w w:val="100"/>
        <w:sz w:val="24"/>
        <w:szCs w:val="24"/>
        <w:lang w:val="en-US" w:eastAsia="en-US" w:bidi="ar-SA"/>
      </w:rPr>
    </w:lvl>
    <w:lvl w:ilvl="1" w:tplc="2A28A47E">
      <w:numFmt w:val="bullet"/>
      <w:lvlText w:val="•"/>
      <w:lvlJc w:val="left"/>
      <w:pPr>
        <w:ind w:left="1927" w:hanging="360"/>
      </w:pPr>
      <w:rPr>
        <w:rFonts w:hint="default"/>
        <w:lang w:val="en-US" w:eastAsia="en-US" w:bidi="ar-SA"/>
      </w:rPr>
    </w:lvl>
    <w:lvl w:ilvl="2" w:tplc="DDF6A104">
      <w:numFmt w:val="bullet"/>
      <w:lvlText w:val="•"/>
      <w:lvlJc w:val="left"/>
      <w:pPr>
        <w:ind w:left="2814" w:hanging="360"/>
      </w:pPr>
      <w:rPr>
        <w:rFonts w:hint="default"/>
        <w:lang w:val="en-US" w:eastAsia="en-US" w:bidi="ar-SA"/>
      </w:rPr>
    </w:lvl>
    <w:lvl w:ilvl="3" w:tplc="B35679F4">
      <w:numFmt w:val="bullet"/>
      <w:lvlText w:val="•"/>
      <w:lvlJc w:val="left"/>
      <w:pPr>
        <w:ind w:left="3702" w:hanging="360"/>
      </w:pPr>
      <w:rPr>
        <w:rFonts w:hint="default"/>
        <w:lang w:val="en-US" w:eastAsia="en-US" w:bidi="ar-SA"/>
      </w:rPr>
    </w:lvl>
    <w:lvl w:ilvl="4" w:tplc="EDCE89A2">
      <w:numFmt w:val="bullet"/>
      <w:lvlText w:val="•"/>
      <w:lvlJc w:val="left"/>
      <w:pPr>
        <w:ind w:left="4589" w:hanging="360"/>
      </w:pPr>
      <w:rPr>
        <w:rFonts w:hint="default"/>
        <w:lang w:val="en-US" w:eastAsia="en-US" w:bidi="ar-SA"/>
      </w:rPr>
    </w:lvl>
    <w:lvl w:ilvl="5" w:tplc="AB36AEF6">
      <w:numFmt w:val="bullet"/>
      <w:lvlText w:val="•"/>
      <w:lvlJc w:val="left"/>
      <w:pPr>
        <w:ind w:left="5477" w:hanging="360"/>
      </w:pPr>
      <w:rPr>
        <w:rFonts w:hint="default"/>
        <w:lang w:val="en-US" w:eastAsia="en-US" w:bidi="ar-SA"/>
      </w:rPr>
    </w:lvl>
    <w:lvl w:ilvl="6" w:tplc="AC42D38A">
      <w:numFmt w:val="bullet"/>
      <w:lvlText w:val="•"/>
      <w:lvlJc w:val="left"/>
      <w:pPr>
        <w:ind w:left="6364" w:hanging="360"/>
      </w:pPr>
      <w:rPr>
        <w:rFonts w:hint="default"/>
        <w:lang w:val="en-US" w:eastAsia="en-US" w:bidi="ar-SA"/>
      </w:rPr>
    </w:lvl>
    <w:lvl w:ilvl="7" w:tplc="EC9CE3EC">
      <w:numFmt w:val="bullet"/>
      <w:lvlText w:val="•"/>
      <w:lvlJc w:val="left"/>
      <w:pPr>
        <w:ind w:left="7252" w:hanging="360"/>
      </w:pPr>
      <w:rPr>
        <w:rFonts w:hint="default"/>
        <w:lang w:val="en-US" w:eastAsia="en-US" w:bidi="ar-SA"/>
      </w:rPr>
    </w:lvl>
    <w:lvl w:ilvl="8" w:tplc="81204342">
      <w:numFmt w:val="bullet"/>
      <w:lvlText w:val="•"/>
      <w:lvlJc w:val="left"/>
      <w:pPr>
        <w:ind w:left="8139" w:hanging="360"/>
      </w:pPr>
      <w:rPr>
        <w:rFonts w:hint="default"/>
        <w:lang w:val="en-US" w:eastAsia="en-US" w:bidi="ar-SA"/>
      </w:rPr>
    </w:lvl>
  </w:abstractNum>
  <w:abstractNum w:abstractNumId="31" w15:restartNumberingAfterBreak="0">
    <w:nsid w:val="33A50ADF"/>
    <w:multiLevelType w:val="multilevel"/>
    <w:tmpl w:val="5E3CA772"/>
    <w:lvl w:ilvl="0">
      <w:start w:val="2"/>
      <w:numFmt w:val="upperLetter"/>
      <w:lvlText w:val="%1"/>
      <w:lvlJc w:val="left"/>
      <w:pPr>
        <w:ind w:left="1408" w:hanging="720"/>
      </w:pPr>
      <w:rPr>
        <w:rFonts w:hint="default"/>
        <w:lang w:val="en-US" w:eastAsia="en-US" w:bidi="ar-SA"/>
      </w:rPr>
    </w:lvl>
    <w:lvl w:ilvl="1">
      <w:start w:val="10"/>
      <w:numFmt w:val="decimal"/>
      <w:lvlText w:val="%1.%2"/>
      <w:lvlJc w:val="left"/>
      <w:pPr>
        <w:ind w:left="1408" w:hanging="720"/>
      </w:pPr>
      <w:rPr>
        <w:rFonts w:hint="default"/>
        <w:lang w:val="en-US" w:eastAsia="en-US" w:bidi="ar-SA"/>
      </w:rPr>
    </w:lvl>
    <w:lvl w:ilvl="2">
      <w:start w:val="1"/>
      <w:numFmt w:val="decimal"/>
      <w:lvlText w:val="%1.%2.%3"/>
      <w:lvlJc w:val="left"/>
      <w:pPr>
        <w:ind w:left="1408" w:hanging="72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1408" w:hanging="360"/>
      </w:pPr>
      <w:rPr>
        <w:rFonts w:ascii="Symbol" w:eastAsia="Symbol" w:hAnsi="Symbol" w:cs="Symbol" w:hint="default"/>
        <w:w w:val="100"/>
        <w:sz w:val="24"/>
        <w:szCs w:val="24"/>
        <w:lang w:val="en-US" w:eastAsia="en-US" w:bidi="ar-SA"/>
      </w:rPr>
    </w:lvl>
    <w:lvl w:ilvl="4">
      <w:numFmt w:val="bullet"/>
      <w:lvlText w:val=""/>
      <w:lvlJc w:val="left"/>
      <w:pPr>
        <w:ind w:left="1768" w:hanging="360"/>
      </w:pPr>
      <w:rPr>
        <w:rFonts w:ascii="Wingdings" w:eastAsia="Wingdings" w:hAnsi="Wingdings" w:cs="Wingdings" w:hint="default"/>
        <w:w w:val="100"/>
        <w:sz w:val="24"/>
        <w:szCs w:val="24"/>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290"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32" w15:restartNumberingAfterBreak="0">
    <w:nsid w:val="389865E1"/>
    <w:multiLevelType w:val="hybridMultilevel"/>
    <w:tmpl w:val="684CB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AB3C62"/>
    <w:multiLevelType w:val="hybridMultilevel"/>
    <w:tmpl w:val="61381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A047C09"/>
    <w:multiLevelType w:val="hybridMultilevel"/>
    <w:tmpl w:val="50240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C026972"/>
    <w:multiLevelType w:val="hybridMultilevel"/>
    <w:tmpl w:val="1CBA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C63EC9"/>
    <w:multiLevelType w:val="hybridMultilevel"/>
    <w:tmpl w:val="AABE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6379EC"/>
    <w:multiLevelType w:val="hybridMultilevel"/>
    <w:tmpl w:val="314C84E2"/>
    <w:lvl w:ilvl="0" w:tplc="04090001">
      <w:start w:val="1"/>
      <w:numFmt w:val="bullet"/>
      <w:lvlText w:val=""/>
      <w:lvlJc w:val="left"/>
      <w:pPr>
        <w:ind w:left="1407" w:hanging="360"/>
      </w:pPr>
      <w:rPr>
        <w:rFonts w:ascii="Symbol" w:hAnsi="Symbol" w:hint="default"/>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38" w15:restartNumberingAfterBreak="0">
    <w:nsid w:val="4003777A"/>
    <w:multiLevelType w:val="hybridMultilevel"/>
    <w:tmpl w:val="867A8A24"/>
    <w:lvl w:ilvl="0" w:tplc="04090001">
      <w:start w:val="1"/>
      <w:numFmt w:val="bullet"/>
      <w:lvlText w:val=""/>
      <w:lvlJc w:val="left"/>
      <w:pPr>
        <w:ind w:left="1407" w:hanging="360"/>
      </w:pPr>
      <w:rPr>
        <w:rFonts w:ascii="Symbol" w:hAnsi="Symbol" w:hint="default"/>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39" w15:restartNumberingAfterBreak="0">
    <w:nsid w:val="40B21DB8"/>
    <w:multiLevelType w:val="hybridMultilevel"/>
    <w:tmpl w:val="C0203330"/>
    <w:lvl w:ilvl="0" w:tplc="2200CF66">
      <w:numFmt w:val="bullet"/>
      <w:lvlText w:val=""/>
      <w:lvlJc w:val="left"/>
      <w:pPr>
        <w:ind w:left="1048" w:hanging="360"/>
      </w:pPr>
      <w:rPr>
        <w:rFonts w:ascii="Symbol" w:eastAsia="Symbol" w:hAnsi="Symbol" w:cs="Symbol" w:hint="default"/>
        <w:w w:val="100"/>
        <w:sz w:val="24"/>
        <w:szCs w:val="24"/>
        <w:lang w:val="en-US" w:eastAsia="en-US" w:bidi="ar-SA"/>
      </w:rPr>
    </w:lvl>
    <w:lvl w:ilvl="1" w:tplc="33407678">
      <w:numFmt w:val="bullet"/>
      <w:lvlText w:val="•"/>
      <w:lvlJc w:val="left"/>
      <w:pPr>
        <w:ind w:left="1927" w:hanging="360"/>
      </w:pPr>
      <w:rPr>
        <w:rFonts w:hint="default"/>
        <w:lang w:val="en-US" w:eastAsia="en-US" w:bidi="ar-SA"/>
      </w:rPr>
    </w:lvl>
    <w:lvl w:ilvl="2" w:tplc="52B8EDBC">
      <w:numFmt w:val="bullet"/>
      <w:lvlText w:val="•"/>
      <w:lvlJc w:val="left"/>
      <w:pPr>
        <w:ind w:left="2814" w:hanging="360"/>
      </w:pPr>
      <w:rPr>
        <w:rFonts w:hint="default"/>
        <w:lang w:val="en-US" w:eastAsia="en-US" w:bidi="ar-SA"/>
      </w:rPr>
    </w:lvl>
    <w:lvl w:ilvl="3" w:tplc="E5629820">
      <w:numFmt w:val="bullet"/>
      <w:lvlText w:val="•"/>
      <w:lvlJc w:val="left"/>
      <w:pPr>
        <w:ind w:left="3702" w:hanging="360"/>
      </w:pPr>
      <w:rPr>
        <w:rFonts w:hint="default"/>
        <w:lang w:val="en-US" w:eastAsia="en-US" w:bidi="ar-SA"/>
      </w:rPr>
    </w:lvl>
    <w:lvl w:ilvl="4" w:tplc="71449C1A">
      <w:numFmt w:val="bullet"/>
      <w:lvlText w:val="•"/>
      <w:lvlJc w:val="left"/>
      <w:pPr>
        <w:ind w:left="4589" w:hanging="360"/>
      </w:pPr>
      <w:rPr>
        <w:rFonts w:hint="default"/>
        <w:lang w:val="en-US" w:eastAsia="en-US" w:bidi="ar-SA"/>
      </w:rPr>
    </w:lvl>
    <w:lvl w:ilvl="5" w:tplc="1C5E8370">
      <w:numFmt w:val="bullet"/>
      <w:lvlText w:val="•"/>
      <w:lvlJc w:val="left"/>
      <w:pPr>
        <w:ind w:left="5477" w:hanging="360"/>
      </w:pPr>
      <w:rPr>
        <w:rFonts w:hint="default"/>
        <w:lang w:val="en-US" w:eastAsia="en-US" w:bidi="ar-SA"/>
      </w:rPr>
    </w:lvl>
    <w:lvl w:ilvl="6" w:tplc="07546F46">
      <w:numFmt w:val="bullet"/>
      <w:lvlText w:val="•"/>
      <w:lvlJc w:val="left"/>
      <w:pPr>
        <w:ind w:left="6364" w:hanging="360"/>
      </w:pPr>
      <w:rPr>
        <w:rFonts w:hint="default"/>
        <w:lang w:val="en-US" w:eastAsia="en-US" w:bidi="ar-SA"/>
      </w:rPr>
    </w:lvl>
    <w:lvl w:ilvl="7" w:tplc="61E04728">
      <w:numFmt w:val="bullet"/>
      <w:lvlText w:val="•"/>
      <w:lvlJc w:val="left"/>
      <w:pPr>
        <w:ind w:left="7252" w:hanging="360"/>
      </w:pPr>
      <w:rPr>
        <w:rFonts w:hint="default"/>
        <w:lang w:val="en-US" w:eastAsia="en-US" w:bidi="ar-SA"/>
      </w:rPr>
    </w:lvl>
    <w:lvl w:ilvl="8" w:tplc="27F42844">
      <w:numFmt w:val="bullet"/>
      <w:lvlText w:val="•"/>
      <w:lvlJc w:val="left"/>
      <w:pPr>
        <w:ind w:left="8139" w:hanging="360"/>
      </w:pPr>
      <w:rPr>
        <w:rFonts w:hint="default"/>
        <w:lang w:val="en-US" w:eastAsia="en-US" w:bidi="ar-SA"/>
      </w:rPr>
    </w:lvl>
  </w:abstractNum>
  <w:abstractNum w:abstractNumId="40" w15:restartNumberingAfterBreak="0">
    <w:nsid w:val="41157863"/>
    <w:multiLevelType w:val="hybridMultilevel"/>
    <w:tmpl w:val="74B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E23AEC"/>
    <w:multiLevelType w:val="hybridMultilevel"/>
    <w:tmpl w:val="5BA42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0246D0"/>
    <w:multiLevelType w:val="hybridMultilevel"/>
    <w:tmpl w:val="1A7439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7735A55"/>
    <w:multiLevelType w:val="hybridMultilevel"/>
    <w:tmpl w:val="E78C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7DA3485"/>
    <w:multiLevelType w:val="multilevel"/>
    <w:tmpl w:val="082CE58A"/>
    <w:lvl w:ilvl="0">
      <w:start w:val="1"/>
      <w:numFmt w:val="upperLetter"/>
      <w:lvlText w:val="%1)"/>
      <w:lvlJc w:val="left"/>
      <w:pPr>
        <w:ind w:left="839" w:hanging="360"/>
      </w:pPr>
      <w:rPr>
        <w:rFonts w:hint="default"/>
      </w:rPr>
    </w:lvl>
    <w:lvl w:ilvl="1" w:tentative="1">
      <w:start w:val="1"/>
      <w:numFmt w:val="lowerLetter"/>
      <w:lvlText w:val="%2."/>
      <w:lvlJc w:val="left"/>
      <w:pPr>
        <w:ind w:left="1559" w:hanging="360"/>
      </w:pPr>
    </w:lvl>
    <w:lvl w:ilvl="2" w:tentative="1">
      <w:start w:val="1"/>
      <w:numFmt w:val="lowerRoman"/>
      <w:lvlText w:val="%3."/>
      <w:lvlJc w:val="right"/>
      <w:pPr>
        <w:ind w:left="2279" w:hanging="180"/>
      </w:pPr>
    </w:lvl>
    <w:lvl w:ilvl="3" w:tentative="1">
      <w:start w:val="1"/>
      <w:numFmt w:val="decimal"/>
      <w:lvlText w:val="%4."/>
      <w:lvlJc w:val="left"/>
      <w:pPr>
        <w:ind w:left="2999" w:hanging="360"/>
      </w:pPr>
    </w:lvl>
    <w:lvl w:ilvl="4" w:tentative="1">
      <w:start w:val="1"/>
      <w:numFmt w:val="lowerLetter"/>
      <w:lvlText w:val="%5."/>
      <w:lvlJc w:val="left"/>
      <w:pPr>
        <w:ind w:left="3719" w:hanging="360"/>
      </w:pPr>
    </w:lvl>
    <w:lvl w:ilvl="5" w:tentative="1">
      <w:start w:val="1"/>
      <w:numFmt w:val="lowerRoman"/>
      <w:lvlText w:val="%6."/>
      <w:lvlJc w:val="right"/>
      <w:pPr>
        <w:ind w:left="4439" w:hanging="180"/>
      </w:pPr>
    </w:lvl>
    <w:lvl w:ilvl="6" w:tentative="1">
      <w:start w:val="1"/>
      <w:numFmt w:val="decimal"/>
      <w:lvlText w:val="%7."/>
      <w:lvlJc w:val="left"/>
      <w:pPr>
        <w:ind w:left="5159" w:hanging="360"/>
      </w:pPr>
    </w:lvl>
    <w:lvl w:ilvl="7" w:tentative="1">
      <w:start w:val="1"/>
      <w:numFmt w:val="lowerLetter"/>
      <w:lvlText w:val="%8."/>
      <w:lvlJc w:val="left"/>
      <w:pPr>
        <w:ind w:left="5879" w:hanging="360"/>
      </w:pPr>
    </w:lvl>
    <w:lvl w:ilvl="8" w:tentative="1">
      <w:start w:val="1"/>
      <w:numFmt w:val="lowerRoman"/>
      <w:lvlText w:val="%9."/>
      <w:lvlJc w:val="right"/>
      <w:pPr>
        <w:ind w:left="6599" w:hanging="180"/>
      </w:pPr>
    </w:lvl>
  </w:abstractNum>
  <w:abstractNum w:abstractNumId="45" w15:restartNumberingAfterBreak="0">
    <w:nsid w:val="4DE22D68"/>
    <w:multiLevelType w:val="hybridMultilevel"/>
    <w:tmpl w:val="4BF090A6"/>
    <w:lvl w:ilvl="0" w:tplc="A5BEE59C">
      <w:numFmt w:val="bullet"/>
      <w:lvlText w:val="•"/>
      <w:lvlJc w:val="left"/>
      <w:pPr>
        <w:ind w:left="500" w:hanging="72"/>
      </w:pPr>
      <w:rPr>
        <w:rFonts w:ascii="Times New Roman" w:eastAsia="Times New Roman" w:hAnsi="Times New Roman" w:cs="Times New Roman" w:hint="default"/>
        <w:spacing w:val="-1"/>
        <w:w w:val="100"/>
        <w:sz w:val="18"/>
        <w:szCs w:val="18"/>
        <w:lang w:val="en-US" w:eastAsia="en-US" w:bidi="ar-SA"/>
      </w:rPr>
    </w:lvl>
    <w:lvl w:ilvl="1" w:tplc="3D323AC8">
      <w:numFmt w:val="bullet"/>
      <w:lvlText w:val="•"/>
      <w:lvlJc w:val="left"/>
      <w:pPr>
        <w:ind w:left="646" w:hanging="72"/>
      </w:pPr>
      <w:rPr>
        <w:rFonts w:hint="default"/>
        <w:lang w:val="en-US" w:eastAsia="en-US" w:bidi="ar-SA"/>
      </w:rPr>
    </w:lvl>
    <w:lvl w:ilvl="2" w:tplc="7480EB2A">
      <w:numFmt w:val="bullet"/>
      <w:lvlText w:val="•"/>
      <w:lvlJc w:val="left"/>
      <w:pPr>
        <w:ind w:left="793" w:hanging="72"/>
      </w:pPr>
      <w:rPr>
        <w:rFonts w:hint="default"/>
        <w:lang w:val="en-US" w:eastAsia="en-US" w:bidi="ar-SA"/>
      </w:rPr>
    </w:lvl>
    <w:lvl w:ilvl="3" w:tplc="66E27CB4">
      <w:numFmt w:val="bullet"/>
      <w:lvlText w:val="•"/>
      <w:lvlJc w:val="left"/>
      <w:pPr>
        <w:ind w:left="939" w:hanging="72"/>
      </w:pPr>
      <w:rPr>
        <w:rFonts w:hint="default"/>
        <w:lang w:val="en-US" w:eastAsia="en-US" w:bidi="ar-SA"/>
      </w:rPr>
    </w:lvl>
    <w:lvl w:ilvl="4" w:tplc="8B2A6B0E">
      <w:numFmt w:val="bullet"/>
      <w:lvlText w:val="•"/>
      <w:lvlJc w:val="left"/>
      <w:pPr>
        <w:ind w:left="1086" w:hanging="72"/>
      </w:pPr>
      <w:rPr>
        <w:rFonts w:hint="default"/>
        <w:lang w:val="en-US" w:eastAsia="en-US" w:bidi="ar-SA"/>
      </w:rPr>
    </w:lvl>
    <w:lvl w:ilvl="5" w:tplc="5F1645E6">
      <w:numFmt w:val="bullet"/>
      <w:lvlText w:val="•"/>
      <w:lvlJc w:val="left"/>
      <w:pPr>
        <w:ind w:left="1232" w:hanging="72"/>
      </w:pPr>
      <w:rPr>
        <w:rFonts w:hint="default"/>
        <w:lang w:val="en-US" w:eastAsia="en-US" w:bidi="ar-SA"/>
      </w:rPr>
    </w:lvl>
    <w:lvl w:ilvl="6" w:tplc="0D5022CE">
      <w:numFmt w:val="bullet"/>
      <w:lvlText w:val="•"/>
      <w:lvlJc w:val="left"/>
      <w:pPr>
        <w:ind w:left="1379" w:hanging="72"/>
      </w:pPr>
      <w:rPr>
        <w:rFonts w:hint="default"/>
        <w:lang w:val="en-US" w:eastAsia="en-US" w:bidi="ar-SA"/>
      </w:rPr>
    </w:lvl>
    <w:lvl w:ilvl="7" w:tplc="A3B291CE">
      <w:numFmt w:val="bullet"/>
      <w:lvlText w:val="•"/>
      <w:lvlJc w:val="left"/>
      <w:pPr>
        <w:ind w:left="1525" w:hanging="72"/>
      </w:pPr>
      <w:rPr>
        <w:rFonts w:hint="default"/>
        <w:lang w:val="en-US" w:eastAsia="en-US" w:bidi="ar-SA"/>
      </w:rPr>
    </w:lvl>
    <w:lvl w:ilvl="8" w:tplc="F31E4F80">
      <w:numFmt w:val="bullet"/>
      <w:lvlText w:val="•"/>
      <w:lvlJc w:val="left"/>
      <w:pPr>
        <w:ind w:left="1672" w:hanging="72"/>
      </w:pPr>
      <w:rPr>
        <w:rFonts w:hint="default"/>
        <w:lang w:val="en-US" w:eastAsia="en-US" w:bidi="ar-SA"/>
      </w:rPr>
    </w:lvl>
  </w:abstractNum>
  <w:abstractNum w:abstractNumId="46" w15:restartNumberingAfterBreak="0">
    <w:nsid w:val="4E183142"/>
    <w:multiLevelType w:val="multilevel"/>
    <w:tmpl w:val="BA2CD3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4E223135"/>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8" w15:restartNumberingAfterBreak="0">
    <w:nsid w:val="4F9F5D87"/>
    <w:multiLevelType w:val="multilevel"/>
    <w:tmpl w:val="9B9423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49" w15:restartNumberingAfterBreak="0">
    <w:nsid w:val="5130641D"/>
    <w:multiLevelType w:val="hybridMultilevel"/>
    <w:tmpl w:val="FB2C6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F4500D"/>
    <w:multiLevelType w:val="hybridMultilevel"/>
    <w:tmpl w:val="6C34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002B11"/>
    <w:multiLevelType w:val="hybridMultilevel"/>
    <w:tmpl w:val="BD54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4D2101"/>
    <w:multiLevelType w:val="hybridMultilevel"/>
    <w:tmpl w:val="DAA0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6C0B66"/>
    <w:multiLevelType w:val="hybridMultilevel"/>
    <w:tmpl w:val="FE5EF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9F67667"/>
    <w:multiLevelType w:val="hybridMultilevel"/>
    <w:tmpl w:val="0FEE675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A165088"/>
    <w:multiLevelType w:val="hybridMultilevel"/>
    <w:tmpl w:val="39DE6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E53CB0"/>
    <w:multiLevelType w:val="hybridMultilevel"/>
    <w:tmpl w:val="602A7E52"/>
    <w:lvl w:ilvl="0" w:tplc="1C5E86F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E313BF0"/>
    <w:multiLevelType w:val="multilevel"/>
    <w:tmpl w:val="57FE3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02F33A3"/>
    <w:multiLevelType w:val="hybridMultilevel"/>
    <w:tmpl w:val="84645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FE49AA"/>
    <w:multiLevelType w:val="hybridMultilevel"/>
    <w:tmpl w:val="8FA2B3BC"/>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60" w15:restartNumberingAfterBreak="0">
    <w:nsid w:val="615C4310"/>
    <w:multiLevelType w:val="hybridMultilevel"/>
    <w:tmpl w:val="0D20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B479A1"/>
    <w:multiLevelType w:val="multilevel"/>
    <w:tmpl w:val="C804E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45725DE"/>
    <w:multiLevelType w:val="hybridMultilevel"/>
    <w:tmpl w:val="E2DA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52B7992"/>
    <w:multiLevelType w:val="hybridMultilevel"/>
    <w:tmpl w:val="70AE62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A632A79"/>
    <w:multiLevelType w:val="hybridMultilevel"/>
    <w:tmpl w:val="2F869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BC06B8D"/>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6" w15:restartNumberingAfterBreak="0">
    <w:nsid w:val="6CF55262"/>
    <w:multiLevelType w:val="hybridMultilevel"/>
    <w:tmpl w:val="A07C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DA64784"/>
    <w:multiLevelType w:val="hybridMultilevel"/>
    <w:tmpl w:val="87E6235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8" w15:restartNumberingAfterBreak="0">
    <w:nsid w:val="71F347C8"/>
    <w:multiLevelType w:val="hybridMultilevel"/>
    <w:tmpl w:val="09E4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043CE8"/>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0" w15:restartNumberingAfterBreak="0">
    <w:nsid w:val="731714AE"/>
    <w:multiLevelType w:val="multilevel"/>
    <w:tmpl w:val="2244EC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1" w15:restartNumberingAfterBreak="0">
    <w:nsid w:val="741177BD"/>
    <w:multiLevelType w:val="hybridMultilevel"/>
    <w:tmpl w:val="9A9E2236"/>
    <w:lvl w:ilvl="0" w:tplc="BDC256C4">
      <w:numFmt w:val="bullet"/>
      <w:lvlText w:val=""/>
      <w:lvlJc w:val="left"/>
      <w:pPr>
        <w:ind w:left="266" w:hanging="180"/>
      </w:pPr>
      <w:rPr>
        <w:rFonts w:ascii="Symbol" w:eastAsia="Symbol" w:hAnsi="Symbol" w:cs="Symbol" w:hint="default"/>
        <w:w w:val="100"/>
        <w:sz w:val="20"/>
        <w:szCs w:val="20"/>
        <w:lang w:val="en-US" w:eastAsia="en-US" w:bidi="ar-SA"/>
      </w:rPr>
    </w:lvl>
    <w:lvl w:ilvl="1" w:tplc="07606532">
      <w:numFmt w:val="bullet"/>
      <w:lvlText w:val="•"/>
      <w:lvlJc w:val="left"/>
      <w:pPr>
        <w:ind w:left="430" w:hanging="180"/>
      </w:pPr>
      <w:rPr>
        <w:rFonts w:hint="default"/>
        <w:lang w:val="en-US" w:eastAsia="en-US" w:bidi="ar-SA"/>
      </w:rPr>
    </w:lvl>
    <w:lvl w:ilvl="2" w:tplc="8C88DCA6">
      <w:numFmt w:val="bullet"/>
      <w:lvlText w:val="•"/>
      <w:lvlJc w:val="left"/>
      <w:pPr>
        <w:ind w:left="601" w:hanging="180"/>
      </w:pPr>
      <w:rPr>
        <w:rFonts w:hint="default"/>
        <w:lang w:val="en-US" w:eastAsia="en-US" w:bidi="ar-SA"/>
      </w:rPr>
    </w:lvl>
    <w:lvl w:ilvl="3" w:tplc="63D8D670">
      <w:numFmt w:val="bullet"/>
      <w:lvlText w:val="•"/>
      <w:lvlJc w:val="left"/>
      <w:pPr>
        <w:ind w:left="771" w:hanging="180"/>
      </w:pPr>
      <w:rPr>
        <w:rFonts w:hint="default"/>
        <w:lang w:val="en-US" w:eastAsia="en-US" w:bidi="ar-SA"/>
      </w:rPr>
    </w:lvl>
    <w:lvl w:ilvl="4" w:tplc="04F44FF0">
      <w:numFmt w:val="bullet"/>
      <w:lvlText w:val="•"/>
      <w:lvlJc w:val="left"/>
      <w:pPr>
        <w:ind w:left="942" w:hanging="180"/>
      </w:pPr>
      <w:rPr>
        <w:rFonts w:hint="default"/>
        <w:lang w:val="en-US" w:eastAsia="en-US" w:bidi="ar-SA"/>
      </w:rPr>
    </w:lvl>
    <w:lvl w:ilvl="5" w:tplc="3FA2A09A">
      <w:numFmt w:val="bullet"/>
      <w:lvlText w:val="•"/>
      <w:lvlJc w:val="left"/>
      <w:pPr>
        <w:ind w:left="1112" w:hanging="180"/>
      </w:pPr>
      <w:rPr>
        <w:rFonts w:hint="default"/>
        <w:lang w:val="en-US" w:eastAsia="en-US" w:bidi="ar-SA"/>
      </w:rPr>
    </w:lvl>
    <w:lvl w:ilvl="6" w:tplc="A9744624">
      <w:numFmt w:val="bullet"/>
      <w:lvlText w:val="•"/>
      <w:lvlJc w:val="left"/>
      <w:pPr>
        <w:ind w:left="1283" w:hanging="180"/>
      </w:pPr>
      <w:rPr>
        <w:rFonts w:hint="default"/>
        <w:lang w:val="en-US" w:eastAsia="en-US" w:bidi="ar-SA"/>
      </w:rPr>
    </w:lvl>
    <w:lvl w:ilvl="7" w:tplc="1FCEA216">
      <w:numFmt w:val="bullet"/>
      <w:lvlText w:val="•"/>
      <w:lvlJc w:val="left"/>
      <w:pPr>
        <w:ind w:left="1453" w:hanging="180"/>
      </w:pPr>
      <w:rPr>
        <w:rFonts w:hint="default"/>
        <w:lang w:val="en-US" w:eastAsia="en-US" w:bidi="ar-SA"/>
      </w:rPr>
    </w:lvl>
    <w:lvl w:ilvl="8" w:tplc="92BEF952">
      <w:numFmt w:val="bullet"/>
      <w:lvlText w:val="•"/>
      <w:lvlJc w:val="left"/>
      <w:pPr>
        <w:ind w:left="1624" w:hanging="180"/>
      </w:pPr>
      <w:rPr>
        <w:rFonts w:hint="default"/>
        <w:lang w:val="en-US" w:eastAsia="en-US" w:bidi="ar-SA"/>
      </w:rPr>
    </w:lvl>
  </w:abstractNum>
  <w:abstractNum w:abstractNumId="72" w15:restartNumberingAfterBreak="0">
    <w:nsid w:val="7BAD62EE"/>
    <w:multiLevelType w:val="hybridMultilevel"/>
    <w:tmpl w:val="3F16A008"/>
    <w:lvl w:ilvl="0" w:tplc="DED2D0E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C076C5A"/>
    <w:multiLevelType w:val="hybridMultilevel"/>
    <w:tmpl w:val="3432BD8C"/>
    <w:lvl w:ilvl="0" w:tplc="1B1426C2">
      <w:numFmt w:val="bullet"/>
      <w:lvlText w:val=""/>
      <w:lvlJc w:val="left"/>
      <w:pPr>
        <w:ind w:left="266" w:hanging="162"/>
      </w:pPr>
      <w:rPr>
        <w:rFonts w:ascii="Symbol" w:eastAsia="Symbol" w:hAnsi="Symbol" w:cs="Symbol" w:hint="default"/>
        <w:w w:val="100"/>
        <w:sz w:val="20"/>
        <w:szCs w:val="20"/>
        <w:lang w:val="en-US" w:eastAsia="en-US" w:bidi="ar-SA"/>
      </w:rPr>
    </w:lvl>
    <w:lvl w:ilvl="1" w:tplc="669CC9AE">
      <w:numFmt w:val="bullet"/>
      <w:lvlText w:val="•"/>
      <w:lvlJc w:val="left"/>
      <w:pPr>
        <w:ind w:left="430" w:hanging="162"/>
      </w:pPr>
      <w:rPr>
        <w:rFonts w:hint="default"/>
        <w:lang w:val="en-US" w:eastAsia="en-US" w:bidi="ar-SA"/>
      </w:rPr>
    </w:lvl>
    <w:lvl w:ilvl="2" w:tplc="8C923526">
      <w:numFmt w:val="bullet"/>
      <w:lvlText w:val="•"/>
      <w:lvlJc w:val="left"/>
      <w:pPr>
        <w:ind w:left="601" w:hanging="162"/>
      </w:pPr>
      <w:rPr>
        <w:rFonts w:hint="default"/>
        <w:lang w:val="en-US" w:eastAsia="en-US" w:bidi="ar-SA"/>
      </w:rPr>
    </w:lvl>
    <w:lvl w:ilvl="3" w:tplc="52D0641A">
      <w:numFmt w:val="bullet"/>
      <w:lvlText w:val="•"/>
      <w:lvlJc w:val="left"/>
      <w:pPr>
        <w:ind w:left="771" w:hanging="162"/>
      </w:pPr>
      <w:rPr>
        <w:rFonts w:hint="default"/>
        <w:lang w:val="en-US" w:eastAsia="en-US" w:bidi="ar-SA"/>
      </w:rPr>
    </w:lvl>
    <w:lvl w:ilvl="4" w:tplc="A77E3708">
      <w:numFmt w:val="bullet"/>
      <w:lvlText w:val="•"/>
      <w:lvlJc w:val="left"/>
      <w:pPr>
        <w:ind w:left="942" w:hanging="162"/>
      </w:pPr>
      <w:rPr>
        <w:rFonts w:hint="default"/>
        <w:lang w:val="en-US" w:eastAsia="en-US" w:bidi="ar-SA"/>
      </w:rPr>
    </w:lvl>
    <w:lvl w:ilvl="5" w:tplc="8C1466C0">
      <w:numFmt w:val="bullet"/>
      <w:lvlText w:val="•"/>
      <w:lvlJc w:val="left"/>
      <w:pPr>
        <w:ind w:left="1112" w:hanging="162"/>
      </w:pPr>
      <w:rPr>
        <w:rFonts w:hint="default"/>
        <w:lang w:val="en-US" w:eastAsia="en-US" w:bidi="ar-SA"/>
      </w:rPr>
    </w:lvl>
    <w:lvl w:ilvl="6" w:tplc="64EC0764">
      <w:numFmt w:val="bullet"/>
      <w:lvlText w:val="•"/>
      <w:lvlJc w:val="left"/>
      <w:pPr>
        <w:ind w:left="1283" w:hanging="162"/>
      </w:pPr>
      <w:rPr>
        <w:rFonts w:hint="default"/>
        <w:lang w:val="en-US" w:eastAsia="en-US" w:bidi="ar-SA"/>
      </w:rPr>
    </w:lvl>
    <w:lvl w:ilvl="7" w:tplc="FEACD082">
      <w:numFmt w:val="bullet"/>
      <w:lvlText w:val="•"/>
      <w:lvlJc w:val="left"/>
      <w:pPr>
        <w:ind w:left="1453" w:hanging="162"/>
      </w:pPr>
      <w:rPr>
        <w:rFonts w:hint="default"/>
        <w:lang w:val="en-US" w:eastAsia="en-US" w:bidi="ar-SA"/>
      </w:rPr>
    </w:lvl>
    <w:lvl w:ilvl="8" w:tplc="A1DCE560">
      <w:numFmt w:val="bullet"/>
      <w:lvlText w:val="•"/>
      <w:lvlJc w:val="left"/>
      <w:pPr>
        <w:ind w:left="1624" w:hanging="162"/>
      </w:pPr>
      <w:rPr>
        <w:rFonts w:hint="default"/>
        <w:lang w:val="en-US" w:eastAsia="en-US" w:bidi="ar-SA"/>
      </w:rPr>
    </w:lvl>
  </w:abstractNum>
  <w:num w:numId="1">
    <w:abstractNumId w:val="1"/>
  </w:num>
  <w:num w:numId="2">
    <w:abstractNumId w:val="31"/>
  </w:num>
  <w:num w:numId="3">
    <w:abstractNumId w:val="30"/>
  </w:num>
  <w:num w:numId="4">
    <w:abstractNumId w:val="45"/>
  </w:num>
  <w:num w:numId="5">
    <w:abstractNumId w:val="18"/>
  </w:num>
  <w:num w:numId="6">
    <w:abstractNumId w:val="73"/>
  </w:num>
  <w:num w:numId="7">
    <w:abstractNumId w:val="7"/>
  </w:num>
  <w:num w:numId="8">
    <w:abstractNumId w:val="71"/>
  </w:num>
  <w:num w:numId="9">
    <w:abstractNumId w:val="39"/>
  </w:num>
  <w:num w:numId="10">
    <w:abstractNumId w:val="12"/>
  </w:num>
  <w:num w:numId="11">
    <w:abstractNumId w:val="21"/>
  </w:num>
  <w:num w:numId="12">
    <w:abstractNumId w:val="44"/>
  </w:num>
  <w:num w:numId="13">
    <w:abstractNumId w:val="20"/>
  </w:num>
  <w:num w:numId="14">
    <w:abstractNumId w:val="42"/>
  </w:num>
  <w:num w:numId="15">
    <w:abstractNumId w:val="8"/>
  </w:num>
  <w:num w:numId="16">
    <w:abstractNumId w:val="69"/>
  </w:num>
  <w:num w:numId="17">
    <w:abstractNumId w:val="11"/>
  </w:num>
  <w:num w:numId="18">
    <w:abstractNumId w:val="47"/>
  </w:num>
  <w:num w:numId="19">
    <w:abstractNumId w:val="65"/>
  </w:num>
  <w:num w:numId="20">
    <w:abstractNumId w:val="19"/>
  </w:num>
  <w:num w:numId="21">
    <w:abstractNumId w:val="54"/>
  </w:num>
  <w:num w:numId="22">
    <w:abstractNumId w:val="53"/>
  </w:num>
  <w:num w:numId="23">
    <w:abstractNumId w:val="2"/>
  </w:num>
  <w:num w:numId="24">
    <w:abstractNumId w:val="40"/>
  </w:num>
  <w:num w:numId="25">
    <w:abstractNumId w:val="49"/>
  </w:num>
  <w:num w:numId="26">
    <w:abstractNumId w:val="50"/>
  </w:num>
  <w:num w:numId="27">
    <w:abstractNumId w:val="27"/>
  </w:num>
  <w:num w:numId="28">
    <w:abstractNumId w:val="13"/>
  </w:num>
  <w:num w:numId="29">
    <w:abstractNumId w:val="29"/>
  </w:num>
  <w:num w:numId="30">
    <w:abstractNumId w:val="57"/>
  </w:num>
  <w:num w:numId="31">
    <w:abstractNumId w:val="15"/>
  </w:num>
  <w:num w:numId="32">
    <w:abstractNumId w:val="14"/>
  </w:num>
  <w:num w:numId="33">
    <w:abstractNumId w:val="70"/>
  </w:num>
  <w:num w:numId="34">
    <w:abstractNumId w:val="26"/>
  </w:num>
  <w:num w:numId="35">
    <w:abstractNumId w:val="46"/>
  </w:num>
  <w:num w:numId="36">
    <w:abstractNumId w:val="48"/>
  </w:num>
  <w:num w:numId="37">
    <w:abstractNumId w:val="6"/>
  </w:num>
  <w:num w:numId="38">
    <w:abstractNumId w:val="61"/>
  </w:num>
  <w:num w:numId="39">
    <w:abstractNumId w:val="25"/>
  </w:num>
  <w:num w:numId="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6"/>
  </w:num>
  <w:num w:numId="57">
    <w:abstractNumId w:val="59"/>
  </w:num>
  <w:num w:numId="58">
    <w:abstractNumId w:val="36"/>
  </w:num>
  <w:num w:numId="59">
    <w:abstractNumId w:val="63"/>
  </w:num>
  <w:num w:numId="60">
    <w:abstractNumId w:val="43"/>
  </w:num>
  <w:num w:numId="61">
    <w:abstractNumId w:val="67"/>
  </w:num>
  <w:num w:numId="62">
    <w:abstractNumId w:val="24"/>
  </w:num>
  <w:num w:numId="63">
    <w:abstractNumId w:val="55"/>
  </w:num>
  <w:num w:numId="64">
    <w:abstractNumId w:val="9"/>
  </w:num>
  <w:num w:numId="65">
    <w:abstractNumId w:val="34"/>
  </w:num>
  <w:num w:numId="66">
    <w:abstractNumId w:val="66"/>
  </w:num>
  <w:num w:numId="67">
    <w:abstractNumId w:val="0"/>
  </w:num>
  <w:num w:numId="68">
    <w:abstractNumId w:val="22"/>
  </w:num>
  <w:num w:numId="69">
    <w:abstractNumId w:val="38"/>
  </w:num>
  <w:num w:numId="70">
    <w:abstractNumId w:val="33"/>
  </w:num>
  <w:num w:numId="71">
    <w:abstractNumId w:val="37"/>
  </w:num>
  <w:num w:numId="72">
    <w:abstractNumId w:val="56"/>
  </w:num>
  <w:num w:numId="73">
    <w:abstractNumId w:val="72"/>
  </w:num>
  <w:num w:numId="74">
    <w:abstractNumId w:val="60"/>
  </w:num>
  <w:num w:numId="75">
    <w:abstractNumId w:val="10"/>
  </w:num>
  <w:num w:numId="76">
    <w:abstractNumId w:val="4"/>
  </w:num>
  <w:num w:numId="77">
    <w:abstractNumId w:val="41"/>
  </w:num>
  <w:num w:numId="78">
    <w:abstractNumId w:val="68"/>
  </w:num>
  <w:num w:numId="79">
    <w:abstractNumId w:val="62"/>
  </w:num>
  <w:num w:numId="80">
    <w:abstractNumId w:val="52"/>
  </w:num>
  <w:num w:numId="81">
    <w:abstractNumId w:val="32"/>
  </w:num>
  <w:num w:numId="82">
    <w:abstractNumId w:val="28"/>
  </w:num>
  <w:num w:numId="83">
    <w:abstractNumId w:val="3"/>
  </w:num>
  <w:num w:numId="84">
    <w:abstractNumId w:val="35"/>
  </w:num>
  <w:num w:numId="85">
    <w:abstractNumId w:val="5"/>
  </w:num>
  <w:num w:numId="86">
    <w:abstractNumId w:val="64"/>
  </w:num>
  <w:num w:numId="87">
    <w:abstractNumId w:val="58"/>
  </w:num>
  <w:num w:numId="88">
    <w:abstractNumId w:val="17"/>
  </w:num>
  <w:num w:numId="89">
    <w:abstractNumId w:val="23"/>
  </w:num>
  <w:num w:numId="90">
    <w:abstractNumId w:val="51"/>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
    <w15:presenceInfo w15:providerId="Windows Live" w15:userId="f9da4732cdc7bb1d"/>
  </w15:person>
  <w15:person w15:author="Benjamin Meyer">
    <w15:presenceInfo w15:providerId="None" w15:userId="Benjamin Meyer"/>
  </w15:person>
  <w15:person w15:author="Apsens, Sarah J (DEC)">
    <w15:presenceInfo w15:providerId="AD" w15:userId="S::sarah.apsens@alaska.gov::3e4ef532-92ed-4492-bbb4-61fbf209ca96"/>
  </w15:person>
  <w15:person w15:author="bmeyer bmeyer">
    <w15:presenceInfo w15:providerId="Windows Live" w15:userId="bd0dd052dcf49e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autoUpdateBibliography" w:val="true"/>
    <w:docVar w:name="paperpile-clusterType" w:val="normal"/>
    <w:docVar w:name="paperpile-doc-id" w:val="K295Y255U635R353"/>
    <w:docVar w:name="paperpile-doc-name" w:val="qapp_draft_v4.2_SJA edits_02.21.2023.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0D14B5"/>
    <w:rsid w:val="000003B8"/>
    <w:rsid w:val="0001263F"/>
    <w:rsid w:val="000206FF"/>
    <w:rsid w:val="00021763"/>
    <w:rsid w:val="000231CA"/>
    <w:rsid w:val="00026012"/>
    <w:rsid w:val="0003137E"/>
    <w:rsid w:val="00032DC7"/>
    <w:rsid w:val="00044944"/>
    <w:rsid w:val="00045E03"/>
    <w:rsid w:val="0005042B"/>
    <w:rsid w:val="00054284"/>
    <w:rsid w:val="00060E62"/>
    <w:rsid w:val="00061F72"/>
    <w:rsid w:val="000620EC"/>
    <w:rsid w:val="00064D70"/>
    <w:rsid w:val="0007134B"/>
    <w:rsid w:val="00071574"/>
    <w:rsid w:val="00073593"/>
    <w:rsid w:val="000736AF"/>
    <w:rsid w:val="00074BA5"/>
    <w:rsid w:val="000824BD"/>
    <w:rsid w:val="000961EF"/>
    <w:rsid w:val="000974E7"/>
    <w:rsid w:val="00097E5F"/>
    <w:rsid w:val="000A5755"/>
    <w:rsid w:val="000A6A19"/>
    <w:rsid w:val="000A7D97"/>
    <w:rsid w:val="000B18F9"/>
    <w:rsid w:val="000C3DB0"/>
    <w:rsid w:val="000C4459"/>
    <w:rsid w:val="000D14B5"/>
    <w:rsid w:val="000D1FBD"/>
    <w:rsid w:val="000D2D4F"/>
    <w:rsid w:val="000D7D6F"/>
    <w:rsid w:val="000F0D23"/>
    <w:rsid w:val="000F1786"/>
    <w:rsid w:val="000F1CB8"/>
    <w:rsid w:val="000F3D6A"/>
    <w:rsid w:val="001001FD"/>
    <w:rsid w:val="0010405F"/>
    <w:rsid w:val="00106C22"/>
    <w:rsid w:val="00113B46"/>
    <w:rsid w:val="00116BE7"/>
    <w:rsid w:val="00124C91"/>
    <w:rsid w:val="00127934"/>
    <w:rsid w:val="00141D6D"/>
    <w:rsid w:val="00146D46"/>
    <w:rsid w:val="001665D3"/>
    <w:rsid w:val="0017158E"/>
    <w:rsid w:val="00172D5C"/>
    <w:rsid w:val="00175C20"/>
    <w:rsid w:val="001852A0"/>
    <w:rsid w:val="00186878"/>
    <w:rsid w:val="00197400"/>
    <w:rsid w:val="001A1813"/>
    <w:rsid w:val="001A7025"/>
    <w:rsid w:val="001A7499"/>
    <w:rsid w:val="001B6F79"/>
    <w:rsid w:val="001C6141"/>
    <w:rsid w:val="001C70AA"/>
    <w:rsid w:val="001D1A3E"/>
    <w:rsid w:val="001D5A4D"/>
    <w:rsid w:val="001E3312"/>
    <w:rsid w:val="001E77E8"/>
    <w:rsid w:val="001F141E"/>
    <w:rsid w:val="001F4FD2"/>
    <w:rsid w:val="001F6110"/>
    <w:rsid w:val="0020526C"/>
    <w:rsid w:val="002139A7"/>
    <w:rsid w:val="002149C0"/>
    <w:rsid w:val="0022144D"/>
    <w:rsid w:val="002241BD"/>
    <w:rsid w:val="00230E63"/>
    <w:rsid w:val="00231651"/>
    <w:rsid w:val="00231AFB"/>
    <w:rsid w:val="00231D95"/>
    <w:rsid w:val="0025286A"/>
    <w:rsid w:val="00260B58"/>
    <w:rsid w:val="00262B5F"/>
    <w:rsid w:val="002657A0"/>
    <w:rsid w:val="002712EA"/>
    <w:rsid w:val="00274B87"/>
    <w:rsid w:val="0027703A"/>
    <w:rsid w:val="0027779C"/>
    <w:rsid w:val="002800FF"/>
    <w:rsid w:val="00284372"/>
    <w:rsid w:val="00292080"/>
    <w:rsid w:val="002926A4"/>
    <w:rsid w:val="00294DCB"/>
    <w:rsid w:val="002968DF"/>
    <w:rsid w:val="00296945"/>
    <w:rsid w:val="002B33B9"/>
    <w:rsid w:val="002B619C"/>
    <w:rsid w:val="002B664A"/>
    <w:rsid w:val="002B7AD7"/>
    <w:rsid w:val="002C01B1"/>
    <w:rsid w:val="002C5646"/>
    <w:rsid w:val="002D7438"/>
    <w:rsid w:val="002F1311"/>
    <w:rsid w:val="002F2A16"/>
    <w:rsid w:val="003031F6"/>
    <w:rsid w:val="0030482F"/>
    <w:rsid w:val="00306010"/>
    <w:rsid w:val="00307512"/>
    <w:rsid w:val="00307E5C"/>
    <w:rsid w:val="003117A1"/>
    <w:rsid w:val="003130F0"/>
    <w:rsid w:val="00317DA9"/>
    <w:rsid w:val="003321DF"/>
    <w:rsid w:val="00340999"/>
    <w:rsid w:val="00343D60"/>
    <w:rsid w:val="00344820"/>
    <w:rsid w:val="003459F3"/>
    <w:rsid w:val="00350F24"/>
    <w:rsid w:val="00357C38"/>
    <w:rsid w:val="003605AB"/>
    <w:rsid w:val="00361ED1"/>
    <w:rsid w:val="003620AB"/>
    <w:rsid w:val="00362DDF"/>
    <w:rsid w:val="00373E89"/>
    <w:rsid w:val="00376EF1"/>
    <w:rsid w:val="00385894"/>
    <w:rsid w:val="003951E1"/>
    <w:rsid w:val="003A0419"/>
    <w:rsid w:val="003A34EF"/>
    <w:rsid w:val="003A402A"/>
    <w:rsid w:val="003A55A3"/>
    <w:rsid w:val="003A6A63"/>
    <w:rsid w:val="003A6E68"/>
    <w:rsid w:val="003B1B67"/>
    <w:rsid w:val="003B7E56"/>
    <w:rsid w:val="003C1591"/>
    <w:rsid w:val="003E0C23"/>
    <w:rsid w:val="003E330A"/>
    <w:rsid w:val="003E6C20"/>
    <w:rsid w:val="003F201C"/>
    <w:rsid w:val="00400158"/>
    <w:rsid w:val="00401F53"/>
    <w:rsid w:val="0040268E"/>
    <w:rsid w:val="00403FF0"/>
    <w:rsid w:val="0040791A"/>
    <w:rsid w:val="0041192E"/>
    <w:rsid w:val="00411993"/>
    <w:rsid w:val="00412CB2"/>
    <w:rsid w:val="00417532"/>
    <w:rsid w:val="00423898"/>
    <w:rsid w:val="00434CF1"/>
    <w:rsid w:val="004405C8"/>
    <w:rsid w:val="0044246A"/>
    <w:rsid w:val="0044308E"/>
    <w:rsid w:val="004468AF"/>
    <w:rsid w:val="00447612"/>
    <w:rsid w:val="00457A58"/>
    <w:rsid w:val="00461CAC"/>
    <w:rsid w:val="004638CA"/>
    <w:rsid w:val="004670E0"/>
    <w:rsid w:val="004704BF"/>
    <w:rsid w:val="00471EAA"/>
    <w:rsid w:val="004770EF"/>
    <w:rsid w:val="00486587"/>
    <w:rsid w:val="004902B8"/>
    <w:rsid w:val="004911DB"/>
    <w:rsid w:val="00494FFD"/>
    <w:rsid w:val="00497B0F"/>
    <w:rsid w:val="004A6F10"/>
    <w:rsid w:val="004A7A55"/>
    <w:rsid w:val="004B1FD6"/>
    <w:rsid w:val="004B3020"/>
    <w:rsid w:val="004B6871"/>
    <w:rsid w:val="004C0CA2"/>
    <w:rsid w:val="004C7651"/>
    <w:rsid w:val="004D09A6"/>
    <w:rsid w:val="004D249F"/>
    <w:rsid w:val="004D2610"/>
    <w:rsid w:val="00504626"/>
    <w:rsid w:val="00505ACF"/>
    <w:rsid w:val="00511601"/>
    <w:rsid w:val="005120FF"/>
    <w:rsid w:val="005125E1"/>
    <w:rsid w:val="00513C87"/>
    <w:rsid w:val="00514236"/>
    <w:rsid w:val="00524538"/>
    <w:rsid w:val="00526B5C"/>
    <w:rsid w:val="00530E7B"/>
    <w:rsid w:val="0053135F"/>
    <w:rsid w:val="00534C0D"/>
    <w:rsid w:val="0053557D"/>
    <w:rsid w:val="005429B2"/>
    <w:rsid w:val="00555404"/>
    <w:rsid w:val="00561BD8"/>
    <w:rsid w:val="005765BB"/>
    <w:rsid w:val="00576813"/>
    <w:rsid w:val="00580EED"/>
    <w:rsid w:val="0058136E"/>
    <w:rsid w:val="005865DB"/>
    <w:rsid w:val="0059311B"/>
    <w:rsid w:val="00593B5E"/>
    <w:rsid w:val="005A0A2D"/>
    <w:rsid w:val="005A37C8"/>
    <w:rsid w:val="005A4E5E"/>
    <w:rsid w:val="005B46B7"/>
    <w:rsid w:val="005B7A0C"/>
    <w:rsid w:val="005B7CBD"/>
    <w:rsid w:val="005C5A09"/>
    <w:rsid w:val="005C79E7"/>
    <w:rsid w:val="005D522B"/>
    <w:rsid w:val="005D5C61"/>
    <w:rsid w:val="005D6838"/>
    <w:rsid w:val="005E22D9"/>
    <w:rsid w:val="005E7686"/>
    <w:rsid w:val="005F4B78"/>
    <w:rsid w:val="005F5770"/>
    <w:rsid w:val="005F78C3"/>
    <w:rsid w:val="00600FB2"/>
    <w:rsid w:val="006077CD"/>
    <w:rsid w:val="006128E6"/>
    <w:rsid w:val="0061682D"/>
    <w:rsid w:val="00621F9D"/>
    <w:rsid w:val="00622BC1"/>
    <w:rsid w:val="00630926"/>
    <w:rsid w:val="00635247"/>
    <w:rsid w:val="00635EC2"/>
    <w:rsid w:val="00636933"/>
    <w:rsid w:val="00636CFA"/>
    <w:rsid w:val="00645A89"/>
    <w:rsid w:val="00646D5A"/>
    <w:rsid w:val="00647C64"/>
    <w:rsid w:val="006532C8"/>
    <w:rsid w:val="00662FD7"/>
    <w:rsid w:val="00667A38"/>
    <w:rsid w:val="00670DFD"/>
    <w:rsid w:val="00672EB1"/>
    <w:rsid w:val="00682087"/>
    <w:rsid w:val="006836A7"/>
    <w:rsid w:val="00685216"/>
    <w:rsid w:val="00685FEE"/>
    <w:rsid w:val="006B1311"/>
    <w:rsid w:val="006B2794"/>
    <w:rsid w:val="006B458B"/>
    <w:rsid w:val="006B6C2B"/>
    <w:rsid w:val="006C1936"/>
    <w:rsid w:val="006D5F54"/>
    <w:rsid w:val="006E24C0"/>
    <w:rsid w:val="006F1622"/>
    <w:rsid w:val="006F30EE"/>
    <w:rsid w:val="00700078"/>
    <w:rsid w:val="007043C9"/>
    <w:rsid w:val="00723CBB"/>
    <w:rsid w:val="00724F1E"/>
    <w:rsid w:val="00726460"/>
    <w:rsid w:val="00734868"/>
    <w:rsid w:val="00740AA8"/>
    <w:rsid w:val="007472DA"/>
    <w:rsid w:val="00760373"/>
    <w:rsid w:val="007618AD"/>
    <w:rsid w:val="007647A2"/>
    <w:rsid w:val="00771F2F"/>
    <w:rsid w:val="00775614"/>
    <w:rsid w:val="007912F2"/>
    <w:rsid w:val="007967D8"/>
    <w:rsid w:val="007B035B"/>
    <w:rsid w:val="007B1BD4"/>
    <w:rsid w:val="007B518C"/>
    <w:rsid w:val="007C6C6B"/>
    <w:rsid w:val="007D11CF"/>
    <w:rsid w:val="007D232D"/>
    <w:rsid w:val="007D6067"/>
    <w:rsid w:val="007D78DC"/>
    <w:rsid w:val="007E16EA"/>
    <w:rsid w:val="007E2CFB"/>
    <w:rsid w:val="007F406F"/>
    <w:rsid w:val="007F4AD8"/>
    <w:rsid w:val="007F5DE1"/>
    <w:rsid w:val="007F6044"/>
    <w:rsid w:val="008043F1"/>
    <w:rsid w:val="008157C8"/>
    <w:rsid w:val="008200D5"/>
    <w:rsid w:val="008229CA"/>
    <w:rsid w:val="00824D84"/>
    <w:rsid w:val="00826A3C"/>
    <w:rsid w:val="008323A5"/>
    <w:rsid w:val="00832A07"/>
    <w:rsid w:val="0084466F"/>
    <w:rsid w:val="0084536E"/>
    <w:rsid w:val="00846D72"/>
    <w:rsid w:val="0084795D"/>
    <w:rsid w:val="008631EA"/>
    <w:rsid w:val="00877D5B"/>
    <w:rsid w:val="008844CB"/>
    <w:rsid w:val="0088566D"/>
    <w:rsid w:val="00890F04"/>
    <w:rsid w:val="00892788"/>
    <w:rsid w:val="008A1901"/>
    <w:rsid w:val="008A318D"/>
    <w:rsid w:val="008B1508"/>
    <w:rsid w:val="008C121A"/>
    <w:rsid w:val="008C597A"/>
    <w:rsid w:val="008E157A"/>
    <w:rsid w:val="008E4C7F"/>
    <w:rsid w:val="008E7EA5"/>
    <w:rsid w:val="008F0084"/>
    <w:rsid w:val="00907836"/>
    <w:rsid w:val="009340DD"/>
    <w:rsid w:val="00944357"/>
    <w:rsid w:val="00944981"/>
    <w:rsid w:val="0095085A"/>
    <w:rsid w:val="009601CC"/>
    <w:rsid w:val="009748A5"/>
    <w:rsid w:val="00975383"/>
    <w:rsid w:val="00980D8B"/>
    <w:rsid w:val="00991F8B"/>
    <w:rsid w:val="009A0A15"/>
    <w:rsid w:val="009A1501"/>
    <w:rsid w:val="009A297F"/>
    <w:rsid w:val="009B111A"/>
    <w:rsid w:val="009B20CC"/>
    <w:rsid w:val="009D2B50"/>
    <w:rsid w:val="009D3EAA"/>
    <w:rsid w:val="009D4825"/>
    <w:rsid w:val="009D5C90"/>
    <w:rsid w:val="009E16E3"/>
    <w:rsid w:val="009F28D5"/>
    <w:rsid w:val="009F2D54"/>
    <w:rsid w:val="009F72AC"/>
    <w:rsid w:val="00A20351"/>
    <w:rsid w:val="00A33EC3"/>
    <w:rsid w:val="00A33F0E"/>
    <w:rsid w:val="00A40366"/>
    <w:rsid w:val="00A412ED"/>
    <w:rsid w:val="00A54D7E"/>
    <w:rsid w:val="00A6199B"/>
    <w:rsid w:val="00A77705"/>
    <w:rsid w:val="00A8263F"/>
    <w:rsid w:val="00A82808"/>
    <w:rsid w:val="00A93966"/>
    <w:rsid w:val="00A97F78"/>
    <w:rsid w:val="00AA03CD"/>
    <w:rsid w:val="00AA387F"/>
    <w:rsid w:val="00AA715E"/>
    <w:rsid w:val="00AA7758"/>
    <w:rsid w:val="00AB7D05"/>
    <w:rsid w:val="00AC137F"/>
    <w:rsid w:val="00AC29D8"/>
    <w:rsid w:val="00AC5B29"/>
    <w:rsid w:val="00AD0197"/>
    <w:rsid w:val="00AD2EC2"/>
    <w:rsid w:val="00AD3520"/>
    <w:rsid w:val="00AD45FB"/>
    <w:rsid w:val="00AD6708"/>
    <w:rsid w:val="00AD73F2"/>
    <w:rsid w:val="00AE0249"/>
    <w:rsid w:val="00AE50F4"/>
    <w:rsid w:val="00AE57CF"/>
    <w:rsid w:val="00AE5F77"/>
    <w:rsid w:val="00AE6B26"/>
    <w:rsid w:val="00AF20D9"/>
    <w:rsid w:val="00AF31AF"/>
    <w:rsid w:val="00AF7519"/>
    <w:rsid w:val="00AF7CAA"/>
    <w:rsid w:val="00B019AA"/>
    <w:rsid w:val="00B06D55"/>
    <w:rsid w:val="00B075AD"/>
    <w:rsid w:val="00B117EB"/>
    <w:rsid w:val="00B13FB2"/>
    <w:rsid w:val="00B22E6F"/>
    <w:rsid w:val="00B23017"/>
    <w:rsid w:val="00B23A4C"/>
    <w:rsid w:val="00B23E79"/>
    <w:rsid w:val="00B25F72"/>
    <w:rsid w:val="00B27772"/>
    <w:rsid w:val="00B34ACF"/>
    <w:rsid w:val="00B34B0D"/>
    <w:rsid w:val="00B353D6"/>
    <w:rsid w:val="00B36AEB"/>
    <w:rsid w:val="00B46D30"/>
    <w:rsid w:val="00B515CF"/>
    <w:rsid w:val="00B5456E"/>
    <w:rsid w:val="00B54A80"/>
    <w:rsid w:val="00B61701"/>
    <w:rsid w:val="00B658D2"/>
    <w:rsid w:val="00B66E98"/>
    <w:rsid w:val="00B676F5"/>
    <w:rsid w:val="00B72218"/>
    <w:rsid w:val="00B74CB3"/>
    <w:rsid w:val="00B808DF"/>
    <w:rsid w:val="00B816E8"/>
    <w:rsid w:val="00B8454C"/>
    <w:rsid w:val="00B85A55"/>
    <w:rsid w:val="00B860C7"/>
    <w:rsid w:val="00B87030"/>
    <w:rsid w:val="00B87CA6"/>
    <w:rsid w:val="00B90285"/>
    <w:rsid w:val="00B90C6F"/>
    <w:rsid w:val="00BA1957"/>
    <w:rsid w:val="00BA5E2E"/>
    <w:rsid w:val="00BA7093"/>
    <w:rsid w:val="00BC56CD"/>
    <w:rsid w:val="00BC5986"/>
    <w:rsid w:val="00BD4798"/>
    <w:rsid w:val="00BE24EE"/>
    <w:rsid w:val="00BE2DF2"/>
    <w:rsid w:val="00BE7085"/>
    <w:rsid w:val="00BF13C9"/>
    <w:rsid w:val="00BF264F"/>
    <w:rsid w:val="00C01915"/>
    <w:rsid w:val="00C10D15"/>
    <w:rsid w:val="00C1423D"/>
    <w:rsid w:val="00C161F5"/>
    <w:rsid w:val="00C266A5"/>
    <w:rsid w:val="00C26977"/>
    <w:rsid w:val="00C364A7"/>
    <w:rsid w:val="00C414B7"/>
    <w:rsid w:val="00C561A2"/>
    <w:rsid w:val="00C56848"/>
    <w:rsid w:val="00C72215"/>
    <w:rsid w:val="00C73E1A"/>
    <w:rsid w:val="00C75F2A"/>
    <w:rsid w:val="00C8222D"/>
    <w:rsid w:val="00C82A02"/>
    <w:rsid w:val="00C83E1A"/>
    <w:rsid w:val="00C85E47"/>
    <w:rsid w:val="00C85FF6"/>
    <w:rsid w:val="00CA2587"/>
    <w:rsid w:val="00CA6005"/>
    <w:rsid w:val="00CA7344"/>
    <w:rsid w:val="00CB1E35"/>
    <w:rsid w:val="00CB62C7"/>
    <w:rsid w:val="00CC0B2D"/>
    <w:rsid w:val="00CC5A09"/>
    <w:rsid w:val="00CD42F0"/>
    <w:rsid w:val="00CE0661"/>
    <w:rsid w:val="00CE1BBC"/>
    <w:rsid w:val="00CF182D"/>
    <w:rsid w:val="00CF4205"/>
    <w:rsid w:val="00D050E7"/>
    <w:rsid w:val="00D054D8"/>
    <w:rsid w:val="00D07749"/>
    <w:rsid w:val="00D14AB6"/>
    <w:rsid w:val="00D21395"/>
    <w:rsid w:val="00D23A1E"/>
    <w:rsid w:val="00D32FB6"/>
    <w:rsid w:val="00D3584A"/>
    <w:rsid w:val="00D47A88"/>
    <w:rsid w:val="00D5087C"/>
    <w:rsid w:val="00D528B3"/>
    <w:rsid w:val="00D5447C"/>
    <w:rsid w:val="00D602D6"/>
    <w:rsid w:val="00D74E5D"/>
    <w:rsid w:val="00D76CF7"/>
    <w:rsid w:val="00D8332A"/>
    <w:rsid w:val="00D859C7"/>
    <w:rsid w:val="00D8691E"/>
    <w:rsid w:val="00D90FB3"/>
    <w:rsid w:val="00D91B60"/>
    <w:rsid w:val="00D93537"/>
    <w:rsid w:val="00D95ABD"/>
    <w:rsid w:val="00D9703E"/>
    <w:rsid w:val="00DA26CD"/>
    <w:rsid w:val="00DA2E6E"/>
    <w:rsid w:val="00DA3D08"/>
    <w:rsid w:val="00DB51BE"/>
    <w:rsid w:val="00DB7303"/>
    <w:rsid w:val="00DC0631"/>
    <w:rsid w:val="00DC2B02"/>
    <w:rsid w:val="00DC34F6"/>
    <w:rsid w:val="00DD2708"/>
    <w:rsid w:val="00DD4584"/>
    <w:rsid w:val="00DD5AEA"/>
    <w:rsid w:val="00DD7EEA"/>
    <w:rsid w:val="00DE09B0"/>
    <w:rsid w:val="00DF002B"/>
    <w:rsid w:val="00DF023B"/>
    <w:rsid w:val="00DF3A31"/>
    <w:rsid w:val="00E040AA"/>
    <w:rsid w:val="00E074A0"/>
    <w:rsid w:val="00E07811"/>
    <w:rsid w:val="00E1026B"/>
    <w:rsid w:val="00E10D31"/>
    <w:rsid w:val="00E1523E"/>
    <w:rsid w:val="00E16D23"/>
    <w:rsid w:val="00E35996"/>
    <w:rsid w:val="00E36178"/>
    <w:rsid w:val="00E36CAA"/>
    <w:rsid w:val="00E3768F"/>
    <w:rsid w:val="00E40121"/>
    <w:rsid w:val="00E42A4F"/>
    <w:rsid w:val="00E43E96"/>
    <w:rsid w:val="00E52445"/>
    <w:rsid w:val="00E52C5B"/>
    <w:rsid w:val="00E55D8F"/>
    <w:rsid w:val="00E61CB6"/>
    <w:rsid w:val="00E6292F"/>
    <w:rsid w:val="00E63769"/>
    <w:rsid w:val="00E67099"/>
    <w:rsid w:val="00E67117"/>
    <w:rsid w:val="00E671E7"/>
    <w:rsid w:val="00E67CF3"/>
    <w:rsid w:val="00E67EF4"/>
    <w:rsid w:val="00E72980"/>
    <w:rsid w:val="00E806A2"/>
    <w:rsid w:val="00E81AB1"/>
    <w:rsid w:val="00E82AF1"/>
    <w:rsid w:val="00E82F7E"/>
    <w:rsid w:val="00E856BD"/>
    <w:rsid w:val="00E85FC9"/>
    <w:rsid w:val="00E86594"/>
    <w:rsid w:val="00E946A5"/>
    <w:rsid w:val="00EA036E"/>
    <w:rsid w:val="00EA0AA6"/>
    <w:rsid w:val="00EB4E69"/>
    <w:rsid w:val="00EC36A1"/>
    <w:rsid w:val="00ED3851"/>
    <w:rsid w:val="00EF18BC"/>
    <w:rsid w:val="00EF34A1"/>
    <w:rsid w:val="00F01149"/>
    <w:rsid w:val="00F0391C"/>
    <w:rsid w:val="00F0674A"/>
    <w:rsid w:val="00F11515"/>
    <w:rsid w:val="00F13846"/>
    <w:rsid w:val="00F13EEA"/>
    <w:rsid w:val="00F14B8D"/>
    <w:rsid w:val="00F167F1"/>
    <w:rsid w:val="00F20B77"/>
    <w:rsid w:val="00F2658C"/>
    <w:rsid w:val="00F32756"/>
    <w:rsid w:val="00F40A61"/>
    <w:rsid w:val="00F4147C"/>
    <w:rsid w:val="00F4536B"/>
    <w:rsid w:val="00F4621E"/>
    <w:rsid w:val="00F465DC"/>
    <w:rsid w:val="00F51AF8"/>
    <w:rsid w:val="00F528B3"/>
    <w:rsid w:val="00F5489C"/>
    <w:rsid w:val="00F561A7"/>
    <w:rsid w:val="00F572EB"/>
    <w:rsid w:val="00F80C35"/>
    <w:rsid w:val="00F8122F"/>
    <w:rsid w:val="00F81752"/>
    <w:rsid w:val="00F83BDB"/>
    <w:rsid w:val="00F91D88"/>
    <w:rsid w:val="00F923F4"/>
    <w:rsid w:val="00F92DAC"/>
    <w:rsid w:val="00F961E9"/>
    <w:rsid w:val="00FA268F"/>
    <w:rsid w:val="00FE2174"/>
    <w:rsid w:val="00FE26B2"/>
    <w:rsid w:val="00FE2C57"/>
    <w:rsid w:val="00FE627C"/>
    <w:rsid w:val="00FE75D6"/>
    <w:rsid w:val="00FE7EAF"/>
    <w:rsid w:val="00FF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1CE17"/>
  <w15:docId w15:val="{9CDA4977-0ABA-407C-A107-CB7930DC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99B"/>
    <w:rPr>
      <w:rFonts w:ascii="Times New Roman" w:eastAsia="Times New Roman" w:hAnsi="Times New Roman" w:cs="Times New Roman"/>
    </w:rPr>
  </w:style>
  <w:style w:type="paragraph" w:styleId="Heading1">
    <w:name w:val="heading 1"/>
    <w:basedOn w:val="Normal"/>
    <w:next w:val="Normal"/>
    <w:link w:val="Heading1Char"/>
    <w:uiPriority w:val="9"/>
    <w:qFormat/>
    <w:rsid w:val="00A6199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1"/>
    <w:qFormat/>
    <w:pPr>
      <w:spacing w:line="275" w:lineRule="exact"/>
      <w:ind w:left="688"/>
      <w:outlineLvl w:val="1"/>
    </w:pPr>
    <w:rPr>
      <w:b/>
      <w:bCs/>
      <w:i/>
      <w:sz w:val="24"/>
      <w:szCs w:val="24"/>
    </w:rPr>
  </w:style>
  <w:style w:type="paragraph" w:styleId="Heading3">
    <w:name w:val="heading 3"/>
    <w:basedOn w:val="Normal"/>
    <w:next w:val="Normal"/>
    <w:link w:val="Heading3Char"/>
    <w:uiPriority w:val="9"/>
    <w:unhideWhenUsed/>
    <w:qFormat/>
    <w:rsid w:val="00AF7CA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23898"/>
    <w:pPr>
      <w:spacing w:after="100"/>
    </w:p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224" w:right="282"/>
      <w:jc w:val="center"/>
    </w:pPr>
    <w:rPr>
      <w:b/>
      <w:bCs/>
      <w:sz w:val="48"/>
      <w:szCs w:val="48"/>
    </w:rPr>
  </w:style>
  <w:style w:type="paragraph" w:styleId="ListParagraph">
    <w:name w:val="List Paragraph"/>
    <w:basedOn w:val="Normal"/>
    <w:uiPriority w:val="1"/>
    <w:qFormat/>
    <w:rsid w:val="00060E62"/>
    <w:pPr>
      <w:ind w:left="720"/>
      <w:contextualSpacing/>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29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980"/>
    <w:rPr>
      <w:rFonts w:ascii="Segoe UI" w:eastAsia="Times New Roman" w:hAnsi="Segoe UI" w:cs="Segoe UI"/>
      <w:sz w:val="18"/>
      <w:szCs w:val="18"/>
    </w:rPr>
  </w:style>
  <w:style w:type="character" w:styleId="Hyperlink">
    <w:name w:val="Hyperlink"/>
    <w:basedOn w:val="DefaultParagraphFont"/>
    <w:uiPriority w:val="99"/>
    <w:unhideWhenUsed/>
    <w:rsid w:val="00E72980"/>
    <w:rPr>
      <w:color w:val="0000FF" w:themeColor="hyperlink"/>
      <w:u w:val="single"/>
    </w:rPr>
  </w:style>
  <w:style w:type="character" w:styleId="CommentReference">
    <w:name w:val="annotation reference"/>
    <w:basedOn w:val="DefaultParagraphFont"/>
    <w:uiPriority w:val="99"/>
    <w:semiHidden/>
    <w:unhideWhenUsed/>
    <w:rsid w:val="00E72980"/>
    <w:rPr>
      <w:sz w:val="16"/>
      <w:szCs w:val="16"/>
    </w:rPr>
  </w:style>
  <w:style w:type="paragraph" w:styleId="CommentText">
    <w:name w:val="annotation text"/>
    <w:basedOn w:val="Normal"/>
    <w:link w:val="CommentTextChar"/>
    <w:uiPriority w:val="99"/>
    <w:unhideWhenUsed/>
    <w:rsid w:val="00E72980"/>
    <w:rPr>
      <w:sz w:val="20"/>
      <w:szCs w:val="20"/>
    </w:rPr>
  </w:style>
  <w:style w:type="character" w:customStyle="1" w:styleId="CommentTextChar">
    <w:name w:val="Comment Text Char"/>
    <w:basedOn w:val="DefaultParagraphFont"/>
    <w:link w:val="CommentText"/>
    <w:uiPriority w:val="99"/>
    <w:rsid w:val="00E729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72980"/>
    <w:rPr>
      <w:b/>
      <w:bCs/>
    </w:rPr>
  </w:style>
  <w:style w:type="character" w:customStyle="1" w:styleId="CommentSubjectChar">
    <w:name w:val="Comment Subject Char"/>
    <w:basedOn w:val="CommentTextChar"/>
    <w:link w:val="CommentSubject"/>
    <w:uiPriority w:val="99"/>
    <w:semiHidden/>
    <w:rsid w:val="00E7298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07811"/>
    <w:pPr>
      <w:tabs>
        <w:tab w:val="center" w:pos="4680"/>
        <w:tab w:val="right" w:pos="9360"/>
      </w:tabs>
    </w:pPr>
  </w:style>
  <w:style w:type="character" w:customStyle="1" w:styleId="HeaderChar">
    <w:name w:val="Header Char"/>
    <w:basedOn w:val="DefaultParagraphFont"/>
    <w:link w:val="Header"/>
    <w:uiPriority w:val="99"/>
    <w:rsid w:val="00E07811"/>
    <w:rPr>
      <w:rFonts w:ascii="Times New Roman" w:eastAsia="Times New Roman" w:hAnsi="Times New Roman" w:cs="Times New Roman"/>
    </w:rPr>
  </w:style>
  <w:style w:type="paragraph" w:styleId="Footer">
    <w:name w:val="footer"/>
    <w:basedOn w:val="Normal"/>
    <w:link w:val="FooterChar"/>
    <w:uiPriority w:val="99"/>
    <w:unhideWhenUsed/>
    <w:rsid w:val="00E07811"/>
    <w:pPr>
      <w:tabs>
        <w:tab w:val="center" w:pos="4680"/>
        <w:tab w:val="right" w:pos="9360"/>
      </w:tabs>
    </w:pPr>
  </w:style>
  <w:style w:type="character" w:customStyle="1" w:styleId="FooterChar">
    <w:name w:val="Footer Char"/>
    <w:basedOn w:val="DefaultParagraphFont"/>
    <w:link w:val="Footer"/>
    <w:uiPriority w:val="99"/>
    <w:rsid w:val="00E07811"/>
    <w:rPr>
      <w:rFonts w:ascii="Times New Roman" w:eastAsia="Times New Roman" w:hAnsi="Times New Roman" w:cs="Times New Roman"/>
    </w:rPr>
  </w:style>
  <w:style w:type="paragraph" w:styleId="TOCHeading">
    <w:name w:val="TOC Heading"/>
    <w:basedOn w:val="Heading1"/>
    <w:next w:val="Normal"/>
    <w:uiPriority w:val="39"/>
    <w:unhideWhenUsed/>
    <w:qFormat/>
    <w:rsid w:val="008F0084"/>
    <w:pPr>
      <w:widowControl/>
      <w:autoSpaceDE/>
      <w:autoSpaceDN/>
      <w:spacing w:line="259" w:lineRule="auto"/>
      <w:outlineLvl w:val="9"/>
    </w:pPr>
  </w:style>
  <w:style w:type="paragraph" w:styleId="TOC2">
    <w:name w:val="toc 2"/>
    <w:basedOn w:val="Normal"/>
    <w:next w:val="Normal"/>
    <w:autoRedefine/>
    <w:uiPriority w:val="39"/>
    <w:unhideWhenUsed/>
    <w:rsid w:val="00F92DAC"/>
    <w:pPr>
      <w:spacing w:after="100"/>
      <w:ind w:left="220"/>
    </w:pPr>
  </w:style>
  <w:style w:type="paragraph" w:styleId="TOC3">
    <w:name w:val="toc 3"/>
    <w:basedOn w:val="Normal"/>
    <w:next w:val="Normal"/>
    <w:autoRedefine/>
    <w:uiPriority w:val="39"/>
    <w:unhideWhenUsed/>
    <w:rsid w:val="00F13846"/>
    <w:pPr>
      <w:spacing w:after="100"/>
      <w:ind w:left="440"/>
    </w:pPr>
  </w:style>
  <w:style w:type="character" w:styleId="FollowedHyperlink">
    <w:name w:val="FollowedHyperlink"/>
    <w:basedOn w:val="DefaultParagraphFont"/>
    <w:uiPriority w:val="99"/>
    <w:semiHidden/>
    <w:unhideWhenUsed/>
    <w:rsid w:val="00832A07"/>
    <w:rPr>
      <w:color w:val="800080" w:themeColor="followedHyperlink"/>
      <w:u w:val="single"/>
    </w:rPr>
  </w:style>
  <w:style w:type="paragraph" w:styleId="z-TopofForm">
    <w:name w:val="HTML Top of Form"/>
    <w:basedOn w:val="Normal"/>
    <w:next w:val="Normal"/>
    <w:link w:val="z-TopofFormChar"/>
    <w:hidden/>
    <w:uiPriority w:val="99"/>
    <w:semiHidden/>
    <w:unhideWhenUsed/>
    <w:rsid w:val="009F72A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F72A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F72A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F72AC"/>
    <w:rPr>
      <w:rFonts w:ascii="Arial" w:eastAsia="Times New Roman" w:hAnsi="Arial" w:cs="Arial"/>
      <w:vanish/>
      <w:sz w:val="16"/>
      <w:szCs w:val="16"/>
    </w:rPr>
  </w:style>
  <w:style w:type="character" w:styleId="PlaceholderText">
    <w:name w:val="Placeholder Text"/>
    <w:basedOn w:val="DefaultParagraphFont"/>
    <w:uiPriority w:val="99"/>
    <w:semiHidden/>
    <w:rsid w:val="00064D70"/>
    <w:rPr>
      <w:color w:val="808080"/>
    </w:rPr>
  </w:style>
  <w:style w:type="paragraph" w:styleId="FootnoteText">
    <w:name w:val="footnote text"/>
    <w:basedOn w:val="Normal"/>
    <w:link w:val="FootnoteTextChar"/>
    <w:uiPriority w:val="99"/>
    <w:unhideWhenUsed/>
    <w:rsid w:val="007F6044"/>
    <w:pPr>
      <w:widowControl/>
      <w:autoSpaceDE/>
      <w:autoSpaceDN/>
    </w:pPr>
    <w:rPr>
      <w:rFonts w:ascii="Times" w:eastAsia="Times" w:hAnsi="Times"/>
      <w:sz w:val="20"/>
      <w:szCs w:val="20"/>
    </w:rPr>
  </w:style>
  <w:style w:type="character" w:customStyle="1" w:styleId="FootnoteTextChar">
    <w:name w:val="Footnote Text Char"/>
    <w:basedOn w:val="DefaultParagraphFont"/>
    <w:link w:val="FootnoteText"/>
    <w:uiPriority w:val="99"/>
    <w:rsid w:val="007F6044"/>
    <w:rPr>
      <w:rFonts w:ascii="Times" w:eastAsia="Times" w:hAnsi="Times" w:cs="Times New Roman"/>
      <w:sz w:val="20"/>
      <w:szCs w:val="20"/>
    </w:rPr>
  </w:style>
  <w:style w:type="character" w:styleId="FootnoteReference">
    <w:name w:val="footnote reference"/>
    <w:basedOn w:val="DefaultParagraphFont"/>
    <w:uiPriority w:val="99"/>
    <w:semiHidden/>
    <w:unhideWhenUsed/>
    <w:rsid w:val="007F6044"/>
    <w:rPr>
      <w:vertAlign w:val="superscript"/>
    </w:rPr>
  </w:style>
  <w:style w:type="character" w:customStyle="1" w:styleId="hgkelc">
    <w:name w:val="hgkelc"/>
    <w:basedOn w:val="DefaultParagraphFont"/>
    <w:rsid w:val="00DF002B"/>
  </w:style>
  <w:style w:type="table" w:styleId="TableGrid">
    <w:name w:val="Table Grid"/>
    <w:basedOn w:val="TableNormal"/>
    <w:uiPriority w:val="39"/>
    <w:rsid w:val="00561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92080"/>
    <w:rPr>
      <w:rFonts w:ascii="Times New Roman" w:eastAsia="Times New Roman" w:hAnsi="Times New Roman" w:cs="Times New Roman"/>
      <w:b/>
      <w:bCs/>
      <w:sz w:val="48"/>
      <w:szCs w:val="48"/>
    </w:rPr>
  </w:style>
  <w:style w:type="paragraph" w:customStyle="1" w:styleId="AppendixSubheadings">
    <w:name w:val="Appendix Subheadings"/>
    <w:basedOn w:val="Normal"/>
    <w:link w:val="AppendixSubheadingsChar"/>
    <w:uiPriority w:val="1"/>
    <w:qFormat/>
    <w:rsid w:val="00292080"/>
  </w:style>
  <w:style w:type="character" w:customStyle="1" w:styleId="AppendixSubheadingsChar">
    <w:name w:val="Appendix Subheadings Char"/>
    <w:basedOn w:val="DefaultParagraphFont"/>
    <w:link w:val="AppendixSubheadings"/>
    <w:uiPriority w:val="1"/>
    <w:rsid w:val="00292080"/>
    <w:rPr>
      <w:rFonts w:ascii="Times New Roman" w:eastAsia="Times New Roman" w:hAnsi="Times New Roman" w:cs="Times New Roman"/>
    </w:rPr>
  </w:style>
  <w:style w:type="paragraph" w:customStyle="1" w:styleId="Default">
    <w:name w:val="Default"/>
    <w:rsid w:val="00071574"/>
    <w:pPr>
      <w:widowControl/>
      <w:adjustRightInd w:val="0"/>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AF7CAA"/>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AF7CAA"/>
    <w:rPr>
      <w:rFonts w:ascii="Times New Roman" w:eastAsia="Times New Roman" w:hAnsi="Times New Roman" w:cs="Times New Roman"/>
      <w:b/>
      <w:bCs/>
      <w:i/>
      <w:sz w:val="24"/>
      <w:szCs w:val="24"/>
    </w:rPr>
  </w:style>
  <w:style w:type="character" w:customStyle="1" w:styleId="BodyTextChar">
    <w:name w:val="Body Text Char"/>
    <w:basedOn w:val="DefaultParagraphFont"/>
    <w:link w:val="BodyText"/>
    <w:uiPriority w:val="1"/>
    <w:rsid w:val="00AF7CAA"/>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F7CAA"/>
    <w:rPr>
      <w:rFonts w:asciiTheme="majorHAnsi" w:eastAsiaTheme="majorEastAsia" w:hAnsiTheme="majorHAnsi" w:cstheme="majorBidi"/>
      <w:color w:val="365F91" w:themeColor="accent1" w:themeShade="BF"/>
      <w:sz w:val="32"/>
      <w:szCs w:val="32"/>
    </w:rPr>
  </w:style>
  <w:style w:type="paragraph" w:styleId="Caption">
    <w:name w:val="caption"/>
    <w:basedOn w:val="Normal"/>
    <w:next w:val="Normal"/>
    <w:uiPriority w:val="35"/>
    <w:unhideWhenUsed/>
    <w:qFormat/>
    <w:rsid w:val="00AF7CAA"/>
    <w:pPr>
      <w:spacing w:after="200"/>
    </w:pPr>
    <w:rPr>
      <w:i/>
      <w:iCs/>
      <w:color w:val="1F497D" w:themeColor="text2"/>
      <w:sz w:val="18"/>
      <w:szCs w:val="18"/>
    </w:rPr>
  </w:style>
  <w:style w:type="paragraph" w:styleId="TableofFigures">
    <w:name w:val="table of figures"/>
    <w:basedOn w:val="Normal"/>
    <w:next w:val="Normal"/>
    <w:uiPriority w:val="99"/>
    <w:unhideWhenUsed/>
    <w:rsid w:val="00AF7CAA"/>
  </w:style>
  <w:style w:type="paragraph" w:customStyle="1" w:styleId="AppendixHeading">
    <w:name w:val="Appendix Heading"/>
    <w:basedOn w:val="Heading1"/>
    <w:link w:val="AppendixHeadingChar"/>
    <w:uiPriority w:val="1"/>
    <w:qFormat/>
    <w:rsid w:val="00461CAC"/>
    <w:rPr>
      <w:color w:val="auto"/>
      <w:sz w:val="24"/>
    </w:rPr>
  </w:style>
  <w:style w:type="paragraph" w:styleId="Subtitle">
    <w:name w:val="Subtitle"/>
    <w:basedOn w:val="Normal"/>
    <w:next w:val="Normal"/>
    <w:link w:val="SubtitleChar"/>
    <w:uiPriority w:val="11"/>
    <w:qFormat/>
    <w:rsid w:val="00AF7CA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F7CAA"/>
    <w:rPr>
      <w:rFonts w:eastAsiaTheme="minorEastAsia"/>
      <w:color w:val="5A5A5A" w:themeColor="text1" w:themeTint="A5"/>
      <w:spacing w:val="15"/>
    </w:rPr>
  </w:style>
  <w:style w:type="character" w:customStyle="1" w:styleId="AppendixHeadingChar">
    <w:name w:val="Appendix Heading Char"/>
    <w:basedOn w:val="Heading1Char"/>
    <w:link w:val="AppendixHeading"/>
    <w:uiPriority w:val="1"/>
    <w:rsid w:val="00AF7CAA"/>
    <w:rPr>
      <w:rFonts w:asciiTheme="majorHAnsi" w:eastAsiaTheme="majorEastAsia" w:hAnsiTheme="majorHAnsi" w:cstheme="majorBidi"/>
      <w:color w:val="365F91" w:themeColor="accent1" w:themeShade="BF"/>
      <w:sz w:val="24"/>
      <w:szCs w:val="32"/>
    </w:rPr>
  </w:style>
  <w:style w:type="character" w:customStyle="1" w:styleId="UnresolvedMention1">
    <w:name w:val="Unresolved Mention1"/>
    <w:basedOn w:val="DefaultParagraphFont"/>
    <w:uiPriority w:val="99"/>
    <w:semiHidden/>
    <w:unhideWhenUsed/>
    <w:rsid w:val="00AF7CAA"/>
    <w:rPr>
      <w:color w:val="605E5C"/>
      <w:shd w:val="clear" w:color="auto" w:fill="E1DFDD"/>
    </w:rPr>
  </w:style>
  <w:style w:type="paragraph" w:styleId="TOC4">
    <w:name w:val="toc 4"/>
    <w:basedOn w:val="Normal"/>
    <w:next w:val="Normal"/>
    <w:autoRedefine/>
    <w:uiPriority w:val="39"/>
    <w:unhideWhenUsed/>
    <w:rsid w:val="00AF7CAA"/>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F7CAA"/>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F7CAA"/>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F7CAA"/>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F7CAA"/>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F7CAA"/>
    <w:pPr>
      <w:widowControl/>
      <w:autoSpaceDE/>
      <w:autoSpaceDN/>
      <w:spacing w:after="100" w:line="259" w:lineRule="auto"/>
      <w:ind w:left="1760"/>
    </w:pPr>
    <w:rPr>
      <w:rFonts w:asciiTheme="minorHAnsi" w:eastAsiaTheme="minorEastAsia" w:hAnsiTheme="minorHAnsi" w:cstheme="minorBidi"/>
    </w:rPr>
  </w:style>
  <w:style w:type="paragraph" w:styleId="Revision">
    <w:name w:val="Revision"/>
    <w:hidden/>
    <w:uiPriority w:val="99"/>
    <w:semiHidden/>
    <w:rsid w:val="00412CB2"/>
    <w:pPr>
      <w:widowControl/>
      <w:autoSpaceDE/>
      <w:autoSpaceDN/>
    </w:pPr>
    <w:rPr>
      <w:rFonts w:ascii="Times New Roman" w:eastAsia="Times New Roman" w:hAnsi="Times New Roman" w:cs="Times New Roman"/>
    </w:rPr>
  </w:style>
  <w:style w:type="paragraph" w:customStyle="1" w:styleId="pf0">
    <w:name w:val="pf0"/>
    <w:basedOn w:val="Normal"/>
    <w:rsid w:val="00061F72"/>
    <w:pPr>
      <w:widowControl/>
      <w:autoSpaceDE/>
      <w:autoSpaceDN/>
      <w:spacing w:before="100" w:beforeAutospacing="1" w:after="100" w:afterAutospacing="1"/>
    </w:pPr>
    <w:rPr>
      <w:sz w:val="24"/>
      <w:szCs w:val="24"/>
    </w:rPr>
  </w:style>
  <w:style w:type="character" w:customStyle="1" w:styleId="cf01">
    <w:name w:val="cf01"/>
    <w:basedOn w:val="DefaultParagraphFont"/>
    <w:rsid w:val="00061F7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39245">
      <w:bodyDiv w:val="1"/>
      <w:marLeft w:val="0"/>
      <w:marRight w:val="0"/>
      <w:marTop w:val="0"/>
      <w:marBottom w:val="0"/>
      <w:divBdr>
        <w:top w:val="none" w:sz="0" w:space="0" w:color="auto"/>
        <w:left w:val="none" w:sz="0" w:space="0" w:color="auto"/>
        <w:bottom w:val="none" w:sz="0" w:space="0" w:color="auto"/>
        <w:right w:val="none" w:sz="0" w:space="0" w:color="auto"/>
      </w:divBdr>
    </w:div>
    <w:div w:id="92435548">
      <w:bodyDiv w:val="1"/>
      <w:marLeft w:val="0"/>
      <w:marRight w:val="0"/>
      <w:marTop w:val="0"/>
      <w:marBottom w:val="0"/>
      <w:divBdr>
        <w:top w:val="none" w:sz="0" w:space="0" w:color="auto"/>
        <w:left w:val="none" w:sz="0" w:space="0" w:color="auto"/>
        <w:bottom w:val="none" w:sz="0" w:space="0" w:color="auto"/>
        <w:right w:val="none" w:sz="0" w:space="0" w:color="auto"/>
      </w:divBdr>
    </w:div>
    <w:div w:id="174805819">
      <w:bodyDiv w:val="1"/>
      <w:marLeft w:val="0"/>
      <w:marRight w:val="0"/>
      <w:marTop w:val="0"/>
      <w:marBottom w:val="0"/>
      <w:divBdr>
        <w:top w:val="none" w:sz="0" w:space="0" w:color="auto"/>
        <w:left w:val="none" w:sz="0" w:space="0" w:color="auto"/>
        <w:bottom w:val="none" w:sz="0" w:space="0" w:color="auto"/>
        <w:right w:val="none" w:sz="0" w:space="0" w:color="auto"/>
      </w:divBdr>
      <w:divsChild>
        <w:div w:id="1676154718">
          <w:marLeft w:val="0"/>
          <w:marRight w:val="0"/>
          <w:marTop w:val="0"/>
          <w:marBottom w:val="0"/>
          <w:divBdr>
            <w:top w:val="none" w:sz="0" w:space="0" w:color="auto"/>
            <w:left w:val="none" w:sz="0" w:space="0" w:color="auto"/>
            <w:bottom w:val="none" w:sz="0" w:space="0" w:color="auto"/>
            <w:right w:val="none" w:sz="0" w:space="0" w:color="auto"/>
          </w:divBdr>
          <w:divsChild>
            <w:div w:id="1440755104">
              <w:marLeft w:val="0"/>
              <w:marRight w:val="0"/>
              <w:marTop w:val="0"/>
              <w:marBottom w:val="0"/>
              <w:divBdr>
                <w:top w:val="none" w:sz="0" w:space="0" w:color="auto"/>
                <w:left w:val="none" w:sz="0" w:space="0" w:color="auto"/>
                <w:bottom w:val="none" w:sz="0" w:space="0" w:color="auto"/>
                <w:right w:val="none" w:sz="0" w:space="0" w:color="auto"/>
              </w:divBdr>
              <w:divsChild>
                <w:div w:id="687636284">
                  <w:marLeft w:val="0"/>
                  <w:marRight w:val="0"/>
                  <w:marTop w:val="0"/>
                  <w:marBottom w:val="0"/>
                  <w:divBdr>
                    <w:top w:val="none" w:sz="0" w:space="0" w:color="auto"/>
                    <w:left w:val="none" w:sz="0" w:space="0" w:color="auto"/>
                    <w:bottom w:val="none" w:sz="0" w:space="0" w:color="auto"/>
                    <w:right w:val="none" w:sz="0" w:space="0" w:color="auto"/>
                  </w:divBdr>
                  <w:divsChild>
                    <w:div w:id="1719282575">
                      <w:marLeft w:val="0"/>
                      <w:marRight w:val="0"/>
                      <w:marTop w:val="0"/>
                      <w:marBottom w:val="0"/>
                      <w:divBdr>
                        <w:top w:val="none" w:sz="0" w:space="0" w:color="auto"/>
                        <w:left w:val="none" w:sz="0" w:space="0" w:color="auto"/>
                        <w:bottom w:val="none" w:sz="0" w:space="0" w:color="auto"/>
                        <w:right w:val="none" w:sz="0" w:space="0" w:color="auto"/>
                      </w:divBdr>
                      <w:divsChild>
                        <w:div w:id="634413322">
                          <w:marLeft w:val="0"/>
                          <w:marRight w:val="0"/>
                          <w:marTop w:val="0"/>
                          <w:marBottom w:val="0"/>
                          <w:divBdr>
                            <w:top w:val="none" w:sz="0" w:space="0" w:color="auto"/>
                            <w:left w:val="none" w:sz="0" w:space="0" w:color="auto"/>
                            <w:bottom w:val="none" w:sz="0" w:space="0" w:color="auto"/>
                            <w:right w:val="none" w:sz="0" w:space="0" w:color="auto"/>
                          </w:divBdr>
                          <w:divsChild>
                            <w:div w:id="150799962">
                              <w:marLeft w:val="0"/>
                              <w:marRight w:val="0"/>
                              <w:marTop w:val="0"/>
                              <w:marBottom w:val="0"/>
                              <w:divBdr>
                                <w:top w:val="none" w:sz="0" w:space="0" w:color="auto"/>
                                <w:left w:val="none" w:sz="0" w:space="0" w:color="auto"/>
                                <w:bottom w:val="none" w:sz="0" w:space="0" w:color="auto"/>
                                <w:right w:val="none" w:sz="0" w:space="0" w:color="auto"/>
                              </w:divBdr>
                              <w:divsChild>
                                <w:div w:id="919486896">
                                  <w:marLeft w:val="0"/>
                                  <w:marRight w:val="0"/>
                                  <w:marTop w:val="0"/>
                                  <w:marBottom w:val="0"/>
                                  <w:divBdr>
                                    <w:top w:val="none" w:sz="0" w:space="0" w:color="auto"/>
                                    <w:left w:val="none" w:sz="0" w:space="0" w:color="auto"/>
                                    <w:bottom w:val="none" w:sz="0" w:space="0" w:color="auto"/>
                                    <w:right w:val="none" w:sz="0" w:space="0" w:color="auto"/>
                                  </w:divBdr>
                                  <w:divsChild>
                                    <w:div w:id="2412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194458">
      <w:bodyDiv w:val="1"/>
      <w:marLeft w:val="0"/>
      <w:marRight w:val="0"/>
      <w:marTop w:val="0"/>
      <w:marBottom w:val="0"/>
      <w:divBdr>
        <w:top w:val="none" w:sz="0" w:space="0" w:color="auto"/>
        <w:left w:val="none" w:sz="0" w:space="0" w:color="auto"/>
        <w:bottom w:val="none" w:sz="0" w:space="0" w:color="auto"/>
        <w:right w:val="none" w:sz="0" w:space="0" w:color="auto"/>
      </w:divBdr>
    </w:div>
    <w:div w:id="254292984">
      <w:bodyDiv w:val="1"/>
      <w:marLeft w:val="0"/>
      <w:marRight w:val="0"/>
      <w:marTop w:val="0"/>
      <w:marBottom w:val="0"/>
      <w:divBdr>
        <w:top w:val="none" w:sz="0" w:space="0" w:color="auto"/>
        <w:left w:val="none" w:sz="0" w:space="0" w:color="auto"/>
        <w:bottom w:val="none" w:sz="0" w:space="0" w:color="auto"/>
        <w:right w:val="none" w:sz="0" w:space="0" w:color="auto"/>
      </w:divBdr>
    </w:div>
    <w:div w:id="287467017">
      <w:bodyDiv w:val="1"/>
      <w:marLeft w:val="0"/>
      <w:marRight w:val="0"/>
      <w:marTop w:val="0"/>
      <w:marBottom w:val="0"/>
      <w:divBdr>
        <w:top w:val="none" w:sz="0" w:space="0" w:color="auto"/>
        <w:left w:val="none" w:sz="0" w:space="0" w:color="auto"/>
        <w:bottom w:val="none" w:sz="0" w:space="0" w:color="auto"/>
        <w:right w:val="none" w:sz="0" w:space="0" w:color="auto"/>
      </w:divBdr>
    </w:div>
    <w:div w:id="290526422">
      <w:bodyDiv w:val="1"/>
      <w:marLeft w:val="0"/>
      <w:marRight w:val="0"/>
      <w:marTop w:val="0"/>
      <w:marBottom w:val="0"/>
      <w:divBdr>
        <w:top w:val="none" w:sz="0" w:space="0" w:color="auto"/>
        <w:left w:val="none" w:sz="0" w:space="0" w:color="auto"/>
        <w:bottom w:val="none" w:sz="0" w:space="0" w:color="auto"/>
        <w:right w:val="none" w:sz="0" w:space="0" w:color="auto"/>
      </w:divBdr>
    </w:div>
    <w:div w:id="292367466">
      <w:bodyDiv w:val="1"/>
      <w:marLeft w:val="0"/>
      <w:marRight w:val="0"/>
      <w:marTop w:val="0"/>
      <w:marBottom w:val="0"/>
      <w:divBdr>
        <w:top w:val="none" w:sz="0" w:space="0" w:color="auto"/>
        <w:left w:val="none" w:sz="0" w:space="0" w:color="auto"/>
        <w:bottom w:val="none" w:sz="0" w:space="0" w:color="auto"/>
        <w:right w:val="none" w:sz="0" w:space="0" w:color="auto"/>
      </w:divBdr>
    </w:div>
    <w:div w:id="423109910">
      <w:bodyDiv w:val="1"/>
      <w:marLeft w:val="0"/>
      <w:marRight w:val="0"/>
      <w:marTop w:val="0"/>
      <w:marBottom w:val="0"/>
      <w:divBdr>
        <w:top w:val="none" w:sz="0" w:space="0" w:color="auto"/>
        <w:left w:val="none" w:sz="0" w:space="0" w:color="auto"/>
        <w:bottom w:val="none" w:sz="0" w:space="0" w:color="auto"/>
        <w:right w:val="none" w:sz="0" w:space="0" w:color="auto"/>
      </w:divBdr>
    </w:div>
    <w:div w:id="617759446">
      <w:bodyDiv w:val="1"/>
      <w:marLeft w:val="0"/>
      <w:marRight w:val="0"/>
      <w:marTop w:val="0"/>
      <w:marBottom w:val="0"/>
      <w:divBdr>
        <w:top w:val="none" w:sz="0" w:space="0" w:color="auto"/>
        <w:left w:val="none" w:sz="0" w:space="0" w:color="auto"/>
        <w:bottom w:val="none" w:sz="0" w:space="0" w:color="auto"/>
        <w:right w:val="none" w:sz="0" w:space="0" w:color="auto"/>
      </w:divBdr>
    </w:div>
    <w:div w:id="637149199">
      <w:bodyDiv w:val="1"/>
      <w:marLeft w:val="0"/>
      <w:marRight w:val="0"/>
      <w:marTop w:val="0"/>
      <w:marBottom w:val="0"/>
      <w:divBdr>
        <w:top w:val="none" w:sz="0" w:space="0" w:color="auto"/>
        <w:left w:val="none" w:sz="0" w:space="0" w:color="auto"/>
        <w:bottom w:val="none" w:sz="0" w:space="0" w:color="auto"/>
        <w:right w:val="none" w:sz="0" w:space="0" w:color="auto"/>
      </w:divBdr>
    </w:div>
    <w:div w:id="640421610">
      <w:bodyDiv w:val="1"/>
      <w:marLeft w:val="0"/>
      <w:marRight w:val="0"/>
      <w:marTop w:val="0"/>
      <w:marBottom w:val="0"/>
      <w:divBdr>
        <w:top w:val="none" w:sz="0" w:space="0" w:color="auto"/>
        <w:left w:val="none" w:sz="0" w:space="0" w:color="auto"/>
        <w:bottom w:val="none" w:sz="0" w:space="0" w:color="auto"/>
        <w:right w:val="none" w:sz="0" w:space="0" w:color="auto"/>
      </w:divBdr>
    </w:div>
    <w:div w:id="657151707">
      <w:bodyDiv w:val="1"/>
      <w:marLeft w:val="0"/>
      <w:marRight w:val="0"/>
      <w:marTop w:val="0"/>
      <w:marBottom w:val="0"/>
      <w:divBdr>
        <w:top w:val="none" w:sz="0" w:space="0" w:color="auto"/>
        <w:left w:val="none" w:sz="0" w:space="0" w:color="auto"/>
        <w:bottom w:val="none" w:sz="0" w:space="0" w:color="auto"/>
        <w:right w:val="none" w:sz="0" w:space="0" w:color="auto"/>
      </w:divBdr>
    </w:div>
    <w:div w:id="835190909">
      <w:bodyDiv w:val="1"/>
      <w:marLeft w:val="0"/>
      <w:marRight w:val="0"/>
      <w:marTop w:val="0"/>
      <w:marBottom w:val="0"/>
      <w:divBdr>
        <w:top w:val="none" w:sz="0" w:space="0" w:color="auto"/>
        <w:left w:val="none" w:sz="0" w:space="0" w:color="auto"/>
        <w:bottom w:val="none" w:sz="0" w:space="0" w:color="auto"/>
        <w:right w:val="none" w:sz="0" w:space="0" w:color="auto"/>
      </w:divBdr>
    </w:div>
    <w:div w:id="1147669974">
      <w:bodyDiv w:val="1"/>
      <w:marLeft w:val="0"/>
      <w:marRight w:val="0"/>
      <w:marTop w:val="0"/>
      <w:marBottom w:val="0"/>
      <w:divBdr>
        <w:top w:val="none" w:sz="0" w:space="0" w:color="auto"/>
        <w:left w:val="none" w:sz="0" w:space="0" w:color="auto"/>
        <w:bottom w:val="none" w:sz="0" w:space="0" w:color="auto"/>
        <w:right w:val="none" w:sz="0" w:space="0" w:color="auto"/>
      </w:divBdr>
    </w:div>
    <w:div w:id="1196506656">
      <w:bodyDiv w:val="1"/>
      <w:marLeft w:val="0"/>
      <w:marRight w:val="0"/>
      <w:marTop w:val="0"/>
      <w:marBottom w:val="0"/>
      <w:divBdr>
        <w:top w:val="none" w:sz="0" w:space="0" w:color="auto"/>
        <w:left w:val="none" w:sz="0" w:space="0" w:color="auto"/>
        <w:bottom w:val="none" w:sz="0" w:space="0" w:color="auto"/>
        <w:right w:val="none" w:sz="0" w:space="0" w:color="auto"/>
      </w:divBdr>
    </w:div>
    <w:div w:id="1216307861">
      <w:bodyDiv w:val="1"/>
      <w:marLeft w:val="0"/>
      <w:marRight w:val="0"/>
      <w:marTop w:val="0"/>
      <w:marBottom w:val="0"/>
      <w:divBdr>
        <w:top w:val="none" w:sz="0" w:space="0" w:color="auto"/>
        <w:left w:val="none" w:sz="0" w:space="0" w:color="auto"/>
        <w:bottom w:val="none" w:sz="0" w:space="0" w:color="auto"/>
        <w:right w:val="none" w:sz="0" w:space="0" w:color="auto"/>
      </w:divBdr>
    </w:div>
    <w:div w:id="1697072036">
      <w:bodyDiv w:val="1"/>
      <w:marLeft w:val="0"/>
      <w:marRight w:val="0"/>
      <w:marTop w:val="0"/>
      <w:marBottom w:val="0"/>
      <w:divBdr>
        <w:top w:val="none" w:sz="0" w:space="0" w:color="auto"/>
        <w:left w:val="none" w:sz="0" w:space="0" w:color="auto"/>
        <w:bottom w:val="none" w:sz="0" w:space="0" w:color="auto"/>
        <w:right w:val="none" w:sz="0" w:space="0" w:color="auto"/>
      </w:divBdr>
    </w:div>
    <w:div w:id="1702701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ec.alaska.gov/water/water-quality/lab-data/" TargetMode="External"/></Relationship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hyperlink" Target="mailto:sue@cookinletkeeper.org" TargetMode="External"/><Relationship Id="rId42" Type="http://schemas.openxmlformats.org/officeDocument/2006/relationships/image" Target="media/image5.png"/><Relationship Id="rId47" Type="http://schemas.openxmlformats.org/officeDocument/2006/relationships/image" Target="media/image6.jpeg"/><Relationship Id="rId63" Type="http://schemas.openxmlformats.org/officeDocument/2006/relationships/header" Target="header11.xml"/><Relationship Id="rId68" Type="http://schemas.openxmlformats.org/officeDocument/2006/relationships/footer" Target="footer13.xml"/><Relationship Id="rId16" Type="http://schemas.openxmlformats.org/officeDocument/2006/relationships/hyperlink" Target="mailto:sarah.apsens@alaska.gov" TargetMode="External"/><Relationship Id="rId11" Type="http://schemas.openxmlformats.org/officeDocument/2006/relationships/hyperlink" Target="http://www.kenaiwatershed.org/" TargetMode="External"/><Relationship Id="rId24" Type="http://schemas.openxmlformats.org/officeDocument/2006/relationships/hyperlink" Target="https://www.kenaiwatershed.org/science-in-action/research-information/water-quality/" TargetMode="External"/><Relationship Id="rId32" Type="http://schemas.openxmlformats.org/officeDocument/2006/relationships/header" Target="header4.xml"/><Relationship Id="rId37" Type="http://schemas.openxmlformats.org/officeDocument/2006/relationships/header" Target="header6.xml"/><Relationship Id="rId40" Type="http://schemas.openxmlformats.org/officeDocument/2006/relationships/hyperlink" Target="https://maps.waterdata.usgs.gov/mapper/" TargetMode="External"/><Relationship Id="rId45" Type="http://schemas.openxmlformats.org/officeDocument/2006/relationships/header" Target="header7.xml"/><Relationship Id="rId53" Type="http://schemas.openxmlformats.org/officeDocument/2006/relationships/header" Target="header8.xml"/><Relationship Id="rId58" Type="http://schemas.openxmlformats.org/officeDocument/2006/relationships/image" Target="media/image13.jpg"/><Relationship Id="rId66" Type="http://schemas.openxmlformats.org/officeDocument/2006/relationships/footer" Target="footer12.xml"/><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header" Target="header10.xml"/><Relationship Id="rId19" Type="http://schemas.openxmlformats.org/officeDocument/2006/relationships/hyperlink" Target="mailto:john.clark@alaska.gov" TargetMode="External"/><Relationship Id="rId14" Type="http://schemas.openxmlformats.org/officeDocument/2006/relationships/image" Target="media/image2.jpeg"/><Relationship Id="rId22" Type="http://schemas.openxmlformats.org/officeDocument/2006/relationships/hyperlink" Target="mailto:justin.nelson@sgs.com" TargetMode="External"/><Relationship Id="rId27" Type="http://schemas.openxmlformats.org/officeDocument/2006/relationships/footer" Target="footer1.xml"/><Relationship Id="rId30" Type="http://schemas.openxmlformats.org/officeDocument/2006/relationships/header" Target="header3.xml"/><Relationship Id="rId35" Type="http://schemas.openxmlformats.org/officeDocument/2006/relationships/footer" Target="footer5.xml"/><Relationship Id="rId43" Type="http://schemas.openxmlformats.org/officeDocument/2006/relationships/hyperlink" Target="http://www.kenaiwatershed.org" TargetMode="External"/><Relationship Id="rId48" Type="http://schemas.openxmlformats.org/officeDocument/2006/relationships/image" Target="media/image7.jpeg"/><Relationship Id="rId56" Type="http://schemas.openxmlformats.org/officeDocument/2006/relationships/header" Target="header9.xml"/><Relationship Id="rId64" Type="http://schemas.openxmlformats.org/officeDocument/2006/relationships/footer" Target="footer11.xml"/><Relationship Id="rId69" Type="http://schemas.openxmlformats.org/officeDocument/2006/relationships/hyperlink" Target="mailto:hydrology@kenaiwatershed.org" TargetMode="External"/><Relationship Id="rId77" Type="http://schemas.microsoft.com/office/2018/08/relationships/commentsExtensible" Target="commentsExtensible.xml"/><Relationship Id="rId8" Type="http://schemas.openxmlformats.org/officeDocument/2006/relationships/comments" Target="comments.xml"/><Relationship Id="rId51" Type="http://schemas.openxmlformats.org/officeDocument/2006/relationships/image" Target="media/image10.jpeg"/><Relationship Id="rId72" Type="http://schemas.openxmlformats.org/officeDocument/2006/relationships/footer" Target="footer14.xml"/><Relationship Id="rId3" Type="http://schemas.openxmlformats.org/officeDocument/2006/relationships/styles" Target="styles.xml"/><Relationship Id="rId12" Type="http://schemas.openxmlformats.org/officeDocument/2006/relationships/hyperlink" Target="https://bit.ly/kwf_qapp_draft_2023" TargetMode="External"/><Relationship Id="rId17" Type="http://schemas.openxmlformats.org/officeDocument/2006/relationships/image" Target="media/image3.png"/><Relationship Id="rId25" Type="http://schemas.openxmlformats.org/officeDocument/2006/relationships/hyperlink" Target="mailto:hydrology@kenaiwatershed.org" TargetMode="External"/><Relationship Id="rId33" Type="http://schemas.openxmlformats.org/officeDocument/2006/relationships/footer" Target="footer4.xml"/><Relationship Id="rId38" Type="http://schemas.openxmlformats.org/officeDocument/2006/relationships/footer" Target="footer6.xml"/><Relationship Id="rId46" Type="http://schemas.openxmlformats.org/officeDocument/2006/relationships/footer" Target="footer7.xml"/><Relationship Id="rId59" Type="http://schemas.openxmlformats.org/officeDocument/2006/relationships/image" Target="media/image14.jpg"/><Relationship Id="rId67" Type="http://schemas.openxmlformats.org/officeDocument/2006/relationships/header" Target="header13.xml"/><Relationship Id="rId20" Type="http://schemas.openxmlformats.org/officeDocument/2006/relationships/hyperlink" Target="mailto:executivedirector@kenaiwatershed.org" TargetMode="External"/><Relationship Id="rId41" Type="http://schemas.openxmlformats.org/officeDocument/2006/relationships/hyperlink" Target="https://northtechgroup.com/" TargetMode="External"/><Relationship Id="rId54" Type="http://schemas.openxmlformats.org/officeDocument/2006/relationships/footer" Target="footer8.xml"/><Relationship Id="rId62" Type="http://schemas.openxmlformats.org/officeDocument/2006/relationships/footer" Target="footer10.xml"/><Relationship Id="rId70" Type="http://schemas.openxmlformats.org/officeDocument/2006/relationships/hyperlink" Target="https://bit.ly/kwf_lab_certs"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executivedirector@kenaiwatershed.org" TargetMode="External"/><Relationship Id="rId23" Type="http://schemas.openxmlformats.org/officeDocument/2006/relationships/hyperlink" Target="mailto:yvonne.weber@salamatoftribe.com" TargetMode="External"/><Relationship Id="rId28" Type="http://schemas.openxmlformats.org/officeDocument/2006/relationships/header" Target="header2.xml"/><Relationship Id="rId36" Type="http://schemas.openxmlformats.org/officeDocument/2006/relationships/image" Target="media/image4.jpeg"/><Relationship Id="rId49" Type="http://schemas.openxmlformats.org/officeDocument/2006/relationships/image" Target="media/image8.jpeg"/><Relationship Id="rId57" Type="http://schemas.openxmlformats.org/officeDocument/2006/relationships/footer" Target="footer9.xml"/><Relationship Id="rId10" Type="http://schemas.openxmlformats.org/officeDocument/2006/relationships/image" Target="media/image1.jpg"/><Relationship Id="rId31" Type="http://schemas.openxmlformats.org/officeDocument/2006/relationships/footer" Target="footer3.xml"/><Relationship Id="rId44" Type="http://schemas.openxmlformats.org/officeDocument/2006/relationships/hyperlink" Target="mailto:ben@kenaiwatershed.org" TargetMode="External"/><Relationship Id="rId52" Type="http://schemas.openxmlformats.org/officeDocument/2006/relationships/image" Target="media/image11.jpeg"/><Relationship Id="rId60" Type="http://schemas.openxmlformats.org/officeDocument/2006/relationships/image" Target="media/image15.jpg"/><Relationship Id="rId65" Type="http://schemas.openxmlformats.org/officeDocument/2006/relationships/header" Target="header12.xml"/><Relationship Id="rId73"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hydrology@kenaiwatershed.org" TargetMode="External"/><Relationship Id="rId18" Type="http://schemas.openxmlformats.org/officeDocument/2006/relationships/hyperlink" Target="mailto:sarah.apsens@alaska.gov" TargetMode="External"/><Relationship Id="rId39" Type="http://schemas.openxmlformats.org/officeDocument/2006/relationships/hyperlink" Target="http://www.ncei.noaa.gov" TargetMode="External"/><Relationship Id="rId34" Type="http://schemas.openxmlformats.org/officeDocument/2006/relationships/header" Target="header5.xml"/><Relationship Id="rId50" Type="http://schemas.openxmlformats.org/officeDocument/2006/relationships/image" Target="media/image9.jpeg"/><Relationship Id="rId55" Type="http://schemas.openxmlformats.org/officeDocument/2006/relationships/image" Target="media/image12.jpeg"/><Relationship Id="rId76" Type="http://schemas.microsoft.com/office/2016/09/relationships/commentsIds" Target="commentsIds.xml"/><Relationship Id="rId7" Type="http://schemas.openxmlformats.org/officeDocument/2006/relationships/endnotes" Target="endnotes.xml"/><Relationship Id="rId71" Type="http://schemas.openxmlformats.org/officeDocument/2006/relationships/header" Target="header14.xml"/><Relationship Id="rId2" Type="http://schemas.openxmlformats.org/officeDocument/2006/relationships/numbering" Target="numbering.xml"/><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B87AF-8C0C-4D12-A773-520BEB641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75</Pages>
  <Words>21607</Words>
  <Characters>123163</Characters>
  <Application>Microsoft Office Word</Application>
  <DocSecurity>0</DocSecurity>
  <Lines>1026</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 Meyer</dc:creator>
  <cp:lastModifiedBy>Benjamin Meyer</cp:lastModifiedBy>
  <cp:revision>35</cp:revision>
  <dcterms:created xsi:type="dcterms:W3CDTF">2023-02-21T19:45:00Z</dcterms:created>
  <dcterms:modified xsi:type="dcterms:W3CDTF">2023-03-14T00:41:00Z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2020-05-05T00:00:00Z</vt:filetime>
  </property>
  <property fmtid="{D5CDD505-2E9C-101B-9397-08002B2CF9AE}" pid="3" name="Creator">
    <vt:lpwstr>Adobe Acrobat Pro DC 20.6.20042</vt:lpwstr>
  </property>
  <property fmtid="{D5CDD505-2E9C-101B-9397-08002B2CF9AE}" pid="4" name="LastSaved">
    <vt:filetime>2022-02-18T00:00:00Z</vt:filetime>
  </property>
</Properties>
</file>