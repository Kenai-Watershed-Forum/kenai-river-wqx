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72068" w14:textId="77777777" w:rsidR="000D14B5" w:rsidRDefault="009748A5">
      <w:pPr>
        <w:spacing w:before="68"/>
        <w:ind w:left="5012"/>
        <w:rPr>
          <w:sz w:val="18"/>
        </w:rPr>
      </w:pPr>
      <w:r>
        <w:rPr>
          <w:sz w:val="18"/>
        </w:rPr>
        <w:t>Kenai River Water Quality Monitoring</w:t>
      </w:r>
      <w:r>
        <w:rPr>
          <w:spacing w:val="-13"/>
          <w:sz w:val="18"/>
        </w:rPr>
        <w:t xml:space="preserve"> </w:t>
      </w:r>
      <w:r>
        <w:rPr>
          <w:sz w:val="18"/>
        </w:rPr>
        <w:t>Program</w:t>
      </w:r>
    </w:p>
    <w:p w14:paraId="5352E7E8" w14:textId="5CCB00D7" w:rsidR="000D14B5" w:rsidRDefault="00C561A2">
      <w:pPr>
        <w:ind w:right="106"/>
        <w:jc w:val="right"/>
        <w:rPr>
          <w:sz w:val="18"/>
        </w:rPr>
      </w:pPr>
      <w:r>
        <w:rPr>
          <w:sz w:val="18"/>
        </w:rPr>
        <w:t>July</w:t>
      </w:r>
      <w:r w:rsidR="007043C9">
        <w:rPr>
          <w:sz w:val="18"/>
        </w:rPr>
        <w:t>, 2022 QAPP v4</w:t>
      </w:r>
    </w:p>
    <w:p w14:paraId="2E979CFA" w14:textId="77777777" w:rsidR="000D14B5" w:rsidRDefault="000D14B5">
      <w:pPr>
        <w:pStyle w:val="BodyText"/>
        <w:rPr>
          <w:sz w:val="20"/>
        </w:rPr>
      </w:pPr>
    </w:p>
    <w:p w14:paraId="096DF9AA" w14:textId="77777777" w:rsidR="000D14B5" w:rsidRDefault="000D14B5">
      <w:pPr>
        <w:pStyle w:val="BodyText"/>
        <w:rPr>
          <w:sz w:val="20"/>
        </w:rPr>
      </w:pPr>
    </w:p>
    <w:p w14:paraId="5B0FB63D" w14:textId="77777777" w:rsidR="000D14B5" w:rsidRDefault="000D14B5">
      <w:pPr>
        <w:pStyle w:val="BodyText"/>
        <w:rPr>
          <w:sz w:val="20"/>
        </w:rPr>
      </w:pPr>
    </w:p>
    <w:p w14:paraId="04CF26F1" w14:textId="77777777" w:rsidR="000D14B5" w:rsidRDefault="000D14B5">
      <w:pPr>
        <w:pStyle w:val="BodyText"/>
        <w:spacing w:before="9"/>
        <w:rPr>
          <w:sz w:val="18"/>
        </w:rPr>
      </w:pPr>
    </w:p>
    <w:p w14:paraId="7D4C1A94" w14:textId="267E37A4" w:rsidR="0088566D" w:rsidRDefault="0088566D">
      <w:pPr>
        <w:pStyle w:val="Title"/>
      </w:pPr>
      <w:bookmarkStart w:id="0" w:name="Kenai_River_Water_Quality_Monitoring"/>
      <w:bookmarkEnd w:id="0"/>
      <w:r>
        <w:t xml:space="preserve">[DRAFT]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1" w:name="Multi-Agency_Baseline_and_Metals_(Zn/Cu)"/>
      <w:bookmarkEnd w:id="1"/>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472AC372" w:rsidR="000D14B5" w:rsidRPr="0088566D" w:rsidRDefault="008E7EA5" w:rsidP="0088566D">
      <w:pPr>
        <w:ind w:left="2426"/>
        <w:rPr>
          <w:b/>
          <w:i/>
          <w:sz w:val="36"/>
        </w:rPr>
      </w:pPr>
      <w:r>
        <w:rPr>
          <w:b/>
          <w:i/>
          <w:sz w:val="36"/>
        </w:rPr>
        <w:t xml:space="preserve">V.4. Updated </w:t>
      </w:r>
      <w:r w:rsidR="00EA036E">
        <w:rPr>
          <w:b/>
          <w:i/>
          <w:sz w:val="36"/>
        </w:rPr>
        <w:t>July</w:t>
      </w:r>
      <w:r w:rsidR="0088566D">
        <w:rPr>
          <w:b/>
          <w:i/>
          <w:sz w:val="36"/>
        </w:rPr>
        <w:t xml:space="preserve"> 2022</w:t>
      </w:r>
    </w:p>
    <w:p w14:paraId="6875699A" w14:textId="77777777" w:rsidR="000D14B5" w:rsidRDefault="000D14B5">
      <w:pPr>
        <w:pStyle w:val="BodyText"/>
        <w:rPr>
          <w:b/>
          <w:i/>
          <w:sz w:val="20"/>
        </w:rPr>
      </w:pPr>
    </w:p>
    <w:p w14:paraId="7B61298F" w14:textId="77777777" w:rsidR="000D14B5" w:rsidRDefault="000D14B5">
      <w:pPr>
        <w:pStyle w:val="BodyText"/>
        <w:rPr>
          <w:b/>
          <w:i/>
          <w:sz w:val="20"/>
        </w:rPr>
      </w:pPr>
    </w:p>
    <w:p w14:paraId="59845360" w14:textId="77777777" w:rsidR="000D14B5" w:rsidRDefault="009748A5">
      <w:pPr>
        <w:pStyle w:val="BodyText"/>
        <w:spacing w:before="8"/>
        <w:rPr>
          <w:b/>
          <w:i/>
          <w:sz w:val="12"/>
        </w:rPr>
      </w:pPr>
      <w:r>
        <w:rPr>
          <w:noProof/>
        </w:rPr>
        <w:drawing>
          <wp:anchor distT="0" distB="0" distL="0" distR="0" simplePos="0" relativeHeight="251646976" behindDoc="0" locked="0" layoutInCell="1" allowOverlap="1" wp14:anchorId="4779F87F" wp14:editId="3A0F2048">
            <wp:simplePos x="0" y="0"/>
            <wp:positionH relativeFrom="page">
              <wp:posOffset>2671445</wp:posOffset>
            </wp:positionH>
            <wp:positionV relativeFrom="paragraph">
              <wp:posOffset>117682</wp:posOffset>
            </wp:positionV>
            <wp:extent cx="2219584" cy="2209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9584" cy="2209800"/>
                    </a:xfrm>
                    <a:prstGeom prst="rect">
                      <a:avLst/>
                    </a:prstGeom>
                  </pic:spPr>
                </pic:pic>
              </a:graphicData>
            </a:graphic>
          </wp:anchor>
        </w:drawing>
      </w:r>
    </w:p>
    <w:p w14:paraId="680F9EE8" w14:textId="2E5DA2A6" w:rsidR="000D14B5" w:rsidRDefault="000D14B5">
      <w:pPr>
        <w:pStyle w:val="BodyText"/>
        <w:spacing w:before="4"/>
        <w:rPr>
          <w:b/>
          <w:i/>
          <w:sz w:val="53"/>
        </w:rPr>
      </w:pP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9">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Default="009748A5">
      <w:pPr>
        <w:pStyle w:val="Heading2"/>
        <w:spacing w:before="229" w:line="240" w:lineRule="auto"/>
        <w:ind w:left="223" w:right="282"/>
        <w:jc w:val="center"/>
      </w:pPr>
      <w:bookmarkStart w:id="2" w:name="_Toc96073944"/>
      <w:r>
        <w:t>Prepared for:</w:t>
      </w:r>
      <w:bookmarkEnd w:id="2"/>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3" w:name="Department_of_Environmental_Conservation"/>
      <w:bookmarkEnd w:id="3"/>
      <w:r>
        <w:rPr>
          <w:b/>
          <w:sz w:val="24"/>
        </w:rPr>
        <w:t>DEPARTMENT OF ENVIRONMENTAL CONSERVATION</w:t>
      </w:r>
    </w:p>
    <w:p w14:paraId="2C510ECE" w14:textId="77777777" w:rsidR="000D14B5" w:rsidRDefault="009748A5">
      <w:pPr>
        <w:ind w:left="224" w:right="282"/>
        <w:jc w:val="center"/>
        <w:rPr>
          <w:b/>
          <w:sz w:val="24"/>
        </w:rPr>
      </w:pPr>
      <w:bookmarkStart w:id="4" w:name="Division_of_Water"/>
      <w:bookmarkEnd w:id="4"/>
      <w:r>
        <w:rPr>
          <w:b/>
          <w:sz w:val="24"/>
        </w:rPr>
        <w:t>Division of Water</w:t>
      </w:r>
    </w:p>
    <w:p w14:paraId="3CB1B2F4" w14:textId="77777777" w:rsidR="000D14B5" w:rsidRDefault="009748A5">
      <w:pPr>
        <w:ind w:left="224" w:right="282"/>
        <w:jc w:val="center"/>
        <w:rPr>
          <w:b/>
          <w:sz w:val="24"/>
        </w:rPr>
      </w:pPr>
      <w:bookmarkStart w:id="5" w:name="Water_Quality_Standards_and_Restoration"/>
      <w:bookmarkEnd w:id="5"/>
      <w:r>
        <w:rPr>
          <w:b/>
          <w:sz w:val="24"/>
        </w:rPr>
        <w:t>Water Quality Standards and Restoration</w:t>
      </w:r>
    </w:p>
    <w:p w14:paraId="082B0460" w14:textId="55B01100" w:rsidR="000D14B5" w:rsidRDefault="000D14B5">
      <w:pPr>
        <w:jc w:val="center"/>
        <w:rPr>
          <w:sz w:val="24"/>
        </w:rPr>
      </w:pPr>
    </w:p>
    <w:p w14:paraId="5E88FD8C" w14:textId="2CCC52FE" w:rsidR="0088566D" w:rsidRDefault="0088566D">
      <w:pPr>
        <w:jc w:val="center"/>
        <w:rPr>
          <w:sz w:val="24"/>
        </w:rPr>
      </w:pPr>
    </w:p>
    <w:p w14:paraId="3598AC79" w14:textId="06F555A4" w:rsidR="0088566D" w:rsidRPr="00B34B0D" w:rsidRDefault="0088566D">
      <w:pPr>
        <w:jc w:val="center"/>
        <w:rPr>
          <w:i/>
          <w:sz w:val="36"/>
          <w:szCs w:val="36"/>
        </w:rPr>
        <w:sectPr w:rsidR="0088566D" w:rsidRPr="00B34B0D">
          <w:type w:val="continuous"/>
          <w:pgSz w:w="11900" w:h="16840"/>
          <w:pgMar w:top="840" w:right="1620" w:bottom="280" w:left="1680" w:header="720" w:footer="720" w:gutter="0"/>
          <w:cols w:space="720"/>
        </w:sectPr>
      </w:pPr>
      <w:r w:rsidRPr="00B34B0D">
        <w:rPr>
          <w:b/>
          <w:i/>
          <w:sz w:val="36"/>
          <w:szCs w:val="36"/>
        </w:rPr>
        <w:t xml:space="preserve">Note: the most current version of this draft may be downloaded at </w:t>
      </w:r>
      <w:ins w:id="6" w:author="Benjamin Meyer" w:date="2022-09-08T18:23:00Z">
        <w:r w:rsidR="004670E0" w:rsidRPr="004670E0">
          <w:rPr>
            <w:b/>
            <w:i/>
            <w:sz w:val="36"/>
            <w:szCs w:val="36"/>
            <w:rPrChange w:id="7" w:author="Benjamin Meyer" w:date="2022-09-08T18:23:00Z">
              <w:rPr/>
            </w:rPrChange>
          </w:rPr>
          <w:fldChar w:fldCharType="begin"/>
        </w:r>
        <w:r w:rsidR="004670E0" w:rsidRPr="004670E0">
          <w:rPr>
            <w:b/>
            <w:i/>
            <w:sz w:val="36"/>
            <w:szCs w:val="36"/>
            <w:rPrChange w:id="8" w:author="Benjamin Meyer" w:date="2022-09-08T18:23:00Z">
              <w:rPr/>
            </w:rPrChange>
          </w:rPr>
          <w:instrText xml:space="preserve"> HYPERLINK "https://bit.ly/kwf_qapp_2022" </w:instrText>
        </w:r>
        <w:r w:rsidR="004670E0" w:rsidRPr="004670E0">
          <w:rPr>
            <w:b/>
            <w:i/>
            <w:sz w:val="36"/>
            <w:szCs w:val="36"/>
            <w:rPrChange w:id="9" w:author="Benjamin Meyer" w:date="2022-09-08T18:23:00Z">
              <w:rPr/>
            </w:rPrChange>
          </w:rPr>
          <w:fldChar w:fldCharType="separate"/>
        </w:r>
        <w:r w:rsidR="004670E0" w:rsidRPr="004670E0">
          <w:rPr>
            <w:rStyle w:val="Hyperlink"/>
            <w:b/>
            <w:i/>
            <w:sz w:val="36"/>
            <w:szCs w:val="36"/>
            <w:rPrChange w:id="10" w:author="Benjamin Meyer" w:date="2022-09-08T18:23:00Z">
              <w:rPr>
                <w:rStyle w:val="Hyperlink"/>
              </w:rPr>
            </w:rPrChange>
          </w:rPr>
          <w:t>https://bit.ly/kwf_qapp_2022</w:t>
        </w:r>
        <w:r w:rsidR="004670E0" w:rsidRPr="004670E0">
          <w:rPr>
            <w:b/>
            <w:i/>
            <w:sz w:val="36"/>
            <w:szCs w:val="36"/>
            <w:rPrChange w:id="11" w:author="Benjamin Meyer" w:date="2022-09-08T18:23:00Z">
              <w:rPr/>
            </w:rPrChange>
          </w:rPr>
          <w:fldChar w:fldCharType="end"/>
        </w:r>
      </w:ins>
      <w:del w:id="12" w:author="Benjamin Meyer" w:date="2022-09-08T18:23:00Z">
        <w:r w:rsidR="0044246A" w:rsidDel="004670E0">
          <w:fldChar w:fldCharType="begin"/>
        </w:r>
        <w:r w:rsidR="0044246A" w:rsidDel="004670E0">
          <w:delInstrText xml:space="preserve"> HYPERLINK "https://bit.ly/draft_qapp_2022" </w:delInstrText>
        </w:r>
        <w:r w:rsidR="0044246A" w:rsidDel="004670E0">
          <w:fldChar w:fldCharType="separate"/>
        </w:r>
        <w:r w:rsidRPr="00B34B0D" w:rsidDel="004670E0">
          <w:rPr>
            <w:rStyle w:val="Hyperlink"/>
            <w:rFonts w:cstheme="minorHAnsi"/>
            <w:b/>
            <w:i/>
            <w:sz w:val="36"/>
            <w:szCs w:val="36"/>
          </w:rPr>
          <w:delText>https://bit.ly/draft_qapp_2022</w:delText>
        </w:r>
        <w:r w:rsidR="0044246A" w:rsidDel="004670E0">
          <w:rPr>
            <w:rStyle w:val="Hyperlink"/>
            <w:rFonts w:cstheme="minorHAnsi"/>
            <w:b/>
            <w:i/>
            <w:sz w:val="36"/>
            <w:szCs w:val="36"/>
          </w:rPr>
          <w:fldChar w:fldCharType="end"/>
        </w:r>
      </w:del>
      <w:r w:rsidRPr="00B34B0D">
        <w:rPr>
          <w:rFonts w:cstheme="minorHAnsi"/>
          <w:i/>
          <w:sz w:val="36"/>
          <w:szCs w:val="36"/>
        </w:rPr>
        <w:t>.</w:t>
      </w:r>
    </w:p>
    <w:p w14:paraId="75538028" w14:textId="77777777" w:rsidR="000D14B5" w:rsidRDefault="009748A5">
      <w:pPr>
        <w:spacing w:before="65" w:line="217" w:lineRule="exact"/>
        <w:ind w:left="7123"/>
        <w:rPr>
          <w:sz w:val="19"/>
        </w:rPr>
      </w:pPr>
      <w:bookmarkStart w:id="13" w:name="Kenai_QAPP_signatures_2020_05_05"/>
      <w:bookmarkEnd w:id="13"/>
      <w:r>
        <w:rPr>
          <w:sz w:val="19"/>
        </w:rPr>
        <w:lastRenderedPageBreak/>
        <w:t>Kenai</w:t>
      </w:r>
      <w:r>
        <w:rPr>
          <w:spacing w:val="-26"/>
          <w:sz w:val="19"/>
        </w:rPr>
        <w:t xml:space="preserve"> </w:t>
      </w:r>
      <w:r>
        <w:rPr>
          <w:sz w:val="19"/>
        </w:rPr>
        <w:t>River</w:t>
      </w:r>
      <w:r>
        <w:rPr>
          <w:spacing w:val="-24"/>
          <w:sz w:val="19"/>
        </w:rPr>
        <w:t xml:space="preserve"> </w:t>
      </w:r>
      <w:r>
        <w:rPr>
          <w:sz w:val="19"/>
        </w:rPr>
        <w:t>Waier</w:t>
      </w:r>
      <w:r>
        <w:rPr>
          <w:spacing w:val="-26"/>
          <w:sz w:val="19"/>
        </w:rPr>
        <w:t xml:space="preserve"> </w:t>
      </w:r>
      <w:r>
        <w:rPr>
          <w:sz w:val="19"/>
        </w:rPr>
        <w:t>Quality</w:t>
      </w:r>
      <w:r>
        <w:rPr>
          <w:spacing w:val="-26"/>
          <w:sz w:val="19"/>
        </w:rPr>
        <w:t xml:space="preserve"> </w:t>
      </w:r>
      <w:r>
        <w:rPr>
          <w:sz w:val="19"/>
        </w:rPr>
        <w:t>Monitoring</w:t>
      </w:r>
      <w:r>
        <w:rPr>
          <w:spacing w:val="-23"/>
          <w:sz w:val="19"/>
        </w:rPr>
        <w:t xml:space="preserve"> </w:t>
      </w:r>
      <w:r>
        <w:rPr>
          <w:sz w:val="19"/>
        </w:rPr>
        <w:t>Program</w:t>
      </w:r>
    </w:p>
    <w:p w14:paraId="1F6881F5" w14:textId="52B6DF22" w:rsidR="000D14B5" w:rsidRDefault="00C561A2">
      <w:pPr>
        <w:spacing w:line="217" w:lineRule="exact"/>
        <w:ind w:right="100"/>
        <w:jc w:val="right"/>
        <w:rPr>
          <w:sz w:val="19"/>
        </w:rPr>
      </w:pPr>
      <w:r>
        <w:rPr>
          <w:w w:val="95"/>
          <w:sz w:val="19"/>
        </w:rPr>
        <w:t>July</w:t>
      </w:r>
      <w:r w:rsidR="007043C9">
        <w:rPr>
          <w:w w:val="95"/>
          <w:sz w:val="19"/>
        </w:rPr>
        <w:t>, 2022 QAPP v4</w:t>
      </w:r>
    </w:p>
    <w:p w14:paraId="074E5E90" w14:textId="77777777" w:rsidR="000D14B5" w:rsidRDefault="000D14B5">
      <w:pPr>
        <w:pStyle w:val="BodyText"/>
        <w:spacing w:before="5"/>
        <w:rPr>
          <w:sz w:val="15"/>
        </w:rPr>
      </w:pPr>
    </w:p>
    <w:p w14:paraId="648E6385" w14:textId="77777777" w:rsidR="000D14B5" w:rsidRDefault="009748A5" w:rsidP="00F92DAC">
      <w:pPr>
        <w:pStyle w:val="Heading1"/>
      </w:pPr>
      <w:bookmarkStart w:id="14" w:name="_Toc96073945"/>
      <w:commentRangeStart w:id="15"/>
      <w:r>
        <w:t>Al. Title and Approval Page</w:t>
      </w:r>
      <w:commentRangeEnd w:id="15"/>
      <w:r w:rsidR="00E72980">
        <w:rPr>
          <w:rStyle w:val="CommentReference"/>
        </w:rPr>
        <w:commentReference w:id="15"/>
      </w:r>
      <w:bookmarkEnd w:id="14"/>
    </w:p>
    <w:p w14:paraId="458CE1C6" w14:textId="77777777" w:rsidR="000D14B5" w:rsidRDefault="000D14B5">
      <w:pPr>
        <w:pStyle w:val="BodyText"/>
        <w:rPr>
          <w:sz w:val="20"/>
        </w:rPr>
      </w:pPr>
    </w:p>
    <w:p w14:paraId="48BE3774" w14:textId="77777777" w:rsidR="000D14B5" w:rsidRDefault="000D14B5">
      <w:pPr>
        <w:pStyle w:val="BodyText"/>
        <w:spacing w:before="6"/>
        <w:rPr>
          <w:sz w:val="29"/>
        </w:rPr>
      </w:pPr>
    </w:p>
    <w:p w14:paraId="446244C4" w14:textId="77777777" w:rsidR="000D14B5" w:rsidRDefault="009748A5">
      <w:pPr>
        <w:spacing w:before="89"/>
        <w:ind w:left="124"/>
        <w:rPr>
          <w:sz w:val="26"/>
        </w:rPr>
      </w:pPr>
      <w:r>
        <w:rPr>
          <w:sz w:val="26"/>
        </w:rPr>
        <w:t>Title: Kenai River Water Quality Monitoring: Multi-Agency Baseline and Metals</w:t>
      </w:r>
    </w:p>
    <w:p w14:paraId="08F4F510" w14:textId="77777777" w:rsidR="000D14B5" w:rsidRDefault="000D14B5">
      <w:pPr>
        <w:pStyle w:val="BodyText"/>
        <w:rPr>
          <w:sz w:val="20"/>
        </w:rPr>
      </w:pPr>
    </w:p>
    <w:p w14:paraId="386A22D5" w14:textId="77777777" w:rsidR="000D14B5" w:rsidRDefault="000D14B5">
      <w:pPr>
        <w:pStyle w:val="BodyText"/>
        <w:rPr>
          <w:sz w:val="20"/>
        </w:rPr>
      </w:pPr>
    </w:p>
    <w:p w14:paraId="5AC70BCF" w14:textId="77777777" w:rsidR="000D14B5" w:rsidRDefault="000D14B5">
      <w:pPr>
        <w:rPr>
          <w:sz w:val="20"/>
        </w:rPr>
        <w:sectPr w:rsidR="000D14B5">
          <w:pgSz w:w="12140" w:h="15920"/>
          <w:pgMar w:top="900" w:right="760" w:bottom="280" w:left="660" w:header="720" w:footer="720" w:gutter="0"/>
          <w:cols w:space="720"/>
        </w:sectPr>
      </w:pPr>
    </w:p>
    <w:p w14:paraId="211CFA83" w14:textId="77777777" w:rsidR="000D14B5" w:rsidRDefault="00E72980">
      <w:pPr>
        <w:spacing w:before="220" w:line="261" w:lineRule="auto"/>
        <w:ind w:left="147" w:right="251"/>
        <w:rPr>
          <w:sz w:val="26"/>
        </w:rPr>
      </w:pPr>
      <w:r>
        <w:rPr>
          <w:w w:val="90"/>
          <w:sz w:val="26"/>
        </w:rPr>
        <w:t xml:space="preserve">Benjamin Meyer, </w:t>
      </w:r>
      <w:r w:rsidR="009748A5">
        <w:rPr>
          <w:w w:val="90"/>
          <w:sz w:val="26"/>
        </w:rPr>
        <w:t xml:space="preserve">Project QA, Project </w:t>
      </w:r>
      <w:r w:rsidR="009748A5">
        <w:rPr>
          <w:sz w:val="26"/>
        </w:rPr>
        <w:t>Manager</w:t>
      </w:r>
    </w:p>
    <w:p w14:paraId="6FC34629" w14:textId="74D42BF9" w:rsidR="000D14B5" w:rsidRDefault="009748A5">
      <w:pPr>
        <w:spacing w:before="121" w:line="388" w:lineRule="auto"/>
        <w:ind w:left="116" w:right="251" w:firstLine="3"/>
        <w:rPr>
          <w:sz w:val="25"/>
        </w:rPr>
      </w:pPr>
      <w:r>
        <w:rPr>
          <w:w w:val="95"/>
          <w:sz w:val="25"/>
        </w:rPr>
        <w:t xml:space="preserve">Affiliation: Kenai Watershed Forum </w:t>
      </w:r>
      <w:r w:rsidR="00E72980">
        <w:rPr>
          <w:sz w:val="25"/>
        </w:rPr>
        <w:t>Signature:</w:t>
      </w:r>
      <w:r w:rsidR="009A1501">
        <w:rPr>
          <w:sz w:val="25"/>
        </w:rPr>
        <w:t xml:space="preserve"> ____________________</w:t>
      </w:r>
    </w:p>
    <w:p w14:paraId="3167732E" w14:textId="77777777" w:rsidR="000D14B5" w:rsidRDefault="000D14B5">
      <w:pPr>
        <w:pStyle w:val="BodyText"/>
        <w:spacing w:before="6"/>
        <w:rPr>
          <w:sz w:val="32"/>
        </w:rPr>
      </w:pPr>
    </w:p>
    <w:p w14:paraId="68BA6EEB" w14:textId="77777777" w:rsidR="000D14B5" w:rsidRDefault="009748A5">
      <w:pPr>
        <w:spacing w:line="355" w:lineRule="auto"/>
        <w:ind w:left="122" w:right="251" w:hanging="7"/>
        <w:rPr>
          <w:sz w:val="26"/>
        </w:rPr>
      </w:pPr>
      <w:r>
        <w:rPr>
          <w:w w:val="95"/>
          <w:sz w:val="26"/>
        </w:rPr>
        <w:t>Sarah</w:t>
      </w:r>
      <w:r>
        <w:rPr>
          <w:spacing w:val="-29"/>
          <w:w w:val="95"/>
          <w:sz w:val="26"/>
        </w:rPr>
        <w:t xml:space="preserve"> </w:t>
      </w:r>
      <w:r>
        <w:rPr>
          <w:w w:val="95"/>
          <w:sz w:val="26"/>
        </w:rPr>
        <w:t>Apsens,</w:t>
      </w:r>
      <w:r>
        <w:rPr>
          <w:spacing w:val="-29"/>
          <w:w w:val="95"/>
          <w:sz w:val="26"/>
        </w:rPr>
        <w:t xml:space="preserve"> </w:t>
      </w:r>
      <w:r>
        <w:rPr>
          <w:w w:val="95"/>
          <w:sz w:val="26"/>
        </w:rPr>
        <w:t>DEC</w:t>
      </w:r>
      <w:r>
        <w:rPr>
          <w:spacing w:val="-30"/>
          <w:w w:val="95"/>
          <w:sz w:val="26"/>
        </w:rPr>
        <w:t xml:space="preserve"> </w:t>
      </w:r>
      <w:r>
        <w:rPr>
          <w:w w:val="95"/>
          <w:sz w:val="26"/>
        </w:rPr>
        <w:t>DOW</w:t>
      </w:r>
      <w:r>
        <w:rPr>
          <w:spacing w:val="-29"/>
          <w:w w:val="95"/>
          <w:sz w:val="26"/>
        </w:rPr>
        <w:t xml:space="preserve"> </w:t>
      </w:r>
      <w:r>
        <w:rPr>
          <w:w w:val="95"/>
          <w:sz w:val="26"/>
        </w:rPr>
        <w:t>Project</w:t>
      </w:r>
      <w:r>
        <w:rPr>
          <w:spacing w:val="-26"/>
          <w:w w:val="95"/>
          <w:sz w:val="26"/>
        </w:rPr>
        <w:t xml:space="preserve"> </w:t>
      </w:r>
      <w:r>
        <w:rPr>
          <w:w w:val="95"/>
          <w:sz w:val="26"/>
        </w:rPr>
        <w:t xml:space="preserve">Manager </w:t>
      </w:r>
      <w:r>
        <w:rPr>
          <w:sz w:val="26"/>
        </w:rPr>
        <w:t>DEC DOW WQS</w:t>
      </w:r>
      <w:r>
        <w:rPr>
          <w:spacing w:val="-3"/>
          <w:sz w:val="26"/>
        </w:rPr>
        <w:t xml:space="preserve"> </w:t>
      </w:r>
      <w:r>
        <w:rPr>
          <w:sz w:val="26"/>
        </w:rPr>
        <w:t>Program</w:t>
      </w:r>
    </w:p>
    <w:p w14:paraId="1302969B" w14:textId="353532C3" w:rsidR="000D14B5" w:rsidRDefault="009A1501" w:rsidP="009A1501">
      <w:pPr>
        <w:pStyle w:val="BodyText"/>
        <w:rPr>
          <w:sz w:val="29"/>
        </w:rPr>
        <w:pPrChange w:id="16" w:author="Benjamin Meyer" w:date="2023-01-05T15:42:00Z">
          <w:pPr>
            <w:pStyle w:val="BodyText"/>
            <w:spacing w:before="1"/>
          </w:pPr>
        </w:pPrChange>
      </w:pPr>
      <w:r>
        <w:rPr>
          <w:noProof/>
        </w:rPr>
        <w:drawing>
          <wp:anchor distT="0" distB="0" distL="0" distR="0" simplePos="0" relativeHeight="251649024" behindDoc="1" locked="0" layoutInCell="1" allowOverlap="1" wp14:anchorId="65700D53" wp14:editId="6A37A14D">
            <wp:simplePos x="0" y="0"/>
            <wp:positionH relativeFrom="page">
              <wp:posOffset>1307465</wp:posOffset>
            </wp:positionH>
            <wp:positionV relativeFrom="paragraph">
              <wp:posOffset>10160</wp:posOffset>
            </wp:positionV>
            <wp:extent cx="1865820" cy="57840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1865820" cy="578403"/>
                    </a:xfrm>
                    <a:prstGeom prst="rect">
                      <a:avLst/>
                    </a:prstGeom>
                  </pic:spPr>
                </pic:pic>
              </a:graphicData>
            </a:graphic>
          </wp:anchor>
        </w:drawing>
      </w:r>
      <w:r w:rsidR="009748A5">
        <w:br w:type="column"/>
      </w:r>
    </w:p>
    <w:p w14:paraId="6558621E" w14:textId="77777777" w:rsidR="000D14B5" w:rsidRDefault="009748A5">
      <w:pPr>
        <w:ind w:left="126"/>
        <w:rPr>
          <w:sz w:val="26"/>
        </w:rPr>
      </w:pPr>
      <w:r>
        <w:rPr>
          <w:sz w:val="26"/>
        </w:rPr>
        <w:t>Phone: (907) 260-5449</w:t>
      </w:r>
    </w:p>
    <w:p w14:paraId="0AB90061" w14:textId="77777777" w:rsidR="000D14B5" w:rsidRDefault="009748A5">
      <w:pPr>
        <w:tabs>
          <w:tab w:val="left" w:pos="915"/>
        </w:tabs>
        <w:spacing w:before="23"/>
        <w:ind w:left="115"/>
        <w:rPr>
          <w:sz w:val="26"/>
        </w:rPr>
      </w:pPr>
      <w:r>
        <w:rPr>
          <w:sz w:val="26"/>
        </w:rPr>
        <w:t>email:</w:t>
      </w:r>
      <w:r>
        <w:rPr>
          <w:sz w:val="26"/>
        </w:rPr>
        <w:tab/>
      </w:r>
      <w:hyperlink r:id="rId13" w:history="1">
        <w:r w:rsidR="00E72980" w:rsidRPr="00726CD9">
          <w:rPr>
            <w:rStyle w:val="Hyperlink"/>
            <w:sz w:val="26"/>
          </w:rPr>
          <w:t>ben@kenaiwatershed.org</w:t>
        </w:r>
      </w:hyperlink>
    </w:p>
    <w:p w14:paraId="765036CB" w14:textId="03151FF5" w:rsidR="000D14B5" w:rsidRDefault="009748A5">
      <w:pPr>
        <w:tabs>
          <w:tab w:val="left" w:pos="1114"/>
        </w:tabs>
        <w:spacing w:before="73"/>
        <w:ind w:left="121"/>
        <w:rPr>
          <w:ins w:id="17" w:author="Benjamin Meyer" w:date="2023-01-05T15:42:00Z"/>
          <w:spacing w:val="-1"/>
          <w:w w:val="90"/>
          <w:sz w:val="25"/>
        </w:rPr>
      </w:pPr>
      <w:r>
        <w:rPr>
          <w:spacing w:val="-1"/>
          <w:w w:val="90"/>
          <w:sz w:val="25"/>
        </w:rPr>
        <w:t>Date:</w:t>
      </w:r>
      <w:r w:rsidR="009A1501">
        <w:rPr>
          <w:spacing w:val="-1"/>
          <w:w w:val="90"/>
          <w:sz w:val="25"/>
        </w:rPr>
        <w:t xml:space="preserve"> __________________________</w:t>
      </w:r>
      <w:r>
        <w:rPr>
          <w:spacing w:val="-1"/>
          <w:w w:val="90"/>
          <w:sz w:val="25"/>
        </w:rPr>
        <w:tab/>
      </w:r>
    </w:p>
    <w:p w14:paraId="6D55784A" w14:textId="4FB3F2EF" w:rsidR="009A1501" w:rsidRDefault="009A1501">
      <w:pPr>
        <w:tabs>
          <w:tab w:val="left" w:pos="1114"/>
        </w:tabs>
        <w:spacing w:before="73"/>
        <w:ind w:left="121"/>
        <w:rPr>
          <w:ins w:id="18" w:author="Benjamin Meyer" w:date="2023-01-05T15:42:00Z"/>
          <w:spacing w:val="-1"/>
          <w:w w:val="90"/>
          <w:sz w:val="25"/>
        </w:rPr>
      </w:pPr>
    </w:p>
    <w:p w14:paraId="457BA42C" w14:textId="77777777" w:rsidR="009A1501" w:rsidRDefault="009A1501">
      <w:pPr>
        <w:tabs>
          <w:tab w:val="left" w:pos="1114"/>
        </w:tabs>
        <w:spacing w:before="73"/>
        <w:ind w:left="121"/>
        <w:rPr>
          <w:sz w:val="25"/>
        </w:rPr>
      </w:pPr>
    </w:p>
    <w:p w14:paraId="7E52F45E" w14:textId="77777777" w:rsidR="000D14B5" w:rsidRDefault="009748A5">
      <w:pPr>
        <w:spacing w:before="386"/>
        <w:ind w:left="126"/>
        <w:rPr>
          <w:sz w:val="26"/>
        </w:rPr>
      </w:pPr>
      <w:r>
        <w:rPr>
          <w:sz w:val="26"/>
        </w:rPr>
        <w:t>Phone: (907) 262-3411</w:t>
      </w:r>
    </w:p>
    <w:p w14:paraId="4F75A645" w14:textId="77777777" w:rsidR="000D14B5" w:rsidRDefault="009748A5">
      <w:pPr>
        <w:spacing w:before="23"/>
        <w:ind w:left="115"/>
        <w:rPr>
          <w:sz w:val="26"/>
        </w:rPr>
      </w:pPr>
      <w:r>
        <w:rPr>
          <w:sz w:val="26"/>
        </w:rPr>
        <w:t xml:space="preserve">email: </w:t>
      </w:r>
      <w:hyperlink r:id="rId14">
        <w:r>
          <w:rPr>
            <w:sz w:val="26"/>
            <w:u w:val="single"/>
          </w:rPr>
          <w:t>sarah.apsens@alaska.gov</w:t>
        </w:r>
      </w:hyperlink>
    </w:p>
    <w:p w14:paraId="6F788319" w14:textId="77777777" w:rsidR="000D14B5" w:rsidRDefault="000D14B5">
      <w:pPr>
        <w:rPr>
          <w:sz w:val="26"/>
        </w:rPr>
        <w:sectPr w:rsidR="000D14B5">
          <w:type w:val="continuous"/>
          <w:pgSz w:w="12140" w:h="15920"/>
          <w:pgMar w:top="840" w:right="760" w:bottom="280" w:left="660" w:header="720" w:footer="720" w:gutter="0"/>
          <w:cols w:num="2" w:space="720" w:equalWidth="0">
            <w:col w:w="4565" w:space="525"/>
            <w:col w:w="5630"/>
          </w:cols>
        </w:sectPr>
      </w:pPr>
    </w:p>
    <w:p w14:paraId="7D4A54B5" w14:textId="1860B97F" w:rsidR="000D14B5" w:rsidRDefault="009748A5">
      <w:pPr>
        <w:tabs>
          <w:tab w:val="left" w:pos="4603"/>
        </w:tabs>
        <w:spacing w:before="13"/>
        <w:ind w:left="115"/>
        <w:rPr>
          <w:sz w:val="26"/>
        </w:rPr>
      </w:pPr>
      <w:r>
        <w:rPr>
          <w:sz w:val="26"/>
        </w:rPr>
        <w:t xml:space="preserve">Signature: </w:t>
      </w:r>
      <w:r>
        <w:rPr>
          <w:spacing w:val="10"/>
          <w:sz w:val="26"/>
        </w:rPr>
        <w:t xml:space="preserve"> </w:t>
      </w:r>
      <w:r>
        <w:rPr>
          <w:sz w:val="26"/>
          <w:u w:val="single"/>
        </w:rPr>
        <w:t xml:space="preserve"> </w:t>
      </w:r>
      <w:r>
        <w:rPr>
          <w:sz w:val="26"/>
          <w:u w:val="single"/>
        </w:rPr>
        <w:tab/>
      </w:r>
    </w:p>
    <w:p w14:paraId="27A0A30F" w14:textId="77777777" w:rsidR="000D14B5" w:rsidRDefault="009748A5">
      <w:pPr>
        <w:spacing w:before="133"/>
        <w:ind w:left="115"/>
        <w:rPr>
          <w:sz w:val="26"/>
        </w:rPr>
      </w:pPr>
      <w:r>
        <w:br w:type="column"/>
      </w:r>
      <w:r>
        <w:rPr>
          <w:w w:val="90"/>
          <w:sz w:val="26"/>
        </w:rPr>
        <w:t>Date:</w:t>
      </w:r>
    </w:p>
    <w:p w14:paraId="589C414D" w14:textId="77777777" w:rsidR="000D14B5" w:rsidRDefault="009748A5" w:rsidP="009A1501">
      <w:pPr>
        <w:pStyle w:val="BodyText"/>
        <w:tabs>
          <w:tab w:val="left" w:pos="3058"/>
        </w:tabs>
        <w:spacing w:before="184"/>
        <w:rPr>
          <w:rFonts w:ascii="Arial"/>
        </w:rPr>
        <w:pPrChange w:id="19" w:author="Benjamin Meyer" w:date="2023-01-05T15:42:00Z">
          <w:pPr>
            <w:pStyle w:val="BodyText"/>
            <w:tabs>
              <w:tab w:val="left" w:pos="3058"/>
            </w:tabs>
            <w:spacing w:before="184"/>
            <w:ind w:left="115"/>
          </w:pPr>
        </w:pPrChange>
      </w:pPr>
      <w:r>
        <w:br w:type="column"/>
      </w:r>
      <w:del w:id="20" w:author="Benjamin Meyer" w:date="2023-01-05T15:42:00Z">
        <w:r w:rsidDel="009A1501">
          <w:rPr>
            <w:rFonts w:ascii="Arial"/>
            <w:u w:val="single"/>
          </w:rPr>
          <w:delText xml:space="preserve">  </w:delText>
        </w:r>
        <w:r w:rsidDel="009A1501">
          <w:rPr>
            <w:rFonts w:ascii="Arial"/>
            <w:spacing w:val="-33"/>
            <w:u w:val="single"/>
          </w:rPr>
          <w:delText xml:space="preserve"> </w:delText>
        </w:r>
      </w:del>
      <w:r>
        <w:rPr>
          <w:rFonts w:ascii="Arial"/>
          <w:u w:val="single"/>
        </w:rPr>
        <w:t>5/5/2020</w:t>
      </w:r>
      <w:r>
        <w:rPr>
          <w:rFonts w:ascii="Arial"/>
          <w:u w:val="single"/>
        </w:rPr>
        <w:tab/>
      </w:r>
    </w:p>
    <w:p w14:paraId="7D82126B" w14:textId="77777777" w:rsidR="000D14B5" w:rsidRDefault="000D14B5">
      <w:pPr>
        <w:rPr>
          <w:rFonts w:ascii="Arial"/>
        </w:rPr>
        <w:sectPr w:rsidR="000D14B5">
          <w:type w:val="continuous"/>
          <w:pgSz w:w="12140" w:h="15920"/>
          <w:pgMar w:top="840" w:right="760" w:bottom="280" w:left="660" w:header="720" w:footer="720" w:gutter="0"/>
          <w:cols w:num="3" w:space="720" w:equalWidth="0">
            <w:col w:w="4644" w:space="451"/>
            <w:col w:w="663" w:space="345"/>
            <w:col w:w="4617"/>
          </w:cols>
        </w:sectPr>
      </w:pPr>
    </w:p>
    <w:p w14:paraId="02097ED9" w14:textId="77777777" w:rsidR="000D14B5" w:rsidRDefault="000D14B5">
      <w:pPr>
        <w:pStyle w:val="BodyText"/>
        <w:spacing w:before="5"/>
        <w:rPr>
          <w:rFonts w:ascii="Arial"/>
          <w:sz w:val="28"/>
        </w:rPr>
      </w:pPr>
    </w:p>
    <w:p w14:paraId="4153F491" w14:textId="77777777" w:rsidR="000D14B5" w:rsidRDefault="000D14B5">
      <w:pPr>
        <w:rPr>
          <w:rFonts w:ascii="Arial"/>
          <w:sz w:val="28"/>
        </w:rPr>
        <w:sectPr w:rsidR="000D14B5">
          <w:type w:val="continuous"/>
          <w:pgSz w:w="12140" w:h="15920"/>
          <w:pgMar w:top="840" w:right="760" w:bottom="280" w:left="660" w:header="720" w:footer="720" w:gutter="0"/>
          <w:cols w:space="720"/>
        </w:sectPr>
      </w:pPr>
    </w:p>
    <w:p w14:paraId="4CDA3F2F" w14:textId="77777777" w:rsidR="000D14B5" w:rsidRDefault="009748A5">
      <w:pPr>
        <w:spacing w:before="90" w:line="259" w:lineRule="auto"/>
        <w:ind w:left="122" w:right="555" w:hanging="2"/>
        <w:rPr>
          <w:sz w:val="26"/>
        </w:rPr>
      </w:pPr>
      <w:r>
        <w:rPr>
          <w:w w:val="95"/>
          <w:sz w:val="26"/>
        </w:rPr>
        <w:t>John</w:t>
      </w:r>
      <w:r>
        <w:rPr>
          <w:spacing w:val="-25"/>
          <w:w w:val="95"/>
          <w:sz w:val="26"/>
        </w:rPr>
        <w:t xml:space="preserve"> </w:t>
      </w:r>
      <w:r>
        <w:rPr>
          <w:w w:val="95"/>
          <w:sz w:val="26"/>
        </w:rPr>
        <w:t>Clark,</w:t>
      </w:r>
      <w:r>
        <w:rPr>
          <w:spacing w:val="-24"/>
          <w:w w:val="95"/>
          <w:sz w:val="26"/>
        </w:rPr>
        <w:t xml:space="preserve"> </w:t>
      </w:r>
      <w:r>
        <w:rPr>
          <w:w w:val="95"/>
          <w:sz w:val="26"/>
        </w:rPr>
        <w:t>DEC</w:t>
      </w:r>
      <w:r>
        <w:rPr>
          <w:spacing w:val="-23"/>
          <w:w w:val="95"/>
          <w:sz w:val="26"/>
        </w:rPr>
        <w:t xml:space="preserve"> </w:t>
      </w:r>
      <w:r>
        <w:rPr>
          <w:w w:val="95"/>
          <w:sz w:val="26"/>
        </w:rPr>
        <w:t>DOW</w:t>
      </w:r>
      <w:r>
        <w:rPr>
          <w:spacing w:val="-24"/>
          <w:w w:val="95"/>
          <w:sz w:val="26"/>
        </w:rPr>
        <w:t xml:space="preserve"> </w:t>
      </w:r>
      <w:r>
        <w:rPr>
          <w:w w:val="95"/>
          <w:sz w:val="26"/>
        </w:rPr>
        <w:t>QA</w:t>
      </w:r>
      <w:r>
        <w:rPr>
          <w:spacing w:val="-25"/>
          <w:w w:val="95"/>
          <w:sz w:val="26"/>
        </w:rPr>
        <w:t xml:space="preserve"> </w:t>
      </w:r>
      <w:r>
        <w:rPr>
          <w:w w:val="95"/>
          <w:sz w:val="26"/>
        </w:rPr>
        <w:t>Officer</w:t>
      </w:r>
      <w:r>
        <w:rPr>
          <w:spacing w:val="-16"/>
          <w:w w:val="95"/>
          <w:sz w:val="26"/>
        </w:rPr>
        <w:t xml:space="preserve"> </w:t>
      </w:r>
      <w:r>
        <w:rPr>
          <w:w w:val="95"/>
          <w:sz w:val="26"/>
        </w:rPr>
        <w:t xml:space="preserve">DEC </w:t>
      </w:r>
      <w:r>
        <w:rPr>
          <w:sz w:val="26"/>
        </w:rPr>
        <w:t>DOW WQSAR</w:t>
      </w:r>
      <w:r>
        <w:rPr>
          <w:spacing w:val="-1"/>
          <w:sz w:val="26"/>
        </w:rPr>
        <w:t xml:space="preserve"> </w:t>
      </w:r>
      <w:r>
        <w:rPr>
          <w:sz w:val="26"/>
        </w:rPr>
        <w:t>Program</w:t>
      </w:r>
    </w:p>
    <w:p w14:paraId="6BB6DD1E" w14:textId="0C3E5BBE" w:rsidR="000D14B5" w:rsidRDefault="009A1501">
      <w:pPr>
        <w:pStyle w:val="BodyText"/>
        <w:spacing w:before="8"/>
        <w:rPr>
          <w:sz w:val="22"/>
        </w:rPr>
      </w:pPr>
      <w:r>
        <w:rPr>
          <w:noProof/>
        </w:rPr>
        <w:drawing>
          <wp:anchor distT="0" distB="0" distL="0" distR="0" simplePos="0" relativeHeight="251648000" behindDoc="1" locked="0" layoutInCell="1" allowOverlap="1" wp14:anchorId="490496D4" wp14:editId="7584BBFB">
            <wp:simplePos x="0" y="0"/>
            <wp:positionH relativeFrom="page">
              <wp:posOffset>1037590</wp:posOffset>
            </wp:positionH>
            <wp:positionV relativeFrom="paragraph">
              <wp:posOffset>15240</wp:posOffset>
            </wp:positionV>
            <wp:extent cx="1640979" cy="582546"/>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1640979" cy="582546"/>
                    </a:xfrm>
                    <a:prstGeom prst="rect">
                      <a:avLst/>
                    </a:prstGeom>
                  </pic:spPr>
                </pic:pic>
              </a:graphicData>
            </a:graphic>
          </wp:anchor>
        </w:drawing>
      </w:r>
    </w:p>
    <w:p w14:paraId="614DA914" w14:textId="6926B017" w:rsidR="000D14B5" w:rsidRDefault="009748A5">
      <w:pPr>
        <w:tabs>
          <w:tab w:val="left" w:pos="4613"/>
        </w:tabs>
        <w:ind w:left="125"/>
        <w:rPr>
          <w:sz w:val="26"/>
        </w:rPr>
      </w:pPr>
      <w:r>
        <w:rPr>
          <w:sz w:val="26"/>
        </w:rPr>
        <w:t xml:space="preserve">Signature: </w:t>
      </w:r>
      <w:r>
        <w:rPr>
          <w:spacing w:val="21"/>
          <w:sz w:val="26"/>
        </w:rPr>
        <w:t xml:space="preserve"> </w:t>
      </w:r>
      <w:r>
        <w:rPr>
          <w:sz w:val="26"/>
          <w:u w:val="single"/>
        </w:rPr>
        <w:t xml:space="preserve"> </w:t>
      </w:r>
      <w:r>
        <w:rPr>
          <w:sz w:val="26"/>
          <w:u w:val="single"/>
        </w:rPr>
        <w:tab/>
      </w:r>
    </w:p>
    <w:p w14:paraId="7B5C54BB" w14:textId="77777777" w:rsidR="000D14B5" w:rsidRDefault="009748A5">
      <w:pPr>
        <w:spacing w:before="210"/>
        <w:ind w:left="132"/>
        <w:rPr>
          <w:sz w:val="26"/>
        </w:rPr>
      </w:pPr>
      <w:r>
        <w:br w:type="column"/>
      </w:r>
      <w:r>
        <w:rPr>
          <w:sz w:val="26"/>
        </w:rPr>
        <w:t>Phone:</w:t>
      </w:r>
      <w:r>
        <w:rPr>
          <w:spacing w:val="59"/>
          <w:sz w:val="26"/>
        </w:rPr>
        <w:t xml:space="preserve"> </w:t>
      </w:r>
      <w:r>
        <w:rPr>
          <w:sz w:val="26"/>
        </w:rPr>
        <w:t>(907)269-3066</w:t>
      </w:r>
    </w:p>
    <w:p w14:paraId="202B7C6D" w14:textId="77777777" w:rsidR="000D14B5" w:rsidRDefault="009748A5">
      <w:pPr>
        <w:tabs>
          <w:tab w:val="left" w:pos="919"/>
        </w:tabs>
        <w:spacing w:before="22"/>
        <w:ind w:left="121"/>
        <w:rPr>
          <w:sz w:val="26"/>
        </w:rPr>
      </w:pPr>
      <w:r>
        <w:rPr>
          <w:sz w:val="26"/>
        </w:rPr>
        <w:t>email:</w:t>
      </w:r>
      <w:r>
        <w:rPr>
          <w:sz w:val="26"/>
        </w:rPr>
        <w:tab/>
      </w:r>
      <w:hyperlink r:id="rId16">
        <w:r>
          <w:rPr>
            <w:sz w:val="26"/>
            <w:u w:val="single"/>
          </w:rPr>
          <w:t>john.clark</w:t>
        </w:r>
        <w:r>
          <w:rPr>
            <w:spacing w:val="3"/>
            <w:sz w:val="26"/>
            <w:u w:val="single"/>
          </w:rPr>
          <w:t xml:space="preserve"> </w:t>
        </w:r>
        <w:r>
          <w:rPr>
            <w:sz w:val="26"/>
            <w:u w:val="single"/>
          </w:rPr>
          <w:t>@alaska.gov</w:t>
        </w:r>
      </w:hyperlink>
    </w:p>
    <w:p w14:paraId="3F512A0E" w14:textId="77777777" w:rsidR="000D14B5" w:rsidRDefault="000D14B5">
      <w:pPr>
        <w:pStyle w:val="BodyText"/>
        <w:spacing w:before="7"/>
        <w:rPr>
          <w:sz w:val="25"/>
        </w:rPr>
      </w:pPr>
    </w:p>
    <w:p w14:paraId="27C7275D" w14:textId="37371BC7" w:rsidR="000D14B5" w:rsidRPr="009A1501" w:rsidRDefault="009748A5">
      <w:pPr>
        <w:tabs>
          <w:tab w:val="left" w:pos="1348"/>
        </w:tabs>
        <w:ind w:left="127"/>
        <w:rPr>
          <w:rFonts w:ascii="Arial"/>
          <w:sz w:val="24"/>
          <w:u w:val="single"/>
          <w:rPrChange w:id="21" w:author="Benjamin Meyer" w:date="2023-01-05T15:40:00Z">
            <w:rPr>
              <w:rFonts w:ascii="Arial"/>
              <w:sz w:val="24"/>
            </w:rPr>
          </w:rPrChange>
        </w:rPr>
      </w:pPr>
      <w:r>
        <w:rPr>
          <w:sz w:val="25"/>
        </w:rPr>
        <w:t>Date:</w:t>
      </w:r>
      <w:r w:rsidRPr="009A1501">
        <w:rPr>
          <w:sz w:val="25"/>
          <w:u w:val="single"/>
          <w:rPrChange w:id="22" w:author="Benjamin Meyer" w:date="2023-01-05T15:40:00Z">
            <w:rPr>
              <w:sz w:val="25"/>
            </w:rPr>
          </w:rPrChange>
        </w:rPr>
        <w:tab/>
      </w:r>
      <w:r w:rsidRPr="009A1501">
        <w:rPr>
          <w:rFonts w:ascii="Arial"/>
          <w:position w:val="1"/>
          <w:sz w:val="24"/>
          <w:u w:val="single"/>
          <w:rPrChange w:id="23" w:author="Benjamin Meyer" w:date="2023-01-05T15:40:00Z">
            <w:rPr>
              <w:rFonts w:ascii="Arial"/>
              <w:position w:val="1"/>
              <w:sz w:val="24"/>
            </w:rPr>
          </w:rPrChange>
        </w:rPr>
        <w:t>5/5/2020</w:t>
      </w:r>
      <w:ins w:id="24" w:author="Benjamin Meyer" w:date="2023-01-05T15:40:00Z">
        <w:r w:rsidR="009A1501">
          <w:rPr>
            <w:rFonts w:ascii="Arial"/>
            <w:position w:val="1"/>
            <w:sz w:val="24"/>
            <w:u w:val="single"/>
          </w:rPr>
          <w:t xml:space="preserve">    </w:t>
        </w:r>
      </w:ins>
    </w:p>
    <w:p w14:paraId="1E3DF12E" w14:textId="366DEFB5" w:rsidR="000D14B5" w:rsidRDefault="000D14B5">
      <w:pPr>
        <w:rPr>
          <w:ins w:id="25" w:author="Benjamin Meyer" w:date="2023-01-05T15:40:00Z"/>
          <w:rFonts w:ascii="Arial"/>
          <w:sz w:val="24"/>
        </w:rPr>
      </w:pPr>
    </w:p>
    <w:p w14:paraId="3291CB9F" w14:textId="7E7D987F" w:rsidR="009A1501" w:rsidRDefault="009A1501">
      <w:pPr>
        <w:rPr>
          <w:rFonts w:ascii="Arial"/>
          <w:sz w:val="24"/>
        </w:rPr>
      </w:pPr>
    </w:p>
    <w:p w14:paraId="335042BD" w14:textId="77777777" w:rsidR="009A1501" w:rsidRDefault="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495A35BF" w14:textId="77777777" w:rsidR="000D14B5" w:rsidRDefault="000D14B5">
      <w:pPr>
        <w:pStyle w:val="BodyText"/>
        <w:spacing w:before="3"/>
        <w:rPr>
          <w:rFonts w:ascii="Arial"/>
          <w:sz w:val="2"/>
        </w:rPr>
      </w:pPr>
    </w:p>
    <w:p w14:paraId="4E407A92" w14:textId="08CC6C72" w:rsidR="009A1501" w:rsidRPr="009A1501" w:rsidRDefault="009A1501" w:rsidP="009A1501">
      <w:pPr>
        <w:spacing w:before="90" w:line="259" w:lineRule="auto"/>
        <w:ind w:left="122" w:right="555" w:hanging="2"/>
        <w:rPr>
          <w:w w:val="95"/>
          <w:sz w:val="26"/>
        </w:rPr>
      </w:pPr>
      <w:r>
        <w:rPr>
          <w:w w:val="95"/>
          <w:sz w:val="26"/>
        </w:rPr>
        <w:t>Katherine Brown, EPA Region 10 Project Manager</w:t>
      </w:r>
    </w:p>
    <w:p w14:paraId="1AAB02C4" w14:textId="6B275306" w:rsidR="009A1501" w:rsidRDefault="009A1501" w:rsidP="009A1501">
      <w:pPr>
        <w:tabs>
          <w:tab w:val="left" w:pos="4613"/>
        </w:tabs>
        <w:ind w:left="125"/>
        <w:rPr>
          <w:sz w:val="26"/>
        </w:rPr>
      </w:pPr>
      <w:r>
        <w:rPr>
          <w:sz w:val="26"/>
        </w:rPr>
        <w:t>Signature: ___</w:t>
      </w:r>
      <w:r w:rsidRPr="009A1501">
        <w:rPr>
          <w:sz w:val="26"/>
        </w:rPr>
        <w:t>____________</w:t>
      </w:r>
      <w:r>
        <w:rPr>
          <w:sz w:val="26"/>
        </w:rPr>
        <w:t>_______</w:t>
      </w:r>
    </w:p>
    <w:p w14:paraId="53C05B42" w14:textId="77777777" w:rsidR="009A1501" w:rsidRDefault="009A1501" w:rsidP="009A1501">
      <w:pPr>
        <w:tabs>
          <w:tab w:val="left" w:pos="4613"/>
        </w:tabs>
        <w:ind w:left="125"/>
        <w:rPr>
          <w:sz w:val="26"/>
        </w:rPr>
      </w:pPr>
    </w:p>
    <w:p w14:paraId="2D95D6DF" w14:textId="77777777" w:rsidR="009A1501" w:rsidRDefault="009A1501" w:rsidP="009A1501">
      <w:pPr>
        <w:spacing w:before="210"/>
        <w:ind w:left="132"/>
        <w:rPr>
          <w:sz w:val="26"/>
        </w:rPr>
      </w:pPr>
      <w:r>
        <w:br w:type="column"/>
      </w:r>
      <w:r>
        <w:rPr>
          <w:sz w:val="26"/>
        </w:rPr>
        <w:t>Phone:</w:t>
      </w:r>
      <w:r>
        <w:rPr>
          <w:spacing w:val="59"/>
          <w:sz w:val="26"/>
        </w:rPr>
        <w:t xml:space="preserve"> </w:t>
      </w:r>
      <w:r>
        <w:rPr>
          <w:sz w:val="26"/>
        </w:rPr>
        <w:t>(907)269-3066</w:t>
      </w:r>
    </w:p>
    <w:p w14:paraId="6860EF4B" w14:textId="055F051E" w:rsidR="009A1501" w:rsidRDefault="009A1501" w:rsidP="009A1501">
      <w:pPr>
        <w:tabs>
          <w:tab w:val="left" w:pos="919"/>
        </w:tabs>
        <w:spacing w:before="22"/>
        <w:ind w:left="121"/>
        <w:rPr>
          <w:sz w:val="26"/>
        </w:rPr>
      </w:pPr>
      <w:r>
        <w:rPr>
          <w:sz w:val="26"/>
        </w:rPr>
        <w:t>email:</w:t>
      </w:r>
      <w:r>
        <w:rPr>
          <w:sz w:val="26"/>
        </w:rPr>
        <w:tab/>
      </w:r>
      <w:hyperlink r:id="rId17" w:history="1">
        <w:r w:rsidRPr="00C75A0C">
          <w:rPr>
            <w:rStyle w:val="Hyperlink"/>
            <w:sz w:val="26"/>
          </w:rPr>
          <w:t>brown.katherine@epa.gov</w:t>
        </w:r>
      </w:hyperlink>
    </w:p>
    <w:p w14:paraId="69C8F89E" w14:textId="77777777" w:rsidR="009A1501" w:rsidRDefault="009A1501" w:rsidP="009A1501">
      <w:pPr>
        <w:pStyle w:val="BodyText"/>
        <w:spacing w:before="7"/>
        <w:rPr>
          <w:sz w:val="25"/>
        </w:rPr>
      </w:pPr>
    </w:p>
    <w:p w14:paraId="5DF6C693" w14:textId="42312FC2" w:rsidR="009A1501" w:rsidRDefault="009A1501" w:rsidP="009A1501">
      <w:pPr>
        <w:tabs>
          <w:tab w:val="left" w:pos="1348"/>
        </w:tabs>
        <w:ind w:left="127"/>
        <w:rPr>
          <w:rFonts w:ascii="Arial"/>
          <w:sz w:val="24"/>
        </w:rPr>
      </w:pPr>
      <w:r>
        <w:rPr>
          <w:sz w:val="25"/>
        </w:rPr>
        <w:t>Date: __________________________</w:t>
      </w:r>
    </w:p>
    <w:p w14:paraId="5F2CD4EF" w14:textId="47B5833A" w:rsidR="009A1501" w:rsidRDefault="009A1501" w:rsidP="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55F1C55E" w14:textId="77777777" w:rsidR="009A1501" w:rsidRDefault="009A1501" w:rsidP="009A1501">
      <w:pPr>
        <w:pStyle w:val="BodyText"/>
        <w:spacing w:before="3"/>
        <w:rPr>
          <w:ins w:id="26" w:author="Benjamin Meyer" w:date="2023-01-05T15:39:00Z"/>
          <w:rFonts w:ascii="Arial"/>
          <w:sz w:val="2"/>
        </w:rPr>
      </w:pPr>
    </w:p>
    <w:p w14:paraId="372D7A3F" w14:textId="14983F84" w:rsidR="009A1501" w:rsidRDefault="009A1501" w:rsidP="009A1501">
      <w:pPr>
        <w:pStyle w:val="BodyText"/>
        <w:spacing w:line="20" w:lineRule="exact"/>
        <w:ind w:left="6215"/>
        <w:rPr>
          <w:ins w:id="27" w:author="Benjamin Meyer" w:date="2023-01-05T15:39:00Z"/>
          <w:rFonts w:ascii="Arial"/>
          <w:sz w:val="2"/>
        </w:rPr>
      </w:pPr>
    </w:p>
    <w:p w14:paraId="24CCB788" w14:textId="55C1833E" w:rsidR="000D14B5" w:rsidRDefault="000D14B5">
      <w:pPr>
        <w:pStyle w:val="BodyText"/>
        <w:spacing w:line="20" w:lineRule="exact"/>
        <w:ind w:left="6215"/>
        <w:rPr>
          <w:rFonts w:ascii="Arial"/>
          <w:sz w:val="2"/>
        </w:rPr>
      </w:pPr>
    </w:p>
    <w:p w14:paraId="5CA99965" w14:textId="77777777" w:rsidR="000D14B5" w:rsidRDefault="000D14B5">
      <w:pPr>
        <w:spacing w:line="20" w:lineRule="exact"/>
        <w:rPr>
          <w:rFonts w:ascii="Arial"/>
          <w:sz w:val="2"/>
        </w:rPr>
        <w:sectPr w:rsidR="000D14B5">
          <w:type w:val="continuous"/>
          <w:pgSz w:w="12140" w:h="15920"/>
          <w:pgMar w:top="840" w:right="760" w:bottom="280" w:left="660" w:header="720" w:footer="720" w:gutter="0"/>
          <w:cols w:space="720"/>
        </w:sectPr>
      </w:pPr>
    </w:p>
    <w:p w14:paraId="1C241055" w14:textId="595AB28B" w:rsidR="00F92DAC" w:rsidRPr="00F92DAC" w:rsidRDefault="009748A5" w:rsidP="00F92DAC">
      <w:pPr>
        <w:pStyle w:val="Heading1"/>
      </w:pPr>
      <w:bookmarkStart w:id="28" w:name="QAPP-Kenai_River_Watershed_ZnCu_2020_042"/>
      <w:bookmarkStart w:id="29" w:name="_Toc96073946"/>
      <w:bookmarkEnd w:id="28"/>
      <w:r>
        <w:lastRenderedPageBreak/>
        <w:t>A2. Table of Contents</w:t>
      </w:r>
      <w:bookmarkEnd w:id="29"/>
    </w:p>
    <w:sdt>
      <w:sdtPr>
        <w:rPr>
          <w:rFonts w:ascii="Times New Roman" w:eastAsia="Times New Roman" w:hAnsi="Times New Roman" w:cs="Times New Roman"/>
          <w:color w:val="auto"/>
          <w:sz w:val="22"/>
          <w:szCs w:val="22"/>
        </w:rPr>
        <w:id w:val="1596047573"/>
        <w:docPartObj>
          <w:docPartGallery w:val="Table of Contents"/>
          <w:docPartUnique/>
        </w:docPartObj>
      </w:sdtPr>
      <w:sdtEndPr>
        <w:rPr>
          <w:b/>
          <w:bCs/>
          <w:noProof/>
        </w:rPr>
      </w:sdtEndPr>
      <w:sdtContent>
        <w:p w14:paraId="272F71D2" w14:textId="413BD615" w:rsidR="00F92DAC" w:rsidRDefault="00F92DAC">
          <w:pPr>
            <w:pStyle w:val="TOCHeading"/>
          </w:pPr>
          <w:r>
            <w:t>Table of Contents</w:t>
          </w:r>
        </w:p>
        <w:p w14:paraId="6CB90437" w14:textId="5D36B9F6" w:rsidR="00F92DAC" w:rsidRDefault="00F92DAC">
          <w:pPr>
            <w:pStyle w:val="TOC2"/>
            <w:tabs>
              <w:tab w:val="right" w:leader="dot" w:pos="11190"/>
            </w:tabs>
            <w:rPr>
              <w:rFonts w:asciiTheme="minorHAnsi" w:eastAsiaTheme="minorEastAsia" w:hAnsiTheme="minorHAnsi" w:cstheme="minorBidi"/>
              <w:noProof/>
            </w:rPr>
          </w:pPr>
          <w:r>
            <w:fldChar w:fldCharType="begin"/>
          </w:r>
          <w:r>
            <w:instrText xml:space="preserve"> TOC \o "1-3" \h \z \u </w:instrText>
          </w:r>
          <w:r>
            <w:fldChar w:fldCharType="separate"/>
          </w:r>
          <w:del w:id="30" w:author="Benjamin Meyer" w:date="2022-07-18T07:02:00Z">
            <w:r w:rsidR="00EA036E" w:rsidDel="00EA036E">
              <w:rPr>
                <w:noProof/>
              </w:rPr>
              <w:fldChar w:fldCharType="begin"/>
            </w:r>
            <w:r w:rsidR="00EA036E" w:rsidDel="00EA036E">
              <w:rPr>
                <w:noProof/>
              </w:rPr>
              <w:delInstrText xml:space="preserve"> HYPERLINK \l "_Toc96073944" </w:delInstrText>
            </w:r>
            <w:r w:rsidR="00EA036E" w:rsidDel="00EA036E">
              <w:rPr>
                <w:noProof/>
              </w:rPr>
              <w:fldChar w:fldCharType="separate"/>
            </w:r>
          </w:del>
          <w:r w:rsidR="004911DB">
            <w:rPr>
              <w:b/>
              <w:bCs/>
              <w:noProof/>
            </w:rPr>
            <w:t>Error! Hyperlink reference not valid.</w:t>
          </w:r>
          <w:del w:id="31" w:author="Benjamin Meyer" w:date="2022-07-18T07:02:00Z">
            <w:r w:rsidR="00EA036E" w:rsidDel="00EA036E">
              <w:rPr>
                <w:noProof/>
              </w:rPr>
              <w:fldChar w:fldCharType="end"/>
            </w:r>
          </w:del>
        </w:p>
        <w:p w14:paraId="10E3A021" w14:textId="7CD46829" w:rsidR="00F92DAC" w:rsidRDefault="009A1501">
          <w:pPr>
            <w:pStyle w:val="TOC1"/>
            <w:tabs>
              <w:tab w:val="right" w:leader="dot" w:pos="11190"/>
            </w:tabs>
            <w:rPr>
              <w:rFonts w:asciiTheme="minorHAnsi" w:eastAsiaTheme="minorEastAsia" w:hAnsiTheme="minorHAnsi" w:cstheme="minorBidi"/>
              <w:noProof/>
              <w:sz w:val="22"/>
              <w:szCs w:val="22"/>
            </w:rPr>
          </w:pPr>
          <w:hyperlink w:anchor="_Toc96073945" w:history="1">
            <w:r w:rsidR="00F92DAC" w:rsidRPr="00D7445C">
              <w:rPr>
                <w:rStyle w:val="Hyperlink"/>
                <w:noProof/>
              </w:rPr>
              <w:t>Al. Title and Approval Page</w:t>
            </w:r>
            <w:r w:rsidR="00F92DAC">
              <w:rPr>
                <w:noProof/>
                <w:webHidden/>
              </w:rPr>
              <w:tab/>
            </w:r>
            <w:r w:rsidR="00F92DAC">
              <w:rPr>
                <w:noProof/>
                <w:webHidden/>
              </w:rPr>
              <w:fldChar w:fldCharType="begin"/>
            </w:r>
            <w:r w:rsidR="00F92DAC">
              <w:rPr>
                <w:noProof/>
                <w:webHidden/>
              </w:rPr>
              <w:instrText xml:space="preserve"> PAGEREF _Toc96073945 \h </w:instrText>
            </w:r>
            <w:r w:rsidR="00F92DAC">
              <w:rPr>
                <w:noProof/>
                <w:webHidden/>
              </w:rPr>
            </w:r>
            <w:r w:rsidR="00F92DAC">
              <w:rPr>
                <w:noProof/>
                <w:webHidden/>
              </w:rPr>
              <w:fldChar w:fldCharType="separate"/>
            </w:r>
            <w:r w:rsidR="004911DB">
              <w:rPr>
                <w:noProof/>
                <w:webHidden/>
              </w:rPr>
              <w:t>2</w:t>
            </w:r>
            <w:r w:rsidR="00F92DAC">
              <w:rPr>
                <w:noProof/>
                <w:webHidden/>
              </w:rPr>
              <w:fldChar w:fldCharType="end"/>
            </w:r>
          </w:hyperlink>
        </w:p>
        <w:p w14:paraId="0782C611" w14:textId="15DD69DC" w:rsidR="00F92DAC" w:rsidRDefault="009A1501">
          <w:pPr>
            <w:pStyle w:val="TOC1"/>
            <w:tabs>
              <w:tab w:val="right" w:leader="dot" w:pos="11190"/>
            </w:tabs>
            <w:rPr>
              <w:rFonts w:asciiTheme="minorHAnsi" w:eastAsiaTheme="minorEastAsia" w:hAnsiTheme="minorHAnsi" w:cstheme="minorBidi"/>
              <w:noProof/>
              <w:sz w:val="22"/>
              <w:szCs w:val="22"/>
            </w:rPr>
          </w:pPr>
          <w:hyperlink w:anchor="_Toc96073946" w:history="1">
            <w:r w:rsidR="00F92DAC" w:rsidRPr="00D7445C">
              <w:rPr>
                <w:rStyle w:val="Hyperlink"/>
                <w:noProof/>
              </w:rPr>
              <w:t>A2. Table of Contents</w:t>
            </w:r>
            <w:r w:rsidR="00F92DAC">
              <w:rPr>
                <w:noProof/>
                <w:webHidden/>
              </w:rPr>
              <w:tab/>
            </w:r>
            <w:r w:rsidR="00F92DAC">
              <w:rPr>
                <w:noProof/>
                <w:webHidden/>
              </w:rPr>
              <w:fldChar w:fldCharType="begin"/>
            </w:r>
            <w:r w:rsidR="00F92DAC">
              <w:rPr>
                <w:noProof/>
                <w:webHidden/>
              </w:rPr>
              <w:instrText xml:space="preserve"> PAGEREF _Toc96073946 \h </w:instrText>
            </w:r>
            <w:r w:rsidR="00F92DAC">
              <w:rPr>
                <w:noProof/>
                <w:webHidden/>
              </w:rPr>
            </w:r>
            <w:r w:rsidR="00F92DAC">
              <w:rPr>
                <w:noProof/>
                <w:webHidden/>
              </w:rPr>
              <w:fldChar w:fldCharType="separate"/>
            </w:r>
            <w:r w:rsidR="004911DB">
              <w:rPr>
                <w:noProof/>
                <w:webHidden/>
              </w:rPr>
              <w:t>3</w:t>
            </w:r>
            <w:r w:rsidR="00F92DAC">
              <w:rPr>
                <w:noProof/>
                <w:webHidden/>
              </w:rPr>
              <w:fldChar w:fldCharType="end"/>
            </w:r>
          </w:hyperlink>
        </w:p>
        <w:p w14:paraId="3EF536DE" w14:textId="4543F2CB" w:rsidR="00F92DAC" w:rsidRDefault="009A1501">
          <w:pPr>
            <w:pStyle w:val="TOC1"/>
            <w:tabs>
              <w:tab w:val="right" w:leader="dot" w:pos="11190"/>
            </w:tabs>
            <w:rPr>
              <w:rFonts w:asciiTheme="minorHAnsi" w:eastAsiaTheme="minorEastAsia" w:hAnsiTheme="minorHAnsi" w:cstheme="minorBidi"/>
              <w:noProof/>
              <w:sz w:val="22"/>
              <w:szCs w:val="22"/>
            </w:rPr>
          </w:pPr>
          <w:hyperlink w:anchor="_Toc96073947" w:history="1">
            <w:r w:rsidR="00F92DAC" w:rsidRPr="00D7445C">
              <w:rPr>
                <w:rStyle w:val="Hyperlink"/>
                <w:noProof/>
              </w:rPr>
              <w:t>ACKNOWLEDGEMENTS</w:t>
            </w:r>
            <w:r w:rsidR="00F92DAC">
              <w:rPr>
                <w:noProof/>
                <w:webHidden/>
              </w:rPr>
              <w:tab/>
            </w:r>
            <w:r w:rsidR="00F92DAC">
              <w:rPr>
                <w:noProof/>
                <w:webHidden/>
              </w:rPr>
              <w:fldChar w:fldCharType="begin"/>
            </w:r>
            <w:r w:rsidR="00F92DAC">
              <w:rPr>
                <w:noProof/>
                <w:webHidden/>
              </w:rPr>
              <w:instrText xml:space="preserve"> PAGEREF _Toc96073947 \h </w:instrText>
            </w:r>
            <w:r w:rsidR="00F92DAC">
              <w:rPr>
                <w:noProof/>
                <w:webHidden/>
              </w:rPr>
            </w:r>
            <w:r w:rsidR="00F92DAC">
              <w:rPr>
                <w:noProof/>
                <w:webHidden/>
              </w:rPr>
              <w:fldChar w:fldCharType="separate"/>
            </w:r>
            <w:r w:rsidR="004911DB">
              <w:rPr>
                <w:noProof/>
                <w:webHidden/>
              </w:rPr>
              <w:t>7</w:t>
            </w:r>
            <w:r w:rsidR="00F92DAC">
              <w:rPr>
                <w:noProof/>
                <w:webHidden/>
              </w:rPr>
              <w:fldChar w:fldCharType="end"/>
            </w:r>
          </w:hyperlink>
        </w:p>
        <w:p w14:paraId="6046C16E" w14:textId="57EC19BB" w:rsidR="00F92DAC" w:rsidRDefault="009A1501">
          <w:pPr>
            <w:pStyle w:val="TOC1"/>
            <w:tabs>
              <w:tab w:val="right" w:leader="dot" w:pos="11190"/>
            </w:tabs>
            <w:rPr>
              <w:rFonts w:asciiTheme="minorHAnsi" w:eastAsiaTheme="minorEastAsia" w:hAnsiTheme="minorHAnsi" w:cstheme="minorBidi"/>
              <w:noProof/>
              <w:sz w:val="22"/>
              <w:szCs w:val="22"/>
            </w:rPr>
          </w:pPr>
          <w:hyperlink w:anchor="_Toc96073948" w:history="1">
            <w:r w:rsidR="00F92DAC" w:rsidRPr="00D7445C">
              <w:rPr>
                <w:rStyle w:val="Hyperlink"/>
                <w:noProof/>
              </w:rPr>
              <w:t>A3. DISTRIBUTION LIST:</w:t>
            </w:r>
            <w:r w:rsidR="00F92DAC">
              <w:rPr>
                <w:noProof/>
                <w:webHidden/>
              </w:rPr>
              <w:tab/>
            </w:r>
            <w:r w:rsidR="00F92DAC">
              <w:rPr>
                <w:noProof/>
                <w:webHidden/>
              </w:rPr>
              <w:fldChar w:fldCharType="begin"/>
            </w:r>
            <w:r w:rsidR="00F92DAC">
              <w:rPr>
                <w:noProof/>
                <w:webHidden/>
              </w:rPr>
              <w:instrText xml:space="preserve"> PAGEREF _Toc96073948 \h </w:instrText>
            </w:r>
            <w:r w:rsidR="00F92DAC">
              <w:rPr>
                <w:noProof/>
                <w:webHidden/>
              </w:rPr>
            </w:r>
            <w:r w:rsidR="00F92DAC">
              <w:rPr>
                <w:noProof/>
                <w:webHidden/>
              </w:rPr>
              <w:fldChar w:fldCharType="separate"/>
            </w:r>
            <w:r w:rsidR="004911DB">
              <w:rPr>
                <w:noProof/>
                <w:webHidden/>
              </w:rPr>
              <w:t>8</w:t>
            </w:r>
            <w:r w:rsidR="00F92DAC">
              <w:rPr>
                <w:noProof/>
                <w:webHidden/>
              </w:rPr>
              <w:fldChar w:fldCharType="end"/>
            </w:r>
          </w:hyperlink>
        </w:p>
        <w:p w14:paraId="1577908D" w14:textId="2D51C9AA"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49" w:history="1">
            <w:r w:rsidR="00F92DAC" w:rsidRPr="00D7445C">
              <w:rPr>
                <w:rStyle w:val="Hyperlink"/>
                <w:noProof/>
              </w:rPr>
              <w:t>A4.</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ORGANIZATION</w:t>
            </w:r>
            <w:r w:rsidR="00F92DAC">
              <w:rPr>
                <w:noProof/>
                <w:webHidden/>
              </w:rPr>
              <w:tab/>
            </w:r>
            <w:r w:rsidR="00F92DAC">
              <w:rPr>
                <w:noProof/>
                <w:webHidden/>
              </w:rPr>
              <w:fldChar w:fldCharType="begin"/>
            </w:r>
            <w:r w:rsidR="00F92DAC">
              <w:rPr>
                <w:noProof/>
                <w:webHidden/>
              </w:rPr>
              <w:instrText xml:space="preserve"> PAGEREF _Toc96073949 \h </w:instrText>
            </w:r>
            <w:r w:rsidR="00F92DAC">
              <w:rPr>
                <w:noProof/>
                <w:webHidden/>
              </w:rPr>
            </w:r>
            <w:r w:rsidR="00F92DAC">
              <w:rPr>
                <w:noProof/>
                <w:webHidden/>
              </w:rPr>
              <w:fldChar w:fldCharType="separate"/>
            </w:r>
            <w:r w:rsidR="004911DB">
              <w:rPr>
                <w:noProof/>
                <w:webHidden/>
              </w:rPr>
              <w:t>9</w:t>
            </w:r>
            <w:r w:rsidR="00F92DAC">
              <w:rPr>
                <w:noProof/>
                <w:webHidden/>
              </w:rPr>
              <w:fldChar w:fldCharType="end"/>
            </w:r>
          </w:hyperlink>
        </w:p>
        <w:p w14:paraId="26F120CE" w14:textId="01143182"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50" w:history="1">
            <w:r w:rsidR="00F92DAC" w:rsidRPr="00D7445C">
              <w:rPr>
                <w:rStyle w:val="Hyperlink"/>
                <w:noProof/>
              </w:rPr>
              <w:t>A5.</w:t>
            </w:r>
            <w:r w:rsidR="00F92DAC">
              <w:rPr>
                <w:rFonts w:asciiTheme="minorHAnsi" w:eastAsiaTheme="minorEastAsia" w:hAnsiTheme="minorHAnsi" w:cstheme="minorBidi"/>
                <w:noProof/>
                <w:sz w:val="22"/>
                <w:szCs w:val="22"/>
              </w:rPr>
              <w:tab/>
            </w:r>
            <w:r w:rsidR="00F92DAC" w:rsidRPr="00D7445C">
              <w:rPr>
                <w:rStyle w:val="Hyperlink"/>
                <w:noProof/>
              </w:rPr>
              <w:t>PROBLEM DEFINITION/BACKGROUND AND PROJECT</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_Toc96073950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0B843F6D" w14:textId="1C82BD48"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51" w:history="1">
            <w:r w:rsidR="00F92DAC" w:rsidRPr="00D7445C">
              <w:rPr>
                <w:rStyle w:val="Hyperlink"/>
                <w:noProof/>
              </w:rPr>
              <w:t>A6.</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DESCRIPTION</w:t>
            </w:r>
            <w:r w:rsidR="00F92DAC">
              <w:rPr>
                <w:noProof/>
                <w:webHidden/>
              </w:rPr>
              <w:tab/>
            </w:r>
            <w:r w:rsidR="00F92DAC">
              <w:rPr>
                <w:noProof/>
                <w:webHidden/>
              </w:rPr>
              <w:fldChar w:fldCharType="begin"/>
            </w:r>
            <w:r w:rsidR="00F92DAC">
              <w:rPr>
                <w:noProof/>
                <w:webHidden/>
              </w:rPr>
              <w:instrText xml:space="preserve"> PAGEREF _Toc96073951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6B82021A" w14:textId="5996EF37" w:rsidR="00F92DAC" w:rsidRDefault="009A1501">
          <w:pPr>
            <w:pStyle w:val="TOC2"/>
            <w:tabs>
              <w:tab w:val="right" w:leader="dot" w:pos="11190"/>
            </w:tabs>
            <w:rPr>
              <w:rFonts w:asciiTheme="minorHAnsi" w:eastAsiaTheme="minorEastAsia" w:hAnsiTheme="minorHAnsi" w:cstheme="minorBidi"/>
              <w:noProof/>
            </w:rPr>
          </w:pPr>
          <w:hyperlink w:anchor="_Toc96073952" w:history="1">
            <w:r w:rsidR="00F92DAC" w:rsidRPr="00D7445C">
              <w:rPr>
                <w:rStyle w:val="Hyperlink"/>
                <w:noProof/>
              </w:rPr>
              <w:t>Task A) Agency Monitoring Partnership to develop a baseline for Nutrients, Dissolved Metals, Hydrocarbons, and Fecal Coliforms (Referred to as Agency Baseline hereafter).</w:t>
            </w:r>
            <w:r w:rsidR="00F92DAC">
              <w:rPr>
                <w:noProof/>
                <w:webHidden/>
              </w:rPr>
              <w:tab/>
            </w:r>
            <w:r w:rsidR="00F92DAC">
              <w:rPr>
                <w:noProof/>
                <w:webHidden/>
              </w:rPr>
              <w:fldChar w:fldCharType="begin"/>
            </w:r>
            <w:r w:rsidR="00F92DAC">
              <w:rPr>
                <w:noProof/>
                <w:webHidden/>
              </w:rPr>
              <w:instrText xml:space="preserve"> PAGEREF _Toc96073952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7597808D" w14:textId="074B506E" w:rsidR="00F92DAC" w:rsidRDefault="009A1501">
          <w:pPr>
            <w:pStyle w:val="TOC2"/>
            <w:tabs>
              <w:tab w:val="right" w:leader="dot" w:pos="11190"/>
            </w:tabs>
            <w:rPr>
              <w:rFonts w:asciiTheme="minorHAnsi" w:eastAsiaTheme="minorEastAsia" w:hAnsiTheme="minorHAnsi" w:cstheme="minorBidi"/>
              <w:noProof/>
            </w:rPr>
          </w:pPr>
          <w:hyperlink w:anchor="_Toc96073953" w:history="1">
            <w:r w:rsidR="00F92DAC" w:rsidRPr="00D7445C">
              <w:rPr>
                <w:rStyle w:val="Hyperlink"/>
                <w:noProof/>
              </w:rPr>
              <w:t>Task B) Evaluate dissolved metal (Zinc and Copper) concentrations</w:t>
            </w:r>
            <w:r w:rsidR="00F92DAC">
              <w:rPr>
                <w:noProof/>
                <w:webHidden/>
              </w:rPr>
              <w:tab/>
            </w:r>
            <w:r w:rsidR="00F92DAC">
              <w:rPr>
                <w:noProof/>
                <w:webHidden/>
              </w:rPr>
              <w:fldChar w:fldCharType="begin"/>
            </w:r>
            <w:r w:rsidR="00F92DAC">
              <w:rPr>
                <w:noProof/>
                <w:webHidden/>
              </w:rPr>
              <w:instrText xml:space="preserve"> PAGEREF _Toc96073953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502B8AA5" w14:textId="64095C20"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54" w:history="1">
            <w:r w:rsidR="00F92DAC" w:rsidRPr="00D7445C">
              <w:rPr>
                <w:rStyle w:val="Hyperlink"/>
                <w:noProof/>
              </w:rPr>
              <w:t>A8.</w:t>
            </w:r>
            <w:r w:rsidR="00F92DAC">
              <w:rPr>
                <w:rFonts w:asciiTheme="minorHAnsi" w:eastAsiaTheme="minorEastAsia" w:hAnsiTheme="minorHAnsi" w:cstheme="minorBidi"/>
                <w:noProof/>
                <w:sz w:val="22"/>
                <w:szCs w:val="22"/>
              </w:rPr>
              <w:tab/>
            </w:r>
            <w:r w:rsidR="00F92DAC" w:rsidRPr="00D7445C">
              <w:rPr>
                <w:rStyle w:val="Hyperlink"/>
                <w:noProof/>
              </w:rPr>
              <w:t>TRAINING</w:t>
            </w:r>
            <w:r w:rsidR="00F92DAC" w:rsidRPr="00D7445C">
              <w:rPr>
                <w:rStyle w:val="Hyperlink"/>
                <w:noProof/>
                <w:spacing w:val="-1"/>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_Toc96073954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3172CBA9" w14:textId="567C4247" w:rsidR="00F92DAC" w:rsidRDefault="009A1501">
          <w:pPr>
            <w:pStyle w:val="TOC2"/>
            <w:tabs>
              <w:tab w:val="right" w:leader="dot" w:pos="11190"/>
            </w:tabs>
            <w:rPr>
              <w:rFonts w:asciiTheme="minorHAnsi" w:eastAsiaTheme="minorEastAsia" w:hAnsiTheme="minorHAnsi" w:cstheme="minorBidi"/>
              <w:noProof/>
            </w:rPr>
          </w:pPr>
          <w:hyperlink w:anchor="_Toc96073955" w:history="1">
            <w:r w:rsidR="00F92DAC" w:rsidRPr="00D7445C">
              <w:rPr>
                <w:rStyle w:val="Hyperlink"/>
                <w:noProof/>
              </w:rPr>
              <w:t>Agency Baseline monitoring</w:t>
            </w:r>
            <w:r w:rsidR="00F92DAC">
              <w:rPr>
                <w:noProof/>
                <w:webHidden/>
              </w:rPr>
              <w:tab/>
            </w:r>
            <w:r w:rsidR="00F92DAC">
              <w:rPr>
                <w:noProof/>
                <w:webHidden/>
              </w:rPr>
              <w:fldChar w:fldCharType="begin"/>
            </w:r>
            <w:r w:rsidR="00F92DAC">
              <w:rPr>
                <w:noProof/>
                <w:webHidden/>
              </w:rPr>
              <w:instrText xml:space="preserve"> PAGEREF _Toc96073955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1BFBE591" w14:textId="4BED8BC9" w:rsidR="00F92DAC" w:rsidRDefault="009A1501">
          <w:pPr>
            <w:pStyle w:val="TOC2"/>
            <w:tabs>
              <w:tab w:val="right" w:leader="dot" w:pos="11190"/>
            </w:tabs>
            <w:rPr>
              <w:rFonts w:asciiTheme="minorHAnsi" w:eastAsiaTheme="minorEastAsia" w:hAnsiTheme="minorHAnsi" w:cstheme="minorBidi"/>
              <w:noProof/>
            </w:rPr>
          </w:pPr>
          <w:hyperlink w:anchor="_Toc96073956" w:history="1">
            <w:r w:rsidR="00F92DAC" w:rsidRPr="00D7445C">
              <w:rPr>
                <w:rStyle w:val="Hyperlink"/>
                <w:noProof/>
              </w:rPr>
              <w:t>Kenai Tributary Metals (Zn/Cu) Monitoring</w:t>
            </w:r>
            <w:r w:rsidR="00F92DAC">
              <w:rPr>
                <w:noProof/>
                <w:webHidden/>
              </w:rPr>
              <w:tab/>
            </w:r>
            <w:r w:rsidR="00F92DAC">
              <w:rPr>
                <w:noProof/>
                <w:webHidden/>
              </w:rPr>
              <w:fldChar w:fldCharType="begin"/>
            </w:r>
            <w:r w:rsidR="00F92DAC">
              <w:rPr>
                <w:noProof/>
                <w:webHidden/>
              </w:rPr>
              <w:instrText xml:space="preserve"> PAGEREF _Toc96073956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29A2B6FB" w14:textId="3317113A"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57" w:history="1">
            <w:r w:rsidR="00F92DAC" w:rsidRPr="00D7445C">
              <w:rPr>
                <w:rStyle w:val="Hyperlink"/>
                <w:noProof/>
              </w:rPr>
              <w:t>A9.</w:t>
            </w:r>
            <w:r w:rsidR="00F92DAC">
              <w:rPr>
                <w:rFonts w:asciiTheme="minorHAnsi" w:eastAsiaTheme="minorEastAsia" w:hAnsiTheme="minorHAnsi" w:cstheme="minorBidi"/>
                <w:noProof/>
                <w:sz w:val="22"/>
                <w:szCs w:val="22"/>
              </w:rPr>
              <w:tab/>
            </w:r>
            <w:r w:rsidR="00F92DAC" w:rsidRPr="00D7445C">
              <w:rPr>
                <w:rStyle w:val="Hyperlink"/>
                <w:noProof/>
              </w:rPr>
              <w:t>DOCUMENTATION AND</w:t>
            </w:r>
            <w:r w:rsidR="00F92DAC" w:rsidRPr="00D7445C">
              <w:rPr>
                <w:rStyle w:val="Hyperlink"/>
                <w:noProof/>
                <w:spacing w:val="-2"/>
              </w:rPr>
              <w:t xml:space="preserve"> </w:t>
            </w:r>
            <w:r w:rsidR="00F92DAC" w:rsidRPr="00D7445C">
              <w:rPr>
                <w:rStyle w:val="Hyperlink"/>
                <w:noProof/>
              </w:rPr>
              <w:t>RECORDS</w:t>
            </w:r>
            <w:r w:rsidR="00F92DAC">
              <w:rPr>
                <w:noProof/>
                <w:webHidden/>
              </w:rPr>
              <w:tab/>
            </w:r>
            <w:r w:rsidR="00F92DAC">
              <w:rPr>
                <w:noProof/>
                <w:webHidden/>
              </w:rPr>
              <w:fldChar w:fldCharType="begin"/>
            </w:r>
            <w:r w:rsidR="00F92DAC">
              <w:rPr>
                <w:noProof/>
                <w:webHidden/>
              </w:rPr>
              <w:instrText xml:space="preserve"> PAGEREF _Toc96073957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625283B6" w14:textId="1CBC0953" w:rsidR="00F92DAC" w:rsidRDefault="009A1501">
          <w:pPr>
            <w:pStyle w:val="TOC2"/>
            <w:tabs>
              <w:tab w:val="right" w:leader="dot" w:pos="11190"/>
            </w:tabs>
            <w:rPr>
              <w:rFonts w:asciiTheme="minorHAnsi" w:eastAsiaTheme="minorEastAsia" w:hAnsiTheme="minorHAnsi" w:cstheme="minorBidi"/>
              <w:noProof/>
            </w:rPr>
          </w:pPr>
          <w:hyperlink w:anchor="_Toc9607395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_Toc96073958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1293D6BB" w14:textId="7469F6C1" w:rsidR="00F92DAC" w:rsidRDefault="009A1501">
          <w:pPr>
            <w:pStyle w:val="TOC2"/>
            <w:tabs>
              <w:tab w:val="right" w:leader="dot" w:pos="11190"/>
            </w:tabs>
            <w:rPr>
              <w:rFonts w:asciiTheme="minorHAnsi" w:eastAsiaTheme="minorEastAsia" w:hAnsiTheme="minorHAnsi" w:cstheme="minorBidi"/>
              <w:noProof/>
            </w:rPr>
          </w:pPr>
          <w:hyperlink w:anchor="_Toc96073959" w:history="1">
            <w:r w:rsidR="00F92DAC" w:rsidRPr="00D7445C">
              <w:rPr>
                <w:rStyle w:val="Hyperlink"/>
                <w:noProof/>
              </w:rPr>
              <w:t>Kenai Metals (Zn/Cu) Monitoring</w:t>
            </w:r>
            <w:r w:rsidR="00F92DAC">
              <w:rPr>
                <w:noProof/>
                <w:webHidden/>
              </w:rPr>
              <w:tab/>
            </w:r>
            <w:r w:rsidR="00F92DAC">
              <w:rPr>
                <w:noProof/>
                <w:webHidden/>
              </w:rPr>
              <w:fldChar w:fldCharType="begin"/>
            </w:r>
            <w:r w:rsidR="00F92DAC">
              <w:rPr>
                <w:noProof/>
                <w:webHidden/>
              </w:rPr>
              <w:instrText xml:space="preserve"> PAGEREF _Toc96073959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4CA16FD7" w14:textId="668DED62"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60" w:history="1">
            <w:r w:rsidR="00F92DAC" w:rsidRPr="00D7445C">
              <w:rPr>
                <w:rStyle w:val="Hyperlink"/>
                <w:noProof/>
              </w:rPr>
              <w:t>B1.</w:t>
            </w:r>
            <w:r w:rsidR="00F92DAC">
              <w:rPr>
                <w:rFonts w:asciiTheme="minorHAnsi" w:eastAsiaTheme="minorEastAsia" w:hAnsiTheme="minorHAnsi" w:cstheme="minorBidi"/>
                <w:noProof/>
                <w:sz w:val="22"/>
                <w:szCs w:val="22"/>
              </w:rPr>
              <w:tab/>
            </w:r>
            <w:r w:rsidR="00F92DAC" w:rsidRPr="00D7445C">
              <w:rPr>
                <w:rStyle w:val="Hyperlink"/>
                <w:noProof/>
              </w:rPr>
              <w:t>SAMPLING PROCESS</w:t>
            </w:r>
            <w:r w:rsidR="00F92DAC" w:rsidRPr="00D7445C">
              <w:rPr>
                <w:rStyle w:val="Hyperlink"/>
                <w:noProof/>
                <w:spacing w:val="-2"/>
              </w:rPr>
              <w:t xml:space="preserve"> </w:t>
            </w:r>
            <w:r w:rsidR="00F92DAC" w:rsidRPr="00D7445C">
              <w:rPr>
                <w:rStyle w:val="Hyperlink"/>
                <w:noProof/>
              </w:rPr>
              <w:t>DESIGN</w:t>
            </w:r>
            <w:r w:rsidR="00F92DAC">
              <w:rPr>
                <w:noProof/>
                <w:webHidden/>
              </w:rPr>
              <w:tab/>
            </w:r>
            <w:r w:rsidR="00F92DAC">
              <w:rPr>
                <w:noProof/>
                <w:webHidden/>
              </w:rPr>
              <w:fldChar w:fldCharType="begin"/>
            </w:r>
            <w:r w:rsidR="00F92DAC">
              <w:rPr>
                <w:noProof/>
                <w:webHidden/>
              </w:rPr>
              <w:instrText xml:space="preserve"> PAGEREF _Toc96073960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684C75E0" w14:textId="343B1275" w:rsidR="00F92DAC" w:rsidRDefault="009A1501">
          <w:pPr>
            <w:pStyle w:val="TOC2"/>
            <w:tabs>
              <w:tab w:val="right" w:leader="dot" w:pos="11190"/>
            </w:tabs>
            <w:rPr>
              <w:rFonts w:asciiTheme="minorHAnsi" w:eastAsiaTheme="minorEastAsia" w:hAnsiTheme="minorHAnsi" w:cstheme="minorBidi"/>
              <w:noProof/>
            </w:rPr>
          </w:pPr>
          <w:hyperlink w:anchor="_Toc96073961"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_Toc96073961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58530C5B" w14:textId="18959E23" w:rsidR="00F92DAC" w:rsidRDefault="009A1501">
          <w:pPr>
            <w:pStyle w:val="TOC2"/>
            <w:tabs>
              <w:tab w:val="right" w:leader="dot" w:pos="11190"/>
            </w:tabs>
            <w:rPr>
              <w:rFonts w:asciiTheme="minorHAnsi" w:eastAsiaTheme="minorEastAsia" w:hAnsiTheme="minorHAnsi" w:cstheme="minorBidi"/>
              <w:noProof/>
            </w:rPr>
          </w:pPr>
          <w:hyperlink w:anchor="_Toc96073962" w:history="1">
            <w:r w:rsidR="00F92DAC" w:rsidRPr="00D7445C">
              <w:rPr>
                <w:rStyle w:val="Hyperlink"/>
                <w:noProof/>
              </w:rPr>
              <w:t>Metals (Cu/Zn) Monitoring</w:t>
            </w:r>
            <w:r w:rsidR="00F92DAC">
              <w:rPr>
                <w:noProof/>
                <w:webHidden/>
              </w:rPr>
              <w:tab/>
            </w:r>
            <w:r w:rsidR="00F92DAC">
              <w:rPr>
                <w:noProof/>
                <w:webHidden/>
              </w:rPr>
              <w:fldChar w:fldCharType="begin"/>
            </w:r>
            <w:r w:rsidR="00F92DAC">
              <w:rPr>
                <w:noProof/>
                <w:webHidden/>
              </w:rPr>
              <w:instrText xml:space="preserve"> PAGEREF _Toc96073962 \h </w:instrText>
            </w:r>
            <w:r w:rsidR="00F92DAC">
              <w:rPr>
                <w:noProof/>
                <w:webHidden/>
              </w:rPr>
            </w:r>
            <w:r w:rsidR="00F92DAC">
              <w:rPr>
                <w:noProof/>
                <w:webHidden/>
              </w:rPr>
              <w:fldChar w:fldCharType="separate"/>
            </w:r>
            <w:r w:rsidR="004911DB">
              <w:rPr>
                <w:noProof/>
                <w:webHidden/>
              </w:rPr>
              <w:t>25</w:t>
            </w:r>
            <w:r w:rsidR="00F92DAC">
              <w:rPr>
                <w:noProof/>
                <w:webHidden/>
              </w:rPr>
              <w:fldChar w:fldCharType="end"/>
            </w:r>
          </w:hyperlink>
        </w:p>
        <w:p w14:paraId="050DF42D" w14:textId="21368C79" w:rsidR="00F92DAC" w:rsidRDefault="009A1501">
          <w:pPr>
            <w:pStyle w:val="TOC2"/>
            <w:tabs>
              <w:tab w:val="right" w:leader="dot" w:pos="11190"/>
            </w:tabs>
            <w:rPr>
              <w:rFonts w:asciiTheme="minorHAnsi" w:eastAsiaTheme="minorEastAsia" w:hAnsiTheme="minorHAnsi" w:cstheme="minorBidi"/>
              <w:noProof/>
            </w:rPr>
          </w:pPr>
          <w:hyperlink w:anchor="_Toc9607396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_Toc96073963 \h </w:instrText>
            </w:r>
            <w:r w:rsidR="00F92DAC">
              <w:rPr>
                <w:noProof/>
                <w:webHidden/>
              </w:rPr>
            </w:r>
            <w:r w:rsidR="00F92DAC">
              <w:rPr>
                <w:noProof/>
                <w:webHidden/>
              </w:rPr>
              <w:fldChar w:fldCharType="separate"/>
            </w:r>
            <w:r w:rsidR="004911DB">
              <w:rPr>
                <w:noProof/>
                <w:webHidden/>
              </w:rPr>
              <w:t>29</w:t>
            </w:r>
            <w:r w:rsidR="00F92DAC">
              <w:rPr>
                <w:noProof/>
                <w:webHidden/>
              </w:rPr>
              <w:fldChar w:fldCharType="end"/>
            </w:r>
          </w:hyperlink>
        </w:p>
        <w:p w14:paraId="035D1228" w14:textId="6A6372D9" w:rsidR="00F92DAC" w:rsidRDefault="009A1501">
          <w:pPr>
            <w:pStyle w:val="TOC2"/>
            <w:tabs>
              <w:tab w:val="right" w:leader="dot" w:pos="11190"/>
            </w:tabs>
            <w:rPr>
              <w:rFonts w:asciiTheme="minorHAnsi" w:eastAsiaTheme="minorEastAsia" w:hAnsiTheme="minorHAnsi" w:cstheme="minorBidi"/>
              <w:noProof/>
            </w:rPr>
          </w:pPr>
          <w:hyperlink w:anchor="_Toc96073964" w:history="1">
            <w:r w:rsidR="00F92DAC" w:rsidRPr="00D7445C">
              <w:rPr>
                <w:rStyle w:val="Hyperlink"/>
                <w:noProof/>
              </w:rPr>
              <w:t>Copper and Zinc Monitoring</w:t>
            </w:r>
            <w:r w:rsidR="00F92DAC">
              <w:rPr>
                <w:noProof/>
                <w:webHidden/>
              </w:rPr>
              <w:tab/>
            </w:r>
            <w:r w:rsidR="00F92DAC">
              <w:rPr>
                <w:noProof/>
                <w:webHidden/>
              </w:rPr>
              <w:fldChar w:fldCharType="begin"/>
            </w:r>
            <w:r w:rsidR="00F92DAC">
              <w:rPr>
                <w:noProof/>
                <w:webHidden/>
              </w:rPr>
              <w:instrText xml:space="preserve"> PAGEREF _Toc96073964 \h </w:instrText>
            </w:r>
            <w:r w:rsidR="00F92DAC">
              <w:rPr>
                <w:noProof/>
                <w:webHidden/>
              </w:rPr>
            </w:r>
            <w:r w:rsidR="00F92DAC">
              <w:rPr>
                <w:noProof/>
                <w:webHidden/>
              </w:rPr>
              <w:fldChar w:fldCharType="separate"/>
            </w:r>
            <w:r w:rsidR="004911DB">
              <w:rPr>
                <w:noProof/>
                <w:webHidden/>
              </w:rPr>
              <w:t>30</w:t>
            </w:r>
            <w:r w:rsidR="00F92DAC">
              <w:rPr>
                <w:noProof/>
                <w:webHidden/>
              </w:rPr>
              <w:fldChar w:fldCharType="end"/>
            </w:r>
          </w:hyperlink>
        </w:p>
        <w:p w14:paraId="248E37AA" w14:textId="51FB98F5"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65" w:history="1">
            <w:r w:rsidR="00F92DAC" w:rsidRPr="00D7445C">
              <w:rPr>
                <w:rStyle w:val="Hyperlink"/>
                <w:noProof/>
              </w:rPr>
              <w:t>B3.</w:t>
            </w:r>
            <w:r w:rsidR="00F92DAC">
              <w:rPr>
                <w:rFonts w:asciiTheme="minorHAnsi" w:eastAsiaTheme="minorEastAsia" w:hAnsiTheme="minorHAnsi" w:cstheme="minorBidi"/>
                <w:noProof/>
                <w:sz w:val="22"/>
                <w:szCs w:val="22"/>
              </w:rPr>
              <w:tab/>
            </w:r>
            <w:r w:rsidR="00F92DAC" w:rsidRPr="00D7445C">
              <w:rPr>
                <w:rStyle w:val="Hyperlink"/>
                <w:noProof/>
              </w:rPr>
              <w:t>SAMPLE HANDLING AND CUSTODY</w:t>
            </w:r>
            <w:r w:rsidR="00F92DAC" w:rsidRPr="00D7445C">
              <w:rPr>
                <w:rStyle w:val="Hyperlink"/>
                <w:noProof/>
                <w:spacing w:val="-4"/>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_Toc96073965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7EFA31E5" w14:textId="1F3F367F" w:rsidR="00F92DAC" w:rsidRDefault="009A1501">
          <w:pPr>
            <w:pStyle w:val="TOC2"/>
            <w:tabs>
              <w:tab w:val="right" w:leader="dot" w:pos="11190"/>
            </w:tabs>
            <w:rPr>
              <w:rFonts w:asciiTheme="minorHAnsi" w:eastAsiaTheme="minorEastAsia" w:hAnsiTheme="minorHAnsi" w:cstheme="minorBidi"/>
              <w:noProof/>
            </w:rPr>
          </w:pPr>
          <w:hyperlink w:anchor="_Toc9607396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_Toc96073966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5F5926C9" w14:textId="048EC545"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67" w:history="1">
            <w:r w:rsidR="00F92DAC" w:rsidRPr="00D7445C">
              <w:rPr>
                <w:rStyle w:val="Hyperlink"/>
                <w:noProof/>
              </w:rPr>
              <w:t>B4.</w:t>
            </w:r>
            <w:r w:rsidR="00F92DAC">
              <w:rPr>
                <w:rFonts w:asciiTheme="minorHAnsi" w:eastAsiaTheme="minorEastAsia" w:hAnsiTheme="minorHAnsi" w:cstheme="minorBidi"/>
                <w:noProof/>
                <w:sz w:val="22"/>
                <w:szCs w:val="22"/>
              </w:rPr>
              <w:tab/>
            </w:r>
            <w:r w:rsidR="00F92DAC" w:rsidRPr="00D7445C">
              <w:rPr>
                <w:rStyle w:val="Hyperlink"/>
                <w:noProof/>
              </w:rPr>
              <w:t>ANALYTICAL METHODS</w:t>
            </w:r>
            <w:r w:rsidR="00F92DAC" w:rsidRPr="00D7445C">
              <w:rPr>
                <w:rStyle w:val="Hyperlink"/>
                <w:noProof/>
                <w:spacing w:val="-3"/>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_Toc96073967 \h </w:instrText>
            </w:r>
            <w:r w:rsidR="00F92DAC">
              <w:rPr>
                <w:noProof/>
                <w:webHidden/>
              </w:rPr>
            </w:r>
            <w:r w:rsidR="00F92DAC">
              <w:rPr>
                <w:noProof/>
                <w:webHidden/>
              </w:rPr>
              <w:fldChar w:fldCharType="separate"/>
            </w:r>
            <w:r w:rsidR="004911DB">
              <w:rPr>
                <w:noProof/>
                <w:webHidden/>
              </w:rPr>
              <w:t>32</w:t>
            </w:r>
            <w:r w:rsidR="00F92DAC">
              <w:rPr>
                <w:noProof/>
                <w:webHidden/>
              </w:rPr>
              <w:fldChar w:fldCharType="end"/>
            </w:r>
          </w:hyperlink>
        </w:p>
        <w:p w14:paraId="7A31CBF3" w14:textId="57B396A8" w:rsidR="00F92DAC" w:rsidRDefault="009A1501">
          <w:pPr>
            <w:pStyle w:val="TOC2"/>
            <w:tabs>
              <w:tab w:val="right" w:leader="dot" w:pos="11190"/>
            </w:tabs>
            <w:rPr>
              <w:rFonts w:asciiTheme="minorHAnsi" w:eastAsiaTheme="minorEastAsia" w:hAnsiTheme="minorHAnsi" w:cstheme="minorBidi"/>
              <w:noProof/>
            </w:rPr>
          </w:pPr>
          <w:hyperlink w:anchor="_Toc9607396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_Toc96073968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636A2ECC" w14:textId="7E299212" w:rsidR="00F92DAC" w:rsidRDefault="009A1501">
          <w:pPr>
            <w:pStyle w:val="TOC2"/>
            <w:tabs>
              <w:tab w:val="right" w:leader="dot" w:pos="11190"/>
            </w:tabs>
            <w:rPr>
              <w:rFonts w:asciiTheme="minorHAnsi" w:eastAsiaTheme="minorEastAsia" w:hAnsiTheme="minorHAnsi" w:cstheme="minorBidi"/>
              <w:noProof/>
            </w:rPr>
          </w:pPr>
          <w:hyperlink w:anchor="_Toc96073969"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_Toc96073969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7B923C52" w14:textId="70C5126D" w:rsidR="00F92DAC" w:rsidRDefault="009A1501">
          <w:pPr>
            <w:pStyle w:val="TOC2"/>
            <w:tabs>
              <w:tab w:val="left" w:pos="1100"/>
              <w:tab w:val="right" w:leader="dot" w:pos="11190"/>
            </w:tabs>
            <w:rPr>
              <w:rFonts w:asciiTheme="minorHAnsi" w:eastAsiaTheme="minorEastAsia" w:hAnsiTheme="minorHAnsi" w:cstheme="minorBidi"/>
              <w:noProof/>
            </w:rPr>
          </w:pPr>
          <w:hyperlink w:anchor="_Toc96073970" w:history="1">
            <w:r w:rsidR="00F92DAC" w:rsidRPr="00D7445C">
              <w:rPr>
                <w:rStyle w:val="Hyperlink"/>
                <w:noProof/>
              </w:rPr>
              <w:t>B.5.1</w:t>
            </w:r>
            <w:r w:rsidR="00F92DAC">
              <w:rPr>
                <w:rFonts w:asciiTheme="minorHAnsi" w:eastAsiaTheme="minorEastAsia" w:hAnsiTheme="minorHAnsi" w:cstheme="minorBidi"/>
                <w:noProof/>
              </w:rPr>
              <w:tab/>
            </w:r>
            <w:r w:rsidR="00F92DAC" w:rsidRPr="00D7445C">
              <w:rPr>
                <w:rStyle w:val="Hyperlink"/>
                <w:noProof/>
              </w:rPr>
              <w:t>Field Quality Control (QC)</w:t>
            </w:r>
            <w:r w:rsidR="00F92DAC" w:rsidRPr="00D7445C">
              <w:rPr>
                <w:rStyle w:val="Hyperlink"/>
                <w:noProof/>
                <w:spacing w:val="-1"/>
              </w:rPr>
              <w:t xml:space="preserve"> </w:t>
            </w:r>
            <w:r w:rsidR="00F92DAC" w:rsidRPr="00D7445C">
              <w:rPr>
                <w:rStyle w:val="Hyperlink"/>
                <w:noProof/>
              </w:rPr>
              <w:t>Measures</w:t>
            </w:r>
            <w:r w:rsidR="00F92DAC">
              <w:rPr>
                <w:noProof/>
                <w:webHidden/>
              </w:rPr>
              <w:tab/>
            </w:r>
            <w:r w:rsidR="00F92DAC">
              <w:rPr>
                <w:noProof/>
                <w:webHidden/>
              </w:rPr>
              <w:fldChar w:fldCharType="begin"/>
            </w:r>
            <w:r w:rsidR="00F92DAC">
              <w:rPr>
                <w:noProof/>
                <w:webHidden/>
              </w:rPr>
              <w:instrText xml:space="preserve"> PAGEREF _Toc96073970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34210B6D" w14:textId="431594F4"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71" w:history="1">
            <w:r w:rsidR="00F92DAC" w:rsidRPr="00D7445C">
              <w:rPr>
                <w:rStyle w:val="Hyperlink"/>
                <w:noProof/>
              </w:rPr>
              <w:t>B6.</w:t>
            </w:r>
            <w:r w:rsidR="00F92DAC">
              <w:rPr>
                <w:rFonts w:asciiTheme="minorHAnsi" w:eastAsiaTheme="minorEastAsia" w:hAnsiTheme="minorHAnsi" w:cstheme="minorBidi"/>
                <w:noProof/>
                <w:sz w:val="22"/>
                <w:szCs w:val="22"/>
              </w:rPr>
              <w:tab/>
            </w:r>
            <w:r w:rsidR="00F92DAC" w:rsidRPr="00D7445C">
              <w:rPr>
                <w:rStyle w:val="Hyperlink"/>
                <w:noProof/>
              </w:rPr>
              <w:t>INSTRUMENT / EQUIPMENT TESTING, INSPECTION AND MAINTENANCE</w:t>
            </w:r>
            <w:r w:rsidR="00F92DAC">
              <w:rPr>
                <w:noProof/>
                <w:webHidden/>
              </w:rPr>
              <w:tab/>
            </w:r>
            <w:r w:rsidR="00F92DAC">
              <w:rPr>
                <w:noProof/>
                <w:webHidden/>
              </w:rPr>
              <w:fldChar w:fldCharType="begin"/>
            </w:r>
            <w:r w:rsidR="00F92DAC">
              <w:rPr>
                <w:noProof/>
                <w:webHidden/>
              </w:rPr>
              <w:instrText xml:space="preserve"> PAGEREF _Toc96073971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72C03554" w14:textId="035171AE" w:rsidR="00F92DAC" w:rsidRDefault="009A1501">
          <w:pPr>
            <w:pStyle w:val="TOC2"/>
            <w:tabs>
              <w:tab w:val="right" w:leader="dot" w:pos="11190"/>
            </w:tabs>
            <w:rPr>
              <w:rFonts w:asciiTheme="minorHAnsi" w:eastAsiaTheme="minorEastAsia" w:hAnsiTheme="minorHAnsi" w:cstheme="minorBidi"/>
              <w:noProof/>
            </w:rPr>
          </w:pPr>
          <w:hyperlink w:anchor="_Toc96073972"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_Toc96073972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52CAC476" w14:textId="2429101B"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73" w:history="1">
            <w:r w:rsidR="00F92DAC" w:rsidRPr="00D7445C">
              <w:rPr>
                <w:rStyle w:val="Hyperlink"/>
                <w:noProof/>
              </w:rPr>
              <w:t>B7.</w:t>
            </w:r>
            <w:r w:rsidR="00F92DAC">
              <w:rPr>
                <w:rFonts w:asciiTheme="minorHAnsi" w:eastAsiaTheme="minorEastAsia" w:hAnsiTheme="minorHAnsi" w:cstheme="minorBidi"/>
                <w:noProof/>
                <w:sz w:val="22"/>
                <w:szCs w:val="22"/>
              </w:rPr>
              <w:tab/>
            </w:r>
            <w:r w:rsidR="00F92DAC" w:rsidRPr="00D7445C">
              <w:rPr>
                <w:rStyle w:val="Hyperlink"/>
                <w:noProof/>
              </w:rPr>
              <w:t>INSTRUMENT CALIBRATION</w:t>
            </w:r>
            <w:r w:rsidR="00F92DAC" w:rsidRPr="00D7445C">
              <w:rPr>
                <w:rStyle w:val="Hyperlink"/>
                <w:noProof/>
                <w:spacing w:val="-2"/>
              </w:rPr>
              <w:t xml:space="preserve"> </w:t>
            </w:r>
            <w:r w:rsidR="00F92DAC" w:rsidRPr="00D7445C">
              <w:rPr>
                <w:rStyle w:val="Hyperlink"/>
                <w:noProof/>
              </w:rPr>
              <w:t>PROCEDURES</w:t>
            </w:r>
            <w:r w:rsidR="00F92DAC">
              <w:rPr>
                <w:noProof/>
                <w:webHidden/>
              </w:rPr>
              <w:tab/>
            </w:r>
            <w:r w:rsidR="00F92DAC">
              <w:rPr>
                <w:noProof/>
                <w:webHidden/>
              </w:rPr>
              <w:fldChar w:fldCharType="begin"/>
            </w:r>
            <w:r w:rsidR="00F92DAC">
              <w:rPr>
                <w:noProof/>
                <w:webHidden/>
              </w:rPr>
              <w:instrText xml:space="preserve"> PAGEREF _Toc96073973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7DFC0E7" w14:textId="1A99839E" w:rsidR="00F92DAC" w:rsidRDefault="009A1501">
          <w:pPr>
            <w:pStyle w:val="TOC2"/>
            <w:tabs>
              <w:tab w:val="right" w:leader="dot" w:pos="11190"/>
            </w:tabs>
            <w:rPr>
              <w:rFonts w:asciiTheme="minorHAnsi" w:eastAsiaTheme="minorEastAsia" w:hAnsiTheme="minorHAnsi" w:cstheme="minorBidi"/>
              <w:noProof/>
            </w:rPr>
          </w:pPr>
          <w:hyperlink w:anchor="_Toc96073974"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_Toc96073974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DF8362E" w14:textId="7FE745D3"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75" w:history="1">
            <w:r w:rsidR="00F92DAC" w:rsidRPr="00D7445C">
              <w:rPr>
                <w:rStyle w:val="Hyperlink"/>
                <w:noProof/>
              </w:rPr>
              <w:t>B8.</w:t>
            </w:r>
            <w:r w:rsidR="00F92DAC">
              <w:rPr>
                <w:rFonts w:asciiTheme="minorHAnsi" w:eastAsiaTheme="minorEastAsia" w:hAnsiTheme="minorHAnsi" w:cstheme="minorBidi"/>
                <w:noProof/>
                <w:sz w:val="22"/>
                <w:szCs w:val="22"/>
              </w:rPr>
              <w:tab/>
            </w:r>
            <w:r w:rsidR="00F92DAC" w:rsidRPr="00D7445C">
              <w:rPr>
                <w:rStyle w:val="Hyperlink"/>
                <w:noProof/>
              </w:rPr>
              <w:t>INSPECTION AND ACCEPTANCE REQUIREMENTS FOR</w:t>
            </w:r>
            <w:r w:rsidR="00F92DAC" w:rsidRPr="00D7445C">
              <w:rPr>
                <w:rStyle w:val="Hyperlink"/>
                <w:noProof/>
                <w:spacing w:val="-9"/>
              </w:rPr>
              <w:t xml:space="preserve"> </w:t>
            </w:r>
            <w:r w:rsidR="00F92DAC" w:rsidRPr="00D7445C">
              <w:rPr>
                <w:rStyle w:val="Hyperlink"/>
                <w:noProof/>
              </w:rPr>
              <w:t>SUPPLIES</w:t>
            </w:r>
            <w:r w:rsidR="00F92DAC">
              <w:rPr>
                <w:noProof/>
                <w:webHidden/>
              </w:rPr>
              <w:tab/>
            </w:r>
            <w:r w:rsidR="00F92DAC">
              <w:rPr>
                <w:noProof/>
                <w:webHidden/>
              </w:rPr>
              <w:fldChar w:fldCharType="begin"/>
            </w:r>
            <w:r w:rsidR="00F92DAC">
              <w:rPr>
                <w:noProof/>
                <w:webHidden/>
              </w:rPr>
              <w:instrText xml:space="preserve"> PAGEREF _Toc96073975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64381DD" w14:textId="17A1B416" w:rsidR="00F92DAC" w:rsidRDefault="009A1501">
          <w:pPr>
            <w:pStyle w:val="TOC2"/>
            <w:tabs>
              <w:tab w:val="right" w:leader="dot" w:pos="11190"/>
            </w:tabs>
            <w:rPr>
              <w:rFonts w:asciiTheme="minorHAnsi" w:eastAsiaTheme="minorEastAsia" w:hAnsiTheme="minorHAnsi" w:cstheme="minorBidi"/>
              <w:noProof/>
            </w:rPr>
          </w:pPr>
          <w:hyperlink w:anchor="_Toc9607397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_Toc96073976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6D9DE91" w14:textId="7BAEAB62"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77" w:history="1">
            <w:r w:rsidR="00F92DAC" w:rsidRPr="00D7445C">
              <w:rPr>
                <w:rStyle w:val="Hyperlink"/>
                <w:noProof/>
              </w:rPr>
              <w:t>B9.</w:t>
            </w:r>
            <w:r w:rsidR="00F92DAC">
              <w:rPr>
                <w:rFonts w:asciiTheme="minorHAnsi" w:eastAsiaTheme="minorEastAsia" w:hAnsiTheme="minorHAnsi" w:cstheme="minorBidi"/>
                <w:noProof/>
                <w:sz w:val="22"/>
                <w:szCs w:val="22"/>
              </w:rPr>
              <w:tab/>
            </w:r>
            <w:r w:rsidR="00F92DAC" w:rsidRPr="00D7445C">
              <w:rPr>
                <w:rStyle w:val="Hyperlink"/>
                <w:noProof/>
              </w:rPr>
              <w:t>DATA ACQUISITION REQUIREMENTS FOR NON-DIRECT MEASUREMENTS</w:t>
            </w:r>
            <w:r w:rsidR="00F92DAC">
              <w:rPr>
                <w:noProof/>
                <w:webHidden/>
              </w:rPr>
              <w:tab/>
            </w:r>
            <w:r w:rsidR="00F92DAC">
              <w:rPr>
                <w:noProof/>
                <w:webHidden/>
              </w:rPr>
              <w:fldChar w:fldCharType="begin"/>
            </w:r>
            <w:r w:rsidR="00F92DAC">
              <w:rPr>
                <w:noProof/>
                <w:webHidden/>
              </w:rPr>
              <w:instrText xml:space="preserve"> PAGEREF _Toc96073977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3C2E01" w14:textId="18D06FCC" w:rsidR="00F92DAC" w:rsidRDefault="009A1501">
          <w:pPr>
            <w:pStyle w:val="TOC2"/>
            <w:tabs>
              <w:tab w:val="right" w:leader="dot" w:pos="11190"/>
            </w:tabs>
            <w:rPr>
              <w:rFonts w:asciiTheme="minorHAnsi" w:eastAsiaTheme="minorEastAsia" w:hAnsiTheme="minorHAnsi" w:cstheme="minorBidi"/>
              <w:noProof/>
            </w:rPr>
          </w:pPr>
          <w:hyperlink w:anchor="_Toc96073978" w:history="1">
            <w:r w:rsidR="00F92DAC" w:rsidRPr="00D7445C">
              <w:rPr>
                <w:rStyle w:val="Hyperlink"/>
                <w:noProof/>
              </w:rPr>
              <w:t>Applies to all elements of the monitoring effort</w:t>
            </w:r>
            <w:r w:rsidR="00F92DAC">
              <w:rPr>
                <w:noProof/>
                <w:webHidden/>
              </w:rPr>
              <w:tab/>
            </w:r>
            <w:r w:rsidR="00F92DAC">
              <w:rPr>
                <w:noProof/>
                <w:webHidden/>
              </w:rPr>
              <w:fldChar w:fldCharType="begin"/>
            </w:r>
            <w:r w:rsidR="00F92DAC">
              <w:rPr>
                <w:noProof/>
                <w:webHidden/>
              </w:rPr>
              <w:instrText xml:space="preserve"> PAGEREF _Toc96073978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32BDA139" w14:textId="55385644"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79" w:history="1">
            <w:r w:rsidR="00F92DAC" w:rsidRPr="00D7445C">
              <w:rPr>
                <w:rStyle w:val="Hyperlink"/>
                <w:noProof/>
              </w:rPr>
              <w:t>B10.</w:t>
            </w:r>
            <w:r w:rsidR="00F92DAC">
              <w:rPr>
                <w:rFonts w:asciiTheme="minorHAnsi" w:eastAsiaTheme="minorEastAsia" w:hAnsiTheme="minorHAnsi" w:cstheme="minorBidi"/>
                <w:noProof/>
                <w:sz w:val="22"/>
                <w:szCs w:val="22"/>
              </w:rPr>
              <w:tab/>
            </w:r>
            <w:r w:rsidR="00F92DAC" w:rsidRPr="00D7445C">
              <w:rPr>
                <w:rStyle w:val="Hyperlink"/>
                <w:noProof/>
              </w:rPr>
              <w:t>DATA</w:t>
            </w:r>
            <w:r w:rsidR="00F92DAC" w:rsidRPr="00D7445C">
              <w:rPr>
                <w:rStyle w:val="Hyperlink"/>
                <w:noProof/>
                <w:spacing w:val="-2"/>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_Toc96073979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DEDEC6" w14:textId="3018A829" w:rsidR="00F92DAC" w:rsidRDefault="009A1501">
          <w:pPr>
            <w:pStyle w:val="TOC2"/>
            <w:tabs>
              <w:tab w:val="right" w:leader="dot" w:pos="11190"/>
            </w:tabs>
            <w:rPr>
              <w:rFonts w:asciiTheme="minorHAnsi" w:eastAsiaTheme="minorEastAsia" w:hAnsiTheme="minorHAnsi" w:cstheme="minorBidi"/>
              <w:noProof/>
            </w:rPr>
          </w:pPr>
          <w:hyperlink w:anchor="_Toc96073980"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_Toc96073980 \h </w:instrText>
            </w:r>
            <w:r w:rsidR="00F92DAC">
              <w:rPr>
                <w:noProof/>
                <w:webHidden/>
              </w:rPr>
            </w:r>
            <w:r w:rsidR="00F92DAC">
              <w:rPr>
                <w:noProof/>
                <w:webHidden/>
              </w:rPr>
              <w:fldChar w:fldCharType="separate"/>
            </w:r>
            <w:r w:rsidR="004911DB">
              <w:rPr>
                <w:noProof/>
                <w:webHidden/>
              </w:rPr>
              <w:t>39</w:t>
            </w:r>
            <w:r w:rsidR="00F92DAC">
              <w:rPr>
                <w:noProof/>
                <w:webHidden/>
              </w:rPr>
              <w:fldChar w:fldCharType="end"/>
            </w:r>
          </w:hyperlink>
        </w:p>
        <w:p w14:paraId="14152E52" w14:textId="06511816" w:rsidR="00F92DAC" w:rsidRDefault="009A1501">
          <w:pPr>
            <w:pStyle w:val="TOC2"/>
            <w:tabs>
              <w:tab w:val="right" w:leader="dot" w:pos="11190"/>
            </w:tabs>
            <w:rPr>
              <w:rFonts w:asciiTheme="minorHAnsi" w:eastAsiaTheme="minorEastAsia" w:hAnsiTheme="minorHAnsi" w:cstheme="minorBidi"/>
              <w:noProof/>
            </w:rPr>
          </w:pPr>
          <w:hyperlink w:anchor="_Toc96073981"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_Toc96073981 \h </w:instrText>
            </w:r>
            <w:r w:rsidR="00F92DAC">
              <w:rPr>
                <w:noProof/>
                <w:webHidden/>
              </w:rPr>
            </w:r>
            <w:r w:rsidR="00F92DAC">
              <w:rPr>
                <w:noProof/>
                <w:webHidden/>
              </w:rPr>
              <w:fldChar w:fldCharType="separate"/>
            </w:r>
            <w:r w:rsidR="004911DB">
              <w:rPr>
                <w:noProof/>
                <w:webHidden/>
              </w:rPr>
              <w:t>40</w:t>
            </w:r>
            <w:r w:rsidR="00F92DAC">
              <w:rPr>
                <w:noProof/>
                <w:webHidden/>
              </w:rPr>
              <w:fldChar w:fldCharType="end"/>
            </w:r>
          </w:hyperlink>
        </w:p>
        <w:p w14:paraId="0B9EB1D8" w14:textId="0842B93E"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82" w:history="1">
            <w:r w:rsidR="00F92DAC" w:rsidRPr="00D7445C">
              <w:rPr>
                <w:rStyle w:val="Hyperlink"/>
                <w:noProof/>
              </w:rPr>
              <w:t>C2.</w:t>
            </w:r>
            <w:r w:rsidR="00F92DAC">
              <w:rPr>
                <w:rFonts w:asciiTheme="minorHAnsi" w:eastAsiaTheme="minorEastAsia" w:hAnsiTheme="minorHAnsi" w:cstheme="minorBidi"/>
                <w:noProof/>
                <w:sz w:val="22"/>
                <w:szCs w:val="22"/>
              </w:rPr>
              <w:tab/>
            </w:r>
            <w:r w:rsidR="00F92DAC" w:rsidRPr="00D7445C">
              <w:rPr>
                <w:rStyle w:val="Hyperlink"/>
                <w:noProof/>
              </w:rPr>
              <w:t>QA REPORTS to</w:t>
            </w:r>
            <w:r w:rsidR="00F92DAC" w:rsidRPr="00D7445C">
              <w:rPr>
                <w:rStyle w:val="Hyperlink"/>
                <w:noProof/>
                <w:spacing w:val="-3"/>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_Toc96073982 \h </w:instrText>
            </w:r>
            <w:r w:rsidR="00F92DAC">
              <w:rPr>
                <w:noProof/>
                <w:webHidden/>
              </w:rPr>
            </w:r>
            <w:r w:rsidR="00F92DAC">
              <w:rPr>
                <w:noProof/>
                <w:webHidden/>
              </w:rPr>
              <w:fldChar w:fldCharType="separate"/>
            </w:r>
            <w:r w:rsidR="004911DB">
              <w:rPr>
                <w:noProof/>
                <w:webHidden/>
              </w:rPr>
              <w:t>41</w:t>
            </w:r>
            <w:r w:rsidR="00F92DAC">
              <w:rPr>
                <w:noProof/>
                <w:webHidden/>
              </w:rPr>
              <w:fldChar w:fldCharType="end"/>
            </w:r>
          </w:hyperlink>
        </w:p>
        <w:p w14:paraId="62196BD5" w14:textId="2CCAD57F" w:rsidR="00F92DAC" w:rsidRDefault="009A1501">
          <w:pPr>
            <w:pStyle w:val="TOC2"/>
            <w:tabs>
              <w:tab w:val="right" w:leader="dot" w:pos="11190"/>
            </w:tabs>
            <w:rPr>
              <w:rFonts w:asciiTheme="minorHAnsi" w:eastAsiaTheme="minorEastAsia" w:hAnsiTheme="minorHAnsi" w:cstheme="minorBidi"/>
              <w:noProof/>
            </w:rPr>
          </w:pPr>
          <w:hyperlink w:anchor="_Toc9607398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_Toc96073983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044AA559" w14:textId="1ADFDA9E" w:rsidR="00F92DAC" w:rsidRDefault="009A1501">
          <w:pPr>
            <w:pStyle w:val="TOC2"/>
            <w:tabs>
              <w:tab w:val="right" w:leader="dot" w:pos="11190"/>
            </w:tabs>
            <w:rPr>
              <w:rFonts w:asciiTheme="minorHAnsi" w:eastAsiaTheme="minorEastAsia" w:hAnsiTheme="minorHAnsi" w:cstheme="minorBidi"/>
              <w:noProof/>
            </w:rPr>
          </w:pPr>
          <w:hyperlink w:anchor="_Toc96073984"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_Toc96073984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3EB5E813" w14:textId="072923EF"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85" w:history="1">
            <w:r w:rsidR="00F92DAC" w:rsidRPr="00D7445C">
              <w:rPr>
                <w:rStyle w:val="Hyperlink"/>
                <w:noProof/>
              </w:rPr>
              <w:t>D1.</w:t>
            </w:r>
            <w:r w:rsidR="00F92DAC">
              <w:rPr>
                <w:rFonts w:asciiTheme="minorHAnsi" w:eastAsiaTheme="minorEastAsia" w:hAnsiTheme="minorHAnsi" w:cstheme="minorBidi"/>
                <w:noProof/>
                <w:sz w:val="22"/>
                <w:szCs w:val="22"/>
              </w:rPr>
              <w:tab/>
            </w:r>
            <w:r w:rsidR="00F92DAC" w:rsidRPr="00D7445C">
              <w:rPr>
                <w:rStyle w:val="Hyperlink"/>
                <w:noProof/>
              </w:rPr>
              <w:t>DATA REVIEW, VALIDATION AND VERIFICATION</w:t>
            </w:r>
            <w:r w:rsidR="00F92DAC" w:rsidRPr="00D7445C">
              <w:rPr>
                <w:rStyle w:val="Hyperlink"/>
                <w:noProof/>
                <w:spacing w:val="-10"/>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_Toc96073985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63950933" w14:textId="6317C224" w:rsidR="00F92DAC" w:rsidRDefault="009A1501">
          <w:pPr>
            <w:pStyle w:val="TOC1"/>
            <w:tabs>
              <w:tab w:val="right" w:leader="dot" w:pos="11190"/>
            </w:tabs>
            <w:rPr>
              <w:rFonts w:asciiTheme="minorHAnsi" w:eastAsiaTheme="minorEastAsia" w:hAnsiTheme="minorHAnsi" w:cstheme="minorBidi"/>
              <w:noProof/>
              <w:sz w:val="22"/>
              <w:szCs w:val="22"/>
            </w:rPr>
          </w:pPr>
          <w:hyperlink w:anchor="_Toc96073986" w:history="1">
            <w:r w:rsidR="00F92DAC" w:rsidRPr="00D7445C">
              <w:rPr>
                <w:rStyle w:val="Hyperlink"/>
                <w:noProof/>
              </w:rPr>
              <w:t>D2. VALIDATION AND VERIFICATION METHODS</w:t>
            </w:r>
            <w:r w:rsidR="00F92DAC">
              <w:rPr>
                <w:noProof/>
                <w:webHidden/>
              </w:rPr>
              <w:tab/>
            </w:r>
            <w:r w:rsidR="00F92DAC">
              <w:rPr>
                <w:noProof/>
                <w:webHidden/>
              </w:rPr>
              <w:fldChar w:fldCharType="begin"/>
            </w:r>
            <w:r w:rsidR="00F92DAC">
              <w:rPr>
                <w:noProof/>
                <w:webHidden/>
              </w:rPr>
              <w:instrText xml:space="preserve"> PAGEREF _Toc96073986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78EE3BC" w14:textId="00A5E769" w:rsidR="00F92DAC" w:rsidRDefault="009A1501">
          <w:pPr>
            <w:pStyle w:val="TOC2"/>
            <w:tabs>
              <w:tab w:val="right" w:leader="dot" w:pos="11190"/>
            </w:tabs>
            <w:rPr>
              <w:rFonts w:asciiTheme="minorHAnsi" w:eastAsiaTheme="minorEastAsia" w:hAnsiTheme="minorHAnsi" w:cstheme="minorBidi"/>
              <w:noProof/>
            </w:rPr>
          </w:pPr>
          <w:hyperlink w:anchor="_Toc96073987" w:history="1">
            <w:r w:rsidR="00F92DAC" w:rsidRPr="00D7445C">
              <w:rPr>
                <w:rStyle w:val="Hyperlink"/>
                <w:noProof/>
              </w:rPr>
              <w:t>Laboratory Quality Control (QC) Measures</w:t>
            </w:r>
            <w:r w:rsidR="00F92DAC">
              <w:rPr>
                <w:noProof/>
                <w:webHidden/>
              </w:rPr>
              <w:tab/>
            </w:r>
            <w:r w:rsidR="00F92DAC">
              <w:rPr>
                <w:noProof/>
                <w:webHidden/>
              </w:rPr>
              <w:fldChar w:fldCharType="begin"/>
            </w:r>
            <w:r w:rsidR="00F92DAC">
              <w:rPr>
                <w:noProof/>
                <w:webHidden/>
              </w:rPr>
              <w:instrText xml:space="preserve"> PAGEREF _Toc96073987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FC386F3" w14:textId="45DA9449" w:rsidR="00F92DAC" w:rsidRDefault="009A1501">
          <w:pPr>
            <w:pStyle w:val="TOC1"/>
            <w:tabs>
              <w:tab w:val="left" w:pos="880"/>
              <w:tab w:val="right" w:leader="dot" w:pos="11190"/>
            </w:tabs>
            <w:rPr>
              <w:rFonts w:asciiTheme="minorHAnsi" w:eastAsiaTheme="minorEastAsia" w:hAnsiTheme="minorHAnsi" w:cstheme="minorBidi"/>
              <w:noProof/>
              <w:sz w:val="22"/>
              <w:szCs w:val="22"/>
            </w:rPr>
          </w:pPr>
          <w:hyperlink w:anchor="_Toc96073988" w:history="1">
            <w:r w:rsidR="00F92DAC" w:rsidRPr="00D7445C">
              <w:rPr>
                <w:rStyle w:val="Hyperlink"/>
                <w:noProof/>
              </w:rPr>
              <w:t>D3.</w:t>
            </w:r>
            <w:r w:rsidR="00F92DAC">
              <w:rPr>
                <w:rFonts w:asciiTheme="minorHAnsi" w:eastAsiaTheme="minorEastAsia" w:hAnsiTheme="minorHAnsi" w:cstheme="minorBidi"/>
                <w:noProof/>
                <w:sz w:val="22"/>
                <w:szCs w:val="22"/>
              </w:rPr>
              <w:tab/>
            </w:r>
            <w:r w:rsidR="00F92DAC" w:rsidRPr="00D7445C">
              <w:rPr>
                <w:rStyle w:val="Hyperlink"/>
                <w:noProof/>
              </w:rPr>
              <w:t>RECONCILIATION WITH DATA QUALITY</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_Toc96073988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22E4E1E" w14:textId="0892B4BB" w:rsidR="00F92DAC" w:rsidRDefault="00F92DAC">
          <w:r>
            <w:rPr>
              <w:b/>
              <w:bCs/>
              <w:noProof/>
            </w:rPr>
            <w:fldChar w:fldCharType="end"/>
          </w:r>
        </w:p>
      </w:sdtContent>
    </w:sdt>
    <w:p w14:paraId="489F3847" w14:textId="77777777" w:rsidR="000D14B5" w:rsidRDefault="000D14B5">
      <w:pPr>
        <w:sectPr w:rsidR="000D14B5" w:rsidSect="009F72AC">
          <w:headerReference w:type="default" r:id="rId18"/>
          <w:footerReference w:type="default" r:id="rId19"/>
          <w:pgSz w:w="11900" w:h="16840"/>
          <w:pgMar w:top="1520" w:right="100" w:bottom="860" w:left="600" w:header="929" w:footer="676" w:gutter="0"/>
          <w:cols w:space="720"/>
        </w:sectPr>
      </w:pPr>
    </w:p>
    <w:p w14:paraId="1F3EC839" w14:textId="0F5E3EEC" w:rsidR="000D14B5" w:rsidRDefault="009748A5">
      <w:pPr>
        <w:spacing w:before="82"/>
        <w:ind w:left="120"/>
        <w:rPr>
          <w:b/>
          <w:sz w:val="24"/>
        </w:rPr>
      </w:pPr>
      <w:r>
        <w:rPr>
          <w:b/>
          <w:sz w:val="24"/>
        </w:rPr>
        <w:lastRenderedPageBreak/>
        <w:t xml:space="preserve">List of </w:t>
      </w:r>
      <w:r w:rsidR="00504626">
        <w:rPr>
          <w:b/>
          <w:sz w:val="24"/>
        </w:rPr>
        <w:t>Appendices</w:t>
      </w:r>
    </w:p>
    <w:p w14:paraId="4693F0AC" w14:textId="77777777" w:rsidR="000D14B5" w:rsidRDefault="000D14B5">
      <w:pPr>
        <w:pStyle w:val="BodyText"/>
        <w:spacing w:before="10"/>
        <w:rPr>
          <w:b/>
          <w:sz w:val="23"/>
        </w:rPr>
      </w:pPr>
    </w:p>
    <w:p w14:paraId="1FF5977D" w14:textId="17158EB8" w:rsidR="000D14B5" w:rsidRDefault="00D859C7">
      <w:pPr>
        <w:pStyle w:val="BodyText"/>
        <w:spacing w:before="9"/>
        <w:rPr>
          <w:sz w:val="32"/>
        </w:rPr>
      </w:pPr>
      <w:r>
        <w:rPr>
          <w:rFonts w:cstheme="minorHAnsi"/>
        </w:rPr>
        <w:t>Appendix A: Kenai Watershed Forum Technical Advisory Committee ……………………… 44</w:t>
      </w:r>
      <w:r>
        <w:rPr>
          <w:rFonts w:cstheme="minorHAnsi"/>
        </w:rPr>
        <w:br/>
        <w:t>Appendix B: Fieldwork Sampling SOP ……………………………………………………….. 47</w:t>
      </w:r>
      <w:r>
        <w:rPr>
          <w:rFonts w:cstheme="minorHAnsi"/>
        </w:rPr>
        <w:br/>
        <w:t>Appendix C: Water Quality Field Data Forms ………………………………………………… 55</w:t>
      </w:r>
      <w:r>
        <w:rPr>
          <w:rFonts w:cstheme="minorHAnsi"/>
        </w:rPr>
        <w:br/>
        <w:t>Appendix D: Agency Baseline Lab Test Results ……………………………………………… 58</w:t>
      </w:r>
      <w:r>
        <w:rPr>
          <w:rFonts w:cstheme="minorHAnsi"/>
        </w:rPr>
        <w:br/>
        <w:t>Appendix E: Hydrolab Downloads …………………………………………………………..… 60</w:t>
      </w:r>
      <w:r>
        <w:rPr>
          <w:rFonts w:cstheme="minorHAnsi"/>
        </w:rPr>
        <w:br/>
        <w:t>Appendix F: Minisonde Calibration Record …………………………………………………… 61</w:t>
      </w:r>
      <w:r>
        <w:rPr>
          <w:rFonts w:cstheme="minorHAnsi"/>
        </w:rPr>
        <w:br/>
        <w:t>Appendix G: Stream Temperature Monitoring Field Data Sheet ……………………………… 62</w:t>
      </w:r>
      <w:r>
        <w:rPr>
          <w:rFonts w:cstheme="minorHAnsi"/>
        </w:rPr>
        <w:br/>
        <w:t>Appendix H: Standard Calibration Procedure for Hydrolab Minisonde MS5 ……………….… 68</w:t>
      </w:r>
      <w:r>
        <w:rPr>
          <w:rFonts w:cstheme="minorHAnsi"/>
        </w:rPr>
        <w:br/>
        <w:t>Appendix I: YSI Temperature Meter QA ……………………………………………………… 70</w:t>
      </w:r>
      <w:r>
        <w:rPr>
          <w:rFonts w:cstheme="minorHAnsi"/>
        </w:rPr>
        <w:br/>
        <w:t>Appendix J: Calibration Standards Record Form ……………………………………………… 71</w:t>
      </w:r>
      <w:r>
        <w:rPr>
          <w:rFonts w:cstheme="minorHAnsi"/>
        </w:rPr>
        <w:br/>
        <w:t>Appendix K: References ……………………………………………………………………….. 72</w:t>
      </w:r>
    </w:p>
    <w:p w14:paraId="18A850C0" w14:textId="77777777" w:rsidR="00D859C7" w:rsidRDefault="00D859C7">
      <w:pPr>
        <w:ind w:left="120"/>
        <w:rPr>
          <w:b/>
          <w:sz w:val="24"/>
        </w:rPr>
      </w:pPr>
    </w:p>
    <w:p w14:paraId="2BC1605E" w14:textId="3FBB89F5" w:rsidR="000D14B5" w:rsidRDefault="009748A5">
      <w:pPr>
        <w:ind w:left="120"/>
        <w:rPr>
          <w:b/>
          <w:sz w:val="24"/>
        </w:rPr>
      </w:pPr>
      <w:r>
        <w:rPr>
          <w:b/>
          <w:sz w:val="24"/>
        </w:rPr>
        <w:t>List of Tables</w:t>
      </w:r>
    </w:p>
    <w:p w14:paraId="349AB457" w14:textId="77777777" w:rsidR="000D14B5" w:rsidRDefault="000D14B5">
      <w:pPr>
        <w:pStyle w:val="BodyText"/>
        <w:spacing w:before="8"/>
        <w:rPr>
          <w:b/>
          <w:sz w:val="20"/>
        </w:rPr>
      </w:pPr>
    </w:p>
    <w:p w14:paraId="2E053E4E" w14:textId="77777777" w:rsidR="000D14B5" w:rsidRDefault="009A1501">
      <w:pPr>
        <w:pStyle w:val="BodyText"/>
        <w:tabs>
          <w:tab w:val="left" w:leader="dot" w:pos="8969"/>
        </w:tabs>
        <w:ind w:left="120"/>
      </w:pPr>
      <w:hyperlink w:anchor="_bookmark1" w:history="1">
        <w:r w:rsidR="009748A5">
          <w:t>Table 1.</w:t>
        </w:r>
        <w:r w:rsidR="009748A5">
          <w:rPr>
            <w:spacing w:val="-4"/>
          </w:rPr>
          <w:t xml:space="preserve"> </w:t>
        </w:r>
        <w:r w:rsidR="009748A5">
          <w:t>Distribution</w:t>
        </w:r>
        <w:r w:rsidR="009748A5">
          <w:rPr>
            <w:spacing w:val="-1"/>
          </w:rPr>
          <w:t xml:space="preserve"> </w:t>
        </w:r>
        <w:r w:rsidR="009748A5">
          <w:t>List</w:t>
        </w:r>
        <w:r w:rsidR="009748A5">
          <w:tab/>
          <w:t>18</w:t>
        </w:r>
      </w:hyperlink>
    </w:p>
    <w:p w14:paraId="1A3401DE" w14:textId="77777777" w:rsidR="000D14B5" w:rsidRDefault="000D14B5">
      <w:pPr>
        <w:pStyle w:val="BodyText"/>
        <w:spacing w:before="10"/>
        <w:rPr>
          <w:sz w:val="20"/>
        </w:rPr>
      </w:pPr>
    </w:p>
    <w:p w14:paraId="583858B8" w14:textId="77777777" w:rsidR="000D14B5" w:rsidRDefault="009A1501">
      <w:pPr>
        <w:pStyle w:val="BodyText"/>
        <w:tabs>
          <w:tab w:val="left" w:leader="dot" w:pos="8969"/>
        </w:tabs>
        <w:ind w:left="120"/>
      </w:pPr>
      <w:hyperlink w:anchor="_bookmark6" w:history="1">
        <w:r w:rsidR="009748A5">
          <w:t>Table 2. Data Quality Objectives for</w:t>
        </w:r>
        <w:r w:rsidR="009748A5">
          <w:rPr>
            <w:spacing w:val="-11"/>
          </w:rPr>
          <w:t xml:space="preserve"> </w:t>
        </w:r>
        <w:r w:rsidR="009748A5">
          <w:t>Electronic</w:t>
        </w:r>
        <w:r w:rsidR="009748A5">
          <w:rPr>
            <w:spacing w:val="-2"/>
          </w:rPr>
          <w:t xml:space="preserve"> </w:t>
        </w:r>
        <w:r w:rsidR="009748A5">
          <w:t>Instruments</w:t>
        </w:r>
        <w:r w:rsidR="009748A5">
          <w:tab/>
          <w:t>13</w:t>
        </w:r>
      </w:hyperlink>
    </w:p>
    <w:p w14:paraId="04B07818" w14:textId="77777777" w:rsidR="000D14B5" w:rsidRDefault="000D14B5">
      <w:pPr>
        <w:pStyle w:val="BodyText"/>
        <w:spacing w:before="10"/>
        <w:rPr>
          <w:sz w:val="20"/>
        </w:rPr>
      </w:pPr>
    </w:p>
    <w:p w14:paraId="00FBDDC1" w14:textId="77777777" w:rsidR="000D14B5" w:rsidRDefault="009A1501">
      <w:pPr>
        <w:pStyle w:val="BodyText"/>
        <w:tabs>
          <w:tab w:val="left" w:leader="dot" w:pos="8969"/>
        </w:tabs>
        <w:ind w:left="120" w:right="1982"/>
      </w:pPr>
      <w:hyperlink w:anchor="_bookmark7" w:history="1">
        <w:r w:rsidR="009748A5">
          <w:t>Table 3. Data Quality Objectives for Hydrocarbons Collected for Agency Baseline (Supplied</w:t>
        </w:r>
      </w:hyperlink>
      <w:r w:rsidR="009748A5">
        <w:t xml:space="preserve"> </w:t>
      </w:r>
      <w:hyperlink w:anchor="_bookmark7" w:history="1">
        <w:r w:rsidR="009748A5">
          <w:t>by</w:t>
        </w:r>
        <w:r w:rsidR="009748A5">
          <w:rPr>
            <w:spacing w:val="-2"/>
          </w:rPr>
          <w:t xml:space="preserve"> </w:t>
        </w:r>
        <w:r w:rsidR="009748A5">
          <w:t>SGS)</w:t>
        </w:r>
        <w:r w:rsidR="009748A5">
          <w:tab/>
        </w:r>
        <w:r w:rsidR="009748A5">
          <w:rPr>
            <w:spacing w:val="-9"/>
          </w:rPr>
          <w:t>14</w:t>
        </w:r>
      </w:hyperlink>
    </w:p>
    <w:p w14:paraId="5976EEF5" w14:textId="77777777" w:rsidR="000D14B5" w:rsidRDefault="000D14B5">
      <w:pPr>
        <w:pStyle w:val="BodyText"/>
        <w:spacing w:before="10"/>
        <w:rPr>
          <w:sz w:val="20"/>
        </w:rPr>
      </w:pPr>
    </w:p>
    <w:p w14:paraId="42BA0F89" w14:textId="77777777" w:rsidR="000D14B5" w:rsidRDefault="009A1501">
      <w:pPr>
        <w:pStyle w:val="BodyText"/>
        <w:tabs>
          <w:tab w:val="left" w:leader="dot" w:pos="8969"/>
        </w:tabs>
        <w:ind w:left="120" w:right="1982"/>
      </w:pPr>
      <w:hyperlink w:anchor="_bookmark8" w:history="1">
        <w:r w:rsidR="009748A5">
          <w:t>Table 4. Data Quality Objectives for Metals Collected for Agency Baseline (Supplied by</w:t>
        </w:r>
      </w:hyperlink>
      <w:r w:rsidR="009748A5">
        <w:t xml:space="preserve"> </w:t>
      </w:r>
      <w:hyperlink w:anchor="_bookmark8" w:history="1">
        <w:r w:rsidR="009748A5">
          <w:t>SGS)</w:t>
        </w:r>
        <w:r w:rsidR="009748A5">
          <w:tab/>
        </w:r>
        <w:r w:rsidR="009748A5">
          <w:rPr>
            <w:spacing w:val="-9"/>
          </w:rPr>
          <w:t>16</w:t>
        </w:r>
      </w:hyperlink>
    </w:p>
    <w:p w14:paraId="76F2DA9A" w14:textId="77777777" w:rsidR="000D14B5" w:rsidRDefault="000D14B5">
      <w:pPr>
        <w:pStyle w:val="BodyText"/>
        <w:spacing w:before="10"/>
        <w:rPr>
          <w:sz w:val="20"/>
        </w:rPr>
      </w:pPr>
    </w:p>
    <w:p w14:paraId="5DB92BFF" w14:textId="77777777" w:rsidR="000D14B5" w:rsidRDefault="009A1501">
      <w:pPr>
        <w:pStyle w:val="BodyText"/>
        <w:tabs>
          <w:tab w:val="left" w:leader="dot" w:pos="8969"/>
        </w:tabs>
        <w:ind w:left="120" w:right="1982"/>
      </w:pPr>
      <w:hyperlink w:anchor="_bookmark9" w:history="1">
        <w:r w:rsidR="009748A5">
          <w:t>Table 5. Data Quality Objectives for Nutrients, Fecal Coliform, and Total Suspended Solids</w:t>
        </w:r>
      </w:hyperlink>
      <w:r w:rsidR="009748A5">
        <w:t xml:space="preserve"> </w:t>
      </w:r>
      <w:hyperlink w:anchor="_bookmark9" w:history="1">
        <w:r w:rsidR="009748A5">
          <w:t>(Supplied by Analytica Group F.C.,</w:t>
        </w:r>
        <w:r w:rsidR="009748A5">
          <w:rPr>
            <w:spacing w:val="-7"/>
          </w:rPr>
          <w:t xml:space="preserve"> </w:t>
        </w:r>
        <w:r w:rsidR="009748A5">
          <w:t>and</w:t>
        </w:r>
        <w:r w:rsidR="009748A5">
          <w:rPr>
            <w:spacing w:val="-1"/>
          </w:rPr>
          <w:t xml:space="preserve"> </w:t>
        </w:r>
        <w:r w:rsidR="009748A5">
          <w:t>SGS)</w:t>
        </w:r>
        <w:r w:rsidR="009748A5">
          <w:tab/>
        </w:r>
        <w:r w:rsidR="009748A5">
          <w:rPr>
            <w:spacing w:val="-9"/>
          </w:rPr>
          <w:t>17</w:t>
        </w:r>
      </w:hyperlink>
    </w:p>
    <w:p w14:paraId="23D9BEC3" w14:textId="77777777" w:rsidR="000D14B5" w:rsidRDefault="000D14B5">
      <w:pPr>
        <w:pStyle w:val="BodyText"/>
        <w:spacing w:before="10"/>
        <w:rPr>
          <w:sz w:val="20"/>
        </w:rPr>
      </w:pPr>
    </w:p>
    <w:p w14:paraId="7378129B" w14:textId="77777777" w:rsidR="000D14B5" w:rsidRDefault="009A1501">
      <w:pPr>
        <w:pStyle w:val="BodyText"/>
        <w:tabs>
          <w:tab w:val="left" w:leader="dot" w:pos="8969"/>
        </w:tabs>
        <w:ind w:left="120" w:right="1982"/>
      </w:pPr>
      <w:hyperlink w:anchor="_bookmark10" w:history="1">
        <w:r w:rsidR="009748A5">
          <w:t>Table 6. Data Quality Objectives for Stream Temperature Monitoring (From Cook</w:t>
        </w:r>
      </w:hyperlink>
      <w:r w:rsidR="009748A5">
        <w:t xml:space="preserve"> </w:t>
      </w:r>
      <w:hyperlink w:anchor="_bookmark10" w:history="1">
        <w:r w:rsidR="009748A5">
          <w:t>InletKeeper)</w:t>
        </w:r>
        <w:r w:rsidR="009748A5">
          <w:tab/>
        </w:r>
        <w:r w:rsidR="009748A5">
          <w:rPr>
            <w:spacing w:val="-9"/>
          </w:rPr>
          <w:t>18</w:t>
        </w:r>
      </w:hyperlink>
    </w:p>
    <w:p w14:paraId="606EC75B" w14:textId="77777777" w:rsidR="000D14B5" w:rsidRDefault="000D14B5">
      <w:pPr>
        <w:pStyle w:val="BodyText"/>
        <w:spacing w:before="10"/>
        <w:rPr>
          <w:sz w:val="20"/>
        </w:rPr>
      </w:pPr>
    </w:p>
    <w:p w14:paraId="14E2E26D" w14:textId="77777777" w:rsidR="000D14B5" w:rsidRDefault="009A1501">
      <w:pPr>
        <w:pStyle w:val="BodyText"/>
        <w:tabs>
          <w:tab w:val="left" w:leader="dot" w:pos="8969"/>
        </w:tabs>
        <w:ind w:left="120"/>
      </w:pPr>
      <w:hyperlink w:anchor="_bookmark14" w:history="1">
        <w:r w:rsidR="009748A5">
          <w:t>Table 7. Sampling Locations for Agency Baseline and Kenai Metals</w:t>
        </w:r>
        <w:r w:rsidR="009748A5">
          <w:rPr>
            <w:spacing w:val="-16"/>
          </w:rPr>
          <w:t xml:space="preserve"> </w:t>
        </w:r>
        <w:r w:rsidR="009748A5">
          <w:t>(Cu/Zn)</w:t>
        </w:r>
        <w:r w:rsidR="009748A5">
          <w:rPr>
            <w:spacing w:val="-1"/>
          </w:rPr>
          <w:t xml:space="preserve"> </w:t>
        </w:r>
        <w:r w:rsidR="009748A5">
          <w:t>Monitoring</w:t>
        </w:r>
        <w:r w:rsidR="009748A5">
          <w:tab/>
          <w:t>24</w:t>
        </w:r>
      </w:hyperlink>
    </w:p>
    <w:p w14:paraId="5F152672" w14:textId="77777777" w:rsidR="000D14B5" w:rsidRDefault="000D14B5">
      <w:pPr>
        <w:pStyle w:val="BodyText"/>
        <w:spacing w:before="10"/>
        <w:rPr>
          <w:sz w:val="20"/>
        </w:rPr>
      </w:pPr>
    </w:p>
    <w:p w14:paraId="4970BBC1" w14:textId="77777777" w:rsidR="000D14B5" w:rsidRDefault="009A1501">
      <w:pPr>
        <w:pStyle w:val="BodyText"/>
        <w:tabs>
          <w:tab w:val="left" w:leader="dot" w:pos="8969"/>
        </w:tabs>
        <w:ind w:left="120"/>
      </w:pPr>
      <w:hyperlink w:anchor="_bookmark18" w:history="1">
        <w:r w:rsidR="009748A5">
          <w:t>Table 10. Preservation and Holding Times for</w:t>
        </w:r>
        <w:r w:rsidR="009748A5">
          <w:rPr>
            <w:spacing w:val="-9"/>
          </w:rPr>
          <w:t xml:space="preserve"> </w:t>
        </w:r>
        <w:r w:rsidR="009748A5">
          <w:t>Sample</w:t>
        </w:r>
        <w:r w:rsidR="009748A5">
          <w:rPr>
            <w:spacing w:val="-2"/>
          </w:rPr>
          <w:t xml:space="preserve"> </w:t>
        </w:r>
        <w:r w:rsidR="009748A5">
          <w:t>Analysis</w:t>
        </w:r>
        <w:r w:rsidR="009748A5">
          <w:tab/>
          <w:t>27</w:t>
        </w:r>
      </w:hyperlink>
    </w:p>
    <w:p w14:paraId="04DFBAE0" w14:textId="77777777" w:rsidR="000D14B5" w:rsidRDefault="000D14B5">
      <w:pPr>
        <w:pStyle w:val="BodyText"/>
        <w:spacing w:before="10"/>
        <w:rPr>
          <w:sz w:val="20"/>
        </w:rPr>
      </w:pPr>
    </w:p>
    <w:p w14:paraId="1610DC19" w14:textId="77777777" w:rsidR="000D14B5" w:rsidRDefault="009A1501">
      <w:pPr>
        <w:pStyle w:val="BodyText"/>
        <w:tabs>
          <w:tab w:val="left" w:leader="dot" w:pos="8969"/>
        </w:tabs>
        <w:ind w:left="120" w:right="1982"/>
      </w:pPr>
      <w:hyperlink w:anchor="_bookmark22" w:history="1">
        <w:r w:rsidR="009748A5">
          <w:t>Table 11. Field Quality Control Samples. Table contains information for Hydrolabs and</w:t>
        </w:r>
      </w:hyperlink>
      <w:r w:rsidR="009748A5">
        <w:t xml:space="preserve"> </w:t>
      </w:r>
      <w:hyperlink w:anchor="_bookmark22" w:history="1">
        <w:r w:rsidR="009748A5">
          <w:t>stream temperature monitoring for</w:t>
        </w:r>
        <w:r w:rsidR="009748A5">
          <w:rPr>
            <w:spacing w:val="-8"/>
          </w:rPr>
          <w:t xml:space="preserve"> </w:t>
        </w:r>
        <w:r w:rsidR="009748A5">
          <w:t>general</w:t>
        </w:r>
        <w:r w:rsidR="009748A5">
          <w:rPr>
            <w:spacing w:val="-2"/>
          </w:rPr>
          <w:t xml:space="preserve"> </w:t>
        </w:r>
        <w:r w:rsidR="009748A5">
          <w:t>reference</w:t>
        </w:r>
        <w:r w:rsidR="009748A5">
          <w:tab/>
        </w:r>
        <w:r w:rsidR="009748A5">
          <w:rPr>
            <w:spacing w:val="-9"/>
          </w:rPr>
          <w:t>32</w:t>
        </w:r>
      </w:hyperlink>
    </w:p>
    <w:p w14:paraId="1FD871D1" w14:textId="77777777" w:rsidR="000D14B5" w:rsidRDefault="000D14B5">
      <w:pPr>
        <w:pStyle w:val="BodyText"/>
        <w:spacing w:before="10"/>
        <w:rPr>
          <w:sz w:val="20"/>
        </w:rPr>
      </w:pPr>
    </w:p>
    <w:p w14:paraId="4D932462" w14:textId="77777777" w:rsidR="000D14B5" w:rsidRDefault="009A1501">
      <w:pPr>
        <w:pStyle w:val="BodyText"/>
        <w:tabs>
          <w:tab w:val="left" w:leader="dot" w:pos="8969"/>
        </w:tabs>
        <w:ind w:left="120"/>
      </w:pPr>
      <w:hyperlink w:anchor="_bookmark23" w:history="1">
        <w:r w:rsidR="009748A5">
          <w:t>Table 12. Field/Laboratory Quality</w:t>
        </w:r>
        <w:r w:rsidR="009748A5">
          <w:rPr>
            <w:spacing w:val="-8"/>
          </w:rPr>
          <w:t xml:space="preserve"> </w:t>
        </w:r>
        <w:r w:rsidR="009748A5">
          <w:t>Control</w:t>
        </w:r>
        <w:r w:rsidR="009748A5">
          <w:rPr>
            <w:spacing w:val="-2"/>
          </w:rPr>
          <w:t xml:space="preserve"> </w:t>
        </w:r>
        <w:r w:rsidR="009748A5">
          <w:t>Samples</w:t>
        </w:r>
        <w:r w:rsidR="009748A5">
          <w:tab/>
          <w:t>33</w:t>
        </w:r>
      </w:hyperlink>
    </w:p>
    <w:p w14:paraId="20E7AC0E" w14:textId="77777777" w:rsidR="000D14B5" w:rsidRDefault="000D14B5">
      <w:pPr>
        <w:sectPr w:rsidR="000D14B5">
          <w:pgSz w:w="11900" w:h="16840"/>
          <w:pgMar w:top="1520" w:right="100" w:bottom="940" w:left="600" w:header="929" w:footer="676" w:gutter="0"/>
          <w:cols w:space="720"/>
        </w:sectPr>
      </w:pPr>
    </w:p>
    <w:p w14:paraId="72C05080" w14:textId="77777777" w:rsidR="000D14B5" w:rsidRDefault="009748A5">
      <w:pPr>
        <w:spacing w:before="82"/>
        <w:ind w:left="120"/>
        <w:rPr>
          <w:b/>
          <w:sz w:val="24"/>
        </w:rPr>
      </w:pPr>
      <w:r>
        <w:rPr>
          <w:b/>
          <w:sz w:val="24"/>
        </w:rPr>
        <w:lastRenderedPageBreak/>
        <w:t>List of Figures</w:t>
      </w:r>
    </w:p>
    <w:p w14:paraId="56DD4046" w14:textId="77777777" w:rsidR="000D14B5" w:rsidRDefault="009748A5">
      <w:pPr>
        <w:pStyle w:val="BodyText"/>
        <w:tabs>
          <w:tab w:val="left" w:leader="dot" w:pos="8969"/>
        </w:tabs>
        <w:spacing w:before="238"/>
        <w:ind w:left="120"/>
      </w:pPr>
      <w:r>
        <w:t>Figure 1. Project</w:t>
      </w:r>
      <w:r>
        <w:rPr>
          <w:spacing w:val="-7"/>
        </w:rPr>
        <w:t xml:space="preserve"> </w:t>
      </w:r>
      <w:r>
        <w:t>Management</w:t>
      </w:r>
      <w:r>
        <w:rPr>
          <w:spacing w:val="-2"/>
        </w:rPr>
        <w:t xml:space="preserve"> </w:t>
      </w:r>
      <w:r>
        <w:t>Organization</w:t>
      </w:r>
      <w:r>
        <w:tab/>
        <w:t>19</w:t>
      </w:r>
    </w:p>
    <w:p w14:paraId="00F7AE5A" w14:textId="77777777" w:rsidR="000D14B5" w:rsidRDefault="009A1501">
      <w:pPr>
        <w:pStyle w:val="BodyText"/>
        <w:tabs>
          <w:tab w:val="left" w:leader="dot" w:pos="8969"/>
        </w:tabs>
        <w:spacing w:before="240" w:line="448" w:lineRule="auto"/>
        <w:ind w:left="120" w:right="1936"/>
      </w:pPr>
      <w:hyperlink w:anchor="_bookmark15" w:history="1">
        <w:r w:rsidR="009748A5">
          <w:t>Figure 2. Map of the multi-agency baseline sample locations and the Kenai River watershed.25</w:t>
        </w:r>
      </w:hyperlink>
      <w:r w:rsidR="009748A5">
        <w:t xml:space="preserve"> </w:t>
      </w:r>
      <w:hyperlink w:anchor="_bookmark16" w:history="1">
        <w:r w:rsidR="009748A5">
          <w:t>Figure 3. Map of the Kenai tributaries and mainstem metals</w:t>
        </w:r>
        <w:r w:rsidR="009748A5">
          <w:rPr>
            <w:spacing w:val="-12"/>
          </w:rPr>
          <w:t xml:space="preserve"> </w:t>
        </w:r>
        <w:r w:rsidR="009748A5">
          <w:t>monitoring</w:t>
        </w:r>
        <w:r w:rsidR="009748A5">
          <w:rPr>
            <w:spacing w:val="-2"/>
          </w:rPr>
          <w:t xml:space="preserve"> </w:t>
        </w:r>
        <w:r w:rsidR="009748A5">
          <w:t>project</w:t>
        </w:r>
        <w:r w:rsidR="009748A5">
          <w:tab/>
          <w:t>25</w:t>
        </w:r>
      </w:hyperlink>
    </w:p>
    <w:p w14:paraId="38E85BE8" w14:textId="77777777" w:rsidR="000D14B5" w:rsidRDefault="009748A5">
      <w:pPr>
        <w:pStyle w:val="BodyText"/>
        <w:tabs>
          <w:tab w:val="left" w:leader="dot" w:pos="8969"/>
        </w:tabs>
        <w:ind w:left="120"/>
      </w:pPr>
      <w:r>
        <w:t>Figure 5. Sample</w:t>
      </w:r>
      <w:r>
        <w:rPr>
          <w:spacing w:val="-4"/>
        </w:rPr>
        <w:t xml:space="preserve"> </w:t>
      </w:r>
      <w:r>
        <w:t>Container</w:t>
      </w:r>
      <w:r>
        <w:rPr>
          <w:spacing w:val="-1"/>
        </w:rPr>
        <w:t xml:space="preserve"> </w:t>
      </w:r>
      <w:r>
        <w:t>Label</w:t>
      </w:r>
      <w:r>
        <w:tab/>
        <w:t>30</w:t>
      </w:r>
    </w:p>
    <w:p w14:paraId="451AA960" w14:textId="77777777" w:rsidR="000D14B5" w:rsidRDefault="009748A5">
      <w:pPr>
        <w:pStyle w:val="BodyText"/>
        <w:tabs>
          <w:tab w:val="left" w:leader="dot" w:pos="8969"/>
        </w:tabs>
        <w:spacing w:before="239"/>
        <w:ind w:left="120"/>
      </w:pPr>
      <w:r>
        <w:t>Figure 6. Data Management</w:t>
      </w:r>
      <w:r>
        <w:rPr>
          <w:spacing w:val="-5"/>
        </w:rPr>
        <w:t xml:space="preserve"> </w:t>
      </w:r>
      <w:r>
        <w:t>Flow</w:t>
      </w:r>
      <w:r>
        <w:rPr>
          <w:spacing w:val="-2"/>
        </w:rPr>
        <w:t xml:space="preserve"> </w:t>
      </w:r>
      <w:r>
        <w:t>Chart</w:t>
      </w:r>
      <w:r>
        <w:tab/>
        <w:t>37</w:t>
      </w:r>
    </w:p>
    <w:p w14:paraId="2AE0A1DE" w14:textId="77777777" w:rsidR="000D14B5" w:rsidRDefault="000D14B5">
      <w:pPr>
        <w:sectPr w:rsidR="000D14B5">
          <w:pgSz w:w="11900" w:h="16840"/>
          <w:pgMar w:top="1520" w:right="100" w:bottom="940" w:left="600" w:header="929" w:footer="676" w:gutter="0"/>
          <w:cols w:space="720"/>
        </w:sectPr>
      </w:pPr>
    </w:p>
    <w:p w14:paraId="06AE7AE6" w14:textId="07645213" w:rsidR="000D14B5" w:rsidRPr="00F92DAC" w:rsidRDefault="009748A5" w:rsidP="00F92DAC">
      <w:pPr>
        <w:pStyle w:val="Heading1"/>
      </w:pPr>
      <w:bookmarkStart w:id="32" w:name="ACKNOWLEDGEMENTS"/>
      <w:bookmarkStart w:id="33" w:name="_Toc96073947"/>
      <w:bookmarkEnd w:id="32"/>
      <w:r w:rsidRPr="00F92DAC">
        <w:lastRenderedPageBreak/>
        <w:t>ACKNOWLEDGEMENTS</w:t>
      </w:r>
      <w:bookmarkEnd w:id="33"/>
    </w:p>
    <w:p w14:paraId="6EAD7456" w14:textId="77777777" w:rsidR="000D14B5" w:rsidRDefault="009748A5">
      <w:pPr>
        <w:pStyle w:val="BodyText"/>
        <w:spacing w:before="334"/>
        <w:ind w:left="120" w:right="635" w:firstLine="720"/>
      </w:pPr>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0F54FC95" w14:textId="77777777" w:rsidR="000D14B5" w:rsidRDefault="000D14B5">
      <w:pPr>
        <w:sectPr w:rsidR="000D14B5">
          <w:pgSz w:w="11900" w:h="16840"/>
          <w:pgMar w:top="1520" w:right="100" w:bottom="940" w:left="600" w:header="929" w:footer="676" w:gutter="0"/>
          <w:cols w:space="720"/>
        </w:sectPr>
      </w:pPr>
    </w:p>
    <w:p w14:paraId="4A6AA4FD" w14:textId="53D87824" w:rsidR="000D14B5" w:rsidRPr="00F92DAC" w:rsidRDefault="009748A5" w:rsidP="00F92DAC">
      <w:pPr>
        <w:pStyle w:val="Heading1"/>
      </w:pPr>
      <w:bookmarkStart w:id="34" w:name="A3.__DISTRIBUTION_LIST:"/>
      <w:bookmarkStart w:id="35" w:name="_Toc96073948"/>
      <w:bookmarkEnd w:id="34"/>
      <w:r w:rsidRPr="00F92DAC">
        <w:lastRenderedPageBreak/>
        <w:t>A3. DISTRIBUTION LIST:</w:t>
      </w:r>
      <w:bookmarkEnd w:id="35"/>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Default="000D14B5">
      <w:pPr>
        <w:pStyle w:val="BodyText"/>
        <w:rPr>
          <w:sz w:val="20"/>
        </w:rPr>
      </w:pPr>
    </w:p>
    <w:p w14:paraId="777CE4BE" w14:textId="77777777" w:rsidR="000D14B5" w:rsidRDefault="000D14B5">
      <w:pPr>
        <w:pStyle w:val="BodyText"/>
        <w:rPr>
          <w:sz w:val="26"/>
        </w:rPr>
      </w:pPr>
    </w:p>
    <w:tbl>
      <w:tblPr>
        <w:tblW w:w="0" w:type="auto"/>
        <w:tblInd w:w="883"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15"/>
        <w:gridCol w:w="1536"/>
        <w:gridCol w:w="1288"/>
        <w:gridCol w:w="2259"/>
        <w:gridCol w:w="2599"/>
      </w:tblGrid>
      <w:tr w:rsidR="000D14B5" w14:paraId="3FB97BB0" w14:textId="77777777">
        <w:trPr>
          <w:trHeight w:val="552"/>
        </w:trPr>
        <w:tc>
          <w:tcPr>
            <w:tcW w:w="8997" w:type="dxa"/>
            <w:gridSpan w:val="5"/>
            <w:tcBorders>
              <w:bottom w:val="double" w:sz="4" w:space="0" w:color="000000"/>
              <w:right w:val="thinThickMediumGap" w:sz="9" w:space="0" w:color="000000"/>
            </w:tcBorders>
            <w:shd w:val="clear" w:color="auto" w:fill="BEBEBE"/>
          </w:tcPr>
          <w:p w14:paraId="0D603AB9" w14:textId="77777777" w:rsidR="000D14B5" w:rsidRDefault="009748A5">
            <w:pPr>
              <w:pStyle w:val="TableParagraph"/>
              <w:spacing w:before="124"/>
              <w:ind w:left="2658" w:right="2764"/>
              <w:jc w:val="center"/>
              <w:rPr>
                <w:b/>
                <w:sz w:val="32"/>
              </w:rPr>
            </w:pPr>
            <w:bookmarkStart w:id="36" w:name="_bookmark1"/>
            <w:bookmarkEnd w:id="36"/>
            <w:r>
              <w:rPr>
                <w:b/>
                <w:sz w:val="32"/>
              </w:rPr>
              <w:t>Table 1. Distribution List</w:t>
            </w:r>
          </w:p>
        </w:tc>
      </w:tr>
      <w:tr w:rsidR="000D14B5" w14:paraId="1D1EC4B7" w14:textId="77777777">
        <w:trPr>
          <w:trHeight w:val="809"/>
        </w:trPr>
        <w:tc>
          <w:tcPr>
            <w:tcW w:w="1315"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6"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288"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2259"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77777777" w:rsidR="000D14B5" w:rsidRDefault="009748A5">
            <w:pPr>
              <w:pStyle w:val="TableParagraph"/>
              <w:spacing w:before="216"/>
              <w:ind w:left="121"/>
              <w:rPr>
                <w:b/>
              </w:rPr>
            </w:pPr>
            <w:r>
              <w:rPr>
                <w:b/>
              </w:rPr>
              <w:t>DIVISION/BRANCH</w:t>
            </w:r>
          </w:p>
        </w:tc>
        <w:tc>
          <w:tcPr>
            <w:tcW w:w="2599"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trPr>
          <w:trHeight w:val="733"/>
        </w:trPr>
        <w:tc>
          <w:tcPr>
            <w:tcW w:w="1315"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6"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pPr>
              <w:pStyle w:val="TableParagraph"/>
              <w:spacing w:before="10"/>
              <w:rPr>
                <w:sz w:val="16"/>
              </w:rPr>
            </w:pPr>
          </w:p>
          <w:p w14:paraId="48363F63" w14:textId="77777777" w:rsidR="000D14B5" w:rsidRDefault="009748A5">
            <w:pPr>
              <w:pStyle w:val="TableParagraph"/>
              <w:spacing w:before="1"/>
              <w:ind w:left="122" w:right="139"/>
              <w:rPr>
                <w:sz w:val="18"/>
              </w:rPr>
            </w:pPr>
            <w:r>
              <w:rPr>
                <w:sz w:val="18"/>
              </w:rPr>
              <w:t>Project Manager, QA Officer</w:t>
            </w:r>
          </w:p>
        </w:tc>
        <w:tc>
          <w:tcPr>
            <w:tcW w:w="1288"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2259"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2599"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EA036E" w:rsidP="009F72AC">
            <w:pPr>
              <w:pStyle w:val="TableParagraph"/>
              <w:spacing w:before="119"/>
              <w:ind w:left="121"/>
              <w:jc w:val="center"/>
              <w:rPr>
                <w:sz w:val="18"/>
              </w:rPr>
            </w:pPr>
            <w:r>
              <w:rPr>
                <w:sz w:val="18"/>
              </w:rPr>
              <w:fldChar w:fldCharType="begin"/>
            </w:r>
            <w:r>
              <w:rPr>
                <w:sz w:val="18"/>
              </w:rPr>
              <w:instrText xml:space="preserve"> HYPERLINK "mailto:</w:instrText>
            </w:r>
            <w:r w:rsidRPr="00D859C7">
              <w:instrText>hydrology@kenaiwatershed.org</w:instrText>
            </w:r>
            <w:r>
              <w:rPr>
                <w:sz w:val="18"/>
              </w:rPr>
              <w:instrText xml:space="preserve">" </w:instrText>
            </w:r>
            <w:r>
              <w:rPr>
                <w:sz w:val="18"/>
              </w:rPr>
              <w:fldChar w:fldCharType="separate"/>
            </w:r>
            <w:ins w:id="37" w:author="Benjamin Meyer" w:date="2022-07-18T07:03:00Z">
              <w:r w:rsidRPr="00EA036E">
                <w:rPr>
                  <w:rStyle w:val="Hyperlink"/>
                  <w:sz w:val="18"/>
                </w:rPr>
                <w:t>hydrology</w:t>
              </w:r>
            </w:ins>
            <w:r w:rsidRPr="00EA036E">
              <w:rPr>
                <w:rStyle w:val="Hyperlink"/>
                <w:sz w:val="18"/>
              </w:rPr>
              <w:t>@kenaiwatershed.org</w:t>
            </w:r>
            <w:ins w:id="38" w:author="Benjamin Meyer" w:date="2022-07-18T07:03:00Z">
              <w:r>
                <w:rPr>
                  <w:sz w:val="18"/>
                </w:rPr>
                <w:fldChar w:fldCharType="end"/>
              </w:r>
            </w:ins>
          </w:p>
        </w:tc>
      </w:tr>
      <w:tr w:rsidR="000D14B5" w14:paraId="733371EA" w14:textId="77777777">
        <w:trPr>
          <w:trHeight w:val="713"/>
        </w:trPr>
        <w:tc>
          <w:tcPr>
            <w:tcW w:w="1315"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6"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pPr>
              <w:pStyle w:val="TableParagraph"/>
              <w:spacing w:before="2"/>
              <w:rPr>
                <w:sz w:val="24"/>
              </w:rPr>
            </w:pPr>
          </w:p>
          <w:p w14:paraId="605E1095" w14:textId="77777777" w:rsidR="000D14B5" w:rsidRDefault="009748A5">
            <w:pPr>
              <w:pStyle w:val="TableParagraph"/>
              <w:ind w:left="122"/>
              <w:rPr>
                <w:sz w:val="18"/>
              </w:rPr>
            </w:pPr>
            <w:r>
              <w:rPr>
                <w:sz w:val="18"/>
              </w:rPr>
              <w:t>Project Manager</w:t>
            </w:r>
          </w:p>
        </w:tc>
        <w:tc>
          <w:tcPr>
            <w:tcW w:w="1288"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2599"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9A1501" w:rsidP="009F72AC">
            <w:pPr>
              <w:pStyle w:val="TableParagraph"/>
              <w:spacing w:before="120"/>
              <w:ind w:left="121"/>
              <w:jc w:val="center"/>
              <w:rPr>
                <w:sz w:val="18"/>
              </w:rPr>
            </w:pPr>
            <w:hyperlink r:id="rId20" w:history="1">
              <w:r w:rsidR="00F92DAC" w:rsidRPr="00726CD9">
                <w:rPr>
                  <w:rStyle w:val="Hyperlink"/>
                  <w:sz w:val="18"/>
                </w:rPr>
                <w:t>sarah.apsens@alaska.gov</w:t>
              </w:r>
            </w:hyperlink>
          </w:p>
        </w:tc>
      </w:tr>
      <w:tr w:rsidR="000D14B5" w14:paraId="2B40A582" w14:textId="77777777">
        <w:trPr>
          <w:trHeight w:val="843"/>
        </w:trPr>
        <w:tc>
          <w:tcPr>
            <w:tcW w:w="1315"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6"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pPr>
              <w:pStyle w:val="TableParagraph"/>
              <w:spacing w:before="10"/>
              <w:rPr>
                <w:sz w:val="29"/>
              </w:rPr>
            </w:pPr>
          </w:p>
          <w:p w14:paraId="56C25C40" w14:textId="77777777" w:rsidR="000D14B5" w:rsidRDefault="009748A5">
            <w:pPr>
              <w:pStyle w:val="TableParagraph"/>
              <w:ind w:left="122"/>
              <w:rPr>
                <w:sz w:val="18"/>
              </w:rPr>
            </w:pPr>
            <w:r>
              <w:rPr>
                <w:sz w:val="18"/>
              </w:rPr>
              <w:t>QA Officer</w:t>
            </w:r>
          </w:p>
        </w:tc>
        <w:tc>
          <w:tcPr>
            <w:tcW w:w="1288"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2599"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9A1501" w:rsidP="009F72AC">
            <w:pPr>
              <w:pStyle w:val="TableParagraph"/>
              <w:spacing w:before="121"/>
              <w:ind w:left="121"/>
              <w:jc w:val="center"/>
              <w:rPr>
                <w:sz w:val="20"/>
              </w:rPr>
            </w:pPr>
            <w:hyperlink r:id="rId21">
              <w:r w:rsidR="009748A5">
                <w:rPr>
                  <w:color w:val="0000FF"/>
                  <w:sz w:val="20"/>
                  <w:u w:val="single" w:color="0000FF"/>
                </w:rPr>
                <w:t>john.clark@alaska.gov</w:t>
              </w:r>
            </w:hyperlink>
          </w:p>
        </w:tc>
      </w:tr>
      <w:tr w:rsidR="000D14B5" w14:paraId="76933EC5" w14:textId="77777777">
        <w:trPr>
          <w:trHeight w:val="617"/>
        </w:trPr>
        <w:tc>
          <w:tcPr>
            <w:tcW w:w="1315" w:type="dxa"/>
            <w:tcBorders>
              <w:top w:val="single" w:sz="6" w:space="0" w:color="000000"/>
              <w:bottom w:val="single" w:sz="6" w:space="0" w:color="000000"/>
              <w:right w:val="single" w:sz="6" w:space="0" w:color="000000"/>
            </w:tcBorders>
          </w:tcPr>
          <w:p w14:paraId="6A1A2685" w14:textId="77777777" w:rsidR="000D14B5" w:rsidRDefault="009748A5">
            <w:pPr>
              <w:pStyle w:val="TableParagraph"/>
              <w:spacing w:before="127"/>
              <w:ind w:left="97" w:right="546"/>
              <w:rPr>
                <w:sz w:val="18"/>
              </w:rPr>
            </w:pPr>
            <w:r>
              <w:rPr>
                <w:sz w:val="18"/>
              </w:rPr>
              <w:t>Chandra McGee</w:t>
            </w:r>
          </w:p>
        </w:tc>
        <w:tc>
          <w:tcPr>
            <w:tcW w:w="1536"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pPr>
              <w:pStyle w:val="TableParagraph"/>
              <w:rPr>
                <w:sz w:val="20"/>
              </w:rPr>
            </w:pPr>
          </w:p>
          <w:p w14:paraId="4C12F940" w14:textId="77777777" w:rsidR="000D14B5" w:rsidRDefault="009748A5">
            <w:pPr>
              <w:pStyle w:val="TableParagraph"/>
              <w:ind w:left="122"/>
              <w:rPr>
                <w:sz w:val="18"/>
              </w:rPr>
            </w:pPr>
            <w:r>
              <w:rPr>
                <w:sz w:val="18"/>
              </w:rPr>
              <w:t>Section Manager</w:t>
            </w:r>
          </w:p>
        </w:tc>
        <w:tc>
          <w:tcPr>
            <w:tcW w:w="1288"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2259"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2599"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9A1501" w:rsidP="009F72AC">
            <w:pPr>
              <w:pStyle w:val="TableParagraph"/>
              <w:spacing w:before="1"/>
              <w:ind w:left="121"/>
              <w:jc w:val="center"/>
              <w:rPr>
                <w:sz w:val="20"/>
              </w:rPr>
            </w:pPr>
            <w:hyperlink r:id="rId22">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trPr>
          <w:trHeight w:val="713"/>
        </w:trPr>
        <w:tc>
          <w:tcPr>
            <w:tcW w:w="1315"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ins w:id="39" w:author="Benjamin Meyer" w:date="2022-07-18T07:04:00Z">
              <w:r>
                <w:rPr>
                  <w:sz w:val="18"/>
                </w:rPr>
                <w:t>Mitch Michaud</w:t>
              </w:r>
            </w:ins>
          </w:p>
        </w:tc>
        <w:tc>
          <w:tcPr>
            <w:tcW w:w="1536" w:type="dxa"/>
            <w:tcBorders>
              <w:top w:val="single" w:sz="6" w:space="0" w:color="000000"/>
              <w:left w:val="single" w:sz="6" w:space="0" w:color="000000"/>
              <w:bottom w:val="single" w:sz="6" w:space="0" w:color="000000"/>
              <w:right w:val="single" w:sz="6" w:space="0" w:color="000000"/>
            </w:tcBorders>
          </w:tcPr>
          <w:p w14:paraId="5B1DE67B" w14:textId="4FFA01A2" w:rsidR="000D14B5" w:rsidRDefault="00EA036E">
            <w:pPr>
              <w:pStyle w:val="TableParagraph"/>
              <w:spacing w:before="175"/>
              <w:ind w:left="122" w:right="659"/>
              <w:rPr>
                <w:sz w:val="18"/>
              </w:rPr>
            </w:pPr>
            <w:ins w:id="40" w:author="Benjamin Meyer" w:date="2022-07-18T07:03:00Z">
              <w:r>
                <w:rPr>
                  <w:sz w:val="18"/>
                </w:rPr>
                <w:t xml:space="preserve">Interim </w:t>
              </w:r>
            </w:ins>
            <w:r w:rsidR="009748A5">
              <w:rPr>
                <w:sz w:val="18"/>
              </w:rPr>
              <w:t>Executive Director</w:t>
            </w:r>
          </w:p>
        </w:tc>
        <w:tc>
          <w:tcPr>
            <w:tcW w:w="1288"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2259"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2599"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6BA0E52" w:rsidR="000D14B5" w:rsidRDefault="009A1501" w:rsidP="009F72AC">
            <w:pPr>
              <w:pStyle w:val="TableParagraph"/>
              <w:spacing w:before="121"/>
              <w:ind w:left="121"/>
              <w:jc w:val="center"/>
              <w:rPr>
                <w:sz w:val="18"/>
              </w:rPr>
            </w:pPr>
            <w:hyperlink r:id="rId23" w:history="1">
              <w:r w:rsidR="005B7CBD" w:rsidRPr="005C5B2C">
                <w:rPr>
                  <w:rStyle w:val="Hyperlink"/>
                  <w:sz w:val="18"/>
                </w:rPr>
                <w:t>executievdirector@kenaiwatershed.org</w:t>
              </w:r>
            </w:hyperlink>
          </w:p>
        </w:tc>
      </w:tr>
      <w:tr w:rsidR="000D14B5" w14:paraId="0E50D088" w14:textId="77777777">
        <w:trPr>
          <w:trHeight w:val="714"/>
        </w:trPr>
        <w:tc>
          <w:tcPr>
            <w:tcW w:w="1315"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Sue Mauger</w:t>
            </w:r>
          </w:p>
        </w:tc>
        <w:tc>
          <w:tcPr>
            <w:tcW w:w="1536"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pPr>
              <w:pStyle w:val="TableParagraph"/>
              <w:spacing w:before="3"/>
              <w:rPr>
                <w:sz w:val="24"/>
              </w:rPr>
            </w:pPr>
          </w:p>
          <w:p w14:paraId="27830899" w14:textId="77777777" w:rsidR="000D14B5" w:rsidRDefault="009748A5">
            <w:pPr>
              <w:pStyle w:val="TableParagraph"/>
              <w:ind w:left="122"/>
              <w:rPr>
                <w:sz w:val="18"/>
              </w:rPr>
            </w:pPr>
            <w:r>
              <w:rPr>
                <w:sz w:val="18"/>
              </w:rPr>
              <w:t>Science Director</w:t>
            </w:r>
          </w:p>
        </w:tc>
        <w:tc>
          <w:tcPr>
            <w:tcW w:w="1288"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2259"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2599"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9A1501" w:rsidP="009F72AC">
            <w:pPr>
              <w:pStyle w:val="TableParagraph"/>
              <w:spacing w:before="119"/>
              <w:ind w:left="121"/>
              <w:jc w:val="center"/>
              <w:rPr>
                <w:sz w:val="18"/>
              </w:rPr>
            </w:pPr>
            <w:hyperlink r:id="rId24">
              <w:r w:rsidR="009748A5">
                <w:rPr>
                  <w:color w:val="0000FF"/>
                  <w:sz w:val="18"/>
                  <w:u w:val="single" w:color="0000FF"/>
                </w:rPr>
                <w:t>sue@cookinletkeeper.org</w:t>
              </w:r>
            </w:hyperlink>
          </w:p>
        </w:tc>
      </w:tr>
      <w:tr w:rsidR="000D14B5" w14:paraId="0E9037E4" w14:textId="77777777">
        <w:trPr>
          <w:trHeight w:val="1215"/>
        </w:trPr>
        <w:tc>
          <w:tcPr>
            <w:tcW w:w="1315" w:type="dxa"/>
            <w:tcBorders>
              <w:top w:val="single" w:sz="6" w:space="0" w:color="000000"/>
              <w:bottom w:val="single" w:sz="6" w:space="0" w:color="000000"/>
              <w:right w:val="single" w:sz="6" w:space="0" w:color="000000"/>
            </w:tcBorders>
          </w:tcPr>
          <w:p w14:paraId="4D5C999B" w14:textId="77777777" w:rsidR="000D14B5" w:rsidRDefault="000D14B5">
            <w:pPr>
              <w:pStyle w:val="TableParagraph"/>
              <w:rPr>
                <w:sz w:val="20"/>
              </w:rPr>
            </w:pPr>
          </w:p>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6"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pPr>
              <w:pStyle w:val="TableParagraph"/>
              <w:rPr>
                <w:sz w:val="20"/>
              </w:rPr>
            </w:pPr>
          </w:p>
          <w:p w14:paraId="2FE1C6F8" w14:textId="77777777" w:rsidR="000D14B5" w:rsidRDefault="000D14B5">
            <w:pPr>
              <w:pStyle w:val="TableParagraph"/>
              <w:rPr>
                <w:sz w:val="17"/>
              </w:rPr>
            </w:pPr>
          </w:p>
          <w:p w14:paraId="039AE87F" w14:textId="77777777" w:rsidR="000D14B5" w:rsidRDefault="009748A5">
            <w:pPr>
              <w:pStyle w:val="TableParagraph"/>
              <w:ind w:left="122" w:right="354"/>
              <w:rPr>
                <w:sz w:val="18"/>
              </w:rPr>
            </w:pPr>
            <w:r>
              <w:rPr>
                <w:sz w:val="18"/>
              </w:rPr>
              <w:t>Client Service Manager</w:t>
            </w:r>
          </w:p>
        </w:tc>
        <w:tc>
          <w:tcPr>
            <w:tcW w:w="1288"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2259"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2599"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9A1501" w:rsidP="009F72AC">
            <w:pPr>
              <w:pStyle w:val="TableParagraph"/>
              <w:ind w:left="121"/>
              <w:jc w:val="center"/>
              <w:rPr>
                <w:sz w:val="18"/>
              </w:rPr>
            </w:pPr>
            <w:hyperlink r:id="rId25" w:history="1">
              <w:r w:rsidR="005B7CBD" w:rsidRPr="005C5B2C">
                <w:rPr>
                  <w:rStyle w:val="Hyperlink"/>
                  <w:sz w:val="18"/>
                </w:rPr>
                <w:t>justin.nelson@sgs.com</w:t>
              </w:r>
            </w:hyperlink>
            <w:r w:rsidR="005B7CBD">
              <w:rPr>
                <w:sz w:val="18"/>
              </w:rPr>
              <w:t xml:space="preserve"> </w:t>
            </w:r>
          </w:p>
        </w:tc>
      </w:tr>
      <w:tr w:rsidR="00832A07" w14:paraId="25176739" w14:textId="77777777">
        <w:trPr>
          <w:trHeight w:val="1215"/>
        </w:trPr>
        <w:tc>
          <w:tcPr>
            <w:tcW w:w="1315" w:type="dxa"/>
            <w:tcBorders>
              <w:top w:val="single" w:sz="6" w:space="0" w:color="000000"/>
              <w:bottom w:val="single" w:sz="6" w:space="0" w:color="000000"/>
              <w:right w:val="single" w:sz="6" w:space="0" w:color="000000"/>
            </w:tcBorders>
          </w:tcPr>
          <w:p w14:paraId="6F38F7A3" w14:textId="671172ED" w:rsidR="00832A07" w:rsidRDefault="00832A07">
            <w:pPr>
              <w:pStyle w:val="TableParagraph"/>
              <w:rPr>
                <w:sz w:val="20"/>
              </w:rPr>
            </w:pPr>
            <w:r>
              <w:rPr>
                <w:sz w:val="20"/>
              </w:rPr>
              <w:t>Moses Jordan</w:t>
            </w:r>
          </w:p>
        </w:tc>
        <w:tc>
          <w:tcPr>
            <w:tcW w:w="1536"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pPr>
              <w:pStyle w:val="TableParagraph"/>
              <w:rPr>
                <w:sz w:val="20"/>
              </w:rPr>
            </w:pPr>
            <w:r>
              <w:rPr>
                <w:sz w:val="20"/>
              </w:rPr>
              <w:t>Environmental Program Manager</w:t>
            </w:r>
          </w:p>
        </w:tc>
        <w:tc>
          <w:tcPr>
            <w:tcW w:w="1288"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r>
              <w:rPr>
                <w:sz w:val="18"/>
              </w:rPr>
              <w:t xml:space="preserve">Kenaitze </w:t>
            </w:r>
          </w:p>
          <w:p w14:paraId="3037CB36" w14:textId="6728E7C4" w:rsidR="00832A07" w:rsidRDefault="00832A07">
            <w:pPr>
              <w:pStyle w:val="TableParagraph"/>
              <w:spacing w:before="115"/>
              <w:ind w:left="122"/>
              <w:rPr>
                <w:sz w:val="18"/>
              </w:rPr>
            </w:pPr>
            <w:r>
              <w:rPr>
                <w:sz w:val="18"/>
              </w:rPr>
              <w:t>Indian Tribe</w:t>
            </w:r>
          </w:p>
        </w:tc>
        <w:tc>
          <w:tcPr>
            <w:tcW w:w="2259"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2599"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trPr>
          <w:trHeight w:val="1215"/>
        </w:trPr>
        <w:tc>
          <w:tcPr>
            <w:tcW w:w="1315" w:type="dxa"/>
            <w:tcBorders>
              <w:top w:val="single" w:sz="6" w:space="0" w:color="000000"/>
              <w:bottom w:val="single" w:sz="6" w:space="0" w:color="000000"/>
              <w:right w:val="single" w:sz="6" w:space="0" w:color="000000"/>
            </w:tcBorders>
          </w:tcPr>
          <w:p w14:paraId="4C71E9FB" w14:textId="26F7970C" w:rsidR="00832A07" w:rsidRDefault="00832A07">
            <w:pPr>
              <w:pStyle w:val="TableParagraph"/>
              <w:rPr>
                <w:sz w:val="20"/>
              </w:rPr>
            </w:pPr>
            <w:r>
              <w:rPr>
                <w:sz w:val="20"/>
              </w:rPr>
              <w:t>Yvonne Weber</w:t>
            </w:r>
          </w:p>
        </w:tc>
        <w:tc>
          <w:tcPr>
            <w:tcW w:w="1536"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pPr>
              <w:pStyle w:val="TableParagraph"/>
              <w:rPr>
                <w:sz w:val="20"/>
              </w:rPr>
            </w:pPr>
            <w:r>
              <w:rPr>
                <w:sz w:val="20"/>
              </w:rPr>
              <w:t>Environmental Director</w:t>
            </w:r>
          </w:p>
        </w:tc>
        <w:tc>
          <w:tcPr>
            <w:tcW w:w="1288"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r>
              <w:rPr>
                <w:sz w:val="18"/>
              </w:rPr>
              <w:t>Salamatof Tribe</w:t>
            </w:r>
          </w:p>
        </w:tc>
        <w:tc>
          <w:tcPr>
            <w:tcW w:w="2259"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2599"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9A1501" w:rsidP="009F72AC">
            <w:pPr>
              <w:pStyle w:val="TableParagraph"/>
              <w:spacing w:before="5"/>
              <w:jc w:val="center"/>
              <w:rPr>
                <w:sz w:val="18"/>
                <w:szCs w:val="18"/>
              </w:rPr>
            </w:pPr>
            <w:hyperlink r:id="rId26"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3A0F7B6" w14:textId="77777777" w:rsidR="000D14B5" w:rsidRDefault="009748A5">
      <w:pPr>
        <w:pStyle w:val="BodyText"/>
        <w:spacing w:before="227"/>
        <w:ind w:left="119" w:right="703"/>
      </w:pPr>
      <w:r>
        <w:t xml:space="preserve">Copies of this Quality Assurance Project Plan will be made available. Interested parties may request a digital copy from ADEC or KWF, or purchase a copy for the cost of production and shipping by writing the Kenai Watershed Forum, 44129 Sterling Highway, Soldotna, AK 99669 (907) 260-5449, </w:t>
      </w:r>
      <w:hyperlink r:id="rId27">
        <w:r>
          <w:rPr>
            <w:color w:val="0000FF"/>
            <w:sz w:val="23"/>
            <w:u w:val="single" w:color="0000FF"/>
          </w:rPr>
          <w:t>www.kenaiwatershed.org</w:t>
        </w:r>
      </w:hyperlink>
      <w:r>
        <w:t>.</w:t>
      </w:r>
    </w:p>
    <w:p w14:paraId="314BDAA8" w14:textId="77777777" w:rsidR="000D14B5" w:rsidRDefault="000D14B5">
      <w:pPr>
        <w:sectPr w:rsidR="000D14B5">
          <w:pgSz w:w="11900" w:h="16840"/>
          <w:pgMar w:top="1520" w:right="100" w:bottom="940" w:left="600" w:header="929" w:footer="676" w:gutter="0"/>
          <w:cols w:space="720"/>
        </w:sectPr>
      </w:pPr>
    </w:p>
    <w:bookmarkStart w:id="41" w:name="_Toc96073949"/>
    <w:p w14:paraId="46103B31" w14:textId="77777777" w:rsidR="000D14B5" w:rsidRDefault="0027779C" w:rsidP="00F92DAC">
      <w:pPr>
        <w:pStyle w:val="Heading1"/>
      </w:pPr>
      <w:r>
        <w:rPr>
          <w:noProof/>
        </w:rPr>
        <w:lastRenderedPageBreak/>
        <mc:AlternateContent>
          <mc:Choice Requires="wps">
            <w:drawing>
              <wp:anchor distT="0" distB="0" distL="114300" distR="114300" simplePos="0" relativeHeight="251640832" behindDoc="0" locked="0" layoutInCell="1" allowOverlap="1" wp14:anchorId="2CE6444E" wp14:editId="52DF7D97">
                <wp:simplePos x="0" y="0"/>
                <wp:positionH relativeFrom="page">
                  <wp:posOffset>2861310</wp:posOffset>
                </wp:positionH>
                <wp:positionV relativeFrom="paragraph">
                  <wp:posOffset>1936750</wp:posOffset>
                </wp:positionV>
                <wp:extent cx="0" cy="0"/>
                <wp:effectExtent l="0" t="0" r="0" b="0"/>
                <wp:wrapNone/>
                <wp:docPr id="110"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143A66" id="Line 65"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3pt,152.5pt" to="225.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">
                <w10:wrap anchorx="page"/>
              </v:line>
            </w:pict>
          </mc:Fallback>
        </mc:AlternateContent>
      </w:r>
      <w:r>
        <w:rPr>
          <w:noProof/>
        </w:rPr>
        <mc:AlternateContent>
          <mc:Choice Requires="wps">
            <w:drawing>
              <wp:anchor distT="0" distB="0" distL="114300" distR="114300" simplePos="0" relativeHeight="251641856" behindDoc="0" locked="0" layoutInCell="1" allowOverlap="1" wp14:anchorId="0FDE8B0C" wp14:editId="62E1DCF3">
                <wp:simplePos x="0" y="0"/>
                <wp:positionH relativeFrom="page">
                  <wp:posOffset>4394835</wp:posOffset>
                </wp:positionH>
                <wp:positionV relativeFrom="paragraph">
                  <wp:posOffset>1098550</wp:posOffset>
                </wp:positionV>
                <wp:extent cx="0" cy="0"/>
                <wp:effectExtent l="0" t="0" r="0" b="0"/>
                <wp:wrapNone/>
                <wp:docPr id="10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2B85D6" id="Line 64"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6.05pt,86.5pt" to="34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">
                <w10:wrap anchorx="page"/>
              </v:line>
            </w:pict>
          </mc:Fallback>
        </mc:AlternateContent>
      </w:r>
      <w:bookmarkStart w:id="42" w:name="A4._PROJECT_/_TASK_ORGANIZATION"/>
      <w:bookmarkEnd w:id="42"/>
      <w:r w:rsidR="009748A5">
        <w:t>A4.</w:t>
      </w:r>
      <w:r w:rsidR="009748A5">
        <w:tab/>
        <w:t>PROJECT / TASK</w:t>
      </w:r>
      <w:r w:rsidR="009748A5">
        <w:rPr>
          <w:spacing w:val="-1"/>
        </w:rPr>
        <w:t xml:space="preserve"> </w:t>
      </w:r>
      <w:r w:rsidR="009748A5">
        <w:t>ORGANIZATION</w:t>
      </w:r>
      <w:bookmarkEnd w:id="41"/>
    </w:p>
    <w:p w14:paraId="77BBB0AC" w14:textId="77777777" w:rsidR="000D14B5" w:rsidRDefault="000D14B5">
      <w:pPr>
        <w:pStyle w:val="BodyText"/>
        <w:rPr>
          <w:b/>
          <w:sz w:val="20"/>
        </w:rPr>
      </w:pPr>
    </w:p>
    <w:p w14:paraId="7675A992" w14:textId="50DCC455" w:rsidR="000D14B5" w:rsidRDefault="00AD6708">
      <w:pPr>
        <w:pStyle w:val="BodyText"/>
        <w:spacing w:before="3"/>
        <w:rPr>
          <w:b/>
          <w:sz w:val="17"/>
        </w:rPr>
      </w:pPr>
      <w:r>
        <w:rPr>
          <w:noProof/>
        </w:rPr>
        <mc:AlternateContent>
          <mc:Choice Requires="wps">
            <w:drawing>
              <wp:anchor distT="0" distB="0" distL="114300" distR="114300" simplePos="0" relativeHeight="251669504" behindDoc="0" locked="0" layoutInCell="1" allowOverlap="1" wp14:anchorId="0498EF7D" wp14:editId="0DE640FB">
                <wp:simplePos x="0" y="0"/>
                <wp:positionH relativeFrom="page">
                  <wp:posOffset>2905125</wp:posOffset>
                </wp:positionH>
                <wp:positionV relativeFrom="paragraph">
                  <wp:posOffset>956945</wp:posOffset>
                </wp:positionV>
                <wp:extent cx="0" cy="590550"/>
                <wp:effectExtent l="0" t="0" r="19050" b="19050"/>
                <wp:wrapNone/>
                <wp:docPr id="11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5F0664" id="Line 57" o:spid="_x0000_s1026" style="position:absolute;z-index:48761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42880" behindDoc="0" locked="0" layoutInCell="1" allowOverlap="1" wp14:anchorId="642D379F" wp14:editId="55578379">
                <wp:simplePos x="0" y="0"/>
                <wp:positionH relativeFrom="page">
                  <wp:posOffset>2904490</wp:posOffset>
                </wp:positionH>
                <wp:positionV relativeFrom="paragraph">
                  <wp:posOffset>2261235</wp:posOffset>
                </wp:positionV>
                <wp:extent cx="0" cy="499745"/>
                <wp:effectExtent l="0" t="0" r="19050" b="33655"/>
                <wp:wrapNone/>
                <wp:docPr id="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107C95" id="Line 57" o:spid="_x0000_s1026" style="position:absolute;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sidR="0027779C">
        <w:rPr>
          <w:noProof/>
        </w:rPr>
        <mc:AlternateContent>
          <mc:Choice Requires="wpg">
            <w:drawing>
              <wp:anchor distT="0" distB="0" distL="0" distR="0" simplePos="0" relativeHeight="251654144" behindDoc="1" locked="0" layoutInCell="1" allowOverlap="1" wp14:anchorId="0DD32759" wp14:editId="195B8BD5">
                <wp:simplePos x="0" y="0"/>
                <wp:positionH relativeFrom="page">
                  <wp:posOffset>1985645</wp:posOffset>
                </wp:positionH>
                <wp:positionV relativeFrom="paragraph">
                  <wp:posOffset>151765</wp:posOffset>
                </wp:positionV>
                <wp:extent cx="4119245" cy="2110740"/>
                <wp:effectExtent l="0" t="0" r="14605" b="22860"/>
                <wp:wrapTopAndBottom/>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05" name="Line 63"/>
                        <wps:cNvCnPr>
                          <a:cxnSpLocks noChangeShapeType="1"/>
                          <a:endCxn id="106" idx="3"/>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8B07F0C" w14:textId="37A6DE93" w:rsidR="009A1501" w:rsidRDefault="009A1501">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0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4AD341" w14:textId="77777777" w:rsidR="009A1501" w:rsidRDefault="009A1501">
                              <w:pPr>
                                <w:spacing w:before="68"/>
                                <w:ind w:left="376" w:right="376"/>
                                <w:jc w:val="center"/>
                                <w:rPr>
                                  <w:b/>
                                  <w:sz w:val="24"/>
                                </w:rPr>
                              </w:pPr>
                              <w:r>
                                <w:rPr>
                                  <w:b/>
                                  <w:sz w:val="24"/>
                                </w:rPr>
                                <w:t>ADEC QA Officer</w:t>
                              </w:r>
                            </w:p>
                            <w:p w14:paraId="40973D41" w14:textId="77777777" w:rsidR="009A1501" w:rsidRDefault="009A1501">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0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D59BB4" w14:textId="77777777" w:rsidR="009A1501" w:rsidRDefault="009A1501">
                              <w:pPr>
                                <w:spacing w:before="73"/>
                                <w:ind w:left="141"/>
                                <w:rPr>
                                  <w:b/>
                                  <w:sz w:val="24"/>
                                </w:rPr>
                              </w:pPr>
                              <w:r>
                                <w:rPr>
                                  <w:b/>
                                  <w:sz w:val="24"/>
                                </w:rPr>
                                <w:t>ADEC Project Manager</w:t>
                              </w:r>
                            </w:p>
                            <w:p w14:paraId="76C3109E" w14:textId="77777777" w:rsidR="009A1501" w:rsidRDefault="009A1501">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32759" id="Group 59" o:spid="_x0000_s1026" style="position:absolute;margin-left:156.35pt;margin-top:11.95pt;width:324.35pt;height:166.2pt;z-index:-25166233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48B07F0C" w14:textId="37A6DE93" w:rsidR="009A1501" w:rsidRDefault="009A1501">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" filled="f">
                  <v:textbox inset="0,0,0,0">
                    <w:txbxContent>
                      <w:p w14:paraId="3B4AD341" w14:textId="77777777" w:rsidR="009A1501" w:rsidRDefault="009A1501">
                        <w:pPr>
                          <w:spacing w:before="68"/>
                          <w:ind w:left="376" w:right="376"/>
                          <w:jc w:val="center"/>
                          <w:rPr>
                            <w:b/>
                            <w:sz w:val="24"/>
                          </w:rPr>
                        </w:pPr>
                        <w:r>
                          <w:rPr>
                            <w:b/>
                            <w:sz w:val="24"/>
                          </w:rPr>
                          <w:t>ADEC QA Officer</w:t>
                        </w:r>
                      </w:p>
                      <w:p w14:paraId="40973D41" w14:textId="77777777" w:rsidR="009A1501" w:rsidRDefault="009A1501">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" filled="f">
                  <v:textbox inset="0,0,0,0">
                    <w:txbxContent>
                      <w:p w14:paraId="2DD59BB4" w14:textId="77777777" w:rsidR="009A1501" w:rsidRDefault="009A1501">
                        <w:pPr>
                          <w:spacing w:before="73"/>
                          <w:ind w:left="141"/>
                          <w:rPr>
                            <w:b/>
                            <w:sz w:val="24"/>
                          </w:rPr>
                        </w:pPr>
                        <w:r>
                          <w:rPr>
                            <w:b/>
                            <w:sz w:val="24"/>
                          </w:rPr>
                          <w:t>ADEC Project Manager</w:t>
                        </w:r>
                      </w:p>
                      <w:p w14:paraId="76C3109E" w14:textId="77777777" w:rsidR="009A1501" w:rsidRDefault="009A1501">
                        <w:pPr>
                          <w:spacing w:before="3"/>
                          <w:ind w:left="780"/>
                          <w:rPr>
                            <w:sz w:val="24"/>
                          </w:rPr>
                        </w:pPr>
                        <w:r>
                          <w:rPr>
                            <w:sz w:val="24"/>
                          </w:rPr>
                          <w:t>Sarah Apsens</w:t>
                        </w:r>
                      </w:p>
                    </w:txbxContent>
                  </v:textbox>
                </v:shape>
                <w10:wrap type="topAndBottom" anchorx="page"/>
              </v:group>
            </w:pict>
          </mc:Fallback>
        </mc:AlternateContent>
      </w:r>
    </w:p>
    <w:p w14:paraId="1AF7463E" w14:textId="2B88B08A" w:rsidR="000D14B5" w:rsidRDefault="000D14B5">
      <w:pPr>
        <w:pStyle w:val="BodyText"/>
        <w:rPr>
          <w:b/>
          <w:sz w:val="20"/>
        </w:rPr>
      </w:pPr>
    </w:p>
    <w:p w14:paraId="1B4E8A46" w14:textId="77777777" w:rsidR="000D14B5" w:rsidRDefault="000D14B5">
      <w:pPr>
        <w:pStyle w:val="BodyText"/>
        <w:rPr>
          <w:b/>
          <w:sz w:val="20"/>
        </w:rPr>
      </w:pPr>
    </w:p>
    <w:p w14:paraId="2F1B596D" w14:textId="77777777" w:rsidR="000D14B5" w:rsidRDefault="0027779C">
      <w:pPr>
        <w:pStyle w:val="BodyText"/>
        <w:spacing w:before="9"/>
        <w:rPr>
          <w:b/>
          <w:sz w:val="21"/>
        </w:rPr>
      </w:pPr>
      <w:r>
        <w:rPr>
          <w:noProof/>
        </w:rPr>
        <mc:AlternateContent>
          <mc:Choice Requires="wps">
            <w:drawing>
              <wp:anchor distT="0" distB="0" distL="0" distR="0" simplePos="0" relativeHeight="251655168" behindDoc="1" locked="0" layoutInCell="1" allowOverlap="1" wp14:anchorId="2A186907" wp14:editId="681019CE">
                <wp:simplePos x="0" y="0"/>
                <wp:positionH relativeFrom="page">
                  <wp:posOffset>1878330</wp:posOffset>
                </wp:positionH>
                <wp:positionV relativeFrom="paragraph">
                  <wp:posOffset>189230</wp:posOffset>
                </wp:positionV>
                <wp:extent cx="2166620" cy="586105"/>
                <wp:effectExtent l="0" t="0" r="0" b="0"/>
                <wp:wrapTopAndBottom/>
                <wp:docPr id="10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B1C7F8" w14:textId="77777777" w:rsidR="009A1501" w:rsidRDefault="009A1501">
                            <w:pPr>
                              <w:spacing w:before="71" w:line="275" w:lineRule="exact"/>
                              <w:ind w:left="506" w:right="504"/>
                              <w:jc w:val="center"/>
                              <w:rPr>
                                <w:b/>
                                <w:sz w:val="24"/>
                              </w:rPr>
                            </w:pPr>
                            <w:r>
                              <w:rPr>
                                <w:b/>
                                <w:sz w:val="24"/>
                              </w:rPr>
                              <w:t>KWF Sampling Teams</w:t>
                            </w:r>
                          </w:p>
                          <w:p w14:paraId="0E513EFA" w14:textId="0D7B8182" w:rsidR="009A1501" w:rsidRDefault="009A1501">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86907" id="Text Box 58" o:spid="_x0000_s1031" type="#_x0000_t202" style="position:absolute;margin-left:147.9pt;margin-top:14.9pt;width:170.6pt;height:46.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BYmmG+IAgAAIgUAAA4AAAAAAAAAAAAAAAAALgIAAGRycy9lMm9Eb2MueG1sUEsBAi0AFAAG&#10;AAgAAAAhAJBotUTgAAAACgEAAA8AAAAAAAAAAAAAAAAA4gQAAGRycy9kb3ducmV2LnhtbFBLBQYA&#10;AAAABAAEAPMAAADvBQAAAAA=&#10;" filled="f">
                <v:textbox inset="0,0,0,0">
                  <w:txbxContent>
                    <w:p w14:paraId="1BB1C7F8" w14:textId="77777777" w:rsidR="009A1501" w:rsidRDefault="009A1501">
                      <w:pPr>
                        <w:spacing w:before="71" w:line="275" w:lineRule="exact"/>
                        <w:ind w:left="506" w:right="504"/>
                        <w:jc w:val="center"/>
                        <w:rPr>
                          <w:b/>
                          <w:sz w:val="24"/>
                        </w:rPr>
                      </w:pPr>
                      <w:r>
                        <w:rPr>
                          <w:b/>
                          <w:sz w:val="24"/>
                        </w:rPr>
                        <w:t>KWF Sampling Teams</w:t>
                      </w:r>
                    </w:p>
                    <w:p w14:paraId="0E513EFA" w14:textId="0D7B8182" w:rsidR="009A1501" w:rsidRDefault="009A1501">
                      <w:pPr>
                        <w:pStyle w:val="BodyText"/>
                        <w:spacing w:line="275" w:lineRule="exact"/>
                        <w:ind w:left="503" w:right="504"/>
                        <w:jc w:val="center"/>
                      </w:pPr>
                      <w:r>
                        <w:t>Determined Annually</w:t>
                      </w:r>
                    </w:p>
                  </w:txbxContent>
                </v:textbox>
                <w10:wrap type="topAndBottom" anchorx="page"/>
              </v:shape>
            </w:pict>
          </mc:Fallback>
        </mc:AlternateContent>
      </w:r>
    </w:p>
    <w:p w14:paraId="474274B4" w14:textId="77777777" w:rsidR="000D14B5" w:rsidRDefault="000D14B5">
      <w:pPr>
        <w:pStyle w:val="BodyText"/>
        <w:spacing w:before="3"/>
        <w:rPr>
          <w:b/>
          <w:sz w:val="7"/>
        </w:rPr>
      </w:pPr>
    </w:p>
    <w:p w14:paraId="5B83E984" w14:textId="1132063B" w:rsidR="000D14B5" w:rsidRDefault="009748A5">
      <w:pPr>
        <w:spacing w:before="90"/>
        <w:ind w:left="2518"/>
        <w:rPr>
          <w:b/>
          <w:sz w:val="24"/>
        </w:rPr>
      </w:pPr>
      <w:commentRangeStart w:id="43"/>
      <w:r>
        <w:rPr>
          <w:b/>
          <w:sz w:val="24"/>
        </w:rPr>
        <w:t>Figure 1. Project Management Organization</w:t>
      </w:r>
      <w:commentRangeEnd w:id="43"/>
      <w:r w:rsidR="00032DC7">
        <w:rPr>
          <w:rStyle w:val="CommentReference"/>
        </w:rPr>
        <w:commentReference w:id="43"/>
      </w:r>
    </w:p>
    <w:p w14:paraId="6EA25BC5" w14:textId="77777777" w:rsidR="000D14B5" w:rsidRDefault="000D14B5">
      <w:pPr>
        <w:pStyle w:val="BodyText"/>
        <w:rPr>
          <w:b/>
          <w:sz w:val="20"/>
        </w:rPr>
      </w:pPr>
    </w:p>
    <w:p w14:paraId="65A78734" w14:textId="77777777" w:rsidR="000D14B5" w:rsidRDefault="000D14B5">
      <w:pPr>
        <w:pStyle w:val="BodyText"/>
        <w:spacing w:before="6"/>
        <w:rPr>
          <w:b/>
          <w:sz w:val="27"/>
        </w:rPr>
      </w:pPr>
    </w:p>
    <w:p w14:paraId="66FAD2CB" w14:textId="77777777" w:rsidR="000D14B5" w:rsidRDefault="009748A5">
      <w:pPr>
        <w:spacing w:before="90"/>
        <w:ind w:left="120"/>
        <w:rPr>
          <w:b/>
          <w:sz w:val="24"/>
        </w:rPr>
      </w:pPr>
      <w:bookmarkStart w:id="44" w:name="Key_Contacts_and_Responsibilities"/>
      <w:bookmarkEnd w:id="44"/>
      <w:r>
        <w:rPr>
          <w:b/>
          <w:sz w:val="24"/>
        </w:rPr>
        <w:t>Key Contacts and Responsibilities</w:t>
      </w:r>
    </w:p>
    <w:p w14:paraId="3F75AE15" w14:textId="77777777" w:rsidR="000D14B5" w:rsidRDefault="000D14B5">
      <w:pPr>
        <w:pStyle w:val="BodyText"/>
        <w:rPr>
          <w:b/>
          <w:sz w:val="29"/>
        </w:rPr>
      </w:pPr>
    </w:p>
    <w:p w14:paraId="20A42A88" w14:textId="77777777" w:rsidR="000D14B5" w:rsidRDefault="009748A5">
      <w:pPr>
        <w:pStyle w:val="BodyText"/>
        <w:ind w:left="120" w:right="842"/>
      </w:pPr>
      <w:r>
        <w:rPr>
          <w:u w:val="single"/>
        </w:rPr>
        <w:t>Sarah Apsens</w:t>
      </w:r>
      <w:r>
        <w:t xml:space="preserve"> - ADEC Project Manager. Ms. Apsens will oversee the project for DEC, provide technical support, QAPP review, review of any proposed sampling plan modifications, and the review of all reports.</w:t>
      </w:r>
    </w:p>
    <w:p w14:paraId="55006125" w14:textId="77777777" w:rsidR="000D14B5" w:rsidRDefault="000D14B5">
      <w:pPr>
        <w:pStyle w:val="BodyText"/>
      </w:pPr>
    </w:p>
    <w:p w14:paraId="0A9BBC0F" w14:textId="77777777" w:rsidR="000D14B5" w:rsidRDefault="009748A5">
      <w:pPr>
        <w:pStyle w:val="BodyText"/>
        <w:ind w:left="120" w:right="576"/>
      </w:pPr>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Default="000D14B5">
      <w:pPr>
        <w:pStyle w:val="BodyText"/>
      </w:pPr>
    </w:p>
    <w:p w14:paraId="3B2C69CB" w14:textId="33AEAEDA" w:rsidR="000D14B5" w:rsidRDefault="00AD6708">
      <w:pPr>
        <w:pStyle w:val="BodyText"/>
        <w:ind w:left="120" w:right="650"/>
      </w:pPr>
      <w:r>
        <w:rPr>
          <w:u w:val="single"/>
        </w:rPr>
        <w:t>Benjamin Meyer</w:t>
      </w:r>
      <w:r w:rsidR="009748A5">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t>s water quality monitors. They are</w:t>
      </w:r>
      <w:r w:rsidR="009748A5">
        <w:t xml:space="preserve"> trained in Agency Baseli</w:t>
      </w:r>
      <w:r w:rsidR="00E07811">
        <w:t>ne Sampling protocols. They are</w:t>
      </w:r>
      <w:r w:rsidR="009748A5">
        <w:t xml:space="preserve"> responsible for overall supervision of quality assurance and data entry.</w:t>
      </w:r>
    </w:p>
    <w:p w14:paraId="31E36CC2" w14:textId="77777777" w:rsidR="000D14B5" w:rsidRDefault="000D14B5">
      <w:pPr>
        <w:sectPr w:rsidR="000D14B5">
          <w:pgSz w:w="11900" w:h="16840"/>
          <w:pgMar w:top="1520" w:right="100" w:bottom="940" w:left="600" w:header="929" w:footer="676" w:gutter="0"/>
          <w:cols w:space="720"/>
        </w:sectPr>
      </w:pPr>
    </w:p>
    <w:p w14:paraId="7CD02A69" w14:textId="77777777" w:rsidR="000D14B5" w:rsidRDefault="009748A5">
      <w:pPr>
        <w:spacing w:before="82"/>
        <w:ind w:left="120"/>
        <w:rPr>
          <w:b/>
          <w:sz w:val="24"/>
        </w:rPr>
      </w:pPr>
      <w:r>
        <w:rPr>
          <w:b/>
          <w:sz w:val="24"/>
        </w:rPr>
        <w:lastRenderedPageBreak/>
        <w:t>Key Contacts and Personnel Continued:</w:t>
      </w:r>
    </w:p>
    <w:p w14:paraId="58F7F97A" w14:textId="77777777" w:rsidR="000D14B5" w:rsidRDefault="000D14B5">
      <w:pPr>
        <w:pStyle w:val="BodyText"/>
        <w:spacing w:before="9"/>
        <w:rPr>
          <w:b/>
          <w:sz w:val="23"/>
        </w:rPr>
      </w:pPr>
    </w:p>
    <w:p w14:paraId="3C2A968F" w14:textId="73AEEB7E" w:rsidR="000D14B5" w:rsidRDefault="00F465DC">
      <w:pPr>
        <w:pStyle w:val="BodyText"/>
        <w:ind w:left="120" w:right="803"/>
      </w:pPr>
      <w:r>
        <w:rPr>
          <w:u w:val="single"/>
        </w:rPr>
        <w:t>Justin Nelson</w:t>
      </w:r>
      <w:r w:rsidR="009748A5">
        <w:t xml:space="preserve"> </w:t>
      </w:r>
      <w:r w:rsidR="009748A5">
        <w:rPr>
          <w:b/>
        </w:rPr>
        <w:t xml:space="preserve">- </w:t>
      </w:r>
      <w:r w:rsidR="009748A5">
        <w:t>SGS Environmental Laboratory Services (SGS) - Subcontractor for Kenai River Water Quality Assessment element of the project. Provides training of Agency Staff for data collection and oversees all analyses to be performed at SGS. This contract will be used to ensure proper sampl</w:t>
      </w:r>
      <w:r w:rsidR="007967D8">
        <w:t>ing and analysis of water for 2</w:t>
      </w:r>
      <w:ins w:id="45" w:author="Benjamin Meyer" w:date="2023-01-05T16:30:00Z">
        <w:r w:rsidR="007967D8">
          <w:t>2</w:t>
        </w:r>
      </w:ins>
      <w:del w:id="46" w:author="Benjamin Meyer" w:date="2023-01-05T16:30:00Z">
        <w:r w:rsidR="007967D8" w:rsidDel="007967D8">
          <w:delText>5</w:delText>
        </w:r>
      </w:del>
      <w:r w:rsidR="009748A5">
        <w:t xml:space="preserve"> Kenai River Watershed sites to determine the water quality within the Kenai River Watershed.</w:t>
      </w:r>
    </w:p>
    <w:p w14:paraId="48DED29A" w14:textId="77777777" w:rsidR="000D14B5" w:rsidRDefault="000D14B5">
      <w:pPr>
        <w:pStyle w:val="BodyText"/>
      </w:pPr>
    </w:p>
    <w:p w14:paraId="274231F1" w14:textId="1A329926" w:rsidR="000D14B5" w:rsidRDefault="00E07811">
      <w:pPr>
        <w:pStyle w:val="BodyText"/>
        <w:ind w:left="120" w:right="860"/>
        <w:jc w:val="both"/>
      </w:pPr>
      <w:r>
        <w:rPr>
          <w:u w:val="single"/>
        </w:rPr>
        <w:t>John Essert</w:t>
      </w:r>
      <w:r w:rsidR="009748A5">
        <w:rPr>
          <w:u w:val="single"/>
        </w:rPr>
        <w:t xml:space="preserve"> </w:t>
      </w:r>
      <w:r w:rsidR="009748A5">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Default="000D14B5">
      <w:pPr>
        <w:pStyle w:val="BodyText"/>
      </w:pPr>
    </w:p>
    <w:p w14:paraId="7E847B37" w14:textId="77777777" w:rsidR="000D14B5" w:rsidRDefault="009748A5">
      <w:pPr>
        <w:pStyle w:val="BodyText"/>
        <w:ind w:left="120" w:right="737"/>
      </w:pPr>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Default="000D14B5">
      <w:pPr>
        <w:pStyle w:val="BodyText"/>
      </w:pPr>
    </w:p>
    <w:p w14:paraId="02741A2B" w14:textId="77777777" w:rsidR="000D14B5" w:rsidRDefault="009748A5">
      <w:pPr>
        <w:pStyle w:val="BodyText"/>
        <w:ind w:left="120" w:right="615"/>
      </w:pPr>
      <w:r>
        <w:rPr>
          <w:u w:val="single"/>
        </w:rPr>
        <w:t xml:space="preserve">Field Monitoring Staff </w:t>
      </w:r>
      <w:r>
        <w:t>- Monitoring staff collect samples for the Kenai River Watershed Monitoring program. Monitoring staff are provided by the following Agencies/Organizations; Kenai Peninsula Borough,</w:t>
      </w:r>
    </w:p>
    <w:p w14:paraId="3B1C9320" w14:textId="77777777" w:rsidR="000D14B5" w:rsidRDefault="009748A5">
      <w:pPr>
        <w:pStyle w:val="BodyText"/>
        <w:ind w:left="120" w:right="623"/>
      </w:pPr>
      <w:r>
        <w:t>U.S. Fish and Wildlife Service, U.S. Forest Service, Alaska Department of Fish and Game, Alaska Department of Natural Resources, Alaska Department of Environmental Conservation, Cook Inlet Aquaculture Association. The Kenai Watershed Forum and any volunteers under direct supervision of Kenai Watershed Forum monitoring staff.</w:t>
      </w:r>
    </w:p>
    <w:p w14:paraId="5245129C" w14:textId="77777777" w:rsidR="000D14B5" w:rsidRDefault="000D14B5">
      <w:pPr>
        <w:sectPr w:rsidR="000D14B5">
          <w:pgSz w:w="11900" w:h="16840"/>
          <w:pgMar w:top="1520" w:right="100" w:bottom="940" w:left="600" w:header="929" w:footer="676" w:gutter="0"/>
          <w:cols w:space="720"/>
        </w:sectPr>
      </w:pPr>
    </w:p>
    <w:p w14:paraId="3EE7CF4D" w14:textId="5D46D2F4" w:rsidR="000D14B5" w:rsidRPr="00F92DAC" w:rsidRDefault="009748A5" w:rsidP="00F92DAC">
      <w:pPr>
        <w:pStyle w:val="Heading1"/>
      </w:pPr>
      <w:bookmarkStart w:id="47" w:name="A5._PROBLEM_DEFINITION/BACKGROUND_AND_PR"/>
      <w:bookmarkStart w:id="48" w:name="_Toc96073950"/>
      <w:bookmarkEnd w:id="47"/>
      <w:r w:rsidRPr="00F92DAC">
        <w:lastRenderedPageBreak/>
        <w:t>A5.</w:t>
      </w:r>
      <w:r w:rsidRPr="00F92DAC">
        <w:tab/>
        <w:t>PROBLEM DEFINITION/BACKGROUND AND PROJECT OBJECTIVE</w:t>
      </w:r>
      <w:bookmarkEnd w:id="48"/>
      <w:r w:rsidR="00F92DAC">
        <w:t>S</w:t>
      </w:r>
    </w:p>
    <w:p w14:paraId="5E0894A3" w14:textId="77777777" w:rsidR="000D14B5" w:rsidRDefault="000D14B5">
      <w:pPr>
        <w:pStyle w:val="BodyText"/>
        <w:spacing w:before="9"/>
        <w:rPr>
          <w:b/>
          <w:sz w:val="23"/>
        </w:rPr>
      </w:pPr>
    </w:p>
    <w:p w14:paraId="0A3B1EFD" w14:textId="37029FEF" w:rsidR="000D14B5" w:rsidRDefault="009748A5" w:rsidP="00724F1E">
      <w:pPr>
        <w:pStyle w:val="BodyText"/>
        <w:ind w:left="119" w:right="778" w:firstLine="569"/>
        <w:jc w:val="both"/>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7043C9">
        <w:fldChar w:fldCharType="begin" w:fldLock="1">
          <w:fldData xml:space="preserve">ZQBKAHcAOQBVAGwAMQB2AG8AegBBAFEALwBDAHUASQA1ADUARABZAFkARwBNADcAOQAzAEoAcABt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</w:fldData>
        </w:fldChar>
      </w:r>
      <w:r w:rsidR="007043C9">
        <w:instrText>ADDIN paperpile_citation &lt;clusterId&gt;I121P278L568I352&lt;/clusterId&gt;&lt;version&gt;0.6.11&lt;/version&gt;&lt;metadata&gt;&lt;citation&gt;&lt;id&gt;73f88e65-1778-4450-9eec-621750989a3d&lt;/id&gt;&lt;no_author/&gt;&lt;prefix/&gt;&lt;suffix/&gt;&lt;locator/&gt;&lt;locator_label&gt;page&lt;/locator_label&gt;&lt;/citation&gt;&lt;/metadata&gt; \* MERGEFORMAT</w:instrText>
      </w:r>
      <w:r w:rsidR="007043C9">
        <w:fldChar w:fldCharType="separate"/>
      </w:r>
      <w:r w:rsidR="007043C9">
        <w:rPr>
          <w:noProof/>
        </w:rPr>
        <w:t>(AKDNR 1997)</w:t>
      </w:r>
      <w:r w:rsidR="007043C9">
        <w:fldChar w:fldCharType="end"/>
      </w:r>
      <w:r>
        <w:rPr>
          <w:b/>
          <w:i/>
        </w:rPr>
        <w:t xml:space="preserve">. </w:t>
      </w:r>
      <w:r>
        <w:t xml:space="preserve">This recommendation was developed for Alaska State Parks and the </w:t>
      </w:r>
      <w:r>
        <w:rPr>
          <w:b/>
          <w:i/>
        </w:rPr>
        <w:t>Upp</w:t>
      </w:r>
      <w:r w:rsidR="00CF182D">
        <w:rPr>
          <w:b/>
          <w:i/>
        </w:rPr>
        <w:t xml:space="preserve">er Kenai River Cooperative Plan </w:t>
      </w:r>
      <w:r w:rsidR="00CF182D">
        <w:fldChar w:fldCharType="begin" w:fldLock="1">
          <w:fldData xml:space="preserve">ZQBKAHgATgBVADEAMQB2ADQAagBBAFEALwBDAHYASQB6AHcAUQBTAE8ANABsAHQAbgBxADYAbABJ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</w:fldData>
        </w:fldChar>
      </w:r>
      <w:r w:rsidR="00CF182D">
        <w:instrText>ADDIN paperpile_citation &lt;clusterId&gt;U962I328X619B433&lt;/clusterId&gt;&lt;version&gt;0.6.11&lt;/version&gt;&lt;metadata&gt;&lt;citation&gt;&lt;id&gt;5e1bc33e-1605-47cb-a88b-8e85b389cf99&lt;/id&gt;&lt;no_author/&gt;&lt;prefix/&gt;&lt;suffix/&gt;&lt;locator/&gt;&lt;locator_label&gt;page&lt;/locator_label&gt;&lt;/citation&gt;&lt;/metadata&gt; \* MERGEFORMAT</w:instrText>
      </w:r>
      <w:r w:rsidR="00CF182D">
        <w:fldChar w:fldCharType="separate"/>
      </w:r>
      <w:r w:rsidR="00CF182D">
        <w:rPr>
          <w:noProof/>
        </w:rPr>
        <w:t>(USFWS 1997)</w:t>
      </w:r>
      <w:r w:rsidR="00CF182D">
        <w:fldChar w:fldCharType="end"/>
      </w:r>
      <w:r w:rsidR="00CF182D">
        <w:t xml:space="preserve"> </w:t>
      </w:r>
      <w:r>
        <w:t>as a partnership between Alaska State Parks, U.S. Fish and Wildlife Service and the U.S. Forest Service, Chugach National Forest. The State of Alaska does not currently operate a statewide ambient monitoring network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672EB1">
        <w:fldChar w:fldCharType="begin" w:fldLock="1">
          <w:fldData xml:space="preserve">ZQBKAHoATgBWAHQAdAB1ADMARABZAFEALwBSAFYAQgB6ACsAYQBhAFYANQBIAE0AVQAzADEAWgBC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</w:fldData>
        </w:fldChar>
      </w:r>
      <w:r w:rsidR="00672EB1">
        <w:instrText>ADDIN paperpile_citation &lt;clusterId&gt;X449K797G187E771&lt;/clusterId&gt;&lt;version&gt;0.6.11&lt;/version&gt;&lt;metadata&gt;&lt;citation&gt;&lt;id&gt;5a095026-63cc-4cfe-9d7f-bf09bbda9c17&lt;/id&gt;&lt;no_author/&gt;&lt;prefix/&gt;&lt;suffix/&gt;&lt;locator/&gt;&lt;locator_label&gt;page&lt;/locator_label&gt;&lt;/citation&gt;&lt;citation&gt;&lt;id&gt;38a7eb48-46bc-4a02-8906-53e9aba9d57b&lt;/id&gt;&lt;no_author/&gt;&lt;prefix/&gt;&lt;suffix/&gt;&lt;locator/&gt;&lt;locator_label&gt;page&lt;/locator_label&gt;&lt;/citation&gt;&lt;citation&gt;&lt;id&gt;42768947-53f7-4d9e-ae4f-5e8b15207bf1&lt;/id&gt;&lt;no_author/&gt;&lt;prefix/&gt;&lt;suffix/&gt;&lt;locator/&gt;&lt;locator_label&gt;page&lt;/locator_label&gt;&lt;/citation&gt;&lt;/metadata&gt; \* MERGEFORMAT</w:instrText>
      </w:r>
      <w:r w:rsidR="00672EB1">
        <w:fldChar w:fldCharType="separate"/>
      </w:r>
      <w:r w:rsidR="00672EB1">
        <w:rPr>
          <w:noProof/>
        </w:rPr>
        <w:t>(Litchfield and Kyle 1992; ADEC 2022b, 2022a)</w:t>
      </w:r>
      <w:r w:rsidR="00672EB1">
        <w:fldChar w:fldCharType="end"/>
      </w:r>
      <w:r w:rsidR="00672EB1">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1920875C" w14:textId="77777777" w:rsidR="000D14B5" w:rsidRDefault="000D14B5">
      <w:pPr>
        <w:pStyle w:val="BodyText"/>
      </w:pPr>
    </w:p>
    <w:p w14:paraId="2563367F" w14:textId="71CBC583" w:rsidR="009E16E3" w:rsidRDefault="009E16E3" w:rsidP="00724F1E">
      <w:pPr>
        <w:pStyle w:val="BodyText"/>
        <w:spacing w:before="1"/>
        <w:ind w:left="119" w:right="689" w:firstLine="569"/>
        <w:jc w:val="both"/>
        <w:rPr>
          <w:spacing w:val="-10"/>
        </w:rPr>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For more detailed information</w:t>
      </w:r>
      <w:r>
        <w:t xml:space="preserve"> on historical results</w:t>
      </w:r>
      <w:r w:rsidR="009748A5">
        <w:t>,</w:t>
      </w:r>
      <w:r w:rsidR="009748A5">
        <w:rPr>
          <w:spacing w:val="-11"/>
        </w:rPr>
        <w:t xml:space="preserve"> </w:t>
      </w:r>
      <w:r w:rsidR="009748A5">
        <w:t>see</w:t>
      </w:r>
      <w:r w:rsidR="009748A5">
        <w:rPr>
          <w:spacing w:val="-10"/>
        </w:rPr>
        <w:t xml:space="preserve"> </w:t>
      </w:r>
      <w:r>
        <w:rPr>
          <w:spacing w:val="-10"/>
        </w:rPr>
        <w:t xml:space="preserve">the two previous Kenai River Water Quality Assessments published by </w:t>
      </w:r>
      <w:r>
        <w:t xml:space="preserve">Kenai Watershed Forum </w:t>
      </w:r>
      <w:r>
        <w:fldChar w:fldCharType="begin" w:fldLock="1">
          <w:fldData xml:space="preserve">ZQBKAHoATgBsAGQAdAB1ADMARABZAFEAaABsADkARgAwAEwAVwA1AEoAaQBrAGUAYwAxAFgASABz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</w:fldData>
        </w:fldChar>
      </w:r>
      <w:r>
        <w:instrText>ADDIN paperpile_citation &lt;clusterId&gt;I267P525L895J629&lt;/clusterId&gt;&lt;version&gt;0.6.11&lt;/version&gt;&lt;metadata&gt;&lt;citation&gt;&lt;id&gt;2fb15179-9a42-4355-889a-77627292c2fe&lt;/id&gt;&lt;no_author/&gt;&lt;prefix/&gt;&lt;suffix/&gt;&lt;locator/&gt;&lt;locator_label&gt;page&lt;/locator_label&gt;&lt;/citation&gt;&lt;citation&gt;&lt;id&gt;da60e215-b067-4aca-9d83-5c6642e17bcf&lt;/id&gt;&lt;no_author/&gt;&lt;prefix/&gt;&lt;suffix/&gt;&lt;locator/&gt;&lt;locator_label&gt;page&lt;/locator_label&gt;&lt;/citation&gt;&lt;/metadata&gt; \* MERGEFORMAT</w:instrText>
      </w:r>
      <w:r>
        <w:fldChar w:fldCharType="separate"/>
      </w:r>
      <w:r>
        <w:rPr>
          <w:noProof/>
        </w:rPr>
        <w:t>(Guerron Orejuela 2016; McCard 2007)</w:t>
      </w:r>
      <w:r>
        <w:fldChar w:fldCharType="end"/>
      </w:r>
      <w:r>
        <w:t>.</w:t>
      </w:r>
    </w:p>
    <w:p w14:paraId="5BCCB8CF" w14:textId="52890482" w:rsidR="000D14B5" w:rsidRDefault="000D14B5">
      <w:pPr>
        <w:pStyle w:val="BodyText"/>
        <w:spacing w:before="2"/>
      </w:pPr>
    </w:p>
    <w:p w14:paraId="57DABF47" w14:textId="6D43CD5C" w:rsidR="000D14B5" w:rsidRDefault="009748A5">
      <w:pPr>
        <w:pStyle w:val="Heading1"/>
        <w:tabs>
          <w:tab w:val="left" w:pos="839"/>
        </w:tabs>
        <w:ind w:left="119"/>
      </w:pPr>
      <w:bookmarkStart w:id="49" w:name="A6._PROJECT_/_TASK_DESCRIPTION"/>
      <w:bookmarkStart w:id="50" w:name="_Toc96073951"/>
      <w:bookmarkEnd w:id="49"/>
      <w:r>
        <w:t>A6.</w:t>
      </w:r>
      <w:r>
        <w:tab/>
        <w:t>PROJECT / TASK</w:t>
      </w:r>
      <w:r>
        <w:rPr>
          <w:spacing w:val="-1"/>
        </w:rPr>
        <w:t xml:space="preserve"> </w:t>
      </w:r>
      <w:r>
        <w:t>DESCRIPTION</w:t>
      </w:r>
      <w:bookmarkEnd w:id="50"/>
    </w:p>
    <w:p w14:paraId="7DE8FE13" w14:textId="77777777" w:rsidR="000D14B5" w:rsidRDefault="000D14B5">
      <w:pPr>
        <w:pStyle w:val="BodyText"/>
        <w:spacing w:before="9"/>
        <w:rPr>
          <w:b/>
          <w:sz w:val="23"/>
        </w:rPr>
      </w:pPr>
    </w:p>
    <w:p w14:paraId="267B27E9" w14:textId="360F0B2D" w:rsidR="009F2D54" w:rsidRDefault="00724F1E" w:rsidP="009F2D54">
      <w:pPr>
        <w:pStyle w:val="BodyText"/>
        <w:ind w:left="119" w:right="704" w:firstLine="601"/>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9F2D54">
      <w:pPr>
        <w:pStyle w:val="BodyText"/>
        <w:ind w:left="119" w:right="704" w:firstLine="601"/>
      </w:pPr>
    </w:p>
    <w:p w14:paraId="47AE73BB" w14:textId="77777777" w:rsidR="009F2D54" w:rsidRDefault="009748A5" w:rsidP="009F2D54">
      <w:pPr>
        <w:pStyle w:val="BodyText"/>
        <w:numPr>
          <w:ilvl w:val="0"/>
          <w:numId w:val="28"/>
        </w:numPr>
        <w:ind w:right="704"/>
      </w:pPr>
      <w:r>
        <w:t xml:space="preserve">Agency </w:t>
      </w:r>
      <w:r w:rsidR="009F2D54">
        <w:t>Baseline Monitoring Partnership</w:t>
      </w:r>
    </w:p>
    <w:p w14:paraId="53580124" w14:textId="77777777" w:rsidR="009F2D54" w:rsidRDefault="009748A5" w:rsidP="009F2D54">
      <w:pPr>
        <w:pStyle w:val="BodyText"/>
        <w:numPr>
          <w:ilvl w:val="0"/>
          <w:numId w:val="28"/>
        </w:numPr>
        <w:ind w:right="704"/>
      </w:pPr>
      <w:r>
        <w:t>Collection of specified interval data with programmab</w:t>
      </w:r>
      <w:r w:rsidR="009F2D54">
        <w:t>le Electronic Instruments</w:t>
      </w:r>
    </w:p>
    <w:p w14:paraId="6E6825B2" w14:textId="6C8F5FB8" w:rsidR="000D14B5" w:rsidRDefault="009748A5" w:rsidP="009F2D54">
      <w:pPr>
        <w:pStyle w:val="BodyText"/>
        <w:numPr>
          <w:ilvl w:val="0"/>
          <w:numId w:val="28"/>
        </w:numPr>
        <w:ind w:right="704"/>
      </w:pPr>
      <w:r>
        <w:t>Stream Temperature Monitoring.</w:t>
      </w:r>
    </w:p>
    <w:p w14:paraId="2C7B152D" w14:textId="77777777" w:rsidR="000D14B5" w:rsidRDefault="000D14B5">
      <w:pPr>
        <w:pStyle w:val="BodyText"/>
      </w:pPr>
    </w:p>
    <w:p w14:paraId="52B63C12" w14:textId="45BB72AB" w:rsidR="00403FF0" w:rsidRDefault="009748A5" w:rsidP="00403FF0">
      <w:pPr>
        <w:pStyle w:val="BodyText"/>
        <w:ind w:left="119" w:right="617" w:firstLine="601"/>
      </w:pPr>
      <w:commentRangeStart w:id="51"/>
      <w:r>
        <w:t>Continuous monitoring with electronic instruments was conducted by KWF in 2008 through 20</w:t>
      </w:r>
      <w:r w:rsidR="000D7D6F">
        <w:t>12 on the lower Kenai River, which was summarized by</w:t>
      </w:r>
      <w:r>
        <w:t xml:space="preserve"> KWF</w:t>
      </w:r>
      <w:r w:rsidR="000D7D6F">
        <w:t xml:space="preserve"> in</w:t>
      </w:r>
      <w:r w:rsidR="00403FF0">
        <w:t xml:space="preserve"> 2011</w:t>
      </w:r>
      <w:r w:rsidR="004D249F">
        <w:t xml:space="preserve"> </w:t>
      </w:r>
      <w:r w:rsidR="004D249F">
        <w:fldChar w:fldCharType="begin" w:fldLock="1">
          <w:fldData xml:space="preserve">ZQBKAHkATgBsAEUAOQBQADQAegBBAFEAeABiACsASwBsAFgATwBEADcAQwBSAE8AVQBrADQATABK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</w:fldData>
        </w:fldChar>
      </w:r>
      <w:r w:rsidR="004D249F">
        <w:instrText>ADDIN paperpile_citation &lt;clusterId&gt;S592F851U342Z953&lt;/clusterId&gt;&lt;version&gt;0.6.11&lt;/version&gt;&lt;metadata&gt;&lt;citation&gt;&lt;id&gt;ec55a743-17aa-4a7f-b34d-6a32e0ba63cc&lt;/id&gt;&lt;no_author/&gt;&lt;prefix/&gt;&lt;suffix/&gt;&lt;locator/&gt;&lt;locator_label&gt;page&lt;/locator_label&gt;&lt;/citation&gt;&lt;/metadata&gt; \* MERGEFORMAT</w:instrText>
      </w:r>
      <w:r w:rsidR="004D249F">
        <w:fldChar w:fldCharType="separate"/>
      </w:r>
      <w:r w:rsidR="004D249F">
        <w:rPr>
          <w:noProof/>
        </w:rPr>
        <w:t>(Martin et al. 2011)</w:t>
      </w:r>
      <w:r w:rsidR="004D249F">
        <w:fldChar w:fldCharType="end"/>
      </w:r>
      <w:r>
        <w:t>. Temperature monitoring was conducted in tributaries of</w:t>
      </w:r>
      <w:r w:rsidR="00636933">
        <w:t xml:space="preserve"> the Kenai River by Cook Inletk</w:t>
      </w:r>
      <w:r>
        <w:t xml:space="preserve">eeper (CIK) 2008 through 2012. Monitoring results were </w:t>
      </w:r>
      <w:r w:rsidR="00636933">
        <w:t xml:space="preserve">synthesized </w:t>
      </w:r>
      <w:r w:rsidR="00636933">
        <w:fldChar w:fldCharType="begin" w:fldLock="1">
          <w:fldData xml:space="preserve">ZQBKAHgAVgBVAGwAMQBQADIAegBBAFUALwBTAHUAUgBuACsAcwAyAGQAdQB3ADQANABXAGwAUQBX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</w:fldData>
        </w:fldChar>
      </w:r>
      <w:r w:rsidR="00636933">
        <w:instrText>ADDIN paperpile_citation &lt;clusterId&gt;Z284N541C832Z545&lt;/clusterId&gt;&lt;version&gt;0.6.11&lt;/version&gt;&lt;metadata&gt;&lt;citation&gt;&lt;id&gt;8042cc4b-fe33-41a6-a0da-4a9a88799a7e&lt;/id&gt;&lt;no_author/&gt;&lt;prefix/&gt;&lt;suffix/&gt;&lt;locator/&gt;&lt;locator_label&gt;page&lt;/locator_label&gt;&lt;/citation&gt;&lt;/metadata&gt; \* MERGEFORMAT</w:instrText>
      </w:r>
      <w:r w:rsidR="00636933">
        <w:fldChar w:fldCharType="separate"/>
      </w:r>
      <w:r w:rsidR="00636933">
        <w:rPr>
          <w:noProof/>
        </w:rPr>
        <w:t>(Mauger 2013)</w:t>
      </w:r>
      <w:r w:rsidR="00636933">
        <w:fldChar w:fldCharType="end"/>
      </w:r>
      <w:r w:rsidR="00636933">
        <w:t xml:space="preserve"> and </w:t>
      </w:r>
      <w:r w:rsidR="004D249F">
        <w:t xml:space="preserve">later </w:t>
      </w:r>
      <w:r w:rsidR="00636933">
        <w:t xml:space="preserve">applied in </w:t>
      </w:r>
      <w:r w:rsidR="004D249F">
        <w:t xml:space="preserve">a </w:t>
      </w:r>
      <w:r w:rsidR="00636933">
        <w:t xml:space="preserve">peer-reviewed </w:t>
      </w:r>
      <w:r w:rsidR="004D249F">
        <w:t>manuscript publication</w:t>
      </w:r>
      <w:r w:rsidR="00636933">
        <w:t xml:space="preserve"> </w:t>
      </w:r>
      <w:r w:rsidR="00636933">
        <w:fldChar w:fldCharType="begin" w:fldLock="1">
          <w:fldData xml:space="preserve">ZQBKAHkAbABWACsAMQB1ADMATABZAFMAZgBSAFYAaQBmAHcAUQBwAHMASgBJAHAAcgBUADUAOQBF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</w:fldData>
        </w:fldChar>
      </w:r>
      <w:r w:rsidR="00636933">
        <w:instrText>ADDIN paperpile_citation &lt;clusterId&gt;V319J486Y176C771&lt;/clusterId&gt;&lt;version&gt;0.6.11&lt;/version&gt;&lt;metadata&gt;&lt;citation&gt;&lt;id&gt;a895024a-eacb-4872-bf51-f6d1a0a8d30f&lt;/id&gt;&lt;no_author/&gt;&lt;prefix/&gt;&lt;suffix/&gt;&lt;locator/&gt;&lt;locator_label&gt;page&lt;/locator_label&gt;&lt;/citation&gt;&lt;/metadata&gt; \* MERGEFORMAT</w:instrText>
      </w:r>
      <w:r w:rsidR="00636933">
        <w:fldChar w:fldCharType="separate"/>
      </w:r>
      <w:r w:rsidR="00636933">
        <w:rPr>
          <w:noProof/>
        </w:rPr>
        <w:t>(Mauger et al. 2017)</w:t>
      </w:r>
      <w:r w:rsidR="00636933">
        <w:fldChar w:fldCharType="end"/>
      </w:r>
      <w:r w:rsidR="004D249F">
        <w:t>. Stream temperature monit</w:t>
      </w:r>
      <w:r w:rsidR="00636933">
        <w:t>or</w:t>
      </w:r>
      <w:r w:rsidR="002926A4">
        <w:t>i</w:t>
      </w:r>
      <w:r w:rsidR="00636933">
        <w:t>ng cont</w:t>
      </w:r>
      <w:r w:rsidR="00403FF0">
        <w:t>inues</w:t>
      </w:r>
      <w:r w:rsidR="004D249F">
        <w:t xml:space="preserve"> currently</w:t>
      </w:r>
      <w:r w:rsidR="00403FF0">
        <w:t xml:space="preserve"> in a selected su</w:t>
      </w:r>
      <w:r w:rsidR="004D249F">
        <w:t xml:space="preserve">bset of these streams </w:t>
      </w:r>
      <w:r w:rsidR="00403FF0">
        <w:t xml:space="preserve">(2022). </w:t>
      </w:r>
    </w:p>
    <w:p w14:paraId="7167F067" w14:textId="77777777" w:rsidR="00403FF0" w:rsidRDefault="009748A5" w:rsidP="00403FF0">
      <w:pPr>
        <w:pStyle w:val="BodyText"/>
        <w:ind w:left="119" w:right="617" w:firstLine="601"/>
      </w:pPr>
      <w:r>
        <w:t xml:space="preserve">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w:t>
      </w:r>
      <w:r>
        <w:lastRenderedPageBreak/>
        <w:t>Copies of the reports are available from DEC. These elements may be added to this QAPP in the future if needed.</w:t>
      </w:r>
      <w:commentRangeEnd w:id="51"/>
      <w:r w:rsidR="002926A4">
        <w:rPr>
          <w:rStyle w:val="CommentReference"/>
        </w:rPr>
        <w:commentReference w:id="51"/>
      </w:r>
    </w:p>
    <w:p w14:paraId="6302C590" w14:textId="11E74C54" w:rsidR="00403FF0" w:rsidRDefault="00403FF0" w:rsidP="00403FF0">
      <w:pPr>
        <w:pStyle w:val="BodyText"/>
        <w:ind w:left="119" w:right="617" w:firstLine="601"/>
      </w:pPr>
      <w:r>
        <w:t xml:space="preserve"> </w:t>
      </w:r>
    </w:p>
    <w:p w14:paraId="5996534E" w14:textId="377D751E" w:rsidR="000D14B5" w:rsidDel="00724F1E" w:rsidRDefault="009748A5">
      <w:pPr>
        <w:pStyle w:val="BodyText"/>
        <w:spacing w:before="80"/>
        <w:ind w:left="120" w:right="622"/>
        <w:rPr>
          <w:del w:id="52" w:author="Benjamin Meyer" w:date="2022-02-18T12:01:00Z"/>
        </w:rPr>
      </w:pPr>
      <w:del w:id="53" w:author="Benjamin Meyer" w:date="2022-02-18T12:01:00Z">
        <w:r w:rsidDel="00724F1E">
          <w:delText>In 2018, a zinc and copper monitoring project was added to the KWF Water Quality Monitoring Program (Task B). This Alaska Clean Waters Action (ACWA) grant funded project was designed to monitor copper and zinc levels in key locations on the Kenai River and its tributaries. This element was added in response to an observed increase in zinc and copper levels between 2014 and 2016 (KWF 2017, See Appendix K). This project is scheduled to occur in 2019 and 2020.</w:delText>
        </w:r>
      </w:del>
    </w:p>
    <w:p w14:paraId="7706BC56" w14:textId="77777777" w:rsidR="000D14B5" w:rsidRDefault="000D14B5">
      <w:pPr>
        <w:pStyle w:val="BodyText"/>
        <w:spacing w:before="2"/>
      </w:pPr>
    </w:p>
    <w:p w14:paraId="3278DF10" w14:textId="77777777"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There are three project elements of the Kenai River Watershed Forum’s Water Quality Monitoring Program</w:t>
      </w:r>
    </w:p>
    <w:p w14:paraId="621238D6"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described in this QAPP; A) Agency Baseline Monitoring Partnership. In V. 3. of this document the</w:t>
      </w:r>
    </w:p>
    <w:p w14:paraId="701B434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following elements were removed as they are not currently being conducted: 1) Collection of specified</w:t>
      </w:r>
    </w:p>
    <w:p w14:paraId="60F0FD51" w14:textId="1D6FA61E"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interval data with programmable Electronic Instruments, and 2) Stream Temperature Monitoring.</w:t>
      </w:r>
    </w:p>
    <w:p w14:paraId="1832F674" w14:textId="005459F4"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Continuous monitoring with electronic instruments was conducted by KWF in 2008 through 2012 on the</w:t>
      </w:r>
    </w:p>
    <w:p w14:paraId="6D06CBE4" w14:textId="12DA7735"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lower Kenai River. Data was summarized in KWF 2012. Temperature monitoring was conducted in tributaries of the Kenai River by Cook Inlet Keeper (CIK) 2008 through 2012. Monitoring results were summarized in a series of working reports (CIK, 2009, 2010, 2012), and a synthesis report (CIK 2013). 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53776F1F" w14:textId="112FFCFC" w:rsidR="00D859C7" w:rsidRDefault="00D859C7" w:rsidP="00D859C7">
      <w:pPr>
        <w:widowControl/>
        <w:adjustRightInd w:val="0"/>
        <w:rPr>
          <w:rFonts w:ascii="TimesNewRomanPSMT" w:eastAsiaTheme="minorHAnsi" w:hAnsi="TimesNewRomanPSMT" w:cs="TimesNewRomanPSMT"/>
          <w:sz w:val="20"/>
          <w:szCs w:val="20"/>
        </w:rPr>
      </w:pPr>
    </w:p>
    <w:p w14:paraId="27EEEC0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 2018, a zinc and copper monitoring project was added to the KWF Water Quality Monitoring Program</w:t>
      </w:r>
    </w:p>
    <w:p w14:paraId="13E19460"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(Task B). This Alaska Clean Waters Action (ACWA) grant funded project was designed to monitor copper</w:t>
      </w:r>
    </w:p>
    <w:p w14:paraId="5005D37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and zinc levels in key locations on the Kenai River and its tributaries. This element was added in response to</w:t>
      </w:r>
    </w:p>
    <w:p w14:paraId="0A8E0C4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 observed increase in zinc and copper levels between 2014 and 2016 (KWF 2017, See Appendix K). This</w:t>
      </w:r>
    </w:p>
    <w:p w14:paraId="0679619A" w14:textId="3B969653"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project is scheduled to occur in 2019 and 2020.</w:t>
      </w:r>
    </w:p>
    <w:p w14:paraId="1B11B14A" w14:textId="77777777" w:rsidR="0088566D" w:rsidRDefault="0088566D" w:rsidP="00D859C7">
      <w:pPr>
        <w:widowControl/>
        <w:adjustRightInd w:val="0"/>
        <w:rPr>
          <w:rFonts w:ascii="TimesNewRomanPSMT" w:eastAsiaTheme="minorHAnsi" w:hAnsi="TimesNewRomanPSMT" w:cs="TimesNewRomanPSMT"/>
          <w:sz w:val="24"/>
          <w:szCs w:val="24"/>
        </w:rPr>
      </w:pPr>
    </w:p>
    <w:p w14:paraId="30BE05C0" w14:textId="77777777" w:rsidR="0088566D" w:rsidRDefault="0088566D" w:rsidP="0088566D">
      <w:pPr>
        <w:pStyle w:val="Heading2"/>
        <w:spacing w:line="240" w:lineRule="auto"/>
        <w:ind w:left="120" w:right="1753"/>
      </w:pPr>
      <w:bookmarkStart w:id="54" w:name="_Toc96073952"/>
      <w:r>
        <w:t>Task A) Agency Monitoring Partnership to develop a baseline for Nutrients, Dissolved Metals, Hydrocarbons, and Fecal Coliforms (Referred to as Agency Baseline hereafter).</w:t>
      </w:r>
      <w:bookmarkEnd w:id="54"/>
    </w:p>
    <w:p w14:paraId="04EF6C19" w14:textId="77777777" w:rsidR="0088566D" w:rsidRDefault="0088566D" w:rsidP="0088566D">
      <w:pPr>
        <w:pStyle w:val="BodyText"/>
        <w:spacing w:line="274" w:lineRule="exact"/>
        <w:ind w:left="120"/>
      </w:pPr>
      <w:r>
        <w:rPr>
          <w:u w:val="single"/>
        </w:rPr>
        <w:t>Narrative Task Description</w:t>
      </w:r>
    </w:p>
    <w:p w14:paraId="7012AA49" w14:textId="77777777" w:rsidR="0088566D" w:rsidRDefault="0088566D" w:rsidP="0088566D">
      <w:pPr>
        <w:pStyle w:val="BodyText"/>
        <w:ind w:left="120" w:right="810"/>
      </w:pPr>
      <w:r>
        <w:t>Work with the Kenai River Special Management Area Board and the agencies represented on that board to conduct sampling with the help of a professional environmental contractor.</w:t>
      </w:r>
    </w:p>
    <w:p w14:paraId="171B9CFF" w14:textId="77777777" w:rsidR="0088566D" w:rsidRDefault="0088566D" w:rsidP="0088566D">
      <w:pPr>
        <w:pStyle w:val="BodyText"/>
      </w:pPr>
    </w:p>
    <w:p w14:paraId="19629A76" w14:textId="77777777" w:rsidR="0088566D" w:rsidRDefault="0088566D" w:rsidP="0088566D">
      <w:pPr>
        <w:pStyle w:val="BodyText"/>
        <w:ind w:left="120"/>
      </w:pPr>
      <w:r>
        <w:rPr>
          <w:u w:val="single"/>
        </w:rPr>
        <w:t>Objectives</w:t>
      </w:r>
      <w:r>
        <w:t>:</w:t>
      </w:r>
    </w:p>
    <w:p w14:paraId="76CC60B4" w14:textId="77777777" w:rsidR="0088566D" w:rsidRDefault="0088566D" w:rsidP="0088566D">
      <w:pPr>
        <w:pStyle w:val="BodyText"/>
        <w:spacing w:before="1"/>
      </w:pPr>
    </w:p>
    <w:p w14:paraId="19A6D04E" w14:textId="77777777" w:rsidR="0088566D" w:rsidRDefault="0088566D" w:rsidP="0088566D">
      <w:pPr>
        <w:pStyle w:val="ListParagraph"/>
        <w:numPr>
          <w:ilvl w:val="0"/>
          <w:numId w:val="25"/>
        </w:numPr>
        <w:tabs>
          <w:tab w:val="left" w:pos="900"/>
        </w:tabs>
        <w:ind w:right="1500"/>
        <w:jc w:val="both"/>
        <w:rPr>
          <w:sz w:val="24"/>
        </w:rPr>
      </w:pPr>
      <w:r>
        <w:rPr>
          <w:sz w:val="24"/>
        </w:rPr>
        <w:t>Develop a baseline data set to include, at a minimum, dissolved metals, hydrocarbons, and fecal coliforms,</w:t>
      </w:r>
    </w:p>
    <w:p w14:paraId="2F91FE01" w14:textId="77777777" w:rsidR="0088566D" w:rsidRDefault="0088566D" w:rsidP="0088566D">
      <w:pPr>
        <w:pStyle w:val="ListParagraph"/>
        <w:numPr>
          <w:ilvl w:val="0"/>
          <w:numId w:val="25"/>
        </w:numPr>
        <w:tabs>
          <w:tab w:val="left" w:pos="542"/>
        </w:tabs>
        <w:ind w:right="1094"/>
        <w:jc w:val="both"/>
        <w:rPr>
          <w:sz w:val="24"/>
        </w:rPr>
      </w:pPr>
      <w:del w:id="55" w:author="Benjamin Meyer" w:date="2022-07-18T08:04:00Z">
        <w:r w:rsidDel="00DF3A31">
          <w:tab/>
        </w:r>
      </w:del>
      <w:r>
        <w:rPr>
          <w:sz w:val="24"/>
        </w:rPr>
        <w:t>Work with the City of Soldotna to supplement this data with parameters that Soldotna’s wastewater treatment plant can analyze. (i.e. – total suspended solids, pH, fecal coliforms, turbidity and specific conductance,</w:t>
      </w:r>
      <w:r>
        <w:rPr>
          <w:spacing w:val="-1"/>
          <w:sz w:val="24"/>
        </w:rPr>
        <w:t xml:space="preserve"> </w:t>
      </w:r>
      <w:r>
        <w:rPr>
          <w:sz w:val="24"/>
        </w:rPr>
        <w:t>etc.),</w:t>
      </w:r>
    </w:p>
    <w:p w14:paraId="0ECA32A6" w14:textId="77777777" w:rsidR="0088566D" w:rsidRDefault="0088566D" w:rsidP="0088566D">
      <w:pPr>
        <w:pStyle w:val="ListParagraph"/>
        <w:numPr>
          <w:ilvl w:val="0"/>
          <w:numId w:val="25"/>
        </w:numPr>
        <w:tabs>
          <w:tab w:val="left" w:pos="479"/>
          <w:tab w:val="left" w:pos="480"/>
        </w:tabs>
        <w:ind w:right="683"/>
        <w:rPr>
          <w:sz w:val="24"/>
        </w:rPr>
      </w:pPr>
      <w:r>
        <w:rPr>
          <w:sz w:val="24"/>
        </w:rPr>
        <w:t xml:space="preserve">Near concurrent sample collection at </w:t>
      </w:r>
      <w:ins w:id="56" w:author="Benjamin Meyer" w:date="2022-07-18T07:57:00Z">
        <w:r>
          <w:rPr>
            <w:sz w:val="24"/>
          </w:rPr>
          <w:t>22</w:t>
        </w:r>
      </w:ins>
      <w:del w:id="57" w:author="Benjamin Meyer" w:date="2022-07-18T07:57:00Z">
        <w:r w:rsidDel="002B619C">
          <w:rPr>
            <w:sz w:val="24"/>
          </w:rPr>
          <w:delText>25</w:delText>
        </w:r>
      </w:del>
      <w:r>
        <w:rPr>
          <w:sz w:val="24"/>
        </w:rPr>
        <w:t xml:space="preserve"> sites located on the Kenai River main stem and tributaries throughout the Kenai River Watershed using federal, state and local agency personnel (See Table 6 for a narrative description of the </w:t>
      </w:r>
      <w:ins w:id="58" w:author="Benjamin Meyer" w:date="2022-07-18T07:57:00Z">
        <w:r>
          <w:rPr>
            <w:sz w:val="24"/>
          </w:rPr>
          <w:t>22</w:t>
        </w:r>
      </w:ins>
      <w:del w:id="59" w:author="Benjamin Meyer" w:date="2022-07-18T07:57:00Z">
        <w:r w:rsidDel="002B619C">
          <w:rPr>
            <w:sz w:val="24"/>
          </w:rPr>
          <w:delText>25</w:delText>
        </w:r>
      </w:del>
      <w:r>
        <w:rPr>
          <w:sz w:val="24"/>
        </w:rPr>
        <w:t xml:space="preserve"> sample</w:t>
      </w:r>
      <w:r>
        <w:rPr>
          <w:spacing w:val="-2"/>
          <w:sz w:val="24"/>
        </w:rPr>
        <w:t xml:space="preserve"> </w:t>
      </w:r>
      <w:r>
        <w:rPr>
          <w:sz w:val="24"/>
        </w:rPr>
        <w:t>sites),</w:t>
      </w:r>
    </w:p>
    <w:p w14:paraId="7E05CC50" w14:textId="77777777" w:rsidR="0088566D" w:rsidRDefault="0088566D" w:rsidP="0088566D">
      <w:pPr>
        <w:pStyle w:val="ListParagraph"/>
        <w:numPr>
          <w:ilvl w:val="0"/>
          <w:numId w:val="25"/>
        </w:numPr>
        <w:tabs>
          <w:tab w:val="left" w:pos="539"/>
          <w:tab w:val="left" w:pos="540"/>
        </w:tabs>
        <w:spacing w:line="292" w:lineRule="exact"/>
        <w:ind w:left="540" w:hanging="420"/>
        <w:rPr>
          <w:sz w:val="24"/>
        </w:rPr>
      </w:pPr>
      <w:r>
        <w:rPr>
          <w:sz w:val="24"/>
        </w:rPr>
        <w:t>Attain high quality data by using a professional lab certified by ADEC for drinking water</w:t>
      </w:r>
      <w:r>
        <w:rPr>
          <w:spacing w:val="-15"/>
          <w:sz w:val="24"/>
        </w:rPr>
        <w:t xml:space="preserve"> </w:t>
      </w:r>
      <w:r>
        <w:rPr>
          <w:sz w:val="24"/>
        </w:rPr>
        <w:t>analysis,</w:t>
      </w:r>
    </w:p>
    <w:p w14:paraId="3F7C1A3D" w14:textId="77777777" w:rsidR="0088566D" w:rsidRDefault="0088566D" w:rsidP="0088566D">
      <w:pPr>
        <w:pStyle w:val="ListParagraph"/>
        <w:numPr>
          <w:ilvl w:val="0"/>
          <w:numId w:val="25"/>
        </w:numPr>
        <w:tabs>
          <w:tab w:val="left" w:pos="479"/>
          <w:tab w:val="left" w:pos="480"/>
        </w:tabs>
        <w:spacing w:line="293" w:lineRule="exact"/>
        <w:rPr>
          <w:sz w:val="24"/>
        </w:rPr>
      </w:pPr>
      <w:r>
        <w:rPr>
          <w:sz w:val="24"/>
        </w:rPr>
        <w:t xml:space="preserve">Sample each of the </w:t>
      </w:r>
      <w:ins w:id="60" w:author="Benjamin Meyer" w:date="2022-07-18T07:57:00Z">
        <w:r>
          <w:rPr>
            <w:sz w:val="24"/>
          </w:rPr>
          <w:t>22</w:t>
        </w:r>
      </w:ins>
      <w:del w:id="61" w:author="Benjamin Meyer" w:date="2022-07-18T07:57:00Z">
        <w:r w:rsidDel="002B619C">
          <w:rPr>
            <w:sz w:val="24"/>
          </w:rPr>
          <w:delText>25</w:delText>
        </w:r>
      </w:del>
      <w:r>
        <w:rPr>
          <w:sz w:val="24"/>
        </w:rPr>
        <w:t xml:space="preserve"> sites at least 2 times per year as financial resources</w:t>
      </w:r>
      <w:r>
        <w:rPr>
          <w:spacing w:val="-12"/>
          <w:sz w:val="24"/>
        </w:rPr>
        <w:t xml:space="preserve"> </w:t>
      </w:r>
      <w:r>
        <w:rPr>
          <w:sz w:val="24"/>
        </w:rPr>
        <w:t>allow.</w:t>
      </w:r>
    </w:p>
    <w:p w14:paraId="170775B2" w14:textId="77777777" w:rsidR="0088566D" w:rsidRDefault="0088566D" w:rsidP="0088566D">
      <w:pPr>
        <w:pStyle w:val="BodyText"/>
        <w:spacing w:before="9"/>
        <w:rPr>
          <w:sz w:val="23"/>
        </w:rPr>
      </w:pPr>
    </w:p>
    <w:p w14:paraId="143AF7D9" w14:textId="77777777" w:rsidR="0088566D" w:rsidRDefault="0088566D" w:rsidP="0088566D">
      <w:pPr>
        <w:pStyle w:val="BodyText"/>
        <w:spacing w:before="1"/>
        <w:ind w:left="120"/>
      </w:pPr>
      <w:r>
        <w:rPr>
          <w:u w:val="single"/>
        </w:rPr>
        <w:t>Data Collection</w:t>
      </w:r>
    </w:p>
    <w:p w14:paraId="3542EC91" w14:textId="77777777" w:rsidR="0088566D" w:rsidRDefault="0088566D" w:rsidP="0088566D">
      <w:pPr>
        <w:pStyle w:val="BodyText"/>
      </w:pPr>
    </w:p>
    <w:p w14:paraId="637A3B02" w14:textId="77777777" w:rsidR="0088566D" w:rsidRDefault="0088566D" w:rsidP="0088566D">
      <w:pPr>
        <w:pStyle w:val="ListParagraph"/>
        <w:numPr>
          <w:ilvl w:val="1"/>
          <w:numId w:val="25"/>
        </w:numPr>
        <w:tabs>
          <w:tab w:val="left" w:pos="839"/>
          <w:tab w:val="left" w:pos="840"/>
        </w:tabs>
        <w:ind w:right="948"/>
        <w:rPr>
          <w:rFonts w:ascii="Symbol" w:hAnsi="Symbol"/>
          <w:sz w:val="24"/>
        </w:rPr>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6336AEBD" w14:textId="77777777" w:rsidR="0088566D" w:rsidRDefault="0088566D" w:rsidP="0088566D">
      <w:pPr>
        <w:pStyle w:val="ListParagraph"/>
        <w:numPr>
          <w:ilvl w:val="1"/>
          <w:numId w:val="25"/>
        </w:numPr>
        <w:tabs>
          <w:tab w:val="left" w:pos="839"/>
          <w:tab w:val="left" w:pos="840"/>
        </w:tabs>
        <w:spacing w:line="463" w:lineRule="auto"/>
        <w:ind w:left="120" w:right="2546" w:firstLine="360"/>
        <w:rPr>
          <w:rFonts w:ascii="Symbol" w:hAnsi="Symbol"/>
          <w:sz w:val="24"/>
        </w:rPr>
      </w:pPr>
      <w:r>
        <w:rPr>
          <w:sz w:val="24"/>
        </w:rPr>
        <w:t>Physical parameters include; weather conditions, boat traffic, and air temperature</w:t>
      </w:r>
      <w:r>
        <w:rPr>
          <w:sz w:val="24"/>
          <w:u w:val="single"/>
        </w:rPr>
        <w:t xml:space="preserve"> Schedule </w:t>
      </w:r>
    </w:p>
    <w:p w14:paraId="3BD6320A" w14:textId="5CC533D5" w:rsidR="000D14B5" w:rsidRPr="0088566D" w:rsidRDefault="0088566D" w:rsidP="0088566D">
      <w:pPr>
        <w:pStyle w:val="ListParagraph"/>
        <w:numPr>
          <w:ilvl w:val="1"/>
          <w:numId w:val="25"/>
        </w:numPr>
        <w:tabs>
          <w:tab w:val="left" w:pos="839"/>
          <w:tab w:val="left" w:pos="840"/>
        </w:tabs>
        <w:spacing w:before="20"/>
        <w:rPr>
          <w:rFonts w:ascii="Symbol" w:hAnsi="Symbol"/>
          <w:sz w:val="24"/>
        </w:rPr>
      </w:pPr>
      <w:r>
        <w:rPr>
          <w:sz w:val="24"/>
        </w:rPr>
        <w:t>Data collection will occur in spring (April/May) and summer</w:t>
      </w:r>
      <w:r>
        <w:rPr>
          <w:spacing w:val="-3"/>
          <w:sz w:val="24"/>
        </w:rPr>
        <w:t xml:space="preserve"> </w:t>
      </w:r>
      <w:r>
        <w:rPr>
          <w:sz w:val="24"/>
        </w:rPr>
        <w:t>(July/August)</w:t>
      </w:r>
    </w:p>
    <w:p w14:paraId="234A6F3E" w14:textId="77777777" w:rsidR="000D14B5" w:rsidRDefault="009748A5">
      <w:pPr>
        <w:pStyle w:val="BodyText"/>
        <w:tabs>
          <w:tab w:val="left" w:pos="839"/>
        </w:tabs>
        <w:ind w:left="120"/>
      </w:pPr>
      <w:r>
        <w:lastRenderedPageBreak/>
        <w:t>A7.</w:t>
      </w:r>
      <w:r>
        <w:tab/>
        <w:t>QUALITY OBJECTIVES AND CRITERIA FOR MEASUREMENT OF</w:t>
      </w:r>
      <w:r>
        <w:rPr>
          <w:spacing w:val="-8"/>
        </w:rPr>
        <w:t xml:space="preserve"> </w:t>
      </w:r>
      <w:r>
        <w:t>DATA</w:t>
      </w:r>
    </w:p>
    <w:p w14:paraId="799A6D8B" w14:textId="77777777" w:rsidR="000D14B5" w:rsidRDefault="000D14B5">
      <w:pPr>
        <w:pStyle w:val="BodyText"/>
      </w:pPr>
    </w:p>
    <w:p w14:paraId="34696D66" w14:textId="77777777" w:rsidR="000D14B5" w:rsidRDefault="009748A5">
      <w:pPr>
        <w:pStyle w:val="BodyText"/>
        <w:ind w:left="119" w:right="696"/>
      </w:pPr>
      <w:r>
        <w:t>Data Quality Objectives (DQOs) for this program have been established to ensure that the data meets its overall objectives as described in A6, above – establishing a basic water quality inventory and detecting significant changes and trends. Tables 1 through 4 show objectives for detectability, precision and accuracy for each parameter tested by all possible methods used by both the Agency Baseline. DQOs are also included for automated multiprobes for general reference and potential future monitoring . In each case the sampling matrix is the water body of interest. Table 5 shows the objectives for the Stream Temperature monitoring. Objectives for precision, accuracy, representativeness, comparability and completeness are also summarized below.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4B96BE4B" w14:textId="77777777" w:rsidR="000D14B5" w:rsidRDefault="000D14B5">
      <w:pPr>
        <w:sectPr w:rsidR="000D14B5">
          <w:pgSz w:w="11900" w:h="16840"/>
          <w:pgMar w:top="1520" w:right="100" w:bottom="940" w:left="600" w:header="929" w:footer="676" w:gutter="0"/>
          <w:cols w:space="720"/>
        </w:sectPr>
      </w:pPr>
    </w:p>
    <w:p w14:paraId="710F0DB9" w14:textId="77777777" w:rsidR="000D14B5" w:rsidRDefault="009748A5">
      <w:pPr>
        <w:spacing w:before="67"/>
        <w:ind w:right="117"/>
        <w:jc w:val="right"/>
        <w:rPr>
          <w:sz w:val="18"/>
        </w:rPr>
      </w:pPr>
      <w:r>
        <w:rPr>
          <w:sz w:val="18"/>
        </w:rPr>
        <w:lastRenderedPageBreak/>
        <w:t>Kenai River Water Quality Monitoring</w:t>
      </w:r>
      <w:r>
        <w:rPr>
          <w:spacing w:val="-13"/>
          <w:sz w:val="18"/>
        </w:rPr>
        <w:t xml:space="preserve"> </w:t>
      </w:r>
      <w:r>
        <w:rPr>
          <w:sz w:val="18"/>
        </w:rPr>
        <w:t>Program</w:t>
      </w:r>
    </w:p>
    <w:p w14:paraId="698E612C" w14:textId="6BA11C02" w:rsidR="000D14B5" w:rsidRDefault="00C561A2">
      <w:pPr>
        <w:ind w:right="118"/>
        <w:jc w:val="right"/>
        <w:rPr>
          <w:sz w:val="18"/>
        </w:rPr>
      </w:pPr>
      <w:r>
        <w:rPr>
          <w:sz w:val="18"/>
        </w:rPr>
        <w:t>July</w:t>
      </w:r>
      <w:r w:rsidR="007043C9">
        <w:rPr>
          <w:sz w:val="18"/>
        </w:rPr>
        <w:t>, 2022 QAPP v4</w:t>
      </w:r>
    </w:p>
    <w:p w14:paraId="1632D5A4" w14:textId="77777777" w:rsidR="000D14B5" w:rsidRDefault="000D14B5">
      <w:pPr>
        <w:pStyle w:val="BodyText"/>
        <w:rPr>
          <w:sz w:val="20"/>
        </w:rPr>
      </w:pPr>
    </w:p>
    <w:p w14:paraId="373AA356" w14:textId="77777777" w:rsidR="000D14B5" w:rsidRDefault="000D14B5">
      <w:pPr>
        <w:pStyle w:val="BodyText"/>
        <w:rPr>
          <w:sz w:val="20"/>
        </w:rPr>
      </w:pPr>
    </w:p>
    <w:p w14:paraId="5F98DAE7" w14:textId="77777777" w:rsidR="000D14B5" w:rsidRDefault="009748A5">
      <w:pPr>
        <w:spacing w:before="216"/>
        <w:ind w:left="100"/>
        <w:rPr>
          <w:b/>
          <w:sz w:val="24"/>
        </w:rPr>
      </w:pPr>
      <w:bookmarkStart w:id="62" w:name="_bookmark6"/>
      <w:bookmarkEnd w:id="62"/>
      <w:r>
        <w:rPr>
          <w:b/>
          <w:sz w:val="24"/>
        </w:rPr>
        <w:t>Table 2. Data Quality Objectives for Electronic Instruments</w:t>
      </w:r>
    </w:p>
    <w:p w14:paraId="0612C6C2" w14:textId="77777777" w:rsidR="000D14B5" w:rsidRDefault="000D14B5">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0D14B5" w14:paraId="078D6191" w14:textId="77777777">
        <w:trPr>
          <w:trHeight w:val="693"/>
        </w:trPr>
        <w:tc>
          <w:tcPr>
            <w:tcW w:w="3010" w:type="dxa"/>
            <w:tcBorders>
              <w:bottom w:val="single" w:sz="6" w:space="0" w:color="000000"/>
              <w:right w:val="single" w:sz="6" w:space="0" w:color="000000"/>
            </w:tcBorders>
          </w:tcPr>
          <w:p w14:paraId="195FB71A" w14:textId="77777777" w:rsidR="000D14B5" w:rsidRDefault="009748A5">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080023E2" w14:textId="77777777" w:rsidR="000D14B5" w:rsidRDefault="009748A5">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086D5ADD" w14:textId="77777777" w:rsidR="000D14B5" w:rsidRDefault="009748A5">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664387E1" w14:textId="77777777" w:rsidR="000D14B5" w:rsidRDefault="009748A5">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47C0BA66" w14:textId="77777777" w:rsidR="000D14B5" w:rsidRDefault="009748A5">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47BBB7F7" w14:textId="77777777" w:rsidR="000D14B5" w:rsidRDefault="009748A5">
            <w:pPr>
              <w:pStyle w:val="TableParagraph"/>
              <w:spacing w:before="58"/>
              <w:ind w:left="431" w:right="424"/>
              <w:jc w:val="center"/>
              <w:rPr>
                <w:sz w:val="20"/>
              </w:rPr>
            </w:pPr>
            <w:r>
              <w:rPr>
                <w:sz w:val="20"/>
              </w:rPr>
              <w:t>ACCURACY</w:t>
            </w:r>
          </w:p>
        </w:tc>
      </w:tr>
      <w:tr w:rsidR="000D14B5" w14:paraId="71368E27" w14:textId="77777777">
        <w:trPr>
          <w:trHeight w:val="229"/>
        </w:trPr>
        <w:tc>
          <w:tcPr>
            <w:tcW w:w="3010" w:type="dxa"/>
            <w:tcBorders>
              <w:top w:val="single" w:sz="6" w:space="0" w:color="000000"/>
              <w:bottom w:val="single" w:sz="6" w:space="0" w:color="000000"/>
              <w:right w:val="single" w:sz="6" w:space="0" w:color="000000"/>
            </w:tcBorders>
          </w:tcPr>
          <w:p w14:paraId="55E49B31" w14:textId="77777777" w:rsidR="000D14B5" w:rsidRDefault="000D14B5">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3E228463" w14:textId="77777777" w:rsidR="000D14B5" w:rsidRDefault="000D14B5">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4D3D9EC8" w14:textId="77777777" w:rsidR="000D14B5" w:rsidRDefault="000D14B5">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5001502C" w14:textId="77777777" w:rsidR="000D14B5" w:rsidRDefault="000D14B5">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5D6D88F1" w14:textId="77777777" w:rsidR="000D14B5" w:rsidRDefault="000D14B5">
            <w:pPr>
              <w:pStyle w:val="TableParagraph"/>
              <w:rPr>
                <w:sz w:val="16"/>
              </w:rPr>
            </w:pPr>
          </w:p>
        </w:tc>
        <w:tc>
          <w:tcPr>
            <w:tcW w:w="2729" w:type="dxa"/>
            <w:tcBorders>
              <w:top w:val="single" w:sz="6" w:space="0" w:color="000000"/>
              <w:left w:val="single" w:sz="6" w:space="0" w:color="000000"/>
              <w:bottom w:val="single" w:sz="6" w:space="0" w:color="000000"/>
            </w:tcBorders>
          </w:tcPr>
          <w:p w14:paraId="4E2B610A" w14:textId="77777777" w:rsidR="000D14B5" w:rsidRDefault="000D14B5">
            <w:pPr>
              <w:pStyle w:val="TableParagraph"/>
              <w:rPr>
                <w:sz w:val="16"/>
              </w:rPr>
            </w:pPr>
          </w:p>
        </w:tc>
      </w:tr>
      <w:tr w:rsidR="000D14B5" w14:paraId="03C65537" w14:textId="77777777">
        <w:trPr>
          <w:trHeight w:val="689"/>
        </w:trPr>
        <w:tc>
          <w:tcPr>
            <w:tcW w:w="3010" w:type="dxa"/>
            <w:tcBorders>
              <w:top w:val="single" w:sz="6" w:space="0" w:color="000000"/>
              <w:bottom w:val="single" w:sz="6" w:space="0" w:color="000000"/>
              <w:right w:val="single" w:sz="6" w:space="0" w:color="000000"/>
            </w:tcBorders>
          </w:tcPr>
          <w:p w14:paraId="54F85FFC" w14:textId="77777777" w:rsidR="000D14B5" w:rsidRDefault="009748A5">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57871D17" w14:textId="77777777" w:rsidR="000D14B5" w:rsidRDefault="009748A5">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7573CD53" w14:textId="77777777" w:rsidR="000D14B5" w:rsidRDefault="009748A5">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7698DE6A" w14:textId="77777777" w:rsidR="000D14B5" w:rsidRDefault="009748A5">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61996CAF" w14:textId="77777777" w:rsidR="000D14B5" w:rsidRDefault="009748A5">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55EB703B" w14:textId="77777777" w:rsidR="000D14B5" w:rsidRDefault="009748A5">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443D6E89" w14:textId="77777777" w:rsidR="000D14B5" w:rsidRDefault="009748A5">
            <w:pPr>
              <w:pStyle w:val="TableParagraph"/>
              <w:spacing w:line="227" w:lineRule="exact"/>
              <w:ind w:left="431" w:right="424"/>
              <w:jc w:val="center"/>
              <w:rPr>
                <w:sz w:val="20"/>
              </w:rPr>
            </w:pPr>
            <w:r>
              <w:rPr>
                <w:sz w:val="20"/>
                <w:u w:val="single"/>
              </w:rPr>
              <w:t>+</w:t>
            </w:r>
            <w:r>
              <w:rPr>
                <w:sz w:val="20"/>
              </w:rPr>
              <w:t>0.2 units</w:t>
            </w:r>
          </w:p>
        </w:tc>
      </w:tr>
      <w:tr w:rsidR="000D14B5" w14:paraId="5009C6C5" w14:textId="77777777">
        <w:trPr>
          <w:trHeight w:val="690"/>
        </w:trPr>
        <w:tc>
          <w:tcPr>
            <w:tcW w:w="3010" w:type="dxa"/>
            <w:tcBorders>
              <w:top w:val="single" w:sz="6" w:space="0" w:color="000000"/>
              <w:bottom w:val="single" w:sz="6" w:space="0" w:color="000000"/>
              <w:right w:val="single" w:sz="6" w:space="0" w:color="000000"/>
            </w:tcBorders>
          </w:tcPr>
          <w:p w14:paraId="6ABFD17B" w14:textId="77777777" w:rsidR="000D14B5" w:rsidRDefault="009748A5">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5BD445DB" w14:textId="77777777" w:rsidR="000D14B5" w:rsidRDefault="009748A5">
            <w:pPr>
              <w:pStyle w:val="TableParagraph"/>
              <w:ind w:left="57" w:right="44"/>
              <w:jc w:val="center"/>
              <w:rPr>
                <w:sz w:val="20"/>
              </w:rPr>
            </w:pPr>
            <w:r>
              <w:rPr>
                <w:sz w:val="20"/>
              </w:rPr>
              <w:t>ISO 7027, Self Cleaning Turbidity Hydrolab Minisonde 5</w:t>
            </w:r>
          </w:p>
          <w:p w14:paraId="7988CB28" w14:textId="77777777" w:rsidR="000D14B5" w:rsidRDefault="009748A5">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0FE6AD41" w14:textId="77777777" w:rsidR="000D14B5" w:rsidRDefault="009748A5">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F91437F" w14:textId="77777777" w:rsidR="000D14B5" w:rsidRDefault="009748A5">
            <w:pPr>
              <w:pStyle w:val="TableParagraph"/>
              <w:spacing w:line="227" w:lineRule="exact"/>
              <w:ind w:left="230" w:right="219"/>
              <w:jc w:val="center"/>
              <w:rPr>
                <w:sz w:val="20"/>
              </w:rPr>
            </w:pPr>
            <w:r>
              <w:rPr>
                <w:sz w:val="20"/>
              </w:rPr>
              <w:t>0.1 0-400 NTU</w:t>
            </w:r>
          </w:p>
          <w:p w14:paraId="22D73169" w14:textId="77777777" w:rsidR="000D14B5" w:rsidRDefault="009748A5">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348F4D8E" w14:textId="77777777" w:rsidR="000D14B5" w:rsidRDefault="009748A5">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789F1434" w14:textId="77777777" w:rsidR="000D14B5" w:rsidRDefault="009748A5">
            <w:pPr>
              <w:pStyle w:val="TableParagraph"/>
              <w:spacing w:line="227" w:lineRule="exact"/>
              <w:ind w:left="431" w:right="424"/>
              <w:jc w:val="center"/>
              <w:rPr>
                <w:sz w:val="20"/>
              </w:rPr>
            </w:pPr>
            <w:r>
              <w:rPr>
                <w:sz w:val="20"/>
                <w:u w:val="single"/>
              </w:rPr>
              <w:t>+</w:t>
            </w:r>
            <w:r>
              <w:rPr>
                <w:sz w:val="20"/>
              </w:rPr>
              <w:t>5% 0-100 NTU</w:t>
            </w:r>
          </w:p>
          <w:p w14:paraId="09D70402" w14:textId="77777777" w:rsidR="000D14B5" w:rsidRDefault="009748A5">
            <w:pPr>
              <w:pStyle w:val="TableParagraph"/>
              <w:spacing w:line="230" w:lineRule="exact"/>
              <w:ind w:left="431" w:right="424"/>
              <w:jc w:val="center"/>
              <w:rPr>
                <w:sz w:val="20"/>
              </w:rPr>
            </w:pPr>
            <w:r>
              <w:rPr>
                <w:sz w:val="20"/>
                <w:u w:val="single"/>
              </w:rPr>
              <w:t>+</w:t>
            </w:r>
            <w:r>
              <w:rPr>
                <w:sz w:val="20"/>
              </w:rPr>
              <w:t>5% 100-400 NTU</w:t>
            </w:r>
          </w:p>
          <w:p w14:paraId="18C1709C" w14:textId="77777777" w:rsidR="000D14B5" w:rsidRDefault="009748A5">
            <w:pPr>
              <w:pStyle w:val="TableParagraph"/>
              <w:spacing w:line="213" w:lineRule="exact"/>
              <w:ind w:left="432" w:right="424"/>
              <w:jc w:val="center"/>
              <w:rPr>
                <w:sz w:val="20"/>
              </w:rPr>
            </w:pPr>
            <w:r>
              <w:rPr>
                <w:sz w:val="20"/>
              </w:rPr>
              <w:t>+5% 400-3000 NTU</w:t>
            </w:r>
          </w:p>
        </w:tc>
      </w:tr>
      <w:tr w:rsidR="000D14B5" w14:paraId="1EB36719" w14:textId="77777777">
        <w:trPr>
          <w:trHeight w:val="698"/>
        </w:trPr>
        <w:tc>
          <w:tcPr>
            <w:tcW w:w="3010" w:type="dxa"/>
            <w:tcBorders>
              <w:top w:val="single" w:sz="6" w:space="0" w:color="000000"/>
              <w:bottom w:val="single" w:sz="6" w:space="0" w:color="000000"/>
              <w:right w:val="single" w:sz="6" w:space="0" w:color="000000"/>
            </w:tcBorders>
          </w:tcPr>
          <w:p w14:paraId="221B52F4" w14:textId="77777777" w:rsidR="000D14B5" w:rsidRDefault="009748A5">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0D4A16E3" w14:textId="77777777" w:rsidR="000D14B5" w:rsidRDefault="009748A5">
            <w:pPr>
              <w:pStyle w:val="TableParagraph"/>
              <w:spacing w:line="227" w:lineRule="exact"/>
              <w:ind w:left="57" w:right="45"/>
              <w:jc w:val="center"/>
              <w:rPr>
                <w:sz w:val="20"/>
              </w:rPr>
            </w:pPr>
            <w:r>
              <w:rPr>
                <w:sz w:val="20"/>
              </w:rPr>
              <w:t>EPA 180.1 Rev 2.0, Hach 2100 P</w:t>
            </w:r>
          </w:p>
          <w:p w14:paraId="6E5CB770" w14:textId="77777777" w:rsidR="000D14B5" w:rsidRDefault="009748A5">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75F62DA2" w14:textId="77777777" w:rsidR="000D14B5" w:rsidRDefault="009748A5">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00419A10" w14:textId="77777777" w:rsidR="000D14B5" w:rsidRDefault="009748A5">
            <w:pPr>
              <w:pStyle w:val="TableParagraph"/>
              <w:spacing w:line="227" w:lineRule="exact"/>
              <w:ind w:left="344"/>
              <w:rPr>
                <w:sz w:val="20"/>
              </w:rPr>
            </w:pPr>
            <w:r>
              <w:rPr>
                <w:sz w:val="20"/>
              </w:rPr>
              <w:t>0.010-9.99</w:t>
            </w:r>
            <w:r>
              <w:rPr>
                <w:spacing w:val="6"/>
                <w:sz w:val="20"/>
              </w:rPr>
              <w:t xml:space="preserve"> </w:t>
            </w:r>
            <w:r>
              <w:rPr>
                <w:sz w:val="20"/>
              </w:rPr>
              <w:t>NTU</w:t>
            </w:r>
          </w:p>
          <w:p w14:paraId="6FC0152D" w14:textId="77777777" w:rsidR="000D14B5" w:rsidRDefault="009748A5">
            <w:pPr>
              <w:pStyle w:val="TableParagraph"/>
              <w:spacing w:line="230" w:lineRule="exact"/>
              <w:ind w:left="319"/>
              <w:rPr>
                <w:sz w:val="20"/>
              </w:rPr>
            </w:pPr>
            <w:r>
              <w:rPr>
                <w:sz w:val="20"/>
              </w:rPr>
              <w:t>0.1  10-100</w:t>
            </w:r>
            <w:r>
              <w:rPr>
                <w:spacing w:val="4"/>
                <w:sz w:val="20"/>
              </w:rPr>
              <w:t xml:space="preserve"> </w:t>
            </w:r>
            <w:r>
              <w:rPr>
                <w:sz w:val="20"/>
              </w:rPr>
              <w:t>NTU</w:t>
            </w:r>
          </w:p>
          <w:p w14:paraId="36F9567C" w14:textId="77777777" w:rsidR="000D14B5" w:rsidRDefault="009748A5">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1677B3EF" w14:textId="77777777" w:rsidR="000D14B5" w:rsidRDefault="009748A5">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093E85FC" w14:textId="77777777" w:rsidR="000D14B5" w:rsidRDefault="009748A5">
            <w:pPr>
              <w:pStyle w:val="TableParagraph"/>
              <w:spacing w:line="227" w:lineRule="exact"/>
              <w:ind w:left="431" w:right="424"/>
              <w:jc w:val="center"/>
              <w:rPr>
                <w:sz w:val="20"/>
              </w:rPr>
            </w:pPr>
            <w:r>
              <w:rPr>
                <w:sz w:val="20"/>
                <w:u w:val="single"/>
              </w:rPr>
              <w:t>+</w:t>
            </w:r>
            <w:r>
              <w:rPr>
                <w:sz w:val="20"/>
              </w:rPr>
              <w:t>5% 0-500 NTU</w:t>
            </w:r>
          </w:p>
          <w:p w14:paraId="3EA6C3D4" w14:textId="77777777" w:rsidR="000D14B5" w:rsidRDefault="009748A5">
            <w:pPr>
              <w:pStyle w:val="TableParagraph"/>
              <w:ind w:left="432" w:right="424"/>
              <w:jc w:val="center"/>
              <w:rPr>
                <w:sz w:val="20"/>
              </w:rPr>
            </w:pPr>
            <w:r>
              <w:rPr>
                <w:sz w:val="20"/>
                <w:u w:val="single"/>
              </w:rPr>
              <w:t>+5</w:t>
            </w:r>
            <w:r>
              <w:rPr>
                <w:sz w:val="20"/>
              </w:rPr>
              <w:t>% 500-1000 NTU</w:t>
            </w:r>
          </w:p>
        </w:tc>
      </w:tr>
      <w:tr w:rsidR="000D14B5" w14:paraId="5BED186F" w14:textId="77777777">
        <w:trPr>
          <w:trHeight w:val="690"/>
        </w:trPr>
        <w:tc>
          <w:tcPr>
            <w:tcW w:w="3010" w:type="dxa"/>
            <w:tcBorders>
              <w:top w:val="single" w:sz="6" w:space="0" w:color="000000"/>
              <w:bottom w:val="single" w:sz="6" w:space="0" w:color="000000"/>
              <w:right w:val="single" w:sz="6" w:space="0" w:color="000000"/>
            </w:tcBorders>
          </w:tcPr>
          <w:p w14:paraId="6386DDB5" w14:textId="77777777" w:rsidR="000D14B5" w:rsidRDefault="009748A5">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7F4485D" w14:textId="77777777" w:rsidR="000D14B5" w:rsidRDefault="009748A5">
            <w:pPr>
              <w:pStyle w:val="TableParagraph"/>
              <w:spacing w:line="228" w:lineRule="exact"/>
              <w:ind w:left="57" w:right="46"/>
              <w:jc w:val="center"/>
              <w:rPr>
                <w:sz w:val="20"/>
              </w:rPr>
            </w:pPr>
            <w:r>
              <w:rPr>
                <w:sz w:val="20"/>
              </w:rPr>
              <w:t>SM 2550 B-2000, YSI Model 30, 55, and</w:t>
            </w:r>
          </w:p>
          <w:p w14:paraId="0188E8F0" w14:textId="77777777" w:rsidR="000D14B5" w:rsidRDefault="009748A5">
            <w:pPr>
              <w:pStyle w:val="TableParagraph"/>
              <w:spacing w:line="230" w:lineRule="exact"/>
              <w:ind w:left="57" w:right="43"/>
              <w:jc w:val="center"/>
              <w:rPr>
                <w:sz w:val="20"/>
              </w:rPr>
            </w:pPr>
            <w:r>
              <w:rPr>
                <w:sz w:val="20"/>
              </w:rPr>
              <w:t>95</w:t>
            </w:r>
          </w:p>
          <w:p w14:paraId="7C5CE7CC" w14:textId="77777777" w:rsidR="000D14B5" w:rsidRDefault="009748A5">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13356830" w14:textId="77777777" w:rsidR="000D14B5" w:rsidRDefault="009748A5">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02EAA7D2" w14:textId="77777777" w:rsidR="000D14B5" w:rsidRDefault="009748A5">
            <w:pPr>
              <w:pStyle w:val="TableParagraph"/>
              <w:spacing w:line="228" w:lineRule="exact"/>
              <w:ind w:left="229" w:right="219"/>
              <w:jc w:val="center"/>
              <w:rPr>
                <w:sz w:val="20"/>
              </w:rPr>
            </w:pPr>
            <w:r>
              <w:rPr>
                <w:sz w:val="20"/>
              </w:rPr>
              <w:t>0.1,</w:t>
            </w:r>
            <w:r>
              <w:rPr>
                <w:spacing w:val="-2"/>
                <w:sz w:val="20"/>
              </w:rPr>
              <w:t xml:space="preserve"> </w:t>
            </w:r>
            <w:r>
              <w:rPr>
                <w:sz w:val="20"/>
              </w:rPr>
              <w:t>0.2,</w:t>
            </w:r>
          </w:p>
          <w:p w14:paraId="7F34E778" w14:textId="77777777" w:rsidR="000D14B5" w:rsidRDefault="009748A5">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2BA0F20A" w14:textId="77777777" w:rsidR="000D14B5" w:rsidRDefault="009748A5">
            <w:pPr>
              <w:pStyle w:val="TableParagraph"/>
              <w:spacing w:line="228" w:lineRule="exact"/>
              <w:ind w:left="69" w:right="61"/>
              <w:jc w:val="center"/>
              <w:rPr>
                <w:sz w:val="20"/>
              </w:rPr>
            </w:pPr>
            <w:r>
              <w:rPr>
                <w:sz w:val="20"/>
              </w:rPr>
              <w:t>±0.1, ±0.2, and</w:t>
            </w:r>
          </w:p>
          <w:p w14:paraId="58723562" w14:textId="77777777" w:rsidR="000D14B5" w:rsidRDefault="009748A5">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3076E2F2" w14:textId="77777777" w:rsidR="000D14B5" w:rsidRDefault="009748A5">
            <w:pPr>
              <w:pStyle w:val="TableParagraph"/>
              <w:spacing w:line="228" w:lineRule="exact"/>
              <w:ind w:left="433" w:right="424"/>
              <w:jc w:val="center"/>
              <w:rPr>
                <w:sz w:val="20"/>
              </w:rPr>
            </w:pPr>
            <w:r>
              <w:rPr>
                <w:sz w:val="20"/>
              </w:rPr>
              <w:t>±0.1, ±0.2, and ±0.2 C</w:t>
            </w:r>
          </w:p>
        </w:tc>
      </w:tr>
      <w:tr w:rsidR="000D14B5" w14:paraId="6BF1240C" w14:textId="77777777">
        <w:trPr>
          <w:trHeight w:val="689"/>
        </w:trPr>
        <w:tc>
          <w:tcPr>
            <w:tcW w:w="3010" w:type="dxa"/>
            <w:tcBorders>
              <w:top w:val="single" w:sz="6" w:space="0" w:color="000000"/>
              <w:bottom w:val="single" w:sz="6" w:space="0" w:color="000000"/>
              <w:right w:val="single" w:sz="6" w:space="0" w:color="000000"/>
            </w:tcBorders>
          </w:tcPr>
          <w:p w14:paraId="31CF2ED8" w14:textId="77777777" w:rsidR="000D14B5" w:rsidRDefault="009748A5">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7444EA1C" w14:textId="77777777" w:rsidR="000D14B5" w:rsidRDefault="009748A5">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12D6259E" w14:textId="77777777" w:rsidR="000D14B5" w:rsidRDefault="009748A5">
            <w:pPr>
              <w:pStyle w:val="TableParagraph"/>
              <w:ind w:left="1018" w:right="554" w:hanging="437"/>
              <w:rPr>
                <w:sz w:val="20"/>
              </w:rPr>
            </w:pPr>
            <w:r>
              <w:rPr>
                <w:sz w:val="20"/>
              </w:rPr>
              <w:t>Micro-Siemens/cm (µS/cm)</w:t>
            </w:r>
          </w:p>
          <w:p w14:paraId="3C6DD22D" w14:textId="77777777" w:rsidR="000D14B5" w:rsidRDefault="009748A5">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C24CF87" w14:textId="77777777" w:rsidR="000D14B5" w:rsidRDefault="009748A5">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0B3A5D51" w14:textId="77777777" w:rsidR="000D14B5" w:rsidRDefault="009748A5">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591A95C9" w14:textId="77777777" w:rsidR="000D14B5" w:rsidRDefault="009748A5">
            <w:pPr>
              <w:pStyle w:val="TableParagraph"/>
              <w:spacing w:line="227" w:lineRule="exact"/>
              <w:ind w:left="432" w:right="424"/>
              <w:jc w:val="center"/>
              <w:rPr>
                <w:sz w:val="20"/>
              </w:rPr>
            </w:pPr>
            <w:r>
              <w:rPr>
                <w:sz w:val="20"/>
              </w:rPr>
              <w:t>2% full Scale</w:t>
            </w:r>
          </w:p>
        </w:tc>
      </w:tr>
      <w:tr w:rsidR="000D14B5" w14:paraId="477D3C99" w14:textId="77777777">
        <w:trPr>
          <w:trHeight w:val="690"/>
        </w:trPr>
        <w:tc>
          <w:tcPr>
            <w:tcW w:w="3010" w:type="dxa"/>
            <w:tcBorders>
              <w:top w:val="single" w:sz="6" w:space="0" w:color="000000"/>
              <w:bottom w:val="single" w:sz="6" w:space="0" w:color="000000"/>
              <w:right w:val="single" w:sz="6" w:space="0" w:color="000000"/>
            </w:tcBorders>
          </w:tcPr>
          <w:p w14:paraId="1D00CD02" w14:textId="77777777" w:rsidR="000D14B5" w:rsidRDefault="009748A5">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2C587E3" w14:textId="77777777" w:rsidR="000D14B5" w:rsidRDefault="009748A5">
            <w:pPr>
              <w:pStyle w:val="TableParagraph"/>
              <w:ind w:left="57" w:right="43"/>
              <w:jc w:val="center"/>
              <w:rPr>
                <w:sz w:val="20"/>
              </w:rPr>
            </w:pPr>
            <w:r>
              <w:rPr>
                <w:sz w:val="20"/>
              </w:rPr>
              <w:t>SM 4500 O C-2000, Micro Winkler Titration</w:t>
            </w:r>
          </w:p>
          <w:p w14:paraId="2EFAF837" w14:textId="77777777" w:rsidR="000D14B5" w:rsidRDefault="009748A5">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D112D45" w14:textId="77777777" w:rsidR="000D14B5" w:rsidRDefault="009748A5">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702A15C" w14:textId="77777777" w:rsidR="000D14B5" w:rsidRDefault="009748A5">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4AF51279" w14:textId="77777777" w:rsidR="000D14B5" w:rsidRDefault="009748A5">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36D293CF" w14:textId="77777777" w:rsidR="000D14B5" w:rsidRDefault="009748A5">
            <w:pPr>
              <w:pStyle w:val="TableParagraph"/>
              <w:spacing w:line="228" w:lineRule="exact"/>
              <w:ind w:left="430" w:right="424"/>
              <w:jc w:val="center"/>
              <w:rPr>
                <w:sz w:val="20"/>
              </w:rPr>
            </w:pPr>
            <w:r>
              <w:rPr>
                <w:sz w:val="20"/>
              </w:rPr>
              <w:t>±0.3 mg/L</w:t>
            </w:r>
          </w:p>
        </w:tc>
      </w:tr>
      <w:tr w:rsidR="000D14B5" w14:paraId="28AD2630" w14:textId="77777777">
        <w:trPr>
          <w:trHeight w:val="689"/>
        </w:trPr>
        <w:tc>
          <w:tcPr>
            <w:tcW w:w="3010" w:type="dxa"/>
            <w:tcBorders>
              <w:top w:val="single" w:sz="6" w:space="0" w:color="000000"/>
              <w:bottom w:val="single" w:sz="6" w:space="0" w:color="000000"/>
              <w:right w:val="single" w:sz="6" w:space="0" w:color="000000"/>
            </w:tcBorders>
          </w:tcPr>
          <w:p w14:paraId="2A8A8F9A" w14:textId="77777777" w:rsidR="000D14B5" w:rsidRDefault="009748A5">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20B3CE81" w14:textId="77777777" w:rsidR="000D14B5" w:rsidRDefault="009748A5">
            <w:pPr>
              <w:pStyle w:val="TableParagraph"/>
              <w:spacing w:line="227" w:lineRule="exact"/>
              <w:ind w:left="108" w:right="46"/>
              <w:jc w:val="center"/>
              <w:rPr>
                <w:sz w:val="20"/>
              </w:rPr>
            </w:pPr>
            <w:r>
              <w:rPr>
                <w:sz w:val="20"/>
              </w:rPr>
              <w:t>ASTM D888-09 (A), Hydrolab LDO</w:t>
            </w:r>
          </w:p>
          <w:p w14:paraId="2D05F040" w14:textId="77777777" w:rsidR="000D14B5" w:rsidRDefault="009748A5">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57DE825E" w14:textId="77777777" w:rsidR="000D14B5" w:rsidRDefault="009748A5">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E3C360E" w14:textId="77777777" w:rsidR="000D14B5" w:rsidRDefault="009748A5">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36F26BC3" w14:textId="77777777" w:rsidR="000D14B5" w:rsidRDefault="009748A5">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0D1CE5EB" w14:textId="77777777" w:rsidR="000D14B5" w:rsidRDefault="009748A5">
            <w:pPr>
              <w:pStyle w:val="TableParagraph"/>
              <w:spacing w:line="227" w:lineRule="exact"/>
              <w:ind w:left="430" w:right="424"/>
              <w:jc w:val="center"/>
              <w:rPr>
                <w:sz w:val="20"/>
              </w:rPr>
            </w:pPr>
            <w:r>
              <w:rPr>
                <w:sz w:val="20"/>
              </w:rPr>
              <w:t>±0.2 mg/L</w:t>
            </w:r>
          </w:p>
        </w:tc>
      </w:tr>
      <w:tr w:rsidR="000D14B5" w14:paraId="3FAEA498" w14:textId="77777777">
        <w:trPr>
          <w:trHeight w:val="231"/>
        </w:trPr>
        <w:tc>
          <w:tcPr>
            <w:tcW w:w="3010" w:type="dxa"/>
            <w:tcBorders>
              <w:top w:val="single" w:sz="6" w:space="0" w:color="000000"/>
              <w:right w:val="single" w:sz="6" w:space="0" w:color="000000"/>
            </w:tcBorders>
          </w:tcPr>
          <w:p w14:paraId="159ED3A9" w14:textId="77777777" w:rsidR="000D14B5" w:rsidRDefault="000D14B5">
            <w:pPr>
              <w:pStyle w:val="TableParagraph"/>
              <w:rPr>
                <w:sz w:val="16"/>
              </w:rPr>
            </w:pPr>
          </w:p>
        </w:tc>
        <w:tc>
          <w:tcPr>
            <w:tcW w:w="3482" w:type="dxa"/>
            <w:tcBorders>
              <w:top w:val="single" w:sz="6" w:space="0" w:color="000000"/>
              <w:left w:val="single" w:sz="6" w:space="0" w:color="000000"/>
              <w:right w:val="single" w:sz="6" w:space="0" w:color="000000"/>
            </w:tcBorders>
          </w:tcPr>
          <w:p w14:paraId="092AB42B" w14:textId="77777777" w:rsidR="000D14B5" w:rsidRDefault="000D14B5">
            <w:pPr>
              <w:pStyle w:val="TableParagraph"/>
              <w:rPr>
                <w:sz w:val="16"/>
              </w:rPr>
            </w:pPr>
          </w:p>
        </w:tc>
        <w:tc>
          <w:tcPr>
            <w:tcW w:w="2703" w:type="dxa"/>
            <w:tcBorders>
              <w:top w:val="single" w:sz="6" w:space="0" w:color="000000"/>
              <w:left w:val="single" w:sz="6" w:space="0" w:color="000000"/>
              <w:right w:val="single" w:sz="6" w:space="0" w:color="000000"/>
            </w:tcBorders>
          </w:tcPr>
          <w:p w14:paraId="464E8AD2" w14:textId="77777777" w:rsidR="000D14B5" w:rsidRDefault="000D14B5">
            <w:pPr>
              <w:pStyle w:val="TableParagraph"/>
              <w:rPr>
                <w:sz w:val="16"/>
              </w:rPr>
            </w:pPr>
          </w:p>
        </w:tc>
        <w:tc>
          <w:tcPr>
            <w:tcW w:w="2032" w:type="dxa"/>
            <w:tcBorders>
              <w:top w:val="single" w:sz="6" w:space="0" w:color="000000"/>
              <w:left w:val="single" w:sz="6" w:space="0" w:color="000000"/>
              <w:right w:val="single" w:sz="6" w:space="0" w:color="000000"/>
            </w:tcBorders>
          </w:tcPr>
          <w:p w14:paraId="4E3072C7" w14:textId="77777777" w:rsidR="000D14B5" w:rsidRDefault="000D14B5">
            <w:pPr>
              <w:pStyle w:val="TableParagraph"/>
              <w:rPr>
                <w:sz w:val="16"/>
              </w:rPr>
            </w:pPr>
          </w:p>
        </w:tc>
        <w:tc>
          <w:tcPr>
            <w:tcW w:w="1395" w:type="dxa"/>
            <w:tcBorders>
              <w:top w:val="single" w:sz="6" w:space="0" w:color="000000"/>
              <w:left w:val="single" w:sz="6" w:space="0" w:color="000000"/>
              <w:right w:val="single" w:sz="6" w:space="0" w:color="000000"/>
            </w:tcBorders>
          </w:tcPr>
          <w:p w14:paraId="33B029FD" w14:textId="77777777" w:rsidR="000D14B5" w:rsidRDefault="000D14B5">
            <w:pPr>
              <w:pStyle w:val="TableParagraph"/>
              <w:rPr>
                <w:sz w:val="16"/>
              </w:rPr>
            </w:pPr>
          </w:p>
        </w:tc>
        <w:tc>
          <w:tcPr>
            <w:tcW w:w="2729" w:type="dxa"/>
            <w:tcBorders>
              <w:top w:val="single" w:sz="6" w:space="0" w:color="000000"/>
              <w:left w:val="single" w:sz="6" w:space="0" w:color="000000"/>
            </w:tcBorders>
          </w:tcPr>
          <w:p w14:paraId="0847A5C1" w14:textId="77777777" w:rsidR="000D14B5" w:rsidRDefault="000D14B5">
            <w:pPr>
              <w:pStyle w:val="TableParagraph"/>
              <w:rPr>
                <w:sz w:val="16"/>
              </w:rPr>
            </w:pPr>
          </w:p>
        </w:tc>
      </w:tr>
    </w:tbl>
    <w:p w14:paraId="29ED4000" w14:textId="77777777" w:rsidR="000D14B5" w:rsidRDefault="000D14B5">
      <w:pPr>
        <w:rPr>
          <w:sz w:val="16"/>
        </w:rPr>
        <w:sectPr w:rsidR="000D14B5" w:rsidSect="008631EA">
          <w:headerReference w:type="default" r:id="rId28"/>
          <w:footerReference w:type="default" r:id="rId29"/>
          <w:pgSz w:w="16840" w:h="11900" w:orient="landscape"/>
          <w:pgMar w:top="840" w:right="600" w:bottom="1160" w:left="620" w:header="0" w:footer="976" w:gutter="0"/>
          <w:pgNumType w:start="0"/>
          <w:cols w:space="720"/>
        </w:sectPr>
      </w:pPr>
    </w:p>
    <w:p w14:paraId="0DBCFF3E" w14:textId="77777777" w:rsidR="000D14B5" w:rsidRDefault="000D14B5">
      <w:pPr>
        <w:pStyle w:val="BodyText"/>
        <w:spacing w:before="10"/>
        <w:rPr>
          <w:b/>
          <w:sz w:val="26"/>
        </w:rPr>
      </w:pPr>
    </w:p>
    <w:p w14:paraId="2698ACB1" w14:textId="77777777" w:rsidR="000D14B5" w:rsidRDefault="009748A5">
      <w:pPr>
        <w:spacing w:before="90"/>
        <w:ind w:left="820"/>
        <w:rPr>
          <w:b/>
          <w:sz w:val="24"/>
        </w:rPr>
      </w:pPr>
      <w:bookmarkStart w:id="63" w:name="_bookmark7"/>
      <w:bookmarkStart w:id="64" w:name="_Hlk116643631"/>
      <w:bookmarkEnd w:id="63"/>
      <w:r>
        <w:rPr>
          <w:b/>
          <w:sz w:val="24"/>
        </w:rPr>
        <w:t>Table 3. Data Quality Objectives for Hydrocarbons Collected for Agency Baseline (Supplied by SGS)</w:t>
      </w:r>
    </w:p>
    <w:p w14:paraId="4A25BA7F" w14:textId="77777777" w:rsidR="000D14B5" w:rsidRDefault="000D14B5">
      <w:pPr>
        <w:pStyle w:val="BodyText"/>
        <w:spacing w:before="9"/>
        <w:rPr>
          <w:b/>
          <w:sz w:val="11"/>
        </w:rPr>
      </w:pPr>
    </w:p>
    <w:p w14:paraId="5D9825FA" w14:textId="77777777" w:rsidR="00E1026B" w:rsidRDefault="00E1026B">
      <w:pPr>
        <w:pStyle w:val="TableParagraph"/>
        <w:spacing w:before="2"/>
        <w:rPr>
          <w:ins w:id="65" w:author="Benjamin Meyer" w:date="2022-08-22T15:32:00Z"/>
          <w:b/>
          <w:sz w:val="24"/>
        </w:rPr>
        <w:sectPr w:rsidR="00E1026B" w:rsidSect="008631EA">
          <w:headerReference w:type="default" r:id="rId30"/>
          <w:footerReference w:type="default" r:id="rId31"/>
          <w:pgSz w:w="16840" w:h="11900" w:orient="landscape"/>
          <w:pgMar w:top="1320" w:right="600" w:bottom="1160" w:left="620" w:header="929" w:footer="976" w:gutter="0"/>
          <w:pgNumType w:start="0"/>
          <w:cols w:space="720"/>
        </w:sectPr>
      </w:pPr>
    </w:p>
    <w:p w14:paraId="3D350703" w14:textId="77777777" w:rsidR="00E1026B" w:rsidRDefault="00E1026B">
      <w:pPr>
        <w:pStyle w:val="TableParagraph"/>
        <w:spacing w:before="2"/>
        <w:rPr>
          <w:ins w:id="66" w:author="Benjamin Meyer" w:date="2022-08-22T15:32:00Z"/>
          <w:b/>
          <w:sz w:val="24"/>
        </w:rPr>
        <w:sectPr w:rsidR="00E1026B" w:rsidSect="00E1026B">
          <w:type w:val="continuous"/>
          <w:pgSz w:w="16840" w:h="11900" w:orient="landscape"/>
          <w:pgMar w:top="1320" w:right="600" w:bottom="1160" w:left="620" w:header="929" w:footer="976" w:gutter="0"/>
          <w:pgNumType w:start="0"/>
          <w:cols w:space="720"/>
        </w:sect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0D14B5" w14:paraId="30F4311A" w14:textId="77777777" w:rsidTr="00D32FB6">
        <w:trPr>
          <w:trHeight w:val="891"/>
        </w:trPr>
        <w:tc>
          <w:tcPr>
            <w:tcW w:w="3404" w:type="dxa"/>
            <w:tcBorders>
              <w:bottom w:val="single" w:sz="6" w:space="0" w:color="000000"/>
              <w:right w:val="single" w:sz="6" w:space="0" w:color="000000"/>
            </w:tcBorders>
          </w:tcPr>
          <w:p w14:paraId="24707CD2" w14:textId="3C73B008" w:rsidR="000D14B5" w:rsidRDefault="000D14B5">
            <w:pPr>
              <w:pStyle w:val="TableParagraph"/>
              <w:spacing w:before="2"/>
              <w:rPr>
                <w:b/>
                <w:sz w:val="24"/>
              </w:rPr>
            </w:pPr>
          </w:p>
          <w:p w14:paraId="0A71403C" w14:textId="77777777" w:rsidR="000D14B5" w:rsidRDefault="009748A5">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35B9FD43" w14:textId="77777777" w:rsidR="000D14B5" w:rsidRDefault="000D14B5">
            <w:pPr>
              <w:pStyle w:val="TableParagraph"/>
              <w:spacing w:before="2"/>
              <w:rPr>
                <w:b/>
                <w:sz w:val="24"/>
              </w:rPr>
            </w:pPr>
          </w:p>
          <w:p w14:paraId="3B35C769" w14:textId="77777777" w:rsidR="000D14B5" w:rsidRDefault="009748A5">
            <w:pPr>
              <w:pStyle w:val="TableParagraph"/>
              <w:ind w:left="108"/>
              <w:rPr>
                <w:b/>
                <w:sz w:val="20"/>
              </w:rPr>
            </w:pPr>
            <w:bookmarkStart w:id="67" w:name="METHOD_/_RANGE"/>
            <w:bookmarkEnd w:id="67"/>
            <w:r>
              <w:rPr>
                <w:b/>
                <w:sz w:val="20"/>
              </w:rPr>
              <w:t>METHOD / RANGE</w:t>
            </w:r>
          </w:p>
        </w:tc>
        <w:tc>
          <w:tcPr>
            <w:tcW w:w="1735" w:type="dxa"/>
            <w:tcBorders>
              <w:left w:val="single" w:sz="6" w:space="0" w:color="000000"/>
              <w:bottom w:val="single" w:sz="6" w:space="0" w:color="000000"/>
              <w:right w:val="single" w:sz="6" w:space="0" w:color="000000"/>
            </w:tcBorders>
          </w:tcPr>
          <w:p w14:paraId="192FD958" w14:textId="77777777" w:rsidR="000D14B5" w:rsidRDefault="009748A5">
            <w:pPr>
              <w:pStyle w:val="TableParagraph"/>
              <w:spacing w:before="140" w:line="275" w:lineRule="exact"/>
              <w:ind w:left="314" w:right="298"/>
              <w:jc w:val="center"/>
              <w:rPr>
                <w:b/>
                <w:sz w:val="24"/>
              </w:rPr>
            </w:pPr>
            <w:r>
              <w:rPr>
                <w:b/>
                <w:sz w:val="24"/>
              </w:rPr>
              <w:t>Sensitivity</w:t>
            </w:r>
          </w:p>
          <w:p w14:paraId="5BB1C269" w14:textId="77777777" w:rsidR="000D14B5" w:rsidRDefault="009748A5">
            <w:pPr>
              <w:pStyle w:val="TableParagraph"/>
              <w:spacing w:line="229" w:lineRule="exact"/>
              <w:ind w:left="314" w:right="298"/>
              <w:jc w:val="center"/>
              <w:rPr>
                <w:b/>
                <w:sz w:val="20"/>
              </w:rPr>
            </w:pPr>
            <w:r>
              <w:rPr>
                <w:b/>
                <w:sz w:val="20"/>
              </w:rPr>
              <w:t>(MDL)</w:t>
            </w:r>
          </w:p>
        </w:tc>
        <w:tc>
          <w:tcPr>
            <w:tcW w:w="1484" w:type="dxa"/>
            <w:tcBorders>
              <w:left w:val="single" w:sz="6" w:space="0" w:color="000000"/>
              <w:bottom w:val="single" w:sz="6" w:space="0" w:color="000000"/>
              <w:right w:val="single" w:sz="6" w:space="0" w:color="000000"/>
            </w:tcBorders>
          </w:tcPr>
          <w:p w14:paraId="4D7C0DE3" w14:textId="77777777" w:rsidR="000D14B5" w:rsidRDefault="009748A5">
            <w:pPr>
              <w:pStyle w:val="TableParagraph"/>
              <w:spacing w:before="47"/>
              <w:ind w:left="516" w:right="500"/>
              <w:jc w:val="center"/>
              <w:rPr>
                <w:b/>
                <w:sz w:val="20"/>
              </w:rPr>
            </w:pPr>
            <w:r>
              <w:rPr>
                <w:b/>
                <w:sz w:val="20"/>
              </w:rPr>
              <w:t>PQL</w:t>
            </w:r>
          </w:p>
        </w:tc>
        <w:tc>
          <w:tcPr>
            <w:tcW w:w="1971" w:type="dxa"/>
            <w:tcBorders>
              <w:left w:val="single" w:sz="6" w:space="0" w:color="000000"/>
              <w:bottom w:val="single" w:sz="6" w:space="0" w:color="000000"/>
              <w:right w:val="single" w:sz="6" w:space="0" w:color="000000"/>
            </w:tcBorders>
          </w:tcPr>
          <w:p w14:paraId="2B2D8BD7" w14:textId="57CFFCB3" w:rsidR="000D14B5" w:rsidRDefault="009748A5">
            <w:pPr>
              <w:pStyle w:val="TableParagraph"/>
              <w:spacing w:before="46"/>
              <w:ind w:left="370" w:right="350" w:firstLine="59"/>
              <w:jc w:val="both"/>
              <w:rPr>
                <w:b/>
                <w:sz w:val="20"/>
              </w:rPr>
            </w:pPr>
            <w:r>
              <w:rPr>
                <w:b/>
                <w:sz w:val="20"/>
              </w:rPr>
              <w:t>OVERALL PROJECT PRECISIO</w:t>
            </w:r>
            <w:ins w:id="68" w:author="Benjamin Meyer" w:date="2022-08-22T15:36:00Z">
              <w:r w:rsidR="00D14AB6">
                <w:rPr>
                  <w:b/>
                  <w:sz w:val="20"/>
                </w:rPr>
                <w:t>N</w:t>
              </w:r>
            </w:ins>
            <w:del w:id="69" w:author="Benjamin Meyer" w:date="2022-08-22T15:36:00Z">
              <w:r w:rsidDel="00D14AB6">
                <w:rPr>
                  <w:b/>
                  <w:sz w:val="20"/>
                </w:rPr>
                <w:delText>N</w:delText>
              </w:r>
            </w:del>
            <w:ins w:id="70" w:author="Benjamin Meyer" w:date="2022-08-22T15:31:00Z">
              <w:r w:rsidR="00E1026B">
                <w:rPr>
                  <w:rStyle w:val="FootnoteReference"/>
                  <w:b/>
                  <w:sz w:val="20"/>
                </w:rPr>
                <w:footnoteReference w:id="1"/>
              </w:r>
            </w:ins>
          </w:p>
        </w:tc>
        <w:tc>
          <w:tcPr>
            <w:tcW w:w="2251" w:type="dxa"/>
            <w:tcBorders>
              <w:left w:val="single" w:sz="6" w:space="0" w:color="000000"/>
              <w:bottom w:val="single" w:sz="6" w:space="0" w:color="000000"/>
            </w:tcBorders>
          </w:tcPr>
          <w:p w14:paraId="0D5A90CC" w14:textId="77777777" w:rsidR="000D14B5" w:rsidRDefault="000D14B5">
            <w:pPr>
              <w:pStyle w:val="TableParagraph"/>
              <w:spacing w:before="8"/>
              <w:rPr>
                <w:b/>
                <w:sz w:val="28"/>
              </w:rPr>
            </w:pPr>
          </w:p>
          <w:p w14:paraId="6671A5D8" w14:textId="77777777" w:rsidR="000D14B5" w:rsidRDefault="009748A5">
            <w:pPr>
              <w:pStyle w:val="TableParagraph"/>
              <w:spacing w:before="1"/>
              <w:ind w:left="609"/>
              <w:rPr>
                <w:b/>
                <w:sz w:val="20"/>
              </w:rPr>
            </w:pPr>
            <w:r>
              <w:rPr>
                <w:b/>
                <w:sz w:val="20"/>
              </w:rPr>
              <w:t>ACCURACY</w:t>
            </w:r>
          </w:p>
        </w:tc>
      </w:tr>
      <w:tr w:rsidR="000D14B5" w14:paraId="039531E5" w14:textId="77777777" w:rsidTr="00D32FB6">
        <w:trPr>
          <w:trHeight w:val="312"/>
        </w:trPr>
        <w:tc>
          <w:tcPr>
            <w:tcW w:w="3404" w:type="dxa"/>
            <w:tcBorders>
              <w:top w:val="single" w:sz="6" w:space="0" w:color="000000"/>
              <w:bottom w:val="single" w:sz="6" w:space="0" w:color="000000"/>
              <w:right w:val="single" w:sz="6" w:space="0" w:color="000000"/>
            </w:tcBorders>
          </w:tcPr>
          <w:p w14:paraId="230C7FEC" w14:textId="77777777" w:rsidR="000D14B5" w:rsidRDefault="000D14B5">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31945388" w14:textId="77777777" w:rsidR="000D14B5" w:rsidRDefault="000D14B5">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2255573C" w14:textId="77777777" w:rsidR="000D14B5" w:rsidRDefault="000D14B5">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3F004F92" w14:textId="77777777" w:rsidR="000D14B5" w:rsidRDefault="000D14B5">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9F9656A" w14:textId="77777777" w:rsidR="000D14B5" w:rsidRDefault="000D14B5">
            <w:pPr>
              <w:pStyle w:val="TableParagraph"/>
              <w:rPr>
                <w:sz w:val="20"/>
              </w:rPr>
            </w:pPr>
          </w:p>
        </w:tc>
        <w:tc>
          <w:tcPr>
            <w:tcW w:w="2251" w:type="dxa"/>
            <w:tcBorders>
              <w:top w:val="single" w:sz="6" w:space="0" w:color="000000"/>
              <w:left w:val="single" w:sz="6" w:space="0" w:color="000000"/>
              <w:bottom w:val="single" w:sz="6" w:space="0" w:color="000000"/>
            </w:tcBorders>
          </w:tcPr>
          <w:p w14:paraId="3FB45106" w14:textId="77777777" w:rsidR="000D14B5" w:rsidRDefault="000D14B5">
            <w:pPr>
              <w:pStyle w:val="TableParagraph"/>
              <w:rPr>
                <w:sz w:val="20"/>
              </w:rPr>
            </w:pPr>
          </w:p>
        </w:tc>
      </w:tr>
      <w:tr w:rsidR="000D14B5" w14:paraId="04CF5CAC" w14:textId="77777777" w:rsidTr="00D32FB6">
        <w:trPr>
          <w:trHeight w:val="647"/>
        </w:trPr>
        <w:tc>
          <w:tcPr>
            <w:tcW w:w="3404" w:type="dxa"/>
            <w:tcBorders>
              <w:top w:val="single" w:sz="6" w:space="0" w:color="000000"/>
              <w:bottom w:val="single" w:sz="6" w:space="0" w:color="000000"/>
              <w:right w:val="single" w:sz="6" w:space="0" w:color="000000"/>
            </w:tcBorders>
          </w:tcPr>
          <w:p w14:paraId="0DA7C216" w14:textId="77777777" w:rsidR="000D14B5" w:rsidRDefault="009748A5">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77CD79B1" w14:textId="77777777" w:rsidR="000D14B5" w:rsidRDefault="009748A5">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0C261E1" w14:textId="77777777" w:rsidR="000D14B5" w:rsidRDefault="009748A5">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C31C1D7" w14:textId="77777777" w:rsidR="000D14B5" w:rsidRDefault="009748A5">
            <w:pPr>
              <w:pStyle w:val="TableParagraph"/>
              <w:spacing w:line="227" w:lineRule="exact"/>
              <w:ind w:right="375"/>
              <w:jc w:val="right"/>
              <w:rPr>
                <w:sz w:val="20"/>
              </w:rPr>
            </w:pPr>
            <w:r>
              <w:rPr>
                <w:sz w:val="20"/>
              </w:rPr>
              <w:t>5x MDL</w:t>
            </w:r>
          </w:p>
        </w:tc>
        <w:tc>
          <w:tcPr>
            <w:tcW w:w="1971" w:type="dxa"/>
            <w:tcBorders>
              <w:top w:val="single" w:sz="6" w:space="0" w:color="000000"/>
              <w:left w:val="single" w:sz="6" w:space="0" w:color="000000"/>
              <w:bottom w:val="single" w:sz="6" w:space="0" w:color="000000"/>
              <w:right w:val="single" w:sz="6" w:space="0" w:color="000000"/>
            </w:tcBorders>
          </w:tcPr>
          <w:p w14:paraId="7BE62B6B"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81CB1AA" w14:textId="77777777" w:rsidR="000D14B5" w:rsidRDefault="009748A5">
            <w:pPr>
              <w:pStyle w:val="TableParagraph"/>
              <w:spacing w:line="227" w:lineRule="exact"/>
              <w:ind w:left="446"/>
              <w:rPr>
                <w:sz w:val="20"/>
              </w:rPr>
            </w:pPr>
            <w:r>
              <w:rPr>
                <w:sz w:val="20"/>
              </w:rPr>
              <w:t>Calibration: ±25%</w:t>
            </w:r>
          </w:p>
          <w:p w14:paraId="0FD8A219" w14:textId="77777777" w:rsidR="000D14B5" w:rsidRDefault="009748A5">
            <w:pPr>
              <w:pStyle w:val="TableParagraph"/>
              <w:ind w:left="109"/>
              <w:rPr>
                <w:sz w:val="20"/>
              </w:rPr>
            </w:pPr>
            <w:r>
              <w:rPr>
                <w:sz w:val="20"/>
              </w:rPr>
              <w:t>Recovery: 60-120%</w:t>
            </w:r>
          </w:p>
        </w:tc>
      </w:tr>
      <w:tr w:rsidR="000D14B5" w14:paraId="4857314C" w14:textId="77777777" w:rsidTr="00D32FB6">
        <w:trPr>
          <w:trHeight w:val="610"/>
        </w:trPr>
        <w:tc>
          <w:tcPr>
            <w:tcW w:w="3404" w:type="dxa"/>
            <w:tcBorders>
              <w:top w:val="single" w:sz="6" w:space="0" w:color="000000"/>
              <w:bottom w:val="single" w:sz="6" w:space="0" w:color="000000"/>
              <w:right w:val="single" w:sz="6" w:space="0" w:color="000000"/>
            </w:tcBorders>
          </w:tcPr>
          <w:p w14:paraId="2222DFD1" w14:textId="77777777" w:rsidR="000D14B5" w:rsidRDefault="009748A5">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2EF12AA5" w14:textId="77777777" w:rsidR="000D14B5" w:rsidRDefault="009748A5">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74FDCDFC" w14:textId="77777777" w:rsidR="000D14B5" w:rsidRDefault="009748A5">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47D438C7" w14:textId="77777777" w:rsidR="000D14B5" w:rsidRDefault="009748A5">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33930A6D"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B03D329" w14:textId="77777777" w:rsidR="000D14B5" w:rsidRDefault="009748A5">
            <w:pPr>
              <w:pStyle w:val="TableParagraph"/>
              <w:spacing w:line="227" w:lineRule="exact"/>
              <w:ind w:left="446"/>
              <w:rPr>
                <w:sz w:val="20"/>
              </w:rPr>
            </w:pPr>
            <w:r>
              <w:rPr>
                <w:sz w:val="20"/>
              </w:rPr>
              <w:t>Calibration: ±25%</w:t>
            </w:r>
          </w:p>
          <w:p w14:paraId="4CC8A462" w14:textId="77777777" w:rsidR="000D14B5" w:rsidRDefault="009748A5">
            <w:pPr>
              <w:pStyle w:val="TableParagraph"/>
              <w:ind w:left="513"/>
              <w:rPr>
                <w:sz w:val="20"/>
              </w:rPr>
            </w:pPr>
            <w:r>
              <w:rPr>
                <w:sz w:val="20"/>
              </w:rPr>
              <w:t>Recovery: ±25%</w:t>
            </w:r>
          </w:p>
        </w:tc>
      </w:tr>
      <w:tr w:rsidR="000D14B5" w14:paraId="112440A9" w14:textId="77777777" w:rsidTr="00D32FB6">
        <w:trPr>
          <w:trHeight w:val="611"/>
        </w:trPr>
        <w:tc>
          <w:tcPr>
            <w:tcW w:w="3404" w:type="dxa"/>
            <w:tcBorders>
              <w:top w:val="single" w:sz="6" w:space="0" w:color="000000"/>
              <w:bottom w:val="single" w:sz="6" w:space="0" w:color="000000"/>
              <w:right w:val="single" w:sz="6" w:space="0" w:color="000000"/>
            </w:tcBorders>
          </w:tcPr>
          <w:p w14:paraId="540B0773" w14:textId="77777777" w:rsidR="000D14B5" w:rsidRDefault="009748A5">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4629B49F" w14:textId="77777777" w:rsidR="000D14B5" w:rsidRDefault="009748A5">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49031C8A" w14:textId="77777777" w:rsidR="000D14B5" w:rsidRDefault="009748A5">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176ABFBD" w14:textId="77777777" w:rsidR="000D14B5" w:rsidRDefault="009748A5">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754A74D2"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470A136" w14:textId="77777777" w:rsidR="000D14B5" w:rsidRDefault="009748A5">
            <w:pPr>
              <w:pStyle w:val="TableParagraph"/>
              <w:spacing w:line="227" w:lineRule="exact"/>
              <w:ind w:left="109"/>
              <w:rPr>
                <w:sz w:val="20"/>
              </w:rPr>
            </w:pPr>
            <w:r>
              <w:rPr>
                <w:sz w:val="20"/>
              </w:rPr>
              <w:t>Calibration: 75-105%</w:t>
            </w:r>
          </w:p>
          <w:p w14:paraId="2FE57773" w14:textId="77777777" w:rsidR="000D14B5" w:rsidRDefault="009748A5">
            <w:pPr>
              <w:pStyle w:val="TableParagraph"/>
              <w:spacing w:line="230" w:lineRule="exact"/>
              <w:ind w:left="385"/>
              <w:rPr>
                <w:sz w:val="20"/>
              </w:rPr>
            </w:pPr>
            <w:r>
              <w:rPr>
                <w:sz w:val="20"/>
              </w:rPr>
              <w:t>Recovery: 60-120%</w:t>
            </w:r>
          </w:p>
        </w:tc>
      </w:tr>
      <w:tr w:rsidR="000D14B5" w14:paraId="6220608F" w14:textId="77777777" w:rsidTr="00D32FB6">
        <w:trPr>
          <w:trHeight w:val="460"/>
        </w:trPr>
        <w:tc>
          <w:tcPr>
            <w:tcW w:w="3404" w:type="dxa"/>
            <w:tcBorders>
              <w:top w:val="single" w:sz="6" w:space="0" w:color="000000"/>
              <w:bottom w:val="single" w:sz="6" w:space="0" w:color="000000"/>
              <w:right w:val="single" w:sz="6" w:space="0" w:color="000000"/>
            </w:tcBorders>
          </w:tcPr>
          <w:p w14:paraId="36D14A9E" w14:textId="77777777" w:rsidR="000D14B5" w:rsidRDefault="009748A5">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6286438" w14:textId="77777777" w:rsidR="000D14B5" w:rsidRDefault="009748A5">
            <w:pPr>
              <w:pStyle w:val="TableParagraph"/>
              <w:spacing w:line="227" w:lineRule="exact"/>
              <w:ind w:left="108"/>
              <w:rPr>
                <w:sz w:val="20"/>
              </w:rPr>
            </w:pPr>
            <w:r>
              <w:rPr>
                <w:sz w:val="20"/>
              </w:rPr>
              <w:t>EPA 602 by GC/PID: 1-</w:t>
            </w:r>
          </w:p>
          <w:p w14:paraId="26998380"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A568017" w14:textId="77777777" w:rsidR="000D14B5" w:rsidRDefault="009748A5">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137CF43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BB166C7"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FC0ABC0" w14:textId="77777777" w:rsidR="000D14B5" w:rsidRDefault="009748A5">
            <w:pPr>
              <w:pStyle w:val="TableParagraph"/>
              <w:spacing w:line="227" w:lineRule="exact"/>
              <w:ind w:left="446"/>
              <w:rPr>
                <w:sz w:val="20"/>
              </w:rPr>
            </w:pPr>
            <w:r>
              <w:rPr>
                <w:sz w:val="20"/>
              </w:rPr>
              <w:t>Calibration: ±15%</w:t>
            </w:r>
          </w:p>
          <w:p w14:paraId="3D8994DB" w14:textId="77777777" w:rsidR="000D14B5" w:rsidRDefault="009748A5">
            <w:pPr>
              <w:pStyle w:val="TableParagraph"/>
              <w:spacing w:line="213" w:lineRule="exact"/>
              <w:ind w:left="513"/>
              <w:rPr>
                <w:sz w:val="20"/>
              </w:rPr>
            </w:pPr>
            <w:r>
              <w:rPr>
                <w:sz w:val="20"/>
              </w:rPr>
              <w:t>Recovery: ±30%</w:t>
            </w:r>
          </w:p>
        </w:tc>
      </w:tr>
      <w:tr w:rsidR="000D14B5" w14:paraId="29FB235A" w14:textId="77777777" w:rsidTr="00D32FB6">
        <w:trPr>
          <w:trHeight w:val="458"/>
        </w:trPr>
        <w:tc>
          <w:tcPr>
            <w:tcW w:w="3404" w:type="dxa"/>
            <w:tcBorders>
              <w:top w:val="single" w:sz="6" w:space="0" w:color="000000"/>
              <w:bottom w:val="single" w:sz="6" w:space="0" w:color="000000"/>
              <w:right w:val="single" w:sz="6" w:space="0" w:color="000000"/>
            </w:tcBorders>
          </w:tcPr>
          <w:p w14:paraId="0F254756" w14:textId="77777777" w:rsidR="000D14B5" w:rsidRDefault="009748A5">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242E6B9C" w14:textId="77777777" w:rsidR="000D14B5" w:rsidRDefault="009748A5">
            <w:pPr>
              <w:pStyle w:val="TableParagraph"/>
              <w:spacing w:line="227" w:lineRule="exact"/>
              <w:ind w:left="108"/>
              <w:rPr>
                <w:sz w:val="20"/>
              </w:rPr>
            </w:pPr>
            <w:r>
              <w:rPr>
                <w:sz w:val="20"/>
              </w:rPr>
              <w:t>EPA 602 by GC/PID: 1-</w:t>
            </w:r>
          </w:p>
          <w:p w14:paraId="23E31072"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58FAB7E9" w14:textId="77777777" w:rsidR="000D14B5" w:rsidRDefault="009748A5">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256E3EF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11722AA1"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3DA0BFF" w14:textId="77777777" w:rsidR="000D14B5" w:rsidRDefault="009748A5">
            <w:pPr>
              <w:pStyle w:val="TableParagraph"/>
              <w:spacing w:line="227" w:lineRule="exact"/>
              <w:ind w:left="446"/>
              <w:rPr>
                <w:sz w:val="20"/>
              </w:rPr>
            </w:pPr>
            <w:r>
              <w:rPr>
                <w:sz w:val="20"/>
              </w:rPr>
              <w:t>Calibration: ±15%</w:t>
            </w:r>
          </w:p>
          <w:p w14:paraId="3F0B279A" w14:textId="77777777" w:rsidR="000D14B5" w:rsidRDefault="009748A5">
            <w:pPr>
              <w:pStyle w:val="TableParagraph"/>
              <w:spacing w:line="212" w:lineRule="exact"/>
              <w:ind w:left="513"/>
              <w:rPr>
                <w:sz w:val="20"/>
              </w:rPr>
            </w:pPr>
            <w:r>
              <w:rPr>
                <w:sz w:val="20"/>
              </w:rPr>
              <w:t>Recovery: ±30%</w:t>
            </w:r>
          </w:p>
        </w:tc>
      </w:tr>
      <w:tr w:rsidR="000D14B5" w14:paraId="6CE365DA" w14:textId="77777777" w:rsidTr="00D32FB6">
        <w:trPr>
          <w:trHeight w:val="460"/>
        </w:trPr>
        <w:tc>
          <w:tcPr>
            <w:tcW w:w="3404" w:type="dxa"/>
            <w:tcBorders>
              <w:top w:val="single" w:sz="6" w:space="0" w:color="000000"/>
              <w:bottom w:val="single" w:sz="6" w:space="0" w:color="000000"/>
              <w:right w:val="single" w:sz="6" w:space="0" w:color="000000"/>
            </w:tcBorders>
          </w:tcPr>
          <w:p w14:paraId="2287F675" w14:textId="77777777" w:rsidR="000D14B5" w:rsidRDefault="009748A5">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5506BA46" w14:textId="77777777" w:rsidR="000D14B5" w:rsidRDefault="009748A5">
            <w:pPr>
              <w:pStyle w:val="TableParagraph"/>
              <w:spacing w:line="228" w:lineRule="exact"/>
              <w:ind w:left="108"/>
              <w:rPr>
                <w:sz w:val="20"/>
              </w:rPr>
            </w:pPr>
            <w:r>
              <w:rPr>
                <w:sz w:val="20"/>
              </w:rPr>
              <w:t>EPA 602 by GC/PID: 1-</w:t>
            </w:r>
          </w:p>
          <w:p w14:paraId="7E24EC1D"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98308D2" w14:textId="77777777" w:rsidR="000D14B5" w:rsidRDefault="009748A5">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62F65CE5"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05699A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5517B0D" w14:textId="77777777" w:rsidR="000D14B5" w:rsidRDefault="009748A5">
            <w:pPr>
              <w:pStyle w:val="TableParagraph"/>
              <w:spacing w:line="228" w:lineRule="exact"/>
              <w:ind w:left="446"/>
              <w:rPr>
                <w:sz w:val="20"/>
              </w:rPr>
            </w:pPr>
            <w:r>
              <w:rPr>
                <w:sz w:val="20"/>
              </w:rPr>
              <w:t>Calibration: ±15%</w:t>
            </w:r>
          </w:p>
          <w:p w14:paraId="11EA8455" w14:textId="77777777" w:rsidR="000D14B5" w:rsidRDefault="009748A5">
            <w:pPr>
              <w:pStyle w:val="TableParagraph"/>
              <w:spacing w:line="212" w:lineRule="exact"/>
              <w:ind w:left="513"/>
              <w:rPr>
                <w:sz w:val="20"/>
              </w:rPr>
            </w:pPr>
            <w:r>
              <w:rPr>
                <w:sz w:val="20"/>
              </w:rPr>
              <w:t>Recovery: ±30%</w:t>
            </w:r>
          </w:p>
        </w:tc>
      </w:tr>
      <w:tr w:rsidR="000D14B5" w14:paraId="5AABB386" w14:textId="77777777" w:rsidTr="00D32FB6">
        <w:trPr>
          <w:trHeight w:val="460"/>
        </w:trPr>
        <w:tc>
          <w:tcPr>
            <w:tcW w:w="3404" w:type="dxa"/>
            <w:tcBorders>
              <w:top w:val="single" w:sz="6" w:space="0" w:color="000000"/>
              <w:bottom w:val="single" w:sz="6" w:space="0" w:color="000000"/>
              <w:right w:val="single" w:sz="6" w:space="0" w:color="000000"/>
            </w:tcBorders>
          </w:tcPr>
          <w:p w14:paraId="6AC74624" w14:textId="77777777" w:rsidR="000D14B5" w:rsidRDefault="009748A5">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9DACD48" w14:textId="77777777" w:rsidR="000D14B5" w:rsidRDefault="009748A5">
            <w:pPr>
              <w:pStyle w:val="TableParagraph"/>
              <w:spacing w:line="227" w:lineRule="exact"/>
              <w:ind w:left="108"/>
              <w:rPr>
                <w:sz w:val="20"/>
              </w:rPr>
            </w:pPr>
            <w:r>
              <w:rPr>
                <w:sz w:val="20"/>
              </w:rPr>
              <w:t>EPA 602 by GC/PID: 1-</w:t>
            </w:r>
          </w:p>
          <w:p w14:paraId="5A024D3F"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255A6119"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74BD58D" w14:textId="77777777" w:rsidR="000D14B5" w:rsidRDefault="009748A5">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534C310D"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D02ADB8" w14:textId="77777777" w:rsidR="000D14B5" w:rsidRDefault="009748A5">
            <w:pPr>
              <w:pStyle w:val="TableParagraph"/>
              <w:spacing w:line="227" w:lineRule="exact"/>
              <w:ind w:left="446"/>
              <w:rPr>
                <w:sz w:val="20"/>
              </w:rPr>
            </w:pPr>
            <w:r>
              <w:rPr>
                <w:sz w:val="20"/>
              </w:rPr>
              <w:t>Calibration: ±15%</w:t>
            </w:r>
          </w:p>
          <w:p w14:paraId="5ACF3832" w14:textId="77777777" w:rsidR="000D14B5" w:rsidRDefault="009748A5">
            <w:pPr>
              <w:pStyle w:val="TableParagraph"/>
              <w:spacing w:line="213" w:lineRule="exact"/>
              <w:ind w:left="513"/>
              <w:rPr>
                <w:sz w:val="20"/>
              </w:rPr>
            </w:pPr>
            <w:r>
              <w:rPr>
                <w:sz w:val="20"/>
              </w:rPr>
              <w:t>Recovery: ±30%</w:t>
            </w:r>
          </w:p>
        </w:tc>
      </w:tr>
      <w:tr w:rsidR="000D14B5" w14:paraId="50DB163F" w14:textId="77777777" w:rsidTr="00D32FB6">
        <w:trPr>
          <w:trHeight w:val="460"/>
        </w:trPr>
        <w:tc>
          <w:tcPr>
            <w:tcW w:w="3404" w:type="dxa"/>
            <w:tcBorders>
              <w:top w:val="single" w:sz="6" w:space="0" w:color="000000"/>
              <w:bottom w:val="single" w:sz="6" w:space="0" w:color="000000"/>
              <w:right w:val="single" w:sz="6" w:space="0" w:color="000000"/>
            </w:tcBorders>
          </w:tcPr>
          <w:p w14:paraId="081301F6" w14:textId="77777777" w:rsidR="000D14B5" w:rsidRDefault="009748A5">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5C3EEB85" w14:textId="77777777" w:rsidR="000D14B5" w:rsidRDefault="009748A5">
            <w:pPr>
              <w:pStyle w:val="TableParagraph"/>
              <w:spacing w:line="227" w:lineRule="exact"/>
              <w:ind w:left="108"/>
              <w:rPr>
                <w:sz w:val="20"/>
              </w:rPr>
            </w:pPr>
            <w:r>
              <w:rPr>
                <w:sz w:val="20"/>
              </w:rPr>
              <w:t>EPA 602 by GC/PID: 1-</w:t>
            </w:r>
          </w:p>
          <w:p w14:paraId="74DE2D26"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A76F0DC"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002EAB0"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5AF20F5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3437FA8" w14:textId="77777777" w:rsidR="000D14B5" w:rsidRDefault="009748A5">
            <w:pPr>
              <w:pStyle w:val="TableParagraph"/>
              <w:spacing w:line="227" w:lineRule="exact"/>
              <w:ind w:left="446"/>
              <w:rPr>
                <w:sz w:val="20"/>
              </w:rPr>
            </w:pPr>
            <w:r>
              <w:rPr>
                <w:sz w:val="20"/>
              </w:rPr>
              <w:t>Calibration: ±15%</w:t>
            </w:r>
          </w:p>
          <w:p w14:paraId="1F851DF5" w14:textId="77777777" w:rsidR="000D14B5" w:rsidRDefault="009748A5">
            <w:pPr>
              <w:pStyle w:val="TableParagraph"/>
              <w:spacing w:line="213" w:lineRule="exact"/>
              <w:ind w:left="513"/>
              <w:rPr>
                <w:sz w:val="20"/>
              </w:rPr>
            </w:pPr>
            <w:r>
              <w:rPr>
                <w:sz w:val="20"/>
              </w:rPr>
              <w:t>Recovery: ±30%</w:t>
            </w:r>
          </w:p>
        </w:tc>
      </w:tr>
      <w:tr w:rsidR="000D14B5" w14:paraId="1BE4ECAF" w14:textId="77777777" w:rsidTr="00D32FB6">
        <w:trPr>
          <w:trHeight w:val="460"/>
        </w:trPr>
        <w:tc>
          <w:tcPr>
            <w:tcW w:w="3404" w:type="dxa"/>
            <w:tcBorders>
              <w:top w:val="single" w:sz="6" w:space="0" w:color="000000"/>
              <w:bottom w:val="single" w:sz="6" w:space="0" w:color="000000"/>
              <w:right w:val="single" w:sz="6" w:space="0" w:color="000000"/>
            </w:tcBorders>
          </w:tcPr>
          <w:p w14:paraId="7FF14B58" w14:textId="77777777" w:rsidR="000D14B5" w:rsidRDefault="009748A5">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66E474B7" w14:textId="77777777" w:rsidR="000D14B5" w:rsidRDefault="009748A5">
            <w:pPr>
              <w:pStyle w:val="TableParagraph"/>
              <w:spacing w:line="227" w:lineRule="exact"/>
              <w:ind w:left="108"/>
              <w:rPr>
                <w:sz w:val="20"/>
              </w:rPr>
            </w:pPr>
            <w:r>
              <w:rPr>
                <w:sz w:val="20"/>
              </w:rPr>
              <w:t>EPA 602 by GC/PID: 1-</w:t>
            </w:r>
          </w:p>
          <w:p w14:paraId="655E7329"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7374CE33" w14:textId="77777777" w:rsidR="000D14B5" w:rsidRDefault="009748A5">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6317605A" w14:textId="77777777" w:rsidR="000D14B5" w:rsidRDefault="009748A5">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12D85735"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0963F0F" w14:textId="77777777" w:rsidR="000D14B5" w:rsidRDefault="009748A5">
            <w:pPr>
              <w:pStyle w:val="TableParagraph"/>
              <w:spacing w:line="227" w:lineRule="exact"/>
              <w:ind w:left="446"/>
              <w:rPr>
                <w:sz w:val="20"/>
              </w:rPr>
            </w:pPr>
            <w:r>
              <w:rPr>
                <w:sz w:val="20"/>
              </w:rPr>
              <w:t>Calibration: ±15%</w:t>
            </w:r>
          </w:p>
          <w:p w14:paraId="6EFDDBC4" w14:textId="77777777" w:rsidR="000D14B5" w:rsidRDefault="009748A5">
            <w:pPr>
              <w:pStyle w:val="TableParagraph"/>
              <w:spacing w:line="213" w:lineRule="exact"/>
              <w:ind w:left="513"/>
              <w:rPr>
                <w:sz w:val="20"/>
              </w:rPr>
            </w:pPr>
            <w:r>
              <w:rPr>
                <w:sz w:val="20"/>
              </w:rPr>
              <w:t>Recovery: ±30%</w:t>
            </w:r>
          </w:p>
        </w:tc>
      </w:tr>
      <w:tr w:rsidR="000D14B5" w14:paraId="6BFBCE7A" w14:textId="77777777" w:rsidTr="00D32FB6">
        <w:trPr>
          <w:trHeight w:val="460"/>
        </w:trPr>
        <w:tc>
          <w:tcPr>
            <w:tcW w:w="3404" w:type="dxa"/>
            <w:tcBorders>
              <w:top w:val="single" w:sz="6" w:space="0" w:color="000000"/>
              <w:right w:val="single" w:sz="6" w:space="0" w:color="000000"/>
            </w:tcBorders>
          </w:tcPr>
          <w:p w14:paraId="3858C06E" w14:textId="77777777" w:rsidR="000D14B5" w:rsidRDefault="009748A5">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right w:val="single" w:sz="6" w:space="0" w:color="000000"/>
            </w:tcBorders>
          </w:tcPr>
          <w:p w14:paraId="3FDB010C" w14:textId="77777777" w:rsidR="000D14B5" w:rsidRDefault="009748A5">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FC3EEF8" w14:textId="77777777" w:rsidR="000D14B5" w:rsidRDefault="009748A5">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2AB3701E" w14:textId="77777777" w:rsidR="000D14B5" w:rsidRDefault="009748A5">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40E10870"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140D8CDA" w14:textId="77777777" w:rsidR="000D14B5" w:rsidRDefault="009748A5">
            <w:pPr>
              <w:pStyle w:val="TableParagraph"/>
              <w:spacing w:line="227" w:lineRule="exact"/>
              <w:ind w:left="446"/>
              <w:rPr>
                <w:sz w:val="20"/>
              </w:rPr>
            </w:pPr>
            <w:r>
              <w:rPr>
                <w:sz w:val="20"/>
              </w:rPr>
              <w:t>Calibration: ±15%</w:t>
            </w:r>
          </w:p>
          <w:p w14:paraId="66E14AB4" w14:textId="77777777" w:rsidR="000D14B5" w:rsidRDefault="009748A5">
            <w:pPr>
              <w:pStyle w:val="TableParagraph"/>
              <w:spacing w:line="214" w:lineRule="exact"/>
              <w:ind w:left="513"/>
              <w:rPr>
                <w:sz w:val="20"/>
              </w:rPr>
            </w:pPr>
            <w:r>
              <w:rPr>
                <w:sz w:val="20"/>
              </w:rPr>
              <w:t>Recovery: ±30%</w:t>
            </w:r>
          </w:p>
        </w:tc>
      </w:tr>
    </w:tbl>
    <w:p w14:paraId="12C751F5" w14:textId="77777777" w:rsidR="000D14B5" w:rsidRDefault="000D14B5">
      <w:pPr>
        <w:rPr>
          <w:sz w:val="21"/>
        </w:rPr>
        <w:sectPr w:rsidR="000D14B5" w:rsidSect="00D32FB6">
          <w:footnotePr>
            <w:numFmt w:val="chicago"/>
          </w:footnotePr>
          <w:type w:val="continuous"/>
          <w:pgSz w:w="16840" w:h="11900" w:orient="landscape"/>
          <w:pgMar w:top="1320" w:right="600" w:bottom="1160" w:left="620" w:header="929" w:footer="976" w:gutter="0"/>
          <w:pgNumType w:start="0"/>
          <w:cols w:space="720"/>
        </w:sectPr>
      </w:pPr>
    </w:p>
    <w:p w14:paraId="039FEE43" w14:textId="2A9DABDE" w:rsidR="000D14B5" w:rsidRDefault="009748A5">
      <w:pPr>
        <w:pStyle w:val="BodyText"/>
        <w:spacing w:before="90"/>
        <w:ind w:left="820" w:right="38"/>
        <w:jc w:val="both"/>
        <w:rPr>
          <w:ins w:id="79" w:author="Benjamin Meyer" w:date="2022-08-22T15:28:00Z"/>
        </w:rPr>
      </w:pPr>
      <w:bookmarkStart w:id="80" w:name="_Hlk116643956"/>
      <w:r>
        <w:t>GCFID, gas chromatograph flame ionization detector GCPID, gas chromatograph photo ionization detector PQL, practical quantification limit</w:t>
      </w:r>
    </w:p>
    <w:bookmarkEnd w:id="80"/>
    <w:p w14:paraId="7DB586C1" w14:textId="7DFAD5A1" w:rsidR="00D14AB6" w:rsidRDefault="009748A5">
      <w:pPr>
        <w:pStyle w:val="BodyText"/>
        <w:spacing w:before="90"/>
        <w:ind w:left="820" w:right="3287"/>
      </w:pPr>
      <w:r>
        <w:br w:type="column"/>
      </w:r>
      <w:bookmarkStart w:id="81" w:name="_Hlk116644019"/>
      <w:r>
        <w:t>µg/L, micrograms per liter (parts per billion) mg/L, milligrams per liter (parts per million)</w:t>
      </w:r>
      <w:ins w:id="82" w:author="Benjamin Meyer" w:date="2022-08-22T15:43:00Z">
        <w:r w:rsidR="00D14AB6">
          <w:br/>
        </w:r>
      </w:ins>
      <w:ins w:id="83" w:author="Benjamin Meyer" w:date="2022-08-22T15:41:00Z">
        <w:r w:rsidR="00D14AB6">
          <w:t>RPD</w:t>
        </w:r>
      </w:ins>
      <w:ins w:id="84" w:author="Benjamin Meyer" w:date="2022-08-22T15:42:00Z">
        <w:r w:rsidR="00D14AB6">
          <w:t>; relative percent difference</w:t>
        </w:r>
      </w:ins>
      <w:bookmarkEnd w:id="81"/>
    </w:p>
    <w:p w14:paraId="34FF65F3" w14:textId="6357DAD7" w:rsidR="00D14AB6" w:rsidRDefault="00D14AB6">
      <w:pPr>
        <w:sectPr w:rsidR="00D14AB6">
          <w:type w:val="continuous"/>
          <w:pgSz w:w="16840" w:h="11900" w:orient="landscape"/>
          <w:pgMar w:top="840" w:right="600" w:bottom="280" w:left="620" w:header="720" w:footer="720" w:gutter="0"/>
          <w:cols w:num="2" w:space="720" w:equalWidth="0">
            <w:col w:w="5994" w:space="1199"/>
            <w:col w:w="8427"/>
          </w:cols>
        </w:sectPr>
      </w:pPr>
    </w:p>
    <w:p w14:paraId="11A4C6A6" w14:textId="77777777" w:rsidR="000D14B5" w:rsidRDefault="000D14B5">
      <w:pPr>
        <w:pStyle w:val="BodyText"/>
        <w:rPr>
          <w:sz w:val="20"/>
        </w:rPr>
      </w:pPr>
    </w:p>
    <w:p w14:paraId="7965774A" w14:textId="77777777" w:rsidR="000D14B5" w:rsidRDefault="009748A5">
      <w:pPr>
        <w:spacing w:before="208"/>
        <w:ind w:left="928"/>
        <w:rPr>
          <w:b/>
          <w:sz w:val="24"/>
        </w:rPr>
      </w:pPr>
      <w:bookmarkStart w:id="85" w:name="Table_2._Continued._"/>
      <w:bookmarkStart w:id="86" w:name="_Hlk116643892"/>
      <w:bookmarkEnd w:id="85"/>
      <w:r>
        <w:rPr>
          <w:b/>
          <w:sz w:val="24"/>
        </w:rPr>
        <w:t>Table 2. Continued.</w:t>
      </w:r>
    </w:p>
    <w:p w14:paraId="449E396F" w14:textId="77777777" w:rsidR="000D14B5" w:rsidRDefault="000D14B5">
      <w:pPr>
        <w:pStyle w:val="BodyText"/>
        <w:spacing w:before="2" w:after="1"/>
        <w:rPr>
          <w:b/>
          <w:sz w:val="14"/>
        </w:rPr>
      </w:pPr>
    </w:p>
    <w:p w14:paraId="3CD46B26" w14:textId="77777777" w:rsidR="00E10D31" w:rsidRDefault="00E10D31">
      <w:pPr>
        <w:pStyle w:val="TableParagraph"/>
        <w:spacing w:before="40"/>
        <w:ind w:left="92"/>
        <w:rPr>
          <w:ins w:id="87" w:author="Benjamin Meyer" w:date="2022-08-22T15:46:00Z"/>
          <w:b/>
          <w:sz w:val="20"/>
        </w:rPr>
        <w:sectPr w:rsidR="00E10D31" w:rsidSect="0088566D">
          <w:headerReference w:type="default" r:id="rId32"/>
          <w:footerReference w:type="default" r:id="rId33"/>
          <w:pgSz w:w="16840" w:h="11900" w:orient="landscape"/>
          <w:pgMar w:top="1320" w:right="600" w:bottom="940" w:left="620" w:header="929" w:footer="745" w:gutter="0"/>
          <w:cols w:space="720"/>
        </w:sectPr>
      </w:pPr>
    </w:p>
    <w:p w14:paraId="5622B052" w14:textId="77777777" w:rsidR="00E10D31" w:rsidRDefault="00E10D31">
      <w:pPr>
        <w:pStyle w:val="TableParagraph"/>
        <w:spacing w:before="40"/>
        <w:ind w:left="92"/>
        <w:rPr>
          <w:ins w:id="88" w:author="Benjamin Meyer" w:date="2022-08-22T15:46:00Z"/>
          <w:b/>
          <w:sz w:val="20"/>
        </w:rPr>
        <w:sectPr w:rsidR="00E10D31" w:rsidSect="00E10D31">
          <w:type w:val="continuous"/>
          <w:pgSz w:w="16840" w:h="11900" w:orient="landscape"/>
          <w:pgMar w:top="1320" w:right="600" w:bottom="940" w:left="620" w:header="929" w:footer="745" w:gutter="0"/>
          <w:cols w:space="720"/>
        </w:sectPr>
      </w:pP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0D14B5" w14:paraId="6645F7D1" w14:textId="77777777">
        <w:trPr>
          <w:trHeight w:val="312"/>
        </w:trPr>
        <w:tc>
          <w:tcPr>
            <w:tcW w:w="2572" w:type="dxa"/>
            <w:tcBorders>
              <w:left w:val="double" w:sz="2" w:space="0" w:color="000000"/>
              <w:bottom w:val="single" w:sz="6" w:space="0" w:color="000000"/>
              <w:right w:val="single" w:sz="6" w:space="0" w:color="000000"/>
            </w:tcBorders>
          </w:tcPr>
          <w:p w14:paraId="050E325E" w14:textId="2CDDDAE1" w:rsidR="000D14B5" w:rsidRDefault="009748A5">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0CAEE7DD" w14:textId="77777777" w:rsidR="000D14B5" w:rsidRDefault="009748A5">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D01C71A" w14:textId="77777777" w:rsidR="000D14B5" w:rsidRDefault="009748A5">
            <w:pPr>
              <w:pStyle w:val="TableParagraph"/>
              <w:spacing w:before="17" w:line="275" w:lineRule="exact"/>
              <w:ind w:left="229" w:right="216"/>
              <w:jc w:val="center"/>
              <w:rPr>
                <w:b/>
                <w:sz w:val="20"/>
              </w:rPr>
            </w:pPr>
            <w:r>
              <w:rPr>
                <w:b/>
                <w:sz w:val="24"/>
              </w:rPr>
              <w:t xml:space="preserve">Sensitivity </w:t>
            </w:r>
            <w:r>
              <w:rPr>
                <w:b/>
                <w:sz w:val="20"/>
              </w:rPr>
              <w:t>(MDL)</w:t>
            </w:r>
          </w:p>
        </w:tc>
        <w:tc>
          <w:tcPr>
            <w:tcW w:w="1155" w:type="dxa"/>
            <w:tcBorders>
              <w:left w:val="single" w:sz="6" w:space="0" w:color="000000"/>
              <w:bottom w:val="single" w:sz="6" w:space="0" w:color="000000"/>
              <w:right w:val="single" w:sz="6" w:space="0" w:color="000000"/>
            </w:tcBorders>
          </w:tcPr>
          <w:p w14:paraId="384004AA" w14:textId="77777777" w:rsidR="000D14B5" w:rsidRDefault="009748A5">
            <w:pPr>
              <w:pStyle w:val="TableParagraph"/>
              <w:ind w:left="371"/>
              <w:rPr>
                <w:b/>
                <w:sz w:val="20"/>
              </w:rPr>
            </w:pPr>
            <w:r>
              <w:rPr>
                <w:b/>
                <w:sz w:val="20"/>
              </w:rPr>
              <w:t>PQL</w:t>
            </w:r>
          </w:p>
        </w:tc>
        <w:tc>
          <w:tcPr>
            <w:tcW w:w="3839" w:type="dxa"/>
            <w:tcBorders>
              <w:left w:val="single" w:sz="6" w:space="0" w:color="000000"/>
              <w:bottom w:val="single" w:sz="6" w:space="0" w:color="000000"/>
              <w:right w:val="single" w:sz="6" w:space="0" w:color="000000"/>
            </w:tcBorders>
          </w:tcPr>
          <w:p w14:paraId="0AFFCDE5" w14:textId="5A325763" w:rsidR="000D14B5" w:rsidRDefault="009748A5">
            <w:pPr>
              <w:pStyle w:val="TableParagraph"/>
              <w:spacing w:before="40"/>
              <w:ind w:left="333" w:right="316"/>
              <w:jc w:val="center"/>
              <w:rPr>
                <w:b/>
                <w:sz w:val="20"/>
              </w:rPr>
            </w:pPr>
            <w:r>
              <w:rPr>
                <w:b/>
                <w:sz w:val="20"/>
              </w:rPr>
              <w:t>OVERALL PROJECT PRECISION</w:t>
            </w:r>
            <w:ins w:id="89" w:author="Benjamin Meyer" w:date="2022-08-22T15:47:00Z">
              <w:r w:rsidR="00E10D31">
                <w:rPr>
                  <w:rStyle w:val="FootnoteReference"/>
                  <w:b/>
                  <w:sz w:val="20"/>
                </w:rPr>
                <w:footnoteReference w:customMarkFollows="1" w:id="2"/>
                <w:t>*</w:t>
              </w:r>
            </w:ins>
          </w:p>
        </w:tc>
        <w:tc>
          <w:tcPr>
            <w:tcW w:w="1571" w:type="dxa"/>
            <w:tcBorders>
              <w:left w:val="single" w:sz="6" w:space="0" w:color="000000"/>
              <w:bottom w:val="single" w:sz="6" w:space="0" w:color="000000"/>
              <w:right w:val="double" w:sz="2" w:space="0" w:color="000000"/>
            </w:tcBorders>
          </w:tcPr>
          <w:p w14:paraId="128A7F65" w14:textId="77777777" w:rsidR="000D14B5" w:rsidRDefault="009748A5">
            <w:pPr>
              <w:pStyle w:val="TableParagraph"/>
              <w:spacing w:before="40"/>
              <w:ind w:left="188" w:right="156"/>
              <w:jc w:val="center"/>
              <w:rPr>
                <w:b/>
                <w:sz w:val="20"/>
              </w:rPr>
            </w:pPr>
            <w:r>
              <w:rPr>
                <w:b/>
                <w:sz w:val="20"/>
              </w:rPr>
              <w:t>ACCURACY</w:t>
            </w:r>
          </w:p>
        </w:tc>
      </w:tr>
      <w:tr w:rsidR="000D14B5" w14:paraId="06F7BA52" w14:textId="77777777">
        <w:trPr>
          <w:trHeight w:val="231"/>
        </w:trPr>
        <w:tc>
          <w:tcPr>
            <w:tcW w:w="2572" w:type="dxa"/>
            <w:tcBorders>
              <w:top w:val="single" w:sz="6" w:space="0" w:color="000000"/>
              <w:left w:val="double" w:sz="2" w:space="0" w:color="000000"/>
              <w:bottom w:val="single" w:sz="6" w:space="0" w:color="000000"/>
              <w:right w:val="single" w:sz="6" w:space="0" w:color="000000"/>
            </w:tcBorders>
          </w:tcPr>
          <w:p w14:paraId="2540FA9F" w14:textId="77777777" w:rsidR="000D14B5" w:rsidRDefault="009748A5">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48DB7C9A" w14:textId="77777777" w:rsidR="000D14B5" w:rsidRDefault="009748A5">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480DCB" w14:textId="77777777" w:rsidR="000D14B5" w:rsidRDefault="009748A5">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1245E32A" w14:textId="77777777" w:rsidR="000D14B5" w:rsidRDefault="009748A5">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1E288180" w14:textId="77777777" w:rsidR="000D14B5" w:rsidRDefault="009748A5">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12FCCAAB" w14:textId="77777777" w:rsidR="000D14B5" w:rsidRDefault="009748A5">
            <w:pPr>
              <w:pStyle w:val="TableParagraph"/>
              <w:spacing w:line="211" w:lineRule="exact"/>
              <w:ind w:left="188" w:right="153"/>
              <w:jc w:val="center"/>
              <w:rPr>
                <w:sz w:val="20"/>
              </w:rPr>
            </w:pPr>
            <w:r>
              <w:rPr>
                <w:sz w:val="20"/>
              </w:rPr>
              <w:t>±20.5%</w:t>
            </w:r>
          </w:p>
        </w:tc>
      </w:tr>
      <w:tr w:rsidR="000D14B5" w14:paraId="23AAB7FC"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8B3981B" w14:textId="77777777" w:rsidR="000D14B5" w:rsidRDefault="009748A5">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4CDF261D"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C60C5D"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73D51FDA"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5233E6C1"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C285DFF" w14:textId="77777777" w:rsidR="000D14B5" w:rsidRDefault="009748A5">
            <w:pPr>
              <w:pStyle w:val="TableParagraph"/>
              <w:spacing w:line="210" w:lineRule="exact"/>
              <w:ind w:left="188" w:right="155"/>
              <w:jc w:val="center"/>
              <w:rPr>
                <w:sz w:val="20"/>
              </w:rPr>
            </w:pPr>
            <w:r>
              <w:rPr>
                <w:sz w:val="20"/>
              </w:rPr>
              <w:t>±21%</w:t>
            </w:r>
          </w:p>
        </w:tc>
      </w:tr>
      <w:tr w:rsidR="000D14B5" w14:paraId="36B1B9CA"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76108CC" w14:textId="77777777" w:rsidR="000D14B5" w:rsidRDefault="009748A5">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109B7A8A"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7B8C059"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5B7E35C"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A9A0FC6"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435BE01E" w14:textId="77777777" w:rsidR="000D14B5" w:rsidRDefault="009748A5">
            <w:pPr>
              <w:pStyle w:val="TableParagraph"/>
              <w:spacing w:line="210" w:lineRule="exact"/>
              <w:ind w:left="188" w:right="153"/>
              <w:jc w:val="center"/>
              <w:rPr>
                <w:sz w:val="20"/>
              </w:rPr>
            </w:pPr>
            <w:r>
              <w:rPr>
                <w:sz w:val="20"/>
              </w:rPr>
              <w:t>±20.5%</w:t>
            </w:r>
          </w:p>
        </w:tc>
      </w:tr>
      <w:tr w:rsidR="000D14B5" w14:paraId="6CE21CD5"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5B313A85" w14:textId="77777777" w:rsidR="000D14B5" w:rsidRDefault="009748A5">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A9EECBE"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DECE222" w14:textId="77777777" w:rsidR="000D14B5" w:rsidRDefault="009748A5">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53ABF32A" w14:textId="77777777" w:rsidR="000D14B5" w:rsidRDefault="009748A5">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069C70A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3A9B24DE" w14:textId="77777777" w:rsidR="000D14B5" w:rsidRDefault="009748A5">
            <w:pPr>
              <w:pStyle w:val="TableParagraph"/>
              <w:spacing w:line="210" w:lineRule="exact"/>
              <w:ind w:left="188" w:right="153"/>
              <w:jc w:val="center"/>
              <w:rPr>
                <w:sz w:val="20"/>
              </w:rPr>
            </w:pPr>
            <w:r>
              <w:rPr>
                <w:sz w:val="20"/>
              </w:rPr>
              <w:t>±20.5%</w:t>
            </w:r>
          </w:p>
        </w:tc>
      </w:tr>
      <w:tr w:rsidR="000D14B5" w14:paraId="538D5AAE"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3978FC75" w14:textId="77777777" w:rsidR="000D14B5" w:rsidRDefault="009748A5">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7179EFB0"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6DED354F"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0231A00"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1DA9470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0217510F" w14:textId="77777777" w:rsidR="000D14B5" w:rsidRDefault="009748A5">
            <w:pPr>
              <w:pStyle w:val="TableParagraph"/>
              <w:spacing w:line="210" w:lineRule="exact"/>
              <w:ind w:left="188" w:right="155"/>
              <w:jc w:val="center"/>
              <w:rPr>
                <w:sz w:val="20"/>
              </w:rPr>
            </w:pPr>
            <w:r>
              <w:rPr>
                <w:sz w:val="20"/>
              </w:rPr>
              <w:t>±22%</w:t>
            </w:r>
          </w:p>
        </w:tc>
      </w:tr>
      <w:tr w:rsidR="000D14B5" w14:paraId="1A3DD13F"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70DCA1D2" w14:textId="77777777" w:rsidR="000D14B5" w:rsidRDefault="009748A5">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5B38F99C"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3CCCD7C"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2F3D288"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EE085F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36815244" w14:textId="77777777" w:rsidR="000D14B5" w:rsidRDefault="009748A5">
            <w:pPr>
              <w:pStyle w:val="TableParagraph"/>
              <w:spacing w:line="228" w:lineRule="exact"/>
              <w:ind w:left="188" w:right="153"/>
              <w:jc w:val="center"/>
              <w:rPr>
                <w:sz w:val="20"/>
              </w:rPr>
            </w:pPr>
            <w:r>
              <w:rPr>
                <w:sz w:val="20"/>
              </w:rPr>
              <w:t>±18.5%</w:t>
            </w:r>
          </w:p>
        </w:tc>
      </w:tr>
      <w:tr w:rsidR="000D14B5" w14:paraId="3767C931"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50912FDC" w14:textId="77777777" w:rsidR="000D14B5" w:rsidRDefault="009748A5">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6CE5D9D2"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8E23165"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288DBCF2"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0964DC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0133B307" w14:textId="77777777" w:rsidR="000D14B5" w:rsidRDefault="009748A5">
            <w:pPr>
              <w:pStyle w:val="TableParagraph"/>
              <w:spacing w:line="228" w:lineRule="exact"/>
              <w:ind w:left="188" w:right="153"/>
              <w:jc w:val="center"/>
              <w:rPr>
                <w:sz w:val="20"/>
              </w:rPr>
            </w:pPr>
            <w:r>
              <w:rPr>
                <w:sz w:val="20"/>
              </w:rPr>
              <w:t>±14.4%</w:t>
            </w:r>
          </w:p>
        </w:tc>
      </w:tr>
      <w:tr w:rsidR="000D14B5" w14:paraId="73E50656" w14:textId="77777777">
        <w:trPr>
          <w:trHeight w:val="460"/>
        </w:trPr>
        <w:tc>
          <w:tcPr>
            <w:tcW w:w="2572" w:type="dxa"/>
            <w:tcBorders>
              <w:top w:val="single" w:sz="6" w:space="0" w:color="000000"/>
              <w:left w:val="double" w:sz="2" w:space="0" w:color="000000"/>
              <w:bottom w:val="double" w:sz="2" w:space="0" w:color="000000"/>
              <w:right w:val="single" w:sz="6" w:space="0" w:color="000000"/>
            </w:tcBorders>
          </w:tcPr>
          <w:p w14:paraId="239E38BE" w14:textId="77777777" w:rsidR="000D14B5" w:rsidRDefault="009748A5">
            <w:pPr>
              <w:pStyle w:val="TableParagraph"/>
              <w:spacing w:line="227" w:lineRule="exact"/>
              <w:ind w:left="92"/>
              <w:rPr>
                <w:sz w:val="20"/>
              </w:rPr>
            </w:pPr>
            <w:r>
              <w:rPr>
                <w:sz w:val="20"/>
              </w:rPr>
              <w:t>Toluene D-8</w:t>
            </w:r>
          </w:p>
          <w:p w14:paraId="07F38B19" w14:textId="77777777" w:rsidR="000D14B5" w:rsidRDefault="009748A5">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52BE8CB" w14:textId="77777777" w:rsidR="000D14B5" w:rsidRDefault="009748A5">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208E7BC1" w14:textId="77777777" w:rsidR="000D14B5" w:rsidRDefault="000D14B5">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152E63F2" w14:textId="77777777" w:rsidR="000D14B5" w:rsidRDefault="000D14B5">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2FBD03AC" w14:textId="77777777" w:rsidR="000D14B5" w:rsidRDefault="000D14B5">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1429F47" w14:textId="77777777" w:rsidR="000D14B5" w:rsidRDefault="009748A5">
            <w:pPr>
              <w:pStyle w:val="TableParagraph"/>
              <w:spacing w:line="227" w:lineRule="exact"/>
              <w:ind w:left="188" w:right="153"/>
              <w:jc w:val="center"/>
              <w:rPr>
                <w:sz w:val="20"/>
              </w:rPr>
            </w:pPr>
            <w:r>
              <w:rPr>
                <w:sz w:val="20"/>
              </w:rPr>
              <w:t>±11.5%</w:t>
            </w:r>
          </w:p>
        </w:tc>
      </w:tr>
      <w:bookmarkEnd w:id="86"/>
    </w:tbl>
    <w:p w14:paraId="3430FD24" w14:textId="77777777" w:rsidR="000D14B5" w:rsidRDefault="000D14B5">
      <w:pPr>
        <w:spacing w:line="227" w:lineRule="exact"/>
        <w:jc w:val="center"/>
        <w:rPr>
          <w:sz w:val="20"/>
        </w:rPr>
        <w:sectPr w:rsidR="000D14B5" w:rsidSect="00E10D31">
          <w:footnotePr>
            <w:numFmt w:val="chicago"/>
          </w:footnotePr>
          <w:type w:val="continuous"/>
          <w:pgSz w:w="16840" w:h="11900" w:orient="landscape"/>
          <w:pgMar w:top="1320" w:right="600" w:bottom="940" w:left="620" w:header="929" w:footer="745" w:gutter="0"/>
          <w:cols w:space="720"/>
        </w:sectPr>
      </w:pPr>
    </w:p>
    <w:bookmarkEnd w:id="64"/>
    <w:p w14:paraId="566C22AC" w14:textId="77777777" w:rsidR="000D14B5" w:rsidRDefault="000D14B5">
      <w:pPr>
        <w:pStyle w:val="BodyText"/>
        <w:spacing w:before="2"/>
        <w:rPr>
          <w:b/>
          <w:sz w:val="26"/>
        </w:rPr>
      </w:pPr>
    </w:p>
    <w:p w14:paraId="0D7AFD19" w14:textId="77777777" w:rsidR="000D14B5" w:rsidRDefault="009748A5">
      <w:pPr>
        <w:spacing w:before="90"/>
        <w:ind w:left="820"/>
        <w:rPr>
          <w:b/>
          <w:sz w:val="24"/>
        </w:rPr>
      </w:pPr>
      <w:bookmarkStart w:id="92" w:name="_bookmark8"/>
      <w:bookmarkStart w:id="93" w:name="_Hlk116644188"/>
      <w:bookmarkEnd w:id="92"/>
      <w:r>
        <w:rPr>
          <w:b/>
          <w:sz w:val="24"/>
        </w:rPr>
        <w:t>Table 4. Data Quality Objectives for Metals Collected for Agency Baseline (Supplied by SGS)</w:t>
      </w:r>
    </w:p>
    <w:p w14:paraId="424C6F0A"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727"/>
        <w:gridCol w:w="2213"/>
        <w:gridCol w:w="1813"/>
        <w:gridCol w:w="2063"/>
        <w:gridCol w:w="2070"/>
      </w:tblGrid>
      <w:tr w:rsidR="000D14B5" w14:paraId="6EEBFB3C" w14:textId="77777777" w:rsidTr="00E10D31">
        <w:trPr>
          <w:trHeight w:val="890"/>
        </w:trPr>
        <w:tc>
          <w:tcPr>
            <w:tcW w:w="2821" w:type="dxa"/>
            <w:tcBorders>
              <w:bottom w:val="single" w:sz="6" w:space="0" w:color="000000"/>
              <w:right w:val="single" w:sz="6" w:space="0" w:color="000000"/>
            </w:tcBorders>
          </w:tcPr>
          <w:p w14:paraId="094CAD00" w14:textId="77777777" w:rsidR="000D14B5" w:rsidRDefault="000D14B5">
            <w:pPr>
              <w:pStyle w:val="TableParagraph"/>
              <w:rPr>
                <w:b/>
              </w:rPr>
            </w:pPr>
          </w:p>
          <w:p w14:paraId="5D958EB9" w14:textId="77777777" w:rsidR="000D14B5" w:rsidRDefault="009748A5">
            <w:pPr>
              <w:pStyle w:val="TableParagraph"/>
              <w:spacing w:before="1"/>
              <w:ind w:left="92"/>
              <w:rPr>
                <w:b/>
                <w:sz w:val="24"/>
              </w:rPr>
            </w:pPr>
            <w:r>
              <w:rPr>
                <w:b/>
                <w:sz w:val="24"/>
              </w:rPr>
              <w:t>PARA</w:t>
            </w:r>
            <w:bookmarkStart w:id="94" w:name="_GoBack"/>
            <w:bookmarkEnd w:id="94"/>
            <w:r>
              <w:rPr>
                <w:b/>
                <w:sz w:val="24"/>
              </w:rPr>
              <w:t>METER</w:t>
            </w:r>
          </w:p>
        </w:tc>
        <w:tc>
          <w:tcPr>
            <w:tcW w:w="2727" w:type="dxa"/>
            <w:tcBorders>
              <w:left w:val="single" w:sz="6" w:space="0" w:color="000000"/>
              <w:bottom w:val="single" w:sz="6" w:space="0" w:color="000000"/>
              <w:right w:val="single" w:sz="6" w:space="0" w:color="000000"/>
            </w:tcBorders>
          </w:tcPr>
          <w:p w14:paraId="4D91321D" w14:textId="77777777" w:rsidR="000D14B5" w:rsidRDefault="000D14B5">
            <w:pPr>
              <w:pStyle w:val="TableParagraph"/>
              <w:rPr>
                <w:b/>
              </w:rPr>
            </w:pPr>
          </w:p>
          <w:p w14:paraId="563C5362" w14:textId="77777777" w:rsidR="000D14B5" w:rsidRDefault="009748A5">
            <w:pPr>
              <w:pStyle w:val="TableParagraph"/>
              <w:spacing w:before="1"/>
              <w:ind w:left="107"/>
              <w:rPr>
                <w:b/>
                <w:sz w:val="24"/>
              </w:rPr>
            </w:pPr>
            <w:r>
              <w:rPr>
                <w:b/>
                <w:sz w:val="24"/>
              </w:rPr>
              <w:t>METHOD</w:t>
            </w:r>
          </w:p>
        </w:tc>
        <w:tc>
          <w:tcPr>
            <w:tcW w:w="2213" w:type="dxa"/>
            <w:tcBorders>
              <w:left w:val="single" w:sz="6" w:space="0" w:color="000000"/>
              <w:bottom w:val="single" w:sz="6" w:space="0" w:color="000000"/>
              <w:right w:val="single" w:sz="6" w:space="0" w:color="000000"/>
            </w:tcBorders>
          </w:tcPr>
          <w:p w14:paraId="6357B010" w14:textId="77777777" w:rsidR="000D14B5" w:rsidRPr="00B72218" w:rsidRDefault="009748A5">
            <w:pPr>
              <w:pStyle w:val="TableParagraph"/>
              <w:spacing w:before="116"/>
              <w:ind w:left="748" w:right="296" w:hanging="414"/>
              <w:rPr>
                <w:b/>
                <w:sz w:val="24"/>
                <w:highlight w:val="yellow"/>
                <w:rPrChange w:id="95" w:author="Benjamin Meyer" w:date="2023-01-05T17:15:00Z">
                  <w:rPr>
                    <w:b/>
                    <w:sz w:val="24"/>
                  </w:rPr>
                </w:rPrChange>
              </w:rPr>
            </w:pPr>
            <w:r w:rsidRPr="00B72218">
              <w:rPr>
                <w:b/>
                <w:sz w:val="24"/>
                <w:highlight w:val="yellow"/>
                <w:rPrChange w:id="96" w:author="Benjamin Meyer" w:date="2023-01-05T17:15:00Z">
                  <w:rPr>
                    <w:b/>
                    <w:sz w:val="24"/>
                  </w:rPr>
                </w:rPrChange>
              </w:rPr>
              <w:t>SENSITIVITY (MDL)</w:t>
            </w:r>
          </w:p>
        </w:tc>
        <w:tc>
          <w:tcPr>
            <w:tcW w:w="1813" w:type="dxa"/>
            <w:tcBorders>
              <w:left w:val="single" w:sz="6" w:space="0" w:color="000000"/>
              <w:bottom w:val="single" w:sz="6" w:space="0" w:color="000000"/>
              <w:right w:val="single" w:sz="6" w:space="0" w:color="000000"/>
            </w:tcBorders>
          </w:tcPr>
          <w:p w14:paraId="360A515F" w14:textId="77777777" w:rsidR="000D14B5" w:rsidRPr="00B72218" w:rsidRDefault="009748A5">
            <w:pPr>
              <w:pStyle w:val="TableParagraph"/>
              <w:spacing w:before="46"/>
              <w:ind w:left="478" w:right="460"/>
              <w:jc w:val="center"/>
              <w:rPr>
                <w:b/>
                <w:sz w:val="24"/>
                <w:highlight w:val="yellow"/>
                <w:rPrChange w:id="97" w:author="Benjamin Meyer" w:date="2023-01-05T17:15:00Z">
                  <w:rPr>
                    <w:b/>
                    <w:sz w:val="24"/>
                  </w:rPr>
                </w:rPrChange>
              </w:rPr>
            </w:pPr>
            <w:r w:rsidRPr="00B72218">
              <w:rPr>
                <w:b/>
                <w:sz w:val="24"/>
                <w:highlight w:val="yellow"/>
                <w:rPrChange w:id="98" w:author="Benjamin Meyer" w:date="2023-01-05T17:15:00Z">
                  <w:rPr>
                    <w:b/>
                    <w:sz w:val="24"/>
                  </w:rPr>
                </w:rPrChange>
              </w:rPr>
              <w:t>PQL</w:t>
            </w:r>
          </w:p>
        </w:tc>
        <w:tc>
          <w:tcPr>
            <w:tcW w:w="2063" w:type="dxa"/>
            <w:tcBorders>
              <w:left w:val="single" w:sz="6" w:space="0" w:color="000000"/>
              <w:bottom w:val="single" w:sz="6" w:space="0" w:color="000000"/>
              <w:right w:val="single" w:sz="6" w:space="0" w:color="000000"/>
            </w:tcBorders>
          </w:tcPr>
          <w:p w14:paraId="44E07125" w14:textId="2FC3A45B" w:rsidR="000D14B5" w:rsidRDefault="009748A5">
            <w:pPr>
              <w:pStyle w:val="TableParagraph"/>
              <w:spacing w:before="45"/>
              <w:ind w:left="439" w:right="416" w:firstLine="61"/>
              <w:jc w:val="both"/>
              <w:rPr>
                <w:b/>
                <w:sz w:val="20"/>
              </w:rPr>
            </w:pPr>
            <w:r>
              <w:rPr>
                <w:b/>
                <w:sz w:val="20"/>
              </w:rPr>
              <w:t>OVERALL PROJECT PRECISION</w:t>
            </w:r>
            <w:ins w:id="99" w:author="Benjamin Meyer" w:date="2022-08-22T15:47:00Z">
              <w:r w:rsidR="00E10D31">
                <w:rPr>
                  <w:rStyle w:val="FootnoteReference"/>
                  <w:b/>
                  <w:sz w:val="20"/>
                </w:rPr>
                <w:footnoteReference w:customMarkFollows="1" w:id="3"/>
                <w:t>*</w:t>
              </w:r>
            </w:ins>
          </w:p>
        </w:tc>
        <w:tc>
          <w:tcPr>
            <w:tcW w:w="2070" w:type="dxa"/>
            <w:tcBorders>
              <w:left w:val="single" w:sz="6" w:space="0" w:color="000000"/>
              <w:bottom w:val="single" w:sz="6" w:space="0" w:color="000000"/>
            </w:tcBorders>
          </w:tcPr>
          <w:p w14:paraId="716164CA" w14:textId="77777777" w:rsidR="000D14B5" w:rsidRDefault="000D14B5">
            <w:pPr>
              <w:pStyle w:val="TableParagraph"/>
              <w:spacing w:before="7"/>
              <w:rPr>
                <w:b/>
                <w:sz w:val="26"/>
              </w:rPr>
            </w:pPr>
          </w:p>
          <w:p w14:paraId="40649D1B" w14:textId="77777777" w:rsidR="000D14B5" w:rsidRDefault="009748A5">
            <w:pPr>
              <w:pStyle w:val="TableParagraph"/>
              <w:ind w:left="318" w:right="281"/>
              <w:jc w:val="center"/>
              <w:rPr>
                <w:b/>
                <w:sz w:val="24"/>
              </w:rPr>
            </w:pPr>
            <w:r>
              <w:rPr>
                <w:b/>
                <w:sz w:val="24"/>
              </w:rPr>
              <w:t>ACCURACY</w:t>
            </w:r>
          </w:p>
        </w:tc>
      </w:tr>
      <w:tr w:rsidR="000D14B5" w14:paraId="159D1C7B" w14:textId="77777777" w:rsidTr="00E10D31">
        <w:trPr>
          <w:trHeight w:val="828"/>
        </w:trPr>
        <w:tc>
          <w:tcPr>
            <w:tcW w:w="2821" w:type="dxa"/>
            <w:tcBorders>
              <w:top w:val="single" w:sz="6" w:space="0" w:color="000000"/>
              <w:bottom w:val="single" w:sz="6" w:space="0" w:color="000000"/>
              <w:right w:val="single" w:sz="6" w:space="0" w:color="000000"/>
            </w:tcBorders>
          </w:tcPr>
          <w:p w14:paraId="6E12123F" w14:textId="77777777" w:rsidR="000D14B5" w:rsidRPr="00B72218" w:rsidRDefault="009748A5">
            <w:pPr>
              <w:pStyle w:val="TableParagraph"/>
              <w:spacing w:line="274" w:lineRule="exact"/>
              <w:ind w:left="92"/>
              <w:rPr>
                <w:sz w:val="24"/>
                <w:highlight w:val="yellow"/>
                <w:rPrChange w:id="101" w:author="Benjamin Meyer" w:date="2023-01-05T17:14:00Z">
                  <w:rPr>
                    <w:sz w:val="24"/>
                  </w:rPr>
                </w:rPrChange>
              </w:rPr>
            </w:pPr>
            <w:r w:rsidRPr="00B72218">
              <w:rPr>
                <w:sz w:val="24"/>
                <w:highlight w:val="yellow"/>
                <w:rPrChange w:id="102" w:author="Benjamin Meyer" w:date="2023-01-05T17:14:00Z">
                  <w:rPr>
                    <w:sz w:val="24"/>
                  </w:rPr>
                </w:rPrChange>
              </w:rPr>
              <w:t>Hardness</w:t>
            </w:r>
          </w:p>
        </w:tc>
        <w:tc>
          <w:tcPr>
            <w:tcW w:w="2727" w:type="dxa"/>
            <w:tcBorders>
              <w:top w:val="single" w:sz="6" w:space="0" w:color="000000"/>
              <w:left w:val="single" w:sz="6" w:space="0" w:color="000000"/>
              <w:bottom w:val="single" w:sz="6" w:space="0" w:color="000000"/>
              <w:right w:val="single" w:sz="6" w:space="0" w:color="000000"/>
            </w:tcBorders>
          </w:tcPr>
          <w:p w14:paraId="4652F8FE" w14:textId="77777777" w:rsidR="000D14B5" w:rsidRDefault="009748A5">
            <w:pPr>
              <w:pStyle w:val="TableParagraph"/>
              <w:spacing w:line="273" w:lineRule="exact"/>
              <w:ind w:left="107"/>
              <w:rPr>
                <w:sz w:val="24"/>
              </w:rPr>
            </w:pPr>
            <w:r>
              <w:rPr>
                <w:sz w:val="24"/>
              </w:rPr>
              <w:t>Calculated from Ca, total</w:t>
            </w:r>
          </w:p>
          <w:p w14:paraId="7826F6B8" w14:textId="77777777" w:rsidR="000D14B5" w:rsidRDefault="009748A5">
            <w:pPr>
              <w:pStyle w:val="TableParagraph"/>
              <w:spacing w:before="13" w:line="276" w:lineRule="exact"/>
              <w:ind w:left="107"/>
              <w:rPr>
                <w:sz w:val="16"/>
              </w:rPr>
            </w:pPr>
            <w:r>
              <w:rPr>
                <w:position w:val="1"/>
                <w:sz w:val="24"/>
              </w:rPr>
              <w:t>and Mg, total as CaCO</w:t>
            </w:r>
            <w:r>
              <w:rPr>
                <w:sz w:val="16"/>
              </w:rPr>
              <w:t xml:space="preserve">3 </w:t>
            </w:r>
            <w:r>
              <w:rPr>
                <w:position w:val="1"/>
                <w:sz w:val="24"/>
              </w:rPr>
              <w:t>+ MgCO</w:t>
            </w:r>
            <w:r>
              <w:rPr>
                <w:sz w:val="16"/>
              </w:rPr>
              <w:t>3</w:t>
            </w:r>
          </w:p>
        </w:tc>
        <w:tc>
          <w:tcPr>
            <w:tcW w:w="2213" w:type="dxa"/>
            <w:tcBorders>
              <w:top w:val="single" w:sz="6" w:space="0" w:color="000000"/>
              <w:left w:val="single" w:sz="6" w:space="0" w:color="000000"/>
              <w:bottom w:val="single" w:sz="6" w:space="0" w:color="000000"/>
              <w:right w:val="single" w:sz="6" w:space="0" w:color="000000"/>
            </w:tcBorders>
          </w:tcPr>
          <w:p w14:paraId="09D3F7DE" w14:textId="77777777" w:rsidR="000D14B5" w:rsidRDefault="000D14B5">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23D8BF6A" w14:textId="77777777" w:rsidR="000D14B5" w:rsidRDefault="000D14B5">
            <w:pPr>
              <w:pStyle w:val="TableParagraph"/>
            </w:pPr>
          </w:p>
        </w:tc>
        <w:tc>
          <w:tcPr>
            <w:tcW w:w="2063" w:type="dxa"/>
            <w:tcBorders>
              <w:top w:val="single" w:sz="6" w:space="0" w:color="000000"/>
              <w:left w:val="single" w:sz="6" w:space="0" w:color="000000"/>
              <w:bottom w:val="single" w:sz="6" w:space="0" w:color="000000"/>
              <w:right w:val="single" w:sz="6" w:space="0" w:color="000000"/>
            </w:tcBorders>
          </w:tcPr>
          <w:p w14:paraId="4D340F16" w14:textId="77777777" w:rsidR="000D14B5" w:rsidRDefault="000D14B5">
            <w:pPr>
              <w:pStyle w:val="TableParagraph"/>
            </w:pPr>
          </w:p>
        </w:tc>
        <w:tc>
          <w:tcPr>
            <w:tcW w:w="2070" w:type="dxa"/>
            <w:tcBorders>
              <w:top w:val="single" w:sz="6" w:space="0" w:color="000000"/>
              <w:left w:val="single" w:sz="6" w:space="0" w:color="000000"/>
              <w:bottom w:val="single" w:sz="6" w:space="0" w:color="000000"/>
            </w:tcBorders>
          </w:tcPr>
          <w:p w14:paraId="6133A711" w14:textId="77777777" w:rsidR="000D14B5" w:rsidRDefault="000D14B5">
            <w:pPr>
              <w:pStyle w:val="TableParagraph"/>
            </w:pPr>
          </w:p>
        </w:tc>
      </w:tr>
      <w:tr w:rsidR="000D14B5" w14:paraId="1DBD782D" w14:textId="77777777" w:rsidTr="00E10D31">
        <w:trPr>
          <w:trHeight w:val="265"/>
        </w:trPr>
        <w:tc>
          <w:tcPr>
            <w:tcW w:w="2821" w:type="dxa"/>
            <w:tcBorders>
              <w:top w:val="single" w:sz="6" w:space="0" w:color="000000"/>
              <w:bottom w:val="single" w:sz="6" w:space="0" w:color="000000"/>
              <w:right w:val="single" w:sz="6" w:space="0" w:color="000000"/>
            </w:tcBorders>
          </w:tcPr>
          <w:p w14:paraId="475A6457" w14:textId="77777777" w:rsidR="000D14B5" w:rsidRPr="00B72218" w:rsidRDefault="009748A5">
            <w:pPr>
              <w:pStyle w:val="TableParagraph"/>
              <w:spacing w:line="246" w:lineRule="exact"/>
              <w:ind w:left="92"/>
              <w:rPr>
                <w:sz w:val="24"/>
                <w:highlight w:val="yellow"/>
                <w:rPrChange w:id="103" w:author="Benjamin Meyer" w:date="2023-01-05T17:14:00Z">
                  <w:rPr>
                    <w:sz w:val="24"/>
                  </w:rPr>
                </w:rPrChange>
              </w:rPr>
            </w:pPr>
            <w:r w:rsidRPr="00B72218">
              <w:rPr>
                <w:sz w:val="24"/>
                <w:highlight w:val="yellow"/>
                <w:rPrChange w:id="104" w:author="Benjamin Meyer" w:date="2023-01-05T17:14:00Z">
                  <w:rPr>
                    <w:sz w:val="24"/>
                  </w:rPr>
                </w:rPrChange>
              </w:rPr>
              <w:t>Calcium, total</w:t>
            </w:r>
          </w:p>
        </w:tc>
        <w:tc>
          <w:tcPr>
            <w:tcW w:w="2727" w:type="dxa"/>
            <w:tcBorders>
              <w:top w:val="single" w:sz="6" w:space="0" w:color="000000"/>
              <w:left w:val="single" w:sz="6" w:space="0" w:color="000000"/>
              <w:bottom w:val="single" w:sz="6" w:space="0" w:color="000000"/>
              <w:right w:val="single" w:sz="6" w:space="0" w:color="000000"/>
            </w:tcBorders>
          </w:tcPr>
          <w:p w14:paraId="71C82648" w14:textId="77777777" w:rsidR="000D14B5" w:rsidRDefault="009748A5">
            <w:pPr>
              <w:pStyle w:val="TableParagraph"/>
              <w:spacing w:line="246"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26719FB4" w14:textId="77777777" w:rsidR="000D14B5" w:rsidRDefault="009748A5">
            <w:pPr>
              <w:pStyle w:val="TableParagraph"/>
              <w:spacing w:line="246" w:lineRule="exact"/>
              <w:ind w:right="648"/>
              <w:jc w:val="right"/>
              <w:rPr>
                <w:sz w:val="24"/>
              </w:rPr>
            </w:pPr>
            <w:r>
              <w:rPr>
                <w:sz w:val="24"/>
              </w:rPr>
              <w:t>1.0 mg/L</w:t>
            </w:r>
          </w:p>
        </w:tc>
        <w:tc>
          <w:tcPr>
            <w:tcW w:w="1813" w:type="dxa"/>
            <w:tcBorders>
              <w:top w:val="single" w:sz="6" w:space="0" w:color="000000"/>
              <w:left w:val="single" w:sz="6" w:space="0" w:color="000000"/>
              <w:bottom w:val="single" w:sz="6" w:space="0" w:color="000000"/>
              <w:right w:val="single" w:sz="6" w:space="0" w:color="000000"/>
            </w:tcBorders>
          </w:tcPr>
          <w:p w14:paraId="7008867E" w14:textId="77777777" w:rsidR="000D14B5" w:rsidRDefault="009748A5">
            <w:pPr>
              <w:pStyle w:val="TableParagraph"/>
              <w:spacing w:line="246" w:lineRule="exact"/>
              <w:ind w:left="468"/>
              <w:rPr>
                <w:sz w:val="24"/>
              </w:rPr>
            </w:pPr>
            <w:r>
              <w:rPr>
                <w:sz w:val="24"/>
              </w:rPr>
              <w:t>4.0 mg/L</w:t>
            </w:r>
          </w:p>
        </w:tc>
        <w:tc>
          <w:tcPr>
            <w:tcW w:w="2063" w:type="dxa"/>
            <w:tcBorders>
              <w:top w:val="single" w:sz="6" w:space="0" w:color="000000"/>
              <w:left w:val="single" w:sz="6" w:space="0" w:color="000000"/>
              <w:bottom w:val="single" w:sz="6" w:space="0" w:color="000000"/>
              <w:right w:val="single" w:sz="6" w:space="0" w:color="000000"/>
            </w:tcBorders>
          </w:tcPr>
          <w:p w14:paraId="121C8244" w14:textId="77777777" w:rsidR="000D14B5" w:rsidRDefault="009748A5">
            <w:pPr>
              <w:pStyle w:val="TableParagraph"/>
              <w:spacing w:line="246"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6ABE3328" w14:textId="77777777" w:rsidR="000D14B5" w:rsidRDefault="009748A5">
            <w:pPr>
              <w:pStyle w:val="TableParagraph"/>
              <w:spacing w:line="246" w:lineRule="exact"/>
              <w:ind w:left="318" w:right="281"/>
              <w:jc w:val="center"/>
              <w:rPr>
                <w:sz w:val="24"/>
              </w:rPr>
            </w:pPr>
            <w:r>
              <w:rPr>
                <w:sz w:val="24"/>
              </w:rPr>
              <w:t>±21 % LCS</w:t>
            </w:r>
          </w:p>
        </w:tc>
      </w:tr>
      <w:tr w:rsidR="000D14B5" w14:paraId="2EABE6BF" w14:textId="77777777" w:rsidTr="00E10D31">
        <w:trPr>
          <w:trHeight w:val="275"/>
        </w:trPr>
        <w:tc>
          <w:tcPr>
            <w:tcW w:w="2821" w:type="dxa"/>
            <w:tcBorders>
              <w:top w:val="single" w:sz="6" w:space="0" w:color="000000"/>
              <w:bottom w:val="single" w:sz="6" w:space="0" w:color="000000"/>
              <w:right w:val="single" w:sz="6" w:space="0" w:color="000000"/>
            </w:tcBorders>
          </w:tcPr>
          <w:p w14:paraId="08B80661" w14:textId="77777777" w:rsidR="000D14B5" w:rsidRPr="00B72218" w:rsidRDefault="009748A5">
            <w:pPr>
              <w:pStyle w:val="TableParagraph"/>
              <w:spacing w:line="255" w:lineRule="exact"/>
              <w:ind w:left="92"/>
              <w:rPr>
                <w:sz w:val="24"/>
                <w:highlight w:val="yellow"/>
                <w:rPrChange w:id="105" w:author="Benjamin Meyer" w:date="2023-01-05T17:14:00Z">
                  <w:rPr>
                    <w:sz w:val="24"/>
                  </w:rPr>
                </w:rPrChange>
              </w:rPr>
            </w:pPr>
            <w:r w:rsidRPr="00B72218">
              <w:rPr>
                <w:sz w:val="24"/>
                <w:highlight w:val="yellow"/>
                <w:rPrChange w:id="106" w:author="Benjamin Meyer" w:date="2023-01-05T17:14:00Z">
                  <w:rPr>
                    <w:sz w:val="24"/>
                  </w:rPr>
                </w:rPrChange>
              </w:rPr>
              <w:t>Iron, total</w:t>
            </w:r>
          </w:p>
        </w:tc>
        <w:tc>
          <w:tcPr>
            <w:tcW w:w="2727" w:type="dxa"/>
            <w:tcBorders>
              <w:top w:val="single" w:sz="6" w:space="0" w:color="000000"/>
              <w:left w:val="single" w:sz="6" w:space="0" w:color="000000"/>
              <w:bottom w:val="single" w:sz="6" w:space="0" w:color="000000"/>
              <w:right w:val="single" w:sz="6" w:space="0" w:color="000000"/>
            </w:tcBorders>
          </w:tcPr>
          <w:p w14:paraId="16D97B47" w14:textId="77777777" w:rsidR="000D14B5" w:rsidRDefault="009748A5">
            <w:pPr>
              <w:pStyle w:val="TableParagraph"/>
              <w:spacing w:line="255"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305B0393" w14:textId="77777777" w:rsidR="000D14B5" w:rsidRDefault="009748A5">
            <w:pPr>
              <w:pStyle w:val="TableParagraph"/>
              <w:spacing w:line="255" w:lineRule="exact"/>
              <w:ind w:right="648"/>
              <w:jc w:val="right"/>
              <w:rPr>
                <w:sz w:val="24"/>
              </w:rPr>
            </w:pPr>
            <w:r>
              <w:rPr>
                <w:sz w:val="24"/>
              </w:rPr>
              <w:t>2.0 mg/L</w:t>
            </w:r>
          </w:p>
        </w:tc>
        <w:tc>
          <w:tcPr>
            <w:tcW w:w="1813" w:type="dxa"/>
            <w:tcBorders>
              <w:top w:val="single" w:sz="6" w:space="0" w:color="000000"/>
              <w:left w:val="single" w:sz="6" w:space="0" w:color="000000"/>
              <w:bottom w:val="single" w:sz="6" w:space="0" w:color="000000"/>
              <w:right w:val="single" w:sz="6" w:space="0" w:color="000000"/>
            </w:tcBorders>
          </w:tcPr>
          <w:p w14:paraId="2EA4DB65" w14:textId="77777777" w:rsidR="000D14B5" w:rsidRDefault="009748A5">
            <w:pPr>
              <w:pStyle w:val="TableParagraph"/>
              <w:spacing w:line="255" w:lineRule="exact"/>
              <w:ind w:left="468"/>
              <w:rPr>
                <w:sz w:val="24"/>
              </w:rPr>
            </w:pPr>
            <w:r>
              <w:rPr>
                <w:sz w:val="24"/>
              </w:rPr>
              <w:t>8.0 mg/L</w:t>
            </w:r>
          </w:p>
        </w:tc>
        <w:tc>
          <w:tcPr>
            <w:tcW w:w="2063" w:type="dxa"/>
            <w:tcBorders>
              <w:top w:val="single" w:sz="6" w:space="0" w:color="000000"/>
              <w:left w:val="single" w:sz="6" w:space="0" w:color="000000"/>
              <w:bottom w:val="single" w:sz="6" w:space="0" w:color="000000"/>
              <w:right w:val="single" w:sz="6" w:space="0" w:color="000000"/>
            </w:tcBorders>
          </w:tcPr>
          <w:p w14:paraId="058185FD"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54FDFBA6" w14:textId="77777777" w:rsidR="000D14B5" w:rsidRDefault="009748A5">
            <w:pPr>
              <w:pStyle w:val="TableParagraph"/>
              <w:spacing w:line="255" w:lineRule="exact"/>
              <w:ind w:left="318" w:right="281"/>
              <w:jc w:val="center"/>
              <w:rPr>
                <w:sz w:val="24"/>
              </w:rPr>
            </w:pPr>
            <w:r>
              <w:rPr>
                <w:sz w:val="24"/>
              </w:rPr>
              <w:t>±49.5 % LCS</w:t>
            </w:r>
          </w:p>
        </w:tc>
      </w:tr>
      <w:tr w:rsidR="000D14B5" w14:paraId="58871AE7" w14:textId="77777777" w:rsidTr="00E10D31">
        <w:trPr>
          <w:trHeight w:val="276"/>
        </w:trPr>
        <w:tc>
          <w:tcPr>
            <w:tcW w:w="2821" w:type="dxa"/>
            <w:tcBorders>
              <w:top w:val="single" w:sz="6" w:space="0" w:color="000000"/>
              <w:bottom w:val="single" w:sz="6" w:space="0" w:color="000000"/>
              <w:right w:val="single" w:sz="6" w:space="0" w:color="000000"/>
            </w:tcBorders>
          </w:tcPr>
          <w:p w14:paraId="13C00641" w14:textId="77777777" w:rsidR="000D14B5" w:rsidRPr="00B72218" w:rsidRDefault="009748A5">
            <w:pPr>
              <w:pStyle w:val="TableParagraph"/>
              <w:spacing w:line="257" w:lineRule="exact"/>
              <w:ind w:left="92"/>
              <w:rPr>
                <w:sz w:val="24"/>
                <w:highlight w:val="yellow"/>
                <w:rPrChange w:id="107" w:author="Benjamin Meyer" w:date="2023-01-05T17:14:00Z">
                  <w:rPr>
                    <w:sz w:val="24"/>
                  </w:rPr>
                </w:rPrChange>
              </w:rPr>
            </w:pPr>
            <w:r w:rsidRPr="00B72218">
              <w:rPr>
                <w:sz w:val="24"/>
                <w:highlight w:val="yellow"/>
                <w:rPrChange w:id="108" w:author="Benjamin Meyer" w:date="2023-01-05T17:14:00Z">
                  <w:rPr>
                    <w:sz w:val="24"/>
                  </w:rPr>
                </w:rPrChange>
              </w:rPr>
              <w:t>Magnesium, total</w:t>
            </w:r>
          </w:p>
        </w:tc>
        <w:tc>
          <w:tcPr>
            <w:tcW w:w="2727" w:type="dxa"/>
            <w:tcBorders>
              <w:top w:val="single" w:sz="6" w:space="0" w:color="000000"/>
              <w:left w:val="single" w:sz="6" w:space="0" w:color="000000"/>
              <w:bottom w:val="single" w:sz="6" w:space="0" w:color="000000"/>
              <w:right w:val="single" w:sz="6" w:space="0" w:color="000000"/>
            </w:tcBorders>
          </w:tcPr>
          <w:p w14:paraId="48BCAF6C" w14:textId="77777777" w:rsidR="000D14B5" w:rsidRDefault="009748A5">
            <w:pPr>
              <w:pStyle w:val="TableParagraph"/>
              <w:spacing w:line="257"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09A2AAD7" w14:textId="77777777" w:rsidR="000D14B5" w:rsidRDefault="009748A5">
            <w:pPr>
              <w:pStyle w:val="TableParagraph"/>
              <w:spacing w:line="257" w:lineRule="exact"/>
              <w:ind w:right="648"/>
              <w:jc w:val="right"/>
              <w:rPr>
                <w:sz w:val="24"/>
              </w:rPr>
            </w:pPr>
            <w:r>
              <w:rPr>
                <w:sz w:val="24"/>
              </w:rPr>
              <w:t>0.2 mg/L</w:t>
            </w:r>
          </w:p>
        </w:tc>
        <w:tc>
          <w:tcPr>
            <w:tcW w:w="1813" w:type="dxa"/>
            <w:tcBorders>
              <w:top w:val="single" w:sz="6" w:space="0" w:color="000000"/>
              <w:left w:val="single" w:sz="6" w:space="0" w:color="000000"/>
              <w:bottom w:val="single" w:sz="6" w:space="0" w:color="000000"/>
              <w:right w:val="single" w:sz="6" w:space="0" w:color="000000"/>
            </w:tcBorders>
          </w:tcPr>
          <w:p w14:paraId="40809D19" w14:textId="77777777" w:rsidR="000D14B5" w:rsidRDefault="009748A5">
            <w:pPr>
              <w:pStyle w:val="TableParagraph"/>
              <w:spacing w:line="257" w:lineRule="exact"/>
              <w:ind w:left="478" w:right="460"/>
              <w:jc w:val="center"/>
              <w:rPr>
                <w:sz w:val="24"/>
              </w:rPr>
            </w:pPr>
            <w:r>
              <w:rPr>
                <w:sz w:val="24"/>
              </w:rPr>
              <w:t>2.0mg/L</w:t>
            </w:r>
          </w:p>
        </w:tc>
        <w:tc>
          <w:tcPr>
            <w:tcW w:w="2063" w:type="dxa"/>
            <w:tcBorders>
              <w:top w:val="single" w:sz="6" w:space="0" w:color="000000"/>
              <w:left w:val="single" w:sz="6" w:space="0" w:color="000000"/>
              <w:bottom w:val="single" w:sz="6" w:space="0" w:color="000000"/>
              <w:right w:val="single" w:sz="6" w:space="0" w:color="000000"/>
            </w:tcBorders>
          </w:tcPr>
          <w:p w14:paraId="21179B4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21ABD7EB" w14:textId="77777777" w:rsidR="000D14B5" w:rsidRDefault="009748A5">
            <w:pPr>
              <w:pStyle w:val="TableParagraph"/>
              <w:spacing w:line="257" w:lineRule="exact"/>
              <w:ind w:left="318" w:right="281"/>
              <w:jc w:val="center"/>
              <w:rPr>
                <w:sz w:val="24"/>
              </w:rPr>
            </w:pPr>
            <w:r>
              <w:rPr>
                <w:sz w:val="24"/>
              </w:rPr>
              <w:t>±27 % LCS</w:t>
            </w:r>
          </w:p>
        </w:tc>
      </w:tr>
      <w:tr w:rsidR="000D14B5" w14:paraId="59867C41" w14:textId="77777777" w:rsidTr="00E10D31">
        <w:trPr>
          <w:trHeight w:val="551"/>
        </w:trPr>
        <w:tc>
          <w:tcPr>
            <w:tcW w:w="2821" w:type="dxa"/>
            <w:tcBorders>
              <w:top w:val="single" w:sz="6" w:space="0" w:color="000000"/>
              <w:bottom w:val="single" w:sz="6" w:space="0" w:color="000000"/>
              <w:right w:val="single" w:sz="6" w:space="0" w:color="000000"/>
            </w:tcBorders>
          </w:tcPr>
          <w:p w14:paraId="521FE32A" w14:textId="77777777" w:rsidR="000D14B5" w:rsidRDefault="009748A5">
            <w:pPr>
              <w:pStyle w:val="TableParagraph"/>
              <w:spacing w:line="272" w:lineRule="exact"/>
              <w:ind w:left="92"/>
              <w:rPr>
                <w:sz w:val="24"/>
              </w:rPr>
            </w:pPr>
            <w:r>
              <w:rPr>
                <w:sz w:val="24"/>
              </w:rPr>
              <w:t>Arsenic, dissolved</w:t>
            </w:r>
          </w:p>
        </w:tc>
        <w:tc>
          <w:tcPr>
            <w:tcW w:w="2727" w:type="dxa"/>
            <w:tcBorders>
              <w:top w:val="single" w:sz="6" w:space="0" w:color="000000"/>
              <w:left w:val="single" w:sz="6" w:space="0" w:color="000000"/>
              <w:bottom w:val="single" w:sz="6" w:space="0" w:color="000000"/>
              <w:right w:val="single" w:sz="6" w:space="0" w:color="000000"/>
            </w:tcBorders>
          </w:tcPr>
          <w:p w14:paraId="2C5A9488" w14:textId="77777777" w:rsidR="000D14B5" w:rsidRDefault="009748A5">
            <w:pPr>
              <w:pStyle w:val="TableParagraph"/>
              <w:spacing w:line="272"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2A00E9D1" w14:textId="77777777" w:rsidR="000D14B5" w:rsidRDefault="009748A5">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0016CA8D" w14:textId="77777777" w:rsidR="000D14B5" w:rsidRDefault="009748A5">
            <w:pPr>
              <w:pStyle w:val="TableParagraph"/>
              <w:spacing w:line="272" w:lineRule="exact"/>
              <w:ind w:left="492"/>
              <w:rPr>
                <w:sz w:val="24"/>
              </w:rPr>
            </w:pPr>
            <w:r>
              <w:rPr>
                <w:sz w:val="24"/>
              </w:rPr>
              <w:t>5.0 µg/L</w:t>
            </w:r>
          </w:p>
        </w:tc>
        <w:tc>
          <w:tcPr>
            <w:tcW w:w="2063" w:type="dxa"/>
            <w:tcBorders>
              <w:top w:val="single" w:sz="6" w:space="0" w:color="000000"/>
              <w:left w:val="single" w:sz="6" w:space="0" w:color="000000"/>
              <w:bottom w:val="single" w:sz="6" w:space="0" w:color="000000"/>
              <w:right w:val="single" w:sz="6" w:space="0" w:color="000000"/>
            </w:tcBorders>
          </w:tcPr>
          <w:p w14:paraId="05652B9D" w14:textId="77777777" w:rsidR="000D14B5" w:rsidRDefault="009748A5">
            <w:pPr>
              <w:pStyle w:val="TableParagraph"/>
              <w:spacing w:line="272"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1546D5D8" w14:textId="77777777" w:rsidR="000D14B5" w:rsidRDefault="009748A5">
            <w:pPr>
              <w:pStyle w:val="TableParagraph"/>
              <w:spacing w:line="272" w:lineRule="exact"/>
              <w:ind w:left="318" w:right="281"/>
              <w:jc w:val="center"/>
              <w:rPr>
                <w:sz w:val="24"/>
              </w:rPr>
            </w:pPr>
            <w:r>
              <w:rPr>
                <w:sz w:val="24"/>
              </w:rPr>
              <w:t>±15 % LFB</w:t>
            </w:r>
          </w:p>
        </w:tc>
      </w:tr>
      <w:tr w:rsidR="000D14B5" w14:paraId="54F8D01E" w14:textId="77777777" w:rsidTr="00E10D31">
        <w:trPr>
          <w:trHeight w:val="276"/>
        </w:trPr>
        <w:tc>
          <w:tcPr>
            <w:tcW w:w="2821" w:type="dxa"/>
            <w:tcBorders>
              <w:top w:val="single" w:sz="6" w:space="0" w:color="000000"/>
              <w:bottom w:val="single" w:sz="6" w:space="0" w:color="000000"/>
              <w:right w:val="single" w:sz="6" w:space="0" w:color="000000"/>
            </w:tcBorders>
          </w:tcPr>
          <w:p w14:paraId="1759A785" w14:textId="77777777" w:rsidR="000D14B5" w:rsidRDefault="009748A5">
            <w:pPr>
              <w:pStyle w:val="TableParagraph"/>
              <w:spacing w:line="257" w:lineRule="exact"/>
              <w:ind w:left="92"/>
              <w:rPr>
                <w:sz w:val="24"/>
              </w:rPr>
            </w:pPr>
            <w:r>
              <w:rPr>
                <w:sz w:val="24"/>
              </w:rPr>
              <w:t>Cadmium, dissolved</w:t>
            </w:r>
          </w:p>
        </w:tc>
        <w:tc>
          <w:tcPr>
            <w:tcW w:w="2727" w:type="dxa"/>
            <w:tcBorders>
              <w:top w:val="single" w:sz="6" w:space="0" w:color="000000"/>
              <w:left w:val="single" w:sz="6" w:space="0" w:color="000000"/>
              <w:bottom w:val="single" w:sz="6" w:space="0" w:color="000000"/>
              <w:right w:val="single" w:sz="6" w:space="0" w:color="000000"/>
            </w:tcBorders>
          </w:tcPr>
          <w:p w14:paraId="657C5BC7"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6ED9BF8D" w14:textId="77777777" w:rsidR="000D14B5" w:rsidRDefault="009748A5">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32967165" w14:textId="77777777" w:rsidR="000D14B5" w:rsidRDefault="009748A5">
            <w:pPr>
              <w:pStyle w:val="TableParagraph"/>
              <w:spacing w:line="257" w:lineRule="exact"/>
              <w:ind w:left="432"/>
              <w:rPr>
                <w:sz w:val="24"/>
              </w:rPr>
            </w:pPr>
            <w:r>
              <w:rPr>
                <w:sz w:val="24"/>
              </w:rPr>
              <w:t>0.50 µg/L</w:t>
            </w:r>
          </w:p>
        </w:tc>
        <w:tc>
          <w:tcPr>
            <w:tcW w:w="2063" w:type="dxa"/>
            <w:tcBorders>
              <w:top w:val="single" w:sz="6" w:space="0" w:color="000000"/>
              <w:left w:val="single" w:sz="6" w:space="0" w:color="000000"/>
              <w:bottom w:val="single" w:sz="6" w:space="0" w:color="000000"/>
              <w:right w:val="single" w:sz="6" w:space="0" w:color="000000"/>
            </w:tcBorders>
          </w:tcPr>
          <w:p w14:paraId="5088FC3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323FCF19" w14:textId="77777777" w:rsidR="000D14B5" w:rsidRDefault="009748A5">
            <w:pPr>
              <w:pStyle w:val="TableParagraph"/>
              <w:spacing w:line="257" w:lineRule="exact"/>
              <w:ind w:left="318" w:right="281"/>
              <w:jc w:val="center"/>
              <w:rPr>
                <w:sz w:val="24"/>
              </w:rPr>
            </w:pPr>
            <w:r>
              <w:rPr>
                <w:sz w:val="24"/>
              </w:rPr>
              <w:t>±15 % LFB</w:t>
            </w:r>
          </w:p>
        </w:tc>
      </w:tr>
      <w:tr w:rsidR="000D14B5" w14:paraId="46B48F75" w14:textId="77777777" w:rsidTr="00E10D31">
        <w:trPr>
          <w:trHeight w:val="275"/>
        </w:trPr>
        <w:tc>
          <w:tcPr>
            <w:tcW w:w="2821" w:type="dxa"/>
            <w:tcBorders>
              <w:top w:val="single" w:sz="6" w:space="0" w:color="000000"/>
              <w:bottom w:val="single" w:sz="6" w:space="0" w:color="000000"/>
              <w:right w:val="single" w:sz="6" w:space="0" w:color="000000"/>
            </w:tcBorders>
          </w:tcPr>
          <w:p w14:paraId="6854E729" w14:textId="77777777" w:rsidR="000D14B5" w:rsidRDefault="009748A5">
            <w:pPr>
              <w:pStyle w:val="TableParagraph"/>
              <w:spacing w:line="255" w:lineRule="exact"/>
              <w:ind w:left="92"/>
              <w:rPr>
                <w:sz w:val="24"/>
              </w:rPr>
            </w:pPr>
            <w:r>
              <w:rPr>
                <w:sz w:val="24"/>
              </w:rPr>
              <w:t>Chromium, dissolved</w:t>
            </w:r>
          </w:p>
        </w:tc>
        <w:tc>
          <w:tcPr>
            <w:tcW w:w="2727" w:type="dxa"/>
            <w:tcBorders>
              <w:top w:val="single" w:sz="6" w:space="0" w:color="000000"/>
              <w:left w:val="single" w:sz="6" w:space="0" w:color="000000"/>
              <w:bottom w:val="single" w:sz="6" w:space="0" w:color="000000"/>
              <w:right w:val="single" w:sz="6" w:space="0" w:color="000000"/>
            </w:tcBorders>
          </w:tcPr>
          <w:p w14:paraId="1C350F0D" w14:textId="77777777" w:rsidR="000D14B5" w:rsidRDefault="009748A5">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3A8F2291" w14:textId="77777777" w:rsidR="000D14B5" w:rsidRDefault="009748A5">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02DDB09" w14:textId="77777777" w:rsidR="000D14B5" w:rsidRDefault="009748A5">
            <w:pPr>
              <w:pStyle w:val="TableParagraph"/>
              <w:spacing w:line="255" w:lineRule="exact"/>
              <w:ind w:left="492"/>
              <w:rPr>
                <w:sz w:val="24"/>
              </w:rPr>
            </w:pPr>
            <w:r>
              <w:rPr>
                <w:sz w:val="24"/>
              </w:rPr>
              <w:t>2.0 µg/L</w:t>
            </w:r>
          </w:p>
        </w:tc>
        <w:tc>
          <w:tcPr>
            <w:tcW w:w="2063" w:type="dxa"/>
            <w:tcBorders>
              <w:top w:val="single" w:sz="6" w:space="0" w:color="000000"/>
              <w:left w:val="single" w:sz="6" w:space="0" w:color="000000"/>
              <w:bottom w:val="single" w:sz="6" w:space="0" w:color="000000"/>
              <w:right w:val="single" w:sz="6" w:space="0" w:color="000000"/>
            </w:tcBorders>
          </w:tcPr>
          <w:p w14:paraId="1A38B141"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0BF4BAF2" w14:textId="77777777" w:rsidR="000D14B5" w:rsidRDefault="009748A5">
            <w:pPr>
              <w:pStyle w:val="TableParagraph"/>
              <w:spacing w:line="255" w:lineRule="exact"/>
              <w:ind w:left="318" w:right="281"/>
              <w:jc w:val="center"/>
              <w:rPr>
                <w:sz w:val="24"/>
              </w:rPr>
            </w:pPr>
            <w:r>
              <w:rPr>
                <w:sz w:val="24"/>
              </w:rPr>
              <w:t>±15 % LFB</w:t>
            </w:r>
          </w:p>
        </w:tc>
      </w:tr>
      <w:tr w:rsidR="000D14B5" w14:paraId="56675595" w14:textId="77777777" w:rsidTr="00E10D31">
        <w:trPr>
          <w:trHeight w:val="276"/>
        </w:trPr>
        <w:tc>
          <w:tcPr>
            <w:tcW w:w="2821" w:type="dxa"/>
            <w:tcBorders>
              <w:top w:val="single" w:sz="6" w:space="0" w:color="000000"/>
              <w:bottom w:val="single" w:sz="6" w:space="0" w:color="000000"/>
              <w:right w:val="single" w:sz="6" w:space="0" w:color="000000"/>
            </w:tcBorders>
          </w:tcPr>
          <w:p w14:paraId="17F06887" w14:textId="77777777" w:rsidR="000D14B5" w:rsidRDefault="009748A5">
            <w:pPr>
              <w:pStyle w:val="TableParagraph"/>
              <w:spacing w:line="257" w:lineRule="exact"/>
              <w:ind w:left="92"/>
              <w:rPr>
                <w:sz w:val="24"/>
              </w:rPr>
            </w:pPr>
            <w:r>
              <w:rPr>
                <w:sz w:val="24"/>
              </w:rPr>
              <w:t>Copper, dissolved</w:t>
            </w:r>
          </w:p>
        </w:tc>
        <w:tc>
          <w:tcPr>
            <w:tcW w:w="2727" w:type="dxa"/>
            <w:tcBorders>
              <w:top w:val="single" w:sz="6" w:space="0" w:color="000000"/>
              <w:left w:val="single" w:sz="6" w:space="0" w:color="000000"/>
              <w:bottom w:val="single" w:sz="6" w:space="0" w:color="000000"/>
              <w:right w:val="single" w:sz="6" w:space="0" w:color="000000"/>
            </w:tcBorders>
          </w:tcPr>
          <w:p w14:paraId="7CE6C188"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3B9B6AFA" w14:textId="77777777" w:rsidR="000D14B5" w:rsidRDefault="009748A5">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5463DA4D" w14:textId="77777777" w:rsidR="000D14B5" w:rsidRDefault="009748A5">
            <w:pPr>
              <w:pStyle w:val="TableParagraph"/>
              <w:spacing w:line="257" w:lineRule="exact"/>
              <w:ind w:left="492"/>
              <w:rPr>
                <w:sz w:val="24"/>
              </w:rPr>
            </w:pPr>
            <w:r>
              <w:rPr>
                <w:sz w:val="24"/>
              </w:rPr>
              <w:t>1.0 µg/L</w:t>
            </w:r>
          </w:p>
        </w:tc>
        <w:tc>
          <w:tcPr>
            <w:tcW w:w="2063" w:type="dxa"/>
            <w:tcBorders>
              <w:top w:val="single" w:sz="6" w:space="0" w:color="000000"/>
              <w:left w:val="single" w:sz="6" w:space="0" w:color="000000"/>
              <w:bottom w:val="single" w:sz="6" w:space="0" w:color="000000"/>
              <w:right w:val="single" w:sz="6" w:space="0" w:color="000000"/>
            </w:tcBorders>
          </w:tcPr>
          <w:p w14:paraId="15BAA1E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33E0E96A" w14:textId="77777777" w:rsidR="000D14B5" w:rsidRDefault="009748A5">
            <w:pPr>
              <w:pStyle w:val="TableParagraph"/>
              <w:spacing w:line="257" w:lineRule="exact"/>
              <w:ind w:left="318" w:right="281"/>
              <w:jc w:val="center"/>
              <w:rPr>
                <w:sz w:val="24"/>
              </w:rPr>
            </w:pPr>
            <w:r>
              <w:rPr>
                <w:sz w:val="24"/>
              </w:rPr>
              <w:t>±15 % LFB</w:t>
            </w:r>
          </w:p>
        </w:tc>
      </w:tr>
      <w:tr w:rsidR="000D14B5" w14:paraId="3C5893C8" w14:textId="77777777" w:rsidTr="00E10D31">
        <w:trPr>
          <w:trHeight w:val="275"/>
        </w:trPr>
        <w:tc>
          <w:tcPr>
            <w:tcW w:w="2821" w:type="dxa"/>
            <w:tcBorders>
              <w:top w:val="single" w:sz="6" w:space="0" w:color="000000"/>
              <w:bottom w:val="single" w:sz="6" w:space="0" w:color="000000"/>
              <w:right w:val="single" w:sz="6" w:space="0" w:color="000000"/>
            </w:tcBorders>
          </w:tcPr>
          <w:p w14:paraId="554B194F" w14:textId="77777777" w:rsidR="000D14B5" w:rsidRDefault="009748A5">
            <w:pPr>
              <w:pStyle w:val="TableParagraph"/>
              <w:spacing w:line="255" w:lineRule="exact"/>
              <w:ind w:left="92"/>
              <w:rPr>
                <w:sz w:val="24"/>
              </w:rPr>
            </w:pPr>
            <w:r>
              <w:rPr>
                <w:sz w:val="24"/>
              </w:rPr>
              <w:t>Lead, dissolved</w:t>
            </w:r>
          </w:p>
        </w:tc>
        <w:tc>
          <w:tcPr>
            <w:tcW w:w="2727" w:type="dxa"/>
            <w:tcBorders>
              <w:top w:val="single" w:sz="6" w:space="0" w:color="000000"/>
              <w:left w:val="single" w:sz="6" w:space="0" w:color="000000"/>
              <w:bottom w:val="single" w:sz="6" w:space="0" w:color="000000"/>
              <w:right w:val="single" w:sz="6" w:space="0" w:color="000000"/>
            </w:tcBorders>
          </w:tcPr>
          <w:p w14:paraId="3D16BFEB" w14:textId="77777777" w:rsidR="000D14B5" w:rsidRDefault="009748A5">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2CCD7A81" w14:textId="77777777" w:rsidR="000D14B5" w:rsidRDefault="009748A5">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61E1826D" w14:textId="77777777" w:rsidR="000D14B5" w:rsidRDefault="009748A5">
            <w:pPr>
              <w:pStyle w:val="TableParagraph"/>
              <w:spacing w:line="255" w:lineRule="exact"/>
              <w:ind w:left="492"/>
              <w:rPr>
                <w:sz w:val="24"/>
              </w:rPr>
            </w:pPr>
            <w:r>
              <w:rPr>
                <w:sz w:val="24"/>
              </w:rPr>
              <w:t>0.2 µg/L</w:t>
            </w:r>
          </w:p>
        </w:tc>
        <w:tc>
          <w:tcPr>
            <w:tcW w:w="2063" w:type="dxa"/>
            <w:tcBorders>
              <w:top w:val="single" w:sz="6" w:space="0" w:color="000000"/>
              <w:left w:val="single" w:sz="6" w:space="0" w:color="000000"/>
              <w:bottom w:val="single" w:sz="6" w:space="0" w:color="000000"/>
              <w:right w:val="single" w:sz="6" w:space="0" w:color="000000"/>
            </w:tcBorders>
          </w:tcPr>
          <w:p w14:paraId="23556817"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1E8701B1" w14:textId="77777777" w:rsidR="000D14B5" w:rsidRDefault="009748A5">
            <w:pPr>
              <w:pStyle w:val="TableParagraph"/>
              <w:spacing w:line="255" w:lineRule="exact"/>
              <w:ind w:left="318" w:right="281"/>
              <w:jc w:val="center"/>
              <w:rPr>
                <w:sz w:val="24"/>
              </w:rPr>
            </w:pPr>
            <w:r>
              <w:rPr>
                <w:sz w:val="24"/>
              </w:rPr>
              <w:t>±15 % LFB</w:t>
            </w:r>
          </w:p>
        </w:tc>
      </w:tr>
      <w:tr w:rsidR="000D14B5" w14:paraId="2BC8EFE2" w14:textId="77777777" w:rsidTr="00E10D31">
        <w:trPr>
          <w:trHeight w:val="277"/>
        </w:trPr>
        <w:tc>
          <w:tcPr>
            <w:tcW w:w="2821" w:type="dxa"/>
            <w:tcBorders>
              <w:top w:val="single" w:sz="6" w:space="0" w:color="000000"/>
              <w:right w:val="single" w:sz="6" w:space="0" w:color="000000"/>
            </w:tcBorders>
          </w:tcPr>
          <w:p w14:paraId="2D2A2724" w14:textId="77777777" w:rsidR="000D14B5" w:rsidRDefault="009748A5">
            <w:pPr>
              <w:pStyle w:val="TableParagraph"/>
              <w:spacing w:line="257" w:lineRule="exact"/>
              <w:ind w:left="92"/>
              <w:rPr>
                <w:sz w:val="24"/>
              </w:rPr>
            </w:pPr>
            <w:r>
              <w:rPr>
                <w:sz w:val="24"/>
              </w:rPr>
              <w:t>Zinc, dissolved</w:t>
            </w:r>
          </w:p>
        </w:tc>
        <w:tc>
          <w:tcPr>
            <w:tcW w:w="2727" w:type="dxa"/>
            <w:tcBorders>
              <w:top w:val="single" w:sz="6" w:space="0" w:color="000000"/>
              <w:left w:val="single" w:sz="6" w:space="0" w:color="000000"/>
              <w:right w:val="single" w:sz="6" w:space="0" w:color="000000"/>
            </w:tcBorders>
          </w:tcPr>
          <w:p w14:paraId="452C4E7E"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right w:val="single" w:sz="6" w:space="0" w:color="000000"/>
            </w:tcBorders>
          </w:tcPr>
          <w:p w14:paraId="4FCC1D60" w14:textId="77777777" w:rsidR="000D14B5" w:rsidRDefault="009748A5">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648FD167" w14:textId="77777777" w:rsidR="000D14B5" w:rsidRDefault="009748A5">
            <w:pPr>
              <w:pStyle w:val="TableParagraph"/>
              <w:spacing w:line="257" w:lineRule="exact"/>
              <w:ind w:left="432"/>
              <w:rPr>
                <w:sz w:val="24"/>
              </w:rPr>
            </w:pPr>
            <w:r>
              <w:rPr>
                <w:sz w:val="24"/>
              </w:rPr>
              <w:t>10.0 µg/L</w:t>
            </w:r>
          </w:p>
        </w:tc>
        <w:tc>
          <w:tcPr>
            <w:tcW w:w="2063" w:type="dxa"/>
            <w:tcBorders>
              <w:top w:val="single" w:sz="6" w:space="0" w:color="000000"/>
              <w:left w:val="single" w:sz="6" w:space="0" w:color="000000"/>
              <w:right w:val="single" w:sz="6" w:space="0" w:color="000000"/>
            </w:tcBorders>
          </w:tcPr>
          <w:p w14:paraId="7C613AF9"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tcBorders>
          </w:tcPr>
          <w:p w14:paraId="39206B80" w14:textId="77777777" w:rsidR="000D14B5" w:rsidRDefault="009748A5">
            <w:pPr>
              <w:pStyle w:val="TableParagraph"/>
              <w:spacing w:line="257" w:lineRule="exact"/>
              <w:ind w:left="318" w:right="281"/>
              <w:jc w:val="center"/>
              <w:rPr>
                <w:sz w:val="24"/>
              </w:rPr>
            </w:pPr>
            <w:r>
              <w:rPr>
                <w:sz w:val="24"/>
              </w:rPr>
              <w:t>±15 % LFB</w:t>
            </w:r>
          </w:p>
        </w:tc>
      </w:tr>
      <w:bookmarkEnd w:id="93"/>
    </w:tbl>
    <w:p w14:paraId="56A77788" w14:textId="77777777" w:rsidR="000D14B5" w:rsidRDefault="000D14B5">
      <w:pPr>
        <w:pStyle w:val="BodyText"/>
        <w:spacing w:before="11"/>
        <w:rPr>
          <w:b/>
        </w:rPr>
      </w:pPr>
    </w:p>
    <w:p w14:paraId="71A192B7" w14:textId="77777777" w:rsidR="000D14B5" w:rsidRDefault="009748A5">
      <w:pPr>
        <w:pStyle w:val="BodyText"/>
        <w:tabs>
          <w:tab w:val="left" w:pos="8019"/>
        </w:tabs>
        <w:ind w:left="820"/>
      </w:pPr>
      <w:bookmarkStart w:id="109" w:name="_Hlk116644230"/>
      <w:r>
        <w:t>MDL, method</w:t>
      </w:r>
      <w:r>
        <w:rPr>
          <w:spacing w:val="-2"/>
        </w:rPr>
        <w:t xml:space="preserve"> </w:t>
      </w:r>
      <w:r>
        <w:t>detection</w:t>
      </w:r>
      <w:r>
        <w:rPr>
          <w:spacing w:val="-3"/>
        </w:rPr>
        <w:t xml:space="preserve"> </w:t>
      </w:r>
      <w:r>
        <w:t>limit</w:t>
      </w:r>
      <w:bookmarkEnd w:id="109"/>
      <w:r>
        <w:tab/>
      </w:r>
      <w:bookmarkStart w:id="110" w:name="_Hlk116644286"/>
      <w:r>
        <w:t>µg/L, micrograms per liter (ppb)</w:t>
      </w:r>
      <w:bookmarkEnd w:id="110"/>
    </w:p>
    <w:p w14:paraId="5E866F6A" w14:textId="77777777" w:rsidR="000D14B5" w:rsidRDefault="009748A5">
      <w:pPr>
        <w:pStyle w:val="BodyText"/>
        <w:tabs>
          <w:tab w:val="left" w:pos="8019"/>
        </w:tabs>
        <w:ind w:left="820" w:right="4485"/>
      </w:pPr>
      <w:bookmarkStart w:id="111" w:name="_Hlk116644240"/>
      <w:r>
        <w:t>PQL, practical</w:t>
      </w:r>
      <w:r>
        <w:rPr>
          <w:spacing w:val="-4"/>
        </w:rPr>
        <w:t xml:space="preserve"> </w:t>
      </w:r>
      <w:r>
        <w:t>quantification</w:t>
      </w:r>
      <w:r>
        <w:rPr>
          <w:spacing w:val="-2"/>
        </w:rPr>
        <w:t xml:space="preserve"> </w:t>
      </w:r>
      <w:r>
        <w:t>limit</w:t>
      </w:r>
      <w:bookmarkEnd w:id="111"/>
      <w:r>
        <w:tab/>
      </w:r>
      <w:bookmarkStart w:id="112" w:name="_Hlk116644308"/>
      <w:r>
        <w:t xml:space="preserve">RPD, relative percent difference </w:t>
      </w:r>
      <w:bookmarkStart w:id="113" w:name="_Hlk116644252"/>
      <w:bookmarkEnd w:id="112"/>
      <w:r>
        <w:t>LCS, laboratory control</w:t>
      </w:r>
      <w:r>
        <w:rPr>
          <w:spacing w:val="-1"/>
        </w:rPr>
        <w:t xml:space="preserve"> </w:t>
      </w:r>
      <w:r>
        <w:t>sample</w:t>
      </w:r>
    </w:p>
    <w:p w14:paraId="666D15F0" w14:textId="77777777" w:rsidR="000D14B5" w:rsidRDefault="009748A5">
      <w:pPr>
        <w:pStyle w:val="BodyText"/>
        <w:ind w:left="820" w:right="11640"/>
      </w:pPr>
      <w:r>
        <w:t>LFB, laboratory fortified blank mg/L, milligrams per liter (ppm)</w:t>
      </w:r>
    </w:p>
    <w:bookmarkEnd w:id="113"/>
    <w:p w14:paraId="01EF8FA1" w14:textId="77777777" w:rsidR="000D14B5" w:rsidRDefault="000D14B5">
      <w:pPr>
        <w:sectPr w:rsidR="000D14B5">
          <w:pgSz w:w="16840" w:h="11900" w:orient="landscape"/>
          <w:pgMar w:top="1320" w:right="600" w:bottom="940" w:left="620" w:header="929" w:footer="745" w:gutter="0"/>
          <w:cols w:space="720"/>
        </w:sectPr>
      </w:pPr>
    </w:p>
    <w:p w14:paraId="5E65B521" w14:textId="77777777" w:rsidR="000D14B5" w:rsidRDefault="000D14B5">
      <w:pPr>
        <w:pStyle w:val="BodyText"/>
        <w:spacing w:before="2"/>
        <w:rPr>
          <w:sz w:val="26"/>
        </w:rPr>
      </w:pPr>
    </w:p>
    <w:p w14:paraId="7EE2A22E" w14:textId="77777777" w:rsidR="000D14B5" w:rsidRDefault="009748A5">
      <w:pPr>
        <w:spacing w:before="90"/>
        <w:ind w:left="820" w:right="1258"/>
        <w:rPr>
          <w:b/>
          <w:sz w:val="24"/>
        </w:rPr>
      </w:pPr>
      <w:bookmarkStart w:id="114" w:name="_bookmark9"/>
      <w:bookmarkEnd w:id="114"/>
      <w:r>
        <w:rPr>
          <w:b/>
          <w:sz w:val="24"/>
        </w:rPr>
        <w:t>Table 5. Data Quality Objectives for Nutrients, Fecal Coliform, and Total Suspended Solids (Supplied by Analytica Group F.C., and SGS)</w:t>
      </w:r>
    </w:p>
    <w:p w14:paraId="5774C4D5"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0D14B5" w14:paraId="0E3DC741" w14:textId="77777777" w:rsidTr="00DD2708">
        <w:trPr>
          <w:trHeight w:val="1028"/>
        </w:trPr>
        <w:tc>
          <w:tcPr>
            <w:tcW w:w="2218" w:type="dxa"/>
            <w:tcBorders>
              <w:bottom w:val="single" w:sz="6" w:space="0" w:color="000000"/>
              <w:right w:val="single" w:sz="6" w:space="0" w:color="000000"/>
            </w:tcBorders>
          </w:tcPr>
          <w:p w14:paraId="35AFFE9D" w14:textId="77777777" w:rsidR="000D14B5" w:rsidRDefault="000D14B5">
            <w:pPr>
              <w:pStyle w:val="TableParagraph"/>
              <w:rPr>
                <w:b/>
                <w:sz w:val="28"/>
              </w:rPr>
            </w:pPr>
          </w:p>
          <w:p w14:paraId="3BC7A1B4" w14:textId="77777777" w:rsidR="000D14B5" w:rsidRDefault="009748A5">
            <w:pPr>
              <w:pStyle w:val="TableParagraph"/>
              <w:ind w:left="92"/>
              <w:rPr>
                <w:b/>
                <w:sz w:val="24"/>
              </w:rPr>
            </w:pPr>
            <w:bookmarkStart w:id="115" w:name="PARAMETER"/>
            <w:bookmarkEnd w:id="115"/>
            <w:r>
              <w:rPr>
                <w:b/>
                <w:sz w:val="24"/>
              </w:rPr>
              <w:t>PARAMETER</w:t>
            </w:r>
          </w:p>
        </w:tc>
        <w:tc>
          <w:tcPr>
            <w:tcW w:w="3250" w:type="dxa"/>
            <w:tcBorders>
              <w:left w:val="single" w:sz="6" w:space="0" w:color="000000"/>
              <w:bottom w:val="single" w:sz="6" w:space="0" w:color="000000"/>
              <w:right w:val="single" w:sz="6" w:space="0" w:color="000000"/>
            </w:tcBorders>
          </w:tcPr>
          <w:p w14:paraId="749359F8" w14:textId="77777777" w:rsidR="000D14B5" w:rsidRDefault="000D14B5">
            <w:pPr>
              <w:pStyle w:val="TableParagraph"/>
              <w:rPr>
                <w:b/>
                <w:sz w:val="28"/>
              </w:rPr>
            </w:pPr>
          </w:p>
          <w:p w14:paraId="53EF684B" w14:textId="77777777" w:rsidR="000D14B5" w:rsidRDefault="009748A5">
            <w:pPr>
              <w:pStyle w:val="TableParagraph"/>
              <w:ind w:left="107"/>
              <w:rPr>
                <w:b/>
                <w:sz w:val="24"/>
              </w:rPr>
            </w:pPr>
            <w:bookmarkStart w:id="116" w:name="METHOD"/>
            <w:bookmarkEnd w:id="116"/>
            <w:r>
              <w:rPr>
                <w:b/>
                <w:sz w:val="24"/>
              </w:rPr>
              <w:t>METHOD</w:t>
            </w:r>
          </w:p>
        </w:tc>
        <w:tc>
          <w:tcPr>
            <w:tcW w:w="2400" w:type="dxa"/>
            <w:tcBorders>
              <w:left w:val="single" w:sz="6" w:space="0" w:color="000000"/>
              <w:bottom w:val="single" w:sz="6" w:space="0" w:color="000000"/>
              <w:right w:val="single" w:sz="6" w:space="0" w:color="000000"/>
            </w:tcBorders>
          </w:tcPr>
          <w:p w14:paraId="2280DFFD" w14:textId="77777777" w:rsidR="000D14B5" w:rsidRDefault="009748A5">
            <w:pPr>
              <w:pStyle w:val="TableParagraph"/>
              <w:spacing w:before="184"/>
              <w:ind w:left="838" w:right="393" w:hanging="414"/>
              <w:rPr>
                <w:b/>
                <w:sz w:val="24"/>
              </w:rPr>
            </w:pPr>
            <w:bookmarkStart w:id="117" w:name="SENSITIVITY_(MDL)"/>
            <w:bookmarkEnd w:id="117"/>
            <w:r>
              <w:rPr>
                <w:b/>
                <w:sz w:val="24"/>
              </w:rPr>
              <w:t>SENSITIVITY (MDL)</w:t>
            </w:r>
          </w:p>
        </w:tc>
        <w:tc>
          <w:tcPr>
            <w:tcW w:w="1882" w:type="dxa"/>
            <w:tcBorders>
              <w:left w:val="single" w:sz="6" w:space="0" w:color="000000"/>
              <w:bottom w:val="single" w:sz="6" w:space="0" w:color="000000"/>
              <w:right w:val="single" w:sz="6" w:space="0" w:color="000000"/>
            </w:tcBorders>
          </w:tcPr>
          <w:p w14:paraId="451D9F1D" w14:textId="77777777" w:rsidR="000D14B5" w:rsidRDefault="009748A5">
            <w:pPr>
              <w:pStyle w:val="TableParagraph"/>
              <w:spacing w:before="46"/>
              <w:ind w:left="672" w:right="661"/>
              <w:jc w:val="center"/>
              <w:rPr>
                <w:b/>
                <w:sz w:val="24"/>
              </w:rPr>
            </w:pPr>
            <w:bookmarkStart w:id="118" w:name="PQL"/>
            <w:bookmarkEnd w:id="118"/>
            <w:r>
              <w:rPr>
                <w:b/>
                <w:sz w:val="24"/>
              </w:rPr>
              <w:t>PQL</w:t>
            </w:r>
          </w:p>
        </w:tc>
        <w:tc>
          <w:tcPr>
            <w:tcW w:w="1977" w:type="dxa"/>
            <w:tcBorders>
              <w:left w:val="single" w:sz="6" w:space="0" w:color="000000"/>
              <w:bottom w:val="single" w:sz="6" w:space="0" w:color="000000"/>
              <w:right w:val="single" w:sz="6" w:space="0" w:color="000000"/>
            </w:tcBorders>
          </w:tcPr>
          <w:p w14:paraId="1C6DE9D6" w14:textId="03D8D105" w:rsidR="000D14B5" w:rsidRDefault="009748A5">
            <w:pPr>
              <w:pStyle w:val="TableParagraph"/>
              <w:spacing w:before="46"/>
              <w:ind w:left="272" w:right="260" w:firstLine="73"/>
              <w:jc w:val="both"/>
              <w:rPr>
                <w:b/>
                <w:sz w:val="24"/>
              </w:rPr>
            </w:pPr>
            <w:bookmarkStart w:id="119" w:name="OVERALL_PROJECT_PRECISION"/>
            <w:bookmarkEnd w:id="119"/>
            <w:r>
              <w:rPr>
                <w:b/>
                <w:sz w:val="24"/>
              </w:rPr>
              <w:t>OVERALL PROJECT PRECISION</w:t>
            </w:r>
            <w:ins w:id="120" w:author="Benjamin Meyer" w:date="2022-08-22T15:48:00Z">
              <w:r w:rsidR="00DD2708">
                <w:rPr>
                  <w:rStyle w:val="FootnoteReference"/>
                  <w:b/>
                  <w:sz w:val="24"/>
                </w:rPr>
                <w:footnoteReference w:id="4"/>
              </w:r>
            </w:ins>
          </w:p>
        </w:tc>
        <w:tc>
          <w:tcPr>
            <w:tcW w:w="1980" w:type="dxa"/>
            <w:tcBorders>
              <w:left w:val="single" w:sz="6" w:space="0" w:color="000000"/>
              <w:bottom w:val="single" w:sz="6" w:space="0" w:color="000000"/>
            </w:tcBorders>
          </w:tcPr>
          <w:p w14:paraId="3FB08977" w14:textId="77777777" w:rsidR="000D14B5" w:rsidRDefault="000D14B5">
            <w:pPr>
              <w:pStyle w:val="TableParagraph"/>
              <w:spacing w:before="8"/>
              <w:rPr>
                <w:b/>
                <w:sz w:val="32"/>
              </w:rPr>
            </w:pPr>
          </w:p>
          <w:p w14:paraId="72966215" w14:textId="77777777" w:rsidR="000D14B5" w:rsidRDefault="009748A5">
            <w:pPr>
              <w:pStyle w:val="TableParagraph"/>
              <w:ind w:left="279" w:right="253"/>
              <w:jc w:val="center"/>
              <w:rPr>
                <w:b/>
                <w:sz w:val="24"/>
              </w:rPr>
            </w:pPr>
            <w:r>
              <w:rPr>
                <w:b/>
                <w:sz w:val="24"/>
              </w:rPr>
              <w:t>ACCURACY</w:t>
            </w:r>
          </w:p>
        </w:tc>
      </w:tr>
      <w:tr w:rsidR="000D14B5" w14:paraId="252EB351" w14:textId="77777777" w:rsidTr="00DD2708">
        <w:trPr>
          <w:trHeight w:val="276"/>
        </w:trPr>
        <w:tc>
          <w:tcPr>
            <w:tcW w:w="2218" w:type="dxa"/>
            <w:tcBorders>
              <w:top w:val="single" w:sz="6" w:space="0" w:color="000000"/>
              <w:bottom w:val="single" w:sz="6" w:space="0" w:color="000000"/>
              <w:right w:val="single" w:sz="6" w:space="0" w:color="000000"/>
            </w:tcBorders>
          </w:tcPr>
          <w:p w14:paraId="7311B365" w14:textId="77777777" w:rsidR="000D14B5" w:rsidRDefault="009748A5">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091C1F08" w14:textId="77777777" w:rsidR="000D14B5" w:rsidRDefault="009748A5">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16DF3AC5" w14:textId="77777777" w:rsidR="000D14B5" w:rsidRDefault="009748A5">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0CDE4846" w14:textId="77777777" w:rsidR="000D14B5" w:rsidRDefault="009748A5">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46875B74" w14:textId="77777777" w:rsidR="000D14B5" w:rsidRDefault="009748A5">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51CC498E" w14:textId="77777777" w:rsidR="000D14B5" w:rsidRDefault="009748A5">
            <w:pPr>
              <w:pStyle w:val="TableParagraph"/>
              <w:spacing w:line="257" w:lineRule="exact"/>
              <w:ind w:left="279" w:right="253"/>
              <w:jc w:val="center"/>
              <w:rPr>
                <w:sz w:val="24"/>
              </w:rPr>
            </w:pPr>
            <w:r>
              <w:rPr>
                <w:sz w:val="24"/>
              </w:rPr>
              <w:t>±25 % LFB</w:t>
            </w:r>
          </w:p>
        </w:tc>
      </w:tr>
      <w:tr w:rsidR="000D14B5" w14:paraId="67E25247" w14:textId="77777777" w:rsidTr="00DD2708">
        <w:trPr>
          <w:trHeight w:val="551"/>
        </w:trPr>
        <w:tc>
          <w:tcPr>
            <w:tcW w:w="2218" w:type="dxa"/>
            <w:tcBorders>
              <w:top w:val="single" w:sz="6" w:space="0" w:color="000000"/>
              <w:bottom w:val="single" w:sz="6" w:space="0" w:color="000000"/>
              <w:right w:val="single" w:sz="6" w:space="0" w:color="000000"/>
            </w:tcBorders>
          </w:tcPr>
          <w:p w14:paraId="0BA1DF07" w14:textId="77777777" w:rsidR="000D14B5" w:rsidRDefault="009748A5">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5BF5D6A6" w14:textId="77777777" w:rsidR="000D14B5" w:rsidRDefault="009748A5">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0138869C" w14:textId="77777777" w:rsidR="000D14B5" w:rsidRDefault="009748A5">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7090BC27" w14:textId="77777777" w:rsidR="000D14B5" w:rsidRDefault="009748A5">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7B8F07D2" w14:textId="77777777" w:rsidR="000D14B5" w:rsidRDefault="009748A5">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92BFEFF" w14:textId="77777777" w:rsidR="000D14B5" w:rsidRDefault="009748A5">
            <w:pPr>
              <w:pStyle w:val="TableParagraph"/>
              <w:spacing w:line="272" w:lineRule="exact"/>
              <w:ind w:left="279" w:right="253"/>
              <w:jc w:val="center"/>
              <w:rPr>
                <w:sz w:val="24"/>
              </w:rPr>
            </w:pPr>
            <w:r>
              <w:rPr>
                <w:sz w:val="24"/>
              </w:rPr>
              <w:t>±10 % LCS</w:t>
            </w:r>
          </w:p>
        </w:tc>
      </w:tr>
      <w:tr w:rsidR="000D14B5" w14:paraId="06D81575" w14:textId="77777777" w:rsidTr="00DD2708">
        <w:trPr>
          <w:trHeight w:val="541"/>
        </w:trPr>
        <w:tc>
          <w:tcPr>
            <w:tcW w:w="2218" w:type="dxa"/>
            <w:tcBorders>
              <w:top w:val="single" w:sz="6" w:space="0" w:color="000000"/>
              <w:bottom w:val="single" w:sz="6" w:space="0" w:color="000000"/>
              <w:right w:val="single" w:sz="6" w:space="0" w:color="000000"/>
            </w:tcBorders>
          </w:tcPr>
          <w:p w14:paraId="707B5F3B" w14:textId="77777777" w:rsidR="000D14B5" w:rsidRDefault="009748A5">
            <w:pPr>
              <w:pStyle w:val="TableParagraph"/>
              <w:spacing w:line="263" w:lineRule="exact"/>
              <w:ind w:left="92"/>
              <w:rPr>
                <w:sz w:val="24"/>
              </w:rPr>
            </w:pPr>
            <w:r>
              <w:rPr>
                <w:sz w:val="24"/>
              </w:rPr>
              <w:t>Suspended solids,</w:t>
            </w:r>
          </w:p>
          <w:p w14:paraId="48015AC9" w14:textId="77777777" w:rsidR="000D14B5" w:rsidRDefault="009748A5">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04B0B3" w14:textId="77777777" w:rsidR="000D14B5" w:rsidRDefault="009748A5">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09FBC183" w14:textId="77777777" w:rsidR="000D14B5" w:rsidRDefault="009748A5">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1A3B6315" w14:textId="77777777" w:rsidR="000D14B5" w:rsidRDefault="009748A5">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7354E1B6" w14:textId="77777777" w:rsidR="000D14B5" w:rsidRDefault="009748A5">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1A63EF17" w14:textId="77777777" w:rsidR="000D14B5" w:rsidRDefault="009748A5">
            <w:pPr>
              <w:pStyle w:val="TableParagraph"/>
              <w:spacing w:line="264" w:lineRule="exact"/>
              <w:ind w:left="278" w:right="253"/>
              <w:jc w:val="center"/>
              <w:rPr>
                <w:sz w:val="24"/>
              </w:rPr>
            </w:pPr>
            <w:r>
              <w:rPr>
                <w:sz w:val="24"/>
              </w:rPr>
              <w:t>±25 %</w:t>
            </w:r>
          </w:p>
        </w:tc>
      </w:tr>
      <w:tr w:rsidR="000D14B5" w14:paraId="18555A82" w14:textId="77777777" w:rsidTr="00DD2708">
        <w:trPr>
          <w:trHeight w:val="553"/>
        </w:trPr>
        <w:tc>
          <w:tcPr>
            <w:tcW w:w="2218" w:type="dxa"/>
            <w:tcBorders>
              <w:top w:val="single" w:sz="6" w:space="0" w:color="000000"/>
              <w:right w:val="single" w:sz="6" w:space="0" w:color="000000"/>
            </w:tcBorders>
          </w:tcPr>
          <w:p w14:paraId="2ABBE3A6" w14:textId="77777777" w:rsidR="000D14B5" w:rsidRDefault="009748A5">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5192F59" w14:textId="77777777" w:rsidR="000D14B5" w:rsidRDefault="009748A5">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323A2D38" w14:textId="77777777" w:rsidR="000D14B5" w:rsidRDefault="009748A5">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7CE5868C" w14:textId="77777777" w:rsidR="000D14B5" w:rsidRDefault="009748A5">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C679476" w14:textId="77777777" w:rsidR="000D14B5" w:rsidRDefault="009748A5">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7CB7200C" w14:textId="77777777" w:rsidR="000D14B5" w:rsidRDefault="009748A5">
            <w:pPr>
              <w:pStyle w:val="TableParagraph"/>
              <w:spacing w:line="274" w:lineRule="exact"/>
              <w:ind w:left="277" w:right="253"/>
              <w:jc w:val="center"/>
              <w:rPr>
                <w:sz w:val="24"/>
              </w:rPr>
            </w:pPr>
            <w:r>
              <w:rPr>
                <w:sz w:val="24"/>
              </w:rPr>
              <w:t>**</w:t>
            </w:r>
          </w:p>
        </w:tc>
      </w:tr>
    </w:tbl>
    <w:p w14:paraId="1D7DE14E" w14:textId="77777777" w:rsidR="000D14B5" w:rsidRDefault="000D14B5">
      <w:pPr>
        <w:pStyle w:val="BodyText"/>
        <w:spacing w:before="11"/>
        <w:rPr>
          <w:b/>
        </w:rPr>
      </w:pPr>
    </w:p>
    <w:p w14:paraId="01392A08" w14:textId="77777777" w:rsidR="000D14B5" w:rsidRDefault="009748A5">
      <w:pPr>
        <w:ind w:left="820" w:right="12025"/>
        <w:rPr>
          <w:sz w:val="20"/>
        </w:rPr>
      </w:pPr>
      <w:r>
        <w:rPr>
          <w:sz w:val="20"/>
        </w:rPr>
        <w:t>MDL, method detection limit PQL, practical quantification limit mg/L, milligrams per liter</w:t>
      </w:r>
      <w:r>
        <w:rPr>
          <w:spacing w:val="-10"/>
          <w:sz w:val="20"/>
        </w:rPr>
        <w:t xml:space="preserve"> </w:t>
      </w:r>
      <w:r>
        <w:rPr>
          <w:sz w:val="20"/>
        </w:rPr>
        <w:t>(ppm)</w:t>
      </w:r>
    </w:p>
    <w:p w14:paraId="090E2D55" w14:textId="77777777" w:rsidR="000D14B5" w:rsidRDefault="009748A5">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FEDC0BC" w14:textId="77777777" w:rsidR="000D14B5" w:rsidRDefault="009748A5">
      <w:pPr>
        <w:spacing w:before="1"/>
        <w:ind w:left="820" w:right="12258"/>
        <w:rPr>
          <w:sz w:val="20"/>
        </w:rPr>
      </w:pPr>
      <w:r>
        <w:rPr>
          <w:sz w:val="20"/>
        </w:rPr>
        <w:t>LFB, laboratory fortified blank LCS, laboratory control sample</w:t>
      </w:r>
    </w:p>
    <w:p w14:paraId="5F07F41A" w14:textId="77777777" w:rsidR="000D14B5" w:rsidRDefault="009748A5">
      <w:pPr>
        <w:spacing w:line="230" w:lineRule="exact"/>
        <w:ind w:left="820"/>
        <w:rPr>
          <w:sz w:val="20"/>
        </w:rPr>
      </w:pPr>
      <w:r>
        <w:rPr>
          <w:sz w:val="20"/>
        </w:rPr>
        <w:t>* depends on dilution: filter 100 ml, &lt;1/0; filter 50 ml, &lt;2</w:t>
      </w:r>
    </w:p>
    <w:p w14:paraId="4F2C7F28" w14:textId="77777777" w:rsidR="000D14B5" w:rsidRDefault="009748A5">
      <w:pPr>
        <w:spacing w:before="1"/>
        <w:ind w:left="820"/>
        <w:rPr>
          <w:sz w:val="20"/>
        </w:rPr>
      </w:pPr>
      <w:r>
        <w:rPr>
          <w:sz w:val="20"/>
        </w:rPr>
        <w:t>** control checks of sterility, temperature</w:t>
      </w:r>
    </w:p>
    <w:p w14:paraId="79170914" w14:textId="77777777" w:rsidR="000D14B5" w:rsidRDefault="000D14B5">
      <w:pPr>
        <w:rPr>
          <w:sz w:val="20"/>
        </w:rPr>
        <w:sectPr w:rsidR="000D14B5">
          <w:footnotePr>
            <w:numFmt w:val="chicago"/>
          </w:footnotePr>
          <w:pgSz w:w="16840" w:h="11900" w:orient="landscape"/>
          <w:pgMar w:top="1320" w:right="600" w:bottom="940" w:left="620" w:header="929" w:footer="745" w:gutter="0"/>
          <w:cols w:space="720"/>
        </w:sectPr>
      </w:pPr>
    </w:p>
    <w:p w14:paraId="03C44585" w14:textId="77777777" w:rsidR="000D14B5" w:rsidRDefault="000D14B5">
      <w:pPr>
        <w:pStyle w:val="BodyText"/>
        <w:spacing w:before="2"/>
        <w:rPr>
          <w:sz w:val="26"/>
        </w:rPr>
      </w:pPr>
    </w:p>
    <w:p w14:paraId="1BABBF88" w14:textId="77777777" w:rsidR="000D14B5" w:rsidRDefault="009748A5">
      <w:pPr>
        <w:spacing w:before="90"/>
        <w:ind w:left="820"/>
        <w:rPr>
          <w:b/>
          <w:sz w:val="24"/>
        </w:rPr>
      </w:pPr>
      <w:bookmarkStart w:id="123" w:name="_bookmark10"/>
      <w:bookmarkEnd w:id="123"/>
      <w:r>
        <w:rPr>
          <w:b/>
          <w:sz w:val="24"/>
        </w:rPr>
        <w:t>Table 6. Data Quality Objectives for Stream Temperature Monitoring (From Cook InletKeeper)</w:t>
      </w:r>
    </w:p>
    <w:p w14:paraId="26DF916F" w14:textId="77777777" w:rsidR="000D14B5" w:rsidRDefault="000D14B5">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0D14B5" w14:paraId="6D0BF29D" w14:textId="77777777">
        <w:trPr>
          <w:trHeight w:val="374"/>
        </w:trPr>
        <w:tc>
          <w:tcPr>
            <w:tcW w:w="1710" w:type="dxa"/>
            <w:tcBorders>
              <w:bottom w:val="single" w:sz="6" w:space="0" w:color="000000"/>
              <w:right w:val="single" w:sz="6" w:space="0" w:color="000000"/>
            </w:tcBorders>
          </w:tcPr>
          <w:p w14:paraId="69DB1EAC" w14:textId="77777777" w:rsidR="000D14B5" w:rsidRDefault="009748A5">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1634940A" w14:textId="77777777" w:rsidR="000D14B5" w:rsidRDefault="009748A5">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A1FF828" w14:textId="77777777" w:rsidR="000D14B5" w:rsidRDefault="009748A5">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377FFD09" w14:textId="77777777" w:rsidR="000D14B5" w:rsidRDefault="009748A5">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41B0854" w14:textId="77777777" w:rsidR="000D14B5" w:rsidRDefault="009748A5">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5C1B51FC" w14:textId="77777777" w:rsidR="000D14B5" w:rsidRDefault="009748A5">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F2517BA" w14:textId="77777777" w:rsidR="000D14B5" w:rsidRDefault="009748A5">
            <w:pPr>
              <w:pStyle w:val="TableParagraph"/>
              <w:spacing w:before="89"/>
              <w:ind w:left="107"/>
              <w:rPr>
                <w:b/>
                <w:sz w:val="20"/>
              </w:rPr>
            </w:pPr>
            <w:r>
              <w:rPr>
                <w:b/>
                <w:sz w:val="20"/>
              </w:rPr>
              <w:t>COMPLETENESS</w:t>
            </w:r>
          </w:p>
        </w:tc>
      </w:tr>
      <w:tr w:rsidR="000D14B5" w14:paraId="5B2F5EB3" w14:textId="77777777">
        <w:trPr>
          <w:trHeight w:val="924"/>
        </w:trPr>
        <w:tc>
          <w:tcPr>
            <w:tcW w:w="1710" w:type="dxa"/>
            <w:tcBorders>
              <w:top w:val="single" w:sz="6" w:space="0" w:color="000000"/>
              <w:bottom w:val="single" w:sz="6" w:space="0" w:color="000000"/>
              <w:right w:val="single" w:sz="6" w:space="0" w:color="000000"/>
            </w:tcBorders>
          </w:tcPr>
          <w:p w14:paraId="7E676C24" w14:textId="77777777" w:rsidR="000D14B5" w:rsidRDefault="009748A5">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60AC8BB3" w14:textId="77777777" w:rsidR="000D14B5" w:rsidRDefault="009748A5">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56783E26" w14:textId="77777777" w:rsidR="000D14B5" w:rsidRDefault="009748A5">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5DF515C3" w14:textId="77777777" w:rsidR="000D14B5" w:rsidRDefault="009748A5">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E50D181" w14:textId="77777777" w:rsidR="000D14B5" w:rsidRDefault="009748A5">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1D81F86A" w14:textId="77777777" w:rsidR="000D14B5" w:rsidRDefault="009748A5">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1E23B6FA" w14:textId="77777777" w:rsidR="000D14B5" w:rsidRDefault="009748A5">
            <w:pPr>
              <w:pStyle w:val="TableParagraph"/>
              <w:spacing w:before="87"/>
              <w:ind w:left="107"/>
              <w:rPr>
                <w:sz w:val="20"/>
              </w:rPr>
            </w:pPr>
            <w:r>
              <w:rPr>
                <w:sz w:val="20"/>
              </w:rPr>
              <w:t>90%</w:t>
            </w:r>
          </w:p>
        </w:tc>
      </w:tr>
      <w:tr w:rsidR="000D14B5" w14:paraId="6B457B1A" w14:textId="77777777">
        <w:trPr>
          <w:trHeight w:val="705"/>
        </w:trPr>
        <w:tc>
          <w:tcPr>
            <w:tcW w:w="1710" w:type="dxa"/>
            <w:tcBorders>
              <w:top w:val="single" w:sz="6" w:space="0" w:color="000000"/>
              <w:right w:val="single" w:sz="6" w:space="0" w:color="000000"/>
            </w:tcBorders>
          </w:tcPr>
          <w:p w14:paraId="4350D69D" w14:textId="77777777" w:rsidR="000D14B5" w:rsidRDefault="009748A5">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0F4619DB" w14:textId="77777777" w:rsidR="000D14B5" w:rsidRDefault="009748A5">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0F5AB1B7" w14:textId="77777777" w:rsidR="000D14B5" w:rsidRDefault="009748A5">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25607414" w14:textId="77777777" w:rsidR="000D14B5" w:rsidRDefault="009748A5">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051D865" w14:textId="77777777" w:rsidR="000D14B5" w:rsidRDefault="009748A5">
            <w:pPr>
              <w:pStyle w:val="TableParagraph"/>
              <w:spacing w:before="88"/>
              <w:ind w:left="107"/>
              <w:rPr>
                <w:sz w:val="20"/>
              </w:rPr>
            </w:pPr>
            <w:r>
              <w:rPr>
                <w:sz w:val="21"/>
              </w:rPr>
              <w:t>±</w:t>
            </w:r>
            <w:r>
              <w:rPr>
                <w:sz w:val="20"/>
              </w:rPr>
              <w:t>0.2 @</w:t>
            </w:r>
          </w:p>
          <w:p w14:paraId="5EE745D9" w14:textId="77777777" w:rsidR="000D14B5" w:rsidRDefault="009748A5">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696F87A6" w14:textId="77777777" w:rsidR="000D14B5" w:rsidRDefault="009748A5">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6B3D028" w14:textId="77777777" w:rsidR="000D14B5" w:rsidRDefault="009748A5">
            <w:pPr>
              <w:pStyle w:val="TableParagraph"/>
              <w:spacing w:before="86"/>
              <w:ind w:left="107"/>
              <w:rPr>
                <w:sz w:val="20"/>
              </w:rPr>
            </w:pPr>
            <w:r>
              <w:rPr>
                <w:sz w:val="20"/>
              </w:rPr>
              <w:t>90%</w:t>
            </w:r>
          </w:p>
        </w:tc>
      </w:tr>
    </w:tbl>
    <w:p w14:paraId="639075ED" w14:textId="77777777" w:rsidR="000D14B5" w:rsidRDefault="000D14B5">
      <w:pPr>
        <w:rPr>
          <w:sz w:val="20"/>
        </w:rPr>
        <w:sectPr w:rsidR="000D14B5">
          <w:pgSz w:w="16840" w:h="11900" w:orient="landscape"/>
          <w:pgMar w:top="1320" w:right="600" w:bottom="940" w:left="620" w:header="929" w:footer="745" w:gutter="0"/>
          <w:cols w:space="720"/>
        </w:sectPr>
      </w:pPr>
    </w:p>
    <w:p w14:paraId="3808EB13" w14:textId="77777777" w:rsidR="000D14B5" w:rsidRDefault="009748A5">
      <w:pPr>
        <w:pStyle w:val="BodyText"/>
        <w:spacing w:before="89"/>
        <w:ind w:left="688" w:right="288"/>
      </w:pPr>
      <w:r>
        <w:rPr>
          <w:b/>
          <w:u w:val="thick"/>
        </w:rPr>
        <w:lastRenderedPageBreak/>
        <w:t>Detectability</w:t>
      </w:r>
      <w:r>
        <w:rPr>
          <w:b/>
        </w:rPr>
        <w:t xml:space="preserve"> </w:t>
      </w:r>
      <w:r>
        <w:t>is the ability of the method to reliably measure a pollutant concentration above background. ADEC DOW uses two components to define detectability: method detection limit (MDL) and practical quantification limit (PQL) or reporting limit (RL).</w:t>
      </w:r>
    </w:p>
    <w:p w14:paraId="492F19E9" w14:textId="77777777" w:rsidR="000D14B5" w:rsidRDefault="000D14B5">
      <w:pPr>
        <w:pStyle w:val="BodyText"/>
        <w:spacing w:before="1"/>
      </w:pPr>
    </w:p>
    <w:p w14:paraId="2F01C99A" w14:textId="77777777" w:rsidR="000D14B5" w:rsidRDefault="009748A5">
      <w:pPr>
        <w:pStyle w:val="ListParagraph"/>
        <w:numPr>
          <w:ilvl w:val="2"/>
          <w:numId w:val="25"/>
        </w:numPr>
        <w:tabs>
          <w:tab w:val="left" w:pos="1047"/>
          <w:tab w:val="left" w:pos="1048"/>
        </w:tabs>
        <w:ind w:right="324"/>
        <w:rPr>
          <w:sz w:val="24"/>
        </w:rPr>
      </w:pPr>
      <w:r>
        <w:rPr>
          <w:sz w:val="24"/>
        </w:rPr>
        <w:t>The MDL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729FD722" w14:textId="77777777" w:rsidR="000D14B5" w:rsidRDefault="009748A5">
      <w:pPr>
        <w:pStyle w:val="ListParagraph"/>
        <w:numPr>
          <w:ilvl w:val="2"/>
          <w:numId w:val="25"/>
        </w:numPr>
        <w:tabs>
          <w:tab w:val="left" w:pos="1047"/>
          <w:tab w:val="left" w:pos="1048"/>
        </w:tabs>
        <w:ind w:right="250"/>
        <w:rPr>
          <w:sz w:val="24"/>
        </w:rPr>
      </w:pPr>
      <w:r>
        <w:rPr>
          <w:sz w:val="24"/>
        </w:rPr>
        <w:t>The PQL or RL is the minimum value that can be reported with confidence (usually some multiple of the</w:t>
      </w:r>
      <w:r>
        <w:rPr>
          <w:spacing w:val="-2"/>
          <w:sz w:val="24"/>
        </w:rPr>
        <w:t xml:space="preserve"> </w:t>
      </w:r>
      <w:r>
        <w:rPr>
          <w:sz w:val="24"/>
        </w:rPr>
        <w:t>MDL).</w:t>
      </w:r>
    </w:p>
    <w:p w14:paraId="790D2A69" w14:textId="77777777" w:rsidR="000D14B5" w:rsidRDefault="000D14B5">
      <w:pPr>
        <w:pStyle w:val="BodyText"/>
        <w:spacing w:before="9"/>
        <w:rPr>
          <w:sz w:val="23"/>
        </w:rPr>
      </w:pPr>
    </w:p>
    <w:p w14:paraId="0920F01D" w14:textId="77777777" w:rsidR="000D14B5" w:rsidRDefault="009748A5">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4FA846A6" w14:textId="77777777" w:rsidR="000D14B5" w:rsidRDefault="000D14B5">
      <w:pPr>
        <w:pStyle w:val="BodyText"/>
        <w:spacing w:before="11"/>
        <w:rPr>
          <w:sz w:val="23"/>
        </w:rPr>
      </w:pPr>
    </w:p>
    <w:p w14:paraId="05AB3E67" w14:textId="46620D8B" w:rsidR="000D14B5" w:rsidRDefault="009748A5">
      <w:pPr>
        <w:pStyle w:val="BodyText"/>
        <w:ind w:left="687" w:right="475"/>
      </w:pPr>
      <w:r>
        <w:t>Sample data measured below the MDL is reported as ND or non-detect. Sample data measured ≥ MDL but ≤ PQL or RL is reported as estimated data. Sample data measured above the PQL or RL is reported as reliable data unless otherwise qualified per the specific sample analysis.</w:t>
      </w:r>
      <w:ins w:id="124" w:author="Benjamin Meyer" w:date="2022-08-22T15:49:00Z">
        <w:r w:rsidR="00DD2708">
          <w:t xml:space="preserve"> </w:t>
        </w:r>
      </w:ins>
    </w:p>
    <w:p w14:paraId="15859EB5" w14:textId="77777777" w:rsidR="000D14B5" w:rsidRDefault="000D14B5">
      <w:pPr>
        <w:pStyle w:val="BodyText"/>
        <w:spacing w:before="2"/>
      </w:pPr>
    </w:p>
    <w:p w14:paraId="42263C74" w14:textId="77777777" w:rsidR="000D14B5" w:rsidRDefault="009748A5">
      <w:pPr>
        <w:spacing w:line="275" w:lineRule="exact"/>
        <w:ind w:left="688"/>
        <w:rPr>
          <w:b/>
          <w:sz w:val="24"/>
        </w:rPr>
      </w:pPr>
      <w:r>
        <w:rPr>
          <w:b/>
          <w:sz w:val="24"/>
          <w:u w:val="thick"/>
        </w:rPr>
        <w:t>Precision</w:t>
      </w:r>
    </w:p>
    <w:p w14:paraId="4FE9F88B" w14:textId="464F28B8" w:rsidR="000D14B5" w:rsidRDefault="009748A5">
      <w:pPr>
        <w:pStyle w:val="BodyText"/>
        <w:ind w:left="688"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25" w:author="Benjamin Meyer" w:date="2022-08-22T15:25:00Z">
        <w:r w:rsidR="00E1026B">
          <w:t xml:space="preserve"> In order to use measurements for RPD calculations they must be above the parameters practical quantitation limit </w:t>
        </w:r>
      </w:ins>
      <w:ins w:id="126" w:author="Benjamin Meyer" w:date="2022-08-22T15:26:00Z">
        <w:r w:rsidR="00E1026B">
          <w:t>(PQL) and/or reporting limit (RL).</w:t>
        </w:r>
      </w:ins>
    </w:p>
    <w:p w14:paraId="5DF0D47F" w14:textId="77777777" w:rsidR="000D14B5" w:rsidRDefault="009748A5">
      <w:pPr>
        <w:pStyle w:val="BodyText"/>
        <w:spacing w:before="119"/>
        <w:ind w:left="688"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7B14EA78" w14:textId="1F811115" w:rsidR="000D14B5" w:rsidRDefault="000D14B5"/>
    <w:p w14:paraId="35791E62" w14:textId="4479A152" w:rsidR="00064D70" w:rsidRDefault="00064D70"/>
    <w:p w14:paraId="092EAA86" w14:textId="422338BF" w:rsidR="00064D70" w:rsidRDefault="00064D70">
      <m:oMathPara>
        <m:oMath>
          <m:r>
            <w:rPr>
              <w:rFonts w:ascii="Cambria Math" w:hAnsi="Cambria Math" w:cs="Cambria Math"/>
            </w:rPr>
            <m:t>RPD</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A-B*100</m:t>
              </m:r>
            </m:num>
            <m:den>
              <m:f>
                <m:fPr>
                  <m:ctrlPr>
                    <w:rPr>
                      <w:rFonts w:ascii="Cambria Math" w:hAnsi="Cambria Math" w:cs="Cambria Math"/>
                      <w:i/>
                    </w:rPr>
                  </m:ctrlPr>
                </m:fPr>
                <m:num>
                  <m:d>
                    <m:dPr>
                      <m:ctrlPr>
                        <w:rPr>
                          <w:rFonts w:ascii="Cambria Math" w:hAnsi="Cambria Math" w:cs="Cambria Math"/>
                        </w:rPr>
                      </m:ctrlPr>
                    </m:dPr>
                    <m:e>
                      <m:r>
                        <m:rPr>
                          <m:sty m:val="p"/>
                        </m:rPr>
                        <w:rPr>
                          <w:rFonts w:ascii="Cambria Math" w:hAnsi="Cambria Math" w:cs="Cambria Math"/>
                        </w:rPr>
                        <m:t>A+B</m:t>
                      </m:r>
                    </m:e>
                  </m:d>
                  <m:ctrlPr>
                    <w:rPr>
                      <w:rFonts w:ascii="Cambria Math" w:hAnsi="Cambria Math"/>
                      <w:i/>
                    </w:rPr>
                  </m:ctrlPr>
                </m:num>
                <m:den>
                  <m:r>
                    <w:rPr>
                      <w:rFonts w:ascii="Cambria Math" w:hAnsi="Cambria Math"/>
                    </w:rPr>
                    <m:t>2</m:t>
                  </m:r>
                </m:den>
              </m:f>
            </m:den>
          </m:f>
        </m:oMath>
      </m:oMathPara>
    </w:p>
    <w:p w14:paraId="30DFF6BB" w14:textId="3B21219A" w:rsidR="00064D70" w:rsidRDefault="00064D70">
      <w:pPr>
        <w:sectPr w:rsidR="00064D70" w:rsidSect="0088566D">
          <w:headerReference w:type="default" r:id="rId34"/>
          <w:footerReference w:type="default" r:id="rId35"/>
          <w:pgSz w:w="11900" w:h="16840"/>
          <w:pgMar w:top="1620" w:right="940" w:bottom="940" w:left="1040" w:header="929" w:footer="744" w:gutter="0"/>
          <w:cols w:space="720"/>
        </w:sectPr>
      </w:pPr>
    </w:p>
    <w:p w14:paraId="1C379578" w14:textId="6170BB6D" w:rsidR="000D14B5" w:rsidRDefault="000D14B5">
      <w:pPr>
        <w:spacing w:line="295" w:lineRule="auto"/>
        <w:rPr>
          <w:ins w:id="132" w:author="Benjamin Meyer" w:date="2022-07-19T14:56:00Z"/>
          <w:rFonts w:ascii="Alfios" w:eastAsia="Alfios" w:hAnsi="Alfios"/>
        </w:rPr>
      </w:pPr>
    </w:p>
    <w:p w14:paraId="3CD33883" w14:textId="77777777" w:rsidR="00064D70" w:rsidRDefault="00064D70">
      <w:pPr>
        <w:spacing w:line="295" w:lineRule="auto"/>
        <w:rPr>
          <w:rFonts w:ascii="Alfios" w:eastAsia="Alfios" w:hAnsi="Alfios"/>
        </w:rPr>
        <w:sectPr w:rsidR="00064D70">
          <w:type w:val="continuous"/>
          <w:pgSz w:w="11900" w:h="16840"/>
          <w:pgMar w:top="840" w:right="940" w:bottom="280" w:left="1040" w:header="720" w:footer="720" w:gutter="0"/>
          <w:cols w:num="2" w:space="720" w:equalWidth="0">
            <w:col w:w="4867" w:space="40"/>
            <w:col w:w="5013"/>
          </w:cols>
        </w:sectPr>
      </w:pPr>
    </w:p>
    <w:p w14:paraId="1B6DD398" w14:textId="77777777" w:rsidR="000D14B5" w:rsidRDefault="000D14B5">
      <w:pPr>
        <w:pStyle w:val="BodyText"/>
        <w:spacing w:before="6"/>
        <w:rPr>
          <w:rFonts w:ascii="Alfios"/>
          <w:sz w:val="18"/>
        </w:rPr>
      </w:pPr>
    </w:p>
    <w:p w14:paraId="5F5B2E22" w14:textId="7D1A900D" w:rsidR="000D14B5" w:rsidRDefault="009748A5">
      <w:pPr>
        <w:pStyle w:val="BodyText"/>
        <w:spacing w:before="90"/>
        <w:ind w:left="688" w:right="1021"/>
      </w:pPr>
      <w:r>
        <w:t>For larger sets of paired precision data sets (e.g. overall project precision) or multiple replicate precision data, use the following formula:</w:t>
      </w:r>
    </w:p>
    <w:p w14:paraId="7F153283" w14:textId="19CDB140" w:rsidR="00064D70" w:rsidRDefault="00064D70">
      <w:pPr>
        <w:pStyle w:val="BodyText"/>
        <w:spacing w:before="90"/>
        <w:ind w:left="688" w:right="1021"/>
      </w:pPr>
    </w:p>
    <w:p w14:paraId="4805A5DE" w14:textId="24588BE9" w:rsidR="000D14B5" w:rsidRDefault="00064D70">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1CC44144" w14:textId="77777777" w:rsidR="000D14B5" w:rsidRDefault="000D14B5">
      <w:pPr>
        <w:pStyle w:val="BodyText"/>
        <w:spacing w:before="1"/>
        <w:rPr>
          <w:rFonts w:ascii="Alfios"/>
          <w:sz w:val="9"/>
        </w:rPr>
      </w:pPr>
    </w:p>
    <w:p w14:paraId="30088C45" w14:textId="77777777" w:rsidR="000D14B5" w:rsidRDefault="009748A5">
      <w:pPr>
        <w:pStyle w:val="BodyText"/>
        <w:spacing w:before="90"/>
        <w:ind w:left="688" w:right="314"/>
      </w:pPr>
      <w:r>
        <w:t>Replicate samples will be taken as described in section B5. Goals for precision are described for each element of the monitoring effort in Tables 1 through 5.</w:t>
      </w:r>
    </w:p>
    <w:p w14:paraId="52FA003E" w14:textId="77777777" w:rsidR="000D14B5" w:rsidRDefault="000D14B5">
      <w:pPr>
        <w:pStyle w:val="BodyText"/>
        <w:spacing w:before="2"/>
      </w:pPr>
    </w:p>
    <w:p w14:paraId="5BE827CF" w14:textId="77777777" w:rsidR="000D14B5" w:rsidRDefault="009748A5">
      <w:pPr>
        <w:spacing w:before="1" w:line="275" w:lineRule="exact"/>
        <w:ind w:left="688"/>
        <w:rPr>
          <w:b/>
          <w:sz w:val="24"/>
        </w:rPr>
      </w:pPr>
      <w:r>
        <w:rPr>
          <w:b/>
          <w:sz w:val="24"/>
          <w:u w:val="thick"/>
        </w:rPr>
        <w:t>Accuracy</w:t>
      </w:r>
    </w:p>
    <w:p w14:paraId="157A34B3" w14:textId="7D082156" w:rsidR="0001263F" w:rsidRDefault="009748A5" w:rsidP="0001263F">
      <w:pPr>
        <w:pStyle w:val="BodyText"/>
        <w:ind w:left="688" w:right="368"/>
      </w:pPr>
      <w:r>
        <w:t xml:space="preserve">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w:t>
      </w:r>
    </w:p>
    <w:p w14:paraId="75EB9CAF" w14:textId="1011C110" w:rsidR="0001263F" w:rsidRDefault="009748A5" w:rsidP="0001263F">
      <w:pPr>
        <w:pStyle w:val="BodyText"/>
        <w:ind w:left="688" w:right="368"/>
      </w:pPr>
      <w:r>
        <w:t>verification checks, internal standards, sample blank measurements (field and lab blanks), external standards), performance audit samples (DMRQA, blind Water Supply or Water</w:t>
      </w:r>
    </w:p>
    <w:p w14:paraId="6A7C02D1" w14:textId="2120ACDB" w:rsidR="000D14B5" w:rsidRDefault="009748A5">
      <w:pPr>
        <w:pStyle w:val="BodyText"/>
        <w:spacing w:before="89"/>
        <w:ind w:left="688" w:right="880"/>
      </w:pPr>
      <w:r>
        <w:t>Pollution PE samples from A2LA certified, etc. Accuracy is usually assessed using the following formula:</w:t>
      </w:r>
    </w:p>
    <w:p w14:paraId="7D941496" w14:textId="4C572A24" w:rsidR="0001263F" w:rsidRDefault="0001263F">
      <w:pPr>
        <w:pStyle w:val="BodyText"/>
        <w:spacing w:before="89"/>
        <w:ind w:left="688" w:right="880"/>
      </w:pPr>
    </w:p>
    <w:p w14:paraId="256D6868" w14:textId="075BC2F7" w:rsidR="0001263F" w:rsidRDefault="0001263F" w:rsidP="0001263F">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32D65AB1" w14:textId="596E3D2E" w:rsidR="000D14B5" w:rsidRDefault="000D14B5">
      <w:pPr>
        <w:rPr>
          <w:sz w:val="16"/>
        </w:rPr>
        <w:sectPr w:rsidR="000D14B5">
          <w:pgSz w:w="11900" w:h="16840"/>
          <w:pgMar w:top="1620" w:right="940" w:bottom="940" w:left="1040" w:header="929" w:footer="744" w:gutter="0"/>
          <w:cols w:space="720"/>
        </w:sectPr>
      </w:pPr>
    </w:p>
    <w:p w14:paraId="2964ED17" w14:textId="77777777" w:rsidR="000D14B5" w:rsidRDefault="000D14B5">
      <w:pPr>
        <w:rPr>
          <w:rFonts w:ascii="Alfios" w:hAnsi="Alfios"/>
        </w:rPr>
        <w:sectPr w:rsidR="000D14B5">
          <w:type w:val="continuous"/>
          <w:pgSz w:w="11900" w:h="16840"/>
          <w:pgMar w:top="840" w:right="940" w:bottom="280" w:left="1040" w:header="720" w:footer="720" w:gutter="0"/>
          <w:cols w:num="3" w:space="720" w:equalWidth="0">
            <w:col w:w="4555" w:space="40"/>
            <w:col w:w="1835" w:space="39"/>
            <w:col w:w="3451"/>
          </w:cols>
        </w:sectPr>
      </w:pPr>
    </w:p>
    <w:p w14:paraId="1FE853D0" w14:textId="77777777" w:rsidR="000D14B5" w:rsidRDefault="000D14B5">
      <w:pPr>
        <w:pStyle w:val="BodyText"/>
        <w:spacing w:before="10"/>
        <w:rPr>
          <w:rFonts w:ascii="Alfios"/>
          <w:sz w:val="19"/>
        </w:rPr>
      </w:pPr>
    </w:p>
    <w:p w14:paraId="2EE41ED7" w14:textId="77777777" w:rsidR="000D14B5" w:rsidRDefault="009748A5">
      <w:pPr>
        <w:spacing w:before="90" w:line="275" w:lineRule="exact"/>
        <w:ind w:left="688"/>
        <w:rPr>
          <w:b/>
          <w:sz w:val="24"/>
        </w:rPr>
      </w:pPr>
      <w:r>
        <w:rPr>
          <w:b/>
          <w:sz w:val="24"/>
          <w:u w:val="thick"/>
        </w:rPr>
        <w:t>Representativeness</w:t>
      </w:r>
    </w:p>
    <w:p w14:paraId="007FF481" w14:textId="77777777" w:rsidR="000D14B5" w:rsidRDefault="009748A5">
      <w:pPr>
        <w:pStyle w:val="BodyText"/>
        <w:ind w:left="687"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47D39689" w14:textId="77777777" w:rsidR="000D14B5" w:rsidRDefault="000D14B5">
      <w:pPr>
        <w:pStyle w:val="BodyText"/>
      </w:pPr>
    </w:p>
    <w:p w14:paraId="1B42DCEA" w14:textId="77777777" w:rsidR="000D14B5" w:rsidRDefault="009748A5">
      <w:pPr>
        <w:spacing w:line="275" w:lineRule="exact"/>
        <w:ind w:left="688"/>
        <w:rPr>
          <w:b/>
          <w:sz w:val="24"/>
        </w:rPr>
      </w:pPr>
      <w:r>
        <w:rPr>
          <w:b/>
          <w:sz w:val="24"/>
          <w:u w:val="thick"/>
        </w:rPr>
        <w:t>Comparability</w:t>
      </w:r>
    </w:p>
    <w:p w14:paraId="6F21C576" w14:textId="77777777" w:rsidR="000D14B5" w:rsidRDefault="009748A5">
      <w:pPr>
        <w:pStyle w:val="BodyText"/>
        <w:ind w:left="688"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7DA13281" w14:textId="77777777" w:rsidR="000D14B5" w:rsidRDefault="000D14B5">
      <w:pPr>
        <w:pStyle w:val="BodyText"/>
        <w:spacing w:before="1"/>
      </w:pPr>
    </w:p>
    <w:p w14:paraId="2C1B7BC5" w14:textId="77777777" w:rsidR="000D14B5" w:rsidRDefault="009748A5">
      <w:pPr>
        <w:spacing w:line="275" w:lineRule="exact"/>
        <w:ind w:left="688"/>
        <w:rPr>
          <w:b/>
          <w:sz w:val="24"/>
        </w:rPr>
      </w:pPr>
      <w:r>
        <w:rPr>
          <w:b/>
          <w:sz w:val="24"/>
          <w:u w:val="thick"/>
        </w:rPr>
        <w:t>Completeness</w:t>
      </w:r>
    </w:p>
    <w:p w14:paraId="450D5061" w14:textId="77777777" w:rsidR="00FE26B2" w:rsidRDefault="009748A5">
      <w:pPr>
        <w:pStyle w:val="BodyText"/>
        <w:ind w:left="688" w:right="328"/>
      </w:pPr>
      <w:r>
        <w:t xml:space="preserve">Completeness is the comparison between the amount of usable data collected versus the amount of data called for in the sampling plan. Completeness is measured as the percentage </w:t>
      </w:r>
    </w:p>
    <w:p w14:paraId="7936BFC4" w14:textId="77777777" w:rsidR="00FE26B2" w:rsidRDefault="00FE26B2">
      <w:pPr>
        <w:pStyle w:val="BodyText"/>
        <w:ind w:left="688" w:right="328"/>
      </w:pPr>
    </w:p>
    <w:p w14:paraId="264A6E45" w14:textId="77777777" w:rsidR="00FE26B2" w:rsidRDefault="00FE26B2">
      <w:pPr>
        <w:pStyle w:val="BodyText"/>
        <w:ind w:left="688" w:right="328"/>
      </w:pPr>
    </w:p>
    <w:p w14:paraId="4D3CA72F" w14:textId="77777777" w:rsidR="00FE26B2" w:rsidRDefault="00FE26B2">
      <w:pPr>
        <w:pStyle w:val="BodyText"/>
        <w:ind w:left="688" w:right="328"/>
      </w:pPr>
    </w:p>
    <w:p w14:paraId="3568069D" w14:textId="6BD71FE5" w:rsidR="000D14B5" w:rsidRDefault="009748A5">
      <w:pPr>
        <w:pStyle w:val="BodyText"/>
        <w:ind w:left="688" w:right="328"/>
      </w:pPr>
      <w:r>
        <w:t>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36EF95E5" w14:textId="62DF4BC7" w:rsidR="00FE26B2" w:rsidRDefault="00FE26B2">
      <w:pPr>
        <w:pStyle w:val="BodyText"/>
        <w:ind w:left="688" w:right="328"/>
      </w:pPr>
    </w:p>
    <w:p w14:paraId="19C45A3A" w14:textId="4D0C87EF" w:rsidR="00FE26B2" w:rsidRDefault="00FE26B2" w:rsidP="00FE26B2">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rPr>
                  <w:rFonts w:ascii="Cambria Math" w:hAnsi="Cambria Math"/>
                </w:rPr>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548A102F" w14:textId="77777777" w:rsidR="000D14B5" w:rsidRDefault="000D14B5">
      <w:pPr>
        <w:pStyle w:val="BodyText"/>
        <w:spacing w:before="3"/>
        <w:rPr>
          <w:rFonts w:ascii="Alfios"/>
          <w:sz w:val="13"/>
        </w:rPr>
      </w:pPr>
    </w:p>
    <w:p w14:paraId="4F9BABEC" w14:textId="77777777" w:rsidR="000D14B5" w:rsidRDefault="009748A5">
      <w:pPr>
        <w:pStyle w:val="BodyText"/>
        <w:spacing w:before="90" w:line="343" w:lineRule="auto"/>
        <w:ind w:left="1408" w:right="4205" w:hanging="720"/>
      </w:pPr>
      <w:r>
        <w:t>Where T = Total number of expected measurements I = Number of invalid results</w:t>
      </w:r>
    </w:p>
    <w:p w14:paraId="221F5633" w14:textId="77777777" w:rsidR="000D14B5" w:rsidRDefault="009748A5">
      <w:pPr>
        <w:pStyle w:val="BodyText"/>
        <w:spacing w:before="2"/>
        <w:ind w:left="1408" w:right="558"/>
      </w:pPr>
      <w:r>
        <w:t>NC = Number of results not produced (e.g., spilled sample, etc.) or rejected during data validation.</w:t>
      </w:r>
    </w:p>
    <w:p w14:paraId="273AB7B9" w14:textId="77777777" w:rsidR="000D14B5" w:rsidRDefault="000D14B5">
      <w:pPr>
        <w:sectPr w:rsidR="000D14B5">
          <w:type w:val="continuous"/>
          <w:pgSz w:w="11900" w:h="16840"/>
          <w:pgMar w:top="840" w:right="940" w:bottom="280" w:left="1040" w:header="720" w:footer="720" w:gutter="0"/>
          <w:cols w:space="720"/>
        </w:sectPr>
      </w:pPr>
    </w:p>
    <w:p w14:paraId="12A6FBD7" w14:textId="3FC755F0" w:rsidR="000D14B5" w:rsidRDefault="009748A5">
      <w:pPr>
        <w:pStyle w:val="Heading1"/>
        <w:tabs>
          <w:tab w:val="left" w:pos="1407"/>
        </w:tabs>
        <w:spacing w:before="91"/>
      </w:pPr>
      <w:bookmarkStart w:id="133" w:name="A8._TRAINING_REQUIREMENTS"/>
      <w:bookmarkStart w:id="134" w:name="_Toc96073954"/>
      <w:bookmarkEnd w:id="133"/>
      <w:r>
        <w:lastRenderedPageBreak/>
        <w:t>A8.</w:t>
      </w:r>
      <w:r>
        <w:tab/>
        <w:t>TRAINING</w:t>
      </w:r>
      <w:r>
        <w:rPr>
          <w:spacing w:val="-1"/>
        </w:rPr>
        <w:t xml:space="preserve"> </w:t>
      </w:r>
      <w:r>
        <w:t>REQUIREMENTS</w:t>
      </w:r>
      <w:bookmarkEnd w:id="134"/>
    </w:p>
    <w:p w14:paraId="2B183376" w14:textId="77777777" w:rsidR="000D14B5" w:rsidRDefault="000D14B5">
      <w:pPr>
        <w:pStyle w:val="BodyText"/>
        <w:rPr>
          <w:b/>
        </w:rPr>
      </w:pPr>
    </w:p>
    <w:p w14:paraId="5A7AECDD" w14:textId="0010ADFD" w:rsidR="000D14B5" w:rsidRDefault="009748A5">
      <w:pPr>
        <w:pStyle w:val="Heading2"/>
        <w:spacing w:line="240" w:lineRule="auto"/>
      </w:pPr>
      <w:bookmarkStart w:id="135" w:name="_Toc96073955"/>
      <w:r>
        <w:t>Agency Baseline monitoring</w:t>
      </w:r>
      <w:bookmarkEnd w:id="135"/>
    </w:p>
    <w:p w14:paraId="38DDC090" w14:textId="77777777" w:rsidR="000D14B5" w:rsidRDefault="000D14B5">
      <w:pPr>
        <w:pStyle w:val="BodyText"/>
        <w:spacing w:before="9"/>
        <w:rPr>
          <w:b/>
          <w:i/>
          <w:sz w:val="23"/>
        </w:rPr>
      </w:pPr>
    </w:p>
    <w:p w14:paraId="2E312BD5" w14:textId="77777777" w:rsidR="000D14B5" w:rsidRDefault="009748A5">
      <w:pPr>
        <w:pStyle w:val="BodyText"/>
        <w:spacing w:before="1"/>
        <w:ind w:left="688" w:right="268"/>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(Appendix C</w:t>
      </w:r>
      <w:r>
        <w:rPr>
          <w:b/>
          <w:i/>
        </w:rPr>
        <w:t xml:space="preserve">) </w:t>
      </w:r>
      <w:r>
        <w:t>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Soldotna Wastewater Treatment Plant, we will review their sampling procedure and data collection to insure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2F6B43DA" w14:textId="77777777" w:rsidR="000D14B5" w:rsidDel="00FE26B2" w:rsidRDefault="000D14B5">
      <w:pPr>
        <w:pStyle w:val="BodyText"/>
        <w:spacing w:before="2"/>
        <w:rPr>
          <w:del w:id="136" w:author="Benjamin Meyer" w:date="2022-07-19T15:04:00Z"/>
        </w:rPr>
      </w:pPr>
    </w:p>
    <w:p w14:paraId="4116C1E2" w14:textId="4BE0CF99" w:rsidR="000D14B5" w:rsidDel="00FE26B2" w:rsidRDefault="009748A5">
      <w:pPr>
        <w:pStyle w:val="Heading2"/>
        <w:rPr>
          <w:del w:id="137" w:author="Benjamin Meyer" w:date="2022-07-19T15:04:00Z"/>
        </w:rPr>
      </w:pPr>
      <w:bookmarkStart w:id="138" w:name="_Toc96073956"/>
      <w:del w:id="139" w:author="Benjamin Meyer" w:date="2022-07-19T15:04:00Z">
        <w:r w:rsidDel="00FE26B2">
          <w:delText>Kenai Tributary Metals (Zn/Cu) Monitoring</w:delText>
        </w:r>
        <w:bookmarkEnd w:id="138"/>
      </w:del>
    </w:p>
    <w:p w14:paraId="2118E414" w14:textId="0D5BC740" w:rsidR="000D14B5" w:rsidDel="00FE26B2" w:rsidRDefault="009748A5">
      <w:pPr>
        <w:pStyle w:val="BodyText"/>
        <w:ind w:left="688" w:right="321"/>
        <w:rPr>
          <w:del w:id="140" w:author="Benjamin Meyer" w:date="2022-07-19T15:04:00Z"/>
        </w:rPr>
      </w:pPr>
      <w:del w:id="141" w:author="Benjamin Meyer" w:date="2022-07-19T15:04:00Z">
        <w:r w:rsidDel="00FE26B2">
          <w:delText>Personnel participating in metals sampling will receive instruction from the KWF Program Manager/QA Officer prior to conducting field work. Monitors are instructed on how to complete the Metals Monitoring field sheet (Appendix C). The KWF Project QA officer is responsible for a 10% audit of the monitors. The ADEC QA Officer is available for questions. A standard chain of custody form supplied by SGS is used to track the samples from the field to the lab. All trainings and workshops are documented by the KWF Project QA officer and stored in digital hardcopy versions at the KEF office for no less than 5 years.</w:delText>
        </w:r>
      </w:del>
    </w:p>
    <w:p w14:paraId="52F29919" w14:textId="77777777" w:rsidR="000D14B5" w:rsidRDefault="000D14B5">
      <w:pPr>
        <w:pStyle w:val="BodyText"/>
        <w:rPr>
          <w:sz w:val="26"/>
        </w:rPr>
      </w:pPr>
    </w:p>
    <w:p w14:paraId="3FE83903" w14:textId="77777777" w:rsidR="000D14B5" w:rsidRDefault="000D14B5">
      <w:pPr>
        <w:pStyle w:val="BodyText"/>
        <w:rPr>
          <w:sz w:val="22"/>
        </w:rPr>
      </w:pPr>
    </w:p>
    <w:p w14:paraId="4ADFF544" w14:textId="1904AA7D" w:rsidR="000D14B5" w:rsidRDefault="009748A5">
      <w:pPr>
        <w:pStyle w:val="Heading1"/>
        <w:tabs>
          <w:tab w:val="left" w:pos="1407"/>
        </w:tabs>
        <w:spacing w:before="1"/>
      </w:pPr>
      <w:bookmarkStart w:id="142" w:name="A9._DOCUMENTATION_AND_RECORDS"/>
      <w:bookmarkStart w:id="143" w:name="_Toc96073957"/>
      <w:bookmarkEnd w:id="142"/>
      <w:r>
        <w:t>A9.</w:t>
      </w:r>
      <w:r>
        <w:tab/>
        <w:t>DOCUMENTATION AND</w:t>
      </w:r>
      <w:r>
        <w:rPr>
          <w:spacing w:val="-2"/>
        </w:rPr>
        <w:t xml:space="preserve"> </w:t>
      </w:r>
      <w:r>
        <w:t>RECORDS</w:t>
      </w:r>
      <w:bookmarkEnd w:id="143"/>
    </w:p>
    <w:p w14:paraId="0CD10EFE" w14:textId="77777777" w:rsidR="000D14B5" w:rsidRDefault="000D14B5">
      <w:pPr>
        <w:pStyle w:val="BodyText"/>
        <w:spacing w:before="8"/>
        <w:rPr>
          <w:b/>
          <w:sz w:val="23"/>
        </w:rPr>
      </w:pPr>
    </w:p>
    <w:p w14:paraId="4B38DF38" w14:textId="77777777" w:rsidR="000D14B5" w:rsidRDefault="009748A5">
      <w:pPr>
        <w:pStyle w:val="BodyText"/>
        <w:spacing w:before="1"/>
        <w:ind w:left="688" w:right="714"/>
      </w:pPr>
      <w:r>
        <w:t>The field logbook will be a 3-ring binder containing individual field forms and chain-of- custody forms. Please see Forms 6.2 and 6.3 of Appendix C for examples of these documents.</w:t>
      </w:r>
    </w:p>
    <w:p w14:paraId="5FD842FB" w14:textId="77777777" w:rsidR="000D14B5" w:rsidRDefault="000D14B5">
      <w:pPr>
        <w:pStyle w:val="BodyText"/>
      </w:pPr>
    </w:p>
    <w:p w14:paraId="068E76A5" w14:textId="77777777" w:rsidR="000D14B5" w:rsidRDefault="009748A5">
      <w:pPr>
        <w:pStyle w:val="BodyText"/>
        <w:ind w:left="688"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226A5B27" w14:textId="77777777" w:rsidR="000D14B5" w:rsidRDefault="009748A5">
      <w:pPr>
        <w:pStyle w:val="ListParagraph"/>
        <w:numPr>
          <w:ilvl w:val="3"/>
          <w:numId w:val="25"/>
        </w:numPr>
        <w:tabs>
          <w:tab w:val="left" w:pos="1407"/>
          <w:tab w:val="left" w:pos="1408"/>
        </w:tabs>
        <w:spacing w:before="121"/>
        <w:rPr>
          <w:sz w:val="24"/>
        </w:rPr>
      </w:pPr>
      <w:r>
        <w:rPr>
          <w:sz w:val="24"/>
        </w:rPr>
        <w:t>Entries will be made legibly with black (or dark) waterproof</w:t>
      </w:r>
      <w:r>
        <w:rPr>
          <w:spacing w:val="-6"/>
          <w:sz w:val="24"/>
        </w:rPr>
        <w:t xml:space="preserve"> </w:t>
      </w:r>
      <w:r>
        <w:rPr>
          <w:sz w:val="24"/>
        </w:rPr>
        <w:t>ink.</w:t>
      </w:r>
    </w:p>
    <w:p w14:paraId="6537BE62" w14:textId="77777777" w:rsidR="000D14B5" w:rsidRDefault="009748A5">
      <w:pPr>
        <w:pStyle w:val="ListParagraph"/>
        <w:numPr>
          <w:ilvl w:val="3"/>
          <w:numId w:val="25"/>
        </w:numPr>
        <w:tabs>
          <w:tab w:val="left" w:pos="1407"/>
          <w:tab w:val="left" w:pos="1408"/>
        </w:tabs>
        <w:spacing w:before="160" w:line="276" w:lineRule="auto"/>
        <w:ind w:left="1407" w:right="300"/>
        <w:rPr>
          <w:sz w:val="24"/>
        </w:rPr>
      </w:pPr>
      <w:r>
        <w:rPr>
          <w:sz w:val="24"/>
        </w:rPr>
        <w:t xml:space="preserve">Corrections will be made by </w:t>
      </w:r>
      <w:r>
        <w:rPr>
          <w:sz w:val="24"/>
          <w:u w:val="single"/>
        </w:rPr>
        <w:t>drawing a single line through the original entry</w:t>
      </w:r>
      <w:r>
        <w:rPr>
          <w:sz w:val="24"/>
        </w:rPr>
        <w:t xml:space="preserve"> allowing the original entry to be read. The corrected entry will be written alongside the original. Corrections will be initialed and dated and may require a footnote for explanation.</w:t>
      </w:r>
    </w:p>
    <w:p w14:paraId="268F9FED" w14:textId="77777777" w:rsidR="000D14B5" w:rsidRDefault="009748A5">
      <w:pPr>
        <w:pStyle w:val="ListParagraph"/>
        <w:numPr>
          <w:ilvl w:val="3"/>
          <w:numId w:val="25"/>
        </w:numPr>
        <w:tabs>
          <w:tab w:val="left" w:pos="1407"/>
          <w:tab w:val="left" w:pos="1408"/>
        </w:tabs>
        <w:spacing w:before="117"/>
        <w:rPr>
          <w:sz w:val="24"/>
        </w:rPr>
      </w:pPr>
      <w:r>
        <w:rPr>
          <w:sz w:val="24"/>
        </w:rPr>
        <w:t>Unbiased, accurate language will be</w:t>
      </w:r>
      <w:r>
        <w:rPr>
          <w:spacing w:val="-2"/>
          <w:sz w:val="24"/>
        </w:rPr>
        <w:t xml:space="preserve"> </w:t>
      </w:r>
      <w:r>
        <w:rPr>
          <w:sz w:val="24"/>
        </w:rPr>
        <w:t>used.</w:t>
      </w:r>
    </w:p>
    <w:p w14:paraId="6EF71745" w14:textId="77777777" w:rsidR="000D14B5" w:rsidRDefault="000D14B5">
      <w:pPr>
        <w:rPr>
          <w:sz w:val="24"/>
        </w:rPr>
        <w:sectPr w:rsidR="000D14B5">
          <w:pgSz w:w="11900" w:h="16840"/>
          <w:pgMar w:top="1620" w:right="940" w:bottom="940" w:left="1040" w:header="929" w:footer="744" w:gutter="0"/>
          <w:cols w:space="720"/>
        </w:sectPr>
      </w:pPr>
    </w:p>
    <w:p w14:paraId="1844998C" w14:textId="77777777" w:rsidR="000D14B5" w:rsidRDefault="009748A5">
      <w:pPr>
        <w:pStyle w:val="ListParagraph"/>
        <w:numPr>
          <w:ilvl w:val="3"/>
          <w:numId w:val="25"/>
        </w:numPr>
        <w:tabs>
          <w:tab w:val="left" w:pos="1407"/>
          <w:tab w:val="left" w:pos="1408"/>
        </w:tabs>
        <w:spacing w:before="90" w:line="276" w:lineRule="auto"/>
        <w:ind w:right="272"/>
        <w:rPr>
          <w:sz w:val="24"/>
        </w:rPr>
      </w:pPr>
      <w:r>
        <w:rPr>
          <w:sz w:val="24"/>
        </w:rPr>
        <w:lastRenderedPageBreak/>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1AC33D7E" w14:textId="77777777" w:rsidR="000D14B5" w:rsidRDefault="009748A5">
      <w:pPr>
        <w:pStyle w:val="ListParagraph"/>
        <w:numPr>
          <w:ilvl w:val="3"/>
          <w:numId w:val="25"/>
        </w:numPr>
        <w:tabs>
          <w:tab w:val="left" w:pos="1407"/>
          <w:tab w:val="left" w:pos="1408"/>
        </w:tabs>
        <w:spacing w:before="116"/>
        <w:rPr>
          <w:sz w:val="24"/>
        </w:rPr>
      </w:pPr>
      <w:r>
        <w:rPr>
          <w:sz w:val="24"/>
        </w:rPr>
        <w:t>The date and time, will appear on each</w:t>
      </w:r>
      <w:r>
        <w:rPr>
          <w:spacing w:val="-1"/>
          <w:sz w:val="24"/>
        </w:rPr>
        <w:t xml:space="preserve"> </w:t>
      </w:r>
      <w:r>
        <w:rPr>
          <w:sz w:val="24"/>
        </w:rPr>
        <w:t>page.</w:t>
      </w:r>
    </w:p>
    <w:p w14:paraId="4F1AD600" w14:textId="77777777" w:rsidR="000D14B5" w:rsidRDefault="009748A5">
      <w:pPr>
        <w:pStyle w:val="ListParagraph"/>
        <w:numPr>
          <w:ilvl w:val="3"/>
          <w:numId w:val="25"/>
        </w:numPr>
        <w:tabs>
          <w:tab w:val="left" w:pos="1407"/>
          <w:tab w:val="left" w:pos="1408"/>
        </w:tabs>
        <w:spacing w:before="161"/>
        <w:rPr>
          <w:sz w:val="24"/>
        </w:rPr>
      </w:pPr>
      <w:r>
        <w:rPr>
          <w:sz w:val="24"/>
        </w:rPr>
        <w:t>Names of person(s) conducting the monitoring will be recorded on each data</w:t>
      </w:r>
      <w:r>
        <w:rPr>
          <w:spacing w:val="-12"/>
          <w:sz w:val="24"/>
        </w:rPr>
        <w:t xml:space="preserve"> </w:t>
      </w:r>
      <w:r>
        <w:rPr>
          <w:sz w:val="24"/>
        </w:rPr>
        <w:t>sheet.</w:t>
      </w:r>
    </w:p>
    <w:p w14:paraId="5390A5ED" w14:textId="77777777" w:rsidR="000D14B5" w:rsidRDefault="000D14B5">
      <w:pPr>
        <w:pStyle w:val="BodyText"/>
        <w:spacing w:before="1"/>
        <w:rPr>
          <w:sz w:val="38"/>
        </w:rPr>
      </w:pPr>
    </w:p>
    <w:p w14:paraId="6F3A4C76" w14:textId="70F9C8B9" w:rsidR="000D14B5" w:rsidRDefault="009748A5">
      <w:pPr>
        <w:pStyle w:val="Heading2"/>
      </w:pPr>
      <w:bookmarkStart w:id="144" w:name="_Toc96073958"/>
      <w:r>
        <w:t>Agency Baseline</w:t>
      </w:r>
      <w:bookmarkEnd w:id="144"/>
    </w:p>
    <w:p w14:paraId="2A944321" w14:textId="77777777" w:rsidR="000D14B5" w:rsidRDefault="009748A5">
      <w:pPr>
        <w:pStyle w:val="BodyText"/>
        <w:ind w:left="688" w:right="388"/>
      </w:pPr>
      <w:r>
        <w:t>All data gathered in the field will be recorded on site at the time sampling occurs using the Agency Baseline Field Data Sheet (Appendix C). This form is then returned to the Soldotna Wastewater Treatment Plant,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14E010FF" w14:textId="77777777" w:rsidR="000D14B5" w:rsidRDefault="000D14B5">
      <w:pPr>
        <w:pStyle w:val="BodyText"/>
        <w:spacing w:before="10"/>
        <w:rPr>
          <w:sz w:val="23"/>
        </w:rPr>
      </w:pPr>
    </w:p>
    <w:p w14:paraId="72F8CF77" w14:textId="77777777" w:rsidR="000D14B5" w:rsidRDefault="009748A5">
      <w:pPr>
        <w:pStyle w:val="BodyText"/>
        <w:spacing w:before="1"/>
        <w:ind w:left="688" w:right="254"/>
      </w:pPr>
      <w:r>
        <w:t>Results for parameters analyzed at the Soldotna Wastewater Treatment Plant on the sampling event day will be recorded on the Agency Baseline Lab Test Results form (Appendix D).</w:t>
      </w:r>
    </w:p>
    <w:p w14:paraId="4E3BF759" w14:textId="77777777" w:rsidR="000D14B5" w:rsidRDefault="009748A5">
      <w:pPr>
        <w:pStyle w:val="BodyText"/>
        <w:ind w:left="687"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D8CF98E" w14:textId="77777777" w:rsidR="000D14B5" w:rsidRDefault="000D14B5">
      <w:pPr>
        <w:pStyle w:val="BodyText"/>
      </w:pPr>
    </w:p>
    <w:p w14:paraId="544EAFD3" w14:textId="77777777" w:rsidR="000D14B5" w:rsidRDefault="009748A5">
      <w:pPr>
        <w:pStyle w:val="BodyText"/>
        <w:ind w:left="687" w:right="362"/>
      </w:pPr>
      <w:r>
        <w:t>Hard copies of all data sheets will be kept at the KWF office for 10 years and at SGS lab for 5 years.</w:t>
      </w:r>
    </w:p>
    <w:p w14:paraId="69BC1993" w14:textId="77777777" w:rsidR="000D14B5" w:rsidRDefault="000D14B5">
      <w:pPr>
        <w:pStyle w:val="BodyText"/>
        <w:spacing w:before="2"/>
      </w:pPr>
    </w:p>
    <w:p w14:paraId="702E1A21" w14:textId="3250205A" w:rsidR="000D14B5" w:rsidRDefault="009748A5">
      <w:pPr>
        <w:pStyle w:val="Heading2"/>
        <w:ind w:left="687"/>
      </w:pPr>
      <w:bookmarkStart w:id="145" w:name="_Toc96073959"/>
      <w:r>
        <w:t>Kenai Metals (Zn/Cu) Monitoring</w:t>
      </w:r>
      <w:bookmarkEnd w:id="145"/>
    </w:p>
    <w:p w14:paraId="33AD5C40" w14:textId="77777777" w:rsidR="000D14B5" w:rsidRDefault="009748A5">
      <w:pPr>
        <w:pStyle w:val="BodyText"/>
        <w:ind w:left="687" w:right="286"/>
      </w:pPr>
      <w:r>
        <w:t>All data gathered in the field will be recoded on the site at the time of sapling using the field data sheet (Appendix C). The field data forms will be reviewed by the KWF Project Manager/QA Officer. The Project Manager will enter field data and results from SGS into an ADEC provided data template (AWQMS) after data has passed the QA check. Hard copies of data sheets will be kept at the KWF office for 5</w:t>
      </w:r>
      <w:r>
        <w:rPr>
          <w:spacing w:val="-5"/>
        </w:rPr>
        <w:t xml:space="preserve"> </w:t>
      </w:r>
      <w:r>
        <w:t>years.</w:t>
      </w:r>
    </w:p>
    <w:p w14:paraId="1CB8CB42" w14:textId="77777777" w:rsidR="000D14B5" w:rsidRDefault="000D14B5">
      <w:pPr>
        <w:pStyle w:val="BodyText"/>
        <w:rPr>
          <w:sz w:val="26"/>
        </w:rPr>
      </w:pPr>
    </w:p>
    <w:p w14:paraId="785A6BCE" w14:textId="77777777" w:rsidR="000D14B5" w:rsidRDefault="000D14B5">
      <w:pPr>
        <w:pStyle w:val="BodyText"/>
        <w:rPr>
          <w:sz w:val="26"/>
        </w:rPr>
      </w:pPr>
    </w:p>
    <w:p w14:paraId="3FE6ACF4" w14:textId="688B4EA5" w:rsidR="000D14B5" w:rsidRDefault="009748A5">
      <w:pPr>
        <w:pStyle w:val="Heading1"/>
        <w:tabs>
          <w:tab w:val="left" w:pos="1407"/>
        </w:tabs>
        <w:spacing w:before="230"/>
        <w:ind w:left="687"/>
      </w:pPr>
      <w:bookmarkStart w:id="146" w:name="B1._SAMPLING_PROCESS_DESIGN"/>
      <w:bookmarkStart w:id="147" w:name="_Toc96073960"/>
      <w:bookmarkEnd w:id="146"/>
      <w:r>
        <w:t>B1.</w:t>
      </w:r>
      <w:r>
        <w:tab/>
        <w:t>SAMPLING PROCESS</w:t>
      </w:r>
      <w:r>
        <w:rPr>
          <w:spacing w:val="-2"/>
        </w:rPr>
        <w:t xml:space="preserve"> </w:t>
      </w:r>
      <w:r>
        <w:t>DESIGN</w:t>
      </w:r>
      <w:bookmarkEnd w:id="147"/>
    </w:p>
    <w:p w14:paraId="0F85F4DF" w14:textId="77777777" w:rsidR="000D14B5" w:rsidRDefault="000D14B5">
      <w:pPr>
        <w:pStyle w:val="BodyText"/>
        <w:rPr>
          <w:b/>
        </w:rPr>
      </w:pPr>
    </w:p>
    <w:p w14:paraId="210FB587" w14:textId="1AD2F549" w:rsidR="000D14B5" w:rsidRDefault="009748A5">
      <w:pPr>
        <w:pStyle w:val="Heading2"/>
        <w:ind w:left="687"/>
      </w:pPr>
      <w:bookmarkStart w:id="148" w:name="_Toc96073961"/>
      <w:r>
        <w:t>Agency Baseline</w:t>
      </w:r>
      <w:bookmarkEnd w:id="148"/>
    </w:p>
    <w:p w14:paraId="72B3BD74" w14:textId="77777777" w:rsidR="000D14B5" w:rsidRDefault="009748A5">
      <w:pPr>
        <w:pStyle w:val="BodyText"/>
        <w:ind w:left="687" w:right="295"/>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7477FAEE" w14:textId="77777777" w:rsidR="000D14B5" w:rsidRDefault="000D14B5">
      <w:pPr>
        <w:sectPr w:rsidR="000D14B5">
          <w:pgSz w:w="11900" w:h="16840"/>
          <w:pgMar w:top="1620" w:right="940" w:bottom="940" w:left="1040" w:header="929" w:footer="744" w:gutter="0"/>
          <w:cols w:space="720"/>
        </w:sectPr>
      </w:pPr>
    </w:p>
    <w:p w14:paraId="39E27CF7" w14:textId="77777777" w:rsidR="000D14B5" w:rsidRDefault="000D14B5">
      <w:pPr>
        <w:pStyle w:val="BodyText"/>
        <w:spacing w:before="10"/>
        <w:rPr>
          <w:sz w:val="23"/>
        </w:rPr>
      </w:pPr>
    </w:p>
    <w:p w14:paraId="40E0D6FD" w14:textId="3A40B447" w:rsidR="000D14B5" w:rsidRDefault="009748A5">
      <w:pPr>
        <w:pStyle w:val="BodyText"/>
        <w:spacing w:before="90"/>
        <w:ind w:left="687" w:right="296"/>
      </w:pPr>
      <w:r>
        <w:t>Applying the above criteria, the Kenai Watershed Forum has established 2</w:t>
      </w:r>
      <w:ins w:id="149" w:author="Benjamin Meyer" w:date="2023-01-05T16:30:00Z">
        <w:r w:rsidR="007967D8">
          <w:t>2</w:t>
        </w:r>
      </w:ins>
      <w:del w:id="150" w:author="Benjamin Meyer" w:date="2023-01-05T16:30:00Z">
        <w:r w:rsidDel="007967D8">
          <w:delText>5</w:delText>
        </w:r>
      </w:del>
      <w:r>
        <w:t xml:space="preserve"> sites along the Kenai River and several of its tributaries. Sites were also selected based on a previous water- quality monitoring project performed by the Alaska Department of Fish and Game in 1990.</w:t>
      </w:r>
    </w:p>
    <w:p w14:paraId="0CA477CA" w14:textId="77777777" w:rsidR="000D14B5" w:rsidRDefault="000D14B5">
      <w:pPr>
        <w:pStyle w:val="BodyText"/>
      </w:pPr>
    </w:p>
    <w:p w14:paraId="1C9425A0" w14:textId="77777777" w:rsidR="000D14B5" w:rsidRDefault="009748A5">
      <w:pPr>
        <w:pStyle w:val="BodyText"/>
        <w:spacing w:before="1"/>
        <w:ind w:left="687" w:right="509"/>
      </w:pPr>
      <w:r>
        <w:t>Each site is given a name and identified by river mile and a location description, as well as by its latitude, longitude and elevation as determined using USGS 1:63,360 scale topographical maps and on site GPS readings. See Table 6 for Agency Baseline sampling locations. Site selection for future monitoring within the basin will be based on similar factors.</w:t>
      </w:r>
    </w:p>
    <w:p w14:paraId="7A74292A" w14:textId="77777777" w:rsidR="000D14B5" w:rsidRDefault="000D14B5">
      <w:pPr>
        <w:pStyle w:val="BodyText"/>
        <w:spacing w:before="11"/>
        <w:rPr>
          <w:sz w:val="23"/>
        </w:rPr>
      </w:pPr>
    </w:p>
    <w:p w14:paraId="555C1962" w14:textId="77777777" w:rsidR="000D14B5" w:rsidRDefault="009748A5">
      <w:pPr>
        <w:pStyle w:val="BodyText"/>
        <w:ind w:left="687" w:right="562"/>
      </w:pPr>
      <w:r>
        <w:t>As described in Section A6 (Project Objectives/Task Description), testing parameters are selected based on their usefulness in inventorying water quality and projecting the general "health" of the water bodies in question.</w:t>
      </w:r>
    </w:p>
    <w:p w14:paraId="49469872" w14:textId="77777777" w:rsidR="000D14B5" w:rsidRDefault="000D14B5">
      <w:pPr>
        <w:pStyle w:val="BodyText"/>
      </w:pPr>
    </w:p>
    <w:p w14:paraId="34533112" w14:textId="35B0FE27" w:rsidR="000D14B5" w:rsidRDefault="009748A5">
      <w:pPr>
        <w:pStyle w:val="BodyText"/>
        <w:ind w:left="687" w:right="300"/>
      </w:pPr>
      <w:r>
        <w:t>Surface water grab samples will be taken at all 2</w:t>
      </w:r>
      <w:ins w:id="151" w:author="Benjamin Meyer" w:date="2023-01-05T16:30:00Z">
        <w:r w:rsidR="007967D8">
          <w:t>2</w:t>
        </w:r>
      </w:ins>
      <w:del w:id="152" w:author="Benjamin Meyer" w:date="2023-01-05T16:30:00Z">
        <w:r w:rsidDel="007967D8">
          <w:delText>5</w:delText>
        </w:r>
      </w:del>
      <w:r>
        <w:t xml:space="preserve"> stations during July/August when the river is heavily used and is at high flow and then again during April/May breakup when the river is at low flow. The sampling for the Kenai River Metals Monitoring project will occur 2019- 2020 once during the spring and again during mid-summer when the river is experiencing heavy use.</w:t>
      </w:r>
    </w:p>
    <w:p w14:paraId="768E4957" w14:textId="77777777" w:rsidR="000D14B5" w:rsidRDefault="000D14B5">
      <w:pPr>
        <w:pStyle w:val="BodyText"/>
      </w:pPr>
    </w:p>
    <w:p w14:paraId="4BA08B96" w14:textId="77777777" w:rsidR="000D14B5" w:rsidRDefault="009748A5">
      <w:pPr>
        <w:pStyle w:val="BodyText"/>
        <w:ind w:left="688"/>
      </w:pPr>
      <w:r>
        <w:t>Agencies that have received training and are supplying staff to conduct monitoring include:</w:t>
      </w:r>
    </w:p>
    <w:p w14:paraId="6917D26E" w14:textId="77777777" w:rsidR="000D14B5" w:rsidRDefault="009748A5">
      <w:pPr>
        <w:pStyle w:val="ListParagraph"/>
        <w:numPr>
          <w:ilvl w:val="3"/>
          <w:numId w:val="25"/>
        </w:numPr>
        <w:tabs>
          <w:tab w:val="left" w:pos="1407"/>
          <w:tab w:val="left" w:pos="1408"/>
        </w:tabs>
        <w:spacing w:before="1" w:line="293" w:lineRule="exact"/>
        <w:rPr>
          <w:sz w:val="24"/>
        </w:rPr>
      </w:pPr>
      <w:r>
        <w:rPr>
          <w:sz w:val="24"/>
        </w:rPr>
        <w:t>Alaska Department of Natural</w:t>
      </w:r>
      <w:r>
        <w:rPr>
          <w:spacing w:val="-2"/>
          <w:sz w:val="24"/>
        </w:rPr>
        <w:t xml:space="preserve"> </w:t>
      </w:r>
      <w:r>
        <w:rPr>
          <w:sz w:val="24"/>
        </w:rPr>
        <w:t>Resources</w:t>
      </w:r>
    </w:p>
    <w:p w14:paraId="51F0B71A" w14:textId="77777777" w:rsidR="000D14B5" w:rsidRDefault="009748A5">
      <w:pPr>
        <w:pStyle w:val="ListParagraph"/>
        <w:numPr>
          <w:ilvl w:val="3"/>
          <w:numId w:val="25"/>
        </w:numPr>
        <w:tabs>
          <w:tab w:val="left" w:pos="1407"/>
          <w:tab w:val="left" w:pos="1408"/>
        </w:tabs>
        <w:spacing w:line="293" w:lineRule="exact"/>
        <w:rPr>
          <w:sz w:val="24"/>
        </w:rPr>
      </w:pPr>
      <w:r>
        <w:rPr>
          <w:sz w:val="24"/>
        </w:rPr>
        <w:t>Alaska Department of Fish and</w:t>
      </w:r>
      <w:r>
        <w:rPr>
          <w:spacing w:val="-3"/>
          <w:sz w:val="24"/>
        </w:rPr>
        <w:t xml:space="preserve"> </w:t>
      </w:r>
      <w:r>
        <w:rPr>
          <w:sz w:val="24"/>
        </w:rPr>
        <w:t>Game</w:t>
      </w:r>
    </w:p>
    <w:p w14:paraId="1AAD44ED" w14:textId="77777777" w:rsidR="000D14B5" w:rsidRDefault="009748A5">
      <w:pPr>
        <w:pStyle w:val="ListParagraph"/>
        <w:numPr>
          <w:ilvl w:val="3"/>
          <w:numId w:val="25"/>
        </w:numPr>
        <w:tabs>
          <w:tab w:val="left" w:pos="1407"/>
          <w:tab w:val="left" w:pos="1408"/>
        </w:tabs>
        <w:spacing w:line="293" w:lineRule="exact"/>
        <w:rPr>
          <w:sz w:val="24"/>
        </w:rPr>
      </w:pPr>
      <w:r>
        <w:rPr>
          <w:sz w:val="24"/>
        </w:rPr>
        <w:t>Alaska Department of Environmental</w:t>
      </w:r>
      <w:r>
        <w:rPr>
          <w:spacing w:val="-2"/>
          <w:sz w:val="24"/>
        </w:rPr>
        <w:t xml:space="preserve"> </w:t>
      </w:r>
      <w:r>
        <w:rPr>
          <w:sz w:val="24"/>
        </w:rPr>
        <w:t>Conservation</w:t>
      </w:r>
    </w:p>
    <w:p w14:paraId="043A01D5" w14:textId="77777777" w:rsidR="000D14B5" w:rsidRDefault="009748A5">
      <w:pPr>
        <w:pStyle w:val="ListParagraph"/>
        <w:numPr>
          <w:ilvl w:val="3"/>
          <w:numId w:val="25"/>
        </w:numPr>
        <w:tabs>
          <w:tab w:val="left" w:pos="1407"/>
          <w:tab w:val="left" w:pos="1408"/>
        </w:tabs>
        <w:spacing w:line="293" w:lineRule="exact"/>
        <w:rPr>
          <w:sz w:val="24"/>
        </w:rPr>
      </w:pPr>
      <w:r>
        <w:rPr>
          <w:sz w:val="24"/>
        </w:rPr>
        <w:t>U.S. Fish and Wildlife Service</w:t>
      </w:r>
    </w:p>
    <w:p w14:paraId="4064F1AA" w14:textId="77777777" w:rsidR="000D14B5" w:rsidRDefault="009748A5">
      <w:pPr>
        <w:pStyle w:val="ListParagraph"/>
        <w:numPr>
          <w:ilvl w:val="3"/>
          <w:numId w:val="25"/>
        </w:numPr>
        <w:tabs>
          <w:tab w:val="left" w:pos="1407"/>
          <w:tab w:val="left" w:pos="1408"/>
        </w:tabs>
        <w:spacing w:line="293" w:lineRule="exact"/>
        <w:rPr>
          <w:sz w:val="24"/>
        </w:rPr>
      </w:pPr>
      <w:r>
        <w:rPr>
          <w:sz w:val="24"/>
        </w:rPr>
        <w:t>City of</w:t>
      </w:r>
      <w:r>
        <w:rPr>
          <w:spacing w:val="-2"/>
          <w:sz w:val="24"/>
        </w:rPr>
        <w:t xml:space="preserve"> </w:t>
      </w:r>
      <w:r>
        <w:rPr>
          <w:sz w:val="24"/>
        </w:rPr>
        <w:t>Kenai</w:t>
      </w:r>
    </w:p>
    <w:p w14:paraId="7B97E3D1" w14:textId="77777777" w:rsidR="000D14B5" w:rsidRDefault="009748A5">
      <w:pPr>
        <w:pStyle w:val="ListParagraph"/>
        <w:numPr>
          <w:ilvl w:val="3"/>
          <w:numId w:val="25"/>
        </w:numPr>
        <w:tabs>
          <w:tab w:val="left" w:pos="1407"/>
          <w:tab w:val="left" w:pos="1408"/>
        </w:tabs>
        <w:spacing w:line="293" w:lineRule="exact"/>
        <w:rPr>
          <w:sz w:val="24"/>
        </w:rPr>
      </w:pPr>
      <w:r>
        <w:rPr>
          <w:sz w:val="24"/>
        </w:rPr>
        <w:t>City of</w:t>
      </w:r>
      <w:r>
        <w:rPr>
          <w:spacing w:val="-2"/>
          <w:sz w:val="24"/>
        </w:rPr>
        <w:t xml:space="preserve"> </w:t>
      </w:r>
      <w:r>
        <w:rPr>
          <w:sz w:val="24"/>
        </w:rPr>
        <w:t>Soldotna</w:t>
      </w:r>
    </w:p>
    <w:p w14:paraId="0D0BB9B2" w14:textId="77777777" w:rsidR="000D14B5" w:rsidRDefault="009748A5">
      <w:pPr>
        <w:pStyle w:val="ListParagraph"/>
        <w:numPr>
          <w:ilvl w:val="3"/>
          <w:numId w:val="25"/>
        </w:numPr>
        <w:tabs>
          <w:tab w:val="left" w:pos="1407"/>
          <w:tab w:val="left" w:pos="1408"/>
        </w:tabs>
        <w:spacing w:line="293" w:lineRule="exact"/>
        <w:rPr>
          <w:sz w:val="24"/>
        </w:rPr>
      </w:pPr>
      <w:r>
        <w:rPr>
          <w:sz w:val="24"/>
        </w:rPr>
        <w:t>U.S Forest</w:t>
      </w:r>
      <w:r>
        <w:rPr>
          <w:spacing w:val="-2"/>
          <w:sz w:val="24"/>
        </w:rPr>
        <w:t xml:space="preserve"> </w:t>
      </w:r>
      <w:r>
        <w:rPr>
          <w:sz w:val="24"/>
        </w:rPr>
        <w:t>Service</w:t>
      </w:r>
    </w:p>
    <w:p w14:paraId="15DFA361" w14:textId="77777777" w:rsidR="000D14B5" w:rsidRDefault="009748A5">
      <w:pPr>
        <w:pStyle w:val="ListParagraph"/>
        <w:numPr>
          <w:ilvl w:val="3"/>
          <w:numId w:val="25"/>
        </w:numPr>
        <w:tabs>
          <w:tab w:val="left" w:pos="1407"/>
          <w:tab w:val="left" w:pos="1408"/>
        </w:tabs>
        <w:spacing w:line="293" w:lineRule="exact"/>
        <w:rPr>
          <w:sz w:val="24"/>
        </w:rPr>
      </w:pPr>
      <w:r>
        <w:rPr>
          <w:sz w:val="24"/>
        </w:rPr>
        <w:t>Kenai Peninsula</w:t>
      </w:r>
      <w:r>
        <w:rPr>
          <w:spacing w:val="-1"/>
          <w:sz w:val="24"/>
        </w:rPr>
        <w:t xml:space="preserve"> </w:t>
      </w:r>
      <w:r>
        <w:rPr>
          <w:sz w:val="24"/>
        </w:rPr>
        <w:t>Borough</w:t>
      </w:r>
    </w:p>
    <w:p w14:paraId="3F8B7F2E" w14:textId="20584A32" w:rsidR="000D14B5" w:rsidRDefault="009748A5">
      <w:pPr>
        <w:pStyle w:val="ListParagraph"/>
        <w:numPr>
          <w:ilvl w:val="3"/>
          <w:numId w:val="25"/>
        </w:numPr>
        <w:tabs>
          <w:tab w:val="left" w:pos="1407"/>
          <w:tab w:val="left" w:pos="1408"/>
        </w:tabs>
        <w:spacing w:line="293" w:lineRule="exact"/>
        <w:rPr>
          <w:ins w:id="153" w:author="Benjamin Meyer" w:date="2022-07-19T14:26:00Z"/>
          <w:sz w:val="24"/>
        </w:rPr>
      </w:pPr>
      <w:r>
        <w:rPr>
          <w:sz w:val="24"/>
        </w:rPr>
        <w:t>Cook Inlet Aquaculture</w:t>
      </w:r>
      <w:r>
        <w:rPr>
          <w:spacing w:val="-3"/>
          <w:sz w:val="24"/>
        </w:rPr>
        <w:t xml:space="preserve"> </w:t>
      </w:r>
      <w:r>
        <w:rPr>
          <w:sz w:val="24"/>
        </w:rPr>
        <w:t>Association</w:t>
      </w:r>
    </w:p>
    <w:p w14:paraId="58345FC7" w14:textId="66850789" w:rsidR="009F72AC" w:rsidRDefault="009F72AC" w:rsidP="009F72AC">
      <w:pPr>
        <w:pStyle w:val="ListParagraph"/>
        <w:numPr>
          <w:ilvl w:val="3"/>
          <w:numId w:val="25"/>
        </w:numPr>
        <w:tabs>
          <w:tab w:val="left" w:pos="1407"/>
          <w:tab w:val="left" w:pos="1408"/>
        </w:tabs>
        <w:spacing w:line="293" w:lineRule="exact"/>
        <w:rPr>
          <w:ins w:id="154" w:author="Benjamin Meyer" w:date="2022-07-19T14:26:00Z"/>
          <w:sz w:val="24"/>
        </w:rPr>
      </w:pPr>
      <w:ins w:id="155" w:author="Benjamin Meyer" w:date="2022-07-19T14:26:00Z">
        <w:r>
          <w:rPr>
            <w:sz w:val="24"/>
          </w:rPr>
          <w:t>Kenaitze Indian Tribe</w:t>
        </w:r>
      </w:ins>
    </w:p>
    <w:p w14:paraId="187F0F3A" w14:textId="7EC2E889" w:rsidR="009F72AC" w:rsidRPr="007F6044" w:rsidRDefault="009F72AC" w:rsidP="009F72AC">
      <w:pPr>
        <w:pStyle w:val="ListParagraph"/>
        <w:numPr>
          <w:ilvl w:val="3"/>
          <w:numId w:val="25"/>
        </w:numPr>
        <w:tabs>
          <w:tab w:val="left" w:pos="1407"/>
          <w:tab w:val="left" w:pos="1408"/>
        </w:tabs>
        <w:spacing w:line="293" w:lineRule="exact"/>
        <w:rPr>
          <w:sz w:val="24"/>
        </w:rPr>
      </w:pPr>
      <w:ins w:id="156" w:author="Benjamin Meyer" w:date="2022-07-19T14:26:00Z">
        <w:r>
          <w:rPr>
            <w:sz w:val="24"/>
          </w:rPr>
          <w:t>Salamatof Native Association</w:t>
        </w:r>
      </w:ins>
    </w:p>
    <w:p w14:paraId="659AD15D" w14:textId="77777777" w:rsidR="000D14B5" w:rsidRDefault="000D14B5">
      <w:pPr>
        <w:pStyle w:val="BodyText"/>
        <w:spacing w:before="11"/>
        <w:rPr>
          <w:sz w:val="23"/>
        </w:rPr>
      </w:pPr>
    </w:p>
    <w:p w14:paraId="7F5ECBD3" w14:textId="0A94A36A" w:rsidR="000D14B5" w:rsidRDefault="009748A5">
      <w:pPr>
        <w:pStyle w:val="BodyText"/>
        <w:ind w:left="688" w:right="219"/>
        <w:jc w:val="both"/>
      </w:pPr>
      <w:r>
        <w:t>The</w:t>
      </w:r>
      <w:r>
        <w:rPr>
          <w:spacing w:val="-15"/>
        </w:rPr>
        <w:t xml:space="preserve"> </w:t>
      </w:r>
      <w:r>
        <w:t>2</w:t>
      </w:r>
      <w:ins w:id="157" w:author="Benjamin Meyer" w:date="2022-07-19T14:26:00Z">
        <w:r w:rsidR="009F72AC">
          <w:t xml:space="preserve">2 </w:t>
        </w:r>
      </w:ins>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t>6.</w:t>
      </w:r>
    </w:p>
    <w:p w14:paraId="72BE6532" w14:textId="77777777" w:rsidR="000D14B5" w:rsidRDefault="000D14B5">
      <w:pPr>
        <w:pStyle w:val="BodyText"/>
        <w:spacing w:before="1"/>
      </w:pPr>
    </w:p>
    <w:p w14:paraId="0D3D1FA3" w14:textId="4D3DF74C" w:rsidR="000D14B5" w:rsidDel="007F6044" w:rsidRDefault="009748A5">
      <w:pPr>
        <w:pStyle w:val="Heading2"/>
        <w:rPr>
          <w:del w:id="158" w:author="Benjamin Meyer" w:date="2022-07-19T15:05:00Z"/>
        </w:rPr>
      </w:pPr>
      <w:bookmarkStart w:id="159" w:name="_Toc96073962"/>
      <w:del w:id="160" w:author="Benjamin Meyer" w:date="2022-07-19T15:05:00Z">
        <w:r w:rsidDel="007F6044">
          <w:delText>Metals (Cu/Zn) Monitoring</w:delText>
        </w:r>
        <w:bookmarkEnd w:id="159"/>
      </w:del>
    </w:p>
    <w:p w14:paraId="7CF3560D" w14:textId="0D565F37" w:rsidR="000D14B5" w:rsidDel="007F6044" w:rsidRDefault="009748A5">
      <w:pPr>
        <w:pStyle w:val="BodyText"/>
        <w:ind w:left="688" w:right="388"/>
        <w:rPr>
          <w:del w:id="161" w:author="Benjamin Meyer" w:date="2022-07-19T15:05:00Z"/>
        </w:rPr>
      </w:pPr>
      <w:del w:id="162" w:author="Benjamin Meyer" w:date="2022-07-19T15:05:00Z">
        <w:r w:rsidDel="007F6044">
          <w:delText>The Kenai River Metals specific sites were selected based historic levels of copper and zinc as well as their differing proximity to anthropogenic influences. The Skilak Lake and Jims Landing were chosen as they are located upstream of anthropogenic influences in the Kenai River watershed and will provide relative background levels for the Kenai River main stem.</w:delText>
        </w:r>
      </w:del>
    </w:p>
    <w:p w14:paraId="1E392683" w14:textId="77777777" w:rsidR="000D14B5" w:rsidRDefault="000D14B5">
      <w:pPr>
        <w:sectPr w:rsidR="000D14B5">
          <w:pgSz w:w="11900" w:h="16840"/>
          <w:pgMar w:top="1620" w:right="940" w:bottom="940" w:left="1040" w:header="929" w:footer="744" w:gutter="0"/>
          <w:cols w:space="720"/>
        </w:sectPr>
      </w:pPr>
    </w:p>
    <w:p w14:paraId="118737C0" w14:textId="3FA7E2B5" w:rsidR="000D14B5" w:rsidRDefault="009748A5">
      <w:pPr>
        <w:spacing w:before="91"/>
        <w:ind w:left="688" w:right="1431"/>
        <w:rPr>
          <w:b/>
          <w:sz w:val="24"/>
        </w:rPr>
      </w:pPr>
      <w:bookmarkStart w:id="163" w:name="_bookmark14"/>
      <w:bookmarkEnd w:id="163"/>
      <w:r>
        <w:rPr>
          <w:b/>
          <w:sz w:val="24"/>
        </w:rPr>
        <w:lastRenderedPageBreak/>
        <w:t xml:space="preserve">Table 7. Sampling Locations for Agency </w:t>
      </w:r>
      <w:commentRangeStart w:id="164"/>
      <w:r>
        <w:rPr>
          <w:b/>
          <w:sz w:val="24"/>
        </w:rPr>
        <w:t>Baseline</w:t>
      </w:r>
      <w:del w:id="165" w:author="Benjamin Meyer" w:date="2022-07-18T07:54:00Z">
        <w:r w:rsidDel="003459F3">
          <w:rPr>
            <w:b/>
            <w:sz w:val="24"/>
          </w:rPr>
          <w:delText xml:space="preserve"> and Kenai Metals (Cu/Zn</w:delText>
        </w:r>
      </w:del>
      <w:commentRangeEnd w:id="164"/>
      <w:r w:rsidR="00DD5AEA">
        <w:rPr>
          <w:rStyle w:val="CommentReference"/>
        </w:rPr>
        <w:commentReference w:id="164"/>
      </w:r>
      <w:r>
        <w:rPr>
          <w:b/>
          <w:sz w:val="24"/>
        </w:rPr>
        <w:t xml:space="preserve"> Monitoring</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166" w:name="KENAI_RIVER_STATIONS"/>
            <w:bookmarkEnd w:id="166"/>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167" w:name="RIVER_MILE"/>
            <w:bookmarkEnd w:id="167"/>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168" w:name="LATITUDE"/>
            <w:bookmarkEnd w:id="168"/>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169" w:name="LONGITUDE"/>
            <w:bookmarkEnd w:id="169"/>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4E719A8B" w14:textId="77777777" w:rsidR="000D14B5" w:rsidRDefault="000D14B5">
      <w:pPr>
        <w:spacing w:line="251" w:lineRule="exact"/>
        <w:sectPr w:rsidR="000D14B5">
          <w:pgSz w:w="11900" w:h="16840"/>
          <w:pgMar w:top="1620" w:right="940" w:bottom="940" w:left="1040" w:header="929" w:footer="744" w:gutter="0"/>
          <w:cols w:space="720"/>
        </w:sectPr>
      </w:pPr>
    </w:p>
    <w:p w14:paraId="77429A0A" w14:textId="77777777" w:rsidR="000D14B5" w:rsidRDefault="000D14B5">
      <w:pPr>
        <w:pStyle w:val="BodyText"/>
        <w:spacing w:before="1"/>
        <w:rPr>
          <w:b/>
          <w:sz w:val="17"/>
        </w:rPr>
      </w:pPr>
    </w:p>
    <w:p w14:paraId="511C5FC7" w14:textId="77777777" w:rsidR="000D14B5" w:rsidRDefault="009748A5">
      <w:pPr>
        <w:pStyle w:val="BodyText"/>
        <w:ind w:left="822"/>
        <w:rPr>
          <w:sz w:val="20"/>
        </w:rPr>
      </w:pPr>
      <w:r>
        <w:rPr>
          <w:noProof/>
          <w:sz w:val="20"/>
        </w:rPr>
        <w:drawing>
          <wp:inline distT="0" distB="0" distL="0" distR="0" wp14:anchorId="2591FDCF" wp14:editId="2A7C4FCE">
            <wp:extent cx="5198679" cy="4023360"/>
            <wp:effectExtent l="0" t="0" r="0" b="0"/>
            <wp:docPr id="11"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6" cstate="print"/>
                    <a:stretch>
                      <a:fillRect/>
                    </a:stretch>
                  </pic:blipFill>
                  <pic:spPr>
                    <a:xfrm>
                      <a:off x="0" y="0"/>
                      <a:ext cx="5198679" cy="4023360"/>
                    </a:xfrm>
                    <a:prstGeom prst="rect">
                      <a:avLst/>
                    </a:prstGeom>
                  </pic:spPr>
                </pic:pic>
              </a:graphicData>
            </a:graphic>
          </wp:inline>
        </w:drawing>
      </w:r>
    </w:p>
    <w:p w14:paraId="48932FBB" w14:textId="77777777" w:rsidR="000D14B5" w:rsidRDefault="000D14B5">
      <w:pPr>
        <w:pStyle w:val="BodyText"/>
        <w:spacing w:before="6"/>
        <w:rPr>
          <w:b/>
          <w:sz w:val="8"/>
        </w:rPr>
      </w:pPr>
    </w:p>
    <w:p w14:paraId="519AFBFD" w14:textId="77777777" w:rsidR="000D14B5" w:rsidRDefault="0027779C">
      <w:pPr>
        <w:spacing w:before="90"/>
        <w:ind w:left="687" w:right="288"/>
        <w:rPr>
          <w:b/>
          <w:sz w:val="24"/>
        </w:rPr>
      </w:pPr>
      <w:r>
        <w:rPr>
          <w:noProof/>
        </w:rPr>
        <mc:AlternateContent>
          <mc:Choice Requires="wpg">
            <w:drawing>
              <wp:anchor distT="0" distB="0" distL="0" distR="0" simplePos="0" relativeHeight="251656192" behindDoc="1" locked="0" layoutInCell="1" allowOverlap="1" wp14:anchorId="066D05B9" wp14:editId="7E0E5A4A">
                <wp:simplePos x="0" y="0"/>
                <wp:positionH relativeFrom="page">
                  <wp:posOffset>1106805</wp:posOffset>
                </wp:positionH>
                <wp:positionV relativeFrom="paragraph">
                  <wp:posOffset>494030</wp:posOffset>
                </wp:positionV>
                <wp:extent cx="5722620" cy="3215005"/>
                <wp:effectExtent l="0" t="0" r="0" b="0"/>
                <wp:wrapTopAndBottom/>
                <wp:docPr id="9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3215005"/>
                          <a:chOff x="1743" y="778"/>
                          <a:chExt cx="9012" cy="5063"/>
                        </a:xfrm>
                      </wpg:grpSpPr>
                      <pic:pic xmlns:pic="http://schemas.openxmlformats.org/drawingml/2006/picture">
                        <pic:nvPicPr>
                          <pic:cNvPr id="94"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758" y="792"/>
                            <a:ext cx="8982" cy="5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5" name="Rectangle 49"/>
                        <wps:cNvSpPr>
                          <a:spLocks noChangeArrowheads="1"/>
                        </wps:cNvSpPr>
                        <wps:spPr bwMode="auto">
                          <a:xfrm>
                            <a:off x="1750" y="785"/>
                            <a:ext cx="8997" cy="50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8A366B4" id="Group 48" o:spid="_x0000_s1026" style="position:absolute;margin-left:87.15pt;margin-top:38.9pt;width:450.6pt;height:253.15pt;z-index:-15720960;mso-wrap-distance-left:0;mso-wrap-distance-right:0;mso-position-horizontal-relative:page" coordorigin="1743,778" coordsize="9012,5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58;top:792;width:8982;height: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">
                  <v:imagedata r:id="rId38" o:title=""/>
                </v:shape>
                <v:rect id="Rectangle 49" o:spid="_x0000_s1028" style="position:absolute;left:1750;top:785;width:899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" filled="f"/>
                <w10:wrap type="topAndBottom" anchorx="page"/>
              </v:group>
            </w:pict>
          </mc:Fallback>
        </mc:AlternateContent>
      </w:r>
      <w:bookmarkStart w:id="170" w:name="_bookmark15"/>
      <w:bookmarkEnd w:id="170"/>
      <w:r w:rsidR="009748A5">
        <w:rPr>
          <w:b/>
          <w:sz w:val="24"/>
        </w:rPr>
        <w:t>Figure 2. Map of the multi-agency baseline sample locations and the Kenai River watershed.</w:t>
      </w:r>
    </w:p>
    <w:p w14:paraId="41C1F7B2" w14:textId="77777777" w:rsidR="000D14B5" w:rsidRDefault="009748A5">
      <w:pPr>
        <w:spacing w:before="111"/>
        <w:ind w:left="687"/>
        <w:rPr>
          <w:b/>
          <w:sz w:val="24"/>
        </w:rPr>
      </w:pPr>
      <w:bookmarkStart w:id="171" w:name="_bookmark16"/>
      <w:bookmarkEnd w:id="171"/>
      <w:r>
        <w:rPr>
          <w:b/>
          <w:sz w:val="24"/>
        </w:rPr>
        <w:t>Figure 3. Map of the Kenai tributaries and mainstem metals monitoring project.</w:t>
      </w:r>
    </w:p>
    <w:p w14:paraId="494838E3" w14:textId="77777777" w:rsidR="000D14B5" w:rsidRDefault="000D14B5">
      <w:pPr>
        <w:rPr>
          <w:sz w:val="24"/>
        </w:rPr>
        <w:sectPr w:rsidR="000D14B5">
          <w:pgSz w:w="11900" w:h="16840"/>
          <w:pgMar w:top="1620" w:right="940" w:bottom="940" w:left="1040" w:header="929" w:footer="744" w:gutter="0"/>
          <w:cols w:space="720"/>
        </w:sectPr>
      </w:pPr>
    </w:p>
    <w:p w14:paraId="72BB3268" w14:textId="07D1428C" w:rsidR="000D14B5" w:rsidRDefault="009748A5">
      <w:pPr>
        <w:pStyle w:val="BodyText"/>
        <w:spacing w:before="89"/>
        <w:ind w:left="687" w:right="220"/>
        <w:jc w:val="both"/>
      </w:pPr>
      <w:bookmarkStart w:id="172" w:name="_Hlk117067798"/>
      <w:r>
        <w:lastRenderedPageBreak/>
        <w:t>The City of Soldotna Wastewater Treatment Plant has the capability and equipment to test</w:t>
      </w:r>
      <w:r>
        <w:rPr>
          <w:spacing w:val="-43"/>
        </w:rPr>
        <w:t xml:space="preserve"> </w:t>
      </w:r>
      <w:ins w:id="173" w:author="ben" w:date="2022-10-19T10:29:00Z">
        <w:r w:rsidR="00D5447C">
          <w:rPr>
            <w:spacing w:val="-43"/>
          </w:rPr>
          <w:t xml:space="preserve"> </w:t>
        </w:r>
      </w:ins>
      <w:r>
        <w:t>the following parameters and will do so as time allows and staffs are available and willing to donate</w:t>
      </w:r>
      <w:r>
        <w:rPr>
          <w:spacing w:val="-1"/>
        </w:rPr>
        <w:t xml:space="preserve"> </w:t>
      </w:r>
      <w:r>
        <w:t>time:</w:t>
      </w:r>
    </w:p>
    <w:p w14:paraId="1289A6BC" w14:textId="77777777" w:rsidR="000D14B5" w:rsidRDefault="000D14B5">
      <w:pPr>
        <w:pStyle w:val="BodyText"/>
      </w:pPr>
    </w:p>
    <w:p w14:paraId="45CE43F4" w14:textId="77777777" w:rsidR="000D14B5" w:rsidRDefault="009748A5">
      <w:pPr>
        <w:pStyle w:val="ListParagraph"/>
        <w:numPr>
          <w:ilvl w:val="0"/>
          <w:numId w:val="24"/>
        </w:numPr>
        <w:tabs>
          <w:tab w:val="left" w:pos="1048"/>
        </w:tabs>
        <w:ind w:hanging="361"/>
        <w:rPr>
          <w:sz w:val="24"/>
        </w:rPr>
      </w:pPr>
      <w:r>
        <w:rPr>
          <w:sz w:val="24"/>
        </w:rPr>
        <w:t>Turbidity</w:t>
      </w:r>
    </w:p>
    <w:p w14:paraId="1511B053" w14:textId="77777777" w:rsidR="000D14B5" w:rsidRDefault="009748A5">
      <w:pPr>
        <w:pStyle w:val="ListParagraph"/>
        <w:numPr>
          <w:ilvl w:val="0"/>
          <w:numId w:val="24"/>
        </w:numPr>
        <w:tabs>
          <w:tab w:val="left" w:pos="1048"/>
        </w:tabs>
        <w:ind w:hanging="361"/>
        <w:rPr>
          <w:sz w:val="24"/>
        </w:rPr>
      </w:pPr>
      <w:r>
        <w:rPr>
          <w:sz w:val="24"/>
        </w:rPr>
        <w:t>Conductivity</w:t>
      </w:r>
    </w:p>
    <w:p w14:paraId="62A61AF8" w14:textId="77777777" w:rsidR="000D14B5" w:rsidRDefault="009748A5">
      <w:pPr>
        <w:pStyle w:val="ListParagraph"/>
        <w:numPr>
          <w:ilvl w:val="0"/>
          <w:numId w:val="24"/>
        </w:numPr>
        <w:tabs>
          <w:tab w:val="left" w:pos="1048"/>
        </w:tabs>
        <w:ind w:hanging="361"/>
        <w:rPr>
          <w:sz w:val="24"/>
        </w:rPr>
      </w:pPr>
      <w:r>
        <w:rPr>
          <w:sz w:val="24"/>
        </w:rPr>
        <w:t>pH</w:t>
      </w:r>
    </w:p>
    <w:p w14:paraId="19658C7D" w14:textId="77777777" w:rsidR="000D14B5" w:rsidRDefault="009748A5">
      <w:pPr>
        <w:pStyle w:val="ListParagraph"/>
        <w:numPr>
          <w:ilvl w:val="0"/>
          <w:numId w:val="24"/>
        </w:numPr>
        <w:tabs>
          <w:tab w:val="left" w:pos="1048"/>
        </w:tabs>
        <w:ind w:hanging="361"/>
        <w:rPr>
          <w:sz w:val="24"/>
        </w:rPr>
      </w:pPr>
      <w:r>
        <w:rPr>
          <w:sz w:val="24"/>
        </w:rPr>
        <w:t>Total Suspended</w:t>
      </w:r>
      <w:r>
        <w:rPr>
          <w:spacing w:val="-1"/>
          <w:sz w:val="24"/>
        </w:rPr>
        <w:t xml:space="preserve"> </w:t>
      </w:r>
      <w:r>
        <w:rPr>
          <w:sz w:val="24"/>
        </w:rPr>
        <w:t>Solids</w:t>
      </w:r>
    </w:p>
    <w:p w14:paraId="67CB5C91" w14:textId="77777777" w:rsidR="000D14B5" w:rsidRDefault="009748A5">
      <w:pPr>
        <w:pStyle w:val="ListParagraph"/>
        <w:numPr>
          <w:ilvl w:val="0"/>
          <w:numId w:val="24"/>
        </w:numPr>
        <w:tabs>
          <w:tab w:val="left" w:pos="1048"/>
        </w:tabs>
        <w:ind w:hanging="361"/>
        <w:rPr>
          <w:sz w:val="24"/>
        </w:rPr>
      </w:pPr>
      <w:r>
        <w:rPr>
          <w:sz w:val="24"/>
        </w:rPr>
        <w:t>Fecal</w:t>
      </w:r>
      <w:r>
        <w:rPr>
          <w:spacing w:val="-1"/>
          <w:sz w:val="24"/>
        </w:rPr>
        <w:t xml:space="preserve"> </w:t>
      </w:r>
      <w:r>
        <w:rPr>
          <w:sz w:val="24"/>
        </w:rPr>
        <w:t>Coliform</w:t>
      </w:r>
    </w:p>
    <w:p w14:paraId="7FAB199D" w14:textId="77777777" w:rsidR="000D14B5" w:rsidRDefault="000D14B5">
      <w:pPr>
        <w:pStyle w:val="BodyText"/>
      </w:pPr>
    </w:p>
    <w:p w14:paraId="62028E4D" w14:textId="06487263" w:rsidR="000D14B5" w:rsidRDefault="009748A5">
      <w:pPr>
        <w:pStyle w:val="BodyText"/>
        <w:ind w:left="687"/>
        <w:jc w:val="both"/>
      </w:pPr>
      <w:r>
        <w:t>SGS</w:t>
      </w:r>
      <w:ins w:id="174" w:author="Benjamin Meyer" w:date="2022-07-19T14:31:00Z">
        <w:r w:rsidR="00434CF1">
          <w:t xml:space="preserve"> Anchorage</w:t>
        </w:r>
      </w:ins>
      <w:r>
        <w:t xml:space="preserve"> will be under contract for a more intensive analysis of water quality parameters including:</w:t>
      </w:r>
    </w:p>
    <w:p w14:paraId="1719F9F7" w14:textId="77777777" w:rsidR="000D14B5" w:rsidRDefault="000D14B5">
      <w:pPr>
        <w:pStyle w:val="BodyText"/>
        <w:spacing w:before="1"/>
      </w:pPr>
    </w:p>
    <w:p w14:paraId="5A9731F9" w14:textId="77777777" w:rsidR="000D14B5" w:rsidRDefault="009748A5">
      <w:pPr>
        <w:pStyle w:val="ListParagraph"/>
        <w:numPr>
          <w:ilvl w:val="0"/>
          <w:numId w:val="23"/>
        </w:numPr>
        <w:tabs>
          <w:tab w:val="left" w:pos="1047"/>
          <w:tab w:val="left" w:pos="1048"/>
        </w:tabs>
        <w:spacing w:line="293" w:lineRule="exact"/>
        <w:ind w:hanging="361"/>
        <w:rPr>
          <w:sz w:val="24"/>
        </w:rPr>
      </w:pPr>
      <w:r>
        <w:rPr>
          <w:sz w:val="24"/>
        </w:rPr>
        <w:t>Hydrocarbons</w:t>
      </w:r>
    </w:p>
    <w:p w14:paraId="756514F7" w14:textId="77777777" w:rsidR="000D14B5" w:rsidRDefault="009748A5">
      <w:pPr>
        <w:pStyle w:val="ListParagraph"/>
        <w:numPr>
          <w:ilvl w:val="0"/>
          <w:numId w:val="23"/>
        </w:numPr>
        <w:tabs>
          <w:tab w:val="left" w:pos="1047"/>
          <w:tab w:val="left" w:pos="1048"/>
        </w:tabs>
        <w:spacing w:line="293" w:lineRule="exact"/>
        <w:ind w:hanging="361"/>
        <w:rPr>
          <w:sz w:val="24"/>
        </w:rPr>
      </w:pPr>
      <w:r>
        <w:rPr>
          <w:sz w:val="24"/>
        </w:rPr>
        <w:t>Trace</w:t>
      </w:r>
      <w:r>
        <w:rPr>
          <w:spacing w:val="-1"/>
          <w:sz w:val="24"/>
        </w:rPr>
        <w:t xml:space="preserve"> </w:t>
      </w:r>
      <w:r>
        <w:rPr>
          <w:sz w:val="24"/>
        </w:rPr>
        <w:t>Metals</w:t>
      </w:r>
    </w:p>
    <w:p w14:paraId="41E23D12" w14:textId="77777777" w:rsidR="000D14B5" w:rsidRDefault="009748A5">
      <w:pPr>
        <w:pStyle w:val="ListParagraph"/>
        <w:numPr>
          <w:ilvl w:val="0"/>
          <w:numId w:val="23"/>
        </w:numPr>
        <w:tabs>
          <w:tab w:val="left" w:pos="1047"/>
          <w:tab w:val="left" w:pos="1048"/>
        </w:tabs>
        <w:spacing w:line="293" w:lineRule="exact"/>
        <w:ind w:hanging="361"/>
        <w:rPr>
          <w:sz w:val="24"/>
        </w:rPr>
      </w:pPr>
      <w:r>
        <w:rPr>
          <w:sz w:val="24"/>
        </w:rPr>
        <w:t>Total</w:t>
      </w:r>
      <w:r>
        <w:rPr>
          <w:spacing w:val="-1"/>
          <w:sz w:val="24"/>
        </w:rPr>
        <w:t xml:space="preserve"> </w:t>
      </w:r>
      <w:r>
        <w:rPr>
          <w:sz w:val="24"/>
        </w:rPr>
        <w:t>Phosphorous</w:t>
      </w:r>
    </w:p>
    <w:p w14:paraId="1F4DA067" w14:textId="1A86F32E" w:rsidR="000D14B5" w:rsidRDefault="009748A5">
      <w:pPr>
        <w:pStyle w:val="ListParagraph"/>
        <w:numPr>
          <w:ilvl w:val="0"/>
          <w:numId w:val="23"/>
        </w:numPr>
        <w:tabs>
          <w:tab w:val="left" w:pos="1047"/>
          <w:tab w:val="left" w:pos="1048"/>
        </w:tabs>
        <w:spacing w:line="293" w:lineRule="exact"/>
        <w:ind w:hanging="361"/>
        <w:rPr>
          <w:ins w:id="175" w:author="Benjamin Meyer" w:date="2022-07-19T14:27:00Z"/>
          <w:sz w:val="24"/>
        </w:rPr>
      </w:pPr>
      <w:r>
        <w:rPr>
          <w:sz w:val="24"/>
        </w:rPr>
        <w:t>Nitrates</w:t>
      </w:r>
    </w:p>
    <w:p w14:paraId="462BF1D8" w14:textId="59941570" w:rsidR="009F72AC" w:rsidRDefault="009F72AC" w:rsidP="00434CF1">
      <w:pPr>
        <w:tabs>
          <w:tab w:val="left" w:pos="1047"/>
          <w:tab w:val="left" w:pos="1048"/>
        </w:tabs>
        <w:spacing w:line="293" w:lineRule="exact"/>
        <w:rPr>
          <w:ins w:id="176" w:author="Benjamin Meyer" w:date="2022-07-19T14:27:00Z"/>
          <w:sz w:val="24"/>
        </w:rPr>
      </w:pPr>
    </w:p>
    <w:p w14:paraId="323A1B3D" w14:textId="1E2E9EF5" w:rsidR="009F72AC" w:rsidRDefault="009F72AC" w:rsidP="00434CF1">
      <w:pPr>
        <w:pStyle w:val="Heading2"/>
        <w:rPr>
          <w:ins w:id="177" w:author="Benjamin Meyer" w:date="2022-07-19T14:30:00Z"/>
          <w:b w:val="0"/>
          <w:i w:val="0"/>
        </w:rPr>
      </w:pPr>
      <w:ins w:id="178" w:author="Benjamin Meyer" w:date="2022-07-19T14:28:00Z">
        <w:r w:rsidRPr="00434CF1">
          <w:rPr>
            <w:b w:val="0"/>
            <w:i w:val="0"/>
          </w:rPr>
          <w:t>Tauriainen Engineering &amp; Testing</w:t>
        </w:r>
      </w:ins>
      <w:ins w:id="179" w:author="Benjamin Meyer" w:date="2022-07-19T14:29:00Z">
        <w:r w:rsidRPr="00434CF1">
          <w:rPr>
            <w:b w:val="0"/>
            <w:i w:val="0"/>
          </w:rPr>
          <w:t xml:space="preserve"> </w:t>
        </w:r>
      </w:ins>
      <w:ins w:id="180" w:author="Benjamin Meyer" w:date="2022-07-19T14:28:00Z">
        <w:r w:rsidRPr="00434CF1">
          <w:rPr>
            <w:b w:val="0"/>
            <w:i w:val="0"/>
          </w:rPr>
          <w:t>will be under contract for analysis of water quality parameters including:</w:t>
        </w:r>
      </w:ins>
    </w:p>
    <w:p w14:paraId="7D94E9F4" w14:textId="46251438" w:rsidR="00434CF1" w:rsidRDefault="00434CF1" w:rsidP="00434CF1">
      <w:pPr>
        <w:pStyle w:val="Heading2"/>
        <w:rPr>
          <w:ins w:id="181" w:author="Benjamin Meyer" w:date="2022-07-19T14:30:00Z"/>
          <w:b w:val="0"/>
          <w:i w:val="0"/>
        </w:rPr>
      </w:pPr>
    </w:p>
    <w:p w14:paraId="79F0FEF2" w14:textId="42CC6214" w:rsidR="00434CF1" w:rsidRDefault="00434CF1" w:rsidP="00434CF1">
      <w:pPr>
        <w:pStyle w:val="ListParagraph"/>
        <w:numPr>
          <w:ilvl w:val="0"/>
          <w:numId w:val="23"/>
        </w:numPr>
        <w:tabs>
          <w:tab w:val="left" w:pos="1047"/>
          <w:tab w:val="left" w:pos="1048"/>
        </w:tabs>
        <w:spacing w:line="293" w:lineRule="exact"/>
        <w:ind w:hanging="361"/>
        <w:rPr>
          <w:ins w:id="182" w:author="Benjamin Meyer" w:date="2022-07-19T14:30:00Z"/>
          <w:sz w:val="24"/>
        </w:rPr>
      </w:pPr>
      <w:ins w:id="183" w:author="Benjamin Meyer" w:date="2022-07-19T14:30:00Z">
        <w:r>
          <w:rPr>
            <w:sz w:val="24"/>
          </w:rPr>
          <w:t xml:space="preserve">Fecal Coliform </w:t>
        </w:r>
        <w:r w:rsidRPr="00434CF1">
          <w:t>(when the City of Soldotna cannot provide this</w:t>
        </w:r>
        <w:r w:rsidRPr="00434CF1">
          <w:rPr>
            <w:spacing w:val="-7"/>
          </w:rPr>
          <w:t xml:space="preserve"> </w:t>
        </w:r>
        <w:r w:rsidRPr="00434CF1">
          <w:t>analysis)</w:t>
        </w:r>
      </w:ins>
    </w:p>
    <w:p w14:paraId="641BC1A5" w14:textId="77777777" w:rsidR="000D14B5" w:rsidRDefault="000D14B5">
      <w:pPr>
        <w:pStyle w:val="BodyText"/>
        <w:spacing w:before="9"/>
        <w:rPr>
          <w:sz w:val="23"/>
        </w:rPr>
      </w:pPr>
    </w:p>
    <w:p w14:paraId="17E0D5B9" w14:textId="5EAF3D85" w:rsidR="000D14B5" w:rsidRDefault="009748A5">
      <w:pPr>
        <w:pStyle w:val="BodyText"/>
        <w:spacing w:before="1"/>
        <w:ind w:left="687" w:right="320"/>
      </w:pPr>
      <w:r>
        <w:t>Agency representatives receive training on sampling techniques directly from the SGS and the KWF Quality Assurance Officer on the day prior to sampling. Each team receiving training will be assigned from 1 to 5 sites to collect multiple water samples. These samples will be taken directly to the City of Soldotna Wastewater Treatment for partial analysis within the capacity of the Soldotna Wastewater treatment plant. Remaining samples will be sent to SGS</w:t>
      </w:r>
      <w:ins w:id="184" w:author="Benjamin Meyer" w:date="2022-07-19T14:31:00Z">
        <w:r w:rsidR="00434CF1">
          <w:t xml:space="preserve"> or Tauriainen</w:t>
        </w:r>
      </w:ins>
      <w:r>
        <w:t xml:space="preserve"> for the more specific analysis as described above. </w:t>
      </w:r>
      <w:del w:id="185" w:author="Benjamin Meyer" w:date="2022-07-19T14:31:00Z">
        <w:r w:rsidDel="00434CF1">
          <w:delText>For the zinc and copper- specific sampling events throughout 2019-2020, all samples will be shipped directly to SGS.</w:delText>
        </w:r>
      </w:del>
    </w:p>
    <w:bookmarkEnd w:id="172"/>
    <w:p w14:paraId="2773E836" w14:textId="77777777" w:rsidR="000D14B5" w:rsidRDefault="000D14B5">
      <w:pPr>
        <w:sectPr w:rsidR="000D14B5">
          <w:pgSz w:w="11900" w:h="16840"/>
          <w:pgMar w:top="1620" w:right="940" w:bottom="940" w:left="1040" w:header="929" w:footer="744" w:gutter="0"/>
          <w:cols w:space="720"/>
        </w:sectPr>
      </w:pPr>
    </w:p>
    <w:p w14:paraId="24A01677" w14:textId="77777777" w:rsidR="000D14B5" w:rsidRDefault="000D14B5">
      <w:pPr>
        <w:pStyle w:val="BodyText"/>
        <w:spacing w:before="1"/>
      </w:pPr>
    </w:p>
    <w:p w14:paraId="2C8AAB93" w14:textId="77777777" w:rsidR="000D14B5" w:rsidRDefault="009748A5">
      <w:pPr>
        <w:tabs>
          <w:tab w:val="left" w:pos="1407"/>
        </w:tabs>
        <w:spacing w:before="90"/>
        <w:ind w:left="688"/>
        <w:rPr>
          <w:b/>
          <w:sz w:val="24"/>
        </w:rPr>
      </w:pPr>
      <w:bookmarkStart w:id="186" w:name="B2_SAMPLING_METHODS_REQUIREMENTS"/>
      <w:bookmarkStart w:id="187" w:name="_Hlk117068141"/>
      <w:bookmarkEnd w:id="186"/>
      <w:r>
        <w:rPr>
          <w:b/>
          <w:sz w:val="24"/>
        </w:rPr>
        <w:t>B2</w:t>
      </w:r>
      <w:r>
        <w:rPr>
          <w:b/>
          <w:sz w:val="24"/>
        </w:rPr>
        <w:tab/>
        <w:t>SAMPLING METHODS</w:t>
      </w:r>
      <w:r>
        <w:rPr>
          <w:b/>
          <w:spacing w:val="-2"/>
          <w:sz w:val="24"/>
        </w:rPr>
        <w:t xml:space="preserve"> </w:t>
      </w:r>
      <w:r>
        <w:rPr>
          <w:b/>
          <w:sz w:val="24"/>
        </w:rPr>
        <w:t>REQUIREMENTS</w:t>
      </w:r>
    </w:p>
    <w:p w14:paraId="5EE4DFCC" w14:textId="77777777" w:rsidR="000D14B5" w:rsidRDefault="000D14B5">
      <w:pPr>
        <w:pStyle w:val="BodyText"/>
        <w:rPr>
          <w:b/>
        </w:rPr>
      </w:pPr>
    </w:p>
    <w:p w14:paraId="0D6A7432" w14:textId="324C1C05" w:rsidR="000D14B5" w:rsidRDefault="009748A5">
      <w:pPr>
        <w:pStyle w:val="Heading2"/>
        <w:ind w:left="687"/>
      </w:pPr>
      <w:bookmarkStart w:id="188" w:name="_Toc96073963"/>
      <w:r>
        <w:t>Agency Baseline</w:t>
      </w:r>
      <w:bookmarkEnd w:id="188"/>
    </w:p>
    <w:p w14:paraId="47F868E5" w14:textId="77777777" w:rsidR="000D14B5" w:rsidRDefault="009748A5">
      <w:pPr>
        <w:pStyle w:val="BodyText"/>
        <w:ind w:left="687"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FDD0504" w14:textId="77777777" w:rsidR="000D14B5" w:rsidRDefault="009748A5">
      <w:pPr>
        <w:pStyle w:val="BodyText"/>
        <w:ind w:left="687" w:right="469"/>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Default="000D14B5">
      <w:pPr>
        <w:pStyle w:val="BodyText"/>
        <w:spacing w:before="11"/>
        <w:rPr>
          <w:sz w:val="23"/>
        </w:rPr>
      </w:pPr>
    </w:p>
    <w:p w14:paraId="56B78BEA" w14:textId="3F51BCC8" w:rsidR="000D14B5" w:rsidRDefault="009748A5">
      <w:pPr>
        <w:pStyle w:val="BodyText"/>
        <w:ind w:left="687" w:right="301"/>
      </w:pPr>
      <w:r>
        <w:t>Surface water samples will be taken at all 2</w:t>
      </w:r>
      <w:ins w:id="189" w:author="Benjamin Meyer" w:date="2023-01-05T16:30:00Z">
        <w:r w:rsidR="007967D8">
          <w:t>2</w:t>
        </w:r>
      </w:ins>
      <w:del w:id="190" w:author="Benjamin Meyer" w:date="2023-01-05T16:30:00Z">
        <w:r w:rsidDel="007967D8">
          <w:delText>5</w:delText>
        </w:r>
      </w:del>
      <w:r>
        <w:t xml:space="preserve"> stations during July when the river is heavily used and is at high flow and then again during April breakup when the river is at low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77777777" w:rsidR="000D14B5" w:rsidRDefault="009748A5">
      <w:pPr>
        <w:pStyle w:val="BodyText"/>
        <w:ind w:left="687" w:right="316"/>
      </w:pPr>
      <w:r>
        <w:t>Each sample bottle will be labeled with a unique sample number, sample site name, analysis to be performed, date and time, and initials of the person collecting the sample. SGS will provide and prepare all uncontaminated testing sample bottles for each site and will be available at the Soldotna Wastewater Treatment Plant to accumulate all water samples as the Monitors bring them into the Treatment Lab and document and prepare samples for immediate travel to their Anchorage laboratory. See Section B3, Sampling Handling and Custody Requirements, for details on how the samples will be prepared and handled for transport.</w:t>
      </w:r>
    </w:p>
    <w:p w14:paraId="24F7F6D9" w14:textId="77777777" w:rsidR="000D14B5" w:rsidRDefault="000D14B5">
      <w:pPr>
        <w:pStyle w:val="BodyText"/>
        <w:spacing w:before="10"/>
        <w:rPr>
          <w:sz w:val="23"/>
        </w:rPr>
      </w:pPr>
    </w:p>
    <w:p w14:paraId="57C5B94C" w14:textId="77777777" w:rsidR="000D14B5" w:rsidRDefault="009748A5">
      <w:pPr>
        <w:pStyle w:val="BodyText"/>
        <w:spacing w:before="1"/>
        <w:ind w:left="687" w:right="302"/>
      </w:pPr>
      <w:r>
        <w:t>The recommended time for sampling is morning so that samples can be analyzed in the early afternoon at the Soldotna Wastewater Treatment Plant and prepared for travel and subsequent analysis at the SGS in Anchorage the following day. At the sampling stations located in the tidal areas of the Kenai River, samples will be taken during outgoing tide to obtain river water rather than tidally influenced salt water.</w:t>
      </w:r>
    </w:p>
    <w:p w14:paraId="576289FA" w14:textId="77777777" w:rsidR="000D14B5" w:rsidRDefault="000D14B5">
      <w:pPr>
        <w:pStyle w:val="BodyText"/>
        <w:spacing w:before="7"/>
        <w:rPr>
          <w:sz w:val="34"/>
        </w:rPr>
      </w:pPr>
    </w:p>
    <w:p w14:paraId="7A540ED6" w14:textId="77777777" w:rsidR="000D14B5" w:rsidRDefault="009748A5">
      <w:pPr>
        <w:ind w:left="687"/>
        <w:rPr>
          <w:b/>
          <w:sz w:val="24"/>
        </w:rPr>
      </w:pPr>
      <w:bookmarkStart w:id="191" w:name="_bookmark18"/>
      <w:bookmarkEnd w:id="191"/>
      <w:r>
        <w:rPr>
          <w:b/>
          <w:sz w:val="24"/>
        </w:rPr>
        <w:t>Table 8. Preservation and Holding Times for Sample Analysis</w:t>
      </w:r>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bl>
    <w:p w14:paraId="653FD6CF" w14:textId="77777777" w:rsidR="000D14B5" w:rsidRDefault="000D14B5">
      <w:pPr>
        <w:spacing w:line="227" w:lineRule="exact"/>
        <w:jc w:val="center"/>
        <w:rPr>
          <w:sz w:val="20"/>
        </w:rPr>
        <w:sectPr w:rsidR="000D14B5">
          <w:pgSz w:w="11900" w:h="16840"/>
          <w:pgMar w:top="1620" w:right="940" w:bottom="940" w:left="1040" w:header="929" w:footer="744" w:gutter="0"/>
          <w:cols w:space="720"/>
        </w:sectPr>
      </w:pPr>
    </w:p>
    <w:p w14:paraId="5D20B550" w14:textId="77777777" w:rsidR="000D14B5" w:rsidRDefault="000D14B5">
      <w:pPr>
        <w:pStyle w:val="BodyText"/>
        <w:rPr>
          <w:b/>
          <w:sz w:val="8"/>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CEA0063" w14:textId="77777777">
        <w:trPr>
          <w:trHeight w:val="550"/>
        </w:trPr>
        <w:tc>
          <w:tcPr>
            <w:tcW w:w="1351" w:type="dxa"/>
            <w:tcBorders>
              <w:bottom w:val="single" w:sz="6" w:space="0" w:color="000000"/>
              <w:right w:val="single" w:sz="6" w:space="0" w:color="000000"/>
            </w:tcBorders>
            <w:shd w:val="clear" w:color="auto" w:fill="D9D9D9"/>
          </w:tcPr>
          <w:p w14:paraId="4AD8B067" w14:textId="77777777" w:rsidR="000D14B5" w:rsidRDefault="009748A5">
            <w:pPr>
              <w:pStyle w:val="TableParagraph"/>
              <w:spacing w:line="275" w:lineRule="exact"/>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75F4404C" w14:textId="77777777" w:rsidR="000D14B5" w:rsidRDefault="009748A5">
            <w:pPr>
              <w:pStyle w:val="TableParagraph"/>
              <w:spacing w:line="275" w:lineRule="exact"/>
              <w:ind w:left="111" w:right="104"/>
              <w:jc w:val="center"/>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36539E7E" w14:textId="77777777" w:rsidR="000D14B5" w:rsidRDefault="009748A5">
            <w:pPr>
              <w:pStyle w:val="TableParagraph"/>
              <w:spacing w:line="275" w:lineRule="exact"/>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0F41D6B" w14:textId="77777777" w:rsidR="000D14B5" w:rsidRDefault="009748A5">
            <w:pPr>
              <w:pStyle w:val="TableParagraph"/>
              <w:spacing w:before="2" w:line="276" w:lineRule="exac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70195CF2" w14:textId="77777777" w:rsidR="000D14B5" w:rsidRDefault="009748A5">
            <w:pPr>
              <w:pStyle w:val="TableParagraph"/>
              <w:spacing w:before="2" w:line="276" w:lineRule="exac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180FB045" w14:textId="77777777" w:rsidR="000D14B5" w:rsidRDefault="009748A5">
            <w:pPr>
              <w:pStyle w:val="TableParagraph"/>
              <w:spacing w:before="2" w:line="276" w:lineRule="exact"/>
              <w:ind w:left="538" w:right="368" w:hanging="147"/>
              <w:rPr>
                <w:b/>
                <w:sz w:val="24"/>
              </w:rPr>
            </w:pPr>
            <w:r>
              <w:rPr>
                <w:b/>
                <w:sz w:val="24"/>
              </w:rPr>
              <w:t>Holding Time</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pPr>
              <w:pStyle w:val="TableParagraph"/>
              <w:numPr>
                <w:ilvl w:val="0"/>
                <w:numId w:val="22"/>
              </w:numPr>
              <w:tabs>
                <w:tab w:val="left" w:pos="267"/>
              </w:tabs>
              <w:spacing w:line="237" w:lineRule="auto"/>
              <w:ind w:right="163"/>
              <w:rPr>
                <w:sz w:val="20"/>
              </w:rPr>
            </w:pPr>
            <w:r>
              <w:rPr>
                <w:sz w:val="20"/>
              </w:rPr>
              <w:t>1 ml of 10% sodium</w:t>
            </w:r>
            <w:r>
              <w:rPr>
                <w:spacing w:val="-7"/>
                <w:sz w:val="20"/>
              </w:rPr>
              <w:t xml:space="preserve"> </w:t>
            </w:r>
            <w:r>
              <w:rPr>
                <w:sz w:val="20"/>
              </w:rPr>
              <w:t>thiosulfate,</w:t>
            </w:r>
          </w:p>
          <w:p w14:paraId="18C6FBDF" w14:textId="77777777" w:rsidR="000D14B5" w:rsidRDefault="009748A5">
            <w:pPr>
              <w:pStyle w:val="TableParagraph"/>
              <w:numPr>
                <w:ilvl w:val="0"/>
                <w:numId w:val="22"/>
              </w:numPr>
              <w:tabs>
                <w:tab w:val="left" w:pos="267"/>
              </w:tabs>
              <w:spacing w:before="11" w:line="230" w:lineRule="exact"/>
              <w:ind w:right="566"/>
              <w:rPr>
                <w:sz w:val="20"/>
              </w:rPr>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pPr>
              <w:pStyle w:val="TableParagraph"/>
              <w:numPr>
                <w:ilvl w:val="0"/>
                <w:numId w:val="21"/>
              </w:numPr>
              <w:tabs>
                <w:tab w:val="left" w:pos="267"/>
              </w:tabs>
              <w:spacing w:line="242" w:lineRule="exact"/>
              <w:ind w:hanging="181"/>
              <w:rPr>
                <w:sz w:val="20"/>
              </w:rPr>
            </w:pPr>
            <w:r>
              <w:rPr>
                <w:sz w:val="20"/>
              </w:rPr>
              <w:t>Cool</w:t>
            </w:r>
            <w:r>
              <w:rPr>
                <w:spacing w:val="-3"/>
                <w:sz w:val="20"/>
              </w:rPr>
              <w:t xml:space="preserve"> </w:t>
            </w:r>
            <w:r>
              <w:rPr>
                <w:sz w:val="20"/>
              </w:rPr>
              <w:t>≤6°C</w:t>
            </w:r>
          </w:p>
          <w:p w14:paraId="6D436C2C" w14:textId="77777777" w:rsidR="000D14B5" w:rsidRDefault="009748A5">
            <w:pPr>
              <w:pStyle w:val="TableParagraph"/>
              <w:numPr>
                <w:ilvl w:val="0"/>
                <w:numId w:val="21"/>
              </w:numPr>
              <w:tabs>
                <w:tab w:val="left" w:pos="317"/>
              </w:tabs>
              <w:ind w:left="316" w:hanging="231"/>
              <w:rPr>
                <w:sz w:val="20"/>
              </w:rPr>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DD685EB" w:rsidR="000D14B5" w:rsidRDefault="002F2A16">
            <w:pPr>
              <w:pStyle w:val="TableParagraph"/>
              <w:numPr>
                <w:ilvl w:val="0"/>
                <w:numId w:val="20"/>
              </w:numPr>
              <w:tabs>
                <w:tab w:val="left" w:pos="267"/>
              </w:tabs>
              <w:ind w:right="145"/>
              <w:rPr>
                <w:sz w:val="20"/>
              </w:rPr>
            </w:pPr>
            <w:ins w:id="192" w:author="Benjamin Meyer" w:date="2022-08-22T15:52:00Z">
              <w:r>
                <w:rPr>
                  <w:sz w:val="20"/>
                </w:rPr>
                <w:t>lab</w:t>
              </w:r>
            </w:ins>
            <w:del w:id="193" w:author="Benjamin Meyer" w:date="2022-08-22T15:52:00Z">
              <w:r w:rsidR="009748A5" w:rsidDel="002F2A16">
                <w:rPr>
                  <w:sz w:val="20"/>
                </w:rPr>
                <w:delText>field</w:delText>
              </w:r>
            </w:del>
            <w:r w:rsidR="009748A5">
              <w:rPr>
                <w:sz w:val="20"/>
              </w:rPr>
              <w:t xml:space="preserve"> filtration w/0.45 µm filter within </w:t>
            </w:r>
            <w:ins w:id="194" w:author="Benjamin Meyer" w:date="2022-08-22T15:52:00Z">
              <w:r>
                <w:rPr>
                  <w:sz w:val="20"/>
                </w:rPr>
                <w:t>14</w:t>
              </w:r>
            </w:ins>
            <w:del w:id="195" w:author="Benjamin Meyer" w:date="2022-08-22T15:52:00Z">
              <w:r w:rsidR="009748A5" w:rsidDel="002F2A16">
                <w:rPr>
                  <w:sz w:val="20"/>
                </w:rPr>
                <w:delText>15</w:delText>
              </w:r>
            </w:del>
            <w:r w:rsidR="009748A5">
              <w:rPr>
                <w:sz w:val="20"/>
              </w:rPr>
              <w:t xml:space="preserve"> </w:t>
            </w:r>
            <w:ins w:id="196" w:author="Benjamin Meyer" w:date="2022-08-22T15:52:00Z">
              <w:r>
                <w:rPr>
                  <w:sz w:val="20"/>
                </w:rPr>
                <w:t>days</w:t>
              </w:r>
            </w:ins>
            <w:del w:id="197" w:author="Benjamin Meyer" w:date="2022-08-22T15:52:00Z">
              <w:r w:rsidR="009748A5" w:rsidDel="002F2A16">
                <w:rPr>
                  <w:sz w:val="20"/>
                </w:rPr>
                <w:delText>min</w:delText>
              </w:r>
            </w:del>
            <w:r w:rsidR="009748A5">
              <w:rPr>
                <w:sz w:val="20"/>
              </w:rPr>
              <w:t xml:space="preserve"> of collection followed by</w:t>
            </w:r>
          </w:p>
          <w:p w14:paraId="65CDD638" w14:textId="77777777" w:rsidR="000D14B5" w:rsidRDefault="009748A5">
            <w:pPr>
              <w:pStyle w:val="TableParagraph"/>
              <w:numPr>
                <w:ilvl w:val="0"/>
                <w:numId w:val="20"/>
              </w:numPr>
              <w:tabs>
                <w:tab w:val="left" w:pos="267"/>
              </w:tabs>
              <w:spacing w:line="226" w:lineRule="exact"/>
              <w:ind w:hanging="163"/>
              <w:rPr>
                <w:sz w:val="20"/>
              </w:rPr>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ins w:id="198" w:author="Benjamin Meyer" w:date="2022-08-22T15:56:00Z">
              <w:r w:rsidR="00186878">
                <w:rPr>
                  <w:sz w:val="20"/>
                  <w:vertAlign w:val="subscript"/>
                </w:rPr>
                <w:t xml:space="preserve"> </w:t>
              </w:r>
            </w:ins>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pPr>
              <w:pStyle w:val="TableParagraph"/>
              <w:numPr>
                <w:ilvl w:val="0"/>
                <w:numId w:val="19"/>
              </w:numPr>
              <w:tabs>
                <w:tab w:val="left" w:pos="591"/>
              </w:tabs>
              <w:spacing w:line="227" w:lineRule="exact"/>
              <w:rPr>
                <w:sz w:val="20"/>
              </w:rPr>
            </w:pPr>
            <w:r>
              <w:rPr>
                <w:sz w:val="20"/>
              </w:rPr>
              <w:t>Cool</w:t>
            </w:r>
            <w:r>
              <w:rPr>
                <w:spacing w:val="-2"/>
                <w:sz w:val="20"/>
              </w:rPr>
              <w:t xml:space="preserve"> </w:t>
            </w:r>
            <w:r>
              <w:rPr>
                <w:sz w:val="20"/>
              </w:rPr>
              <w:t>≤6°C</w:t>
            </w:r>
          </w:p>
          <w:p w14:paraId="260C809A" w14:textId="77777777" w:rsidR="000D14B5" w:rsidRDefault="009748A5">
            <w:pPr>
              <w:pStyle w:val="TableParagraph"/>
              <w:numPr>
                <w:ilvl w:val="0"/>
                <w:numId w:val="18"/>
              </w:numPr>
              <w:tabs>
                <w:tab w:val="left" w:pos="501"/>
              </w:tabs>
              <w:spacing w:line="213" w:lineRule="exact"/>
              <w:rPr>
                <w:sz w:val="20"/>
              </w:rPr>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11875F55" w:rsidR="000D14B5" w:rsidRDefault="009748A5">
      <w:pPr>
        <w:tabs>
          <w:tab w:val="left" w:pos="1862"/>
          <w:tab w:val="left" w:pos="2127"/>
        </w:tabs>
        <w:spacing w:before="92"/>
        <w:ind w:left="687" w:right="622"/>
        <w:rPr>
          <w:sz w:val="18"/>
        </w:rPr>
      </w:pPr>
      <w:r>
        <w:rPr>
          <w:sz w:val="18"/>
        </w:rPr>
        <w:t>PA, P, FP, G</w:t>
      </w:r>
      <w:ins w:id="199" w:author="Benjamin Meyer" w:date="2022-08-22T15:56:00Z">
        <w:r w:rsidR="00186878">
          <w:rPr>
            <w:sz w:val="18"/>
          </w:rPr>
          <w:t>:</w:t>
        </w:r>
      </w:ins>
      <w:r>
        <w:rPr>
          <w:sz w:val="18"/>
        </w:rPr>
        <w:tab/>
      </w:r>
      <w:r>
        <w:rPr>
          <w:sz w:val="18"/>
        </w:rPr>
        <w:tab/>
        <w:t>PA is any sterizable (autoclavable)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4BBB5827" w14:textId="77777777" w:rsidR="000D14B5" w:rsidRDefault="000D14B5">
      <w:pPr>
        <w:pStyle w:val="BodyText"/>
        <w:spacing w:before="4"/>
      </w:pPr>
    </w:p>
    <w:p w14:paraId="6D31A044" w14:textId="1EA7DB93" w:rsidR="000D14B5" w:rsidRDefault="009748A5">
      <w:pPr>
        <w:pStyle w:val="Heading2"/>
      </w:pPr>
      <w:bookmarkStart w:id="200" w:name="_Toc96073964"/>
      <w:r>
        <w:t>Copper and Zinc Monitoring</w:t>
      </w:r>
      <w:bookmarkEnd w:id="200"/>
    </w:p>
    <w:p w14:paraId="23DE3136" w14:textId="77777777" w:rsidR="000D14B5" w:rsidRDefault="009748A5">
      <w:pPr>
        <w:pStyle w:val="BodyText"/>
        <w:ind w:left="688" w:right="554"/>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E12BCA9" w14:textId="77777777" w:rsidR="000D14B5" w:rsidRDefault="009748A5">
      <w:pPr>
        <w:pStyle w:val="BodyText"/>
        <w:ind w:left="688" w:right="468"/>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4FDC6347" w14:textId="77777777" w:rsidR="000D14B5" w:rsidRDefault="000D14B5">
      <w:pPr>
        <w:pStyle w:val="BodyText"/>
        <w:spacing w:before="11"/>
        <w:rPr>
          <w:sz w:val="23"/>
        </w:rPr>
      </w:pPr>
    </w:p>
    <w:p w14:paraId="54D98A5C" w14:textId="77777777" w:rsidR="000D14B5" w:rsidRDefault="009748A5">
      <w:pPr>
        <w:pStyle w:val="BodyText"/>
        <w:ind w:left="688" w:right="248"/>
      </w:pPr>
      <w:r>
        <w:t>Surface water samples will be taken at all stations once in spring (April/May) after breakup and in summer (July/August_ when the river is heavily used.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w:t>
      </w:r>
    </w:p>
    <w:p w14:paraId="389DD705" w14:textId="77777777" w:rsidR="000D14B5" w:rsidRDefault="000D14B5">
      <w:pPr>
        <w:pStyle w:val="BodyText"/>
        <w:spacing w:before="10"/>
        <w:rPr>
          <w:sz w:val="23"/>
        </w:rPr>
      </w:pPr>
    </w:p>
    <w:p w14:paraId="1A4EAE5D" w14:textId="77777777" w:rsidR="000D14B5" w:rsidRDefault="009748A5">
      <w:pPr>
        <w:pStyle w:val="BodyText"/>
        <w:ind w:left="688" w:right="274"/>
      </w:pPr>
      <w:r>
        <w:t>Each sample bottle will be labeled with a unique sample number, sample site name, analysis to be performed, date and time, and initials of the person collecting the sample. SGS will provide and prepare all uncontaminated testing sample bottles for each site. The Project QA officer is responsible for acquiring these bottles prior to sampling. See Section B3, Sampling Handling and Custody Requirements, for details on how the samples will be prepared and handled for transport.</w:t>
      </w:r>
    </w:p>
    <w:p w14:paraId="5783ED91" w14:textId="77777777" w:rsidR="000D14B5" w:rsidRDefault="000D14B5">
      <w:pPr>
        <w:pStyle w:val="BodyText"/>
      </w:pPr>
    </w:p>
    <w:p w14:paraId="7B3DADF6" w14:textId="77777777" w:rsidR="000D14B5" w:rsidRDefault="009748A5">
      <w:pPr>
        <w:pStyle w:val="BodyText"/>
        <w:ind w:left="688" w:right="293"/>
      </w:pPr>
      <w:r>
        <w:t>The recommended time for sampling is morning so that samples can prepared for travel and subsequent analysis at the SGS in Anchorage within holding time (e.g., 6hr for fecal coliform, 6 months for most metals). At the sampling stations located in the tidal areas of the</w:t>
      </w:r>
    </w:p>
    <w:p w14:paraId="0847B1DA" w14:textId="77777777" w:rsidR="000D14B5" w:rsidRDefault="000D14B5">
      <w:pPr>
        <w:sectPr w:rsidR="000D14B5">
          <w:pgSz w:w="11900" w:h="16840"/>
          <w:pgMar w:top="1620" w:right="940" w:bottom="940" w:left="1040" w:header="929" w:footer="744" w:gutter="0"/>
          <w:cols w:space="720"/>
        </w:sectPr>
      </w:pPr>
    </w:p>
    <w:p w14:paraId="417EB8DC" w14:textId="77777777" w:rsidR="000D14B5" w:rsidRDefault="009748A5">
      <w:pPr>
        <w:pStyle w:val="BodyText"/>
        <w:spacing w:before="89"/>
        <w:ind w:left="688" w:right="727"/>
      </w:pPr>
      <w:r>
        <w:lastRenderedPageBreak/>
        <w:t>Kenai River, samples will be taken during outgoing tide to obtain river water rather than tidally influenced saltwater.</w:t>
      </w:r>
    </w:p>
    <w:bookmarkEnd w:id="187"/>
    <w:p w14:paraId="3586A065" w14:textId="77777777" w:rsidR="000D14B5" w:rsidRDefault="000D14B5">
      <w:pPr>
        <w:pStyle w:val="BodyText"/>
        <w:rPr>
          <w:sz w:val="26"/>
        </w:rPr>
      </w:pPr>
    </w:p>
    <w:p w14:paraId="08C41FAE" w14:textId="77777777" w:rsidR="000D14B5" w:rsidRDefault="000D14B5">
      <w:pPr>
        <w:pStyle w:val="BodyText"/>
        <w:spacing w:before="2"/>
        <w:rPr>
          <w:sz w:val="22"/>
        </w:rPr>
      </w:pPr>
    </w:p>
    <w:p w14:paraId="670019A5" w14:textId="00A10E1D" w:rsidR="000D14B5" w:rsidRDefault="009748A5">
      <w:pPr>
        <w:pStyle w:val="Heading1"/>
        <w:tabs>
          <w:tab w:val="left" w:pos="1407"/>
        </w:tabs>
      </w:pPr>
      <w:bookmarkStart w:id="201" w:name="B3._SAMPLE_HANDLING_AND_CUSTODY_REQUIREM"/>
      <w:bookmarkStart w:id="202" w:name="_Toc96073965"/>
      <w:bookmarkStart w:id="203" w:name="_Hlk117073971"/>
      <w:bookmarkEnd w:id="201"/>
      <w:r>
        <w:t>B3.</w:t>
      </w:r>
      <w:r>
        <w:tab/>
        <w:t>SAMPLE HANDLING AND CUSTODY</w:t>
      </w:r>
      <w:r>
        <w:rPr>
          <w:spacing w:val="-4"/>
        </w:rPr>
        <w:t xml:space="preserve"> </w:t>
      </w:r>
      <w:r>
        <w:t>REQUIREMENTS</w:t>
      </w:r>
      <w:bookmarkEnd w:id="202"/>
    </w:p>
    <w:p w14:paraId="09E4BB11" w14:textId="3DA71A85" w:rsidR="000D14B5" w:rsidRDefault="000D14B5">
      <w:pPr>
        <w:pStyle w:val="BodyText"/>
        <w:rPr>
          <w:b/>
        </w:rPr>
      </w:pPr>
    </w:p>
    <w:p w14:paraId="26E932C6" w14:textId="5CA2E7F1" w:rsidR="000D14B5" w:rsidRDefault="009748A5">
      <w:pPr>
        <w:pStyle w:val="Heading2"/>
        <w:ind w:left="687"/>
      </w:pPr>
      <w:bookmarkStart w:id="204" w:name="_Toc96073966"/>
      <w:r>
        <w:t>Agency Baseline and Metals Monitoring</w:t>
      </w:r>
      <w:bookmarkEnd w:id="204"/>
    </w:p>
    <w:p w14:paraId="5B4DA73A" w14:textId="17E694CA" w:rsidR="000D14B5" w:rsidRDefault="009748A5">
      <w:pPr>
        <w:pStyle w:val="ListParagraph"/>
        <w:numPr>
          <w:ilvl w:val="2"/>
          <w:numId w:val="25"/>
        </w:numPr>
        <w:tabs>
          <w:tab w:val="left" w:pos="1047"/>
          <w:tab w:val="left" w:pos="1048"/>
        </w:tabs>
        <w:ind w:left="1047" w:right="653"/>
        <w:rPr>
          <w:sz w:val="24"/>
        </w:rPr>
      </w:pPr>
      <w:r>
        <w:rPr>
          <w:sz w:val="24"/>
        </w:rPr>
        <w:t>Samples will be labeled (see Figure 4) and logged on the Agency Baseline Field Data Sheet (Appendix</w:t>
      </w:r>
      <w:r>
        <w:rPr>
          <w:spacing w:val="-1"/>
          <w:sz w:val="24"/>
        </w:rPr>
        <w:t xml:space="preserve"> </w:t>
      </w:r>
      <w:r>
        <w:rPr>
          <w:sz w:val="24"/>
        </w:rPr>
        <w:t>C).</w:t>
      </w:r>
    </w:p>
    <w:p w14:paraId="4D1538FB" w14:textId="62EE7291" w:rsidR="000D14B5" w:rsidRDefault="009748A5">
      <w:pPr>
        <w:pStyle w:val="ListParagraph"/>
        <w:numPr>
          <w:ilvl w:val="2"/>
          <w:numId w:val="25"/>
        </w:numPr>
        <w:tabs>
          <w:tab w:val="left" w:pos="1047"/>
          <w:tab w:val="left" w:pos="1048"/>
        </w:tabs>
        <w:ind w:left="1047" w:right="253"/>
        <w:rPr>
          <w:sz w:val="24"/>
        </w:rPr>
      </w:pPr>
      <w:r>
        <w:rPr>
          <w:sz w:val="24"/>
        </w:rPr>
        <w:t>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Soldotna Wastewater Treatment Plant. Samples collected specifically for zinc and copper assessments throughout 2019-2020 will be flown directly to SGS where they will be</w:t>
      </w:r>
      <w:r>
        <w:rPr>
          <w:spacing w:val="-2"/>
          <w:sz w:val="24"/>
        </w:rPr>
        <w:t xml:space="preserve"> </w:t>
      </w:r>
      <w:r>
        <w:rPr>
          <w:sz w:val="24"/>
        </w:rPr>
        <w:t>chilled.</w:t>
      </w:r>
    </w:p>
    <w:p w14:paraId="4237D804" w14:textId="29CA01CB" w:rsidR="000D14B5" w:rsidRDefault="009748A5">
      <w:pPr>
        <w:pStyle w:val="ListParagraph"/>
        <w:numPr>
          <w:ilvl w:val="2"/>
          <w:numId w:val="25"/>
        </w:numPr>
        <w:tabs>
          <w:tab w:val="left" w:pos="1047"/>
          <w:tab w:val="left" w:pos="1048"/>
        </w:tabs>
        <w:ind w:left="1047" w:right="325"/>
        <w:rPr>
          <w:sz w:val="24"/>
        </w:rPr>
      </w:pPr>
      <w:r>
        <w:rPr>
          <w:sz w:val="24"/>
        </w:rPr>
        <w:t>Once samples have been delivered to the Soldotna Wastewater Treatment Plant they undergo initial analysis; KWF staff analyzes samples for conductivity, pH, and turbidity, while the Soldotna Wastewater Treatment Plant lab technicians analyze samples for total suspended solids, and fecal coliform</w:t>
      </w:r>
      <w:r>
        <w:rPr>
          <w:spacing w:val="-2"/>
          <w:sz w:val="24"/>
        </w:rPr>
        <w:t xml:space="preserve"> </w:t>
      </w:r>
      <w:r>
        <w:rPr>
          <w:sz w:val="24"/>
        </w:rPr>
        <w:t>bacteria.</w:t>
      </w:r>
    </w:p>
    <w:p w14:paraId="7366DB54" w14:textId="02C73C88" w:rsidR="000D14B5" w:rsidRDefault="009748A5">
      <w:pPr>
        <w:pStyle w:val="ListParagraph"/>
        <w:numPr>
          <w:ilvl w:val="2"/>
          <w:numId w:val="25"/>
        </w:numPr>
        <w:tabs>
          <w:tab w:val="left" w:pos="1047"/>
          <w:tab w:val="left" w:pos="1048"/>
        </w:tabs>
        <w:ind w:left="1047" w:right="253"/>
        <w:rPr>
          <w:sz w:val="24"/>
        </w:rPr>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4BF92977" w14:textId="1CE891A4" w:rsidR="000D14B5" w:rsidRDefault="009748A5">
      <w:pPr>
        <w:pStyle w:val="ListParagraph"/>
        <w:numPr>
          <w:ilvl w:val="2"/>
          <w:numId w:val="25"/>
        </w:numPr>
        <w:tabs>
          <w:tab w:val="left" w:pos="1047"/>
          <w:tab w:val="left" w:pos="1048"/>
        </w:tabs>
        <w:ind w:left="1047" w:right="1224"/>
        <w:rPr>
          <w:sz w:val="24"/>
        </w:rPr>
      </w:pPr>
      <w:r>
        <w:rPr>
          <w:sz w:val="24"/>
        </w:rPr>
        <w:t>An SGS Chain of Custody Form will be used to record all transport and storage information.</w:t>
      </w:r>
    </w:p>
    <w:p w14:paraId="30B88F20" w14:textId="556CE39D" w:rsidR="000D14B5" w:rsidRDefault="009748A5">
      <w:pPr>
        <w:pStyle w:val="ListParagraph"/>
        <w:numPr>
          <w:ilvl w:val="2"/>
          <w:numId w:val="25"/>
        </w:numPr>
        <w:tabs>
          <w:tab w:val="left" w:pos="1047"/>
          <w:tab w:val="left" w:pos="1048"/>
        </w:tabs>
        <w:ind w:left="1047" w:right="339"/>
        <w:rPr>
          <w:sz w:val="24"/>
        </w:rPr>
      </w:pPr>
      <w:r>
        <w:rPr>
          <w:sz w:val="24"/>
        </w:rPr>
        <w:t>Each sample bottle will be labeled with a unique sample number, sample site name, analysis to be performed, date and time, and initials of the person collecting the sample. Samples specifically sent in during zinc and copper monitoring will utilize labels sent by SGS.</w:t>
      </w:r>
    </w:p>
    <w:p w14:paraId="335790BF" w14:textId="33D6BA3A" w:rsidR="000D14B5" w:rsidRDefault="000D14B5">
      <w:pPr>
        <w:rPr>
          <w:sz w:val="24"/>
        </w:rPr>
        <w:sectPr w:rsidR="000D14B5">
          <w:pgSz w:w="11900" w:h="16840"/>
          <w:pgMar w:top="1620" w:right="940" w:bottom="940" w:left="1040" w:header="929" w:footer="744" w:gutter="0"/>
          <w:cols w:space="720"/>
        </w:sectPr>
      </w:pPr>
    </w:p>
    <w:p w14:paraId="4158CC39" w14:textId="2846AF45" w:rsidR="000D14B5" w:rsidRDefault="0027779C">
      <w:pPr>
        <w:pStyle w:val="BodyText"/>
        <w:rPr>
          <w:sz w:val="20"/>
        </w:rPr>
      </w:pPr>
      <w:r>
        <w:rPr>
          <w:noProof/>
        </w:rPr>
        <w:lastRenderedPageBreak/>
        <mc:AlternateContent>
          <mc:Choice Requires="wps">
            <w:drawing>
              <wp:anchor distT="0" distB="0" distL="114300" distR="114300" simplePos="0" relativeHeight="251652096" behindDoc="1" locked="0" layoutInCell="1" allowOverlap="1" wp14:anchorId="3DE8A012" wp14:editId="07AABB87">
                <wp:simplePos x="0" y="0"/>
                <wp:positionH relativeFrom="page">
                  <wp:posOffset>2240280</wp:posOffset>
                </wp:positionH>
                <wp:positionV relativeFrom="page">
                  <wp:posOffset>3093085</wp:posOffset>
                </wp:positionV>
                <wp:extent cx="1657350" cy="0"/>
                <wp:effectExtent l="0" t="0" r="0" b="0"/>
                <wp:wrapNone/>
                <wp:docPr id="9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59011A" id="Line 47" o:spid="_x0000_s1026" style="position:absolute;z-index:-1940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4pt,243.55pt" to="306.9pt,2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" strokeweight=".36pt">
                <w10:wrap anchorx="page" anchory="page"/>
              </v:line>
            </w:pict>
          </mc:Fallback>
        </mc:AlternateContent>
      </w:r>
    </w:p>
    <w:p w14:paraId="069F8293" w14:textId="3ABEA51C" w:rsidR="000D14B5" w:rsidRDefault="000D14B5">
      <w:pPr>
        <w:pStyle w:val="BodyText"/>
        <w:rPr>
          <w:sz w:val="12"/>
        </w:rPr>
      </w:pPr>
    </w:p>
    <w:p w14:paraId="3060E90A" w14:textId="5912B878" w:rsidR="000D14B5" w:rsidRDefault="0027779C">
      <w:pPr>
        <w:pStyle w:val="BodyText"/>
        <w:ind w:left="2364"/>
        <w:rPr>
          <w:sz w:val="20"/>
        </w:rPr>
      </w:pPr>
      <w:bookmarkStart w:id="205" w:name="_Hlk117074405"/>
      <w:r>
        <w:rPr>
          <w:noProof/>
          <w:sz w:val="20"/>
        </w:rPr>
        <mc:AlternateContent>
          <mc:Choice Requires="wpg">
            <w:drawing>
              <wp:inline distT="0" distB="0" distL="0" distR="0" wp14:anchorId="79A207A5" wp14:editId="3BE8DA39">
                <wp:extent cx="3575050" cy="3075940"/>
                <wp:effectExtent l="0" t="0" r="0" b="0"/>
                <wp:docPr id="8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8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CDED0" w14:textId="77777777" w:rsidR="009A1501" w:rsidRDefault="009A1501">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89"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4B739" w14:textId="77777777" w:rsidR="009A1501" w:rsidRDefault="009A1501">
                              <w:pPr>
                                <w:spacing w:line="199" w:lineRule="exact"/>
                                <w:rPr>
                                  <w:b/>
                                  <w:sz w:val="18"/>
                                </w:rPr>
                              </w:pPr>
                              <w:r>
                                <w:rPr>
                                  <w:b/>
                                  <w:sz w:val="18"/>
                                </w:rPr>
                                <w:t>Lab Information:</w:t>
                              </w:r>
                            </w:p>
                            <w:p w14:paraId="6CF5E131" w14:textId="77777777" w:rsidR="009A1501" w:rsidRDefault="009A1501">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90"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C8763" w14:textId="77777777" w:rsidR="009A1501" w:rsidRDefault="009A1501">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91"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3A61C" w14:textId="77777777" w:rsidR="009A1501" w:rsidRDefault="009A1501">
                              <w:pPr>
                                <w:ind w:left="1865" w:right="737" w:hanging="418"/>
                                <w:rPr>
                                  <w:b/>
                                  <w:sz w:val="18"/>
                                </w:rPr>
                              </w:pPr>
                              <w:r>
                                <w:rPr>
                                  <w:b/>
                                  <w:sz w:val="18"/>
                                </w:rPr>
                                <w:t>KENAI WATERSHED FORUM Phone (907) 260-5449</w:t>
                              </w:r>
                            </w:p>
                            <w:p w14:paraId="0318798F" w14:textId="77777777" w:rsidR="009A1501" w:rsidRDefault="009A1501">
                              <w:pPr>
                                <w:spacing w:before="38"/>
                                <w:rPr>
                                  <w:b/>
                                  <w:sz w:val="18"/>
                                </w:rPr>
                              </w:pPr>
                              <w:r>
                                <w:rPr>
                                  <w:b/>
                                  <w:sz w:val="18"/>
                                </w:rPr>
                                <w:t>Field Information:</w:t>
                              </w:r>
                            </w:p>
                            <w:p w14:paraId="5CFC2050" w14:textId="77777777" w:rsidR="009A1501" w:rsidRDefault="009A1501">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9A1501" w:rsidRDefault="009A1501">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9A1501" w:rsidRDefault="009A1501">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9A1501" w:rsidRDefault="009A1501">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9A1501" w:rsidRDefault="009A1501">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79A207A5"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9ACDED0" w14:textId="77777777" w:rsidR="009A1501" w:rsidRDefault="009A1501">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104B739" w14:textId="77777777" w:rsidR="009A1501" w:rsidRDefault="009A1501">
                        <w:pPr>
                          <w:spacing w:line="199" w:lineRule="exact"/>
                          <w:rPr>
                            <w:b/>
                            <w:sz w:val="18"/>
                          </w:rPr>
                        </w:pPr>
                        <w:r>
                          <w:rPr>
                            <w:b/>
                            <w:sz w:val="18"/>
                          </w:rPr>
                          <w:t>Lab Information:</w:t>
                        </w:r>
                      </w:p>
                      <w:p w14:paraId="6CF5E131" w14:textId="77777777" w:rsidR="009A1501" w:rsidRDefault="009A1501">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86C8763" w14:textId="77777777" w:rsidR="009A1501" w:rsidRDefault="009A1501">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B53A61C" w14:textId="77777777" w:rsidR="009A1501" w:rsidRDefault="009A1501">
                        <w:pPr>
                          <w:ind w:left="1865" w:right="737" w:hanging="418"/>
                          <w:rPr>
                            <w:b/>
                            <w:sz w:val="18"/>
                          </w:rPr>
                        </w:pPr>
                        <w:r>
                          <w:rPr>
                            <w:b/>
                            <w:sz w:val="18"/>
                          </w:rPr>
                          <w:t>KENAI WATERSHED FORUM Phone (907) 260-5449</w:t>
                        </w:r>
                      </w:p>
                      <w:p w14:paraId="0318798F" w14:textId="77777777" w:rsidR="009A1501" w:rsidRDefault="009A1501">
                        <w:pPr>
                          <w:spacing w:before="38"/>
                          <w:rPr>
                            <w:b/>
                            <w:sz w:val="18"/>
                          </w:rPr>
                        </w:pPr>
                        <w:r>
                          <w:rPr>
                            <w:b/>
                            <w:sz w:val="18"/>
                          </w:rPr>
                          <w:t>Field Information:</w:t>
                        </w:r>
                      </w:p>
                      <w:p w14:paraId="5CFC2050" w14:textId="77777777" w:rsidR="009A1501" w:rsidRDefault="009A1501">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9A1501" w:rsidRDefault="009A1501">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9A1501" w:rsidRDefault="009A1501">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9A1501" w:rsidRDefault="009A1501">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9A1501" w:rsidRDefault="009A1501">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p w14:paraId="10D901D9" w14:textId="19D993BE" w:rsidR="000D14B5" w:rsidRDefault="0027779C">
      <w:pPr>
        <w:spacing w:before="152"/>
        <w:ind w:left="2389"/>
        <w:rPr>
          <w:b/>
          <w:sz w:val="24"/>
        </w:rPr>
      </w:pPr>
      <w:r>
        <w:rPr>
          <w:noProof/>
        </w:rPr>
        <mc:AlternateContent>
          <mc:Choice Requires="wps">
            <w:drawing>
              <wp:anchor distT="0" distB="0" distL="114300" distR="114300" simplePos="0" relativeHeight="251653120" behindDoc="1" locked="0" layoutInCell="1" allowOverlap="1" wp14:anchorId="6B91597E" wp14:editId="6F088EAD">
                <wp:simplePos x="0" y="0"/>
                <wp:positionH relativeFrom="page">
                  <wp:posOffset>2249170</wp:posOffset>
                </wp:positionH>
                <wp:positionV relativeFrom="paragraph">
                  <wp:posOffset>-375285</wp:posOffset>
                </wp:positionV>
                <wp:extent cx="1143000" cy="0"/>
                <wp:effectExtent l="0" t="0" r="0" b="0"/>
                <wp:wrapNone/>
                <wp:docPr id="8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2BF42CC" id="Line 36" o:spid="_x0000_s1026" style="position:absolute;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bvYHg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WG72B4CAABDBAAADgAAAAAAAAAAAAAAAAAuAgAAZHJzL2Uyb0RvYy54bWxQ&#10;SwECLQAUAAYACAAAACEAgN0UYeAAAAALAQAADwAAAAAAAAAAAAAAAAB4BAAAZHJzL2Rvd25yZXYu&#10;eG1sUEsFBgAAAAAEAAQA8wAAAIUFAAAAAA==&#10;" strokeweight=".36pt">
                <w10:wrap anchorx="page"/>
              </v:line>
            </w:pict>
          </mc:Fallback>
        </mc:AlternateContent>
      </w:r>
      <w:r w:rsidR="009748A5">
        <w:rPr>
          <w:b/>
          <w:sz w:val="24"/>
        </w:rPr>
        <w:t>Figure 4. Sample Container Label</w:t>
      </w:r>
    </w:p>
    <w:bookmarkEnd w:id="203"/>
    <w:bookmarkEnd w:id="205"/>
    <w:p w14:paraId="702893CE" w14:textId="77777777" w:rsidR="000D14B5" w:rsidRDefault="000D14B5">
      <w:pPr>
        <w:pStyle w:val="BodyText"/>
        <w:spacing w:before="3"/>
        <w:rPr>
          <w:b/>
        </w:rPr>
      </w:pPr>
    </w:p>
    <w:p w14:paraId="5FBB4BF5" w14:textId="24796C27" w:rsidR="000D14B5" w:rsidRDefault="009748A5">
      <w:pPr>
        <w:pStyle w:val="Heading1"/>
        <w:tabs>
          <w:tab w:val="left" w:pos="1407"/>
        </w:tabs>
        <w:spacing w:before="90" w:line="275" w:lineRule="exact"/>
      </w:pPr>
      <w:bookmarkStart w:id="206" w:name="B4._ANALYTICAL_METHODS_REQUIREMENTS"/>
      <w:bookmarkStart w:id="207" w:name="_Toc96073967"/>
      <w:bookmarkStart w:id="208" w:name="_Hlk117074459"/>
      <w:bookmarkEnd w:id="206"/>
      <w:r>
        <w:t>B4.</w:t>
      </w:r>
      <w:r>
        <w:tab/>
        <w:t>ANALYTICAL METHODS</w:t>
      </w:r>
      <w:r>
        <w:rPr>
          <w:spacing w:val="-3"/>
        </w:rPr>
        <w:t xml:space="preserve"> </w:t>
      </w:r>
      <w:r>
        <w:t>REQUIREMENTS</w:t>
      </w:r>
      <w:bookmarkEnd w:id="207"/>
    </w:p>
    <w:p w14:paraId="2F5DD53D" w14:textId="77777777" w:rsidR="000D14B5" w:rsidRDefault="009748A5">
      <w:pPr>
        <w:pStyle w:val="BodyText"/>
        <w:ind w:left="687" w:right="402"/>
      </w:pPr>
      <w:r>
        <w:t xml:space="preserve">Monitoring shall be conducted in accordance with EPA-approved analytical procedures and in compliance with 40 CFR Part 136, </w:t>
      </w:r>
      <w:r>
        <w:rPr>
          <w:i/>
        </w:rPr>
        <w:t>Guidelines Establishing Test Procedures for Analysis of Pollutants</w:t>
      </w:r>
      <w:r>
        <w:t>. Documentation of methods used, along with precision and accuracy and detectability information is provided in Tables 1, 2, 3 and 4. For each sample collected, the method used is recorded in the data.</w:t>
      </w:r>
    </w:p>
    <w:p w14:paraId="3DCA59D4" w14:textId="77777777" w:rsidR="000D14B5" w:rsidRDefault="000D14B5">
      <w:pPr>
        <w:pStyle w:val="BodyText"/>
        <w:spacing w:before="11"/>
        <w:rPr>
          <w:sz w:val="23"/>
        </w:rPr>
      </w:pPr>
    </w:p>
    <w:p w14:paraId="16E4FD99" w14:textId="77777777" w:rsidR="000D14B5" w:rsidRDefault="009748A5">
      <w:pPr>
        <w:pStyle w:val="BodyText"/>
        <w:ind w:left="687" w:right="842"/>
      </w:pPr>
      <w:r>
        <w:t>Under direction of the Project Manager, project staff will ensure that all equipment and sampling kits used in the field and laboratories use EPA CWA approved methods. The project’s QA officer will verify that only EPA CWA approved methods (or in specific incidences ADEC DOW pre- approved methods) are used.</w:t>
      </w:r>
    </w:p>
    <w:p w14:paraId="69E1996A" w14:textId="77777777" w:rsidR="000D14B5" w:rsidRDefault="000D14B5">
      <w:pPr>
        <w:sectPr w:rsidR="000D14B5">
          <w:pgSz w:w="11900" w:h="16840"/>
          <w:pgMar w:top="1620" w:right="940" w:bottom="940" w:left="1040" w:header="929" w:footer="744" w:gutter="0"/>
          <w:cols w:space="720"/>
        </w:sectPr>
      </w:pPr>
    </w:p>
    <w:p w14:paraId="0EC7789D" w14:textId="19324D69" w:rsidR="000D14B5" w:rsidRDefault="009748A5">
      <w:pPr>
        <w:pStyle w:val="Heading2"/>
        <w:spacing w:before="91"/>
      </w:pPr>
      <w:bookmarkStart w:id="209" w:name="_Toc96073968"/>
      <w:r>
        <w:lastRenderedPageBreak/>
        <w:t>Agency Baseline</w:t>
      </w:r>
      <w:bookmarkEnd w:id="209"/>
    </w:p>
    <w:p w14:paraId="156AD13D" w14:textId="77777777" w:rsidR="000D14B5" w:rsidRDefault="009748A5">
      <w:pPr>
        <w:pStyle w:val="BodyText"/>
        <w:ind w:left="688" w:right="240"/>
      </w:pPr>
      <w:r>
        <w:t>Soldotna Wastewater Treatment Lab will analyze samples for Turbidity, Total Suspended Solids, conductivity, pH, and Fecal Coliforms. SGS will perform laboratory analysis of water quality beyond the capacity of the Soldotna Wastewater Treatment Plant. Their Quality Management Plan is on file with the ADEC QA Officer.</w:t>
      </w:r>
    </w:p>
    <w:p w14:paraId="3DE9DF76" w14:textId="77777777" w:rsidR="000D14B5" w:rsidRDefault="000D14B5">
      <w:pPr>
        <w:pStyle w:val="BodyText"/>
        <w:spacing w:before="1"/>
      </w:pPr>
    </w:p>
    <w:p w14:paraId="502E8496" w14:textId="592168EC" w:rsidR="000D14B5" w:rsidDel="007F6044" w:rsidRDefault="009748A5">
      <w:pPr>
        <w:pStyle w:val="Heading2"/>
        <w:spacing w:before="1"/>
        <w:rPr>
          <w:del w:id="210" w:author="Benjamin Meyer" w:date="2022-07-19T15:06:00Z"/>
        </w:rPr>
      </w:pPr>
      <w:bookmarkStart w:id="211" w:name="_Toc96073969"/>
      <w:del w:id="212" w:author="Benjamin Meyer" w:date="2022-07-19T15:06:00Z">
        <w:r w:rsidDel="007F6044">
          <w:delText>Metals Monitoring</w:delText>
        </w:r>
        <w:bookmarkEnd w:id="211"/>
      </w:del>
    </w:p>
    <w:p w14:paraId="23A15CB7" w14:textId="26DABBA3" w:rsidR="000D14B5" w:rsidDel="007F6044" w:rsidRDefault="009748A5">
      <w:pPr>
        <w:pStyle w:val="BodyText"/>
        <w:ind w:left="688" w:right="307"/>
        <w:rPr>
          <w:del w:id="213" w:author="Benjamin Meyer" w:date="2022-07-19T15:06:00Z"/>
        </w:rPr>
      </w:pPr>
      <w:del w:id="214" w:author="Benjamin Meyer" w:date="2022-07-19T15:06:00Z">
        <w:r w:rsidDel="007F6044">
          <w:delText>SGS will perform laboratory analysis of water quality. Their Quality Management Plan is on file with the ADEC QA Officer.</w:delText>
        </w:r>
      </w:del>
    </w:p>
    <w:p w14:paraId="006E9361" w14:textId="77777777" w:rsidR="000D14B5" w:rsidRDefault="000D14B5">
      <w:pPr>
        <w:pStyle w:val="BodyText"/>
        <w:spacing w:before="1"/>
      </w:pPr>
    </w:p>
    <w:p w14:paraId="2D189AE0" w14:textId="77777777" w:rsidR="000D14B5" w:rsidRDefault="009748A5">
      <w:pPr>
        <w:tabs>
          <w:tab w:val="left" w:pos="1407"/>
        </w:tabs>
        <w:spacing w:line="275" w:lineRule="exact"/>
        <w:ind w:left="688"/>
        <w:rPr>
          <w:b/>
          <w:sz w:val="24"/>
        </w:rPr>
      </w:pPr>
      <w:bookmarkStart w:id="215" w:name="B5._QUALITY_CONTROL_REQUIREMENTS"/>
      <w:bookmarkEnd w:id="215"/>
      <w:r>
        <w:rPr>
          <w:b/>
          <w:sz w:val="24"/>
        </w:rPr>
        <w:t>B5.</w:t>
      </w:r>
      <w:r>
        <w:rPr>
          <w:b/>
          <w:sz w:val="24"/>
        </w:rPr>
        <w:tab/>
        <w:t>QUALITY CONTROL</w:t>
      </w:r>
      <w:r>
        <w:rPr>
          <w:b/>
          <w:spacing w:val="-1"/>
          <w:sz w:val="24"/>
        </w:rPr>
        <w:t xml:space="preserve"> </w:t>
      </w:r>
      <w:r>
        <w:rPr>
          <w:b/>
          <w:sz w:val="24"/>
        </w:rPr>
        <w:t>REQUIREMENTS</w:t>
      </w:r>
    </w:p>
    <w:p w14:paraId="23FA446A" w14:textId="77777777" w:rsidR="000D14B5" w:rsidRDefault="009748A5">
      <w:pPr>
        <w:pStyle w:val="BodyText"/>
        <w:ind w:left="688" w:right="327"/>
      </w:pPr>
      <w:r>
        <w:t>Quality Control (QC) is the overall system of technical activities that measures the attributes and performance of a process, item, or service against defined standards to verify that they meet the monitoring project’s data quality objectives. This information is summarized in Tables 11 and 12.</w:t>
      </w:r>
    </w:p>
    <w:p w14:paraId="531F6EF6" w14:textId="77777777" w:rsidR="000D14B5" w:rsidRDefault="000D14B5">
      <w:pPr>
        <w:pStyle w:val="BodyText"/>
        <w:spacing w:before="1"/>
      </w:pPr>
    </w:p>
    <w:p w14:paraId="77F0AA65" w14:textId="05A2BBA8" w:rsidR="000D14B5" w:rsidRDefault="009748A5">
      <w:pPr>
        <w:pStyle w:val="Heading2"/>
        <w:tabs>
          <w:tab w:val="left" w:pos="1407"/>
        </w:tabs>
      </w:pPr>
      <w:bookmarkStart w:id="216" w:name="_Toc96073970"/>
      <w:r>
        <w:t>B.5.1</w:t>
      </w:r>
      <w:r>
        <w:tab/>
        <w:t>Field Quality Control (QC)</w:t>
      </w:r>
      <w:r>
        <w:rPr>
          <w:spacing w:val="-1"/>
        </w:rPr>
        <w:t xml:space="preserve"> </w:t>
      </w:r>
      <w:r>
        <w:t>Measures</w:t>
      </w:r>
      <w:bookmarkEnd w:id="216"/>
    </w:p>
    <w:p w14:paraId="66C5D0BC" w14:textId="77777777" w:rsidR="000D14B5" w:rsidRDefault="009748A5">
      <w:pPr>
        <w:pStyle w:val="BodyText"/>
        <w:spacing w:line="275" w:lineRule="exact"/>
        <w:ind w:left="688"/>
      </w:pPr>
      <w:r>
        <w:t>QC measures in the field include but are not limited to:</w:t>
      </w:r>
    </w:p>
    <w:p w14:paraId="4DE5B9CD" w14:textId="77777777" w:rsidR="000D14B5" w:rsidRDefault="009748A5">
      <w:pPr>
        <w:pStyle w:val="ListParagraph"/>
        <w:numPr>
          <w:ilvl w:val="2"/>
          <w:numId w:val="25"/>
        </w:numPr>
        <w:tabs>
          <w:tab w:val="left" w:pos="958"/>
        </w:tabs>
        <w:spacing w:before="1"/>
        <w:ind w:left="958" w:right="564" w:hanging="288"/>
        <w:rPr>
          <w:sz w:val="24"/>
        </w:rPr>
      </w:pPr>
      <w:r>
        <w:rPr>
          <w:sz w:val="24"/>
        </w:rPr>
        <w:t>Adherence to documented procedures and the comprehensive documentation of sample collection information included in the field data</w:t>
      </w:r>
      <w:r>
        <w:rPr>
          <w:spacing w:val="-7"/>
          <w:sz w:val="24"/>
        </w:rPr>
        <w:t xml:space="preserve"> </w:t>
      </w:r>
      <w:r>
        <w:rPr>
          <w:sz w:val="24"/>
        </w:rPr>
        <w:t>sheets.</w:t>
      </w:r>
    </w:p>
    <w:p w14:paraId="0115D0D5" w14:textId="77777777" w:rsidR="000D14B5" w:rsidRDefault="009748A5">
      <w:pPr>
        <w:pStyle w:val="ListParagraph"/>
        <w:numPr>
          <w:ilvl w:val="2"/>
          <w:numId w:val="25"/>
        </w:numPr>
        <w:tabs>
          <w:tab w:val="left" w:pos="958"/>
        </w:tabs>
        <w:ind w:left="958" w:right="624" w:hanging="288"/>
        <w:rPr>
          <w:sz w:val="24"/>
        </w:rPr>
      </w:pPr>
      <w:r>
        <w:rPr>
          <w:sz w:val="24"/>
        </w:rPr>
        <w:t>A rigidly enforced chain-of-custody program will ensure sample integrity and identification. The chain-of-custody procedure documents the handling of each sample from the time the sample was collected to the arrival of the sample at the</w:t>
      </w:r>
      <w:r>
        <w:rPr>
          <w:spacing w:val="-16"/>
          <w:sz w:val="24"/>
        </w:rPr>
        <w:t xml:space="preserve"> </w:t>
      </w:r>
      <w:r>
        <w:rPr>
          <w:sz w:val="24"/>
        </w:rPr>
        <w:t>laboratory.</w:t>
      </w:r>
    </w:p>
    <w:p w14:paraId="3CF9294F" w14:textId="77777777" w:rsidR="000D14B5" w:rsidRDefault="009748A5">
      <w:pPr>
        <w:pStyle w:val="ListParagraph"/>
        <w:numPr>
          <w:ilvl w:val="2"/>
          <w:numId w:val="25"/>
        </w:numPr>
        <w:tabs>
          <w:tab w:val="left" w:pos="958"/>
        </w:tabs>
        <w:spacing w:before="118"/>
        <w:ind w:left="958" w:hanging="288"/>
        <w:rPr>
          <w:sz w:val="24"/>
        </w:rPr>
      </w:pPr>
      <w:r>
        <w:rPr>
          <w:sz w:val="24"/>
        </w:rPr>
        <w:t>Proper cleaning of sample containers and sampling</w:t>
      </w:r>
      <w:r>
        <w:rPr>
          <w:spacing w:val="-4"/>
          <w:sz w:val="24"/>
        </w:rPr>
        <w:t xml:space="preserve"> </w:t>
      </w:r>
      <w:r>
        <w:rPr>
          <w:sz w:val="24"/>
        </w:rPr>
        <w:t>equipment.</w:t>
      </w:r>
    </w:p>
    <w:p w14:paraId="3DB2A2CD" w14:textId="77777777" w:rsidR="000D14B5" w:rsidRDefault="009748A5">
      <w:pPr>
        <w:pStyle w:val="ListParagraph"/>
        <w:numPr>
          <w:ilvl w:val="2"/>
          <w:numId w:val="25"/>
        </w:numPr>
        <w:tabs>
          <w:tab w:val="left" w:pos="958"/>
        </w:tabs>
        <w:spacing w:before="120"/>
        <w:ind w:left="958" w:right="810" w:hanging="288"/>
        <w:rPr>
          <w:sz w:val="24"/>
        </w:rPr>
      </w:pPr>
      <w:r>
        <w:rPr>
          <w:sz w:val="24"/>
        </w:rPr>
        <w:t>Maintenance, cleaning and calibration of field equipment/kits per the manufacturer’s and/or laboratory’s specification, and field</w:t>
      </w:r>
      <w:r>
        <w:rPr>
          <w:spacing w:val="-4"/>
          <w:sz w:val="24"/>
        </w:rPr>
        <w:t xml:space="preserve"> </w:t>
      </w:r>
      <w:r>
        <w:rPr>
          <w:sz w:val="24"/>
        </w:rPr>
        <w:t>SOPs.</w:t>
      </w:r>
    </w:p>
    <w:p w14:paraId="091C7562" w14:textId="77777777" w:rsidR="000D14B5" w:rsidRDefault="009748A5">
      <w:pPr>
        <w:pStyle w:val="ListParagraph"/>
        <w:numPr>
          <w:ilvl w:val="2"/>
          <w:numId w:val="25"/>
        </w:numPr>
        <w:tabs>
          <w:tab w:val="left" w:pos="958"/>
        </w:tabs>
        <w:spacing w:line="292" w:lineRule="exact"/>
        <w:ind w:left="958" w:hanging="288"/>
        <w:rPr>
          <w:sz w:val="24"/>
        </w:rPr>
      </w:pPr>
      <w:r>
        <w:rPr>
          <w:sz w:val="24"/>
        </w:rPr>
        <w:t>Chemical reagents and standard reference materials used prior to expiration</w:t>
      </w:r>
      <w:r>
        <w:rPr>
          <w:spacing w:val="-9"/>
          <w:sz w:val="24"/>
        </w:rPr>
        <w:t xml:space="preserve"> </w:t>
      </w:r>
      <w:r>
        <w:rPr>
          <w:sz w:val="24"/>
        </w:rPr>
        <w:t>dates.</w:t>
      </w:r>
    </w:p>
    <w:p w14:paraId="23CFDB17" w14:textId="77777777" w:rsidR="000D14B5" w:rsidRDefault="009748A5">
      <w:pPr>
        <w:pStyle w:val="ListParagraph"/>
        <w:numPr>
          <w:ilvl w:val="2"/>
          <w:numId w:val="25"/>
        </w:numPr>
        <w:tabs>
          <w:tab w:val="left" w:pos="958"/>
        </w:tabs>
        <w:ind w:left="958" w:right="497" w:hanging="288"/>
        <w:rPr>
          <w:sz w:val="24"/>
        </w:rPr>
      </w:pPr>
      <w:r>
        <w:rPr>
          <w:sz w:val="24"/>
        </w:rPr>
        <w:t>Ensuring that field sample collection containers seals remain unbroken until sampling is conducted.</w:t>
      </w:r>
    </w:p>
    <w:p w14:paraId="7814B474" w14:textId="77777777" w:rsidR="000D14B5" w:rsidRDefault="009748A5">
      <w:pPr>
        <w:pStyle w:val="ListParagraph"/>
        <w:numPr>
          <w:ilvl w:val="2"/>
          <w:numId w:val="25"/>
        </w:numPr>
        <w:tabs>
          <w:tab w:val="left" w:pos="958"/>
        </w:tabs>
        <w:spacing w:line="293" w:lineRule="exact"/>
        <w:ind w:left="958" w:hanging="288"/>
        <w:rPr>
          <w:sz w:val="24"/>
        </w:rPr>
      </w:pPr>
      <w:r>
        <w:rPr>
          <w:sz w:val="24"/>
        </w:rPr>
        <w:t>Proper field sample collection and analysis</w:t>
      </w:r>
      <w:r>
        <w:rPr>
          <w:spacing w:val="-7"/>
          <w:sz w:val="24"/>
        </w:rPr>
        <w:t xml:space="preserve"> </w:t>
      </w:r>
      <w:r>
        <w:rPr>
          <w:sz w:val="24"/>
        </w:rPr>
        <w:t>techniques.</w:t>
      </w:r>
    </w:p>
    <w:p w14:paraId="4D5BC1B2" w14:textId="77777777" w:rsidR="000D14B5" w:rsidRDefault="009748A5">
      <w:pPr>
        <w:pStyle w:val="ListParagraph"/>
        <w:numPr>
          <w:ilvl w:val="2"/>
          <w:numId w:val="25"/>
        </w:numPr>
        <w:tabs>
          <w:tab w:val="left" w:pos="958"/>
        </w:tabs>
        <w:spacing w:line="293" w:lineRule="exact"/>
        <w:ind w:left="958" w:hanging="288"/>
        <w:rPr>
          <w:sz w:val="24"/>
        </w:rPr>
      </w:pPr>
      <w:r>
        <w:rPr>
          <w:sz w:val="24"/>
        </w:rPr>
        <w:t>Correct sample labeling and data</w:t>
      </w:r>
      <w:r>
        <w:rPr>
          <w:spacing w:val="-3"/>
          <w:sz w:val="24"/>
        </w:rPr>
        <w:t xml:space="preserve"> </w:t>
      </w:r>
      <w:r>
        <w:rPr>
          <w:sz w:val="24"/>
        </w:rPr>
        <w:t>entry.</w:t>
      </w:r>
    </w:p>
    <w:p w14:paraId="5422B7BC" w14:textId="77777777" w:rsidR="000D14B5" w:rsidRDefault="009748A5">
      <w:pPr>
        <w:pStyle w:val="ListParagraph"/>
        <w:numPr>
          <w:ilvl w:val="2"/>
          <w:numId w:val="25"/>
        </w:numPr>
        <w:tabs>
          <w:tab w:val="left" w:pos="958"/>
        </w:tabs>
        <w:spacing w:line="293" w:lineRule="exact"/>
        <w:ind w:left="958" w:hanging="288"/>
        <w:rPr>
          <w:sz w:val="24"/>
        </w:rPr>
      </w:pPr>
      <w:r>
        <w:rPr>
          <w:sz w:val="24"/>
        </w:rPr>
        <w:t>Proper sample handling and shipping/transport</w:t>
      </w:r>
      <w:r>
        <w:rPr>
          <w:spacing w:val="-3"/>
          <w:sz w:val="24"/>
        </w:rPr>
        <w:t xml:space="preserve"> </w:t>
      </w:r>
      <w:r>
        <w:rPr>
          <w:sz w:val="24"/>
        </w:rPr>
        <w:t>techniques.</w:t>
      </w:r>
    </w:p>
    <w:p w14:paraId="52EF7A9E" w14:textId="77777777" w:rsidR="000D14B5" w:rsidRDefault="009748A5">
      <w:pPr>
        <w:pStyle w:val="ListParagraph"/>
        <w:numPr>
          <w:ilvl w:val="2"/>
          <w:numId w:val="25"/>
        </w:numPr>
        <w:tabs>
          <w:tab w:val="left" w:pos="958"/>
        </w:tabs>
        <w:ind w:left="958" w:right="296" w:hanging="288"/>
        <w:jc w:val="both"/>
        <w:rPr>
          <w:sz w:val="24"/>
        </w:rPr>
      </w:pPr>
      <w:r>
        <w:rPr>
          <w:sz w:val="24"/>
        </w:rPr>
        <w:t>Field replicate samples (blind to the laboratory). A minimum of 10% of the field samples will be duplicated with a replicate sample. Two replicate samples will be collected during the spring Monitoring event and again during the summer Monitoring event. The replicate samples will be rotated among the 7 teams of</w:t>
      </w:r>
      <w:r>
        <w:rPr>
          <w:spacing w:val="-3"/>
          <w:sz w:val="24"/>
        </w:rPr>
        <w:t xml:space="preserve"> </w:t>
      </w:r>
      <w:r>
        <w:rPr>
          <w:sz w:val="24"/>
        </w:rPr>
        <w:t>monitors.</w:t>
      </w:r>
    </w:p>
    <w:p w14:paraId="483FD8A3" w14:textId="77777777" w:rsidR="000D14B5" w:rsidRDefault="009748A5">
      <w:pPr>
        <w:pStyle w:val="ListParagraph"/>
        <w:numPr>
          <w:ilvl w:val="2"/>
          <w:numId w:val="25"/>
        </w:numPr>
        <w:tabs>
          <w:tab w:val="left" w:pos="958"/>
        </w:tabs>
        <w:ind w:left="958" w:right="622" w:hanging="288"/>
        <w:rPr>
          <w:sz w:val="24"/>
        </w:rPr>
      </w:pPr>
      <w:r>
        <w:rPr>
          <w:sz w:val="24"/>
        </w:rPr>
        <w:t>Field replicate measurements. 10% of the instrument multi-day deployments are duplicated using two instruments side by side. Comparison of the two data sets is to be reported in an annual summary to demonstrate</w:t>
      </w:r>
      <w:r>
        <w:rPr>
          <w:spacing w:val="-3"/>
          <w:sz w:val="24"/>
        </w:rPr>
        <w:t xml:space="preserve"> </w:t>
      </w:r>
      <w:r>
        <w:rPr>
          <w:sz w:val="24"/>
        </w:rPr>
        <w:t>comparability.</w:t>
      </w:r>
    </w:p>
    <w:bookmarkEnd w:id="208"/>
    <w:p w14:paraId="5466CBDE" w14:textId="77777777" w:rsidR="000D14B5" w:rsidRDefault="000D14B5">
      <w:pPr>
        <w:rPr>
          <w:sz w:val="24"/>
        </w:rPr>
        <w:sectPr w:rsidR="000D14B5">
          <w:pgSz w:w="11900" w:h="16840"/>
          <w:pgMar w:top="1620" w:right="940" w:bottom="940" w:left="1040" w:header="929" w:footer="744" w:gutter="0"/>
          <w:cols w:space="720"/>
        </w:sectPr>
      </w:pPr>
    </w:p>
    <w:p w14:paraId="06A7D7A6" w14:textId="77777777" w:rsidR="000D14B5" w:rsidRDefault="009748A5">
      <w:pPr>
        <w:spacing w:before="91"/>
        <w:ind w:left="688" w:right="337"/>
        <w:rPr>
          <w:b/>
          <w:sz w:val="24"/>
        </w:rPr>
      </w:pPr>
      <w:bookmarkStart w:id="217" w:name="_bookmark22"/>
      <w:bookmarkStart w:id="218" w:name="_Hlk117075281"/>
      <w:bookmarkEnd w:id="217"/>
      <w:r>
        <w:rPr>
          <w:b/>
          <w:sz w:val="24"/>
        </w:rPr>
        <w:lastRenderedPageBreak/>
        <w:t>Table 9. Field Quality Control Samples. Table contains information for Hydrolabs and stream temperature monitoring for general reference.</w:t>
      </w:r>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09D6264B" w14:textId="77777777" w:rsidR="000D14B5" w:rsidRDefault="009748A5">
            <w:pPr>
              <w:pStyle w:val="TableParagraph"/>
              <w:spacing w:before="126"/>
              <w:ind w:left="932"/>
              <w:rPr>
                <w:sz w:val="20"/>
              </w:rPr>
            </w:pPr>
            <w:r>
              <w:rPr>
                <w:sz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Default="009748A5">
            <w:pPr>
              <w:pStyle w:val="TableParagraph"/>
              <w:spacing w:before="26" w:line="229" w:lineRule="exact"/>
              <w:ind w:left="882"/>
              <w:rPr>
                <w:sz w:val="20"/>
              </w:rPr>
            </w:pPr>
            <w:r>
              <w:rPr>
                <w:sz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38281C9" w14:textId="77777777" w:rsidR="000D14B5" w:rsidRDefault="009748A5">
            <w:pPr>
              <w:pStyle w:val="TableParagraph"/>
              <w:spacing w:before="10" w:line="230" w:lineRule="atLeast"/>
              <w:ind w:left="1118" w:right="98" w:hanging="977"/>
              <w:rPr>
                <w:sz w:val="20"/>
              </w:rPr>
            </w:pPr>
            <w:r>
              <w:rPr>
                <w:sz w:val="20"/>
              </w:rPr>
              <w:t>≤ BTEX MDL (see Table 2</w:t>
            </w: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Default="000D14B5">
            <w:pPr>
              <w:pStyle w:val="TableParagraph"/>
              <w:rPr>
                <w:b/>
              </w:rPr>
            </w:pPr>
          </w:p>
          <w:p w14:paraId="230C6A6D" w14:textId="77777777" w:rsidR="000D14B5" w:rsidRDefault="000D14B5">
            <w:pPr>
              <w:pStyle w:val="TableParagraph"/>
              <w:rPr>
                <w:b/>
                <w:sz w:val="28"/>
              </w:rPr>
            </w:pPr>
          </w:p>
          <w:p w14:paraId="2E5BAFDD"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Default="000D14B5">
            <w:pPr>
              <w:pStyle w:val="TableParagraph"/>
              <w:rPr>
                <w:b/>
              </w:rPr>
            </w:pPr>
          </w:p>
          <w:p w14:paraId="7E099288" w14:textId="77777777" w:rsidR="000D14B5" w:rsidRDefault="000D14B5">
            <w:pPr>
              <w:pStyle w:val="TableParagraph"/>
              <w:spacing w:before="2"/>
              <w:rPr>
                <w:b/>
                <w:sz w:val="28"/>
              </w:rPr>
            </w:pPr>
          </w:p>
          <w:p w14:paraId="50476550" w14:textId="77777777" w:rsidR="000D14B5" w:rsidRDefault="009748A5">
            <w:pPr>
              <w:pStyle w:val="TableParagraph"/>
              <w:ind w:left="485" w:right="273" w:hanging="188"/>
              <w:rPr>
                <w:sz w:val="20"/>
              </w:rPr>
            </w:pPr>
            <w:r>
              <w:rPr>
                <w:sz w:val="20"/>
              </w:rPr>
              <w:t>See Section A7 Table 1analyte-specific precision criteria</w:t>
            </w:r>
          </w:p>
        </w:tc>
      </w:tr>
      <w:tr w:rsidR="000D14B5" w14:paraId="1907DF42" w14:textId="77777777">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47915770" w14:textId="77777777" w:rsidR="000D14B5" w:rsidRDefault="009748A5">
            <w:pPr>
              <w:pStyle w:val="TableParagraph"/>
              <w:ind w:left="187" w:right="166" w:hanging="1"/>
              <w:jc w:val="center"/>
              <w:rPr>
                <w:sz w:val="20"/>
              </w:rPr>
            </w:pPr>
            <w:r>
              <w:rPr>
                <w:sz w:val="20"/>
              </w:rPr>
              <w:t>2/each deployment (beginning and end) and at least 10% sample data</w:t>
            </w:r>
          </w:p>
          <w:p w14:paraId="2DD44DB6" w14:textId="77777777" w:rsidR="000D14B5" w:rsidRDefault="009748A5">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44B619C8" w14:textId="77777777" w:rsidR="000D14B5" w:rsidRDefault="000D14B5">
            <w:pPr>
              <w:pStyle w:val="TableParagraph"/>
              <w:rPr>
                <w:sz w:val="20"/>
              </w:rPr>
            </w:pP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77777777" w:rsidR="000D14B5" w:rsidRDefault="009748A5">
            <w:pPr>
              <w:pStyle w:val="TableParagraph"/>
              <w:spacing w:before="126"/>
              <w:ind w:left="169" w:right="125" w:firstLine="205"/>
              <w:rPr>
                <w:sz w:val="20"/>
              </w:rPr>
            </w:pPr>
            <w:r>
              <w:rPr>
                <w:sz w:val="20"/>
              </w:rPr>
              <w:t>See Table 1analyte- specific accuracy criteria</w:t>
            </w:r>
          </w:p>
        </w:tc>
      </w:tr>
      <w:tr w:rsidR="000D14B5" w14:paraId="5E6F54CE" w14:textId="77777777">
        <w:trPr>
          <w:trHeight w:val="287"/>
        </w:trPr>
        <w:tc>
          <w:tcPr>
            <w:tcW w:w="2796" w:type="dxa"/>
            <w:tcBorders>
              <w:top w:val="single" w:sz="4" w:space="0" w:color="000000"/>
              <w:right w:val="single" w:sz="4" w:space="0" w:color="000000"/>
            </w:tcBorders>
          </w:tcPr>
          <w:p w14:paraId="2DCA0E49" w14:textId="77777777" w:rsidR="000D14B5" w:rsidRDefault="000D14B5">
            <w:pPr>
              <w:pStyle w:val="TableParagraph"/>
              <w:rPr>
                <w:sz w:val="20"/>
              </w:rPr>
            </w:pPr>
          </w:p>
        </w:tc>
        <w:tc>
          <w:tcPr>
            <w:tcW w:w="2514" w:type="dxa"/>
            <w:tcBorders>
              <w:top w:val="single" w:sz="4" w:space="0" w:color="000000"/>
              <w:left w:val="single" w:sz="4" w:space="0" w:color="000000"/>
              <w:right w:val="single" w:sz="4" w:space="0" w:color="000000"/>
            </w:tcBorders>
          </w:tcPr>
          <w:p w14:paraId="3B92C589" w14:textId="77777777" w:rsidR="000D14B5" w:rsidRDefault="000D14B5">
            <w:pPr>
              <w:pStyle w:val="TableParagraph"/>
              <w:rPr>
                <w:sz w:val="20"/>
              </w:rPr>
            </w:pPr>
          </w:p>
        </w:tc>
        <w:tc>
          <w:tcPr>
            <w:tcW w:w="1399" w:type="dxa"/>
            <w:tcBorders>
              <w:top w:val="single" w:sz="4" w:space="0" w:color="000000"/>
              <w:left w:val="single" w:sz="4" w:space="0" w:color="000000"/>
              <w:right w:val="single" w:sz="4" w:space="0" w:color="000000"/>
            </w:tcBorders>
          </w:tcPr>
          <w:p w14:paraId="08B0E965" w14:textId="77777777" w:rsidR="000D14B5" w:rsidRDefault="000D14B5">
            <w:pPr>
              <w:pStyle w:val="TableParagraph"/>
              <w:rPr>
                <w:sz w:val="20"/>
              </w:rPr>
            </w:pPr>
          </w:p>
        </w:tc>
        <w:tc>
          <w:tcPr>
            <w:tcW w:w="2328" w:type="dxa"/>
            <w:tcBorders>
              <w:top w:val="single" w:sz="4" w:space="0" w:color="000000"/>
              <w:left w:val="single" w:sz="4" w:space="0" w:color="000000"/>
            </w:tcBorders>
          </w:tcPr>
          <w:p w14:paraId="05F68C41" w14:textId="77777777" w:rsidR="000D14B5" w:rsidRDefault="000D14B5">
            <w:pPr>
              <w:pStyle w:val="TableParagraph"/>
              <w:rPr>
                <w:sz w:val="20"/>
              </w:rPr>
            </w:pPr>
          </w:p>
        </w:tc>
      </w:tr>
    </w:tbl>
    <w:p w14:paraId="70154FB4" w14:textId="77777777" w:rsidR="000D14B5" w:rsidRDefault="009748A5">
      <w:pPr>
        <w:spacing w:line="249" w:lineRule="auto"/>
        <w:ind w:left="957" w:right="288" w:hanging="210"/>
        <w:rPr>
          <w:sz w:val="20"/>
        </w:rPr>
      </w:pPr>
      <w:r>
        <w:rPr>
          <w:position w:val="9"/>
          <w:sz w:val="16"/>
        </w:rPr>
        <w:t xml:space="preserve">a </w:t>
      </w:r>
      <w:r>
        <w:rPr>
          <w:sz w:val="20"/>
        </w:rPr>
        <w:t>Two replicate samples will be collected during the spring Monitoring event and again during the summer Monitoring 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p w14:paraId="143CF9F0" w14:textId="77777777" w:rsidR="000D14B5" w:rsidRDefault="009748A5">
      <w:pPr>
        <w:spacing w:before="91"/>
        <w:ind w:left="688"/>
        <w:rPr>
          <w:b/>
          <w:sz w:val="24"/>
        </w:rPr>
      </w:pPr>
      <w:bookmarkStart w:id="219" w:name="_bookmark23"/>
      <w:bookmarkEnd w:id="219"/>
      <w:r>
        <w:rPr>
          <w:b/>
          <w:sz w:val="24"/>
        </w:rPr>
        <w:lastRenderedPageBreak/>
        <w:t>Table 10.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2EEC8650" w14:textId="77777777">
        <w:trPr>
          <w:trHeight w:val="690"/>
        </w:trPr>
        <w:tc>
          <w:tcPr>
            <w:tcW w:w="2796" w:type="dxa"/>
            <w:vMerge w:val="restart"/>
            <w:tcBorders>
              <w:bottom w:val="single" w:sz="4" w:space="0" w:color="000000"/>
              <w:right w:val="single" w:sz="4" w:space="0" w:color="000000"/>
            </w:tcBorders>
          </w:tcPr>
          <w:p w14:paraId="0B41A5D8" w14:textId="77777777" w:rsidR="000D14B5" w:rsidRDefault="000D14B5">
            <w:pPr>
              <w:pStyle w:val="TableParagraph"/>
              <w:rPr>
                <w:b/>
              </w:rPr>
            </w:pPr>
          </w:p>
          <w:p w14:paraId="70840185" w14:textId="77777777" w:rsidR="000D14B5" w:rsidRDefault="009748A5">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133B320C" w14:textId="77777777" w:rsidR="000D14B5" w:rsidRDefault="009748A5">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60FBAB08" w14:textId="77777777" w:rsidR="000D14B5" w:rsidRDefault="009748A5">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1DD4659" w14:textId="77777777" w:rsidR="000D14B5" w:rsidRDefault="009748A5">
            <w:pPr>
              <w:pStyle w:val="TableParagraph"/>
              <w:ind w:left="503" w:right="143" w:hanging="322"/>
              <w:rPr>
                <w:sz w:val="20"/>
              </w:rPr>
            </w:pPr>
            <w:r>
              <w:rPr>
                <w:sz w:val="20"/>
              </w:rPr>
              <w:t>1/cooler/ship ment</w:t>
            </w:r>
          </w:p>
        </w:tc>
        <w:tc>
          <w:tcPr>
            <w:tcW w:w="2328" w:type="dxa"/>
            <w:tcBorders>
              <w:left w:val="single" w:sz="4" w:space="0" w:color="000000"/>
            </w:tcBorders>
          </w:tcPr>
          <w:p w14:paraId="10E08227" w14:textId="77777777" w:rsidR="000D14B5" w:rsidRDefault="000D14B5">
            <w:pPr>
              <w:pStyle w:val="TableParagraph"/>
              <w:spacing w:before="8"/>
              <w:rPr>
                <w:b/>
                <w:sz w:val="19"/>
              </w:rPr>
            </w:pPr>
          </w:p>
          <w:p w14:paraId="0FEDC007" w14:textId="77777777" w:rsidR="000D14B5" w:rsidRDefault="009748A5">
            <w:pPr>
              <w:pStyle w:val="TableParagraph"/>
              <w:ind w:left="159" w:right="133"/>
              <w:jc w:val="center"/>
              <w:rPr>
                <w:sz w:val="20"/>
              </w:rPr>
            </w:pPr>
            <w:r>
              <w:rPr>
                <w:sz w:val="20"/>
              </w:rPr>
              <w:t>≤ 6°C</w:t>
            </w:r>
          </w:p>
        </w:tc>
      </w:tr>
      <w:tr w:rsidR="000D14B5" w14:paraId="064619C7" w14:textId="77777777">
        <w:trPr>
          <w:trHeight w:val="287"/>
        </w:trPr>
        <w:tc>
          <w:tcPr>
            <w:tcW w:w="2796" w:type="dxa"/>
            <w:vMerge/>
            <w:tcBorders>
              <w:top w:val="nil"/>
              <w:bottom w:val="single" w:sz="4" w:space="0" w:color="000000"/>
              <w:right w:val="single" w:sz="4" w:space="0" w:color="000000"/>
            </w:tcBorders>
          </w:tcPr>
          <w:p w14:paraId="42E986A0"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13DE809E" w14:textId="77777777" w:rsidR="000D14B5" w:rsidRDefault="009748A5">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59F8F4BB" w14:textId="77777777" w:rsidR="000D14B5" w:rsidRDefault="000D14B5">
            <w:pPr>
              <w:pStyle w:val="TableParagraph"/>
              <w:rPr>
                <w:sz w:val="18"/>
              </w:rPr>
            </w:pPr>
          </w:p>
        </w:tc>
        <w:tc>
          <w:tcPr>
            <w:tcW w:w="2328" w:type="dxa"/>
            <w:tcBorders>
              <w:left w:val="single" w:sz="4" w:space="0" w:color="000000"/>
              <w:bottom w:val="single" w:sz="4" w:space="0" w:color="000000"/>
            </w:tcBorders>
          </w:tcPr>
          <w:p w14:paraId="3ED180C7" w14:textId="77777777" w:rsidR="000D14B5" w:rsidRDefault="009748A5">
            <w:pPr>
              <w:pStyle w:val="TableParagraph"/>
              <w:spacing w:before="26"/>
              <w:ind w:left="159" w:right="134"/>
              <w:jc w:val="center"/>
              <w:rPr>
                <w:sz w:val="20"/>
              </w:rPr>
            </w:pPr>
            <w:r>
              <w:rPr>
                <w:sz w:val="20"/>
              </w:rPr>
              <w:t>≤ 10°C</w:t>
            </w:r>
          </w:p>
        </w:tc>
      </w:tr>
      <w:tr w:rsidR="000D14B5" w14:paraId="075711BA" w14:textId="77777777">
        <w:trPr>
          <w:trHeight w:val="460"/>
        </w:trPr>
        <w:tc>
          <w:tcPr>
            <w:tcW w:w="2796" w:type="dxa"/>
            <w:tcBorders>
              <w:top w:val="single" w:sz="4" w:space="0" w:color="000000"/>
              <w:bottom w:val="single" w:sz="4" w:space="0" w:color="000000"/>
              <w:right w:val="single" w:sz="4" w:space="0" w:color="000000"/>
            </w:tcBorders>
          </w:tcPr>
          <w:p w14:paraId="4A57A5B5" w14:textId="77777777" w:rsidR="000D14B5" w:rsidRDefault="009748A5">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F7CF65C" w14:textId="77777777" w:rsidR="000D14B5" w:rsidRDefault="009748A5">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803E697" w14:textId="77777777" w:rsidR="000D14B5" w:rsidRDefault="009748A5">
            <w:pPr>
              <w:pStyle w:val="TableParagraph"/>
              <w:spacing w:line="230" w:lineRule="exac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8B1E70D" w14:textId="77777777" w:rsidR="000D14B5" w:rsidRDefault="009748A5">
            <w:pPr>
              <w:pStyle w:val="TableParagraph"/>
              <w:spacing w:line="227" w:lineRule="exact"/>
              <w:ind w:left="121" w:right="97"/>
              <w:jc w:val="center"/>
              <w:rPr>
                <w:sz w:val="20"/>
              </w:rPr>
            </w:pPr>
            <w:r>
              <w:rPr>
                <w:sz w:val="20"/>
              </w:rPr>
              <w:t>≤ BTEX MDL (see Table</w:t>
            </w:r>
          </w:p>
          <w:p w14:paraId="0BF9C068" w14:textId="77777777" w:rsidR="000D14B5" w:rsidRDefault="009748A5">
            <w:pPr>
              <w:pStyle w:val="TableParagraph"/>
              <w:spacing w:line="213" w:lineRule="exact"/>
              <w:ind w:left="24"/>
              <w:jc w:val="center"/>
              <w:rPr>
                <w:sz w:val="20"/>
              </w:rPr>
            </w:pPr>
            <w:r>
              <w:rPr>
                <w:sz w:val="20"/>
              </w:rPr>
              <w:t>2</w:t>
            </w:r>
          </w:p>
        </w:tc>
      </w:tr>
      <w:tr w:rsidR="000D14B5" w14:paraId="4DDEF49C" w14:textId="77777777">
        <w:trPr>
          <w:trHeight w:val="1840"/>
        </w:trPr>
        <w:tc>
          <w:tcPr>
            <w:tcW w:w="2796" w:type="dxa"/>
            <w:tcBorders>
              <w:top w:val="single" w:sz="4" w:space="0" w:color="000000"/>
              <w:bottom w:val="single" w:sz="4" w:space="0" w:color="000000"/>
              <w:right w:val="single" w:sz="4" w:space="0" w:color="000000"/>
            </w:tcBorders>
          </w:tcPr>
          <w:p w14:paraId="324FCC09" w14:textId="77777777" w:rsidR="000D14B5" w:rsidRDefault="000D14B5">
            <w:pPr>
              <w:pStyle w:val="TableParagraph"/>
              <w:rPr>
                <w:b/>
              </w:rPr>
            </w:pPr>
          </w:p>
          <w:p w14:paraId="3A534957" w14:textId="77777777" w:rsidR="000D14B5" w:rsidRDefault="000D14B5">
            <w:pPr>
              <w:pStyle w:val="TableParagraph"/>
              <w:rPr>
                <w:b/>
              </w:rPr>
            </w:pPr>
          </w:p>
          <w:p w14:paraId="283160CE" w14:textId="77777777" w:rsidR="000D14B5" w:rsidRDefault="000D14B5">
            <w:pPr>
              <w:pStyle w:val="TableParagraph"/>
              <w:spacing w:before="8"/>
              <w:rPr>
                <w:b/>
                <w:sz w:val="25"/>
              </w:rPr>
            </w:pPr>
          </w:p>
          <w:p w14:paraId="095B7C48" w14:textId="77777777" w:rsidR="000D14B5" w:rsidRDefault="009748A5">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15BB878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64B6125"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4DAA222" w14:textId="77777777" w:rsidR="000D14B5" w:rsidRDefault="009748A5">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728AB615" w14:textId="77777777" w:rsidR="000D14B5" w:rsidRDefault="000D14B5">
            <w:pPr>
              <w:pStyle w:val="TableParagraph"/>
              <w:rPr>
                <w:b/>
              </w:rPr>
            </w:pPr>
          </w:p>
          <w:p w14:paraId="4E784BA0" w14:textId="77777777" w:rsidR="000D14B5" w:rsidRDefault="000D14B5">
            <w:pPr>
              <w:pStyle w:val="TableParagraph"/>
              <w:spacing w:before="9"/>
              <w:rPr>
                <w:b/>
                <w:sz w:val="27"/>
              </w:rPr>
            </w:pPr>
          </w:p>
          <w:p w14:paraId="77FA06AC"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42380CF3" w14:textId="77777777" w:rsidR="000D14B5" w:rsidRDefault="009748A5">
            <w:pPr>
              <w:pStyle w:val="TableParagraph"/>
              <w:spacing w:line="230" w:lineRule="exact"/>
              <w:ind w:left="158" w:right="134"/>
              <w:jc w:val="center"/>
              <w:rPr>
                <w:sz w:val="20"/>
              </w:rPr>
            </w:pPr>
            <w:r>
              <w:rPr>
                <w:sz w:val="20"/>
              </w:rPr>
              <w:t>≤ MDL (see Tables 1, 2,</w:t>
            </w:r>
          </w:p>
          <w:p w14:paraId="7B55A31C" w14:textId="77777777" w:rsidR="000D14B5" w:rsidRDefault="009748A5">
            <w:pPr>
              <w:pStyle w:val="TableParagraph"/>
              <w:spacing w:line="230" w:lineRule="exact"/>
              <w:ind w:left="158" w:right="134"/>
              <w:jc w:val="center"/>
              <w:rPr>
                <w:sz w:val="20"/>
              </w:rPr>
            </w:pPr>
            <w:r>
              <w:rPr>
                <w:sz w:val="20"/>
              </w:rPr>
              <w:t>3and 4)</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trPr>
          <w:trHeight w:val="460"/>
        </w:trPr>
        <w:tc>
          <w:tcPr>
            <w:tcW w:w="2796" w:type="dxa"/>
            <w:vMerge/>
            <w:tcBorders>
              <w:top w:val="nil"/>
              <w:bottom w:val="single" w:sz="4" w:space="0" w:color="000000"/>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bl>
    <w:p w14:paraId="0DE9085C" w14:textId="77777777" w:rsidR="000D14B5" w:rsidRDefault="000D14B5">
      <w:pPr>
        <w:spacing w:line="228" w:lineRule="exact"/>
        <w:jc w:val="center"/>
        <w:rPr>
          <w:sz w:val="20"/>
        </w:rPr>
        <w:sectPr w:rsidR="000D14B5">
          <w:pgSz w:w="11900" w:h="16840"/>
          <w:pgMar w:top="1620" w:right="940" w:bottom="940" w:left="1040" w:header="929" w:footer="744" w:gutter="0"/>
          <w:cols w:space="720"/>
        </w:sectPr>
      </w:pPr>
    </w:p>
    <w:p w14:paraId="3FF27169" w14:textId="77777777" w:rsidR="000D14B5" w:rsidRDefault="000D14B5">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0D14B5" w14:paraId="247C9F85" w14:textId="77777777">
        <w:trPr>
          <w:trHeight w:val="460"/>
        </w:trPr>
        <w:tc>
          <w:tcPr>
            <w:tcW w:w="2796" w:type="dxa"/>
            <w:tcBorders>
              <w:top w:val="single" w:sz="4" w:space="0" w:color="000000"/>
              <w:bottom w:val="single" w:sz="4" w:space="0" w:color="000000"/>
              <w:right w:val="single" w:sz="4" w:space="0" w:color="000000"/>
            </w:tcBorders>
          </w:tcPr>
          <w:p w14:paraId="70268C5F" w14:textId="77777777" w:rsidR="000D14B5" w:rsidRDefault="000D14B5">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1E40F47" w14:textId="77777777" w:rsidR="000D14B5" w:rsidRDefault="009748A5">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52AC68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050ED135" w14:textId="77777777" w:rsidR="000D14B5" w:rsidRDefault="009748A5">
            <w:pPr>
              <w:pStyle w:val="TableParagraph"/>
              <w:spacing w:line="227" w:lineRule="exact"/>
              <w:ind w:left="158" w:right="134"/>
              <w:jc w:val="center"/>
              <w:rPr>
                <w:sz w:val="20"/>
              </w:rPr>
            </w:pPr>
            <w:r>
              <w:rPr>
                <w:sz w:val="20"/>
              </w:rPr>
              <w:t>Calibration: ±15%</w:t>
            </w:r>
          </w:p>
        </w:tc>
      </w:tr>
      <w:tr w:rsidR="00E52445" w14:paraId="6F4B41F8" w14:textId="77777777" w:rsidTr="00BE2DF2">
        <w:trPr>
          <w:trHeight w:val="1839"/>
          <w:ins w:id="220" w:author="Benjamin Meyer" w:date="2022-08-22T16:11:00Z"/>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0AC8ABD4" w:rsidR="00E52445" w:rsidRPr="00BE2DF2" w:rsidRDefault="00E52445" w:rsidP="00BE2DF2">
            <w:pPr>
              <w:pStyle w:val="TableParagraph"/>
              <w:jc w:val="center"/>
              <w:rPr>
                <w:ins w:id="221" w:author="Benjamin Meyer" w:date="2022-08-22T16:11:00Z"/>
              </w:rPr>
            </w:pPr>
            <w:ins w:id="222" w:author="Benjamin Meyer" w:date="2022-08-22T16:12:00Z">
              <w:r w:rsidRPr="00BE2DF2">
                <w:t>Filter Blank</w:t>
              </w:r>
            </w:ins>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ins w:id="223" w:author="Benjamin Meyer" w:date="2022-08-22T16:11:00Z"/>
                <w:sz w:val="20"/>
              </w:rPr>
            </w:pPr>
            <w:ins w:id="224" w:author="Benjamin Meyer" w:date="2022-08-22T16:13:00Z">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ins>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ins w:id="225" w:author="Benjamin Meyer" w:date="2022-08-22T16:11:00Z"/>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495CBEFF" w14:textId="77777777" w:rsidR="00BE2DF2" w:rsidRDefault="00BE2DF2" w:rsidP="00BE2DF2">
            <w:pPr>
              <w:pStyle w:val="TableParagraph"/>
              <w:spacing w:line="230" w:lineRule="exact"/>
              <w:ind w:left="158" w:right="134"/>
              <w:jc w:val="center"/>
              <w:rPr>
                <w:ins w:id="226" w:author="Benjamin Meyer" w:date="2022-08-22T16:14:00Z"/>
                <w:sz w:val="20"/>
              </w:rPr>
            </w:pPr>
            <w:commentRangeStart w:id="227"/>
            <w:ins w:id="228" w:author="Benjamin Meyer" w:date="2022-08-22T16:14:00Z">
              <w:r>
                <w:rPr>
                  <w:sz w:val="20"/>
                </w:rPr>
                <w:t>≤ MDL (see Tables 1, 2,</w:t>
              </w:r>
            </w:ins>
          </w:p>
          <w:p w14:paraId="5D0A4D7B" w14:textId="0F0FAC25" w:rsidR="00E52445" w:rsidRDefault="00BE2DF2" w:rsidP="00BE2DF2">
            <w:pPr>
              <w:pStyle w:val="TableParagraph"/>
              <w:jc w:val="center"/>
              <w:rPr>
                <w:ins w:id="229" w:author="Benjamin Meyer" w:date="2022-08-22T16:11:00Z"/>
                <w:b/>
              </w:rPr>
            </w:pPr>
            <w:ins w:id="230" w:author="Benjamin Meyer" w:date="2022-08-22T16:14:00Z">
              <w:r>
                <w:rPr>
                  <w:sz w:val="20"/>
                </w:rPr>
                <w:t>3</w:t>
              </w:r>
            </w:ins>
            <w:ins w:id="231" w:author="Benjamin Meyer" w:date="2022-08-22T16:18:00Z">
              <w:r>
                <w:rPr>
                  <w:sz w:val="20"/>
                </w:rPr>
                <w:t xml:space="preserve">, </w:t>
              </w:r>
            </w:ins>
            <w:ins w:id="232" w:author="Benjamin Meyer" w:date="2022-08-22T16:14:00Z">
              <w:r>
                <w:rPr>
                  <w:sz w:val="20"/>
                </w:rPr>
                <w:t>and 4)</w:t>
              </w:r>
            </w:ins>
            <w:commentRangeEnd w:id="227"/>
            <w:ins w:id="233" w:author="Benjamin Meyer" w:date="2022-08-22T16:15:00Z">
              <w:r>
                <w:rPr>
                  <w:rStyle w:val="CommentReference"/>
                </w:rPr>
                <w:commentReference w:id="227"/>
              </w:r>
            </w:ins>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Default="000D14B5">
            <w:pPr>
              <w:pStyle w:val="TableParagraph"/>
              <w:rPr>
                <w:b/>
              </w:rPr>
            </w:pPr>
          </w:p>
          <w:p w14:paraId="6DBC7C75" w14:textId="77777777" w:rsidR="000D14B5" w:rsidRDefault="000D14B5">
            <w:pPr>
              <w:pStyle w:val="TableParagraph"/>
              <w:rPr>
                <w:b/>
              </w:rPr>
            </w:pPr>
          </w:p>
          <w:p w14:paraId="72FF8AAA" w14:textId="77777777" w:rsidR="000D14B5" w:rsidRDefault="009748A5">
            <w:pPr>
              <w:pStyle w:val="TableParagraph"/>
              <w:spacing w:before="180"/>
              <w:ind w:left="158" w:right="134"/>
              <w:jc w:val="center"/>
              <w:rPr>
                <w:sz w:val="20"/>
              </w:rPr>
            </w:pPr>
            <w:r>
              <w:rPr>
                <w:sz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21898473" w14:textId="77777777" w:rsidR="000D14B5" w:rsidRDefault="000D14B5">
      <w:pPr>
        <w:pStyle w:val="BodyText"/>
        <w:rPr>
          <w:b/>
          <w:sz w:val="20"/>
        </w:rPr>
      </w:pPr>
    </w:p>
    <w:p w14:paraId="33AAF8FC" w14:textId="77777777" w:rsidR="000D14B5" w:rsidRDefault="000D14B5">
      <w:pPr>
        <w:pStyle w:val="BodyText"/>
        <w:spacing w:before="10"/>
        <w:rPr>
          <w:b/>
          <w:sz w:val="19"/>
        </w:rPr>
      </w:pPr>
    </w:p>
    <w:p w14:paraId="411EA0C8" w14:textId="77777777" w:rsidR="000D14B5" w:rsidRDefault="009748A5">
      <w:pPr>
        <w:pStyle w:val="BodyText"/>
        <w:spacing w:before="90"/>
        <w:ind w:left="688" w:right="1087"/>
      </w:pPr>
      <w:r>
        <w:t>If analytical sample results exceed state water quality standards the KWF will do the following:</w:t>
      </w:r>
    </w:p>
    <w:p w14:paraId="4F0AEC33" w14:textId="77777777" w:rsidR="000D14B5" w:rsidRDefault="000D14B5">
      <w:pPr>
        <w:pStyle w:val="BodyText"/>
        <w:spacing w:before="1"/>
      </w:pPr>
    </w:p>
    <w:p w14:paraId="71144EAB" w14:textId="77777777" w:rsidR="000D14B5" w:rsidRDefault="009748A5">
      <w:pPr>
        <w:pStyle w:val="ListParagraph"/>
        <w:numPr>
          <w:ilvl w:val="2"/>
          <w:numId w:val="25"/>
        </w:numPr>
        <w:tabs>
          <w:tab w:val="left" w:pos="1047"/>
          <w:tab w:val="left" w:pos="1048"/>
        </w:tabs>
        <w:ind w:right="667"/>
        <w:rPr>
          <w:sz w:val="24"/>
        </w:rPr>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331AF6C6" w14:textId="77777777" w:rsidR="000D14B5" w:rsidRDefault="009748A5">
      <w:pPr>
        <w:pStyle w:val="ListParagraph"/>
        <w:numPr>
          <w:ilvl w:val="2"/>
          <w:numId w:val="25"/>
        </w:numPr>
        <w:tabs>
          <w:tab w:val="left" w:pos="1047"/>
          <w:tab w:val="left" w:pos="1048"/>
        </w:tabs>
        <w:ind w:right="491"/>
        <w:rPr>
          <w:sz w:val="24"/>
        </w:rPr>
      </w:pPr>
      <w:r>
        <w:rPr>
          <w:sz w:val="24"/>
        </w:rPr>
        <w:t>Flag the data, validate it, notify ADEC as soon as feasible and summarize it in the final report.</w:t>
      </w:r>
    </w:p>
    <w:p w14:paraId="2C79DF20" w14:textId="77777777" w:rsidR="000D14B5" w:rsidRDefault="009748A5">
      <w:pPr>
        <w:pStyle w:val="ListParagraph"/>
        <w:numPr>
          <w:ilvl w:val="2"/>
          <w:numId w:val="25"/>
        </w:numPr>
        <w:tabs>
          <w:tab w:val="left" w:pos="1047"/>
          <w:tab w:val="left" w:pos="1048"/>
        </w:tabs>
        <w:ind w:right="592"/>
        <w:rPr>
          <w:sz w:val="24"/>
        </w:rPr>
      </w:pPr>
      <w:r>
        <w:rPr>
          <w:sz w:val="24"/>
        </w:rPr>
        <w:lastRenderedPageBreak/>
        <w:t>Flag the data, validate it, and use the information to help determine where and what to sample for in the</w:t>
      </w:r>
      <w:r>
        <w:rPr>
          <w:spacing w:val="-1"/>
          <w:sz w:val="24"/>
        </w:rPr>
        <w:t xml:space="preserve"> </w:t>
      </w:r>
      <w:r>
        <w:rPr>
          <w:sz w:val="24"/>
        </w:rPr>
        <w:t>future.</w:t>
      </w:r>
    </w:p>
    <w:p w14:paraId="529E2E54" w14:textId="29BA6908" w:rsidR="000D14B5" w:rsidRPr="008631EA" w:rsidRDefault="009748A5" w:rsidP="008631EA">
      <w:pPr>
        <w:pStyle w:val="ListParagraph"/>
        <w:numPr>
          <w:ilvl w:val="2"/>
          <w:numId w:val="25"/>
        </w:numPr>
        <w:tabs>
          <w:tab w:val="left" w:pos="1047"/>
          <w:tab w:val="left" w:pos="1048"/>
        </w:tabs>
        <w:ind w:right="573"/>
        <w:rPr>
          <w:sz w:val="24"/>
        </w:rPr>
        <w:sectPr w:rsidR="000D14B5" w:rsidRPr="008631EA">
          <w:pgSz w:w="11900" w:h="16840"/>
          <w:pgMar w:top="1620" w:right="940" w:bottom="940" w:left="1040" w:header="929" w:footer="744" w:gutter="0"/>
          <w:cols w:space="720"/>
        </w:sectPr>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w:t>
      </w:r>
      <w:r w:rsidR="00434CF1">
        <w:rPr>
          <w:sz w:val="24"/>
        </w:rPr>
        <w:t xml:space="preserve"> </w:t>
      </w:r>
      <w:ins w:id="234" w:author="Benjamin Meyer" w:date="2022-07-19T14:37:00Z">
        <w:r w:rsidR="00434CF1">
          <w:rPr>
            <w:sz w:val="24"/>
          </w:rPr>
          <w:t xml:space="preserve">Prior to final release, </w:t>
        </w:r>
      </w:ins>
      <w:ins w:id="235" w:author="Benjamin Meyer" w:date="2022-07-19T14:39:00Z">
        <w:r w:rsidR="00434CF1">
          <w:rPr>
            <w:sz w:val="24"/>
          </w:rPr>
          <w:t xml:space="preserve">KWF will also notify </w:t>
        </w:r>
      </w:ins>
      <w:ins w:id="236" w:author="Benjamin Meyer" w:date="2022-07-19T14:37:00Z">
        <w:r w:rsidR="00434CF1">
          <w:rPr>
            <w:sz w:val="24"/>
          </w:rPr>
          <w:t xml:space="preserve">partner organizations involved with fieldwork, sample analysis, and data management </w:t>
        </w:r>
      </w:ins>
      <w:ins w:id="237" w:author="Benjamin Meyer" w:date="2022-07-19T14:39:00Z">
        <w:r w:rsidR="00434CF1">
          <w:rPr>
            <w:sz w:val="24"/>
          </w:rPr>
          <w:t>to ensure</w:t>
        </w:r>
      </w:ins>
      <w:ins w:id="238" w:author="Benjamin Meyer" w:date="2022-07-19T14:44:00Z">
        <w:r w:rsidR="008631EA">
          <w:rPr>
            <w:sz w:val="24"/>
          </w:rPr>
          <w:t xml:space="preserve"> consistent messaging.</w:t>
        </w:r>
      </w:ins>
    </w:p>
    <w:p w14:paraId="196429E1" w14:textId="77777777" w:rsidR="000D14B5" w:rsidRDefault="000D14B5">
      <w:pPr>
        <w:pStyle w:val="BodyText"/>
        <w:spacing w:before="1"/>
      </w:pPr>
    </w:p>
    <w:p w14:paraId="32A75CA7" w14:textId="0F0B138A" w:rsidR="000D14B5" w:rsidRDefault="009748A5">
      <w:pPr>
        <w:pStyle w:val="Heading1"/>
        <w:tabs>
          <w:tab w:val="left" w:pos="1407"/>
        </w:tabs>
        <w:spacing w:before="90"/>
        <w:ind w:right="1891"/>
      </w:pPr>
      <w:bookmarkStart w:id="239" w:name="B6._INSTRUMENT_/_EQUIPMENT_TESTING,_INSP"/>
      <w:bookmarkStart w:id="240" w:name="_Toc96073971"/>
      <w:bookmarkEnd w:id="239"/>
      <w:r>
        <w:t>B6.</w:t>
      </w:r>
      <w:r>
        <w:tab/>
        <w:t>INSTRUMENT / EQUIPMENT TESTING, INSPECTION AND MAINTENANCE</w:t>
      </w:r>
      <w:bookmarkEnd w:id="240"/>
    </w:p>
    <w:p w14:paraId="599A4A2F" w14:textId="77777777" w:rsidR="000D14B5" w:rsidRDefault="000D14B5">
      <w:pPr>
        <w:pStyle w:val="BodyText"/>
        <w:rPr>
          <w:b/>
        </w:rPr>
      </w:pPr>
    </w:p>
    <w:p w14:paraId="0F1CCCE9" w14:textId="6646C7CC" w:rsidR="000D14B5" w:rsidRDefault="009748A5">
      <w:pPr>
        <w:pStyle w:val="Heading2"/>
      </w:pPr>
      <w:bookmarkStart w:id="241" w:name="_Toc96073972"/>
      <w:r>
        <w:t>Agency Baseline</w:t>
      </w:r>
      <w:del w:id="242" w:author="Benjamin Meyer" w:date="2022-07-19T14:36:00Z">
        <w:r w:rsidDel="00434CF1">
          <w:delText xml:space="preserve"> and Metals Monitoring</w:delText>
        </w:r>
      </w:del>
      <w:bookmarkEnd w:id="241"/>
    </w:p>
    <w:p w14:paraId="5EEDC655" w14:textId="77777777" w:rsidR="000D14B5" w:rsidRDefault="009748A5">
      <w:pPr>
        <w:pStyle w:val="BodyText"/>
        <w:ind w:left="687" w:right="248"/>
      </w:pPr>
      <w:r>
        <w:t>Training is conducted by the QA Officer and/or SGS staff. The trainers describe the proper handling and maintenance of sample bottles and, once the water samples were taken, how to handle the samples while in transit to the Soldotna Wastewater Treatment Plant.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0FDAFE65" w14:textId="77777777" w:rsidR="000D14B5" w:rsidRDefault="009748A5">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5F5E2741" w14:textId="77777777" w:rsidR="000D14B5" w:rsidRDefault="009748A5">
      <w:pPr>
        <w:pStyle w:val="BodyText"/>
        <w:ind w:left="687"/>
      </w:pPr>
      <w:r>
        <w:t>SGS will provide extra sampling bottles in case some are missing in the kits.</w:t>
      </w:r>
    </w:p>
    <w:p w14:paraId="3A14DC27" w14:textId="77777777" w:rsidR="000D14B5" w:rsidRDefault="000D14B5">
      <w:pPr>
        <w:pStyle w:val="BodyText"/>
        <w:spacing w:before="2"/>
      </w:pPr>
    </w:p>
    <w:p w14:paraId="4D4EA174" w14:textId="1A1598A9" w:rsidR="000D14B5" w:rsidRDefault="009748A5">
      <w:pPr>
        <w:pStyle w:val="Heading1"/>
        <w:tabs>
          <w:tab w:val="left" w:pos="1407"/>
        </w:tabs>
        <w:spacing w:line="275" w:lineRule="exact"/>
        <w:ind w:left="687"/>
      </w:pPr>
      <w:bookmarkStart w:id="243" w:name="B7._INSTRUMENT_CALIBRATION_PROCEDURES"/>
      <w:bookmarkStart w:id="244" w:name="_Toc96073973"/>
      <w:bookmarkEnd w:id="243"/>
      <w:r>
        <w:t>B7.</w:t>
      </w:r>
      <w:r>
        <w:tab/>
        <w:t>INSTRUMENT CALIBRATION</w:t>
      </w:r>
      <w:r>
        <w:rPr>
          <w:spacing w:val="-2"/>
        </w:rPr>
        <w:t xml:space="preserve"> </w:t>
      </w:r>
      <w:r>
        <w:t>PROCEDURES</w:t>
      </w:r>
      <w:bookmarkEnd w:id="244"/>
    </w:p>
    <w:p w14:paraId="5C94BE73" w14:textId="77777777" w:rsidR="000D14B5" w:rsidRDefault="009748A5">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pPr>
        <w:pStyle w:val="BodyText"/>
        <w:ind w:left="687" w:right="262"/>
      </w:pPr>
      <w:r>
        <w:t>Contracted and sub-contracted laboratories will follow the calibration procedures found in its QAP and the laboratory’s SOPs. Specific calibration procedures for regulated pollutants will be in agreement with the respective EPA Approved CWA method of analysis. Field and/or laboratory calibration records will be made available to ADEC upon request.</w:t>
      </w:r>
    </w:p>
    <w:p w14:paraId="013CCF4F" w14:textId="77777777" w:rsidR="000D14B5" w:rsidRDefault="000D14B5">
      <w:pPr>
        <w:pStyle w:val="BodyText"/>
        <w:spacing w:before="1"/>
      </w:pPr>
    </w:p>
    <w:p w14:paraId="14E9BA8E" w14:textId="43EF3AA0" w:rsidR="000D14B5" w:rsidRDefault="009748A5">
      <w:pPr>
        <w:pStyle w:val="Heading2"/>
        <w:spacing w:line="240" w:lineRule="auto"/>
        <w:ind w:left="687"/>
      </w:pPr>
      <w:bookmarkStart w:id="245" w:name="_Toc96073974"/>
      <w:r>
        <w:t>Agency Baseline</w:t>
      </w:r>
      <w:bookmarkEnd w:id="245"/>
    </w:p>
    <w:p w14:paraId="65A69D8C" w14:textId="77777777" w:rsidR="000D14B5" w:rsidRDefault="000D14B5">
      <w:pPr>
        <w:pStyle w:val="BodyText"/>
        <w:spacing w:before="9"/>
        <w:rPr>
          <w:b/>
          <w:i/>
          <w:sz w:val="23"/>
        </w:rPr>
      </w:pPr>
    </w:p>
    <w:p w14:paraId="43F6DF89" w14:textId="77777777" w:rsidR="000D14B5" w:rsidRDefault="009748A5">
      <w:pPr>
        <w:pStyle w:val="BodyText"/>
        <w:ind w:left="687"/>
      </w:pPr>
      <w:r>
        <w:t>Included as Appendix H to this document.</w:t>
      </w:r>
    </w:p>
    <w:p w14:paraId="70EA5A7E" w14:textId="77777777" w:rsidR="000D14B5" w:rsidRDefault="000D14B5">
      <w:pPr>
        <w:pStyle w:val="BodyText"/>
      </w:pPr>
    </w:p>
    <w:p w14:paraId="699E77CD" w14:textId="77777777" w:rsidR="000D14B5" w:rsidRDefault="009748A5">
      <w:pPr>
        <w:pStyle w:val="BodyText"/>
        <w:ind w:left="687" w:right="502"/>
      </w:pPr>
      <w:r>
        <w:t>Note: YSI meters are calibrated to the manual specifications for each model listed. YSI meters are only used to collect temperature data. For specific zinc and copper assessments, YSI meters will be used to collect air and water temperature data. The YSI Temperature Meter QA form (KWF: WQ FORM 5) is found in Appendix I.</w:t>
      </w:r>
    </w:p>
    <w:p w14:paraId="7F66E031" w14:textId="77777777" w:rsidR="000D14B5" w:rsidRDefault="000D14B5">
      <w:pPr>
        <w:pStyle w:val="BodyText"/>
        <w:spacing w:before="3"/>
      </w:pPr>
    </w:p>
    <w:p w14:paraId="28B3A725" w14:textId="1C081BC1" w:rsidR="000D14B5" w:rsidRDefault="009748A5">
      <w:pPr>
        <w:pStyle w:val="Heading1"/>
        <w:tabs>
          <w:tab w:val="left" w:pos="1407"/>
        </w:tabs>
        <w:ind w:left="687"/>
      </w:pPr>
      <w:bookmarkStart w:id="246" w:name="B8._INSPECTION_AND_ACCEPTANCE_REQUIREMEN"/>
      <w:bookmarkStart w:id="247" w:name="_Toc96073975"/>
      <w:bookmarkEnd w:id="246"/>
      <w:r>
        <w:t>B8.</w:t>
      </w:r>
      <w:r>
        <w:tab/>
        <w:t>INSPECTION AND ACCEPTANCE REQUIREMENTS FOR</w:t>
      </w:r>
      <w:r>
        <w:rPr>
          <w:spacing w:val="-9"/>
        </w:rPr>
        <w:t xml:space="preserve"> </w:t>
      </w:r>
      <w:r>
        <w:t>SUPPLIES</w:t>
      </w:r>
      <w:bookmarkEnd w:id="247"/>
    </w:p>
    <w:p w14:paraId="0F200D49" w14:textId="77777777" w:rsidR="000D14B5" w:rsidRDefault="000D14B5">
      <w:pPr>
        <w:pStyle w:val="BodyText"/>
        <w:rPr>
          <w:b/>
        </w:rPr>
      </w:pPr>
    </w:p>
    <w:p w14:paraId="5BAA7100" w14:textId="50EF72E0" w:rsidR="000D14B5" w:rsidRDefault="009748A5">
      <w:pPr>
        <w:pStyle w:val="Heading2"/>
        <w:ind w:left="687"/>
      </w:pPr>
      <w:bookmarkStart w:id="248" w:name="_Toc96073976"/>
      <w:r>
        <w:t>Agency Baseline and Metals Monitoring</w:t>
      </w:r>
      <w:bookmarkEnd w:id="248"/>
    </w:p>
    <w:p w14:paraId="34BDF1C8" w14:textId="77777777" w:rsidR="000D14B5" w:rsidRDefault="009748A5">
      <w:pPr>
        <w:pStyle w:val="BodyText"/>
        <w:ind w:left="687" w:right="274"/>
      </w:pPr>
      <w:r>
        <w:t>Monitoring supplies are provided by SGS. The lead contact at SGS has the responsibility of ordering equipment and supplies. All sample containers, tubing, filters, etc. provided by SGS will be certified clean for the analyses of interest. 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663BBED0" w:rsidR="000D14B5" w:rsidRDefault="009748A5">
      <w:pPr>
        <w:pStyle w:val="Heading1"/>
        <w:tabs>
          <w:tab w:val="left" w:pos="1407"/>
        </w:tabs>
        <w:spacing w:before="90"/>
        <w:ind w:right="1919"/>
      </w:pPr>
      <w:bookmarkStart w:id="249" w:name="B9._DATA_ACQUISITION_REQUIREMENTS_FOR_NO"/>
      <w:bookmarkStart w:id="250" w:name="_Toc96073977"/>
      <w:bookmarkEnd w:id="249"/>
      <w:r>
        <w:t>B9.</w:t>
      </w:r>
      <w:r>
        <w:tab/>
        <w:t>DATA ACQUISITION REQUIREMENTS FOR NON-DIRECT MEASUREMENTS</w:t>
      </w:r>
      <w:bookmarkEnd w:id="250"/>
    </w:p>
    <w:p w14:paraId="4D5BF8F8" w14:textId="77777777" w:rsidR="000D14B5" w:rsidRDefault="000D14B5">
      <w:pPr>
        <w:pStyle w:val="BodyText"/>
        <w:rPr>
          <w:b/>
        </w:rPr>
      </w:pPr>
    </w:p>
    <w:p w14:paraId="5C6B206D" w14:textId="1E9F3B7D" w:rsidR="000D14B5" w:rsidRDefault="009748A5">
      <w:pPr>
        <w:pStyle w:val="Heading2"/>
      </w:pPr>
      <w:bookmarkStart w:id="251" w:name="_Toc96073978"/>
      <w:r>
        <w:t>Applies to all elements of the monitoring effort</w:t>
      </w:r>
      <w:bookmarkEnd w:id="251"/>
    </w:p>
    <w:p w14:paraId="14C7E9BD" w14:textId="77777777" w:rsidR="000D14B5" w:rsidRDefault="009748A5">
      <w:pPr>
        <w:pStyle w:val="BodyText"/>
        <w:ind w:left="687" w:right="254"/>
      </w:pPr>
      <w:r>
        <w:t>Weather data downloaded or purchased through the National Oceanic and Atmospheric Administration (NOAA) w</w:t>
      </w:r>
      <w:hyperlink r:id="rId39">
        <w:r>
          <w:t xml:space="preserve">eb site (http://www.ncdc.noaa.gov/oa/ncdc.html) </w:t>
        </w:r>
      </w:hyperlink>
      <w:r>
        <w:t>also will be used and assumed accurate. Stream discharge data may be obtained from the U.S. Geological Survey (USGS) and will be assumed to be accurate.</w:t>
      </w:r>
    </w:p>
    <w:p w14:paraId="545EBFF7" w14:textId="77777777" w:rsidR="000D14B5" w:rsidRDefault="000D14B5">
      <w:pPr>
        <w:pStyle w:val="BodyText"/>
        <w:spacing w:before="2"/>
      </w:pPr>
    </w:p>
    <w:p w14:paraId="51F74B6F" w14:textId="09D37C65" w:rsidR="000D14B5" w:rsidRDefault="009748A5">
      <w:pPr>
        <w:pStyle w:val="Heading1"/>
        <w:tabs>
          <w:tab w:val="left" w:pos="1407"/>
        </w:tabs>
        <w:spacing w:line="275" w:lineRule="exact"/>
        <w:ind w:left="687"/>
      </w:pPr>
      <w:bookmarkStart w:id="252" w:name="B10._DATA_MANAGEMENT"/>
      <w:bookmarkStart w:id="253" w:name="_Toc96073979"/>
      <w:bookmarkEnd w:id="252"/>
      <w:r>
        <w:t>B10.</w:t>
      </w:r>
      <w:r>
        <w:tab/>
        <w:t>DATA</w:t>
      </w:r>
      <w:r>
        <w:rPr>
          <w:spacing w:val="-2"/>
        </w:rPr>
        <w:t xml:space="preserve"> </w:t>
      </w:r>
      <w:r>
        <w:t>MANAGEMENT</w:t>
      </w:r>
      <w:bookmarkEnd w:id="253"/>
    </w:p>
    <w:p w14:paraId="1715BFF6" w14:textId="4585BF23" w:rsidR="000D14B5" w:rsidRDefault="009748A5">
      <w:pPr>
        <w:pStyle w:val="BodyText"/>
        <w:ind w:left="687" w:right="549"/>
      </w:pPr>
      <w:r>
        <w:t>The success of a monitoring project relies on data and their interpretation. It is critical that data be available to users and that these data are:</w:t>
      </w:r>
    </w:p>
    <w:p w14:paraId="37026D05" w14:textId="77777777" w:rsidR="00B90285" w:rsidRDefault="00B90285">
      <w:pPr>
        <w:pStyle w:val="BodyText"/>
        <w:ind w:left="687" w:right="549"/>
      </w:pPr>
    </w:p>
    <w:p w14:paraId="387203A7" w14:textId="77777777" w:rsidR="000D14B5" w:rsidRDefault="009748A5">
      <w:pPr>
        <w:pStyle w:val="ListParagraph"/>
        <w:numPr>
          <w:ilvl w:val="2"/>
          <w:numId w:val="25"/>
        </w:numPr>
        <w:tabs>
          <w:tab w:val="left" w:pos="1047"/>
          <w:tab w:val="left" w:pos="1048"/>
        </w:tabs>
        <w:spacing w:line="293" w:lineRule="exact"/>
        <w:ind w:hanging="361"/>
        <w:rPr>
          <w:sz w:val="24"/>
        </w:rPr>
      </w:pPr>
      <w:r>
        <w:rPr>
          <w:sz w:val="24"/>
        </w:rPr>
        <w:t>Of known</w:t>
      </w:r>
      <w:r>
        <w:rPr>
          <w:spacing w:val="-2"/>
          <w:sz w:val="24"/>
        </w:rPr>
        <w:t xml:space="preserve"> </w:t>
      </w:r>
      <w:r>
        <w:rPr>
          <w:sz w:val="24"/>
        </w:rPr>
        <w:t>quality,</w:t>
      </w:r>
    </w:p>
    <w:p w14:paraId="0902FBDB" w14:textId="77777777" w:rsidR="000D14B5" w:rsidRDefault="009748A5">
      <w:pPr>
        <w:pStyle w:val="ListParagraph"/>
        <w:numPr>
          <w:ilvl w:val="2"/>
          <w:numId w:val="25"/>
        </w:numPr>
        <w:tabs>
          <w:tab w:val="left" w:pos="1047"/>
          <w:tab w:val="left" w:pos="1048"/>
        </w:tabs>
        <w:spacing w:line="293" w:lineRule="exact"/>
        <w:ind w:hanging="361"/>
        <w:rPr>
          <w:sz w:val="24"/>
        </w:rPr>
      </w:pPr>
      <w:r>
        <w:rPr>
          <w:sz w:val="24"/>
        </w:rPr>
        <w:t>Reliable,</w:t>
      </w:r>
    </w:p>
    <w:p w14:paraId="5284C066" w14:textId="77777777" w:rsidR="000D14B5" w:rsidRDefault="009748A5">
      <w:pPr>
        <w:pStyle w:val="ListParagraph"/>
        <w:numPr>
          <w:ilvl w:val="2"/>
          <w:numId w:val="25"/>
        </w:numPr>
        <w:tabs>
          <w:tab w:val="left" w:pos="1047"/>
          <w:tab w:val="left" w:pos="1048"/>
        </w:tabs>
        <w:spacing w:line="293" w:lineRule="exact"/>
        <w:ind w:hanging="361"/>
        <w:rPr>
          <w:sz w:val="24"/>
        </w:rPr>
      </w:pPr>
      <w:r>
        <w:rPr>
          <w:sz w:val="24"/>
        </w:rPr>
        <w:t>Aggregated in a manner consistent with their prime use,</w:t>
      </w:r>
      <w:r>
        <w:rPr>
          <w:spacing w:val="-6"/>
          <w:sz w:val="24"/>
        </w:rPr>
        <w:t xml:space="preserve"> </w:t>
      </w:r>
      <w:r>
        <w:rPr>
          <w:sz w:val="24"/>
        </w:rPr>
        <w:t>and</w:t>
      </w:r>
    </w:p>
    <w:p w14:paraId="49D5D99A" w14:textId="77777777" w:rsidR="000D14B5" w:rsidRDefault="009748A5">
      <w:pPr>
        <w:pStyle w:val="ListParagraph"/>
        <w:numPr>
          <w:ilvl w:val="2"/>
          <w:numId w:val="25"/>
        </w:numPr>
        <w:tabs>
          <w:tab w:val="left" w:pos="1047"/>
          <w:tab w:val="left" w:pos="1048"/>
        </w:tabs>
        <w:ind w:hanging="361"/>
        <w:rPr>
          <w:sz w:val="24"/>
        </w:rPr>
      </w:pPr>
      <w:r>
        <w:rPr>
          <w:sz w:val="24"/>
        </w:rPr>
        <w:t>Accessible to a variety of</w:t>
      </w:r>
      <w:r>
        <w:rPr>
          <w:spacing w:val="-2"/>
          <w:sz w:val="24"/>
        </w:rPr>
        <w:t xml:space="preserve"> </w:t>
      </w:r>
      <w:r>
        <w:rPr>
          <w:sz w:val="24"/>
        </w:rPr>
        <w:t>users.</w:t>
      </w:r>
    </w:p>
    <w:p w14:paraId="2C09CCE7" w14:textId="77777777" w:rsidR="000D14B5" w:rsidRDefault="000D14B5">
      <w:pPr>
        <w:pStyle w:val="BodyText"/>
        <w:spacing w:before="9"/>
        <w:rPr>
          <w:sz w:val="23"/>
        </w:rPr>
      </w:pPr>
    </w:p>
    <w:p w14:paraId="0F06793C" w14:textId="77777777" w:rsidR="000D14B5" w:rsidRDefault="009748A5" w:rsidP="00B515CF">
      <w:pPr>
        <w:pStyle w:val="BodyText"/>
        <w:ind w:left="720" w:right="475" w:firstLine="328"/>
      </w:pPr>
      <w:r>
        <w:t>Quality Assurance/Quality Control (QA/QC) of data management begins with the raw data and ends with a defensible report, preferably through the computerized messaging of raw data.</w:t>
      </w:r>
    </w:p>
    <w:p w14:paraId="0665B8EF" w14:textId="77777777" w:rsidR="000D14B5" w:rsidRDefault="000D14B5">
      <w:pPr>
        <w:pStyle w:val="BodyText"/>
      </w:pPr>
    </w:p>
    <w:p w14:paraId="3C29344D" w14:textId="77777777" w:rsidR="00B515CF" w:rsidRDefault="009748A5" w:rsidP="00B515CF">
      <w:pPr>
        <w:pStyle w:val="BodyText"/>
        <w:ind w:left="720" w:right="389" w:firstLine="328"/>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01EE50FA" w14:textId="77777777" w:rsidR="00B515CF" w:rsidRDefault="00B515CF" w:rsidP="00B515CF">
      <w:pPr>
        <w:pStyle w:val="BodyText"/>
        <w:ind w:left="720" w:right="389" w:firstLine="328"/>
      </w:pPr>
    </w:p>
    <w:p w14:paraId="68FC2D74" w14:textId="13C83036" w:rsidR="000D14B5" w:rsidRDefault="009748A5" w:rsidP="00B515CF">
      <w:pPr>
        <w:pStyle w:val="BodyText"/>
        <w:ind w:left="720" w:right="389" w:firstLine="328"/>
      </w:pPr>
      <w:r>
        <w:t>Various people are responsible for separate or discrete parts of the data management process:</w:t>
      </w:r>
    </w:p>
    <w:p w14:paraId="0D17B7C6" w14:textId="77777777" w:rsidR="00B515CF" w:rsidRDefault="00B515CF" w:rsidP="00B515CF">
      <w:pPr>
        <w:pStyle w:val="BodyText"/>
        <w:ind w:left="1014" w:firstLine="33"/>
      </w:pPr>
    </w:p>
    <w:p w14:paraId="2D68B2BA" w14:textId="77777777" w:rsidR="000D14B5" w:rsidRDefault="009748A5">
      <w:pPr>
        <w:pStyle w:val="ListParagraph"/>
        <w:numPr>
          <w:ilvl w:val="0"/>
          <w:numId w:val="17"/>
        </w:numPr>
        <w:tabs>
          <w:tab w:val="left" w:pos="1047"/>
          <w:tab w:val="left" w:pos="1048"/>
        </w:tabs>
        <w:ind w:left="1047" w:right="295"/>
        <w:rPr>
          <w:sz w:val="24"/>
        </w:rPr>
      </w:pPr>
      <w:r>
        <w:rPr>
          <w:sz w:val="24"/>
        </w:rPr>
        <w:t>The sampling team is responsible for field measurements/sample collection and recording of data and subsequent shipment of samples to laboratories for analyses. They assemble data files, which includes raw data, calibration information and certificates, QC checks (routine checks), data flags, sampler comments and meta data where available. These files are assembled and forwarded for secondary data review by the sampling manager or</w:t>
      </w:r>
      <w:r>
        <w:rPr>
          <w:spacing w:val="-1"/>
          <w:sz w:val="24"/>
        </w:rPr>
        <w:t xml:space="preserve"> </w:t>
      </w:r>
      <w:r>
        <w:rPr>
          <w:sz w:val="24"/>
        </w:rPr>
        <w:t>supervisor.</w:t>
      </w:r>
    </w:p>
    <w:p w14:paraId="249D5F84" w14:textId="77777777" w:rsidR="000D14B5" w:rsidRDefault="009748A5">
      <w:pPr>
        <w:pStyle w:val="ListParagraph"/>
        <w:numPr>
          <w:ilvl w:val="0"/>
          <w:numId w:val="17"/>
        </w:numPr>
        <w:tabs>
          <w:tab w:val="left" w:pos="1047"/>
          <w:tab w:val="left" w:pos="1048"/>
        </w:tabs>
        <w:ind w:left="1047" w:right="479"/>
        <w:rPr>
          <w:sz w:val="24"/>
        </w:rPr>
      </w:pPr>
      <w:r>
        <w:rPr>
          <w:sz w:val="24"/>
        </w:rPr>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Pr>
          <w:spacing w:val="-11"/>
          <w:sz w:val="24"/>
        </w:rPr>
        <w:t xml:space="preserve"> </w:t>
      </w:r>
      <w:r>
        <w:rPr>
          <w:sz w:val="24"/>
        </w:rPr>
        <w:t>supervisor.</w:t>
      </w:r>
    </w:p>
    <w:p w14:paraId="44660B8B" w14:textId="77777777" w:rsidR="000D14B5" w:rsidRDefault="009748A5">
      <w:pPr>
        <w:pStyle w:val="ListParagraph"/>
        <w:numPr>
          <w:ilvl w:val="0"/>
          <w:numId w:val="17"/>
        </w:numPr>
        <w:tabs>
          <w:tab w:val="left" w:pos="1047"/>
          <w:tab w:val="left" w:pos="1048"/>
        </w:tabs>
        <w:ind w:left="1047" w:right="552"/>
        <w:rPr>
          <w:sz w:val="24"/>
        </w:rPr>
      </w:pPr>
      <w:r>
        <w:rPr>
          <w:sz w:val="24"/>
        </w:rPr>
        <w:t>Secondary reviewers (sampling coordinator/supervisor/project supervisor) are responsible for QA/QC review, verification and validation of field and laboratory data and data reformatting as appropriate for reporting to STORET, AQMS, , and reporting validated data to the project</w:t>
      </w:r>
      <w:r>
        <w:rPr>
          <w:spacing w:val="-3"/>
          <w:sz w:val="24"/>
        </w:rPr>
        <w:t xml:space="preserve"> </w:t>
      </w:r>
      <w:r>
        <w:rPr>
          <w:sz w:val="24"/>
        </w:rPr>
        <w:t>manager.</w:t>
      </w:r>
    </w:p>
    <w:p w14:paraId="19D59D01" w14:textId="77777777" w:rsidR="000D14B5" w:rsidRDefault="009748A5">
      <w:pPr>
        <w:pStyle w:val="ListParagraph"/>
        <w:numPr>
          <w:ilvl w:val="0"/>
          <w:numId w:val="17"/>
        </w:numPr>
        <w:tabs>
          <w:tab w:val="left" w:pos="1047"/>
          <w:tab w:val="left" w:pos="1048"/>
        </w:tabs>
        <w:spacing w:before="1"/>
        <w:ind w:left="1047" w:right="306"/>
        <w:rPr>
          <w:sz w:val="24"/>
        </w:rPr>
      </w:pPr>
      <w:r>
        <w:rPr>
          <w:sz w:val="24"/>
        </w:rPr>
        <w:t xml:space="preserve">The project QA officer is responsible for performing routine independent reviews of data to ensure the monitoring projects data quality objectives are being met. Findings and recommended corrective actions (as appropriate) are reported directly to project </w:t>
      </w:r>
      <w:r>
        <w:rPr>
          <w:sz w:val="24"/>
        </w:rPr>
        <w:lastRenderedPageBreak/>
        <w:t>management.</w:t>
      </w:r>
    </w:p>
    <w:p w14:paraId="46C045CD" w14:textId="77777777" w:rsidR="00B34ACF" w:rsidRDefault="009748A5" w:rsidP="00B34ACF">
      <w:pPr>
        <w:pStyle w:val="ListParagraph"/>
        <w:numPr>
          <w:ilvl w:val="0"/>
          <w:numId w:val="17"/>
        </w:numPr>
        <w:tabs>
          <w:tab w:val="left" w:pos="1047"/>
          <w:tab w:val="left" w:pos="1048"/>
        </w:tabs>
        <w:spacing w:line="275" w:lineRule="exact"/>
        <w:ind w:hanging="361"/>
        <w:rPr>
          <w:sz w:val="24"/>
        </w:rPr>
      </w:pPr>
      <w:r w:rsidRPr="00B34ACF">
        <w:rPr>
          <w:sz w:val="24"/>
        </w:rPr>
        <w:t>The project manager is responsible for final data</w:t>
      </w:r>
      <w:r w:rsidRPr="00B34ACF">
        <w:rPr>
          <w:spacing w:val="-4"/>
          <w:sz w:val="24"/>
        </w:rPr>
        <w:t xml:space="preserve"> </w:t>
      </w:r>
      <w:r w:rsidRPr="00B34ACF">
        <w:rPr>
          <w:sz w:val="24"/>
        </w:rPr>
        <w:t>certification</w:t>
      </w:r>
    </w:p>
    <w:p w14:paraId="5DAA8213" w14:textId="3D06BE53" w:rsidR="000D14B5" w:rsidRPr="00B34ACF" w:rsidRDefault="009748A5" w:rsidP="00B34ACF">
      <w:pPr>
        <w:pStyle w:val="ListParagraph"/>
        <w:numPr>
          <w:ilvl w:val="0"/>
          <w:numId w:val="17"/>
        </w:numPr>
        <w:tabs>
          <w:tab w:val="left" w:pos="1047"/>
          <w:tab w:val="left" w:pos="1048"/>
        </w:tabs>
        <w:spacing w:line="275" w:lineRule="exact"/>
        <w:ind w:hanging="361"/>
        <w:rPr>
          <w:sz w:val="24"/>
        </w:rPr>
      </w:pPr>
      <w:r w:rsidRPr="00B34ACF">
        <w:rPr>
          <w:sz w:val="24"/>
        </w:rPr>
        <w:t>ADEC DOW Project Manager/WQAO conducts a final review (tertiary review) and submits the validated data to STORET,</w:t>
      </w:r>
      <w:r w:rsidRPr="00B34ACF">
        <w:rPr>
          <w:spacing w:val="-2"/>
          <w:sz w:val="24"/>
        </w:rPr>
        <w:t xml:space="preserve"> </w:t>
      </w:r>
      <w:r w:rsidRPr="00B34ACF">
        <w:rPr>
          <w:sz w:val="24"/>
        </w:rPr>
        <w:t>AQMS.</w:t>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77777777" w:rsidR="000D14B5" w:rsidRDefault="009748A5">
      <w:pPr>
        <w:pStyle w:val="ListParagraph"/>
        <w:numPr>
          <w:ilvl w:val="2"/>
          <w:numId w:val="16"/>
        </w:numPr>
        <w:tabs>
          <w:tab w:val="left" w:pos="1408"/>
        </w:tabs>
        <w:spacing w:line="275" w:lineRule="exact"/>
        <w:rPr>
          <w:b/>
          <w:sz w:val="24"/>
        </w:rPr>
      </w:pPr>
      <w:r>
        <w:rPr>
          <w:b/>
          <w:sz w:val="24"/>
        </w:rPr>
        <w:t>Data Storage and</w:t>
      </w:r>
      <w:r>
        <w:rPr>
          <w:b/>
          <w:spacing w:val="-2"/>
          <w:sz w:val="24"/>
        </w:rPr>
        <w:t xml:space="preserve"> </w:t>
      </w:r>
      <w:r>
        <w:rPr>
          <w:b/>
          <w:sz w:val="24"/>
        </w:rPr>
        <w:t>Retention</w:t>
      </w:r>
    </w:p>
    <w:p w14:paraId="753A0E5E" w14:textId="77777777" w:rsidR="000D14B5" w:rsidRDefault="009748A5">
      <w:pPr>
        <w:pStyle w:val="BodyText"/>
        <w:ind w:left="688" w:right="341"/>
      </w:pPr>
      <w:r>
        <w:t>Data management files will be stored as described below and in Section A9, Documents and Records. Laboratory records must be retained by the contract laboratory for a minimum of five years.</w:t>
      </w:r>
    </w:p>
    <w:p w14:paraId="4F462A41" w14:textId="67179FEC" w:rsidR="000D14B5" w:rsidRDefault="009748A5">
      <w:pPr>
        <w:pStyle w:val="Heading2"/>
        <w:spacing w:before="122"/>
      </w:pPr>
      <w:bookmarkStart w:id="254" w:name="_Toc96073980"/>
      <w:r>
        <w:t xml:space="preserve">Agency Baseline and Metals </w:t>
      </w:r>
      <w:commentRangeStart w:id="255"/>
      <w:r>
        <w:t>Monitoring</w:t>
      </w:r>
      <w:bookmarkEnd w:id="254"/>
      <w:commentRangeEnd w:id="255"/>
      <w:r w:rsidR="00B515CF">
        <w:rPr>
          <w:rStyle w:val="CommentReference"/>
          <w:b w:val="0"/>
          <w:bCs w:val="0"/>
          <w:i w:val="0"/>
        </w:rPr>
        <w:commentReference w:id="255"/>
      </w:r>
    </w:p>
    <w:p w14:paraId="51CFCE10" w14:textId="2BB72A5C" w:rsidR="000D14B5" w:rsidRDefault="009748A5">
      <w:pPr>
        <w:pStyle w:val="BodyText"/>
        <w:ind w:left="687" w:right="295"/>
      </w:pPr>
      <w:r>
        <w:t>All data are reviewed by the Project QA Officer and the Project Manager before data are accepted. Data will be entered into a customized, AWQMS-compatibl</w:t>
      </w:r>
      <w:r w:rsidR="00B515CF">
        <w:t>e, template in Microsoft Excel.</w:t>
      </w:r>
      <w:r>
        <w:t xml:space="preserve"> Data will be reviewed to determine if water quality problems exist and any values exceed water quality standards. Data files are backed up on </w:t>
      </w:r>
      <w:commentRangeStart w:id="256"/>
      <w:r>
        <w:t>KWF server.</w:t>
      </w:r>
      <w:commentRangeEnd w:id="256"/>
      <w:r w:rsidR="00B34B0D">
        <w:rPr>
          <w:rStyle w:val="CommentReference"/>
        </w:rPr>
        <w:commentReference w:id="256"/>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Default="000D14B5">
      <w:pPr>
        <w:pStyle w:val="BodyText"/>
        <w:rPr>
          <w:sz w:val="20"/>
        </w:rPr>
      </w:pPr>
    </w:p>
    <w:p w14:paraId="6482A250" w14:textId="77777777" w:rsidR="000D14B5" w:rsidRDefault="000D14B5">
      <w:pPr>
        <w:pStyle w:val="BodyText"/>
        <w:rPr>
          <w:sz w:val="20"/>
        </w:rPr>
      </w:pPr>
    </w:p>
    <w:p w14:paraId="0299BB9F" w14:textId="164996DB" w:rsidR="000D14B5" w:rsidRDefault="00B515CF">
      <w:pPr>
        <w:pStyle w:val="BodyText"/>
        <w:rPr>
          <w:sz w:val="20"/>
        </w:rPr>
      </w:pPr>
      <w:r>
        <w:rPr>
          <w:noProof/>
          <w:sz w:val="20"/>
        </w:rPr>
        <mc:AlternateContent>
          <mc:Choice Requires="wps">
            <w:drawing>
              <wp:anchor distT="0" distB="0" distL="114300" distR="114300" simplePos="0" relativeHeight="251644928" behindDoc="0" locked="0" layoutInCell="1" allowOverlap="1" wp14:anchorId="202D0D4D" wp14:editId="5BF60BC4">
                <wp:simplePos x="0" y="0"/>
                <wp:positionH relativeFrom="column">
                  <wp:posOffset>1239520</wp:posOffset>
                </wp:positionH>
                <wp:positionV relativeFrom="paragraph">
                  <wp:posOffset>55880</wp:posOffset>
                </wp:positionV>
                <wp:extent cx="1363980" cy="676275"/>
                <wp:effectExtent l="0" t="0" r="26670" b="28575"/>
                <wp:wrapNone/>
                <wp:docPr id="7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6762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E0238E" w14:textId="504FBC85" w:rsidR="009A1501" w:rsidRDefault="009A1501">
                            <w:pPr>
                              <w:spacing w:before="69" w:line="242" w:lineRule="auto"/>
                              <w:ind w:left="259" w:right="282" w:hanging="21"/>
                              <w:rPr>
                                <w:sz w:val="24"/>
                              </w:rPr>
                            </w:pPr>
                            <w:r>
                              <w:rPr>
                                <w:sz w:val="24"/>
                              </w:rPr>
                              <w:t>Project Manager Benjamin Meyer</w:t>
                            </w:r>
                          </w:p>
                        </w:txbxContent>
                      </wps:txbx>
                      <wps:bodyPr rot="0" vert="horz" wrap="square" lIns="0" tIns="0" rIns="0" bIns="0" anchor="t" anchorCtr="0" upright="1">
                        <a:noAutofit/>
                      </wps:bodyPr>
                    </wps:wsp>
                  </a:graphicData>
                </a:graphic>
              </wp:anchor>
            </w:drawing>
          </mc:Choice>
          <mc:Fallback>
            <w:pict>
              <v:shape w14:anchorId="202D0D4D" id="Text Box 33" o:spid="_x0000_s1042" type="#_x0000_t202" style="position:absolute;margin-left:97.6pt;margin-top:4.4pt;width:107.4pt;height:53.2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" filled="f">
                <v:textbox inset="0,0,0,0">
                  <w:txbxContent>
                    <w:p w14:paraId="7EE0238E" w14:textId="504FBC85" w:rsidR="009A1501" w:rsidRDefault="009A1501">
                      <w:pPr>
                        <w:spacing w:before="69" w:line="242" w:lineRule="auto"/>
                        <w:ind w:left="259" w:right="282" w:hanging="21"/>
                        <w:rPr>
                          <w:sz w:val="24"/>
                        </w:rPr>
                      </w:pPr>
                      <w:r>
                        <w:rPr>
                          <w:sz w:val="24"/>
                        </w:rPr>
                        <w:t>Project Manager Benjamin Meyer</w:t>
                      </w:r>
                    </w:p>
                  </w:txbxContent>
                </v:textbox>
              </v:shape>
            </w:pict>
          </mc:Fallback>
        </mc:AlternateContent>
      </w:r>
    </w:p>
    <w:p w14:paraId="5EBF6D18" w14:textId="77777777" w:rsidR="000D14B5" w:rsidRDefault="000D14B5">
      <w:pPr>
        <w:pStyle w:val="BodyText"/>
        <w:rPr>
          <w:sz w:val="20"/>
        </w:rPr>
      </w:pPr>
    </w:p>
    <w:p w14:paraId="70C9239C" w14:textId="4B07C193" w:rsidR="000D14B5" w:rsidRDefault="000D14B5">
      <w:pPr>
        <w:pStyle w:val="BodyText"/>
        <w:rPr>
          <w:sz w:val="20"/>
        </w:rPr>
      </w:pPr>
    </w:p>
    <w:p w14:paraId="6F680C1C" w14:textId="0399F148" w:rsidR="000D14B5" w:rsidRDefault="00B515CF">
      <w:pPr>
        <w:pStyle w:val="BodyText"/>
        <w:rPr>
          <w:sz w:val="20"/>
        </w:rPr>
      </w:pPr>
      <w:r>
        <w:rPr>
          <w:noProof/>
          <w:sz w:val="20"/>
        </w:rPr>
        <mc:AlternateContent>
          <mc:Choice Requires="wps">
            <w:drawing>
              <wp:anchor distT="0" distB="0" distL="114300" distR="114300" simplePos="0" relativeHeight="251645952" behindDoc="0" locked="0" layoutInCell="1" allowOverlap="1" wp14:anchorId="07758A08" wp14:editId="64107859">
                <wp:simplePos x="0" y="0"/>
                <wp:positionH relativeFrom="column">
                  <wp:posOffset>2625725</wp:posOffset>
                </wp:positionH>
                <wp:positionV relativeFrom="paragraph">
                  <wp:posOffset>60959</wp:posOffset>
                </wp:positionV>
                <wp:extent cx="1428750" cy="676275"/>
                <wp:effectExtent l="0" t="0" r="19050" b="28575"/>
                <wp:wrapNone/>
                <wp:docPr id="7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6762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58ADBA" id="Line 34" o:spid="_x0000_s1026" style="position:absolute;z-index:157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75pt,4.8pt" to="319.2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"/>
            </w:pict>
          </mc:Fallback>
        </mc:AlternateContent>
      </w:r>
    </w:p>
    <w:p w14:paraId="05A57281" w14:textId="23920C8B" w:rsidR="000D14B5" w:rsidRDefault="000D14B5">
      <w:pPr>
        <w:pStyle w:val="BodyText"/>
        <w:rPr>
          <w:sz w:val="20"/>
        </w:rPr>
      </w:pPr>
    </w:p>
    <w:p w14:paraId="37267ABB" w14:textId="34F804DE" w:rsidR="000D14B5" w:rsidRDefault="00B34B0D">
      <w:pPr>
        <w:pStyle w:val="BodyText"/>
        <w:spacing w:before="6"/>
        <w:rPr>
          <w:sz w:val="27"/>
        </w:rPr>
      </w:pPr>
      <w:r>
        <w:rPr>
          <w:noProof/>
        </w:rPr>
        <mc:AlternateContent>
          <mc:Choice Requires="wps">
            <w:drawing>
              <wp:anchor distT="0" distB="0" distL="114300" distR="114300" simplePos="0" relativeHeight="251643904" behindDoc="0" locked="0" layoutInCell="1" allowOverlap="1" wp14:anchorId="5BE707CE" wp14:editId="625466AB">
                <wp:simplePos x="0" y="0"/>
                <wp:positionH relativeFrom="page">
                  <wp:posOffset>2505075</wp:posOffset>
                </wp:positionH>
                <wp:positionV relativeFrom="page">
                  <wp:posOffset>5057775</wp:posOffset>
                </wp:positionV>
                <wp:extent cx="9525" cy="561975"/>
                <wp:effectExtent l="0" t="0" r="28575" b="28575"/>
                <wp:wrapNone/>
                <wp:docPr id="8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1BAAFB" id="Line 35"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7.25pt,398.25pt" to="198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">
                <w10:wrap anchorx="page" anchory="page"/>
              </v:line>
            </w:pict>
          </mc:Fallback>
        </mc:AlternateContent>
      </w:r>
    </w:p>
    <w:p w14:paraId="34A9DEC0" w14:textId="4FEA9F6E" w:rsidR="00B515CF" w:rsidRDefault="00B515CF">
      <w:pPr>
        <w:pStyle w:val="BodyText"/>
        <w:rPr>
          <w:sz w:val="20"/>
        </w:rPr>
      </w:pPr>
      <w:r>
        <w:rPr>
          <w:noProof/>
        </w:rPr>
        <mc:AlternateContent>
          <mc:Choice Requires="wps">
            <w:drawing>
              <wp:anchor distT="0" distB="0" distL="114300" distR="114300" simplePos="0" relativeHeight="251672576" behindDoc="0" locked="0" layoutInCell="1" allowOverlap="1" wp14:anchorId="57041B1F" wp14:editId="69B1A39F">
                <wp:simplePos x="0" y="0"/>
                <wp:positionH relativeFrom="column">
                  <wp:posOffset>4049395</wp:posOffset>
                </wp:positionH>
                <wp:positionV relativeFrom="paragraph">
                  <wp:posOffset>241935</wp:posOffset>
                </wp:positionV>
                <wp:extent cx="1485900" cy="619125"/>
                <wp:effectExtent l="0" t="0" r="19050" b="28575"/>
                <wp:wrapTopAndBottom/>
                <wp:docPr id="7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191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B081A2" w14:textId="77777777" w:rsidR="009A1501" w:rsidRDefault="009A1501" w:rsidP="00B515CF">
                            <w:pPr>
                              <w:spacing w:before="69" w:line="242" w:lineRule="auto"/>
                              <w:ind w:left="552" w:right="533" w:firstLine="120"/>
                              <w:rPr>
                                <w:sz w:val="24"/>
                              </w:rPr>
                            </w:pPr>
                            <w:r>
                              <w:rPr>
                                <w:sz w:val="24"/>
                              </w:rPr>
                              <w:t>Data Base KWF Server</w:t>
                            </w:r>
                          </w:p>
                        </w:txbxContent>
                      </wps:txbx>
                      <wps:bodyPr rot="0" vert="horz" wrap="square" lIns="0" tIns="0" rIns="0" bIns="0" anchor="t" anchorCtr="0" upright="1">
                        <a:noAutofit/>
                      </wps:bodyPr>
                    </wps:wsp>
                  </a:graphicData>
                </a:graphic>
              </wp:anchor>
            </w:drawing>
          </mc:Choice>
          <mc:Fallback>
            <w:pict>
              <v:shape w14:anchorId="57041B1F" id="Text Box 29" o:spid="_x0000_s1043" type="#_x0000_t202" style="position:absolute;margin-left:318.85pt;margin-top:19.05pt;width:117pt;height:48.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" filled="f">
                <v:textbox inset="0,0,0,0">
                  <w:txbxContent>
                    <w:p w14:paraId="03B081A2" w14:textId="77777777" w:rsidR="009A1501" w:rsidRDefault="009A1501" w:rsidP="00B515CF">
                      <w:pPr>
                        <w:spacing w:before="69" w:line="242" w:lineRule="auto"/>
                        <w:ind w:left="552" w:right="533" w:firstLine="120"/>
                        <w:rPr>
                          <w:sz w:val="24"/>
                        </w:rPr>
                      </w:pPr>
                      <w:r>
                        <w:rPr>
                          <w:sz w:val="24"/>
                        </w:rPr>
                        <w:t>Data Base KWF Server</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4CF3B348" wp14:editId="0530572D">
                <wp:simplePos x="0" y="0"/>
                <wp:positionH relativeFrom="column">
                  <wp:posOffset>2616200</wp:posOffset>
                </wp:positionH>
                <wp:positionV relativeFrom="paragraph">
                  <wp:posOffset>825500</wp:posOffset>
                </wp:positionV>
                <wp:extent cx="1409700" cy="0"/>
                <wp:effectExtent l="0" t="0" r="19050" b="19050"/>
                <wp:wrapTopAndBottom/>
                <wp:docPr id="7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F0FEB9F" id="Line 30" o:spid="_x0000_s1026" style="position:absolute;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65pt" to="3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">
                <w10:wrap type="topAndBottom"/>
              </v:line>
            </w:pict>
          </mc:Fallback>
        </mc:AlternateContent>
      </w:r>
    </w:p>
    <w:p w14:paraId="5A3F36CB" w14:textId="41BDBFF7" w:rsidR="000D14B5" w:rsidRDefault="00B515CF">
      <w:pPr>
        <w:pStyle w:val="BodyText"/>
        <w:rPr>
          <w:sz w:val="20"/>
        </w:rPr>
      </w:pPr>
      <w:r>
        <w:rPr>
          <w:noProof/>
        </w:rPr>
        <mc:AlternateContent>
          <mc:Choice Requires="wps">
            <w:drawing>
              <wp:anchor distT="0" distB="0" distL="114300" distR="114300" simplePos="0" relativeHeight="251670528" behindDoc="0" locked="0" layoutInCell="1" allowOverlap="1" wp14:anchorId="630DDC81" wp14:editId="4851961E">
                <wp:simplePos x="0" y="0"/>
                <wp:positionH relativeFrom="page">
                  <wp:posOffset>2543175</wp:posOffset>
                </wp:positionH>
                <wp:positionV relativeFrom="paragraph">
                  <wp:posOffset>1098550</wp:posOffset>
                </wp:positionV>
                <wp:extent cx="9525" cy="647700"/>
                <wp:effectExtent l="0" t="0" r="28575" b="19050"/>
                <wp:wrapNone/>
                <wp:docPr id="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4770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7D7474" id="Line 26" o:spid="_x0000_s1026" style="position:absolute;z-index:48762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0.25pt,86.5pt" to="20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">
                <w10:wrap anchorx="page"/>
              </v:line>
            </w:pict>
          </mc:Fallback>
        </mc:AlternateContent>
      </w:r>
      <w:r>
        <w:rPr>
          <w:noProof/>
        </w:rPr>
        <mc:AlternateContent>
          <mc:Choice Requires="wps">
            <w:drawing>
              <wp:anchor distT="0" distB="0" distL="0" distR="0" simplePos="0" relativeHeight="251657216" behindDoc="1" locked="0" layoutInCell="1" allowOverlap="1" wp14:anchorId="4DEAC708" wp14:editId="3965D964">
                <wp:simplePos x="0" y="0"/>
                <wp:positionH relativeFrom="page">
                  <wp:posOffset>1886585</wp:posOffset>
                </wp:positionH>
                <wp:positionV relativeFrom="paragraph">
                  <wp:posOffset>219075</wp:posOffset>
                </wp:positionV>
                <wp:extent cx="1363980" cy="866775"/>
                <wp:effectExtent l="0" t="0" r="0" b="0"/>
                <wp:wrapTopAndBottom/>
                <wp:docPr id="7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8667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2EC3C8" w14:textId="4804AE1C" w:rsidR="009A1501" w:rsidRDefault="009A1501">
                            <w:pPr>
                              <w:pStyle w:val="BodyText"/>
                              <w:spacing w:before="68" w:line="242" w:lineRule="auto"/>
                              <w:ind w:left="331" w:right="85" w:hanging="143"/>
                            </w:pPr>
                            <w:r>
                              <w:t>Project QA Officer Benjamin Meyer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AC708" id="Text Box 31" o:spid="_x0000_s1044" type="#_x0000_t202" style="position:absolute;margin-left:148.55pt;margin-top:17.25pt;width:107.4pt;height:68.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" filled="f">
                <v:textbox inset="0,0,0,0">
                  <w:txbxContent>
                    <w:p w14:paraId="442EC3C8" w14:textId="4804AE1C" w:rsidR="009A1501" w:rsidRDefault="009A1501">
                      <w:pPr>
                        <w:pStyle w:val="BodyText"/>
                        <w:spacing w:before="68" w:line="242" w:lineRule="auto"/>
                        <w:ind w:left="331" w:right="85" w:hanging="143"/>
                      </w:pPr>
                      <w:r>
                        <w:t>Project QA Officer Benjamin Meyer</w:t>
                      </w:r>
                    </w:p>
                  </w:txbxContent>
                </v:textbox>
                <w10:wrap type="topAndBottom" anchorx="page"/>
              </v:shape>
            </w:pict>
          </mc:Fallback>
        </mc:AlternateContent>
      </w:r>
    </w:p>
    <w:p w14:paraId="4625E1F0" w14:textId="51E4632E" w:rsidR="000D14B5" w:rsidRDefault="000D14B5">
      <w:pPr>
        <w:pStyle w:val="BodyText"/>
        <w:rPr>
          <w:sz w:val="20"/>
        </w:rPr>
      </w:pPr>
    </w:p>
    <w:p w14:paraId="36598603" w14:textId="69B5DF06" w:rsidR="000D14B5" w:rsidRDefault="000D14B5">
      <w:pPr>
        <w:pStyle w:val="BodyText"/>
        <w:spacing w:before="9"/>
        <w:rPr>
          <w:sz w:val="21"/>
        </w:rPr>
      </w:pPr>
    </w:p>
    <w:p w14:paraId="6A4170CD" w14:textId="0F91CBF0" w:rsidR="00B515CF" w:rsidRDefault="00B515CF">
      <w:pPr>
        <w:pStyle w:val="BodyText"/>
        <w:spacing w:before="9"/>
        <w:rPr>
          <w:sz w:val="21"/>
        </w:rPr>
      </w:pPr>
      <w:r>
        <w:rPr>
          <w:noProof/>
        </w:rPr>
        <mc:AlternateContent>
          <mc:Choice Requires="wps">
            <w:drawing>
              <wp:anchor distT="0" distB="0" distL="0" distR="0" simplePos="0" relativeHeight="251673600" behindDoc="1" locked="0" layoutInCell="1" allowOverlap="1" wp14:anchorId="0829103A" wp14:editId="57FAF884">
                <wp:simplePos x="0" y="0"/>
                <wp:positionH relativeFrom="page">
                  <wp:posOffset>1898650</wp:posOffset>
                </wp:positionH>
                <wp:positionV relativeFrom="paragraph">
                  <wp:posOffset>212725</wp:posOffset>
                </wp:positionV>
                <wp:extent cx="1272540" cy="685800"/>
                <wp:effectExtent l="0" t="0" r="0" b="0"/>
                <wp:wrapTopAndBottom/>
                <wp:docPr id="7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6858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69D7B4" w14:textId="77777777" w:rsidR="009A1501" w:rsidRDefault="009A1501" w:rsidP="00B515CF">
                            <w:pPr>
                              <w:pStyle w:val="BodyText"/>
                              <w:spacing w:before="68" w:line="242" w:lineRule="auto"/>
                              <w:ind w:left="449" w:right="453" w:firstLine="306"/>
                            </w:pPr>
                            <w:r>
                              <w:t>Data Generation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9103A" id="Text Box 27" o:spid="_x0000_s1045" type="#_x0000_t202" style="position:absolute;margin-left:149.5pt;margin-top:16.75pt;width:100.2pt;height:5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" filled="f">
                <v:textbox inset="0,0,0,0">
                  <w:txbxContent>
                    <w:p w14:paraId="2569D7B4" w14:textId="77777777" w:rsidR="009A1501" w:rsidRDefault="009A1501" w:rsidP="00B515CF">
                      <w:pPr>
                        <w:pStyle w:val="BodyText"/>
                        <w:spacing w:before="68" w:line="242" w:lineRule="auto"/>
                        <w:ind w:left="449" w:right="453" w:firstLine="306"/>
                      </w:pPr>
                      <w:r>
                        <w:t>Data Generation</w:t>
                      </w:r>
                    </w:p>
                  </w:txbxContent>
                </v:textbox>
                <w10:wrap type="topAndBottom" anchorx="page"/>
              </v:shape>
            </w:pict>
          </mc:Fallback>
        </mc:AlternateContent>
      </w:r>
    </w:p>
    <w:p w14:paraId="13FBF128" w14:textId="02D56B74" w:rsidR="00B515CF" w:rsidRDefault="00B515CF">
      <w:pPr>
        <w:pStyle w:val="BodyText"/>
        <w:spacing w:before="9"/>
        <w:rPr>
          <w:sz w:val="21"/>
        </w:rPr>
      </w:pPr>
    </w:p>
    <w:p w14:paraId="39D2AC73" w14:textId="73B3F769" w:rsidR="00B515CF" w:rsidRDefault="00B515CF">
      <w:pPr>
        <w:pStyle w:val="BodyText"/>
        <w:spacing w:before="9"/>
        <w:rPr>
          <w:sz w:val="21"/>
        </w:rPr>
      </w:pPr>
    </w:p>
    <w:p w14:paraId="2D33C77D" w14:textId="710F3B21" w:rsidR="00B515CF" w:rsidRDefault="00B515CF">
      <w:pPr>
        <w:pStyle w:val="BodyText"/>
        <w:spacing w:before="9"/>
        <w:rPr>
          <w:sz w:val="21"/>
        </w:rPr>
      </w:pPr>
    </w:p>
    <w:p w14:paraId="3AB6ADAB" w14:textId="6A0E507D" w:rsidR="00B515CF" w:rsidRDefault="00B515CF">
      <w:pPr>
        <w:pStyle w:val="BodyText"/>
        <w:spacing w:before="9"/>
        <w:rPr>
          <w:sz w:val="21"/>
        </w:rPr>
      </w:pPr>
    </w:p>
    <w:p w14:paraId="2376E20E" w14:textId="56AD8423" w:rsidR="000D14B5" w:rsidRDefault="000D14B5">
      <w:pPr>
        <w:pStyle w:val="BodyText"/>
        <w:spacing w:before="2"/>
        <w:rPr>
          <w:sz w:val="7"/>
        </w:rPr>
      </w:pPr>
    </w:p>
    <w:p w14:paraId="3ED91D69" w14:textId="754B08C7" w:rsidR="00B515CF" w:rsidRDefault="00B515CF" w:rsidP="00B515CF">
      <w:pPr>
        <w:spacing w:before="90"/>
        <w:rPr>
          <w:b/>
          <w:sz w:val="24"/>
        </w:rPr>
      </w:pPr>
    </w:p>
    <w:p w14:paraId="5FC1F40A" w14:textId="77777777" w:rsidR="000D14B5" w:rsidRDefault="000D14B5">
      <w:pPr>
        <w:rPr>
          <w:sz w:val="24"/>
        </w:rPr>
        <w:sectPr w:rsidR="000D14B5">
          <w:pgSz w:w="11900" w:h="16840"/>
          <w:pgMar w:top="1620" w:right="940" w:bottom="940" w:left="1040" w:header="929" w:footer="744" w:gutter="0"/>
          <w:cols w:space="720"/>
        </w:sectPr>
      </w:pPr>
    </w:p>
    <w:p w14:paraId="2EBC0EEE" w14:textId="77777777" w:rsidR="000D14B5" w:rsidRDefault="009748A5">
      <w:pPr>
        <w:tabs>
          <w:tab w:val="left" w:pos="1407"/>
        </w:tabs>
        <w:spacing w:before="91"/>
        <w:ind w:left="688"/>
        <w:rPr>
          <w:b/>
          <w:sz w:val="24"/>
        </w:rPr>
      </w:pPr>
      <w:bookmarkStart w:id="257" w:name="C1._ASSESSMENTS_AND_RESPONSE_ACTIONS"/>
      <w:bookmarkEnd w:id="257"/>
      <w:r>
        <w:rPr>
          <w:b/>
          <w:sz w:val="24"/>
        </w:rPr>
        <w:lastRenderedPageBreak/>
        <w:t>C1.</w:t>
      </w:r>
      <w:r>
        <w:rPr>
          <w:b/>
          <w:sz w:val="24"/>
        </w:rPr>
        <w:tab/>
        <w:t>ASSESSMENTS AND RESPONSE</w:t>
      </w:r>
      <w:r>
        <w:rPr>
          <w:b/>
          <w:spacing w:val="-2"/>
          <w:sz w:val="24"/>
        </w:rPr>
        <w:t xml:space="preserve"> </w:t>
      </w:r>
      <w:r>
        <w:rPr>
          <w:b/>
          <w:sz w:val="24"/>
        </w:rPr>
        <w:t>ACTIONS</w:t>
      </w:r>
    </w:p>
    <w:p w14:paraId="7F959E7E" w14:textId="77777777" w:rsidR="000D14B5" w:rsidRDefault="000D14B5">
      <w:pPr>
        <w:pStyle w:val="BodyText"/>
        <w:spacing w:before="9"/>
        <w:rPr>
          <w:b/>
          <w:sz w:val="23"/>
        </w:rPr>
      </w:pPr>
    </w:p>
    <w:p w14:paraId="29EE4667" w14:textId="77777777" w:rsidR="000D14B5" w:rsidRDefault="009748A5">
      <w:pPr>
        <w:pStyle w:val="BodyText"/>
        <w:ind w:left="688"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pPr>
        <w:pStyle w:val="BodyText"/>
        <w:spacing w:before="1"/>
        <w:ind w:left="688"/>
      </w:pPr>
      <w:r>
        <w:rPr>
          <w:u w:val="single"/>
        </w:rPr>
        <w:t>Field Assessments (each pollutant)</w:t>
      </w:r>
    </w:p>
    <w:p w14:paraId="72683301" w14:textId="77777777" w:rsidR="000D14B5" w:rsidRDefault="009748A5">
      <w:pPr>
        <w:pStyle w:val="ListParagraph"/>
        <w:numPr>
          <w:ilvl w:val="3"/>
          <w:numId w:val="16"/>
        </w:numPr>
        <w:tabs>
          <w:tab w:val="left" w:pos="1407"/>
          <w:tab w:val="left" w:pos="1408"/>
        </w:tabs>
        <w:ind w:right="332"/>
        <w:rPr>
          <w:sz w:val="24"/>
        </w:rPr>
      </w:pPr>
      <w:r>
        <w:rPr>
          <w:sz w:val="24"/>
        </w:rPr>
        <w:t>Precision (replicate) sample measurements. Precision criteria are specified in Section A7, Tables 1 and</w:t>
      </w:r>
      <w:r>
        <w:rPr>
          <w:spacing w:val="-1"/>
          <w:sz w:val="24"/>
        </w:rPr>
        <w:t xml:space="preserve"> </w:t>
      </w:r>
      <w:r>
        <w:rPr>
          <w:sz w:val="24"/>
        </w:rPr>
        <w:t>5.</w:t>
      </w:r>
    </w:p>
    <w:p w14:paraId="22799D75" w14:textId="77777777" w:rsidR="000D14B5" w:rsidRDefault="009748A5">
      <w:pPr>
        <w:pStyle w:val="ListParagraph"/>
        <w:numPr>
          <w:ilvl w:val="3"/>
          <w:numId w:val="16"/>
        </w:numPr>
        <w:tabs>
          <w:tab w:val="left" w:pos="1407"/>
          <w:tab w:val="left" w:pos="1408"/>
        </w:tabs>
        <w:ind w:left="1407" w:right="320"/>
        <w:rPr>
          <w:sz w:val="24"/>
        </w:rPr>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E9A6127" w14:textId="77777777" w:rsidR="000D14B5" w:rsidRDefault="000D14B5">
      <w:pPr>
        <w:pStyle w:val="BodyText"/>
        <w:spacing w:before="9"/>
        <w:rPr>
          <w:sz w:val="23"/>
        </w:rPr>
      </w:pPr>
    </w:p>
    <w:p w14:paraId="738DF23A" w14:textId="77777777" w:rsidR="000D14B5" w:rsidRDefault="009748A5">
      <w:pPr>
        <w:pStyle w:val="BodyText"/>
        <w:ind w:left="688"/>
      </w:pPr>
      <w:r>
        <w:rPr>
          <w:u w:val="single"/>
        </w:rPr>
        <w:t>Field samples collected for subsequent laboratory analysis (each pollutant)</w:t>
      </w:r>
    </w:p>
    <w:p w14:paraId="27928BD7" w14:textId="77777777" w:rsidR="000D14B5" w:rsidRDefault="009748A5">
      <w:pPr>
        <w:pStyle w:val="ListParagraph"/>
        <w:numPr>
          <w:ilvl w:val="3"/>
          <w:numId w:val="16"/>
        </w:numPr>
        <w:tabs>
          <w:tab w:val="left" w:pos="1407"/>
          <w:tab w:val="left" w:pos="1408"/>
        </w:tabs>
        <w:spacing w:before="1"/>
        <w:ind w:left="1407" w:right="878"/>
        <w:rPr>
          <w:sz w:val="24"/>
        </w:rPr>
      </w:pPr>
      <w:r>
        <w:rPr>
          <w:sz w:val="24"/>
        </w:rPr>
        <w:t>Blind replicate samples for each pollutant to be measured. Precision criteria are specified in Section A7, Tables 2, 3 and</w:t>
      </w:r>
      <w:r>
        <w:rPr>
          <w:spacing w:val="-7"/>
          <w:sz w:val="24"/>
        </w:rPr>
        <w:t xml:space="preserve"> </w:t>
      </w:r>
      <w:r>
        <w:rPr>
          <w:sz w:val="24"/>
        </w:rPr>
        <w:t>4.</w:t>
      </w:r>
    </w:p>
    <w:p w14:paraId="3C0B78D1" w14:textId="77777777" w:rsidR="000D14B5" w:rsidRDefault="009748A5">
      <w:pPr>
        <w:pStyle w:val="ListParagraph"/>
        <w:numPr>
          <w:ilvl w:val="3"/>
          <w:numId w:val="16"/>
        </w:numPr>
        <w:tabs>
          <w:tab w:val="left" w:pos="1407"/>
          <w:tab w:val="left" w:pos="1408"/>
        </w:tabs>
        <w:ind w:left="1407" w:right="469"/>
        <w:rPr>
          <w:sz w:val="24"/>
        </w:rPr>
      </w:pPr>
      <w:r>
        <w:rPr>
          <w:sz w:val="24"/>
        </w:rPr>
        <w:t>Matrix spike duplicates (MSD) (assesses total measurement bias for project – both precision and accuracy). Frequency of MSDs is usually specified by the analytical method. Accuracy and precision of criteria for each pollutant and analytical method are specified in the project’s MQO table, see section</w:t>
      </w:r>
      <w:r>
        <w:rPr>
          <w:spacing w:val="-6"/>
          <w:sz w:val="24"/>
        </w:rPr>
        <w:t xml:space="preserve"> </w:t>
      </w:r>
      <w:r>
        <w:rPr>
          <w:sz w:val="24"/>
        </w:rPr>
        <w:t>A7.</w:t>
      </w:r>
    </w:p>
    <w:p w14:paraId="1F26CF3B" w14:textId="77777777" w:rsidR="000D14B5" w:rsidRDefault="009748A5">
      <w:pPr>
        <w:pStyle w:val="ListParagraph"/>
        <w:numPr>
          <w:ilvl w:val="3"/>
          <w:numId w:val="16"/>
        </w:numPr>
        <w:tabs>
          <w:tab w:val="left" w:pos="1407"/>
          <w:tab w:val="left" w:pos="1408"/>
        </w:tabs>
        <w:ind w:left="1407" w:right="446"/>
        <w:rPr>
          <w:sz w:val="24"/>
        </w:rPr>
      </w:pPr>
      <w:r>
        <w:rPr>
          <w:sz w:val="24"/>
        </w:rPr>
        <w:t>Matrix spike (MS) assess project accuracy are specified in the project’s MQO table, see section</w:t>
      </w:r>
      <w:r>
        <w:rPr>
          <w:spacing w:val="-3"/>
          <w:sz w:val="24"/>
        </w:rPr>
        <w:t xml:space="preserve"> </w:t>
      </w:r>
      <w:r>
        <w:rPr>
          <w:sz w:val="24"/>
        </w:rPr>
        <w:t>A7.</w:t>
      </w:r>
    </w:p>
    <w:p w14:paraId="2EE8D417" w14:textId="77777777" w:rsidR="000D14B5" w:rsidRDefault="000D14B5">
      <w:pPr>
        <w:pStyle w:val="BodyText"/>
        <w:spacing w:before="8"/>
        <w:rPr>
          <w:sz w:val="23"/>
        </w:rPr>
      </w:pPr>
    </w:p>
    <w:p w14:paraId="351D3F09" w14:textId="77777777" w:rsidR="000D14B5" w:rsidRDefault="009748A5">
      <w:pPr>
        <w:pStyle w:val="BodyText"/>
        <w:ind w:left="1048"/>
      </w:pPr>
      <w:r>
        <w:rPr>
          <w:u w:val="single"/>
        </w:rPr>
        <w:t>On-Site Assessments</w:t>
      </w:r>
    </w:p>
    <w:p w14:paraId="3E081D74" w14:textId="77777777" w:rsidR="000D14B5" w:rsidRDefault="009748A5">
      <w:pPr>
        <w:pStyle w:val="ListParagraph"/>
        <w:numPr>
          <w:ilvl w:val="3"/>
          <w:numId w:val="16"/>
        </w:numPr>
        <w:tabs>
          <w:tab w:val="left" w:pos="1407"/>
          <w:tab w:val="left" w:pos="1408"/>
        </w:tabs>
        <w:spacing w:before="1"/>
        <w:ind w:left="1407" w:right="285"/>
        <w:rPr>
          <w:sz w:val="24"/>
        </w:rPr>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585EB52B" w14:textId="77777777" w:rsidR="000D14B5" w:rsidRDefault="009748A5">
      <w:pPr>
        <w:pStyle w:val="ListParagraph"/>
        <w:numPr>
          <w:ilvl w:val="3"/>
          <w:numId w:val="16"/>
        </w:numPr>
        <w:tabs>
          <w:tab w:val="left" w:pos="1407"/>
          <w:tab w:val="left" w:pos="1408"/>
        </w:tabs>
        <w:spacing w:line="293" w:lineRule="exact"/>
        <w:ind w:hanging="361"/>
        <w:rPr>
          <w:sz w:val="24"/>
        </w:rPr>
      </w:pPr>
      <w:r>
        <w:rPr>
          <w:sz w:val="24"/>
        </w:rPr>
        <w:t>Audit of project field measurement data</w:t>
      </w:r>
      <w:r>
        <w:rPr>
          <w:spacing w:val="-2"/>
          <w:sz w:val="24"/>
        </w:rPr>
        <w:t xml:space="preserve"> </w:t>
      </w:r>
      <w:r>
        <w:rPr>
          <w:sz w:val="24"/>
        </w:rPr>
        <w:t>results.</w:t>
      </w:r>
    </w:p>
    <w:p w14:paraId="44591E25" w14:textId="77777777" w:rsidR="000D14B5" w:rsidRDefault="000D14B5">
      <w:pPr>
        <w:pStyle w:val="BodyText"/>
        <w:spacing w:before="10"/>
        <w:rPr>
          <w:sz w:val="23"/>
        </w:rPr>
      </w:pPr>
    </w:p>
    <w:p w14:paraId="29E63E05" w14:textId="77777777" w:rsidR="000D14B5" w:rsidRDefault="009748A5">
      <w:pPr>
        <w:pStyle w:val="BodyText"/>
        <w:spacing w:before="1"/>
        <w:ind w:left="1048"/>
      </w:pPr>
      <w:r>
        <w:rPr>
          <w:u w:val="single"/>
        </w:rPr>
        <w:t>Project Data Assessments</w:t>
      </w:r>
    </w:p>
    <w:p w14:paraId="00E611B9" w14:textId="77777777" w:rsidR="000D14B5" w:rsidRDefault="009748A5">
      <w:pPr>
        <w:pStyle w:val="ListParagraph"/>
        <w:numPr>
          <w:ilvl w:val="3"/>
          <w:numId w:val="16"/>
        </w:numPr>
        <w:tabs>
          <w:tab w:val="left" w:pos="1407"/>
          <w:tab w:val="left" w:pos="1408"/>
        </w:tabs>
        <w:ind w:left="1407" w:right="360"/>
        <w:rPr>
          <w:sz w:val="24"/>
        </w:rPr>
      </w:pPr>
      <w:r>
        <w:rPr>
          <w:sz w:val="24"/>
        </w:rPr>
        <w:t>QA review (verification and validation) of Monitoring Data. Recommended QA coverage is 100% QA for data entered by hand. A 10% QA is recommended for data copy/pasted or downloaded from a</w:t>
      </w:r>
      <w:r>
        <w:rPr>
          <w:spacing w:val="-5"/>
          <w:sz w:val="24"/>
        </w:rPr>
        <w:t xml:space="preserve"> </w:t>
      </w:r>
      <w:r>
        <w:rPr>
          <w:sz w:val="24"/>
        </w:rPr>
        <w:t>database.</w:t>
      </w:r>
    </w:p>
    <w:p w14:paraId="154299C3" w14:textId="77777777" w:rsidR="000D14B5" w:rsidRDefault="009748A5">
      <w:pPr>
        <w:pStyle w:val="ListParagraph"/>
        <w:numPr>
          <w:ilvl w:val="3"/>
          <w:numId w:val="16"/>
        </w:numPr>
        <w:tabs>
          <w:tab w:val="left" w:pos="1407"/>
          <w:tab w:val="left" w:pos="1408"/>
        </w:tabs>
        <w:ind w:left="1407" w:right="371"/>
        <w:rPr>
          <w:sz w:val="24"/>
        </w:rPr>
      </w:pPr>
      <w:r>
        <w:rPr>
          <w:sz w:val="24"/>
        </w:rPr>
        <w:t>Calculation of monitoring project’s overall achieved precision, accuracy and data completeness compared to QAPP defined precision, accuracy and data completeness goals.</w:t>
      </w:r>
    </w:p>
    <w:p w14:paraId="3711801E" w14:textId="77777777" w:rsidR="000D14B5" w:rsidRDefault="000D14B5">
      <w:pPr>
        <w:pStyle w:val="BodyText"/>
        <w:spacing w:before="11"/>
        <w:rPr>
          <w:sz w:val="23"/>
        </w:rPr>
      </w:pPr>
    </w:p>
    <w:p w14:paraId="356CDFAB" w14:textId="7E8929C6" w:rsidR="000D14B5" w:rsidRDefault="009748A5">
      <w:pPr>
        <w:pStyle w:val="Heading2"/>
        <w:ind w:left="687"/>
      </w:pPr>
      <w:bookmarkStart w:id="258" w:name="_Toc96073981"/>
      <w:r>
        <w:t xml:space="preserve">Agency Baseline </w:t>
      </w:r>
      <w:del w:id="259" w:author="Benjamin Meyer" w:date="2022-07-19T14:33:00Z">
        <w:r w:rsidDel="00434CF1">
          <w:delText xml:space="preserve">and Metals </w:delText>
        </w:r>
      </w:del>
      <w:r>
        <w:t>Monitoring</w:t>
      </w:r>
      <w:bookmarkEnd w:id="258"/>
    </w:p>
    <w:p w14:paraId="2CCD8055" w14:textId="77777777" w:rsidR="000D14B5" w:rsidRDefault="009748A5">
      <w:pPr>
        <w:pStyle w:val="BodyText"/>
        <w:ind w:left="687" w:right="316"/>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p>
    <w:p w14:paraId="62C11538" w14:textId="77777777" w:rsidR="000D14B5" w:rsidRDefault="000D14B5">
      <w:pPr>
        <w:sectPr w:rsidR="000D14B5">
          <w:pgSz w:w="11900" w:h="16840"/>
          <w:pgMar w:top="1620" w:right="940" w:bottom="940" w:left="1040" w:header="929" w:footer="744" w:gutter="0"/>
          <w:cols w:space="720"/>
        </w:sectPr>
      </w:pPr>
    </w:p>
    <w:p w14:paraId="2457E51B" w14:textId="77777777" w:rsidR="000D14B5" w:rsidRDefault="000D14B5">
      <w:pPr>
        <w:pStyle w:val="BodyText"/>
        <w:spacing w:before="10"/>
        <w:rPr>
          <w:sz w:val="23"/>
        </w:rPr>
      </w:pPr>
    </w:p>
    <w:p w14:paraId="5AFCF587" w14:textId="77777777" w:rsidR="000D14B5" w:rsidRDefault="009748A5">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pPr>
        <w:pStyle w:val="BodyText"/>
        <w:spacing w:before="1"/>
        <w:ind w:left="688" w:right="394"/>
      </w:pPr>
      <w:r>
        <w:t>The Technical Advisory Committee (Appendix A) will review this QAPP and the overall project design bi-annually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6EFDB180" w:rsidR="000D14B5" w:rsidRDefault="009748A5">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del w:id="260" w:author="Benjamin Meyer" w:date="2023-01-05T16:45:00Z">
        <w:r w:rsidDel="00646D5A">
          <w:delText>When conducting assessments specifically for zinc and copper, exceedances in levels of these dissolved metals will be addressed with ADEC.</w:delText>
        </w:r>
      </w:del>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43F0D796" w:rsidR="000D14B5" w:rsidRDefault="009748A5">
      <w:pPr>
        <w:pStyle w:val="Heading1"/>
        <w:tabs>
          <w:tab w:val="left" w:pos="1407"/>
        </w:tabs>
      </w:pPr>
      <w:bookmarkStart w:id="261" w:name="C2._QA_REPORTS_to_Management"/>
      <w:bookmarkStart w:id="262" w:name="_Toc96073982"/>
      <w:bookmarkEnd w:id="261"/>
      <w:r>
        <w:t>C2.</w:t>
      </w:r>
      <w:r>
        <w:tab/>
        <w:t>QA REPORTS to</w:t>
      </w:r>
      <w:r>
        <w:rPr>
          <w:spacing w:val="-3"/>
        </w:rPr>
        <w:t xml:space="preserve"> </w:t>
      </w:r>
      <w:r>
        <w:t>Management</w:t>
      </w:r>
      <w:bookmarkEnd w:id="262"/>
    </w:p>
    <w:p w14:paraId="1F158F03" w14:textId="77777777" w:rsidR="000D14B5" w:rsidRDefault="000D14B5">
      <w:pPr>
        <w:pStyle w:val="BodyText"/>
        <w:spacing w:before="9"/>
        <w:rPr>
          <w:b/>
          <w:sz w:val="23"/>
        </w:rPr>
      </w:pPr>
    </w:p>
    <w:p w14:paraId="191C293A" w14:textId="77777777" w:rsidR="000D14B5" w:rsidRDefault="009748A5">
      <w:pPr>
        <w:pStyle w:val="BodyText"/>
        <w:ind w:left="687" w:right="761"/>
      </w:pPr>
      <w:r>
        <w:t>Annually a QA summary report will be produced and submitted to the Project Manager, ADEC Project Manager and ADEC QA Officer. QA summary report to include the following:</w:t>
      </w:r>
    </w:p>
    <w:p w14:paraId="68666651" w14:textId="77777777" w:rsidR="000D14B5" w:rsidRDefault="009748A5">
      <w:pPr>
        <w:pStyle w:val="ListParagraph"/>
        <w:numPr>
          <w:ilvl w:val="3"/>
          <w:numId w:val="16"/>
        </w:numPr>
        <w:tabs>
          <w:tab w:val="left" w:pos="1407"/>
          <w:tab w:val="left" w:pos="1408"/>
        </w:tabs>
        <w:spacing w:before="1"/>
        <w:ind w:left="1407" w:right="492"/>
        <w:rPr>
          <w:sz w:val="24"/>
        </w:rPr>
      </w:pPr>
      <w:r>
        <w:rPr>
          <w:sz w:val="24"/>
        </w:rPr>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sz w:val="24"/>
        </w:rPr>
        <w:t xml:space="preserve"> </w:t>
      </w:r>
      <w:r>
        <w:rPr>
          <w:sz w:val="24"/>
        </w:rPr>
        <w:t>objectives.</w:t>
      </w:r>
    </w:p>
    <w:p w14:paraId="3B701FDF" w14:textId="77777777" w:rsidR="000D14B5" w:rsidRDefault="009748A5">
      <w:pPr>
        <w:pStyle w:val="ListParagraph"/>
        <w:numPr>
          <w:ilvl w:val="3"/>
          <w:numId w:val="16"/>
        </w:numPr>
        <w:tabs>
          <w:tab w:val="left" w:pos="1407"/>
          <w:tab w:val="left" w:pos="1408"/>
        </w:tabs>
        <w:spacing w:line="292" w:lineRule="exact"/>
        <w:ind w:hanging="361"/>
        <w:rPr>
          <w:sz w:val="24"/>
        </w:rPr>
      </w:pPr>
      <w:r>
        <w:rPr>
          <w:sz w:val="24"/>
        </w:rPr>
        <w:t>Precision assements and Precision Table listing for each</w:t>
      </w:r>
      <w:r>
        <w:rPr>
          <w:spacing w:val="-3"/>
          <w:sz w:val="24"/>
        </w:rPr>
        <w:t xml:space="preserve"> </w:t>
      </w:r>
      <w:r>
        <w:rPr>
          <w:sz w:val="24"/>
        </w:rPr>
        <w:t>analyte--</w:t>
      </w:r>
    </w:p>
    <w:p w14:paraId="57837DCF" w14:textId="77777777" w:rsidR="000D14B5" w:rsidRDefault="009748A5">
      <w:pPr>
        <w:pStyle w:val="ListParagraph"/>
        <w:numPr>
          <w:ilvl w:val="4"/>
          <w:numId w:val="16"/>
        </w:numPr>
        <w:tabs>
          <w:tab w:val="left" w:pos="1768"/>
        </w:tabs>
        <w:spacing w:line="275" w:lineRule="exact"/>
        <w:ind w:hanging="361"/>
        <w:rPr>
          <w:sz w:val="24"/>
        </w:rPr>
      </w:pPr>
      <w:r>
        <w:rPr>
          <w:sz w:val="24"/>
        </w:rPr>
        <w:t>All field replicate sample pairs (even if sample values are</w:t>
      </w:r>
      <w:r>
        <w:rPr>
          <w:spacing w:val="-11"/>
          <w:sz w:val="24"/>
        </w:rPr>
        <w:t xml:space="preserve"> </w:t>
      </w:r>
      <w:r>
        <w:rPr>
          <w:sz w:val="24"/>
        </w:rPr>
        <w:t>qualified).</w:t>
      </w:r>
    </w:p>
    <w:p w14:paraId="6A7E5932" w14:textId="77777777" w:rsidR="000D14B5" w:rsidRDefault="009748A5">
      <w:pPr>
        <w:pStyle w:val="ListParagraph"/>
        <w:numPr>
          <w:ilvl w:val="4"/>
          <w:numId w:val="16"/>
        </w:numPr>
        <w:tabs>
          <w:tab w:val="left" w:pos="1768"/>
        </w:tabs>
        <w:ind w:hanging="361"/>
        <w:rPr>
          <w:sz w:val="24"/>
        </w:rPr>
      </w:pPr>
      <w:r>
        <w:rPr>
          <w:sz w:val="24"/>
        </w:rPr>
        <w:t>Sample collection date of respective field replicate sample</w:t>
      </w:r>
      <w:r>
        <w:rPr>
          <w:spacing w:val="-5"/>
          <w:sz w:val="24"/>
        </w:rPr>
        <w:t xml:space="preserve"> </w:t>
      </w:r>
      <w:r>
        <w:rPr>
          <w:sz w:val="24"/>
        </w:rPr>
        <w:t>pairs.</w:t>
      </w:r>
    </w:p>
    <w:p w14:paraId="0C30BBB1" w14:textId="77777777" w:rsidR="000D14B5" w:rsidRDefault="009748A5">
      <w:pPr>
        <w:pStyle w:val="ListParagraph"/>
        <w:numPr>
          <w:ilvl w:val="4"/>
          <w:numId w:val="16"/>
        </w:numPr>
        <w:tabs>
          <w:tab w:val="left" w:pos="1768"/>
        </w:tabs>
        <w:ind w:left="1767" w:right="341"/>
        <w:rPr>
          <w:sz w:val="24"/>
        </w:rPr>
      </w:pPr>
      <w:r>
        <w:rPr>
          <w:sz w:val="24"/>
        </w:rPr>
        <w:t>Calculated individual precision of each paired field replicate where both values ≥ analyte specific practical quantification limit/reporting limit (PQL or RL). Use algorithm</w:t>
      </w:r>
      <w:r>
        <w:rPr>
          <w:spacing w:val="-3"/>
          <w:sz w:val="24"/>
        </w:rPr>
        <w:t xml:space="preserve"> </w:t>
      </w:r>
      <w:r>
        <w:rPr>
          <w:sz w:val="24"/>
        </w:rPr>
        <w:t>below.</w:t>
      </w:r>
    </w:p>
    <w:p w14:paraId="449D37B0" w14:textId="77777777" w:rsidR="000D14B5" w:rsidRDefault="009748A5">
      <w:pPr>
        <w:pStyle w:val="ListParagraph"/>
        <w:numPr>
          <w:ilvl w:val="4"/>
          <w:numId w:val="16"/>
        </w:numPr>
        <w:tabs>
          <w:tab w:val="left" w:pos="1768"/>
        </w:tabs>
        <w:ind w:hanging="361"/>
        <w:rPr>
          <w:sz w:val="24"/>
        </w:rPr>
      </w:pPr>
      <w:r>
        <w:rPr>
          <w:sz w:val="24"/>
        </w:rPr>
        <w:t>Calculated overall precision project precision where both values ≥</w:t>
      </w:r>
      <w:r>
        <w:rPr>
          <w:spacing w:val="-6"/>
          <w:sz w:val="24"/>
        </w:rPr>
        <w:t xml:space="preserve"> </w:t>
      </w:r>
      <w:r>
        <w:rPr>
          <w:sz w:val="24"/>
        </w:rPr>
        <w:t>analyte</w:t>
      </w:r>
    </w:p>
    <w:p w14:paraId="5E6E323A" w14:textId="77777777" w:rsidR="000D14B5" w:rsidRDefault="009748A5">
      <w:pPr>
        <w:pStyle w:val="BodyText"/>
        <w:ind w:left="1767"/>
      </w:pPr>
      <w:r>
        <w:t>specific PQL or RL. Use algorithm below.</w:t>
      </w:r>
    </w:p>
    <w:p w14:paraId="4489CC5D" w14:textId="77777777" w:rsidR="000D14B5" w:rsidRDefault="009748A5">
      <w:pPr>
        <w:pStyle w:val="ListParagraph"/>
        <w:numPr>
          <w:ilvl w:val="4"/>
          <w:numId w:val="16"/>
        </w:numPr>
        <w:tabs>
          <w:tab w:val="left" w:pos="1768"/>
        </w:tabs>
        <w:ind w:hanging="361"/>
        <w:rPr>
          <w:sz w:val="24"/>
        </w:rPr>
      </w:pPr>
      <w:r>
        <w:rPr>
          <w:sz w:val="24"/>
        </w:rPr>
        <w:t>QAPP specified Precision Measurement Quality Objective</w:t>
      </w:r>
      <w:r>
        <w:rPr>
          <w:spacing w:val="-7"/>
          <w:sz w:val="24"/>
        </w:rPr>
        <w:t xml:space="preserve"> </w:t>
      </w:r>
      <w:r>
        <w:rPr>
          <w:sz w:val="24"/>
        </w:rPr>
        <w:t>(MQO)</w:t>
      </w:r>
    </w:p>
    <w:p w14:paraId="7571D7D6" w14:textId="77777777" w:rsidR="000D14B5" w:rsidRDefault="009748A5">
      <w:pPr>
        <w:pStyle w:val="ListParagraph"/>
        <w:numPr>
          <w:ilvl w:val="3"/>
          <w:numId w:val="16"/>
        </w:numPr>
        <w:tabs>
          <w:tab w:val="left" w:pos="1407"/>
          <w:tab w:val="left" w:pos="1408"/>
        </w:tabs>
        <w:spacing w:before="1"/>
        <w:ind w:left="1407" w:right="687"/>
        <w:rPr>
          <w:sz w:val="24"/>
        </w:rPr>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2B721498" w14:textId="77777777" w:rsidR="000D14B5" w:rsidRDefault="009748A5">
      <w:pPr>
        <w:pStyle w:val="ListParagraph"/>
        <w:numPr>
          <w:ilvl w:val="4"/>
          <w:numId w:val="16"/>
        </w:numPr>
        <w:tabs>
          <w:tab w:val="left" w:pos="1768"/>
        </w:tabs>
        <w:spacing w:line="274" w:lineRule="exact"/>
        <w:ind w:hanging="361"/>
        <w:rPr>
          <w:sz w:val="24"/>
        </w:rPr>
      </w:pPr>
      <w:r>
        <w:rPr>
          <w:sz w:val="24"/>
        </w:rPr>
        <w:t>Sample spiked and unspiked</w:t>
      </w:r>
      <w:r>
        <w:rPr>
          <w:spacing w:val="-1"/>
          <w:sz w:val="24"/>
        </w:rPr>
        <w:t xml:space="preserve"> </w:t>
      </w:r>
      <w:r>
        <w:rPr>
          <w:sz w:val="24"/>
        </w:rPr>
        <w:t>results</w:t>
      </w:r>
    </w:p>
    <w:p w14:paraId="528CDBC4" w14:textId="77777777" w:rsidR="000D14B5" w:rsidRDefault="009748A5">
      <w:pPr>
        <w:pStyle w:val="ListParagraph"/>
        <w:numPr>
          <w:ilvl w:val="4"/>
          <w:numId w:val="16"/>
        </w:numPr>
        <w:tabs>
          <w:tab w:val="left" w:pos="1768"/>
        </w:tabs>
        <w:ind w:hanging="361"/>
        <w:rPr>
          <w:sz w:val="24"/>
        </w:rPr>
      </w:pPr>
      <w:r>
        <w:rPr>
          <w:sz w:val="24"/>
        </w:rPr>
        <w:t>Date of analysis of sample and spiked</w:t>
      </w:r>
      <w:r>
        <w:rPr>
          <w:spacing w:val="-3"/>
          <w:sz w:val="24"/>
        </w:rPr>
        <w:t xml:space="preserve"> </w:t>
      </w:r>
      <w:r>
        <w:rPr>
          <w:sz w:val="24"/>
        </w:rPr>
        <w:t>sample</w:t>
      </w:r>
    </w:p>
    <w:p w14:paraId="00D7D229" w14:textId="77777777" w:rsidR="000D14B5" w:rsidRDefault="009748A5">
      <w:pPr>
        <w:pStyle w:val="ListParagraph"/>
        <w:numPr>
          <w:ilvl w:val="4"/>
          <w:numId w:val="16"/>
        </w:numPr>
        <w:tabs>
          <w:tab w:val="left" w:pos="1768"/>
        </w:tabs>
        <w:ind w:hanging="361"/>
        <w:rPr>
          <w:sz w:val="24"/>
        </w:rPr>
      </w:pPr>
      <w:r>
        <w:rPr>
          <w:sz w:val="24"/>
        </w:rPr>
        <w:t>Per cent (%) sample spike</w:t>
      </w:r>
      <w:r>
        <w:rPr>
          <w:spacing w:val="-3"/>
          <w:sz w:val="24"/>
        </w:rPr>
        <w:t xml:space="preserve"> </w:t>
      </w:r>
      <w:r>
        <w:rPr>
          <w:sz w:val="24"/>
        </w:rPr>
        <w:t>recovery</w:t>
      </w:r>
    </w:p>
    <w:p w14:paraId="72A62E35" w14:textId="77777777" w:rsidR="000D14B5" w:rsidRDefault="009748A5">
      <w:pPr>
        <w:pStyle w:val="ListParagraph"/>
        <w:numPr>
          <w:ilvl w:val="4"/>
          <w:numId w:val="16"/>
        </w:numPr>
        <w:tabs>
          <w:tab w:val="left" w:pos="1768"/>
        </w:tabs>
        <w:ind w:hanging="361"/>
        <w:rPr>
          <w:sz w:val="24"/>
        </w:rPr>
      </w:pPr>
      <w:r>
        <w:rPr>
          <w:sz w:val="24"/>
        </w:rPr>
        <w:t>Sample unspiked and spike duplicate</w:t>
      </w:r>
      <w:r>
        <w:rPr>
          <w:spacing w:val="-1"/>
          <w:sz w:val="24"/>
        </w:rPr>
        <w:t xml:space="preserve"> </w:t>
      </w:r>
      <w:r>
        <w:rPr>
          <w:sz w:val="24"/>
        </w:rPr>
        <w:t>results</w:t>
      </w:r>
    </w:p>
    <w:p w14:paraId="6C4793C0" w14:textId="77777777" w:rsidR="000D14B5" w:rsidRDefault="009748A5">
      <w:pPr>
        <w:pStyle w:val="ListParagraph"/>
        <w:numPr>
          <w:ilvl w:val="4"/>
          <w:numId w:val="16"/>
        </w:numPr>
        <w:tabs>
          <w:tab w:val="left" w:pos="1768"/>
        </w:tabs>
        <w:ind w:hanging="361"/>
        <w:rPr>
          <w:sz w:val="24"/>
        </w:rPr>
      </w:pPr>
      <w:r>
        <w:rPr>
          <w:sz w:val="24"/>
        </w:rPr>
        <w:t>Date of analysis of dup sample and dup spiked</w:t>
      </w:r>
      <w:r>
        <w:rPr>
          <w:spacing w:val="-3"/>
          <w:sz w:val="24"/>
        </w:rPr>
        <w:t xml:space="preserve"> </w:t>
      </w:r>
      <w:r>
        <w:rPr>
          <w:sz w:val="24"/>
        </w:rPr>
        <w:t>sample</w:t>
      </w:r>
    </w:p>
    <w:p w14:paraId="10FC12BB" w14:textId="77777777" w:rsidR="000D14B5" w:rsidRDefault="009748A5">
      <w:pPr>
        <w:pStyle w:val="ListParagraph"/>
        <w:numPr>
          <w:ilvl w:val="4"/>
          <w:numId w:val="16"/>
        </w:numPr>
        <w:tabs>
          <w:tab w:val="left" w:pos="1768"/>
        </w:tabs>
        <w:ind w:hanging="361"/>
        <w:rPr>
          <w:sz w:val="24"/>
        </w:rPr>
      </w:pPr>
      <w:r>
        <w:rPr>
          <w:sz w:val="24"/>
        </w:rPr>
        <w:t>% sample spike duplicate</w:t>
      </w:r>
      <w:r>
        <w:rPr>
          <w:spacing w:val="-1"/>
          <w:sz w:val="24"/>
        </w:rPr>
        <w:t xml:space="preserve"> </w:t>
      </w:r>
      <w:r>
        <w:rPr>
          <w:sz w:val="24"/>
        </w:rPr>
        <w:t>recovery</w:t>
      </w:r>
    </w:p>
    <w:p w14:paraId="31674BA7" w14:textId="77777777" w:rsidR="000D14B5" w:rsidRDefault="009748A5">
      <w:pPr>
        <w:pStyle w:val="ListParagraph"/>
        <w:numPr>
          <w:ilvl w:val="4"/>
          <w:numId w:val="16"/>
        </w:numPr>
        <w:tabs>
          <w:tab w:val="left" w:pos="1768"/>
        </w:tabs>
        <w:ind w:hanging="361"/>
        <w:rPr>
          <w:sz w:val="24"/>
        </w:rPr>
      </w:pPr>
      <w:r>
        <w:rPr>
          <w:sz w:val="24"/>
        </w:rPr>
        <w:t>Sample spiked duplicate</w:t>
      </w:r>
      <w:r>
        <w:rPr>
          <w:spacing w:val="-2"/>
          <w:sz w:val="24"/>
        </w:rPr>
        <w:t xml:space="preserve"> </w:t>
      </w:r>
      <w:r>
        <w:rPr>
          <w:sz w:val="24"/>
        </w:rPr>
        <w:t>RPD</w:t>
      </w:r>
    </w:p>
    <w:p w14:paraId="62CE1697" w14:textId="77777777" w:rsidR="000D14B5" w:rsidRDefault="009748A5">
      <w:pPr>
        <w:pStyle w:val="ListParagraph"/>
        <w:numPr>
          <w:ilvl w:val="4"/>
          <w:numId w:val="16"/>
        </w:numPr>
        <w:tabs>
          <w:tab w:val="left" w:pos="1768"/>
        </w:tabs>
        <w:ind w:hanging="361"/>
        <w:rPr>
          <w:sz w:val="24"/>
        </w:rPr>
      </w:pPr>
      <w:r>
        <w:rPr>
          <w:sz w:val="24"/>
        </w:rPr>
        <w:t>QAPP specified Accuracy</w:t>
      </w:r>
      <w:r>
        <w:rPr>
          <w:spacing w:val="-2"/>
          <w:sz w:val="24"/>
        </w:rPr>
        <w:t xml:space="preserve"> </w:t>
      </w:r>
      <w:r>
        <w:rPr>
          <w:sz w:val="24"/>
        </w:rPr>
        <w:t>MQO</w:t>
      </w:r>
    </w:p>
    <w:p w14:paraId="17457F4A" w14:textId="77777777" w:rsidR="000D14B5" w:rsidRDefault="009748A5">
      <w:pPr>
        <w:pStyle w:val="BodyText"/>
        <w:ind w:left="2128"/>
      </w:pPr>
      <w:r>
        <w:t>Note: Accuracy for spiked sample results is determined by calculation per</w:t>
      </w:r>
    </w:p>
    <w:p w14:paraId="60310AF4" w14:textId="77777777" w:rsidR="000D14B5" w:rsidRDefault="000D14B5">
      <w:pPr>
        <w:sectPr w:rsidR="000D14B5">
          <w:pgSz w:w="11900" w:h="16840"/>
          <w:pgMar w:top="1620" w:right="940" w:bottom="940" w:left="1040" w:header="929" w:footer="744" w:gutter="0"/>
          <w:cols w:space="720"/>
        </w:sectPr>
      </w:pPr>
    </w:p>
    <w:p w14:paraId="547E2102" w14:textId="77777777" w:rsidR="000D14B5" w:rsidRDefault="009748A5">
      <w:pPr>
        <w:pStyle w:val="BodyText"/>
        <w:spacing w:before="89"/>
        <w:ind w:left="2128" w:right="234"/>
      </w:pPr>
      <w:r>
        <w:lastRenderedPageBreak/>
        <w:t>cent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Default="000D14B5">
      <w:pPr>
        <w:pStyle w:val="BodyText"/>
        <w:spacing w:before="11"/>
        <w:rPr>
          <w:sz w:val="23"/>
        </w:rPr>
      </w:pPr>
    </w:p>
    <w:p w14:paraId="3F487F5F" w14:textId="77777777" w:rsidR="000D14B5" w:rsidRDefault="009748A5">
      <w:pPr>
        <w:pStyle w:val="ListParagraph"/>
        <w:numPr>
          <w:ilvl w:val="3"/>
          <w:numId w:val="16"/>
        </w:numPr>
        <w:tabs>
          <w:tab w:val="left" w:pos="1407"/>
          <w:tab w:val="left" w:pos="1408"/>
        </w:tabs>
        <w:ind w:right="831"/>
        <w:rPr>
          <w:sz w:val="24"/>
        </w:rPr>
      </w:pPr>
      <w:r>
        <w:rPr>
          <w:sz w:val="24"/>
        </w:rPr>
        <w:t>Data Completeness Assessment—Data Completeness Table listing each analyte measured the following:</w:t>
      </w:r>
      <w:r>
        <w:rPr>
          <w:spacing w:val="-2"/>
          <w:sz w:val="24"/>
        </w:rPr>
        <w:t xml:space="preserve"> </w:t>
      </w:r>
      <w:r>
        <w:rPr>
          <w:sz w:val="24"/>
        </w:rPr>
        <w:t>following:</w:t>
      </w:r>
    </w:p>
    <w:p w14:paraId="5B4B32FB" w14:textId="77777777" w:rsidR="000D14B5" w:rsidRDefault="009748A5">
      <w:pPr>
        <w:pStyle w:val="ListParagraph"/>
        <w:numPr>
          <w:ilvl w:val="4"/>
          <w:numId w:val="16"/>
        </w:numPr>
        <w:tabs>
          <w:tab w:val="left" w:pos="1768"/>
        </w:tabs>
        <w:spacing w:line="274" w:lineRule="exact"/>
        <w:rPr>
          <w:sz w:val="24"/>
        </w:rPr>
      </w:pPr>
      <w:r>
        <w:rPr>
          <w:sz w:val="24"/>
        </w:rPr>
        <w:t>Number of samples scheduled to be collected/analyzed as specified in the</w:t>
      </w:r>
      <w:r>
        <w:rPr>
          <w:spacing w:val="-17"/>
          <w:sz w:val="24"/>
        </w:rPr>
        <w:t xml:space="preserve"> </w:t>
      </w:r>
      <w:r>
        <w:rPr>
          <w:sz w:val="24"/>
        </w:rPr>
        <w:t>QAPP.</w:t>
      </w:r>
    </w:p>
    <w:p w14:paraId="6EEFAE5B" w14:textId="77777777" w:rsidR="000D14B5" w:rsidRDefault="009748A5">
      <w:pPr>
        <w:pStyle w:val="ListParagraph"/>
        <w:numPr>
          <w:ilvl w:val="4"/>
          <w:numId w:val="16"/>
        </w:numPr>
        <w:tabs>
          <w:tab w:val="left" w:pos="1768"/>
        </w:tabs>
        <w:ind w:hanging="361"/>
        <w:rPr>
          <w:sz w:val="24"/>
        </w:rPr>
      </w:pPr>
      <w:r>
        <w:rPr>
          <w:sz w:val="24"/>
        </w:rPr>
        <w:t>Number of samples collected/analyzed and reported as valid</w:t>
      </w:r>
      <w:r>
        <w:rPr>
          <w:spacing w:val="-4"/>
          <w:sz w:val="24"/>
        </w:rPr>
        <w:t xml:space="preserve"> </w:t>
      </w:r>
      <w:r>
        <w:rPr>
          <w:sz w:val="24"/>
        </w:rPr>
        <w:t>data.</w:t>
      </w:r>
    </w:p>
    <w:p w14:paraId="7C00DDD4" w14:textId="77777777" w:rsidR="000D14B5" w:rsidRDefault="009748A5">
      <w:pPr>
        <w:pStyle w:val="ListParagraph"/>
        <w:numPr>
          <w:ilvl w:val="4"/>
          <w:numId w:val="16"/>
        </w:numPr>
        <w:tabs>
          <w:tab w:val="left" w:pos="1768"/>
        </w:tabs>
        <w:ind w:hanging="361"/>
        <w:rPr>
          <w:sz w:val="24"/>
        </w:rPr>
      </w:pPr>
      <w:r>
        <w:rPr>
          <w:sz w:val="24"/>
        </w:rPr>
        <w:t>QAPP required Data Completeness</w:t>
      </w:r>
      <w:r>
        <w:rPr>
          <w:spacing w:val="-3"/>
          <w:sz w:val="24"/>
        </w:rPr>
        <w:t xml:space="preserve"> </w:t>
      </w:r>
      <w:r>
        <w:rPr>
          <w:sz w:val="24"/>
        </w:rPr>
        <w:t>requirement.</w:t>
      </w:r>
    </w:p>
    <w:p w14:paraId="484B091F" w14:textId="77777777" w:rsidR="000D14B5" w:rsidRDefault="000D14B5">
      <w:pPr>
        <w:pStyle w:val="BodyText"/>
        <w:spacing w:before="2"/>
      </w:pPr>
    </w:p>
    <w:p w14:paraId="01A9D4E4" w14:textId="17F78C3A" w:rsidR="000D14B5" w:rsidRDefault="009748A5">
      <w:pPr>
        <w:pStyle w:val="Heading2"/>
        <w:spacing w:before="1"/>
        <w:ind w:left="687"/>
      </w:pPr>
      <w:bookmarkStart w:id="263" w:name="_Toc96073983"/>
      <w:r>
        <w:t>Agency Baseline</w:t>
      </w:r>
      <w:bookmarkEnd w:id="263"/>
    </w:p>
    <w:p w14:paraId="6B58CE25" w14:textId="77777777" w:rsidR="000D14B5" w:rsidRDefault="009748A5">
      <w:pPr>
        <w:pStyle w:val="BodyText"/>
        <w:ind w:left="687" w:right="388"/>
      </w:pPr>
      <w:r>
        <w:t>A comprehensive report will be produced every 5 years. An open data report will be produced within one year of data collection. The open data reports will be available on line through a lin</w:t>
      </w:r>
      <w:hyperlink r:id="rId40">
        <w:r>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48E95ECC" w14:textId="77777777" w:rsidR="000D14B5" w:rsidDel="00434CF1" w:rsidRDefault="000D14B5">
      <w:pPr>
        <w:pStyle w:val="BodyText"/>
        <w:spacing w:before="1"/>
        <w:rPr>
          <w:del w:id="264" w:author="Benjamin Meyer" w:date="2022-07-19T14:33:00Z"/>
        </w:rPr>
      </w:pPr>
    </w:p>
    <w:p w14:paraId="3BE69924" w14:textId="35A796F9" w:rsidR="000D14B5" w:rsidDel="00434CF1" w:rsidRDefault="009748A5">
      <w:pPr>
        <w:pStyle w:val="Heading2"/>
        <w:ind w:left="687"/>
        <w:rPr>
          <w:del w:id="265" w:author="Benjamin Meyer" w:date="2022-07-19T14:33:00Z"/>
        </w:rPr>
      </w:pPr>
      <w:bookmarkStart w:id="266" w:name="_Toc96073984"/>
      <w:del w:id="267" w:author="Benjamin Meyer" w:date="2022-07-19T14:33:00Z">
        <w:r w:rsidDel="00434CF1">
          <w:delText>Metals Monitoring</w:delText>
        </w:r>
        <w:bookmarkEnd w:id="266"/>
      </w:del>
    </w:p>
    <w:p w14:paraId="188DDC89" w14:textId="78791F5D" w:rsidR="000D14B5" w:rsidDel="00434CF1" w:rsidRDefault="009748A5">
      <w:pPr>
        <w:pStyle w:val="BodyText"/>
        <w:ind w:left="687" w:right="355"/>
        <w:rPr>
          <w:del w:id="268" w:author="Benjamin Meyer" w:date="2022-07-19T14:33:00Z"/>
        </w:rPr>
      </w:pPr>
      <w:del w:id="269" w:author="Benjamin Meyer" w:date="2022-07-19T14:33:00Z">
        <w:r w:rsidDel="00434CF1">
          <w:delText>Reports will be written per the requirements of the funding source. For ADEC Alaska Clean Waters Action Grants (ACWA) this includes a progress report, and a final report. The draft final report will be submitted to ADEC for review and revisions. KWF will complete any recommended revisions and submit the final report to ADEC for approval.</w:delText>
        </w:r>
      </w:del>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3012152E" w:rsidR="000D14B5" w:rsidRDefault="009748A5">
      <w:pPr>
        <w:pStyle w:val="Heading1"/>
        <w:tabs>
          <w:tab w:val="left" w:pos="1407"/>
        </w:tabs>
        <w:ind w:left="687"/>
      </w:pPr>
      <w:bookmarkStart w:id="270" w:name="D1._DATA_REVIEW,_VALIDATION_AND_VERIFICA"/>
      <w:bookmarkStart w:id="271" w:name="_Toc96073985"/>
      <w:bookmarkEnd w:id="270"/>
      <w:r>
        <w:t>D1.</w:t>
      </w:r>
      <w:r>
        <w:tab/>
        <w:t>DATA REVIEW, VALIDATION AND VERIFICATION</w:t>
      </w:r>
      <w:r>
        <w:rPr>
          <w:spacing w:val="-10"/>
        </w:rPr>
        <w:t xml:space="preserve"> </w:t>
      </w:r>
      <w:r>
        <w:t>REQUIREMENTS</w:t>
      </w:r>
      <w:bookmarkEnd w:id="271"/>
    </w:p>
    <w:p w14:paraId="31829DFD" w14:textId="77777777" w:rsidR="000D14B5" w:rsidRDefault="000D14B5">
      <w:pPr>
        <w:pStyle w:val="BodyText"/>
        <w:spacing w:before="9"/>
        <w:rPr>
          <w:b/>
          <w:sz w:val="23"/>
        </w:rPr>
      </w:pPr>
    </w:p>
    <w:p w14:paraId="7AF3C7CD" w14:textId="77777777" w:rsidR="000D14B5" w:rsidRDefault="009748A5">
      <w:pPr>
        <w:pStyle w:val="BodyText"/>
        <w:ind w:left="687"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p>
    <w:p w14:paraId="7544FBF4" w14:textId="77777777" w:rsidR="000D14B5" w:rsidRDefault="000D14B5">
      <w:pPr>
        <w:sectPr w:rsidR="000D14B5">
          <w:pgSz w:w="11900" w:h="16840"/>
          <w:pgMar w:top="1620" w:right="940" w:bottom="940" w:left="1040" w:header="929" w:footer="744" w:gutter="0"/>
          <w:cols w:space="720"/>
        </w:sectPr>
      </w:pPr>
    </w:p>
    <w:p w14:paraId="7282C2D6" w14:textId="77777777" w:rsidR="000D14B5" w:rsidRDefault="000D14B5">
      <w:pPr>
        <w:pStyle w:val="BodyText"/>
        <w:spacing w:before="1"/>
      </w:pPr>
    </w:p>
    <w:p w14:paraId="1D798E0C" w14:textId="0E85351F" w:rsidR="000D14B5" w:rsidRDefault="009748A5">
      <w:pPr>
        <w:pStyle w:val="Heading1"/>
        <w:spacing w:before="90"/>
        <w:jc w:val="both"/>
      </w:pPr>
      <w:bookmarkStart w:id="272" w:name="D2._VALIDATION_AND_VERIFICATION_METHODS"/>
      <w:bookmarkStart w:id="273" w:name="_Toc96073986"/>
      <w:bookmarkEnd w:id="272"/>
      <w:r>
        <w:t>D2. VALIDATION AND VERIFICATION METHODS</w:t>
      </w:r>
      <w:bookmarkEnd w:id="273"/>
    </w:p>
    <w:p w14:paraId="5B4B110A" w14:textId="77777777" w:rsidR="000D14B5" w:rsidRDefault="000D14B5">
      <w:pPr>
        <w:pStyle w:val="BodyText"/>
        <w:spacing w:before="9"/>
        <w:rPr>
          <w:b/>
          <w:sz w:val="23"/>
        </w:rPr>
      </w:pPr>
    </w:p>
    <w:p w14:paraId="69D98CB0" w14:textId="77777777" w:rsidR="000D14B5" w:rsidRDefault="009748A5">
      <w:pPr>
        <w:pStyle w:val="BodyText"/>
        <w:ind w:left="687"/>
        <w:jc w:val="both"/>
      </w:pPr>
      <w:r>
        <w:t>Project QA Officer and Project Manager will conduct data validation and verification.</w:t>
      </w:r>
    </w:p>
    <w:p w14:paraId="59F736E5" w14:textId="77777777" w:rsidR="000D14B5" w:rsidRDefault="009748A5">
      <w:pPr>
        <w:pStyle w:val="BodyText"/>
        <w:spacing w:before="1"/>
        <w:ind w:left="687" w:right="100"/>
        <w:jc w:val="both"/>
      </w:pP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pPr>
        <w:pStyle w:val="BodyText"/>
        <w:ind w:left="687"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Default="009748A5">
      <w:pPr>
        <w:pStyle w:val="Heading2"/>
        <w:spacing w:line="240" w:lineRule="auto"/>
        <w:ind w:left="687"/>
      </w:pPr>
      <w:bookmarkStart w:id="274" w:name="_Toc96073987"/>
      <w:r>
        <w:t>Laboratory Quality Control (QC) Measures</w:t>
      </w:r>
      <w:bookmarkEnd w:id="274"/>
    </w:p>
    <w:p w14:paraId="0E6F570C" w14:textId="77777777" w:rsidR="000D14B5" w:rsidRDefault="000D14B5">
      <w:pPr>
        <w:pStyle w:val="BodyText"/>
        <w:spacing w:before="9"/>
        <w:rPr>
          <w:b/>
          <w:i/>
          <w:sz w:val="23"/>
        </w:rPr>
      </w:pPr>
    </w:p>
    <w:p w14:paraId="606B1750" w14:textId="77777777" w:rsidR="000D14B5" w:rsidRDefault="009748A5">
      <w:pPr>
        <w:pStyle w:val="BodyText"/>
        <w:ind w:left="687"/>
      </w:pPr>
      <w:r>
        <w:t>Laboratory QC includes the following:</w:t>
      </w:r>
    </w:p>
    <w:p w14:paraId="076A3B7F" w14:textId="77777777" w:rsidR="000D14B5" w:rsidRDefault="009748A5">
      <w:pPr>
        <w:pStyle w:val="ListParagraph"/>
        <w:numPr>
          <w:ilvl w:val="2"/>
          <w:numId w:val="25"/>
        </w:numPr>
        <w:tabs>
          <w:tab w:val="left" w:pos="1017"/>
          <w:tab w:val="left" w:pos="1018"/>
        </w:tabs>
        <w:spacing w:before="1" w:line="293" w:lineRule="exact"/>
        <w:ind w:left="1018" w:hanging="331"/>
        <w:rPr>
          <w:sz w:val="24"/>
        </w:rPr>
      </w:pPr>
      <w:r>
        <w:rPr>
          <w:sz w:val="24"/>
        </w:rPr>
        <w:t>Laboratory instrumentation calibrated with the analytical</w:t>
      </w:r>
      <w:r>
        <w:rPr>
          <w:spacing w:val="-5"/>
          <w:sz w:val="24"/>
        </w:rPr>
        <w:t xml:space="preserve"> </w:t>
      </w:r>
      <w:r>
        <w:rPr>
          <w:sz w:val="24"/>
        </w:rPr>
        <w:t>procedure.</w:t>
      </w:r>
    </w:p>
    <w:p w14:paraId="11792C0A" w14:textId="77777777" w:rsidR="000D14B5" w:rsidRDefault="009748A5">
      <w:pPr>
        <w:pStyle w:val="ListParagraph"/>
        <w:numPr>
          <w:ilvl w:val="2"/>
          <w:numId w:val="25"/>
        </w:numPr>
        <w:tabs>
          <w:tab w:val="left" w:pos="1017"/>
          <w:tab w:val="left" w:pos="1018"/>
        </w:tabs>
        <w:ind w:left="957" w:right="311" w:hanging="274"/>
        <w:rPr>
          <w:sz w:val="24"/>
        </w:rPr>
      </w:pPr>
      <w:r>
        <w:tab/>
      </w: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77777777" w:rsidR="000D14B5" w:rsidRDefault="009748A5">
      <w:pPr>
        <w:pStyle w:val="ListParagraph"/>
        <w:numPr>
          <w:ilvl w:val="2"/>
          <w:numId w:val="25"/>
        </w:numPr>
        <w:tabs>
          <w:tab w:val="left" w:pos="1017"/>
          <w:tab w:val="left" w:pos="1018"/>
        </w:tabs>
        <w:ind w:left="957" w:right="463" w:hanging="274"/>
        <w:rPr>
          <w:sz w:val="24"/>
        </w:rPr>
      </w:pPr>
      <w:r>
        <w:tab/>
      </w: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pPr>
        <w:pStyle w:val="ListParagraph"/>
        <w:numPr>
          <w:ilvl w:val="2"/>
          <w:numId w:val="25"/>
        </w:numPr>
        <w:tabs>
          <w:tab w:val="left" w:pos="958"/>
        </w:tabs>
        <w:spacing w:line="293" w:lineRule="exact"/>
        <w:ind w:left="958" w:hanging="274"/>
        <w:rPr>
          <w:sz w:val="24"/>
        </w:rPr>
      </w:pPr>
      <w:r>
        <w:rPr>
          <w:sz w:val="24"/>
        </w:rPr>
        <w:t>Specific QC activities prescribed in the project’s</w:t>
      </w:r>
      <w:r>
        <w:rPr>
          <w:spacing w:val="-7"/>
          <w:sz w:val="24"/>
        </w:rPr>
        <w:t xml:space="preserve"> </w:t>
      </w:r>
      <w:r>
        <w:rPr>
          <w:sz w:val="24"/>
        </w:rPr>
        <w:t>QAPP.</w:t>
      </w:r>
    </w:p>
    <w:p w14:paraId="10E6AC86" w14:textId="77777777" w:rsidR="000D14B5" w:rsidRDefault="009748A5">
      <w:pPr>
        <w:pStyle w:val="ListParagraph"/>
        <w:numPr>
          <w:ilvl w:val="2"/>
          <w:numId w:val="25"/>
        </w:numPr>
        <w:tabs>
          <w:tab w:val="left" w:pos="1017"/>
          <w:tab w:val="left" w:pos="1018"/>
        </w:tabs>
        <w:ind w:left="957" w:right="415" w:hanging="274"/>
        <w:rPr>
          <w:sz w:val="24"/>
        </w:rPr>
      </w:pPr>
      <w:r>
        <w:tab/>
      </w: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pPr>
        <w:pStyle w:val="BodyText"/>
        <w:spacing w:before="7"/>
        <w:rPr>
          <w:sz w:val="23"/>
        </w:rPr>
      </w:pPr>
    </w:p>
    <w:p w14:paraId="3920AB93" w14:textId="77777777" w:rsidR="000D14B5" w:rsidRDefault="009748A5">
      <w:pPr>
        <w:pStyle w:val="BodyText"/>
        <w:ind w:left="688"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2C268BC6" w:rsidR="000D14B5" w:rsidRDefault="009748A5">
      <w:pPr>
        <w:pStyle w:val="Heading1"/>
        <w:tabs>
          <w:tab w:val="left" w:pos="1407"/>
        </w:tabs>
      </w:pPr>
      <w:bookmarkStart w:id="275" w:name="D3._RECONCILIATION_WITH_DATA_QUALITY_OBJ"/>
      <w:bookmarkStart w:id="276" w:name="_Toc96073988"/>
      <w:bookmarkEnd w:id="275"/>
      <w:r>
        <w:t>D3.</w:t>
      </w:r>
      <w:r>
        <w:tab/>
        <w:t>RECONCILIATION WITH DATA QUALITY</w:t>
      </w:r>
      <w:r>
        <w:rPr>
          <w:spacing w:val="-4"/>
        </w:rPr>
        <w:t xml:space="preserve"> </w:t>
      </w:r>
      <w:r>
        <w:t>OBJECTIVES</w:t>
      </w:r>
      <w:bookmarkEnd w:id="276"/>
    </w:p>
    <w:p w14:paraId="37F38136" w14:textId="77777777" w:rsidR="000D14B5" w:rsidRDefault="000D14B5">
      <w:pPr>
        <w:pStyle w:val="BodyText"/>
        <w:spacing w:before="9"/>
        <w:rPr>
          <w:b/>
          <w:sz w:val="23"/>
        </w:rPr>
      </w:pPr>
    </w:p>
    <w:p w14:paraId="13B0D893" w14:textId="622D7E90" w:rsidR="000D14B5" w:rsidRDefault="009748A5">
      <w:pPr>
        <w:pStyle w:val="BodyText"/>
        <w:spacing w:before="1"/>
        <w:ind w:left="687" w:right="89"/>
      </w:pPr>
      <w:r>
        <w:t xml:space="preserve">The Project QA Officer and/or the Project Manager will compare the results and associated variability, accuracy, precision, and completeness with project objectives. If data quality indicators do not meet program specifications (see Tables 1, 2, 3, 4 and 5) data will not be </w:t>
      </w:r>
      <w:del w:id="277" w:author="Benjamin Meyer" w:date="2023-01-05T16:47:00Z">
        <w:r w:rsidDel="00646D5A">
          <w:delText>entered in the data system</w:delText>
        </w:r>
      </w:del>
      <w:ins w:id="278" w:author="Benjamin Meyer" w:date="2023-01-05T16:47:00Z">
        <w:r w:rsidR="00646D5A">
          <w:t>uplifted to the EPA</w:t>
        </w:r>
      </w:ins>
      <w:ins w:id="279" w:author="Benjamin Meyer" w:date="2023-01-05T16:48:00Z">
        <w:r w:rsidR="00646D5A">
          <w:t xml:space="preserve"> Water Quality Exchange</w:t>
        </w:r>
      </w:ins>
      <w:r>
        <w:t>.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modification, problems associated with collecting and analyzing data, as well as potential solutions will be reported.</w:t>
      </w:r>
    </w:p>
    <w:p w14:paraId="02713EB9" w14:textId="77777777" w:rsidR="000D14B5" w:rsidRDefault="000D14B5">
      <w:pPr>
        <w:sectPr w:rsidR="000D14B5">
          <w:pgSz w:w="11900" w:h="16840"/>
          <w:pgMar w:top="1620" w:right="940" w:bottom="940" w:left="1040" w:header="929" w:footer="744" w:gutter="0"/>
          <w:cols w:space="720"/>
        </w:sectPr>
      </w:pPr>
    </w:p>
    <w:p w14:paraId="4D7FDEFA" w14:textId="77777777" w:rsidR="000D14B5" w:rsidRDefault="009748A5">
      <w:pPr>
        <w:pStyle w:val="BodyText"/>
        <w:spacing w:before="89"/>
        <w:ind w:left="688" w:right="266"/>
      </w:pPr>
      <w:r>
        <w:lastRenderedPageBreak/>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218"/>
    <w:p w14:paraId="3D99F743" w14:textId="77777777" w:rsidR="000D14B5" w:rsidRDefault="000D14B5">
      <w:pPr>
        <w:sectPr w:rsidR="000D14B5">
          <w:pgSz w:w="11900" w:h="16840"/>
          <w:pgMar w:top="1620" w:right="940" w:bottom="940" w:left="1040" w:header="929" w:footer="744" w:gutter="0"/>
          <w:cols w:space="720"/>
        </w:sectPr>
      </w:pPr>
    </w:p>
    <w:p w14:paraId="56AF9909" w14:textId="17B7B4D7" w:rsidR="000D14B5" w:rsidRDefault="009748A5">
      <w:pPr>
        <w:pStyle w:val="Heading1"/>
        <w:spacing w:before="91"/>
        <w:ind w:left="1731" w:right="1829"/>
        <w:jc w:val="center"/>
      </w:pPr>
      <w:bookmarkStart w:id="280" w:name="APPENDIX_A"/>
      <w:bookmarkStart w:id="281" w:name="_bookmark34"/>
      <w:bookmarkStart w:id="282" w:name="_Toc96073989"/>
      <w:bookmarkStart w:id="283" w:name="_Hlk117079059"/>
      <w:bookmarkEnd w:id="280"/>
      <w:bookmarkEnd w:id="281"/>
      <w:r>
        <w:lastRenderedPageBreak/>
        <w:t>APPENDIX A</w:t>
      </w:r>
      <w:bookmarkEnd w:id="282"/>
    </w:p>
    <w:p w14:paraId="298EC3FD" w14:textId="77777777" w:rsidR="000D14B5" w:rsidRDefault="000D14B5">
      <w:pPr>
        <w:pStyle w:val="BodyText"/>
        <w:rPr>
          <w:b/>
        </w:rPr>
      </w:pPr>
    </w:p>
    <w:p w14:paraId="650192F4" w14:textId="77777777" w:rsidR="000D14B5" w:rsidRDefault="009748A5">
      <w:pPr>
        <w:ind w:left="3314" w:right="3411" w:hanging="3"/>
        <w:jc w:val="center"/>
        <w:rPr>
          <w:b/>
          <w:sz w:val="24"/>
        </w:rPr>
      </w:pPr>
      <w:r>
        <w:rPr>
          <w:b/>
          <w:sz w:val="24"/>
        </w:rPr>
        <w:t>Kenai Watershed Forum Technical Advisory Committee</w:t>
      </w:r>
    </w:p>
    <w:p w14:paraId="086F96E0" w14:textId="77777777" w:rsidR="000D14B5" w:rsidRDefault="000D14B5">
      <w:pPr>
        <w:pStyle w:val="BodyText"/>
        <w:rPr>
          <w:b/>
          <w:sz w:val="26"/>
        </w:rPr>
      </w:pPr>
    </w:p>
    <w:p w14:paraId="3BFBC8FF" w14:textId="77777777" w:rsidR="000D14B5" w:rsidRDefault="000D14B5">
      <w:pPr>
        <w:pStyle w:val="BodyText"/>
        <w:rPr>
          <w:b/>
          <w:sz w:val="22"/>
        </w:rPr>
      </w:pPr>
    </w:p>
    <w:p w14:paraId="455AAC43" w14:textId="3757C327" w:rsidR="000D14B5" w:rsidRDefault="009748A5">
      <w:pPr>
        <w:pStyle w:val="Heading2"/>
      </w:pPr>
      <w:bookmarkStart w:id="284" w:name="_Toc96073990"/>
      <w:r>
        <w:t>Scott Curtin</w:t>
      </w:r>
      <w:bookmarkEnd w:id="284"/>
    </w:p>
    <w:p w14:paraId="428F6713" w14:textId="77777777" w:rsidR="000D14B5" w:rsidRDefault="009748A5">
      <w:pPr>
        <w:pStyle w:val="BodyText"/>
        <w:ind w:left="688" w:right="5113"/>
      </w:pPr>
      <w:r>
        <w:t>City of Kenai Wastewater Treatment Plant 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Default="009748A5">
      <w:pPr>
        <w:pStyle w:val="Heading2"/>
      </w:pPr>
      <w:bookmarkStart w:id="285" w:name="_Toc96073991"/>
      <w:r>
        <w:t>Jeff Anderson</w:t>
      </w:r>
      <w:bookmarkEnd w:id="285"/>
    </w:p>
    <w:p w14:paraId="58BDD2FB" w14:textId="77777777" w:rsidR="000D14B5" w:rsidRDefault="009748A5">
      <w:pPr>
        <w:pStyle w:val="BodyText"/>
        <w:spacing w:line="275" w:lineRule="exact"/>
        <w:ind w:left="688"/>
      </w:pPr>
      <w:r>
        <w:t>Ecological Services</w:t>
      </w:r>
    </w:p>
    <w:p w14:paraId="0553DB1A" w14:textId="77777777" w:rsidR="000D14B5" w:rsidRDefault="009748A5">
      <w:pPr>
        <w:pStyle w:val="BodyText"/>
        <w:ind w:left="688" w:right="6179"/>
      </w:pPr>
      <w:r>
        <w:t>U.S. Fish and Wildlife Service 43655 Kalifornsky Beach Road 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Default="009748A5">
      <w:pPr>
        <w:pStyle w:val="Heading2"/>
      </w:pPr>
      <w:bookmarkStart w:id="286" w:name="_Toc96073992"/>
      <w:r>
        <w:t>Jack Blackwell</w:t>
      </w:r>
      <w:bookmarkEnd w:id="286"/>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77777777" w:rsidR="000D14B5" w:rsidRDefault="009748A5">
      <w:pPr>
        <w:pStyle w:val="BodyText"/>
        <w:ind w:left="688" w:right="6945"/>
      </w:pPr>
      <w:r>
        <w:t>P.O. Box 1247 Soldotna, AK 99669 Phone:</w:t>
      </w:r>
      <w:r>
        <w:rPr>
          <w:spacing w:val="18"/>
        </w:rPr>
        <w:t xml:space="preserve"> </w:t>
      </w:r>
      <w:r>
        <w:rPr>
          <w:spacing w:val="-3"/>
        </w:rPr>
        <w:t>907-262-5581</w:t>
      </w:r>
    </w:p>
    <w:p w14:paraId="2B4FC582" w14:textId="77777777" w:rsidR="000D14B5" w:rsidRDefault="000D14B5">
      <w:pPr>
        <w:pStyle w:val="BodyText"/>
        <w:spacing w:before="1"/>
      </w:pPr>
    </w:p>
    <w:p w14:paraId="2E58DDC0" w14:textId="11DB5087" w:rsidR="000D14B5" w:rsidRDefault="009748A5">
      <w:pPr>
        <w:pStyle w:val="Heading2"/>
        <w:spacing w:before="1"/>
      </w:pPr>
      <w:bookmarkStart w:id="287" w:name="_Toc96073993"/>
      <w:r>
        <w:t>Francisco B</w:t>
      </w:r>
      <w:r>
        <w:rPr>
          <w:spacing w:val="-8"/>
        </w:rPr>
        <w:t xml:space="preserve"> </w:t>
      </w:r>
      <w:r>
        <w:t>Sanchez</w:t>
      </w:r>
      <w:bookmarkEnd w:id="287"/>
    </w:p>
    <w:p w14:paraId="223FDA34" w14:textId="77777777" w:rsidR="000D14B5" w:rsidRDefault="009748A5">
      <w:pPr>
        <w:pStyle w:val="BodyText"/>
        <w:ind w:left="688" w:right="6812"/>
      </w:pPr>
      <w:r>
        <w:t>U.S. Forest Service 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3E5B979E" w14:textId="77777777" w:rsidR="000D14B5" w:rsidRDefault="009748A5">
      <w:pPr>
        <w:pStyle w:val="BodyText"/>
        <w:ind w:left="688"/>
      </w:pPr>
      <w:r>
        <w:t>Phone: 907-288-3178</w:t>
      </w:r>
    </w:p>
    <w:p w14:paraId="5AD46C20" w14:textId="77777777" w:rsidR="000D14B5" w:rsidRDefault="000D14B5">
      <w:pPr>
        <w:sectPr w:rsidR="000D14B5">
          <w:headerReference w:type="default" r:id="rId41"/>
          <w:footerReference w:type="default" r:id="rId42"/>
          <w:pgSz w:w="11900" w:h="16840"/>
          <w:pgMar w:top="1620" w:right="940" w:bottom="940" w:left="1040" w:header="929" w:footer="744" w:gutter="0"/>
          <w:cols w:space="720"/>
        </w:sectPr>
      </w:pPr>
    </w:p>
    <w:p w14:paraId="2244FEC3" w14:textId="77777777" w:rsidR="000D14B5" w:rsidRDefault="000D14B5">
      <w:pPr>
        <w:pStyle w:val="BodyText"/>
        <w:rPr>
          <w:sz w:val="20"/>
        </w:rPr>
      </w:pPr>
    </w:p>
    <w:p w14:paraId="4BEE5156" w14:textId="77777777" w:rsidR="000D14B5" w:rsidRDefault="000D14B5">
      <w:pPr>
        <w:pStyle w:val="BodyText"/>
        <w:spacing w:before="4"/>
        <w:rPr>
          <w:sz w:val="22"/>
        </w:rPr>
      </w:pPr>
    </w:p>
    <w:p w14:paraId="10B3298F" w14:textId="69EA536C" w:rsidR="000D14B5" w:rsidRDefault="009748A5">
      <w:pPr>
        <w:pStyle w:val="Heading2"/>
      </w:pPr>
      <w:bookmarkStart w:id="288" w:name="_Toc96073994"/>
      <w:r>
        <w:t>Dean Day</w:t>
      </w:r>
      <w:bookmarkEnd w:id="288"/>
    </w:p>
    <w:p w14:paraId="444E1A35" w14:textId="77777777" w:rsidR="000D14B5" w:rsidRDefault="009748A5">
      <w:pPr>
        <w:pStyle w:val="BodyText"/>
        <w:ind w:left="688" w:right="6945"/>
      </w:pPr>
      <w:r>
        <w:t>Executive Director Cook Inlet Aquaculture</w:t>
      </w:r>
    </w:p>
    <w:p w14:paraId="03503322" w14:textId="77777777" w:rsidR="000D14B5" w:rsidRDefault="009748A5">
      <w:pPr>
        <w:pStyle w:val="BodyText"/>
        <w:ind w:left="688" w:right="6345"/>
      </w:pPr>
      <w:r>
        <w:t>40610 Kalifornsky Beach Rd. Kenai, AK 99611</w:t>
      </w:r>
    </w:p>
    <w:p w14:paraId="36C64498" w14:textId="77777777" w:rsidR="000D14B5" w:rsidRDefault="009748A5">
      <w:pPr>
        <w:pStyle w:val="BodyText"/>
        <w:ind w:left="688"/>
      </w:pPr>
      <w:r>
        <w:t>Phone: 907-283-5761</w:t>
      </w:r>
    </w:p>
    <w:p w14:paraId="6F423942" w14:textId="77777777" w:rsidR="000D14B5" w:rsidRDefault="000D14B5">
      <w:pPr>
        <w:pStyle w:val="BodyText"/>
        <w:spacing w:before="2"/>
      </w:pPr>
    </w:p>
    <w:p w14:paraId="5A9B991A" w14:textId="3D863D8E" w:rsidR="000D14B5" w:rsidRDefault="009748A5">
      <w:pPr>
        <w:pStyle w:val="Heading2"/>
      </w:pPr>
      <w:bookmarkStart w:id="289" w:name="_Toc96073995"/>
      <w:del w:id="290" w:author="Benjamin Meyer" w:date="2022-07-19T14:34:00Z">
        <w:r w:rsidDel="00434CF1">
          <w:delText>Justin Nelson</w:delText>
        </w:r>
      </w:del>
      <w:bookmarkEnd w:id="289"/>
      <w:ins w:id="291" w:author="Benjamin Meyer" w:date="2022-07-19T14:34:00Z">
        <w:r w:rsidR="00434CF1">
          <w:t>Cameron Murphy</w:t>
        </w:r>
      </w:ins>
    </w:p>
    <w:p w14:paraId="1E4D6BAA" w14:textId="77777777" w:rsidR="000D14B5" w:rsidRDefault="009748A5">
      <w:pPr>
        <w:pStyle w:val="BodyText"/>
        <w:spacing w:line="275" w:lineRule="exact"/>
        <w:ind w:left="688"/>
      </w:pPr>
      <w:r>
        <w:t>Client Service Manager</w:t>
      </w:r>
    </w:p>
    <w:p w14:paraId="1B281DD8" w14:textId="77777777" w:rsidR="000D14B5" w:rsidRDefault="009748A5">
      <w:pPr>
        <w:pStyle w:val="BodyText"/>
        <w:ind w:left="688" w:right="6159"/>
      </w:pPr>
      <w:r>
        <w:t>SGS Environmental Laboratory Services</w:t>
      </w:r>
    </w:p>
    <w:p w14:paraId="6D0DAD13" w14:textId="77777777" w:rsidR="000D14B5" w:rsidRDefault="009748A5">
      <w:pPr>
        <w:pStyle w:val="BodyText"/>
        <w:ind w:left="688" w:right="6945"/>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10540D07" w:rsidR="000D14B5" w:rsidRDefault="00434CF1">
      <w:pPr>
        <w:pStyle w:val="Heading2"/>
      </w:pPr>
      <w:bookmarkStart w:id="292" w:name="_Toc96073996"/>
      <w:ins w:id="293" w:author="Benjamin Meyer" w:date="2022-07-19T14:34:00Z">
        <w:r>
          <w:t>Jon Essert</w:t>
        </w:r>
      </w:ins>
      <w:del w:id="294" w:author="Benjamin Meyer" w:date="2022-07-19T14:34:00Z">
        <w:r w:rsidR="009748A5" w:rsidDel="00434CF1">
          <w:delText>James Trissel</w:delText>
        </w:r>
      </w:del>
      <w:bookmarkEnd w:id="292"/>
    </w:p>
    <w:p w14:paraId="6D12C390" w14:textId="77777777" w:rsidR="000D14B5" w:rsidRDefault="009748A5">
      <w:pPr>
        <w:pStyle w:val="BodyText"/>
        <w:spacing w:line="275" w:lineRule="exact"/>
        <w:ind w:left="688"/>
      </w:pPr>
      <w:r>
        <w:t>Utility Department Manager</w:t>
      </w:r>
    </w:p>
    <w:p w14:paraId="03E55E68" w14:textId="3018C7D4" w:rsidR="000D14B5" w:rsidRDefault="009748A5">
      <w:pPr>
        <w:pStyle w:val="BodyText"/>
        <w:ind w:left="688" w:right="5386"/>
      </w:pPr>
      <w:r>
        <w:t>City of Soldotna Wastewater Treatment</w:t>
      </w:r>
      <w:ins w:id="295" w:author="Benjamin Meyer" w:date="2022-07-19T14:34:00Z">
        <w:r w:rsidR="00434CF1">
          <w:t xml:space="preserve"> </w:t>
        </w:r>
      </w:ins>
      <w:del w:id="296" w:author="Benjamin Meyer" w:date="2022-07-19T14:34:00Z">
        <w:r w:rsidDel="00434CF1">
          <w:delText xml:space="preserve"> </w:delText>
        </w:r>
      </w:del>
      <w:r>
        <w:t>Plant</w:t>
      </w:r>
    </w:p>
    <w:p w14:paraId="11636F43" w14:textId="77777777" w:rsidR="000D14B5" w:rsidRDefault="009748A5">
      <w:pPr>
        <w:pStyle w:val="BodyText"/>
        <w:ind w:left="688" w:right="7232"/>
      </w:pPr>
      <w:r>
        <w:t>215 S Kobuk St Soldotna, AK 99669</w:t>
      </w:r>
    </w:p>
    <w:p w14:paraId="2EB008A6" w14:textId="77777777" w:rsidR="000D14B5" w:rsidRDefault="009748A5">
      <w:pPr>
        <w:pStyle w:val="BodyText"/>
        <w:ind w:left="688"/>
      </w:pPr>
      <w:r>
        <w:t>Phone: 907-262-4205</w:t>
      </w:r>
    </w:p>
    <w:bookmarkEnd w:id="283"/>
    <w:p w14:paraId="3248A1B2" w14:textId="77777777" w:rsidR="000D14B5" w:rsidRDefault="000D14B5">
      <w:pPr>
        <w:pStyle w:val="BodyText"/>
        <w:rPr>
          <w:sz w:val="20"/>
        </w:rPr>
      </w:pPr>
    </w:p>
    <w:p w14:paraId="276FF7E4" w14:textId="77777777" w:rsidR="000D14B5" w:rsidRDefault="000D14B5">
      <w:pPr>
        <w:pStyle w:val="BodyText"/>
        <w:rPr>
          <w:sz w:val="20"/>
        </w:rPr>
      </w:pPr>
    </w:p>
    <w:p w14:paraId="0D85B196" w14:textId="77777777" w:rsidR="000D14B5" w:rsidRDefault="000D14B5">
      <w:pPr>
        <w:pStyle w:val="BodyText"/>
        <w:rPr>
          <w:sz w:val="20"/>
        </w:rPr>
      </w:pPr>
    </w:p>
    <w:p w14:paraId="5CFA6D1B" w14:textId="77777777" w:rsidR="000D14B5" w:rsidRDefault="000D14B5">
      <w:pPr>
        <w:pStyle w:val="BodyText"/>
        <w:rPr>
          <w:sz w:val="20"/>
        </w:rPr>
      </w:pPr>
    </w:p>
    <w:p w14:paraId="0E3885B2" w14:textId="77777777" w:rsidR="000D14B5" w:rsidRDefault="000D14B5">
      <w:pPr>
        <w:pStyle w:val="BodyText"/>
        <w:rPr>
          <w:sz w:val="20"/>
        </w:rPr>
      </w:pPr>
    </w:p>
    <w:p w14:paraId="296DABD2" w14:textId="77777777" w:rsidR="000D14B5" w:rsidRDefault="000D14B5">
      <w:pPr>
        <w:pStyle w:val="BodyText"/>
        <w:rPr>
          <w:sz w:val="20"/>
        </w:rPr>
      </w:pPr>
    </w:p>
    <w:p w14:paraId="6F656CEE" w14:textId="77777777" w:rsidR="000D14B5" w:rsidRDefault="000D14B5">
      <w:pPr>
        <w:pStyle w:val="BodyText"/>
        <w:rPr>
          <w:sz w:val="20"/>
        </w:rPr>
      </w:pPr>
    </w:p>
    <w:p w14:paraId="2110D7E8" w14:textId="77777777" w:rsidR="000D14B5" w:rsidRDefault="000D14B5">
      <w:pPr>
        <w:pStyle w:val="BodyText"/>
        <w:rPr>
          <w:sz w:val="20"/>
        </w:rPr>
      </w:pPr>
    </w:p>
    <w:p w14:paraId="1E37930F" w14:textId="77777777" w:rsidR="000D14B5" w:rsidRDefault="000D14B5">
      <w:pPr>
        <w:pStyle w:val="BodyText"/>
        <w:rPr>
          <w:sz w:val="20"/>
        </w:rPr>
      </w:pPr>
    </w:p>
    <w:p w14:paraId="55116DA1" w14:textId="77777777" w:rsidR="000D14B5" w:rsidRDefault="000D14B5">
      <w:pPr>
        <w:pStyle w:val="BodyText"/>
        <w:rPr>
          <w:sz w:val="20"/>
        </w:rPr>
      </w:pPr>
    </w:p>
    <w:p w14:paraId="18A7A8C2" w14:textId="77777777" w:rsidR="000D14B5" w:rsidRDefault="000D14B5">
      <w:pPr>
        <w:pStyle w:val="BodyText"/>
        <w:rPr>
          <w:sz w:val="20"/>
        </w:rPr>
      </w:pPr>
    </w:p>
    <w:p w14:paraId="7301EA33" w14:textId="77777777" w:rsidR="000D14B5" w:rsidRDefault="000D14B5">
      <w:pPr>
        <w:pStyle w:val="BodyText"/>
        <w:rPr>
          <w:sz w:val="20"/>
        </w:rPr>
      </w:pPr>
    </w:p>
    <w:p w14:paraId="2B828A8F" w14:textId="77777777" w:rsidR="000D14B5" w:rsidRDefault="000D14B5">
      <w:pPr>
        <w:pStyle w:val="BodyText"/>
        <w:rPr>
          <w:sz w:val="20"/>
        </w:rPr>
      </w:pPr>
    </w:p>
    <w:p w14:paraId="4A0A564E" w14:textId="77777777" w:rsidR="000D14B5" w:rsidRDefault="000D14B5">
      <w:pPr>
        <w:pStyle w:val="BodyText"/>
        <w:rPr>
          <w:sz w:val="20"/>
        </w:rPr>
      </w:pPr>
    </w:p>
    <w:p w14:paraId="099DDDAF" w14:textId="77777777" w:rsidR="000D14B5" w:rsidRDefault="000D14B5">
      <w:pPr>
        <w:pStyle w:val="BodyText"/>
        <w:rPr>
          <w:sz w:val="20"/>
        </w:rPr>
      </w:pPr>
    </w:p>
    <w:p w14:paraId="084E32E8" w14:textId="77777777" w:rsidR="000D14B5" w:rsidRDefault="000D14B5">
      <w:pPr>
        <w:pStyle w:val="BodyText"/>
        <w:rPr>
          <w:sz w:val="20"/>
        </w:rPr>
      </w:pPr>
    </w:p>
    <w:p w14:paraId="3B03A7D4" w14:textId="77777777" w:rsidR="000D14B5" w:rsidRDefault="000D14B5">
      <w:pPr>
        <w:pStyle w:val="BodyText"/>
        <w:rPr>
          <w:sz w:val="20"/>
        </w:rPr>
      </w:pPr>
    </w:p>
    <w:p w14:paraId="164A36AD" w14:textId="77777777" w:rsidR="000D14B5" w:rsidRDefault="000D14B5">
      <w:pPr>
        <w:pStyle w:val="BodyText"/>
        <w:rPr>
          <w:sz w:val="20"/>
        </w:rPr>
      </w:pPr>
    </w:p>
    <w:p w14:paraId="38204957" w14:textId="77777777" w:rsidR="000D14B5" w:rsidRDefault="000D14B5">
      <w:pPr>
        <w:pStyle w:val="BodyText"/>
        <w:rPr>
          <w:sz w:val="20"/>
        </w:rPr>
      </w:pPr>
    </w:p>
    <w:p w14:paraId="49AA54D0" w14:textId="77777777" w:rsidR="000D14B5" w:rsidRDefault="000D14B5">
      <w:pPr>
        <w:pStyle w:val="BodyText"/>
        <w:rPr>
          <w:sz w:val="20"/>
        </w:rPr>
      </w:pPr>
    </w:p>
    <w:p w14:paraId="268490F9" w14:textId="77777777" w:rsidR="000D14B5" w:rsidRDefault="000D14B5">
      <w:pPr>
        <w:pStyle w:val="BodyText"/>
        <w:rPr>
          <w:sz w:val="20"/>
        </w:rPr>
      </w:pPr>
    </w:p>
    <w:p w14:paraId="46BA5907" w14:textId="77777777" w:rsidR="000D14B5" w:rsidRDefault="000D14B5">
      <w:pPr>
        <w:pStyle w:val="BodyText"/>
        <w:rPr>
          <w:sz w:val="20"/>
        </w:rPr>
      </w:pPr>
    </w:p>
    <w:p w14:paraId="75F640B3" w14:textId="77777777" w:rsidR="000D14B5" w:rsidRDefault="000D14B5">
      <w:pPr>
        <w:pStyle w:val="BodyText"/>
        <w:rPr>
          <w:sz w:val="20"/>
        </w:rPr>
      </w:pPr>
    </w:p>
    <w:p w14:paraId="031D0718" w14:textId="77777777" w:rsidR="000D14B5" w:rsidRDefault="000D14B5">
      <w:pPr>
        <w:pStyle w:val="BodyText"/>
        <w:rPr>
          <w:sz w:val="20"/>
        </w:rPr>
      </w:pPr>
    </w:p>
    <w:p w14:paraId="0BA5E522" w14:textId="77777777" w:rsidR="000D14B5" w:rsidRDefault="000D14B5">
      <w:pPr>
        <w:pStyle w:val="BodyText"/>
        <w:rPr>
          <w:sz w:val="20"/>
        </w:rPr>
      </w:pPr>
    </w:p>
    <w:p w14:paraId="765412C8" w14:textId="77777777" w:rsidR="000D14B5" w:rsidRDefault="000D14B5">
      <w:pPr>
        <w:pStyle w:val="BodyText"/>
        <w:rPr>
          <w:sz w:val="20"/>
        </w:rPr>
      </w:pPr>
    </w:p>
    <w:p w14:paraId="126173CB" w14:textId="77777777" w:rsidR="000D14B5" w:rsidRDefault="000D14B5">
      <w:pPr>
        <w:pStyle w:val="BodyText"/>
        <w:rPr>
          <w:sz w:val="20"/>
        </w:rPr>
      </w:pPr>
    </w:p>
    <w:p w14:paraId="3FA3E1BA" w14:textId="77777777" w:rsidR="000D14B5" w:rsidRDefault="000D14B5">
      <w:pPr>
        <w:pStyle w:val="BodyText"/>
        <w:rPr>
          <w:sz w:val="20"/>
        </w:rPr>
      </w:pPr>
    </w:p>
    <w:p w14:paraId="0D177224" w14:textId="77777777" w:rsidR="000D14B5" w:rsidRDefault="000D14B5">
      <w:pPr>
        <w:pStyle w:val="BodyText"/>
        <w:rPr>
          <w:sz w:val="20"/>
        </w:rPr>
      </w:pPr>
    </w:p>
    <w:p w14:paraId="57829330" w14:textId="77777777" w:rsidR="000D14B5" w:rsidRDefault="000D14B5">
      <w:pPr>
        <w:pStyle w:val="BodyText"/>
        <w:rPr>
          <w:sz w:val="20"/>
        </w:rPr>
      </w:pPr>
    </w:p>
    <w:p w14:paraId="4755768C" w14:textId="77777777" w:rsidR="000D14B5" w:rsidRDefault="000D14B5">
      <w:pPr>
        <w:pStyle w:val="BodyText"/>
        <w:rPr>
          <w:sz w:val="20"/>
        </w:rPr>
      </w:pPr>
    </w:p>
    <w:p w14:paraId="34B1B818" w14:textId="77777777" w:rsidR="000D14B5" w:rsidRDefault="000D14B5">
      <w:pPr>
        <w:pStyle w:val="BodyText"/>
        <w:spacing w:before="7"/>
        <w:rPr>
          <w:sz w:val="20"/>
        </w:rPr>
      </w:pPr>
    </w:p>
    <w:p w14:paraId="3CA2CA8C" w14:textId="6C64DB41" w:rsidR="000D14B5" w:rsidRDefault="008631EA" w:rsidP="004911DB">
      <w:pPr>
        <w:spacing w:before="92"/>
        <w:ind w:right="98"/>
        <w:jc w:val="center"/>
        <w:rPr>
          <w:sz w:val="20"/>
        </w:rPr>
        <w:sectPr w:rsidR="000D14B5">
          <w:headerReference w:type="default" r:id="rId43"/>
          <w:footerReference w:type="default" r:id="rId44"/>
          <w:pgSz w:w="11900" w:h="16840"/>
          <w:pgMar w:top="1620" w:right="940" w:bottom="280" w:left="1040" w:header="929" w:footer="0" w:gutter="0"/>
          <w:cols w:space="720"/>
        </w:sectPr>
      </w:pPr>
      <w:ins w:id="297" w:author="Benjamin Meyer" w:date="2022-07-19T14:48:00Z">
        <w:r>
          <w:rPr>
            <w:sz w:val="20"/>
          </w:rPr>
          <w:t>A-2</w:t>
        </w:r>
      </w:ins>
    </w:p>
    <w:p w14:paraId="768B1A27" w14:textId="62F6A958" w:rsidR="004911DB" w:rsidRDefault="004911DB" w:rsidP="004911DB">
      <w:pPr>
        <w:pStyle w:val="Heading1"/>
        <w:spacing w:before="91"/>
        <w:ind w:left="1731" w:right="1829"/>
        <w:jc w:val="center"/>
      </w:pPr>
      <w:r>
        <w:lastRenderedPageBreak/>
        <w:t xml:space="preserve">APPENDIX B: </w:t>
      </w:r>
      <w:bookmarkStart w:id="298" w:name="_Hlk117087691"/>
      <w:r>
        <w:t>Fieldwork Sampling SOP</w:t>
      </w:r>
    </w:p>
    <w:bookmarkEnd w:id="298"/>
    <w:p w14:paraId="4C411FB2" w14:textId="77777777" w:rsidR="000D14B5" w:rsidRDefault="000D14B5">
      <w:pPr>
        <w:pStyle w:val="BodyText"/>
        <w:spacing w:before="1"/>
      </w:pPr>
    </w:p>
    <w:p w14:paraId="16B5CC9E" w14:textId="77777777" w:rsidR="007F6044" w:rsidRPr="007F6044" w:rsidRDefault="007F6044" w:rsidP="007F6044">
      <w:pPr>
        <w:widowControl/>
        <w:autoSpaceDE/>
        <w:autoSpaceDN/>
        <w:rPr>
          <w:rFonts w:ascii="Times" w:eastAsia="Times" w:hAnsi="Times"/>
          <w:b/>
          <w:sz w:val="24"/>
          <w:szCs w:val="20"/>
        </w:rPr>
      </w:pPr>
      <w:bookmarkStart w:id="299" w:name="APPENDIX_B"/>
      <w:bookmarkStart w:id="300" w:name="_bookmark35"/>
      <w:bookmarkStart w:id="301" w:name="_Hlk117087791"/>
      <w:bookmarkEnd w:id="299"/>
      <w:bookmarkEnd w:id="300"/>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5">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6"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rsidP="007F6044">
      <w:pPr>
        <w:widowControl/>
        <w:numPr>
          <w:ilvl w:val="0"/>
          <w:numId w:val="31"/>
        </w:numPr>
        <w:autoSpaceDE/>
        <w:autoSpaceDN/>
        <w:rPr>
          <w:rFonts w:ascii="Times" w:eastAsia="Times" w:hAnsi="Times"/>
          <w:b/>
          <w:sz w:val="24"/>
          <w:szCs w:val="20"/>
        </w:rPr>
      </w:pPr>
      <w:r w:rsidRPr="007F6044">
        <w:rPr>
          <w:rFonts w:ascii="Times" w:eastAsia="Times" w:hAnsi="Times"/>
          <w:b/>
          <w:sz w:val="24"/>
          <w:szCs w:val="20"/>
        </w:rPr>
        <w:t>Fieldwork Preparation ………………………………………………………………….1</w:t>
      </w:r>
    </w:p>
    <w:p w14:paraId="5E5CFC93" w14:textId="77777777" w:rsidR="007F6044" w:rsidRPr="007F6044" w:rsidRDefault="007F6044" w:rsidP="007F6044">
      <w:pPr>
        <w:widowControl/>
        <w:numPr>
          <w:ilvl w:val="0"/>
          <w:numId w:val="31"/>
        </w:numPr>
        <w:autoSpaceDE/>
        <w:autoSpaceDN/>
        <w:rPr>
          <w:rFonts w:ascii="Times" w:eastAsia="Times" w:hAnsi="Times"/>
          <w:b/>
          <w:sz w:val="24"/>
          <w:szCs w:val="20"/>
        </w:rPr>
      </w:pPr>
      <w:r w:rsidRPr="007F6044">
        <w:rPr>
          <w:rFonts w:ascii="Times" w:eastAsia="Times" w:hAnsi="Times"/>
          <w:b/>
          <w:sz w:val="24"/>
          <w:szCs w:val="20"/>
        </w:rPr>
        <w:t>General Sampling Protocol ……………………………………………………………..2</w:t>
      </w:r>
    </w:p>
    <w:p w14:paraId="30528CF0" w14:textId="77777777" w:rsidR="007F6044" w:rsidRPr="007F6044" w:rsidRDefault="007F6044" w:rsidP="007F6044">
      <w:pPr>
        <w:widowControl/>
        <w:numPr>
          <w:ilvl w:val="0"/>
          <w:numId w:val="31"/>
        </w:numPr>
        <w:autoSpaceDE/>
        <w:autoSpaceDN/>
        <w:rPr>
          <w:rFonts w:ascii="Times" w:eastAsia="Times" w:hAnsi="Times"/>
          <w:b/>
          <w:sz w:val="24"/>
          <w:szCs w:val="20"/>
        </w:rPr>
      </w:pPr>
      <w:r w:rsidRPr="007F6044">
        <w:rPr>
          <w:rFonts w:ascii="Times" w:eastAsia="Times" w:hAnsi="Times"/>
          <w:b/>
          <w:sz w:val="24"/>
          <w:szCs w:val="20"/>
        </w:rPr>
        <w:t>Preparing for Sample Collection………………………………………………………..2</w:t>
      </w:r>
    </w:p>
    <w:p w14:paraId="69F59E7D" w14:textId="77777777" w:rsidR="007F6044" w:rsidRPr="007F6044" w:rsidRDefault="007F6044" w:rsidP="007F6044">
      <w:pPr>
        <w:widowControl/>
        <w:numPr>
          <w:ilvl w:val="0"/>
          <w:numId w:val="31"/>
        </w:numPr>
        <w:autoSpaceDE/>
        <w:autoSpaceDN/>
        <w:rPr>
          <w:rFonts w:ascii="Times" w:eastAsia="Times" w:hAnsi="Times"/>
          <w:b/>
          <w:sz w:val="24"/>
          <w:szCs w:val="20"/>
        </w:rPr>
      </w:pPr>
      <w:r w:rsidRPr="007F6044">
        <w:rPr>
          <w:rFonts w:ascii="Times" w:eastAsia="Times" w:hAnsi="Times"/>
          <w:b/>
          <w:sz w:val="24"/>
          <w:szCs w:val="20"/>
        </w:rPr>
        <w:t>Sample Collection Procedures by Sample Type………………………………………..3</w:t>
      </w:r>
    </w:p>
    <w:p w14:paraId="0ECE104F"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Fecal Coliform …………………………………………………………………...3</w:t>
      </w:r>
    </w:p>
    <w:p w14:paraId="12545396"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Dissolved Metals …………………………………………………………………4</w:t>
      </w:r>
    </w:p>
    <w:p w14:paraId="48174D66"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BTEX (Hydrocarbons) ………………………………………………………….5</w:t>
      </w:r>
    </w:p>
    <w:p w14:paraId="41012CD4"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Total metals ……………………………………………………………………...6</w:t>
      </w:r>
    </w:p>
    <w:p w14:paraId="652194A2"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Nitrogen and Phosphorus ………………………………………………………6</w:t>
      </w:r>
    </w:p>
    <w:p w14:paraId="544FFFF7" w14:textId="77777777" w:rsidR="007F6044" w:rsidRPr="007F6044" w:rsidRDefault="007F6044" w:rsidP="007F6044">
      <w:pPr>
        <w:widowControl/>
        <w:numPr>
          <w:ilvl w:val="1"/>
          <w:numId w:val="31"/>
        </w:numPr>
        <w:autoSpaceDE/>
        <w:autoSpaceDN/>
        <w:rPr>
          <w:rFonts w:ascii="Times" w:eastAsia="Times" w:hAnsi="Times"/>
          <w:b/>
          <w:sz w:val="24"/>
          <w:szCs w:val="20"/>
        </w:rPr>
      </w:pPr>
      <w:r w:rsidRPr="007F6044">
        <w:rPr>
          <w:rFonts w:ascii="Times" w:eastAsia="Times" w:hAnsi="Times"/>
          <w:b/>
          <w:sz w:val="24"/>
          <w:szCs w:val="20"/>
        </w:rPr>
        <w:t>Total Suspended Solids …………………………………………………………7</w:t>
      </w:r>
    </w:p>
    <w:p w14:paraId="1C1B7CE7" w14:textId="77777777" w:rsidR="007F6044" w:rsidRPr="007F6044" w:rsidRDefault="007F6044" w:rsidP="007F6044">
      <w:pPr>
        <w:widowControl/>
        <w:numPr>
          <w:ilvl w:val="0"/>
          <w:numId w:val="31"/>
        </w:numPr>
        <w:autoSpaceDE/>
        <w:autoSpaceDN/>
        <w:rPr>
          <w:rFonts w:ascii="Times" w:eastAsia="Times" w:hAnsi="Times"/>
          <w:b/>
          <w:sz w:val="24"/>
          <w:szCs w:val="20"/>
        </w:rPr>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rsidP="007F6044">
      <w:pPr>
        <w:widowControl/>
        <w:numPr>
          <w:ilvl w:val="0"/>
          <w:numId w:val="38"/>
        </w:numPr>
        <w:autoSpaceDE/>
        <w:autoSpaceDN/>
        <w:rPr>
          <w:rFonts w:ascii="Times" w:eastAsia="Times" w:hAnsi="Times"/>
          <w:sz w:val="24"/>
          <w:szCs w:val="20"/>
        </w:rPr>
      </w:pPr>
      <w:r w:rsidRPr="007F6044">
        <w:rPr>
          <w:rFonts w:ascii="Times" w:eastAsia="Times" w:hAnsi="Times"/>
          <w:b/>
          <w:sz w:val="24"/>
          <w:szCs w:val="20"/>
        </w:rPr>
        <w:t>FIELDWORK PREPARATION</w:t>
      </w:r>
    </w:p>
    <w:p w14:paraId="69F9CACF" w14:textId="77777777" w:rsidR="007F6044" w:rsidRPr="007F6044" w:rsidRDefault="007F6044" w:rsidP="007F6044">
      <w:pPr>
        <w:widowControl/>
        <w:numPr>
          <w:ilvl w:val="1"/>
          <w:numId w:val="38"/>
        </w:numPr>
        <w:autoSpaceDE/>
        <w:autoSpaceDN/>
        <w:rPr>
          <w:rFonts w:ascii="Times" w:eastAsia="Times" w:hAnsi="Times"/>
          <w:b/>
          <w:sz w:val="24"/>
          <w:szCs w:val="20"/>
        </w:rPr>
      </w:pPr>
      <w:r w:rsidRPr="007F6044">
        <w:rPr>
          <w:rFonts w:ascii="Times" w:eastAsia="Times" w:hAnsi="Times"/>
          <w:b/>
          <w:sz w:val="24"/>
          <w:szCs w:val="20"/>
          <w:u w:val="single"/>
        </w:rPr>
        <w:t>Six weeks prior to sampling date</w:t>
      </w:r>
    </w:p>
    <w:p w14:paraId="2EE665C1" w14:textId="77777777" w:rsidR="007F6044" w:rsidRPr="007F6044" w:rsidRDefault="007F6044" w:rsidP="007F6044">
      <w:pPr>
        <w:widowControl/>
        <w:numPr>
          <w:ilvl w:val="2"/>
          <w:numId w:val="38"/>
        </w:numPr>
        <w:autoSpaceDE/>
        <w:autoSpaceDN/>
        <w:rPr>
          <w:rFonts w:ascii="Times" w:eastAsia="Times" w:hAnsi="Times"/>
          <w:b/>
          <w:sz w:val="24"/>
          <w:szCs w:val="20"/>
        </w:rPr>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rsidP="007F6044">
      <w:pPr>
        <w:widowControl/>
        <w:numPr>
          <w:ilvl w:val="1"/>
          <w:numId w:val="38"/>
        </w:numPr>
        <w:autoSpaceDE/>
        <w:autoSpaceDN/>
        <w:rPr>
          <w:rFonts w:ascii="Times" w:eastAsia="Times" w:hAnsi="Times"/>
          <w:b/>
          <w:sz w:val="24"/>
          <w:szCs w:val="20"/>
        </w:rPr>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7777777" w:rsidR="007F6044" w:rsidRPr="007F6044" w:rsidRDefault="007F6044" w:rsidP="007F6044">
      <w:pPr>
        <w:widowControl/>
        <w:numPr>
          <w:ilvl w:val="2"/>
          <w:numId w:val="39"/>
        </w:numPr>
        <w:autoSpaceDE/>
        <w:autoSpaceDN/>
        <w:rPr>
          <w:rFonts w:ascii="Times" w:eastAsia="Times" w:hAnsi="Times"/>
          <w:sz w:val="24"/>
          <w:szCs w:val="20"/>
        </w:rPr>
      </w:pPr>
      <w:r w:rsidRPr="007F6044">
        <w:rPr>
          <w:rFonts w:ascii="Times" w:eastAsia="Times" w:hAnsi="Times"/>
          <w:sz w:val="24"/>
          <w:szCs w:val="20"/>
        </w:rPr>
        <w:t xml:space="preserve">Confirm plans with you fieldwork partners and supervisor. </w:t>
      </w:r>
    </w:p>
    <w:p w14:paraId="06CBD428" w14:textId="77777777" w:rsidR="007F6044" w:rsidRPr="007F6044" w:rsidRDefault="007F6044" w:rsidP="007F6044">
      <w:pPr>
        <w:widowControl/>
        <w:numPr>
          <w:ilvl w:val="3"/>
          <w:numId w:val="39"/>
        </w:numPr>
        <w:autoSpaceDE/>
        <w:autoSpaceDN/>
        <w:rPr>
          <w:rFonts w:ascii="Times" w:eastAsia="Times" w:hAnsi="Times"/>
          <w:sz w:val="24"/>
          <w:szCs w:val="20"/>
        </w:rPr>
      </w:pPr>
      <w:r w:rsidRPr="007F6044">
        <w:rPr>
          <w:rFonts w:ascii="Times" w:eastAsia="Times" w:hAnsi="Times"/>
          <w:sz w:val="24"/>
          <w:szCs w:val="20"/>
        </w:rPr>
        <w:t>Know meeting time and place.</w:t>
      </w:r>
    </w:p>
    <w:p w14:paraId="5496A8D2" w14:textId="77777777" w:rsidR="007F6044" w:rsidRPr="007F6044" w:rsidRDefault="007F6044" w:rsidP="007F6044">
      <w:pPr>
        <w:widowControl/>
        <w:numPr>
          <w:ilvl w:val="2"/>
          <w:numId w:val="39"/>
        </w:numPr>
        <w:autoSpaceDE/>
        <w:autoSpaceDN/>
        <w:rPr>
          <w:rFonts w:ascii="Times" w:eastAsia="Times" w:hAnsi="Times"/>
          <w:sz w:val="24"/>
          <w:szCs w:val="20"/>
        </w:rPr>
      </w:pPr>
      <w:r w:rsidRPr="007F6044">
        <w:rPr>
          <w:rFonts w:ascii="Times" w:eastAsia="Times" w:hAnsi="Times"/>
          <w:sz w:val="24"/>
          <w:szCs w:val="20"/>
        </w:rPr>
        <w:t xml:space="preserve">Review current sampling protocol (this document). </w:t>
      </w:r>
    </w:p>
    <w:p w14:paraId="32D75329" w14:textId="77777777" w:rsidR="007F6044" w:rsidRPr="007F6044" w:rsidRDefault="007F6044" w:rsidP="007F6044">
      <w:pPr>
        <w:widowControl/>
        <w:numPr>
          <w:ilvl w:val="2"/>
          <w:numId w:val="39"/>
        </w:numPr>
        <w:autoSpaceDE/>
        <w:autoSpaceDN/>
        <w:rPr>
          <w:rFonts w:ascii="Times" w:eastAsia="Times" w:hAnsi="Times"/>
          <w:sz w:val="24"/>
          <w:szCs w:val="20"/>
        </w:rPr>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rsidP="007F6044">
      <w:pPr>
        <w:widowControl/>
        <w:numPr>
          <w:ilvl w:val="1"/>
          <w:numId w:val="38"/>
        </w:numPr>
        <w:autoSpaceDE/>
        <w:autoSpaceDN/>
        <w:rPr>
          <w:rFonts w:ascii="Times" w:eastAsia="Times" w:hAnsi="Times"/>
          <w:b/>
          <w:sz w:val="24"/>
          <w:szCs w:val="20"/>
        </w:rPr>
      </w:pPr>
      <w:r w:rsidRPr="007F6044">
        <w:rPr>
          <w:rFonts w:ascii="Times" w:eastAsia="Times" w:hAnsi="Times"/>
          <w:b/>
          <w:sz w:val="24"/>
          <w:szCs w:val="20"/>
          <w:u w:val="single"/>
        </w:rPr>
        <w:t>One day prior to sampling date</w:t>
      </w:r>
    </w:p>
    <w:p w14:paraId="127F35F5" w14:textId="77777777" w:rsidR="007F6044" w:rsidRPr="007F6044" w:rsidRDefault="007F6044" w:rsidP="007F6044">
      <w:pPr>
        <w:widowControl/>
        <w:numPr>
          <w:ilvl w:val="2"/>
          <w:numId w:val="38"/>
        </w:numPr>
        <w:autoSpaceDE/>
        <w:autoSpaceDN/>
        <w:rPr>
          <w:rFonts w:ascii="Times" w:eastAsia="Times" w:hAnsi="Times"/>
          <w:sz w:val="24"/>
          <w:szCs w:val="20"/>
        </w:rPr>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rsidP="007F6044">
      <w:pPr>
        <w:widowControl/>
        <w:numPr>
          <w:ilvl w:val="2"/>
          <w:numId w:val="38"/>
        </w:numPr>
        <w:autoSpaceDE/>
        <w:autoSpaceDN/>
        <w:rPr>
          <w:rFonts w:ascii="Times" w:eastAsia="Times" w:hAnsi="Times"/>
          <w:sz w:val="24"/>
          <w:szCs w:val="20"/>
        </w:rPr>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rsidP="007F6044">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rsidP="007F6044">
      <w:pPr>
        <w:widowControl/>
        <w:numPr>
          <w:ilvl w:val="0"/>
          <w:numId w:val="40"/>
        </w:numPr>
        <w:autoSpaceDE/>
        <w:autoSpaceDN/>
        <w:rPr>
          <w:rFonts w:ascii="Times" w:eastAsia="Times" w:hAnsi="Times"/>
          <w:b/>
          <w:i/>
          <w:sz w:val="24"/>
          <w:szCs w:val="20"/>
        </w:rPr>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rsidP="007F6044">
      <w:pPr>
        <w:widowControl/>
        <w:numPr>
          <w:ilvl w:val="1"/>
          <w:numId w:val="40"/>
        </w:numPr>
        <w:autoSpaceDE/>
        <w:autoSpaceDN/>
        <w:rPr>
          <w:rFonts w:ascii="Times" w:eastAsia="Times" w:hAnsi="Times"/>
          <w:b/>
          <w:sz w:val="24"/>
          <w:szCs w:val="20"/>
        </w:rPr>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sz w:val="24"/>
          <w:szCs w:val="20"/>
        </w:rPr>
        <w:t>Is the river bottom stirred up?</w:t>
      </w:r>
    </w:p>
    <w:p w14:paraId="1347A73F"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sz w:val="24"/>
          <w:szCs w:val="20"/>
        </w:rPr>
        <w:t>Is there something atypical, like a moose carcass just upstream?</w:t>
      </w:r>
    </w:p>
    <w:p w14:paraId="3EE7E445"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sz w:val="24"/>
          <w:szCs w:val="20"/>
        </w:rPr>
        <w:t>Are other boats nearby?</w:t>
      </w:r>
    </w:p>
    <w:p w14:paraId="612CF060" w14:textId="77777777" w:rsidR="007F6044" w:rsidRPr="007F6044" w:rsidRDefault="007F6044" w:rsidP="007F6044">
      <w:pPr>
        <w:widowControl/>
        <w:numPr>
          <w:ilvl w:val="3"/>
          <w:numId w:val="40"/>
        </w:numPr>
        <w:autoSpaceDE/>
        <w:autoSpaceDN/>
        <w:rPr>
          <w:rFonts w:ascii="Times" w:eastAsia="Times" w:hAnsi="Times"/>
          <w:sz w:val="24"/>
          <w:szCs w:val="20"/>
        </w:rPr>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rsidP="007F6044">
      <w:pPr>
        <w:widowControl/>
        <w:numPr>
          <w:ilvl w:val="1"/>
          <w:numId w:val="40"/>
        </w:numPr>
        <w:autoSpaceDE/>
        <w:autoSpaceDN/>
        <w:rPr>
          <w:rFonts w:ascii="Times" w:eastAsia="Times" w:hAnsi="Times"/>
          <w:sz w:val="24"/>
          <w:szCs w:val="20"/>
        </w:rPr>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rsidP="007F6044">
      <w:pPr>
        <w:widowControl/>
        <w:numPr>
          <w:ilvl w:val="1"/>
          <w:numId w:val="40"/>
        </w:numPr>
        <w:autoSpaceDE/>
        <w:autoSpaceDN/>
        <w:rPr>
          <w:rFonts w:ascii="Times" w:eastAsia="Times" w:hAnsi="Times"/>
          <w:b/>
          <w:sz w:val="24"/>
          <w:szCs w:val="20"/>
        </w:rPr>
      </w:pPr>
      <w:r w:rsidRPr="007F6044">
        <w:rPr>
          <w:rFonts w:ascii="Times" w:eastAsia="Times" w:hAnsi="Times"/>
          <w:b/>
          <w:sz w:val="24"/>
          <w:szCs w:val="20"/>
        </w:rPr>
        <w:t>Choose a collection location</w:t>
      </w:r>
    </w:p>
    <w:p w14:paraId="4BE82500"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rsidP="007F6044">
      <w:pPr>
        <w:widowControl/>
        <w:numPr>
          <w:ilvl w:val="2"/>
          <w:numId w:val="40"/>
        </w:numPr>
        <w:autoSpaceDE/>
        <w:autoSpaceDN/>
        <w:rPr>
          <w:rFonts w:ascii="Times" w:eastAsia="Times" w:hAnsi="Times"/>
          <w:sz w:val="24"/>
          <w:szCs w:val="20"/>
        </w:rPr>
      </w:pPr>
      <w:r w:rsidRPr="007F6044">
        <w:rPr>
          <w:rFonts w:ascii="Times" w:eastAsia="Times" w:hAnsi="Times"/>
          <w:b/>
          <w:sz w:val="24"/>
          <w:szCs w:val="20"/>
        </w:rPr>
        <w:t>Collect Site information</w:t>
      </w:r>
    </w:p>
    <w:p w14:paraId="7C5E1781" w14:textId="77777777" w:rsidR="007F6044" w:rsidRPr="007F6044" w:rsidRDefault="007F6044" w:rsidP="007F6044">
      <w:pPr>
        <w:widowControl/>
        <w:numPr>
          <w:ilvl w:val="2"/>
          <w:numId w:val="30"/>
        </w:numPr>
        <w:autoSpaceDE/>
        <w:autoSpaceDN/>
        <w:rPr>
          <w:rFonts w:ascii="Times" w:eastAsia="Times" w:hAnsi="Times"/>
          <w:sz w:val="24"/>
          <w:szCs w:val="20"/>
        </w:rPr>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rsidP="007F6044">
      <w:pPr>
        <w:widowControl/>
        <w:numPr>
          <w:ilvl w:val="2"/>
          <w:numId w:val="30"/>
        </w:numPr>
        <w:autoSpaceDE/>
        <w:autoSpaceDN/>
        <w:rPr>
          <w:rFonts w:ascii="Times" w:eastAsia="Times" w:hAnsi="Times"/>
          <w:sz w:val="24"/>
          <w:szCs w:val="20"/>
        </w:rPr>
      </w:pPr>
      <w:r w:rsidRPr="007F6044">
        <w:rPr>
          <w:rFonts w:ascii="Times" w:eastAsia="Times" w:hAnsi="Times"/>
          <w:sz w:val="24"/>
          <w:szCs w:val="20"/>
        </w:rPr>
        <w:t>Record GPS coordinates on paper at each sampling location</w:t>
      </w:r>
    </w:p>
    <w:p w14:paraId="06C05F84" w14:textId="77777777" w:rsidR="007F6044" w:rsidRPr="007F6044" w:rsidRDefault="007F6044" w:rsidP="007F6044">
      <w:pPr>
        <w:widowControl/>
        <w:numPr>
          <w:ilvl w:val="3"/>
          <w:numId w:val="30"/>
        </w:numPr>
        <w:autoSpaceDE/>
        <w:autoSpaceDN/>
        <w:rPr>
          <w:rFonts w:ascii="Times" w:eastAsia="Times" w:hAnsi="Times"/>
          <w:i/>
          <w:sz w:val="24"/>
          <w:szCs w:val="20"/>
        </w:rPr>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rsidP="007F6044">
      <w:pPr>
        <w:widowControl/>
        <w:numPr>
          <w:ilvl w:val="2"/>
          <w:numId w:val="30"/>
        </w:numPr>
        <w:autoSpaceDE/>
        <w:autoSpaceDN/>
        <w:rPr>
          <w:rFonts w:ascii="Times" w:eastAsia="Times" w:hAnsi="Times"/>
          <w:sz w:val="24"/>
          <w:szCs w:val="20"/>
        </w:rPr>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rsidP="007F6044">
      <w:pPr>
        <w:widowControl/>
        <w:numPr>
          <w:ilvl w:val="2"/>
          <w:numId w:val="30"/>
        </w:numPr>
        <w:autoSpaceDE/>
        <w:autoSpaceDN/>
        <w:rPr>
          <w:rFonts w:ascii="Times" w:eastAsia="Times" w:hAnsi="Times"/>
          <w:sz w:val="24"/>
          <w:szCs w:val="20"/>
        </w:rPr>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rsidP="007F6044">
      <w:pPr>
        <w:widowControl/>
        <w:numPr>
          <w:ilvl w:val="2"/>
          <w:numId w:val="30"/>
        </w:numPr>
        <w:autoSpaceDE/>
        <w:autoSpaceDN/>
        <w:rPr>
          <w:rFonts w:ascii="Times" w:eastAsia="Times" w:hAnsi="Times"/>
          <w:sz w:val="24"/>
          <w:szCs w:val="20"/>
        </w:rPr>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rsidP="007F6044">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rsidP="007F6044">
      <w:pPr>
        <w:widowControl/>
        <w:numPr>
          <w:ilvl w:val="0"/>
          <w:numId w:val="46"/>
        </w:numPr>
        <w:autoSpaceDE/>
        <w:autoSpaceDN/>
        <w:rPr>
          <w:rFonts w:ascii="Times" w:eastAsia="Times" w:hAnsi="Times"/>
          <w:b/>
          <w:sz w:val="24"/>
          <w:szCs w:val="20"/>
        </w:rPr>
      </w:pPr>
      <w:r w:rsidRPr="007F6044">
        <w:rPr>
          <w:rFonts w:ascii="Times" w:eastAsia="Times" w:hAnsi="Times"/>
          <w:b/>
          <w:sz w:val="24"/>
          <w:szCs w:val="20"/>
        </w:rPr>
        <w:t>Prepare to use “Clean Hands / Dirty Hands” technique</w:t>
      </w:r>
    </w:p>
    <w:p w14:paraId="67AA3C86"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rsidP="007F6044">
      <w:pPr>
        <w:widowControl/>
        <w:numPr>
          <w:ilvl w:val="0"/>
          <w:numId w:val="46"/>
        </w:numPr>
        <w:autoSpaceDE/>
        <w:autoSpaceDN/>
        <w:rPr>
          <w:rFonts w:ascii="Times" w:eastAsia="Times" w:hAnsi="Times"/>
          <w:b/>
          <w:sz w:val="24"/>
          <w:szCs w:val="20"/>
        </w:rPr>
      </w:pPr>
      <w:r w:rsidRPr="007F6044">
        <w:rPr>
          <w:rFonts w:ascii="Times" w:eastAsia="Times" w:hAnsi="Times"/>
          <w:b/>
          <w:sz w:val="24"/>
          <w:szCs w:val="20"/>
        </w:rPr>
        <w:t>Prepare sample labels</w:t>
      </w:r>
    </w:p>
    <w:p w14:paraId="335A0FB8"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sz w:val="24"/>
          <w:szCs w:val="20"/>
        </w:rPr>
        <w:t>Other sample label notes</w:t>
      </w:r>
    </w:p>
    <w:p w14:paraId="75E6CDEE"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5"/>
      </w:r>
      <w:r w:rsidRPr="007F6044">
        <w:rPr>
          <w:rFonts w:ascii="Times" w:eastAsia="Times" w:hAnsi="Times"/>
          <w:sz w:val="24"/>
          <w:szCs w:val="20"/>
        </w:rPr>
        <w:t>.</w:t>
      </w:r>
    </w:p>
    <w:p w14:paraId="6CE5382A"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rsidP="007F6044">
      <w:pPr>
        <w:widowControl/>
        <w:numPr>
          <w:ilvl w:val="3"/>
          <w:numId w:val="46"/>
        </w:numPr>
        <w:autoSpaceDE/>
        <w:autoSpaceDN/>
        <w:rPr>
          <w:rFonts w:ascii="Times" w:eastAsia="Times" w:hAnsi="Times"/>
          <w:b/>
          <w:sz w:val="24"/>
          <w:szCs w:val="20"/>
        </w:rPr>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rsidP="007F6044">
      <w:pPr>
        <w:widowControl/>
        <w:numPr>
          <w:ilvl w:val="3"/>
          <w:numId w:val="46"/>
        </w:numPr>
        <w:autoSpaceDE/>
        <w:autoSpaceDN/>
        <w:rPr>
          <w:rFonts w:ascii="Times" w:eastAsia="Times" w:hAnsi="Times"/>
          <w:sz w:val="24"/>
          <w:szCs w:val="20"/>
        </w:rPr>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rsidP="007F6044">
      <w:pPr>
        <w:widowControl/>
        <w:numPr>
          <w:ilvl w:val="3"/>
          <w:numId w:val="46"/>
        </w:numPr>
        <w:autoSpaceDE/>
        <w:autoSpaceDN/>
        <w:rPr>
          <w:rFonts w:ascii="Times" w:eastAsia="Times" w:hAnsi="Times"/>
          <w:sz w:val="24"/>
          <w:szCs w:val="20"/>
        </w:rPr>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rsidP="007F6044">
      <w:pPr>
        <w:widowControl/>
        <w:numPr>
          <w:ilvl w:val="0"/>
          <w:numId w:val="46"/>
        </w:numPr>
        <w:autoSpaceDE/>
        <w:autoSpaceDN/>
        <w:rPr>
          <w:rFonts w:ascii="Times" w:eastAsia="Times" w:hAnsi="Times"/>
          <w:b/>
          <w:sz w:val="24"/>
          <w:szCs w:val="20"/>
        </w:rPr>
      </w:pPr>
      <w:r w:rsidRPr="007F6044">
        <w:rPr>
          <w:rFonts w:ascii="Times" w:eastAsia="Times" w:hAnsi="Times"/>
          <w:b/>
          <w:sz w:val="24"/>
          <w:szCs w:val="20"/>
        </w:rPr>
        <w:t>Other General Sampling Notes</w:t>
      </w:r>
    </w:p>
    <w:p w14:paraId="3D4714DA"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sz w:val="24"/>
          <w:szCs w:val="20"/>
        </w:rPr>
        <w:t>Do not put bottle caps in your pocket.</w:t>
      </w:r>
    </w:p>
    <w:p w14:paraId="782B9C89" w14:textId="77777777" w:rsidR="007F6044" w:rsidRPr="007F6044" w:rsidRDefault="007F6044" w:rsidP="007F6044">
      <w:pPr>
        <w:widowControl/>
        <w:numPr>
          <w:ilvl w:val="2"/>
          <w:numId w:val="46"/>
        </w:numPr>
        <w:autoSpaceDE/>
        <w:autoSpaceDN/>
        <w:rPr>
          <w:rFonts w:ascii="Times" w:eastAsia="Times" w:hAnsi="Times"/>
          <w:b/>
          <w:sz w:val="24"/>
          <w:szCs w:val="20"/>
        </w:rPr>
      </w:pPr>
      <w:r w:rsidRPr="007F6044">
        <w:rPr>
          <w:rFonts w:ascii="Times" w:eastAsia="Times" w:hAnsi="Times"/>
          <w:sz w:val="24"/>
          <w:szCs w:val="20"/>
        </w:rPr>
        <w:t>Do not touch inside of cap or bottle.</w:t>
      </w:r>
    </w:p>
    <w:p w14:paraId="3C212237" w14:textId="77777777" w:rsidR="007F6044" w:rsidRPr="007F6044" w:rsidRDefault="007F6044" w:rsidP="007F6044">
      <w:pPr>
        <w:widowControl/>
        <w:numPr>
          <w:ilvl w:val="1"/>
          <w:numId w:val="46"/>
        </w:numPr>
        <w:autoSpaceDE/>
        <w:autoSpaceDN/>
        <w:rPr>
          <w:rFonts w:ascii="Times" w:eastAsia="Times" w:hAnsi="Times"/>
          <w:b/>
          <w:sz w:val="24"/>
          <w:szCs w:val="20"/>
        </w:rPr>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rsidP="007F6044">
      <w:pPr>
        <w:widowControl/>
        <w:numPr>
          <w:ilvl w:val="0"/>
          <w:numId w:val="41"/>
        </w:numPr>
        <w:autoSpaceDE/>
        <w:autoSpaceDN/>
        <w:rPr>
          <w:rFonts w:ascii="Times" w:eastAsia="Times" w:hAnsi="Times"/>
          <w:sz w:val="24"/>
          <w:szCs w:val="20"/>
        </w:rPr>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rsidP="007F6044">
      <w:pPr>
        <w:widowControl/>
        <w:numPr>
          <w:ilvl w:val="0"/>
          <w:numId w:val="41"/>
        </w:numPr>
        <w:autoSpaceDE/>
        <w:autoSpaceDN/>
        <w:rPr>
          <w:rFonts w:ascii="Times" w:eastAsia="Times" w:hAnsi="Times"/>
          <w:sz w:val="24"/>
          <w:szCs w:val="20"/>
        </w:rPr>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rsidP="007F6044">
      <w:pPr>
        <w:widowControl/>
        <w:numPr>
          <w:ilvl w:val="0"/>
          <w:numId w:val="41"/>
        </w:numPr>
        <w:autoSpaceDE/>
        <w:autoSpaceDN/>
        <w:rPr>
          <w:rFonts w:ascii="Times" w:eastAsia="Times" w:hAnsi="Times"/>
          <w:sz w:val="24"/>
          <w:szCs w:val="20"/>
        </w:rPr>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rsidP="007F6044">
      <w:pPr>
        <w:widowControl/>
        <w:numPr>
          <w:ilvl w:val="0"/>
          <w:numId w:val="37"/>
        </w:numPr>
        <w:autoSpaceDE/>
        <w:autoSpaceDN/>
        <w:rPr>
          <w:rFonts w:ascii="Times" w:eastAsia="Times" w:hAnsi="Times"/>
          <w:b/>
          <w:sz w:val="24"/>
          <w:szCs w:val="20"/>
        </w:rPr>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7"/>
          <w:footerReference w:type="default" r:id="rId48"/>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9"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rsidP="007F6044">
      <w:pPr>
        <w:widowControl/>
        <w:numPr>
          <w:ilvl w:val="0"/>
          <w:numId w:val="32"/>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0ED727B5" w14:textId="77777777" w:rsidR="007F6044" w:rsidRPr="007F6044" w:rsidRDefault="007F6044" w:rsidP="007F6044">
      <w:pPr>
        <w:widowControl/>
        <w:numPr>
          <w:ilvl w:val="0"/>
          <w:numId w:val="32"/>
        </w:numPr>
        <w:autoSpaceDE/>
        <w:autoSpaceDN/>
        <w:rPr>
          <w:rFonts w:ascii="Times" w:eastAsia="Times" w:hAnsi="Times"/>
          <w:sz w:val="24"/>
          <w:szCs w:val="20"/>
        </w:rPr>
      </w:pPr>
      <w:r w:rsidRPr="007F6044">
        <w:rPr>
          <w:rFonts w:ascii="Times" w:eastAsia="Times" w:hAnsi="Times"/>
          <w:b/>
          <w:sz w:val="24"/>
          <w:szCs w:val="20"/>
        </w:rPr>
        <w:t xml:space="preserve">Collect the “Fecal Coliform” sample. </w:t>
      </w:r>
    </w:p>
    <w:p w14:paraId="6F1AFBAE"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sz w:val="24"/>
          <w:szCs w:val="20"/>
        </w:rPr>
        <w:t>Break the seal, either plastic or paper</w:t>
      </w:r>
    </w:p>
    <w:p w14:paraId="2F62A7EB"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rsidP="007F6044">
      <w:pPr>
        <w:widowControl/>
        <w:numPr>
          <w:ilvl w:val="3"/>
          <w:numId w:val="37"/>
        </w:numPr>
        <w:autoSpaceDE/>
        <w:autoSpaceDN/>
        <w:rPr>
          <w:rFonts w:ascii="Times" w:eastAsia="Times" w:hAnsi="Times"/>
          <w:sz w:val="24"/>
          <w:szCs w:val="20"/>
        </w:rPr>
      </w:pPr>
      <w:r w:rsidRPr="007F6044">
        <w:rPr>
          <w:rFonts w:ascii="Times" w:eastAsia="Times" w:hAnsi="Times"/>
          <w:b/>
          <w:i/>
          <w:sz w:val="24"/>
          <w:szCs w:val="20"/>
        </w:rPr>
        <w:t>Do not touch the inside of the bottle or lid.</w:t>
      </w:r>
    </w:p>
    <w:p w14:paraId="23D82CD9"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rsidP="007F6044">
      <w:pPr>
        <w:widowControl/>
        <w:numPr>
          <w:ilvl w:val="2"/>
          <w:numId w:val="37"/>
        </w:numPr>
        <w:autoSpaceDE/>
        <w:autoSpaceDN/>
        <w:rPr>
          <w:rFonts w:ascii="Times" w:eastAsia="Times" w:hAnsi="Times"/>
          <w:sz w:val="24"/>
          <w:szCs w:val="20"/>
        </w:rPr>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50"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rsidP="007F6044">
      <w:pPr>
        <w:widowControl/>
        <w:numPr>
          <w:ilvl w:val="0"/>
          <w:numId w:val="47"/>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rsidP="007F6044">
      <w:pPr>
        <w:widowControl/>
        <w:numPr>
          <w:ilvl w:val="1"/>
          <w:numId w:val="47"/>
        </w:numPr>
        <w:autoSpaceDE/>
        <w:autoSpaceDN/>
        <w:rPr>
          <w:rFonts w:ascii="Times" w:eastAsia="Times" w:hAnsi="Times"/>
          <w:b/>
          <w:color w:val="C00000"/>
          <w:sz w:val="24"/>
          <w:szCs w:val="20"/>
          <w:u w:val="single"/>
        </w:rPr>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rsidP="007F6044">
      <w:pPr>
        <w:widowControl/>
        <w:numPr>
          <w:ilvl w:val="0"/>
          <w:numId w:val="42"/>
        </w:numPr>
        <w:autoSpaceDE/>
        <w:autoSpaceDN/>
        <w:rPr>
          <w:rFonts w:ascii="Times" w:eastAsia="Times" w:hAnsi="Times"/>
          <w:b/>
          <w:sz w:val="24"/>
          <w:szCs w:val="20"/>
        </w:rPr>
      </w:pPr>
      <w:r w:rsidRPr="007F6044">
        <w:rPr>
          <w:rFonts w:ascii="Times" w:eastAsia="Times" w:hAnsi="Times"/>
          <w:b/>
          <w:sz w:val="24"/>
          <w:szCs w:val="20"/>
        </w:rPr>
        <w:t>Collect the “Dissolved Metals” sample (if applicable)</w:t>
      </w:r>
    </w:p>
    <w:p w14:paraId="17450D73" w14:textId="77777777" w:rsidR="007F6044" w:rsidRPr="007F6044" w:rsidRDefault="007F6044" w:rsidP="007F6044">
      <w:pPr>
        <w:widowControl/>
        <w:numPr>
          <w:ilvl w:val="0"/>
          <w:numId w:val="33"/>
        </w:numPr>
        <w:autoSpaceDE/>
        <w:autoSpaceDN/>
        <w:rPr>
          <w:rFonts w:ascii="Times" w:eastAsia="Times" w:hAnsi="Times"/>
          <w:b/>
          <w:i/>
          <w:sz w:val="24"/>
          <w:szCs w:val="20"/>
        </w:rPr>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rsidP="007F6044">
      <w:pPr>
        <w:widowControl/>
        <w:numPr>
          <w:ilvl w:val="0"/>
          <w:numId w:val="33"/>
        </w:numPr>
        <w:autoSpaceDE/>
        <w:autoSpaceDN/>
        <w:rPr>
          <w:rFonts w:ascii="Times" w:eastAsia="Times" w:hAnsi="Times"/>
          <w:b/>
          <w:i/>
          <w:sz w:val="24"/>
          <w:szCs w:val="20"/>
        </w:rPr>
      </w:pPr>
      <w:r w:rsidRPr="007F6044">
        <w:rPr>
          <w:rFonts w:ascii="Times" w:eastAsia="Times" w:hAnsi="Times"/>
          <w:b/>
          <w:i/>
          <w:sz w:val="24"/>
          <w:szCs w:val="20"/>
          <w:highlight w:val="yellow"/>
        </w:rPr>
        <w:t>Proceed to Step 3 if no dissolved metals sample is to be collected.</w:t>
      </w:r>
    </w:p>
    <w:p w14:paraId="5CBBAF31" w14:textId="210A8292"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 xml:space="preserve">The dissolved metals sample collection bottle is a 250 ml plastic bottle with </w:t>
      </w:r>
      <w:del w:id="302" w:author="Benjamin Meyer" w:date="2022-08-22T16:20:00Z">
        <w:r w:rsidRPr="007F6044" w:rsidDel="00BE2DF2">
          <w:rPr>
            <w:rFonts w:ascii="Times" w:eastAsia="Times" w:hAnsi="Times"/>
            <w:sz w:val="24"/>
            <w:szCs w:val="20"/>
          </w:rPr>
          <w:delText>a red sticker (denoting HNO</w:delText>
        </w:r>
        <w:r w:rsidRPr="007F6044" w:rsidDel="00BE2DF2">
          <w:rPr>
            <w:rFonts w:ascii="Times" w:eastAsia="Times" w:hAnsi="Times"/>
            <w:sz w:val="24"/>
            <w:szCs w:val="20"/>
            <w:vertAlign w:val="subscript"/>
          </w:rPr>
          <w:delText>3</w:delText>
        </w:r>
        <w:r w:rsidRPr="007F6044" w:rsidDel="00BE2DF2">
          <w:rPr>
            <w:rFonts w:ascii="Times" w:eastAsia="Times" w:hAnsi="Times"/>
            <w:sz w:val="24"/>
            <w:szCs w:val="20"/>
          </w:rPr>
          <w:delText>; Nitric acid)</w:delText>
        </w:r>
      </w:del>
      <w:ins w:id="303" w:author="Benjamin Meyer" w:date="2022-08-22T16:20:00Z">
        <w:r w:rsidR="00BE2DF2">
          <w:rPr>
            <w:rFonts w:ascii="Times" w:eastAsia="Times" w:hAnsi="Times"/>
            <w:sz w:val="24"/>
            <w:szCs w:val="20"/>
          </w:rPr>
          <w:t>no stickers.</w:t>
        </w:r>
      </w:ins>
    </w:p>
    <w:p w14:paraId="273CDF04"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Do not rinse this bottle.</w:t>
      </w:r>
    </w:p>
    <w:p w14:paraId="0CE59F28"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51"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rsidP="007F6044">
      <w:pPr>
        <w:widowControl/>
        <w:numPr>
          <w:ilvl w:val="0"/>
          <w:numId w:val="34"/>
        </w:numPr>
        <w:autoSpaceDE/>
        <w:autoSpaceDN/>
        <w:rPr>
          <w:rFonts w:ascii="Times" w:eastAsia="Times" w:hAnsi="Times"/>
          <w:sz w:val="24"/>
          <w:szCs w:val="20"/>
          <w:highlight w:val="yellow"/>
        </w:rPr>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rsidP="007F6044">
      <w:pPr>
        <w:widowControl/>
        <w:numPr>
          <w:ilvl w:val="0"/>
          <w:numId w:val="34"/>
        </w:numPr>
        <w:autoSpaceDE/>
        <w:autoSpaceDN/>
        <w:rPr>
          <w:rFonts w:ascii="Times" w:eastAsia="Times" w:hAnsi="Times"/>
          <w:sz w:val="24"/>
          <w:szCs w:val="20"/>
          <w:highlight w:val="yellow"/>
        </w:rPr>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sz w:val="24"/>
          <w:szCs w:val="20"/>
        </w:rPr>
        <w:t>Do not rinse these vials.</w:t>
      </w:r>
    </w:p>
    <w:p w14:paraId="45852FD0"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b/>
          <w:sz w:val="24"/>
          <w:szCs w:val="20"/>
        </w:rPr>
        <w:t>Fill the 1 L TSS bottle with sample water:</w:t>
      </w:r>
    </w:p>
    <w:p w14:paraId="21882212"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sz w:val="24"/>
          <w:szCs w:val="20"/>
        </w:rPr>
        <w:t>Face upstream with the flow of the river coming at you.</w:t>
      </w:r>
    </w:p>
    <w:p w14:paraId="7E8FDF68"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rsidP="007F6044">
      <w:pPr>
        <w:widowControl/>
        <w:numPr>
          <w:ilvl w:val="2"/>
          <w:numId w:val="34"/>
        </w:numPr>
        <w:autoSpaceDE/>
        <w:autoSpaceDN/>
        <w:rPr>
          <w:rFonts w:ascii="Times" w:eastAsia="Times" w:hAnsi="Times"/>
          <w:sz w:val="24"/>
          <w:szCs w:val="20"/>
        </w:rPr>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sz w:val="24"/>
          <w:szCs w:val="20"/>
        </w:rPr>
        <w:t>Cap the vials and place in cooler with ice.</w:t>
      </w:r>
    </w:p>
    <w:p w14:paraId="73FB7755" w14:textId="77777777" w:rsidR="007F6044" w:rsidRPr="007F6044" w:rsidRDefault="007F6044" w:rsidP="007F6044">
      <w:pPr>
        <w:widowControl/>
        <w:numPr>
          <w:ilvl w:val="0"/>
          <w:numId w:val="34"/>
        </w:numPr>
        <w:autoSpaceDE/>
        <w:autoSpaceDN/>
        <w:rPr>
          <w:rFonts w:ascii="Times" w:eastAsia="Times" w:hAnsi="Times"/>
          <w:sz w:val="24"/>
          <w:szCs w:val="20"/>
        </w:rPr>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sz w:val="24"/>
          <w:szCs w:val="20"/>
        </w:rPr>
        <w:t>Sampling Teams using a boat</w:t>
      </w:r>
    </w:p>
    <w:p w14:paraId="1FA7712F" w14:textId="77777777" w:rsidR="007F6044" w:rsidRPr="007F6044" w:rsidRDefault="007F6044" w:rsidP="007F6044">
      <w:pPr>
        <w:widowControl/>
        <w:numPr>
          <w:ilvl w:val="2"/>
          <w:numId w:val="34"/>
        </w:numPr>
        <w:autoSpaceDE/>
        <w:autoSpaceDN/>
        <w:rPr>
          <w:rFonts w:ascii="Times" w:eastAsia="Times" w:hAnsi="Times"/>
          <w:sz w:val="24"/>
          <w:szCs w:val="20"/>
        </w:rPr>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rsidP="007F6044">
      <w:pPr>
        <w:widowControl/>
        <w:numPr>
          <w:ilvl w:val="2"/>
          <w:numId w:val="34"/>
        </w:numPr>
        <w:autoSpaceDE/>
        <w:autoSpaceDN/>
        <w:rPr>
          <w:rFonts w:ascii="Times" w:eastAsia="Times" w:hAnsi="Times"/>
          <w:sz w:val="24"/>
          <w:szCs w:val="20"/>
        </w:rPr>
      </w:pPr>
      <w:r w:rsidRPr="007F6044">
        <w:rPr>
          <w:rFonts w:ascii="Times" w:eastAsia="Times" w:hAnsi="Times"/>
          <w:sz w:val="24"/>
          <w:szCs w:val="20"/>
        </w:rPr>
        <w:lastRenderedPageBreak/>
        <w:t>Boat driver does not handle BTEX Bottles.</w:t>
      </w:r>
    </w:p>
    <w:p w14:paraId="2A54F024" w14:textId="77777777" w:rsidR="007F6044" w:rsidRPr="007F6044" w:rsidRDefault="007F6044" w:rsidP="007F6044">
      <w:pPr>
        <w:widowControl/>
        <w:numPr>
          <w:ilvl w:val="1"/>
          <w:numId w:val="34"/>
        </w:numPr>
        <w:autoSpaceDE/>
        <w:autoSpaceDN/>
        <w:rPr>
          <w:rFonts w:ascii="Times" w:eastAsia="Times" w:hAnsi="Times"/>
          <w:sz w:val="24"/>
          <w:szCs w:val="20"/>
        </w:rPr>
      </w:pPr>
      <w:r w:rsidRPr="007F6044">
        <w:rPr>
          <w:rFonts w:ascii="Times" w:eastAsia="Times" w:hAnsi="Times"/>
          <w:sz w:val="24"/>
          <w:szCs w:val="20"/>
        </w:rPr>
        <w:t xml:space="preserve">   All teams</w:t>
      </w:r>
    </w:p>
    <w:p w14:paraId="178D6D1F" w14:textId="77777777" w:rsidR="007F6044" w:rsidRPr="007F6044" w:rsidRDefault="007F6044" w:rsidP="007F6044">
      <w:pPr>
        <w:widowControl/>
        <w:numPr>
          <w:ilvl w:val="2"/>
          <w:numId w:val="34"/>
        </w:numPr>
        <w:autoSpaceDE/>
        <w:autoSpaceDN/>
        <w:rPr>
          <w:rFonts w:ascii="Times" w:eastAsia="Times" w:hAnsi="Times"/>
          <w:sz w:val="24"/>
          <w:szCs w:val="20"/>
        </w:rPr>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rsidP="007F6044">
      <w:pPr>
        <w:widowControl/>
        <w:numPr>
          <w:ilvl w:val="2"/>
          <w:numId w:val="34"/>
        </w:numPr>
        <w:autoSpaceDE/>
        <w:autoSpaceDN/>
        <w:rPr>
          <w:rFonts w:ascii="Times" w:eastAsia="Times" w:hAnsi="Times"/>
          <w:sz w:val="24"/>
          <w:szCs w:val="20"/>
        </w:rPr>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2"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rsidP="007F6044">
      <w:pPr>
        <w:widowControl/>
        <w:numPr>
          <w:ilvl w:val="0"/>
          <w:numId w:val="43"/>
        </w:numPr>
        <w:autoSpaceDE/>
        <w:autoSpaceDN/>
        <w:rPr>
          <w:rFonts w:ascii="Times" w:eastAsia="Times" w:hAnsi="Times"/>
          <w:sz w:val="24"/>
          <w:szCs w:val="20"/>
        </w:rPr>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Do not rinse this bottle.</w:t>
      </w:r>
    </w:p>
    <w:p w14:paraId="2615FBAF"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rsidP="007F6044">
      <w:pPr>
        <w:widowControl/>
        <w:numPr>
          <w:ilvl w:val="0"/>
          <w:numId w:val="35"/>
        </w:numPr>
        <w:autoSpaceDE/>
        <w:autoSpaceDN/>
        <w:rPr>
          <w:rFonts w:ascii="Times" w:eastAsia="Times" w:hAnsi="Times"/>
          <w:sz w:val="24"/>
          <w:szCs w:val="20"/>
        </w:rPr>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3"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rsidP="007F6044">
      <w:pPr>
        <w:widowControl/>
        <w:numPr>
          <w:ilvl w:val="0"/>
          <w:numId w:val="44"/>
        </w:numPr>
        <w:autoSpaceDE/>
        <w:autoSpaceDN/>
        <w:rPr>
          <w:rFonts w:ascii="Times" w:eastAsia="Times" w:hAnsi="Times"/>
          <w:b/>
          <w:sz w:val="24"/>
          <w:szCs w:val="20"/>
        </w:rPr>
      </w:pPr>
      <w:r w:rsidRPr="007F6044">
        <w:rPr>
          <w:rFonts w:ascii="Times" w:eastAsia="Times" w:hAnsi="Times"/>
          <w:b/>
          <w:sz w:val="24"/>
          <w:szCs w:val="20"/>
        </w:rPr>
        <w:t>Collect the Nitrate+Nitrite/Total Phosphorus sample</w:t>
      </w:r>
    </w:p>
    <w:p w14:paraId="7DA07449" w14:textId="77777777" w:rsidR="007F6044" w:rsidRPr="007F6044" w:rsidRDefault="007F6044" w:rsidP="007F6044">
      <w:pPr>
        <w:widowControl/>
        <w:numPr>
          <w:ilvl w:val="0"/>
          <w:numId w:val="36"/>
        </w:numPr>
        <w:autoSpaceDE/>
        <w:autoSpaceDN/>
        <w:rPr>
          <w:rFonts w:ascii="Times" w:eastAsia="Times" w:hAnsi="Times"/>
          <w:sz w:val="24"/>
          <w:szCs w:val="20"/>
        </w:rPr>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rsidP="007F6044">
      <w:pPr>
        <w:widowControl/>
        <w:numPr>
          <w:ilvl w:val="0"/>
          <w:numId w:val="36"/>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2392E08B" w14:textId="4D22D77F" w:rsidR="007F6044" w:rsidRDefault="007F6044" w:rsidP="007F6044">
      <w:pPr>
        <w:widowControl/>
        <w:numPr>
          <w:ilvl w:val="0"/>
          <w:numId w:val="36"/>
        </w:numPr>
        <w:autoSpaceDE/>
        <w:autoSpaceDN/>
        <w:rPr>
          <w:rFonts w:ascii="Times" w:eastAsia="Times" w:hAnsi="Times"/>
          <w:sz w:val="24"/>
          <w:szCs w:val="20"/>
        </w:rPr>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4"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rsidP="007F6044">
      <w:pPr>
        <w:widowControl/>
        <w:numPr>
          <w:ilvl w:val="2"/>
          <w:numId w:val="32"/>
        </w:numPr>
        <w:autoSpaceDE/>
        <w:autoSpaceDN/>
        <w:rPr>
          <w:rFonts w:ascii="Times" w:eastAsia="Times" w:hAnsi="Times"/>
          <w:sz w:val="24"/>
          <w:szCs w:val="20"/>
        </w:rPr>
      </w:pPr>
      <w:r w:rsidRPr="007F6044">
        <w:rPr>
          <w:rFonts w:ascii="Times" w:eastAsia="Times" w:hAnsi="Times"/>
          <w:sz w:val="24"/>
          <w:szCs w:val="20"/>
        </w:rPr>
        <w:t>The Total Suspended Solids bottle is a 1 L plastic bottle</w:t>
      </w:r>
    </w:p>
    <w:p w14:paraId="79404939" w14:textId="77777777" w:rsidR="007F6044" w:rsidRPr="007F6044" w:rsidRDefault="007F6044" w:rsidP="007F6044">
      <w:pPr>
        <w:widowControl/>
        <w:numPr>
          <w:ilvl w:val="2"/>
          <w:numId w:val="32"/>
        </w:numPr>
        <w:autoSpaceDE/>
        <w:autoSpaceDN/>
        <w:rPr>
          <w:rFonts w:ascii="Times" w:eastAsia="Times" w:hAnsi="Times"/>
          <w:sz w:val="24"/>
          <w:szCs w:val="20"/>
        </w:rPr>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rsidP="007F6044">
      <w:pPr>
        <w:widowControl/>
        <w:numPr>
          <w:ilvl w:val="2"/>
          <w:numId w:val="32"/>
        </w:numPr>
        <w:autoSpaceDE/>
        <w:autoSpaceDN/>
        <w:rPr>
          <w:rFonts w:ascii="Times" w:eastAsia="Times" w:hAnsi="Times"/>
          <w:sz w:val="24"/>
          <w:szCs w:val="20"/>
        </w:rPr>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rsidP="007F6044">
      <w:pPr>
        <w:widowControl/>
        <w:numPr>
          <w:ilvl w:val="2"/>
          <w:numId w:val="32"/>
        </w:numPr>
        <w:autoSpaceDE/>
        <w:autoSpaceDN/>
        <w:rPr>
          <w:rFonts w:ascii="Times" w:eastAsia="Times" w:hAnsi="Times"/>
          <w:sz w:val="24"/>
          <w:szCs w:val="20"/>
        </w:rPr>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5FE9F2C4" w14:textId="77777777" w:rsidR="007F6044" w:rsidRPr="007F6044" w:rsidRDefault="007F6044" w:rsidP="007F6044">
      <w:pPr>
        <w:widowControl/>
        <w:autoSpaceDE/>
        <w:autoSpaceDN/>
        <w:rPr>
          <w:rFonts w:ascii="Times" w:eastAsia="Times" w:hAnsi="Times"/>
          <w:sz w:val="24"/>
          <w:szCs w:val="20"/>
        </w:rPr>
      </w:pPr>
    </w:p>
    <w:p w14:paraId="2D1337E0" w14:textId="77777777" w:rsidR="007F6044" w:rsidRPr="007F6044" w:rsidRDefault="007F6044" w:rsidP="007F6044">
      <w:pPr>
        <w:widowControl/>
        <w:autoSpaceDE/>
        <w:autoSpaceDN/>
        <w:rPr>
          <w:rFonts w:ascii="Times" w:eastAsia="Times" w:hAnsi="Times"/>
          <w:sz w:val="24"/>
          <w:szCs w:val="20"/>
        </w:rPr>
      </w:pPr>
    </w:p>
    <w:p w14:paraId="55534AB7" w14:textId="77777777" w:rsidR="007F6044" w:rsidRPr="007F6044" w:rsidRDefault="007F6044" w:rsidP="007F6044">
      <w:pPr>
        <w:widowControl/>
        <w:autoSpaceDE/>
        <w:autoSpaceDN/>
        <w:rPr>
          <w:rFonts w:ascii="Times" w:eastAsia="Times" w:hAnsi="Times"/>
          <w:sz w:val="24"/>
          <w:szCs w:val="20"/>
        </w:rPr>
      </w:pPr>
    </w:p>
    <w:p w14:paraId="41973869" w14:textId="73767C5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lastRenderedPageBreak/>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22D2C72D"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301"/>
    <w:p w14:paraId="5260AFB9" w14:textId="77777777" w:rsidR="000D14B5" w:rsidRDefault="000D14B5">
      <w:pPr>
        <w:rPr>
          <w:sz w:val="24"/>
        </w:rPr>
        <w:sectPr w:rsidR="000D14B5">
          <w:headerReference w:type="default" r:id="rId55"/>
          <w:footerReference w:type="default" r:id="rId56"/>
          <w:pgSz w:w="11900" w:h="16840"/>
          <w:pgMar w:top="1620" w:right="940" w:bottom="940" w:left="1040" w:header="929" w:footer="744" w:gutter="0"/>
          <w:cols w:space="720"/>
        </w:sectPr>
      </w:pPr>
    </w:p>
    <w:p w14:paraId="6242304F" w14:textId="77777777" w:rsidR="000D14B5" w:rsidRDefault="009748A5">
      <w:pPr>
        <w:spacing w:before="62"/>
        <w:ind w:left="10560" w:right="117" w:firstLine="1449"/>
        <w:jc w:val="right"/>
        <w:rPr>
          <w:sz w:val="18"/>
        </w:rPr>
      </w:pPr>
      <w:r>
        <w:rPr>
          <w:sz w:val="18"/>
        </w:rPr>
        <w:lastRenderedPageBreak/>
        <w:t>Kenai</w:t>
      </w:r>
      <w:r>
        <w:rPr>
          <w:spacing w:val="1"/>
          <w:sz w:val="18"/>
        </w:rPr>
        <w:t xml:space="preserve"> </w:t>
      </w:r>
      <w:r>
        <w:rPr>
          <w:sz w:val="18"/>
        </w:rPr>
        <w:t>Watershed</w:t>
      </w:r>
      <w:r>
        <w:rPr>
          <w:spacing w:val="2"/>
          <w:sz w:val="18"/>
        </w:rPr>
        <w:t xml:space="preserve"> </w:t>
      </w:r>
      <w:r>
        <w:rPr>
          <w:spacing w:val="-4"/>
          <w:sz w:val="18"/>
        </w:rPr>
        <w:t>Forum</w:t>
      </w:r>
      <w:r>
        <w:rPr>
          <w:sz w:val="18"/>
        </w:rPr>
        <w:t xml:space="preserve"> Kenai River Watershed Monitoring</w:t>
      </w:r>
      <w:r>
        <w:rPr>
          <w:spacing w:val="-12"/>
          <w:sz w:val="18"/>
        </w:rPr>
        <w:t xml:space="preserve"> </w:t>
      </w:r>
      <w:r>
        <w:rPr>
          <w:sz w:val="18"/>
        </w:rPr>
        <w:t>Program</w:t>
      </w:r>
    </w:p>
    <w:p w14:paraId="20443A51" w14:textId="3FA4DE56" w:rsidR="000D14B5" w:rsidRDefault="009748A5">
      <w:pPr>
        <w:ind w:right="118"/>
        <w:jc w:val="right"/>
        <w:rPr>
          <w:sz w:val="18"/>
        </w:rPr>
      </w:pPr>
      <w:r>
        <w:rPr>
          <w:sz w:val="18"/>
        </w:rPr>
        <w:t xml:space="preserve">April, </w:t>
      </w:r>
      <w:r w:rsidR="00C561A2">
        <w:rPr>
          <w:sz w:val="18"/>
        </w:rPr>
        <w:t>2022</w:t>
      </w:r>
      <w:r>
        <w:rPr>
          <w:sz w:val="18"/>
        </w:rPr>
        <w:t xml:space="preserve"> QAPP</w:t>
      </w:r>
      <w:r>
        <w:rPr>
          <w:spacing w:val="-4"/>
          <w:sz w:val="18"/>
        </w:rPr>
        <w:t xml:space="preserve"> </w:t>
      </w:r>
      <w:r w:rsidR="00C561A2">
        <w:rPr>
          <w:sz w:val="18"/>
        </w:rPr>
        <w:t>v4</w:t>
      </w:r>
    </w:p>
    <w:p w14:paraId="747DF350" w14:textId="77777777" w:rsidR="000D14B5" w:rsidRDefault="000D14B5">
      <w:pPr>
        <w:pStyle w:val="BodyText"/>
        <w:spacing w:before="7"/>
        <w:rPr>
          <w:sz w:val="16"/>
        </w:rPr>
      </w:pPr>
    </w:p>
    <w:p w14:paraId="1EEC459E" w14:textId="77777777" w:rsidR="000D14B5" w:rsidRDefault="009748A5">
      <w:pPr>
        <w:spacing w:before="90"/>
        <w:ind w:left="2371" w:right="2380"/>
        <w:jc w:val="center"/>
        <w:rPr>
          <w:b/>
          <w:sz w:val="24"/>
        </w:rPr>
      </w:pPr>
      <w:bookmarkStart w:id="304" w:name="Appendix_C"/>
      <w:bookmarkStart w:id="305" w:name="_bookmark36"/>
      <w:bookmarkEnd w:id="304"/>
      <w:bookmarkEnd w:id="305"/>
      <w:r>
        <w:rPr>
          <w:b/>
          <w:sz w:val="24"/>
        </w:rPr>
        <w:t>Appendix C</w:t>
      </w:r>
    </w:p>
    <w:p w14:paraId="6937741F" w14:textId="77777777" w:rsidR="000D14B5" w:rsidRDefault="000D14B5">
      <w:pPr>
        <w:pStyle w:val="BodyText"/>
        <w:rPr>
          <w:b/>
          <w:sz w:val="26"/>
        </w:rPr>
      </w:pPr>
    </w:p>
    <w:p w14:paraId="0F6EAC2C" w14:textId="77777777" w:rsidR="000D14B5" w:rsidRDefault="000D14B5">
      <w:pPr>
        <w:pStyle w:val="BodyText"/>
        <w:rPr>
          <w:b/>
          <w:sz w:val="22"/>
        </w:rPr>
      </w:pPr>
    </w:p>
    <w:p w14:paraId="23CFBE79" w14:textId="77777777" w:rsidR="000D14B5" w:rsidRDefault="009748A5">
      <w:pPr>
        <w:ind w:left="2371" w:right="2382"/>
        <w:jc w:val="center"/>
        <w:rPr>
          <w:b/>
          <w:sz w:val="24"/>
        </w:rPr>
      </w:pPr>
      <w:bookmarkStart w:id="306" w:name="_Hlk117090829"/>
      <w:bookmarkStart w:id="307" w:name="_Hlk117090898"/>
      <w:r>
        <w:rPr>
          <w:b/>
          <w:sz w:val="24"/>
        </w:rPr>
        <w:t>Kenai River Watershed Water Quality Monitoring Field Data Form KWF-WQ Form 6.1</w:t>
      </w:r>
    </w:p>
    <w:bookmarkEnd w:id="306"/>
    <w:p w14:paraId="73CADB0E" w14:textId="77777777" w:rsidR="000D14B5" w:rsidRDefault="000D14B5">
      <w:pPr>
        <w:pStyle w:val="BodyText"/>
        <w:spacing w:after="1"/>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Default="000D14B5">
            <w:pPr>
              <w:pStyle w:val="TableParagraph"/>
            </w:pPr>
          </w:p>
        </w:tc>
        <w:tc>
          <w:tcPr>
            <w:tcW w:w="764" w:type="dxa"/>
          </w:tcPr>
          <w:p w14:paraId="3F8CB8A6" w14:textId="77777777" w:rsidR="000D14B5" w:rsidRDefault="009748A5">
            <w:pPr>
              <w:pStyle w:val="TableParagraph"/>
              <w:spacing w:line="276" w:lineRule="exact"/>
              <w:ind w:left="162" w:right="132"/>
              <w:rPr>
                <w:sz w:val="24"/>
              </w:rPr>
            </w:pPr>
            <w:r>
              <w:rPr>
                <w:sz w:val="24"/>
              </w:rPr>
              <w:t>Low Tide</w:t>
            </w:r>
          </w:p>
        </w:tc>
        <w:tc>
          <w:tcPr>
            <w:tcW w:w="901" w:type="dxa"/>
          </w:tcPr>
          <w:p w14:paraId="14948BA1" w14:textId="77777777" w:rsidR="000D14B5" w:rsidRDefault="000D14B5">
            <w:pPr>
              <w:pStyle w:val="TableParagraph"/>
            </w:pPr>
          </w:p>
        </w:tc>
        <w:tc>
          <w:tcPr>
            <w:tcW w:w="828" w:type="dxa"/>
          </w:tcPr>
          <w:p w14:paraId="21BD525E" w14:textId="77777777" w:rsidR="000D14B5" w:rsidRDefault="000D14B5">
            <w:pPr>
              <w:pStyle w:val="TableParagraph"/>
            </w:pPr>
          </w:p>
        </w:tc>
        <w:tc>
          <w:tcPr>
            <w:tcW w:w="750" w:type="dxa"/>
          </w:tcPr>
          <w:p w14:paraId="770DA06F" w14:textId="77777777" w:rsidR="000D14B5" w:rsidRDefault="000D14B5">
            <w:pPr>
              <w:pStyle w:val="TableParagraph"/>
              <w:spacing w:before="8"/>
              <w:rPr>
                <w:b/>
                <w:sz w:val="23"/>
              </w:rPr>
            </w:pPr>
          </w:p>
          <w:p w14:paraId="60D0BCAE" w14:textId="77777777" w:rsidR="000D14B5" w:rsidRDefault="009748A5">
            <w:pPr>
              <w:pStyle w:val="TableParagraph"/>
              <w:spacing w:line="259" w:lineRule="exact"/>
              <w:ind w:left="108"/>
              <w:rPr>
                <w:sz w:val="24"/>
              </w:rPr>
            </w:pPr>
            <w:r>
              <w:rPr>
                <w:sz w:val="24"/>
              </w:rPr>
              <w:t>River</w:t>
            </w:r>
          </w:p>
        </w:tc>
        <w:tc>
          <w:tcPr>
            <w:tcW w:w="998" w:type="dxa"/>
          </w:tcPr>
          <w:p w14:paraId="42E350E1" w14:textId="77777777" w:rsidR="000D14B5" w:rsidRDefault="000D14B5">
            <w:pPr>
              <w:pStyle w:val="TableParagraph"/>
            </w:pPr>
          </w:p>
        </w:tc>
        <w:tc>
          <w:tcPr>
            <w:tcW w:w="1160" w:type="dxa"/>
          </w:tcPr>
          <w:p w14:paraId="25A29045" w14:textId="77777777" w:rsidR="000D14B5" w:rsidRDefault="000D14B5">
            <w:pPr>
              <w:pStyle w:val="TableParagraph"/>
            </w:pPr>
          </w:p>
        </w:tc>
        <w:tc>
          <w:tcPr>
            <w:tcW w:w="1156" w:type="dxa"/>
          </w:tcPr>
          <w:p w14:paraId="68857A4F" w14:textId="77777777" w:rsidR="000D14B5" w:rsidRDefault="009748A5">
            <w:pPr>
              <w:pStyle w:val="TableParagraph"/>
              <w:spacing w:line="273" w:lineRule="exact"/>
              <w:ind w:left="119"/>
              <w:rPr>
                <w:sz w:val="24"/>
              </w:rPr>
            </w:pPr>
            <w:r>
              <w:rPr>
                <w:sz w:val="24"/>
              </w:rPr>
              <w:t>Air temp.</w:t>
            </w:r>
          </w:p>
        </w:tc>
        <w:tc>
          <w:tcPr>
            <w:tcW w:w="1028" w:type="dxa"/>
          </w:tcPr>
          <w:p w14:paraId="63B22155" w14:textId="77777777" w:rsidR="000D14B5" w:rsidRDefault="009748A5">
            <w:pPr>
              <w:pStyle w:val="TableParagraph"/>
              <w:spacing w:line="273" w:lineRule="exact"/>
              <w:ind w:left="90" w:right="74"/>
              <w:jc w:val="center"/>
              <w:rPr>
                <w:sz w:val="24"/>
              </w:rPr>
            </w:pPr>
            <w:r>
              <w:rPr>
                <w:sz w:val="24"/>
              </w:rPr>
              <w:t>Weather</w:t>
            </w:r>
          </w:p>
        </w:tc>
        <w:tc>
          <w:tcPr>
            <w:tcW w:w="914" w:type="dxa"/>
          </w:tcPr>
          <w:p w14:paraId="43B5A4A7" w14:textId="77777777" w:rsidR="000D14B5" w:rsidRDefault="009748A5">
            <w:pPr>
              <w:pStyle w:val="TableParagraph"/>
              <w:spacing w:line="276" w:lineRule="exact"/>
              <w:ind w:left="167" w:right="130" w:firstLine="66"/>
              <w:rPr>
                <w:sz w:val="24"/>
              </w:rPr>
            </w:pPr>
            <w:r>
              <w:rPr>
                <w:sz w:val="24"/>
              </w:rPr>
              <w:t>Boat traffic</w:t>
            </w:r>
          </w:p>
        </w:tc>
        <w:tc>
          <w:tcPr>
            <w:tcW w:w="870" w:type="dxa"/>
          </w:tcPr>
          <w:p w14:paraId="2A7A6E4A" w14:textId="77777777" w:rsidR="000D14B5" w:rsidRDefault="009748A5">
            <w:pPr>
              <w:pStyle w:val="TableParagraph"/>
              <w:spacing w:line="273" w:lineRule="exact"/>
              <w:ind w:left="91" w:right="75"/>
              <w:jc w:val="center"/>
              <w:rPr>
                <w:sz w:val="24"/>
              </w:rPr>
            </w:pPr>
            <w:r>
              <w:rPr>
                <w:sz w:val="24"/>
              </w:rPr>
              <w:t>Photos</w:t>
            </w:r>
          </w:p>
        </w:tc>
        <w:tc>
          <w:tcPr>
            <w:tcW w:w="1225" w:type="dxa"/>
          </w:tcPr>
          <w:p w14:paraId="35E5DBA2" w14:textId="77777777" w:rsidR="000D14B5" w:rsidRDefault="009748A5">
            <w:pPr>
              <w:pStyle w:val="TableParagraph"/>
              <w:spacing w:line="276" w:lineRule="exact"/>
              <w:ind w:left="335" w:right="287" w:hanging="14"/>
              <w:rPr>
                <w:sz w:val="24"/>
              </w:rPr>
            </w:pPr>
            <w:r>
              <w:rPr>
                <w:sz w:val="24"/>
              </w:rPr>
              <w:t>Water Temp</w:t>
            </w:r>
          </w:p>
        </w:tc>
        <w:tc>
          <w:tcPr>
            <w:tcW w:w="1261" w:type="dxa"/>
          </w:tcPr>
          <w:p w14:paraId="4E27AC05" w14:textId="77777777" w:rsidR="000D14B5" w:rsidRDefault="009748A5">
            <w:pPr>
              <w:pStyle w:val="TableParagraph"/>
              <w:spacing w:line="273" w:lineRule="exact"/>
              <w:ind w:left="413"/>
              <w:rPr>
                <w:sz w:val="24"/>
              </w:rPr>
            </w:pPr>
            <w:r>
              <w:rPr>
                <w:sz w:val="24"/>
              </w:rPr>
              <w:t>GPS</w:t>
            </w:r>
          </w:p>
          <w:p w14:paraId="62FF114F" w14:textId="77777777" w:rsidR="000D14B5" w:rsidRDefault="009748A5">
            <w:pPr>
              <w:pStyle w:val="TableParagraph"/>
              <w:spacing w:line="259" w:lineRule="exact"/>
              <w:ind w:left="361"/>
              <w:rPr>
                <w:sz w:val="24"/>
              </w:rPr>
            </w:pPr>
            <w:r>
              <w:rPr>
                <w:sz w:val="24"/>
              </w:rPr>
              <w:t>coord</w:t>
            </w:r>
          </w:p>
        </w:tc>
        <w:tc>
          <w:tcPr>
            <w:tcW w:w="1170" w:type="dxa"/>
          </w:tcPr>
          <w:p w14:paraId="6E47E734" w14:textId="77777777" w:rsidR="000D14B5" w:rsidRDefault="000D14B5">
            <w:pPr>
              <w:pStyle w:val="TableParagraph"/>
            </w:pPr>
          </w:p>
        </w:tc>
      </w:tr>
      <w:tr w:rsidR="000D14B5" w14:paraId="598250D8" w14:textId="77777777">
        <w:trPr>
          <w:trHeight w:val="506"/>
        </w:trPr>
        <w:tc>
          <w:tcPr>
            <w:tcW w:w="632" w:type="dxa"/>
          </w:tcPr>
          <w:p w14:paraId="0841BC33" w14:textId="77777777" w:rsidR="000D14B5" w:rsidRDefault="009748A5">
            <w:pPr>
              <w:pStyle w:val="TableParagraph"/>
              <w:spacing w:line="250" w:lineRule="exact"/>
              <w:ind w:left="107"/>
            </w:pPr>
            <w:r>
              <w:t>Date</w:t>
            </w:r>
          </w:p>
        </w:tc>
        <w:tc>
          <w:tcPr>
            <w:tcW w:w="764" w:type="dxa"/>
          </w:tcPr>
          <w:p w14:paraId="5CDDA952" w14:textId="77777777" w:rsidR="000D14B5" w:rsidRDefault="009748A5">
            <w:pPr>
              <w:pStyle w:val="TableParagraph"/>
              <w:spacing w:line="250" w:lineRule="exact"/>
              <w:ind w:left="150"/>
            </w:pPr>
            <w:r>
              <w:t>Time</w:t>
            </w:r>
          </w:p>
        </w:tc>
        <w:tc>
          <w:tcPr>
            <w:tcW w:w="901" w:type="dxa"/>
          </w:tcPr>
          <w:p w14:paraId="3EB5A2DA" w14:textId="77777777" w:rsidR="000D14B5" w:rsidRDefault="009748A5">
            <w:pPr>
              <w:pStyle w:val="TableParagraph"/>
              <w:spacing w:line="250" w:lineRule="exact"/>
              <w:ind w:left="108"/>
            </w:pPr>
            <w:r>
              <w:t>Agency</w:t>
            </w:r>
          </w:p>
        </w:tc>
        <w:tc>
          <w:tcPr>
            <w:tcW w:w="828" w:type="dxa"/>
          </w:tcPr>
          <w:p w14:paraId="59356CE5" w14:textId="77777777" w:rsidR="000D14B5" w:rsidRDefault="009748A5">
            <w:pPr>
              <w:pStyle w:val="TableParagraph"/>
              <w:spacing w:line="250" w:lineRule="exact"/>
              <w:ind w:left="108"/>
            </w:pPr>
            <w:r>
              <w:t>Initials</w:t>
            </w:r>
          </w:p>
        </w:tc>
        <w:tc>
          <w:tcPr>
            <w:tcW w:w="750" w:type="dxa"/>
          </w:tcPr>
          <w:p w14:paraId="719F7603" w14:textId="77777777" w:rsidR="000D14B5" w:rsidRDefault="009748A5">
            <w:pPr>
              <w:pStyle w:val="TableParagraph"/>
              <w:spacing w:line="250" w:lineRule="exact"/>
              <w:ind w:left="167"/>
            </w:pPr>
            <w:r>
              <w:t>Mile</w:t>
            </w:r>
          </w:p>
        </w:tc>
        <w:tc>
          <w:tcPr>
            <w:tcW w:w="998" w:type="dxa"/>
          </w:tcPr>
          <w:p w14:paraId="0D7F55B7" w14:textId="77777777" w:rsidR="000D14B5" w:rsidRDefault="009748A5">
            <w:pPr>
              <w:pStyle w:val="TableParagraph"/>
              <w:spacing w:line="250" w:lineRule="exact"/>
              <w:ind w:left="108"/>
            </w:pPr>
            <w:r>
              <w:t>Location</w:t>
            </w:r>
          </w:p>
        </w:tc>
        <w:tc>
          <w:tcPr>
            <w:tcW w:w="1160" w:type="dxa"/>
          </w:tcPr>
          <w:p w14:paraId="6908146F" w14:textId="77777777" w:rsidR="000D14B5" w:rsidRDefault="009748A5">
            <w:pPr>
              <w:pStyle w:val="TableParagraph"/>
              <w:spacing w:line="250" w:lineRule="exact"/>
              <w:ind w:left="189"/>
            </w:pPr>
            <w:r>
              <w:t>Location</w:t>
            </w:r>
          </w:p>
          <w:p w14:paraId="7604E70C" w14:textId="77777777" w:rsidR="000D14B5" w:rsidRDefault="009748A5">
            <w:pPr>
              <w:pStyle w:val="TableParagraph"/>
              <w:spacing w:line="236" w:lineRule="exact"/>
              <w:ind w:left="150"/>
            </w:pPr>
            <w:r>
              <w:t>of</w:t>
            </w:r>
            <w:r>
              <w:rPr>
                <w:spacing w:val="-5"/>
              </w:rPr>
              <w:t xml:space="preserve"> </w:t>
            </w:r>
            <w:r>
              <w:t>sample</w:t>
            </w:r>
          </w:p>
        </w:tc>
        <w:tc>
          <w:tcPr>
            <w:tcW w:w="1156" w:type="dxa"/>
          </w:tcPr>
          <w:p w14:paraId="3520B9CF" w14:textId="77777777" w:rsidR="000D14B5" w:rsidRDefault="009748A5">
            <w:pPr>
              <w:pStyle w:val="TableParagraph"/>
              <w:spacing w:line="250" w:lineRule="exact"/>
              <w:ind w:left="108"/>
            </w:pPr>
            <w:r>
              <w:t>Fahrenheit</w:t>
            </w:r>
          </w:p>
        </w:tc>
        <w:tc>
          <w:tcPr>
            <w:tcW w:w="1028" w:type="dxa"/>
          </w:tcPr>
          <w:p w14:paraId="43851D2E" w14:textId="77777777" w:rsidR="000D14B5" w:rsidRDefault="009748A5">
            <w:pPr>
              <w:pStyle w:val="TableParagraph"/>
              <w:spacing w:line="250" w:lineRule="exact"/>
              <w:ind w:left="88" w:right="74"/>
              <w:jc w:val="center"/>
            </w:pPr>
            <w:r>
              <w:t>S/R/C</w:t>
            </w:r>
          </w:p>
        </w:tc>
        <w:tc>
          <w:tcPr>
            <w:tcW w:w="914" w:type="dxa"/>
          </w:tcPr>
          <w:p w14:paraId="64BD4586" w14:textId="77777777" w:rsidR="000D14B5" w:rsidRDefault="009748A5">
            <w:pPr>
              <w:pStyle w:val="TableParagraph"/>
              <w:spacing w:line="250" w:lineRule="exact"/>
              <w:ind w:left="154"/>
            </w:pPr>
            <w:r>
              <w:t>L/M/H</w:t>
            </w:r>
          </w:p>
        </w:tc>
        <w:tc>
          <w:tcPr>
            <w:tcW w:w="870" w:type="dxa"/>
          </w:tcPr>
          <w:p w14:paraId="4C212163" w14:textId="77777777" w:rsidR="000D14B5" w:rsidRDefault="009748A5">
            <w:pPr>
              <w:pStyle w:val="TableParagraph"/>
              <w:spacing w:line="250" w:lineRule="exact"/>
              <w:ind w:left="89" w:right="75"/>
              <w:jc w:val="center"/>
            </w:pPr>
            <w:r>
              <w:t>Y/N</w:t>
            </w:r>
          </w:p>
        </w:tc>
        <w:tc>
          <w:tcPr>
            <w:tcW w:w="1225" w:type="dxa"/>
          </w:tcPr>
          <w:p w14:paraId="2E0AA889" w14:textId="77777777" w:rsidR="000D14B5" w:rsidRDefault="009748A5">
            <w:pPr>
              <w:pStyle w:val="TableParagraph"/>
              <w:spacing w:line="250" w:lineRule="exact"/>
              <w:ind w:left="132"/>
            </w:pPr>
            <w:r>
              <w:t>Centigrade</w:t>
            </w:r>
          </w:p>
        </w:tc>
        <w:tc>
          <w:tcPr>
            <w:tcW w:w="1261" w:type="dxa"/>
          </w:tcPr>
          <w:p w14:paraId="69F053E1" w14:textId="77777777" w:rsidR="000D14B5" w:rsidRDefault="009748A5">
            <w:pPr>
              <w:pStyle w:val="TableParagraph"/>
              <w:spacing w:line="250" w:lineRule="exact"/>
              <w:ind w:left="267"/>
            </w:pPr>
            <w:r>
              <w:t>Latitude</w:t>
            </w:r>
          </w:p>
          <w:p w14:paraId="43CEBCD9" w14:textId="77777777" w:rsidR="000D14B5" w:rsidRDefault="009748A5">
            <w:pPr>
              <w:pStyle w:val="TableParagraph"/>
              <w:spacing w:line="236" w:lineRule="exact"/>
              <w:ind w:left="181"/>
            </w:pPr>
            <w:r>
              <w:t>Longitude</w:t>
            </w:r>
          </w:p>
        </w:tc>
        <w:tc>
          <w:tcPr>
            <w:tcW w:w="1170" w:type="dxa"/>
          </w:tcPr>
          <w:p w14:paraId="6D2FB010" w14:textId="77777777" w:rsidR="000D14B5" w:rsidRDefault="009748A5">
            <w:pPr>
              <w:pStyle w:val="TableParagraph"/>
              <w:spacing w:line="250" w:lineRule="exact"/>
              <w:ind w:left="110"/>
            </w:pPr>
            <w:r>
              <w:t>Comments</w:t>
            </w:r>
          </w:p>
        </w:tc>
      </w:tr>
      <w:tr w:rsidR="000D14B5" w14:paraId="569512D7" w14:textId="77777777">
        <w:trPr>
          <w:trHeight w:val="539"/>
        </w:trPr>
        <w:tc>
          <w:tcPr>
            <w:tcW w:w="632" w:type="dxa"/>
          </w:tcPr>
          <w:p w14:paraId="77645232" w14:textId="77777777" w:rsidR="000D14B5" w:rsidRDefault="000D14B5">
            <w:pPr>
              <w:pStyle w:val="TableParagraph"/>
            </w:pPr>
          </w:p>
        </w:tc>
        <w:tc>
          <w:tcPr>
            <w:tcW w:w="764" w:type="dxa"/>
          </w:tcPr>
          <w:p w14:paraId="5EB23F4C" w14:textId="77777777" w:rsidR="000D14B5" w:rsidRDefault="000D14B5">
            <w:pPr>
              <w:pStyle w:val="TableParagraph"/>
            </w:pPr>
          </w:p>
        </w:tc>
        <w:tc>
          <w:tcPr>
            <w:tcW w:w="901" w:type="dxa"/>
          </w:tcPr>
          <w:p w14:paraId="77333F9E" w14:textId="77777777" w:rsidR="000D14B5" w:rsidRDefault="000D14B5">
            <w:pPr>
              <w:pStyle w:val="TableParagraph"/>
            </w:pPr>
          </w:p>
        </w:tc>
        <w:tc>
          <w:tcPr>
            <w:tcW w:w="828" w:type="dxa"/>
          </w:tcPr>
          <w:p w14:paraId="041C77A7" w14:textId="77777777" w:rsidR="000D14B5" w:rsidRDefault="000D14B5">
            <w:pPr>
              <w:pStyle w:val="TableParagraph"/>
            </w:pPr>
          </w:p>
        </w:tc>
        <w:tc>
          <w:tcPr>
            <w:tcW w:w="750" w:type="dxa"/>
          </w:tcPr>
          <w:p w14:paraId="532700D5" w14:textId="77777777" w:rsidR="000D14B5" w:rsidRDefault="000D14B5">
            <w:pPr>
              <w:pStyle w:val="TableParagraph"/>
            </w:pPr>
          </w:p>
        </w:tc>
        <w:tc>
          <w:tcPr>
            <w:tcW w:w="998" w:type="dxa"/>
          </w:tcPr>
          <w:p w14:paraId="1A57C9F1" w14:textId="77777777" w:rsidR="000D14B5" w:rsidRDefault="000D14B5">
            <w:pPr>
              <w:pStyle w:val="TableParagraph"/>
            </w:pPr>
          </w:p>
        </w:tc>
        <w:tc>
          <w:tcPr>
            <w:tcW w:w="1160" w:type="dxa"/>
          </w:tcPr>
          <w:p w14:paraId="34EADEDE" w14:textId="77777777" w:rsidR="000D14B5" w:rsidRDefault="000D14B5">
            <w:pPr>
              <w:pStyle w:val="TableParagraph"/>
            </w:pPr>
          </w:p>
        </w:tc>
        <w:tc>
          <w:tcPr>
            <w:tcW w:w="1156" w:type="dxa"/>
          </w:tcPr>
          <w:p w14:paraId="3174CCF5" w14:textId="77777777" w:rsidR="000D14B5" w:rsidRDefault="000D14B5">
            <w:pPr>
              <w:pStyle w:val="TableParagraph"/>
            </w:pPr>
          </w:p>
        </w:tc>
        <w:tc>
          <w:tcPr>
            <w:tcW w:w="1028" w:type="dxa"/>
          </w:tcPr>
          <w:p w14:paraId="68E79277" w14:textId="77777777" w:rsidR="000D14B5" w:rsidRDefault="000D14B5">
            <w:pPr>
              <w:pStyle w:val="TableParagraph"/>
            </w:pPr>
          </w:p>
        </w:tc>
        <w:tc>
          <w:tcPr>
            <w:tcW w:w="914" w:type="dxa"/>
          </w:tcPr>
          <w:p w14:paraId="16EAD9AB" w14:textId="77777777" w:rsidR="000D14B5" w:rsidRDefault="000D14B5">
            <w:pPr>
              <w:pStyle w:val="TableParagraph"/>
            </w:pPr>
          </w:p>
        </w:tc>
        <w:tc>
          <w:tcPr>
            <w:tcW w:w="870" w:type="dxa"/>
          </w:tcPr>
          <w:p w14:paraId="4AAD20F4" w14:textId="77777777" w:rsidR="000D14B5" w:rsidRDefault="000D14B5">
            <w:pPr>
              <w:pStyle w:val="TableParagraph"/>
            </w:pPr>
          </w:p>
        </w:tc>
        <w:tc>
          <w:tcPr>
            <w:tcW w:w="1225" w:type="dxa"/>
          </w:tcPr>
          <w:p w14:paraId="6ED61471" w14:textId="77777777" w:rsidR="000D14B5" w:rsidRDefault="000D14B5">
            <w:pPr>
              <w:pStyle w:val="TableParagraph"/>
            </w:pPr>
          </w:p>
        </w:tc>
        <w:tc>
          <w:tcPr>
            <w:tcW w:w="1261" w:type="dxa"/>
          </w:tcPr>
          <w:p w14:paraId="25DB3128" w14:textId="77777777" w:rsidR="000D14B5" w:rsidRDefault="000D14B5">
            <w:pPr>
              <w:pStyle w:val="TableParagraph"/>
            </w:pPr>
          </w:p>
        </w:tc>
        <w:tc>
          <w:tcPr>
            <w:tcW w:w="1170" w:type="dxa"/>
          </w:tcPr>
          <w:p w14:paraId="64F999FB" w14:textId="77777777" w:rsidR="000D14B5" w:rsidRDefault="000D14B5">
            <w:pPr>
              <w:pStyle w:val="TableParagraph"/>
            </w:pPr>
          </w:p>
        </w:tc>
      </w:tr>
      <w:tr w:rsidR="000D14B5" w14:paraId="0AAAB397" w14:textId="77777777">
        <w:trPr>
          <w:trHeight w:val="530"/>
        </w:trPr>
        <w:tc>
          <w:tcPr>
            <w:tcW w:w="632" w:type="dxa"/>
          </w:tcPr>
          <w:p w14:paraId="3000A816" w14:textId="77777777" w:rsidR="000D14B5" w:rsidRDefault="000D14B5">
            <w:pPr>
              <w:pStyle w:val="TableParagraph"/>
            </w:pPr>
          </w:p>
        </w:tc>
        <w:tc>
          <w:tcPr>
            <w:tcW w:w="764" w:type="dxa"/>
          </w:tcPr>
          <w:p w14:paraId="243D0FA3" w14:textId="77777777" w:rsidR="000D14B5" w:rsidRDefault="000D14B5">
            <w:pPr>
              <w:pStyle w:val="TableParagraph"/>
            </w:pPr>
          </w:p>
        </w:tc>
        <w:tc>
          <w:tcPr>
            <w:tcW w:w="901" w:type="dxa"/>
          </w:tcPr>
          <w:p w14:paraId="558DAA2B" w14:textId="77777777" w:rsidR="000D14B5" w:rsidRDefault="000D14B5">
            <w:pPr>
              <w:pStyle w:val="TableParagraph"/>
            </w:pPr>
          </w:p>
        </w:tc>
        <w:tc>
          <w:tcPr>
            <w:tcW w:w="828" w:type="dxa"/>
          </w:tcPr>
          <w:p w14:paraId="36C6182D" w14:textId="77777777" w:rsidR="000D14B5" w:rsidRDefault="000D14B5">
            <w:pPr>
              <w:pStyle w:val="TableParagraph"/>
            </w:pPr>
          </w:p>
        </w:tc>
        <w:tc>
          <w:tcPr>
            <w:tcW w:w="750" w:type="dxa"/>
          </w:tcPr>
          <w:p w14:paraId="689A470B" w14:textId="77777777" w:rsidR="000D14B5" w:rsidRDefault="000D14B5">
            <w:pPr>
              <w:pStyle w:val="TableParagraph"/>
            </w:pPr>
          </w:p>
        </w:tc>
        <w:tc>
          <w:tcPr>
            <w:tcW w:w="998" w:type="dxa"/>
          </w:tcPr>
          <w:p w14:paraId="01A462E4" w14:textId="77777777" w:rsidR="000D14B5" w:rsidRDefault="000D14B5">
            <w:pPr>
              <w:pStyle w:val="TableParagraph"/>
            </w:pPr>
          </w:p>
        </w:tc>
        <w:tc>
          <w:tcPr>
            <w:tcW w:w="1160" w:type="dxa"/>
          </w:tcPr>
          <w:p w14:paraId="1A727BE7" w14:textId="77777777" w:rsidR="000D14B5" w:rsidRDefault="000D14B5">
            <w:pPr>
              <w:pStyle w:val="TableParagraph"/>
            </w:pPr>
          </w:p>
        </w:tc>
        <w:tc>
          <w:tcPr>
            <w:tcW w:w="1156" w:type="dxa"/>
          </w:tcPr>
          <w:p w14:paraId="350813CD" w14:textId="77777777" w:rsidR="000D14B5" w:rsidRDefault="000D14B5">
            <w:pPr>
              <w:pStyle w:val="TableParagraph"/>
            </w:pPr>
          </w:p>
        </w:tc>
        <w:tc>
          <w:tcPr>
            <w:tcW w:w="1028" w:type="dxa"/>
          </w:tcPr>
          <w:p w14:paraId="11EC7E5F" w14:textId="77777777" w:rsidR="000D14B5" w:rsidRDefault="000D14B5">
            <w:pPr>
              <w:pStyle w:val="TableParagraph"/>
            </w:pPr>
          </w:p>
        </w:tc>
        <w:tc>
          <w:tcPr>
            <w:tcW w:w="914" w:type="dxa"/>
          </w:tcPr>
          <w:p w14:paraId="38B8CB01" w14:textId="77777777" w:rsidR="000D14B5" w:rsidRDefault="000D14B5">
            <w:pPr>
              <w:pStyle w:val="TableParagraph"/>
            </w:pPr>
          </w:p>
        </w:tc>
        <w:tc>
          <w:tcPr>
            <w:tcW w:w="870" w:type="dxa"/>
          </w:tcPr>
          <w:p w14:paraId="2450C84F" w14:textId="77777777" w:rsidR="000D14B5" w:rsidRDefault="000D14B5">
            <w:pPr>
              <w:pStyle w:val="TableParagraph"/>
            </w:pPr>
          </w:p>
        </w:tc>
        <w:tc>
          <w:tcPr>
            <w:tcW w:w="1225" w:type="dxa"/>
          </w:tcPr>
          <w:p w14:paraId="4A213FE3" w14:textId="77777777" w:rsidR="000D14B5" w:rsidRDefault="000D14B5">
            <w:pPr>
              <w:pStyle w:val="TableParagraph"/>
            </w:pPr>
          </w:p>
        </w:tc>
        <w:tc>
          <w:tcPr>
            <w:tcW w:w="1261" w:type="dxa"/>
          </w:tcPr>
          <w:p w14:paraId="789CC25A" w14:textId="77777777" w:rsidR="000D14B5" w:rsidRDefault="000D14B5">
            <w:pPr>
              <w:pStyle w:val="TableParagraph"/>
            </w:pPr>
          </w:p>
        </w:tc>
        <w:tc>
          <w:tcPr>
            <w:tcW w:w="1170" w:type="dxa"/>
          </w:tcPr>
          <w:p w14:paraId="30D8DD33" w14:textId="77777777" w:rsidR="000D14B5" w:rsidRDefault="000D14B5">
            <w:pPr>
              <w:pStyle w:val="TableParagraph"/>
            </w:pPr>
          </w:p>
        </w:tc>
      </w:tr>
      <w:tr w:rsidR="000D14B5" w14:paraId="3119C243" w14:textId="77777777">
        <w:trPr>
          <w:trHeight w:val="530"/>
        </w:trPr>
        <w:tc>
          <w:tcPr>
            <w:tcW w:w="632" w:type="dxa"/>
          </w:tcPr>
          <w:p w14:paraId="51B854F6" w14:textId="77777777" w:rsidR="000D14B5" w:rsidRDefault="000D14B5">
            <w:pPr>
              <w:pStyle w:val="TableParagraph"/>
            </w:pPr>
          </w:p>
        </w:tc>
        <w:tc>
          <w:tcPr>
            <w:tcW w:w="764" w:type="dxa"/>
          </w:tcPr>
          <w:p w14:paraId="27A0488C" w14:textId="77777777" w:rsidR="000D14B5" w:rsidRDefault="000D14B5">
            <w:pPr>
              <w:pStyle w:val="TableParagraph"/>
            </w:pPr>
          </w:p>
        </w:tc>
        <w:tc>
          <w:tcPr>
            <w:tcW w:w="901" w:type="dxa"/>
          </w:tcPr>
          <w:p w14:paraId="4B0BDAE8" w14:textId="77777777" w:rsidR="000D14B5" w:rsidRDefault="000D14B5">
            <w:pPr>
              <w:pStyle w:val="TableParagraph"/>
            </w:pPr>
          </w:p>
        </w:tc>
        <w:tc>
          <w:tcPr>
            <w:tcW w:w="828" w:type="dxa"/>
          </w:tcPr>
          <w:p w14:paraId="20D9CB07" w14:textId="77777777" w:rsidR="000D14B5" w:rsidRDefault="000D14B5">
            <w:pPr>
              <w:pStyle w:val="TableParagraph"/>
            </w:pPr>
          </w:p>
        </w:tc>
        <w:tc>
          <w:tcPr>
            <w:tcW w:w="750" w:type="dxa"/>
          </w:tcPr>
          <w:p w14:paraId="5E4E8FBA" w14:textId="77777777" w:rsidR="000D14B5" w:rsidRDefault="000D14B5">
            <w:pPr>
              <w:pStyle w:val="TableParagraph"/>
            </w:pPr>
          </w:p>
        </w:tc>
        <w:tc>
          <w:tcPr>
            <w:tcW w:w="998" w:type="dxa"/>
          </w:tcPr>
          <w:p w14:paraId="06ECB7A7" w14:textId="77777777" w:rsidR="000D14B5" w:rsidRDefault="000D14B5">
            <w:pPr>
              <w:pStyle w:val="TableParagraph"/>
            </w:pPr>
          </w:p>
        </w:tc>
        <w:tc>
          <w:tcPr>
            <w:tcW w:w="1160" w:type="dxa"/>
          </w:tcPr>
          <w:p w14:paraId="424E366B" w14:textId="77777777" w:rsidR="000D14B5" w:rsidRDefault="000D14B5">
            <w:pPr>
              <w:pStyle w:val="TableParagraph"/>
            </w:pPr>
          </w:p>
        </w:tc>
        <w:tc>
          <w:tcPr>
            <w:tcW w:w="1156" w:type="dxa"/>
          </w:tcPr>
          <w:p w14:paraId="4D8A7BEA" w14:textId="77777777" w:rsidR="000D14B5" w:rsidRDefault="000D14B5">
            <w:pPr>
              <w:pStyle w:val="TableParagraph"/>
            </w:pPr>
          </w:p>
        </w:tc>
        <w:tc>
          <w:tcPr>
            <w:tcW w:w="1028" w:type="dxa"/>
          </w:tcPr>
          <w:p w14:paraId="54C0A011" w14:textId="77777777" w:rsidR="000D14B5" w:rsidRDefault="000D14B5">
            <w:pPr>
              <w:pStyle w:val="TableParagraph"/>
            </w:pPr>
          </w:p>
        </w:tc>
        <w:tc>
          <w:tcPr>
            <w:tcW w:w="914" w:type="dxa"/>
          </w:tcPr>
          <w:p w14:paraId="7CC980C4" w14:textId="77777777" w:rsidR="000D14B5" w:rsidRDefault="000D14B5">
            <w:pPr>
              <w:pStyle w:val="TableParagraph"/>
            </w:pPr>
          </w:p>
        </w:tc>
        <w:tc>
          <w:tcPr>
            <w:tcW w:w="870" w:type="dxa"/>
          </w:tcPr>
          <w:p w14:paraId="595DE22D" w14:textId="77777777" w:rsidR="000D14B5" w:rsidRDefault="000D14B5">
            <w:pPr>
              <w:pStyle w:val="TableParagraph"/>
            </w:pPr>
          </w:p>
        </w:tc>
        <w:tc>
          <w:tcPr>
            <w:tcW w:w="1225" w:type="dxa"/>
          </w:tcPr>
          <w:p w14:paraId="01BAC5AC" w14:textId="77777777" w:rsidR="000D14B5" w:rsidRDefault="000D14B5">
            <w:pPr>
              <w:pStyle w:val="TableParagraph"/>
            </w:pPr>
          </w:p>
        </w:tc>
        <w:tc>
          <w:tcPr>
            <w:tcW w:w="1261" w:type="dxa"/>
          </w:tcPr>
          <w:p w14:paraId="753E0B7B" w14:textId="77777777" w:rsidR="000D14B5" w:rsidRDefault="000D14B5">
            <w:pPr>
              <w:pStyle w:val="TableParagraph"/>
            </w:pPr>
          </w:p>
        </w:tc>
        <w:tc>
          <w:tcPr>
            <w:tcW w:w="1170" w:type="dxa"/>
          </w:tcPr>
          <w:p w14:paraId="684B7022" w14:textId="77777777" w:rsidR="000D14B5" w:rsidRDefault="000D14B5">
            <w:pPr>
              <w:pStyle w:val="TableParagraph"/>
            </w:pPr>
          </w:p>
        </w:tc>
      </w:tr>
      <w:tr w:rsidR="000D14B5" w14:paraId="782AD55E" w14:textId="77777777">
        <w:trPr>
          <w:trHeight w:val="628"/>
        </w:trPr>
        <w:tc>
          <w:tcPr>
            <w:tcW w:w="632" w:type="dxa"/>
          </w:tcPr>
          <w:p w14:paraId="443E4C1F" w14:textId="77777777" w:rsidR="000D14B5" w:rsidRDefault="000D14B5">
            <w:pPr>
              <w:pStyle w:val="TableParagraph"/>
            </w:pPr>
          </w:p>
        </w:tc>
        <w:tc>
          <w:tcPr>
            <w:tcW w:w="764" w:type="dxa"/>
          </w:tcPr>
          <w:p w14:paraId="24FB1B8D" w14:textId="77777777" w:rsidR="000D14B5" w:rsidRDefault="000D14B5">
            <w:pPr>
              <w:pStyle w:val="TableParagraph"/>
            </w:pPr>
          </w:p>
        </w:tc>
        <w:tc>
          <w:tcPr>
            <w:tcW w:w="901" w:type="dxa"/>
          </w:tcPr>
          <w:p w14:paraId="505CC557" w14:textId="77777777" w:rsidR="000D14B5" w:rsidRDefault="000D14B5">
            <w:pPr>
              <w:pStyle w:val="TableParagraph"/>
            </w:pPr>
          </w:p>
        </w:tc>
        <w:tc>
          <w:tcPr>
            <w:tcW w:w="828" w:type="dxa"/>
          </w:tcPr>
          <w:p w14:paraId="120B81A3" w14:textId="77777777" w:rsidR="000D14B5" w:rsidRDefault="000D14B5">
            <w:pPr>
              <w:pStyle w:val="TableParagraph"/>
            </w:pPr>
          </w:p>
        </w:tc>
        <w:tc>
          <w:tcPr>
            <w:tcW w:w="750" w:type="dxa"/>
          </w:tcPr>
          <w:p w14:paraId="5E78F453" w14:textId="77777777" w:rsidR="000D14B5" w:rsidRDefault="000D14B5">
            <w:pPr>
              <w:pStyle w:val="TableParagraph"/>
            </w:pPr>
          </w:p>
        </w:tc>
        <w:tc>
          <w:tcPr>
            <w:tcW w:w="998" w:type="dxa"/>
          </w:tcPr>
          <w:p w14:paraId="6141F123" w14:textId="77777777" w:rsidR="000D14B5" w:rsidRDefault="000D14B5">
            <w:pPr>
              <w:pStyle w:val="TableParagraph"/>
            </w:pPr>
          </w:p>
        </w:tc>
        <w:tc>
          <w:tcPr>
            <w:tcW w:w="1160" w:type="dxa"/>
          </w:tcPr>
          <w:p w14:paraId="39CCB584" w14:textId="77777777" w:rsidR="000D14B5" w:rsidRDefault="000D14B5">
            <w:pPr>
              <w:pStyle w:val="TableParagraph"/>
            </w:pPr>
          </w:p>
        </w:tc>
        <w:tc>
          <w:tcPr>
            <w:tcW w:w="1156" w:type="dxa"/>
          </w:tcPr>
          <w:p w14:paraId="7D5C4EB5" w14:textId="77777777" w:rsidR="000D14B5" w:rsidRDefault="000D14B5">
            <w:pPr>
              <w:pStyle w:val="TableParagraph"/>
            </w:pPr>
          </w:p>
        </w:tc>
        <w:tc>
          <w:tcPr>
            <w:tcW w:w="1028" w:type="dxa"/>
          </w:tcPr>
          <w:p w14:paraId="59447A13" w14:textId="77777777" w:rsidR="000D14B5" w:rsidRDefault="000D14B5">
            <w:pPr>
              <w:pStyle w:val="TableParagraph"/>
            </w:pPr>
          </w:p>
        </w:tc>
        <w:tc>
          <w:tcPr>
            <w:tcW w:w="914" w:type="dxa"/>
          </w:tcPr>
          <w:p w14:paraId="330C22B7" w14:textId="77777777" w:rsidR="000D14B5" w:rsidRDefault="000D14B5">
            <w:pPr>
              <w:pStyle w:val="TableParagraph"/>
            </w:pPr>
          </w:p>
        </w:tc>
        <w:tc>
          <w:tcPr>
            <w:tcW w:w="870" w:type="dxa"/>
          </w:tcPr>
          <w:p w14:paraId="739C8AF6" w14:textId="77777777" w:rsidR="000D14B5" w:rsidRDefault="000D14B5">
            <w:pPr>
              <w:pStyle w:val="TableParagraph"/>
            </w:pPr>
          </w:p>
        </w:tc>
        <w:tc>
          <w:tcPr>
            <w:tcW w:w="1225" w:type="dxa"/>
          </w:tcPr>
          <w:p w14:paraId="578C0051" w14:textId="77777777" w:rsidR="000D14B5" w:rsidRDefault="000D14B5">
            <w:pPr>
              <w:pStyle w:val="TableParagraph"/>
            </w:pPr>
          </w:p>
        </w:tc>
        <w:tc>
          <w:tcPr>
            <w:tcW w:w="1261" w:type="dxa"/>
          </w:tcPr>
          <w:p w14:paraId="30F5147E" w14:textId="77777777" w:rsidR="000D14B5" w:rsidRDefault="000D14B5">
            <w:pPr>
              <w:pStyle w:val="TableParagraph"/>
            </w:pPr>
          </w:p>
        </w:tc>
        <w:tc>
          <w:tcPr>
            <w:tcW w:w="1170" w:type="dxa"/>
          </w:tcPr>
          <w:p w14:paraId="45200349" w14:textId="77777777" w:rsidR="000D14B5" w:rsidRDefault="000D14B5">
            <w:pPr>
              <w:pStyle w:val="TableParagraph"/>
            </w:pPr>
          </w:p>
        </w:tc>
      </w:tr>
    </w:tbl>
    <w:p w14:paraId="1E486CCA" w14:textId="77777777" w:rsidR="000D14B5" w:rsidRDefault="000D14B5">
      <w:pPr>
        <w:pStyle w:val="BodyText"/>
        <w:spacing w:before="8"/>
        <w:rPr>
          <w:b/>
          <w:sz w:val="23"/>
        </w:rPr>
      </w:pPr>
    </w:p>
    <w:p w14:paraId="5B823BC0" w14:textId="77777777" w:rsidR="000D14B5" w:rsidRDefault="009748A5">
      <w:pPr>
        <w:pStyle w:val="BodyText"/>
        <w:tabs>
          <w:tab w:val="left" w:pos="7367"/>
          <w:tab w:val="left" w:pos="8267"/>
          <w:tab w:val="left" w:pos="8927"/>
        </w:tabs>
        <w:ind w:left="108"/>
      </w:pPr>
      <w:r>
        <w:t>Take all samples upstream from your position in</w:t>
      </w:r>
      <w:r>
        <w:rPr>
          <w:spacing w:val="-10"/>
        </w:rPr>
        <w:t xml:space="preserve"> </w:t>
      </w:r>
      <w:r>
        <w:t>the river</w:t>
      </w:r>
      <w:r>
        <w:tab/>
        <w:t>sunny</w:t>
      </w:r>
      <w:r>
        <w:tab/>
        <w:t>low</w:t>
      </w:r>
      <w:r>
        <w:tab/>
        <w:t>yes</w:t>
      </w:r>
    </w:p>
    <w:p w14:paraId="2E3B21B2" w14:textId="77777777" w:rsidR="000D14B5" w:rsidRDefault="009748A5">
      <w:pPr>
        <w:pStyle w:val="BodyText"/>
        <w:tabs>
          <w:tab w:val="left" w:pos="8102"/>
          <w:tab w:val="left" w:pos="8261"/>
        </w:tabs>
        <w:ind w:left="7368" w:right="4590"/>
      </w:pPr>
      <w:r>
        <w:t>rainy</w:t>
      </w:r>
      <w:r>
        <w:tab/>
        <w:t xml:space="preserve">medium </w:t>
      </w:r>
      <w:r>
        <w:rPr>
          <w:spacing w:val="-9"/>
        </w:rPr>
        <w:t xml:space="preserve">no </w:t>
      </w:r>
      <w:r>
        <w:t>cloudy</w:t>
      </w:r>
      <w:r>
        <w:tab/>
      </w:r>
      <w:r>
        <w:tab/>
        <w:t>high</w:t>
      </w:r>
    </w:p>
    <w:p w14:paraId="2D88878D" w14:textId="77777777" w:rsidR="000D14B5" w:rsidRDefault="000D14B5">
      <w:pPr>
        <w:pStyle w:val="BodyText"/>
      </w:pPr>
    </w:p>
    <w:p w14:paraId="69C4F68D" w14:textId="77777777" w:rsidR="000D14B5" w:rsidRDefault="009748A5">
      <w:pPr>
        <w:pStyle w:val="BodyText"/>
        <w:tabs>
          <w:tab w:val="left" w:pos="5374"/>
          <w:tab w:val="left" w:pos="13553"/>
        </w:tabs>
        <w:ind w:left="107"/>
      </w:pPr>
      <w:r>
        <w:t>Verify</w:t>
      </w:r>
      <w:r>
        <w:rPr>
          <w:spacing w:val="-2"/>
        </w:rPr>
        <w:t xml:space="preserve"> </w:t>
      </w:r>
      <w:r>
        <w:t>GPS</w:t>
      </w:r>
      <w:r>
        <w:rPr>
          <w:spacing w:val="-2"/>
        </w:rPr>
        <w:t xml:space="preserve"> </w:t>
      </w:r>
      <w:r>
        <w:t>Datum:</w:t>
      </w:r>
      <w:r>
        <w:rPr>
          <w:u w:val="single"/>
        </w:rPr>
        <w:t xml:space="preserve"> </w:t>
      </w:r>
      <w:r>
        <w:rPr>
          <w:u w:val="single"/>
        </w:rPr>
        <w:tab/>
      </w:r>
      <w:r>
        <w:t>YSI: Handheld Thermometer Serial</w:t>
      </w:r>
      <w:r>
        <w:rPr>
          <w:spacing w:val="-11"/>
        </w:rPr>
        <w:t xml:space="preserve"> </w:t>
      </w:r>
      <w:r>
        <w:t>Number</w:t>
      </w:r>
      <w:r>
        <w:rPr>
          <w:u w:val="single"/>
        </w:rPr>
        <w:t xml:space="preserve"> </w:t>
      </w:r>
      <w:r>
        <w:rPr>
          <w:u w:val="single"/>
        </w:rPr>
        <w:tab/>
      </w:r>
    </w:p>
    <w:p w14:paraId="44336041" w14:textId="77777777" w:rsidR="000D14B5" w:rsidRDefault="000D14B5">
      <w:pPr>
        <w:pStyle w:val="BodyText"/>
        <w:spacing w:before="2"/>
        <w:rPr>
          <w:sz w:val="16"/>
        </w:rPr>
      </w:pPr>
    </w:p>
    <w:p w14:paraId="02008013" w14:textId="77777777" w:rsidR="000D14B5" w:rsidRDefault="009748A5">
      <w:pPr>
        <w:pStyle w:val="BodyText"/>
        <w:tabs>
          <w:tab w:val="left" w:pos="13567"/>
        </w:tabs>
        <w:spacing w:before="90"/>
        <w:ind w:left="107"/>
      </w:pPr>
      <w:r>
        <w:t>Team</w:t>
      </w:r>
      <w:r>
        <w:rPr>
          <w:spacing w:val="-3"/>
        </w:rPr>
        <w:t xml:space="preserve"> </w:t>
      </w:r>
      <w:r>
        <w:t>Members:</w:t>
      </w:r>
      <w:r>
        <w:rPr>
          <w:u w:val="single"/>
        </w:rPr>
        <w:t xml:space="preserve"> </w:t>
      </w:r>
      <w:r>
        <w:rPr>
          <w:u w:val="single"/>
        </w:rPr>
        <w:tab/>
      </w:r>
    </w:p>
    <w:p w14:paraId="683DFFF0" w14:textId="77777777" w:rsidR="000D14B5" w:rsidRDefault="000D14B5">
      <w:pPr>
        <w:pStyle w:val="BodyText"/>
        <w:spacing w:before="2"/>
        <w:rPr>
          <w:sz w:val="16"/>
        </w:rPr>
      </w:pPr>
    </w:p>
    <w:p w14:paraId="2D908C62" w14:textId="77777777" w:rsidR="000D14B5" w:rsidRDefault="009748A5">
      <w:pPr>
        <w:pStyle w:val="BodyText"/>
        <w:tabs>
          <w:tab w:val="left" w:pos="7294"/>
          <w:tab w:val="left" w:pos="10754"/>
          <w:tab w:val="left" w:pos="13187"/>
        </w:tabs>
        <w:spacing w:before="90"/>
        <w:ind w:left="107"/>
      </w:pPr>
      <w:r>
        <w:t>Samples</w:t>
      </w:r>
      <w:r>
        <w:rPr>
          <w:spacing w:val="-2"/>
        </w:rPr>
        <w:t xml:space="preserve"> </w:t>
      </w:r>
      <w:r>
        <w:t>Submitted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1D664F30" w14:textId="77777777" w:rsidR="000D14B5" w:rsidRDefault="000D14B5">
      <w:pPr>
        <w:pStyle w:val="BodyText"/>
        <w:spacing w:before="2"/>
        <w:rPr>
          <w:sz w:val="16"/>
        </w:rPr>
      </w:pPr>
    </w:p>
    <w:p w14:paraId="78F8B821" w14:textId="77777777" w:rsidR="000D14B5" w:rsidRDefault="009748A5">
      <w:pPr>
        <w:pStyle w:val="BodyText"/>
        <w:tabs>
          <w:tab w:val="left" w:pos="7440"/>
          <w:tab w:val="left" w:pos="10900"/>
          <w:tab w:val="left" w:pos="13334"/>
        </w:tabs>
        <w:spacing w:before="90"/>
        <w:ind w:left="107"/>
      </w:pPr>
      <w:r>
        <w:t>Samples</w:t>
      </w:r>
      <w:r>
        <w:rPr>
          <w:spacing w:val="-1"/>
        </w:rPr>
        <w:t xml:space="preserve"> </w:t>
      </w:r>
      <w:r>
        <w:t>Received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78BCC611" w14:textId="77777777" w:rsidR="000D14B5" w:rsidRDefault="000D14B5">
      <w:pPr>
        <w:pStyle w:val="BodyText"/>
        <w:spacing w:before="2"/>
        <w:rPr>
          <w:sz w:val="16"/>
        </w:rPr>
      </w:pPr>
    </w:p>
    <w:p w14:paraId="7D077295" w14:textId="77777777" w:rsidR="000D14B5" w:rsidRDefault="009748A5">
      <w:pPr>
        <w:pStyle w:val="BodyText"/>
        <w:spacing w:before="90"/>
        <w:ind w:left="107"/>
      </w:pPr>
      <w:r>
        <w:t>Notes: On sampling day measure water temperature with YSI digital thermometer.</w:t>
      </w:r>
    </w:p>
    <w:p w14:paraId="21C3BA70" w14:textId="77777777" w:rsidR="000D14B5" w:rsidRDefault="009748A5">
      <w:pPr>
        <w:pStyle w:val="BodyText"/>
        <w:ind w:left="827"/>
      </w:pPr>
      <w:r>
        <w:t>Turn in samples at Soldotna Water Treatment Plant Lab.</w:t>
      </w:r>
    </w:p>
    <w:p w14:paraId="6CD41B59" w14:textId="77777777" w:rsidR="000D14B5" w:rsidRDefault="009748A5">
      <w:pPr>
        <w:pStyle w:val="BodyText"/>
        <w:ind w:left="827"/>
      </w:pPr>
      <w:r>
        <w:t>River Mile is the location on the main stem of the Kenai River or where the tributary enters the Kenai River.</w:t>
      </w:r>
    </w:p>
    <w:bookmarkEnd w:id="307"/>
    <w:p w14:paraId="202A1C2C" w14:textId="77777777" w:rsidR="000D14B5" w:rsidRDefault="000D14B5">
      <w:pPr>
        <w:sectPr w:rsidR="000D14B5">
          <w:headerReference w:type="default" r:id="rId57"/>
          <w:footerReference w:type="default" r:id="rId58"/>
          <w:pgSz w:w="16840" w:h="11900" w:orient="landscape"/>
          <w:pgMar w:top="840" w:right="1320" w:bottom="820" w:left="1620" w:header="0" w:footer="625" w:gutter="0"/>
          <w:cols w:space="720"/>
        </w:sectPr>
      </w:pPr>
    </w:p>
    <w:p w14:paraId="0A877AC3" w14:textId="77777777" w:rsidR="000D14B5" w:rsidRDefault="009748A5">
      <w:pPr>
        <w:spacing w:before="68"/>
        <w:ind w:left="6484" w:right="108" w:firstLine="1449"/>
        <w:rPr>
          <w:sz w:val="18"/>
        </w:rPr>
      </w:pPr>
      <w:r>
        <w:rPr>
          <w:sz w:val="18"/>
        </w:rPr>
        <w:lastRenderedPageBreak/>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A7D35DA" w14:textId="3423E56E" w:rsidR="000D14B5" w:rsidRDefault="009748A5">
      <w:pPr>
        <w:ind w:right="110"/>
        <w:jc w:val="right"/>
        <w:rPr>
          <w:sz w:val="18"/>
        </w:rPr>
      </w:pPr>
      <w:r>
        <w:rPr>
          <w:sz w:val="18"/>
        </w:rPr>
        <w:t xml:space="preserve">April, </w:t>
      </w:r>
      <w:r w:rsidR="00C561A2">
        <w:rPr>
          <w:sz w:val="18"/>
        </w:rPr>
        <w:t>2022</w:t>
      </w:r>
      <w:r>
        <w:rPr>
          <w:sz w:val="18"/>
        </w:rPr>
        <w:t xml:space="preserve"> QAPP</w:t>
      </w:r>
      <w:r>
        <w:rPr>
          <w:spacing w:val="-4"/>
          <w:sz w:val="18"/>
        </w:rPr>
        <w:t xml:space="preserve"> </w:t>
      </w:r>
      <w:r w:rsidR="00C561A2">
        <w:rPr>
          <w:sz w:val="18"/>
        </w:rPr>
        <w:t>v4</w:t>
      </w:r>
    </w:p>
    <w:p w14:paraId="0087A9B7" w14:textId="77777777" w:rsidR="000D14B5" w:rsidRDefault="000D14B5">
      <w:pPr>
        <w:pStyle w:val="BodyText"/>
        <w:spacing w:before="6"/>
        <w:rPr>
          <w:sz w:val="16"/>
        </w:rPr>
      </w:pPr>
    </w:p>
    <w:p w14:paraId="6F8689D3" w14:textId="77777777" w:rsidR="000D14B5" w:rsidRDefault="009748A5">
      <w:pPr>
        <w:spacing w:before="90"/>
        <w:ind w:left="3984" w:right="504" w:hanging="3467"/>
        <w:rPr>
          <w:b/>
          <w:sz w:val="24"/>
        </w:rPr>
      </w:pPr>
      <w:r>
        <w:rPr>
          <w:b/>
          <w:sz w:val="24"/>
          <w:u w:val="thick"/>
        </w:rPr>
        <w:t>Kenai River Watershed Water Quality Monitoring Field Data Form KWF-WQ (Zinc,</w:t>
      </w:r>
      <w:r>
        <w:rPr>
          <w:b/>
          <w:sz w:val="24"/>
        </w:rPr>
        <w:t xml:space="preserve"> </w:t>
      </w:r>
      <w:r>
        <w:rPr>
          <w:b/>
          <w:sz w:val="24"/>
          <w:u w:val="thick"/>
        </w:rPr>
        <w:t>Copper) Form 6.2</w:t>
      </w:r>
    </w:p>
    <w:p w14:paraId="17625446" w14:textId="77777777" w:rsidR="000D14B5" w:rsidRDefault="000D14B5">
      <w:pPr>
        <w:pStyle w:val="BodyText"/>
        <w:rPr>
          <w:b/>
          <w:sz w:val="16"/>
        </w:rPr>
      </w:pPr>
    </w:p>
    <w:p w14:paraId="3247C0BF" w14:textId="77777777" w:rsidR="000D14B5" w:rsidRDefault="000D14B5">
      <w:pPr>
        <w:rPr>
          <w:sz w:val="16"/>
        </w:rPr>
        <w:sectPr w:rsidR="000D14B5">
          <w:headerReference w:type="default" r:id="rId59"/>
          <w:footerReference w:type="default" r:id="rId60"/>
          <w:pgSz w:w="11900" w:h="16840"/>
          <w:pgMar w:top="840" w:right="1040" w:bottom="940" w:left="1040" w:header="0" w:footer="744" w:gutter="0"/>
          <w:cols w:space="720"/>
        </w:sectPr>
      </w:pPr>
    </w:p>
    <w:p w14:paraId="05BA2586" w14:textId="77777777" w:rsidR="000D14B5" w:rsidRDefault="009748A5">
      <w:pPr>
        <w:tabs>
          <w:tab w:val="left" w:pos="4125"/>
        </w:tabs>
        <w:spacing w:before="90"/>
        <w:ind w:left="111" w:right="38"/>
        <w:jc w:val="both"/>
        <w:rPr>
          <w:b/>
          <w:sz w:val="24"/>
        </w:rPr>
      </w:pPr>
      <w:r>
        <w:rPr>
          <w:b/>
          <w:sz w:val="24"/>
        </w:rPr>
        <w:t>Site</w:t>
      </w:r>
      <w:r>
        <w:rPr>
          <w:b/>
          <w:spacing w:val="-2"/>
          <w:sz w:val="24"/>
        </w:rPr>
        <w:t xml:space="preserve"> </w:t>
      </w:r>
      <w:r>
        <w:rPr>
          <w:b/>
          <w:sz w:val="24"/>
        </w:rPr>
        <w:t>ID:</w:t>
      </w:r>
      <w:r>
        <w:rPr>
          <w:b/>
          <w:sz w:val="24"/>
          <w:u w:val="single"/>
        </w:rPr>
        <w:t xml:space="preserve"> </w:t>
      </w:r>
      <w:r>
        <w:rPr>
          <w:b/>
          <w:sz w:val="24"/>
          <w:u w:val="single"/>
        </w:rPr>
        <w:tab/>
      </w:r>
      <w:r>
        <w:rPr>
          <w:b/>
          <w:w w:val="3"/>
          <w:sz w:val="24"/>
          <w:u w:val="single"/>
        </w:rPr>
        <w:t xml:space="preserve"> </w:t>
      </w:r>
      <w:r>
        <w:rPr>
          <w:b/>
          <w:sz w:val="24"/>
        </w:rPr>
        <w:t xml:space="preserve"> Latitude:</w:t>
      </w:r>
      <w:r>
        <w:rPr>
          <w:b/>
          <w:sz w:val="24"/>
          <w:u w:val="single"/>
        </w:rPr>
        <w:tab/>
      </w:r>
      <w:r>
        <w:rPr>
          <w:b/>
          <w:sz w:val="24"/>
        </w:rPr>
        <w:t xml:space="preserve"> Longitude:</w:t>
      </w:r>
      <w:r>
        <w:rPr>
          <w:b/>
          <w:sz w:val="24"/>
          <w:u w:val="single"/>
        </w:rPr>
        <w:t xml:space="preserve"> </w:t>
      </w:r>
      <w:r>
        <w:rPr>
          <w:b/>
          <w:sz w:val="24"/>
          <w:u w:val="single"/>
        </w:rPr>
        <w:tab/>
      </w:r>
    </w:p>
    <w:p w14:paraId="513E39C1" w14:textId="77777777" w:rsidR="000D14B5" w:rsidRDefault="009748A5">
      <w:pPr>
        <w:tabs>
          <w:tab w:val="left" w:pos="3471"/>
          <w:tab w:val="left" w:pos="3537"/>
        </w:tabs>
        <w:spacing w:before="90"/>
        <w:ind w:left="111" w:right="513"/>
        <w:jc w:val="both"/>
        <w:rPr>
          <w:sz w:val="24"/>
        </w:rPr>
      </w:pPr>
      <w:r>
        <w:br w:type="column"/>
      </w:r>
      <w:r>
        <w:rPr>
          <w:b/>
          <w:sz w:val="24"/>
        </w:rPr>
        <w:t>Date</w:t>
      </w:r>
      <w:r>
        <w:rPr>
          <w:sz w:val="24"/>
        </w:rPr>
        <w:t>:</w:t>
      </w:r>
      <w:r>
        <w:rPr>
          <w:sz w:val="24"/>
          <w:u w:val="single"/>
        </w:rPr>
        <w:tab/>
      </w:r>
      <w:r>
        <w:rPr>
          <w:sz w:val="24"/>
          <w:u w:val="single"/>
        </w:rPr>
        <w:tab/>
      </w:r>
      <w:r>
        <w:rPr>
          <w:sz w:val="24"/>
        </w:rPr>
        <w:t xml:space="preserve"> </w:t>
      </w:r>
      <w:r>
        <w:rPr>
          <w:b/>
          <w:sz w:val="24"/>
        </w:rPr>
        <w:t>Time</w:t>
      </w:r>
      <w:r>
        <w:rPr>
          <w:sz w:val="24"/>
        </w:rPr>
        <w:t>:</w:t>
      </w:r>
      <w:r>
        <w:rPr>
          <w:sz w:val="24"/>
          <w:u w:val="single"/>
        </w:rPr>
        <w:tab/>
      </w:r>
      <w:r>
        <w:rPr>
          <w:sz w:val="24"/>
          <w:u w:val="single"/>
        </w:rPr>
        <w:tab/>
      </w:r>
      <w:r>
        <w:rPr>
          <w:sz w:val="24"/>
        </w:rPr>
        <w:t xml:space="preserve"> </w:t>
      </w:r>
      <w:r>
        <w:rPr>
          <w:b/>
          <w:sz w:val="24"/>
        </w:rPr>
        <w:t>Initials</w:t>
      </w:r>
      <w:r>
        <w:rPr>
          <w:sz w:val="24"/>
        </w:rPr>
        <w:t>:</w:t>
      </w:r>
      <w:r>
        <w:rPr>
          <w:sz w:val="24"/>
          <w:u w:val="single"/>
        </w:rPr>
        <w:t xml:space="preserve"> </w:t>
      </w:r>
      <w:r>
        <w:rPr>
          <w:sz w:val="24"/>
          <w:u w:val="single"/>
        </w:rPr>
        <w:tab/>
      </w:r>
      <w:r>
        <w:rPr>
          <w:sz w:val="24"/>
          <w:u w:val="single"/>
        </w:rPr>
        <w:tab/>
      </w:r>
    </w:p>
    <w:p w14:paraId="5B3A842B" w14:textId="77777777" w:rsidR="000D14B5" w:rsidRDefault="000D14B5">
      <w:pPr>
        <w:jc w:val="both"/>
        <w:rPr>
          <w:sz w:val="24"/>
        </w:rPr>
        <w:sectPr w:rsidR="000D14B5">
          <w:type w:val="continuous"/>
          <w:pgSz w:w="11900" w:h="16840"/>
          <w:pgMar w:top="840" w:right="1040" w:bottom="280" w:left="1040" w:header="720" w:footer="720" w:gutter="0"/>
          <w:cols w:num="2" w:space="720" w:equalWidth="0">
            <w:col w:w="4186" w:space="1574"/>
            <w:col w:w="4060"/>
          </w:cols>
        </w:sectPr>
      </w:pPr>
    </w:p>
    <w:p w14:paraId="6EED4467" w14:textId="77777777" w:rsidR="000D14B5" w:rsidRDefault="000D14B5">
      <w:pPr>
        <w:pStyle w:val="BodyText"/>
        <w:spacing w:before="4"/>
        <w:rPr>
          <w:sz w:val="16"/>
        </w:rPr>
      </w:pPr>
    </w:p>
    <w:p w14:paraId="1F661B01" w14:textId="6A580DE8" w:rsidR="000D14B5" w:rsidRDefault="009748A5">
      <w:pPr>
        <w:pStyle w:val="Heading2"/>
        <w:spacing w:before="90" w:line="240" w:lineRule="auto"/>
        <w:ind w:left="111"/>
      </w:pPr>
      <w:bookmarkStart w:id="308" w:name="_Toc96073997"/>
      <w:r>
        <w:t>Samples</w:t>
      </w:r>
      <w:bookmarkEnd w:id="308"/>
    </w:p>
    <w:p w14:paraId="2B26CB4F" w14:textId="77777777" w:rsidR="000D14B5" w:rsidRDefault="0027779C">
      <w:pPr>
        <w:pStyle w:val="BodyText"/>
        <w:ind w:left="111"/>
        <w:rPr>
          <w:sz w:val="20"/>
        </w:rPr>
      </w:pPr>
      <w:r>
        <w:rPr>
          <w:noProof/>
          <w:sz w:val="20"/>
        </w:rPr>
        <mc:AlternateContent>
          <mc:Choice Requires="wps">
            <w:drawing>
              <wp:inline distT="0" distB="0" distL="0" distR="0" wp14:anchorId="18BC2912" wp14:editId="5084892B">
                <wp:extent cx="5937885" cy="486410"/>
                <wp:effectExtent l="6985" t="7620" r="8255" b="10795"/>
                <wp:docPr id="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48641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E0D1F7" w14:textId="77777777" w:rsidR="009A1501" w:rsidRDefault="009A1501">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9A1501" w:rsidRDefault="009A1501">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inline>
            </w:drawing>
          </mc:Choice>
          <mc:Fallback>
            <w:pict>
              <v:shape w14:anchorId="18BC2912" id="Text Box 25" o:spid="_x0000_s1046" type="#_x0000_t202" style="width:467.55pt;height:3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" filled="f" strokeweight=".48pt">
                <v:textbox inset="0,0,0,0">
                  <w:txbxContent>
                    <w:p w14:paraId="35E0D1F7" w14:textId="77777777" w:rsidR="009A1501" w:rsidRDefault="009A1501">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9A1501" w:rsidRDefault="009A1501">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v:textbox>
                <w10:anchorlock/>
              </v:shape>
            </w:pict>
          </mc:Fallback>
        </mc:AlternateContent>
      </w:r>
    </w:p>
    <w:p w14:paraId="0A52564A" w14:textId="77777777" w:rsidR="000D14B5" w:rsidRDefault="000D14B5">
      <w:pPr>
        <w:pStyle w:val="BodyText"/>
        <w:rPr>
          <w:b/>
          <w:i/>
          <w:sz w:val="20"/>
        </w:rPr>
      </w:pPr>
    </w:p>
    <w:p w14:paraId="13C51E64" w14:textId="77777777" w:rsidR="000D14B5" w:rsidRDefault="000D14B5">
      <w:pPr>
        <w:pStyle w:val="BodyText"/>
        <w:spacing w:before="5"/>
        <w:rPr>
          <w:b/>
          <w:i/>
          <w:sz w:val="17"/>
        </w:rPr>
      </w:pPr>
    </w:p>
    <w:p w14:paraId="0C2B9D13" w14:textId="6DB61708" w:rsidR="000D14B5" w:rsidRDefault="009748A5">
      <w:pPr>
        <w:pStyle w:val="Heading2"/>
        <w:spacing w:before="90" w:line="240" w:lineRule="auto"/>
        <w:ind w:left="112"/>
      </w:pPr>
      <w:bookmarkStart w:id="309" w:name="_Toc96073998"/>
      <w:r>
        <w:t>Site photos, description</w:t>
      </w:r>
      <w:bookmarkEnd w:id="309"/>
    </w:p>
    <w:p w14:paraId="0035A4F8" w14:textId="77777777" w:rsidR="000D14B5" w:rsidRDefault="0027779C">
      <w:pPr>
        <w:pStyle w:val="BodyText"/>
        <w:ind w:left="111"/>
        <w:rPr>
          <w:sz w:val="20"/>
        </w:rPr>
      </w:pPr>
      <w:r>
        <w:rPr>
          <w:noProof/>
          <w:sz w:val="20"/>
        </w:rPr>
        <mc:AlternateContent>
          <mc:Choice Requires="wps">
            <w:drawing>
              <wp:inline distT="0" distB="0" distL="0" distR="0" wp14:anchorId="2A179898" wp14:editId="078F0E4A">
                <wp:extent cx="5937885" cy="1474470"/>
                <wp:effectExtent l="6985" t="8255" r="8255" b="12700"/>
                <wp:docPr id="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147447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1E612B" w14:textId="77777777" w:rsidR="009A1501" w:rsidRDefault="009A1501">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9A1501" w:rsidRDefault="009A1501">
                            <w:pPr>
                              <w:pStyle w:val="BodyText"/>
                              <w:spacing w:before="10"/>
                              <w:rPr>
                                <w:b/>
                                <w:sz w:val="23"/>
                              </w:rPr>
                            </w:pPr>
                          </w:p>
                          <w:p w14:paraId="187E394C" w14:textId="77777777" w:rsidR="009A1501" w:rsidRDefault="009A1501">
                            <w:pPr>
                              <w:ind w:left="103"/>
                              <w:rPr>
                                <w:b/>
                                <w:sz w:val="24"/>
                              </w:rPr>
                            </w:pPr>
                            <w:r>
                              <w:rPr>
                                <w:b/>
                                <w:sz w:val="24"/>
                              </w:rPr>
                              <w:t>Site description (potential sources of pollution, boats in area, etc…):</w:t>
                            </w:r>
                          </w:p>
                        </w:txbxContent>
                      </wps:txbx>
                      <wps:bodyPr rot="0" vert="horz" wrap="square" lIns="0" tIns="0" rIns="0" bIns="0" anchor="t" anchorCtr="0" upright="1">
                        <a:noAutofit/>
                      </wps:bodyPr>
                    </wps:wsp>
                  </a:graphicData>
                </a:graphic>
              </wp:inline>
            </w:drawing>
          </mc:Choice>
          <mc:Fallback>
            <w:pict>
              <v:shape w14:anchorId="2A179898" id="Text Box 24" o:spid="_x0000_s1047" type="#_x0000_t202" style="width:467.55pt;height:1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" filled="f" strokeweight=".48pt">
                <v:textbox inset="0,0,0,0">
                  <w:txbxContent>
                    <w:p w14:paraId="1A1E612B" w14:textId="77777777" w:rsidR="009A1501" w:rsidRDefault="009A1501">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9A1501" w:rsidRDefault="009A1501">
                      <w:pPr>
                        <w:pStyle w:val="BodyText"/>
                        <w:spacing w:before="10"/>
                        <w:rPr>
                          <w:b/>
                          <w:sz w:val="23"/>
                        </w:rPr>
                      </w:pPr>
                    </w:p>
                    <w:p w14:paraId="187E394C" w14:textId="77777777" w:rsidR="009A1501" w:rsidRDefault="009A1501">
                      <w:pPr>
                        <w:ind w:left="103"/>
                        <w:rPr>
                          <w:b/>
                          <w:sz w:val="24"/>
                        </w:rPr>
                      </w:pPr>
                      <w:r>
                        <w:rPr>
                          <w:b/>
                          <w:sz w:val="24"/>
                        </w:rPr>
                        <w:t>Site description (potential sources of pollution, boats in area, etc…):</w:t>
                      </w:r>
                    </w:p>
                  </w:txbxContent>
                </v:textbox>
                <w10:anchorlock/>
              </v:shape>
            </w:pict>
          </mc:Fallback>
        </mc:AlternateContent>
      </w:r>
    </w:p>
    <w:p w14:paraId="25066103" w14:textId="77777777" w:rsidR="000D14B5" w:rsidRDefault="000D14B5">
      <w:pPr>
        <w:pStyle w:val="BodyText"/>
        <w:spacing w:before="2"/>
        <w:rPr>
          <w:b/>
          <w:i/>
          <w:sz w:val="13"/>
        </w:rPr>
      </w:pPr>
    </w:p>
    <w:p w14:paraId="00C47C4C" w14:textId="70861274" w:rsidR="000D14B5" w:rsidRDefault="009748A5">
      <w:pPr>
        <w:pStyle w:val="Heading2"/>
        <w:spacing w:before="90" w:line="240" w:lineRule="auto"/>
        <w:ind w:left="112"/>
      </w:pPr>
      <w:bookmarkStart w:id="310" w:name="_Toc96073999"/>
      <w:r>
        <w:t>Weather</w:t>
      </w:r>
      <w:bookmarkEnd w:id="310"/>
    </w:p>
    <w:p w14:paraId="0CE1270F" w14:textId="77777777" w:rsidR="000D14B5" w:rsidRDefault="0027779C">
      <w:pPr>
        <w:pStyle w:val="BodyText"/>
        <w:ind w:left="112"/>
        <w:rPr>
          <w:sz w:val="20"/>
        </w:rPr>
      </w:pPr>
      <w:r>
        <w:rPr>
          <w:noProof/>
          <w:sz w:val="20"/>
        </w:rPr>
        <mc:AlternateContent>
          <mc:Choice Requires="wpg">
            <w:drawing>
              <wp:inline distT="0" distB="0" distL="0" distR="0" wp14:anchorId="1FC1D057" wp14:editId="1623F44B">
                <wp:extent cx="5943600" cy="2047240"/>
                <wp:effectExtent l="0" t="3810" r="1905" b="0"/>
                <wp:docPr id="6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047240"/>
                          <a:chOff x="0" y="0"/>
                          <a:chExt cx="9360" cy="3224"/>
                        </a:xfrm>
                      </wpg:grpSpPr>
                      <wps:wsp>
                        <wps:cNvPr id="62" name="Freeform 23"/>
                        <wps:cNvSpPr>
                          <a:spLocks/>
                        </wps:cNvSpPr>
                        <wps:spPr bwMode="auto">
                          <a:xfrm>
                            <a:off x="0" y="0"/>
                            <a:ext cx="9360" cy="3224"/>
                          </a:xfrm>
                          <a:custGeom>
                            <a:avLst/>
                            <a:gdLst>
                              <a:gd name="T0" fmla="*/ 9360 w 9360"/>
                              <a:gd name="T1" fmla="*/ 0 h 3224"/>
                              <a:gd name="T2" fmla="*/ 9350 w 9360"/>
                              <a:gd name="T3" fmla="*/ 0 h 3224"/>
                              <a:gd name="T4" fmla="*/ 9350 w 9360"/>
                              <a:gd name="T5" fmla="*/ 10 h 3224"/>
                              <a:gd name="T6" fmla="*/ 9350 w 9360"/>
                              <a:gd name="T7" fmla="*/ 3214 h 3224"/>
                              <a:gd name="T8" fmla="*/ 10 w 9360"/>
                              <a:gd name="T9" fmla="*/ 3214 h 3224"/>
                              <a:gd name="T10" fmla="*/ 10 w 9360"/>
                              <a:gd name="T11" fmla="*/ 10 h 3224"/>
                              <a:gd name="T12" fmla="*/ 9350 w 9360"/>
                              <a:gd name="T13" fmla="*/ 10 h 3224"/>
                              <a:gd name="T14" fmla="*/ 9350 w 9360"/>
                              <a:gd name="T15" fmla="*/ 0 h 3224"/>
                              <a:gd name="T16" fmla="*/ 10 w 9360"/>
                              <a:gd name="T17" fmla="*/ 0 h 3224"/>
                              <a:gd name="T18" fmla="*/ 0 w 9360"/>
                              <a:gd name="T19" fmla="*/ 0 h 3224"/>
                              <a:gd name="T20" fmla="*/ 0 w 9360"/>
                              <a:gd name="T21" fmla="*/ 3223 h 3224"/>
                              <a:gd name="T22" fmla="*/ 10 w 9360"/>
                              <a:gd name="T23" fmla="*/ 3223 h 3224"/>
                              <a:gd name="T24" fmla="*/ 9350 w 9360"/>
                              <a:gd name="T25" fmla="*/ 3223 h 3224"/>
                              <a:gd name="T26" fmla="*/ 9360 w 9360"/>
                              <a:gd name="T27" fmla="*/ 3223 h 3224"/>
                              <a:gd name="T28" fmla="*/ 9360 w 9360"/>
                              <a:gd name="T29" fmla="*/ 0 h 3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3224">
                                <a:moveTo>
                                  <a:pt x="9360" y="0"/>
                                </a:moveTo>
                                <a:lnTo>
                                  <a:pt x="9350" y="0"/>
                                </a:lnTo>
                                <a:lnTo>
                                  <a:pt x="9350" y="10"/>
                                </a:lnTo>
                                <a:lnTo>
                                  <a:pt x="9350" y="3214"/>
                                </a:lnTo>
                                <a:lnTo>
                                  <a:pt x="10" y="3214"/>
                                </a:lnTo>
                                <a:lnTo>
                                  <a:pt x="10" y="10"/>
                                </a:lnTo>
                                <a:lnTo>
                                  <a:pt x="9350" y="10"/>
                                </a:lnTo>
                                <a:lnTo>
                                  <a:pt x="9350" y="0"/>
                                </a:lnTo>
                                <a:lnTo>
                                  <a:pt x="10" y="0"/>
                                </a:lnTo>
                                <a:lnTo>
                                  <a:pt x="0" y="0"/>
                                </a:lnTo>
                                <a:lnTo>
                                  <a:pt x="0" y="3223"/>
                                </a:lnTo>
                                <a:lnTo>
                                  <a:pt x="10" y="3223"/>
                                </a:lnTo>
                                <a:lnTo>
                                  <a:pt x="9350" y="3223"/>
                                </a:lnTo>
                                <a:lnTo>
                                  <a:pt x="9360" y="322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Text Box 22"/>
                        <wps:cNvSpPr txBox="1">
                          <a:spLocks noChangeArrowheads="1"/>
                        </wps:cNvSpPr>
                        <wps:spPr bwMode="auto">
                          <a:xfrm>
                            <a:off x="112" y="16"/>
                            <a:ext cx="19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5F975" w14:textId="77777777" w:rsidR="009A1501" w:rsidRDefault="009A1501">
                              <w:pPr>
                                <w:spacing w:line="266" w:lineRule="exact"/>
                                <w:rPr>
                                  <w:sz w:val="24"/>
                                </w:rPr>
                              </w:pPr>
                              <w:r>
                                <w:rPr>
                                  <w:b/>
                                  <w:sz w:val="24"/>
                                </w:rPr>
                                <w:t>Sky (circle option)</w:t>
                              </w:r>
                              <w:r>
                                <w:rPr>
                                  <w:sz w:val="24"/>
                                </w:rPr>
                                <w:t>:</w:t>
                              </w:r>
                            </w:p>
                          </w:txbxContent>
                        </wps:txbx>
                        <wps:bodyPr rot="0" vert="horz" wrap="square" lIns="0" tIns="0" rIns="0" bIns="0" anchor="t" anchorCtr="0" upright="1">
                          <a:noAutofit/>
                        </wps:bodyPr>
                      </wps:wsp>
                      <wps:wsp>
                        <wps:cNvPr id="64" name="Text Box 21"/>
                        <wps:cNvSpPr txBox="1">
                          <a:spLocks noChangeArrowheads="1"/>
                        </wps:cNvSpPr>
                        <wps:spPr bwMode="auto">
                          <a:xfrm>
                            <a:off x="2659" y="16"/>
                            <a:ext cx="22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6AAB" w14:textId="77777777" w:rsidR="009A1501" w:rsidRDefault="009A1501">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wps:txbx>
                        <wps:bodyPr rot="0" vert="horz" wrap="square" lIns="0" tIns="0" rIns="0" bIns="0" anchor="t" anchorCtr="0" upright="1">
                          <a:noAutofit/>
                        </wps:bodyPr>
                      </wps:wsp>
                      <wps:wsp>
                        <wps:cNvPr id="65" name="Text Box 20"/>
                        <wps:cNvSpPr txBox="1">
                          <a:spLocks noChangeArrowheads="1"/>
                        </wps:cNvSpPr>
                        <wps:spPr bwMode="auto">
                          <a:xfrm>
                            <a:off x="5286" y="16"/>
                            <a:ext cx="1292"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8F4DB" w14:textId="77777777" w:rsidR="009A1501" w:rsidRDefault="009A1501">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wps:txbx>
                        <wps:bodyPr rot="0" vert="horz" wrap="square" lIns="0" tIns="0" rIns="0" bIns="0" anchor="t" anchorCtr="0" upright="1">
                          <a:noAutofit/>
                        </wps:bodyPr>
                      </wps:wsp>
                      <wps:wsp>
                        <wps:cNvPr id="66" name="Text Box 19"/>
                        <wps:cNvSpPr txBox="1">
                          <a:spLocks noChangeArrowheads="1"/>
                        </wps:cNvSpPr>
                        <wps:spPr bwMode="auto">
                          <a:xfrm>
                            <a:off x="112" y="292"/>
                            <a:ext cx="378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775AC" w14:textId="77777777" w:rsidR="009A1501" w:rsidRDefault="009A1501">
                              <w:pPr>
                                <w:spacing w:line="266" w:lineRule="exact"/>
                                <w:rPr>
                                  <w:sz w:val="24"/>
                                </w:rPr>
                              </w:pPr>
                              <w:r>
                                <w:rPr>
                                  <w:b/>
                                  <w:sz w:val="24"/>
                                </w:rPr>
                                <w:t xml:space="preserve">Precipitation (circle option): </w:t>
                              </w:r>
                              <w:r>
                                <w:rPr>
                                  <w:sz w:val="24"/>
                                </w:rPr>
                                <w:t>raining</w:t>
                              </w:r>
                            </w:p>
                          </w:txbxContent>
                        </wps:txbx>
                        <wps:bodyPr rot="0" vert="horz" wrap="square" lIns="0" tIns="0" rIns="0" bIns="0" anchor="t" anchorCtr="0" upright="1">
                          <a:noAutofit/>
                        </wps:bodyPr>
                      </wps:wsp>
                      <wps:wsp>
                        <wps:cNvPr id="67" name="Text Box 18"/>
                        <wps:cNvSpPr txBox="1">
                          <a:spLocks noChangeArrowheads="1"/>
                        </wps:cNvSpPr>
                        <wps:spPr bwMode="auto">
                          <a:xfrm>
                            <a:off x="4298" y="292"/>
                            <a:ext cx="67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8BE4E" w14:textId="77777777" w:rsidR="009A1501" w:rsidRDefault="009A1501">
                              <w:pPr>
                                <w:spacing w:line="266" w:lineRule="exact"/>
                                <w:rPr>
                                  <w:sz w:val="24"/>
                                </w:rPr>
                              </w:pPr>
                              <w:r>
                                <w:rPr>
                                  <w:sz w:val="24"/>
                                </w:rPr>
                                <w:t>drizzle</w:t>
                              </w:r>
                            </w:p>
                          </w:txbxContent>
                        </wps:txbx>
                        <wps:bodyPr rot="0" vert="horz" wrap="square" lIns="0" tIns="0" rIns="0" bIns="0" anchor="t" anchorCtr="0" upright="1">
                          <a:noAutofit/>
                        </wps:bodyPr>
                      </wps:wsp>
                      <wps:wsp>
                        <wps:cNvPr id="68" name="Text Box 17"/>
                        <wps:cNvSpPr txBox="1">
                          <a:spLocks noChangeArrowheads="1"/>
                        </wps:cNvSpPr>
                        <wps:spPr bwMode="auto">
                          <a:xfrm>
                            <a:off x="112" y="844"/>
                            <a:ext cx="4747"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2FB1C" w14:textId="77777777" w:rsidR="009A1501" w:rsidRDefault="009A1501">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9A1501" w:rsidRDefault="009A1501">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9A1501" w:rsidRDefault="009A1501">
                              <w:pPr>
                                <w:spacing w:before="2"/>
                                <w:rPr>
                                  <w:sz w:val="24"/>
                                </w:rPr>
                              </w:pPr>
                            </w:p>
                            <w:p w14:paraId="58520A2C" w14:textId="77777777" w:rsidR="009A1501" w:rsidRDefault="009A1501">
                              <w:pPr>
                                <w:rPr>
                                  <w:b/>
                                  <w:sz w:val="24"/>
                                </w:rPr>
                              </w:pPr>
                              <w:r>
                                <w:rPr>
                                  <w:b/>
                                  <w:sz w:val="24"/>
                                </w:rPr>
                                <w:t>Notes (overnight rain, water condition, etc…):</w:t>
                              </w:r>
                            </w:p>
                          </w:txbxContent>
                        </wps:txbx>
                        <wps:bodyPr rot="0" vert="horz" wrap="square" lIns="0" tIns="0" rIns="0" bIns="0" anchor="t" anchorCtr="0" upright="1">
                          <a:noAutofit/>
                        </wps:bodyPr>
                      </wps:wsp>
                    </wpg:wgp>
                  </a:graphicData>
                </a:graphic>
              </wp:inline>
            </w:drawing>
          </mc:Choice>
          <mc:Fallback>
            <w:pict>
              <v:group w14:anchorId="1FC1D057" id="Group 16" o:spid="_x0000_s1048" style="width:468pt;height:161.2pt;mso-position-horizontal-relative:char;mso-position-vertical-relative:line" coordsize="9360,3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">
                <v:shape id="Freeform 23" o:spid="_x0000_s1049" style="position:absolute;width:9360;height:3224;visibility:visible;mso-wrap-style:square;v-text-anchor:top" coordsize="936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" path="m9360,r-10,l9350,10r,3204l10,3214,10,10r9340,l9350,,10,,,,,3223r10,l9350,3223r10,l9360,xe" fillcolor="black" stroked="f">
                  <v:path arrowok="t" o:connecttype="custom" o:connectlocs="9360,0;9350,0;9350,10;9350,3214;10,3214;10,10;9350,10;9350,0;10,0;0,0;0,3223;10,3223;9350,3223;9360,3223;9360,0" o:connectangles="0,0,0,0,0,0,0,0,0,0,0,0,0,0,0"/>
                </v:shape>
                <v:shape id="_x0000_s1050" type="#_x0000_t202" style="position:absolute;left:112;top:16;width:19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B35F975" w14:textId="77777777" w:rsidR="009A1501" w:rsidRDefault="009A1501">
                        <w:pPr>
                          <w:spacing w:line="266" w:lineRule="exact"/>
                          <w:rPr>
                            <w:sz w:val="24"/>
                          </w:rPr>
                        </w:pPr>
                        <w:r>
                          <w:rPr>
                            <w:b/>
                            <w:sz w:val="24"/>
                          </w:rPr>
                          <w:t>Sky (circle option)</w:t>
                        </w:r>
                        <w:r>
                          <w:rPr>
                            <w:sz w:val="24"/>
                          </w:rPr>
                          <w:t>:</w:t>
                        </w:r>
                      </w:p>
                    </w:txbxContent>
                  </v:textbox>
                </v:shape>
                <v:shape id="_x0000_s1051" type="#_x0000_t202" style="position:absolute;left:2659;top:16;width:22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C066AAB" w14:textId="77777777" w:rsidR="009A1501" w:rsidRDefault="009A1501">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v:textbox>
                </v:shape>
                <v:shape id="Text Box 20" o:spid="_x0000_s1052" type="#_x0000_t202" style="position:absolute;left:5286;top:16;width:129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238F4DB" w14:textId="77777777" w:rsidR="009A1501" w:rsidRDefault="009A1501">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v:textbox>
                </v:shape>
                <v:shape id="_x0000_s1053" type="#_x0000_t202" style="position:absolute;left:112;top:292;width:378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0775AC" w14:textId="77777777" w:rsidR="009A1501" w:rsidRDefault="009A1501">
                        <w:pPr>
                          <w:spacing w:line="266" w:lineRule="exact"/>
                          <w:rPr>
                            <w:sz w:val="24"/>
                          </w:rPr>
                        </w:pPr>
                        <w:r>
                          <w:rPr>
                            <w:b/>
                            <w:sz w:val="24"/>
                          </w:rPr>
                          <w:t xml:space="preserve">Precipitation (circle option): </w:t>
                        </w:r>
                        <w:r>
                          <w:rPr>
                            <w:sz w:val="24"/>
                          </w:rPr>
                          <w:t>raining</w:t>
                        </w:r>
                      </w:p>
                    </w:txbxContent>
                  </v:textbox>
                </v:shape>
                <v:shape id="Text Box 18" o:spid="_x0000_s1054" type="#_x0000_t202" style="position:absolute;left:4298;top:292;width:67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28BE4E" w14:textId="77777777" w:rsidR="009A1501" w:rsidRDefault="009A1501">
                        <w:pPr>
                          <w:spacing w:line="266" w:lineRule="exact"/>
                          <w:rPr>
                            <w:sz w:val="24"/>
                          </w:rPr>
                        </w:pPr>
                        <w:r>
                          <w:rPr>
                            <w:sz w:val="24"/>
                          </w:rPr>
                          <w:t>drizzle</w:t>
                        </w:r>
                      </w:p>
                    </w:txbxContent>
                  </v:textbox>
                </v:shape>
                <v:shape id="_x0000_s1055" type="#_x0000_t202" style="position:absolute;left:112;top:844;width:474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1F2FB1C" w14:textId="77777777" w:rsidR="009A1501" w:rsidRDefault="009A1501">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9A1501" w:rsidRDefault="009A1501">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9A1501" w:rsidRDefault="009A1501">
                        <w:pPr>
                          <w:spacing w:before="2"/>
                          <w:rPr>
                            <w:sz w:val="24"/>
                          </w:rPr>
                        </w:pPr>
                      </w:p>
                      <w:p w14:paraId="58520A2C" w14:textId="77777777" w:rsidR="009A1501" w:rsidRDefault="009A1501">
                        <w:pPr>
                          <w:rPr>
                            <w:b/>
                            <w:sz w:val="24"/>
                          </w:rPr>
                        </w:pPr>
                        <w:r>
                          <w:rPr>
                            <w:b/>
                            <w:sz w:val="24"/>
                          </w:rPr>
                          <w:t>Notes (overnight rain, water condition, etc…):</w:t>
                        </w:r>
                      </w:p>
                    </w:txbxContent>
                  </v:textbox>
                </v:shape>
                <w10:anchorlock/>
              </v:group>
            </w:pict>
          </mc:Fallback>
        </mc:AlternateContent>
      </w:r>
    </w:p>
    <w:p w14:paraId="34A42DD0" w14:textId="77777777" w:rsidR="000D14B5" w:rsidRDefault="000D14B5">
      <w:pPr>
        <w:pStyle w:val="BodyText"/>
        <w:spacing w:before="9"/>
        <w:rPr>
          <w:b/>
          <w:i/>
          <w:sz w:val="13"/>
        </w:rPr>
      </w:pPr>
    </w:p>
    <w:p w14:paraId="197E4EDB" w14:textId="423E1EEF" w:rsidR="000D14B5" w:rsidRDefault="009748A5">
      <w:pPr>
        <w:pStyle w:val="Heading2"/>
        <w:spacing w:before="90" w:line="240" w:lineRule="auto"/>
        <w:ind w:left="112"/>
      </w:pPr>
      <w:bookmarkStart w:id="311" w:name="_Toc96074000"/>
      <w:r>
        <w:t>Tides (if applicable)</w:t>
      </w:r>
      <w:bookmarkEnd w:id="311"/>
    </w:p>
    <w:p w14:paraId="1DA3F1ED" w14:textId="77777777" w:rsidR="000D14B5" w:rsidRDefault="0027779C">
      <w:pPr>
        <w:pStyle w:val="BodyText"/>
        <w:ind w:left="111"/>
        <w:rPr>
          <w:sz w:val="20"/>
        </w:rPr>
      </w:pPr>
      <w:r>
        <w:rPr>
          <w:noProof/>
          <w:sz w:val="20"/>
        </w:rPr>
        <mc:AlternateContent>
          <mc:Choice Requires="wps">
            <w:drawing>
              <wp:inline distT="0" distB="0" distL="0" distR="0" wp14:anchorId="7DEE70DF" wp14:editId="7C5F98B1">
                <wp:extent cx="5937885" cy="382905"/>
                <wp:effectExtent l="6985" t="12700" r="8255" b="13970"/>
                <wp:docPr id="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38290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6C9BB9" w14:textId="77777777" w:rsidR="009A1501" w:rsidRDefault="009A1501">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wps:txbx>
                      <wps:bodyPr rot="0" vert="horz" wrap="square" lIns="0" tIns="0" rIns="0" bIns="0" anchor="t" anchorCtr="0" upright="1">
                        <a:noAutofit/>
                      </wps:bodyPr>
                    </wps:wsp>
                  </a:graphicData>
                </a:graphic>
              </wp:inline>
            </w:drawing>
          </mc:Choice>
          <mc:Fallback>
            <w:pict>
              <v:shape w14:anchorId="7DEE70DF" id="Text Box 15" o:spid="_x0000_s1056" type="#_x0000_t202" style="width:467.5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" filled="f" strokeweight=".48pt">
                <v:textbox inset="0,0,0,0">
                  <w:txbxContent>
                    <w:p w14:paraId="336C9BB9" w14:textId="77777777" w:rsidR="009A1501" w:rsidRDefault="009A1501">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v:textbox>
                <w10:anchorlock/>
              </v:shape>
            </w:pict>
          </mc:Fallback>
        </mc:AlternateContent>
      </w:r>
    </w:p>
    <w:p w14:paraId="3584E26F" w14:textId="77777777" w:rsidR="000D14B5" w:rsidRDefault="000D14B5">
      <w:pPr>
        <w:pStyle w:val="BodyText"/>
        <w:spacing w:before="7"/>
        <w:rPr>
          <w:b/>
          <w:i/>
          <w:sz w:val="13"/>
        </w:rPr>
      </w:pPr>
    </w:p>
    <w:p w14:paraId="45EF898A" w14:textId="0BCA481F" w:rsidR="000D14B5" w:rsidRDefault="009748A5">
      <w:pPr>
        <w:pStyle w:val="Heading2"/>
        <w:spacing w:before="90" w:line="240" w:lineRule="auto"/>
        <w:ind w:left="112"/>
      </w:pPr>
      <w:bookmarkStart w:id="312" w:name="_Toc96074001"/>
      <w:r>
        <w:t>Additional comments</w:t>
      </w:r>
      <w:bookmarkEnd w:id="312"/>
    </w:p>
    <w:p w14:paraId="117C40C3" w14:textId="77777777" w:rsidR="000D14B5" w:rsidRDefault="0027779C">
      <w:pPr>
        <w:pStyle w:val="BodyText"/>
        <w:ind w:left="112"/>
        <w:rPr>
          <w:sz w:val="20"/>
        </w:rPr>
      </w:pPr>
      <w:r>
        <w:rPr>
          <w:noProof/>
          <w:sz w:val="20"/>
        </w:rPr>
        <mc:AlternateContent>
          <mc:Choice Requires="wpg">
            <w:drawing>
              <wp:inline distT="0" distB="0" distL="0" distR="0" wp14:anchorId="57104648" wp14:editId="7A71A805">
                <wp:extent cx="5943600" cy="675640"/>
                <wp:effectExtent l="0" t="1905" r="1905" b="0"/>
                <wp:docPr id="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75640"/>
                          <a:chOff x="0" y="0"/>
                          <a:chExt cx="9360" cy="1064"/>
                        </a:xfrm>
                      </wpg:grpSpPr>
                      <wps:wsp>
                        <wps:cNvPr id="59" name="Freeform 14"/>
                        <wps:cNvSpPr>
                          <a:spLocks/>
                        </wps:cNvSpPr>
                        <wps:spPr bwMode="auto">
                          <a:xfrm>
                            <a:off x="0" y="0"/>
                            <a:ext cx="9360" cy="1064"/>
                          </a:xfrm>
                          <a:custGeom>
                            <a:avLst/>
                            <a:gdLst>
                              <a:gd name="T0" fmla="*/ 9360 w 9360"/>
                              <a:gd name="T1" fmla="*/ 0 h 1064"/>
                              <a:gd name="T2" fmla="*/ 9350 w 9360"/>
                              <a:gd name="T3" fmla="*/ 0 h 1064"/>
                              <a:gd name="T4" fmla="*/ 9350 w 9360"/>
                              <a:gd name="T5" fmla="*/ 10 h 1064"/>
                              <a:gd name="T6" fmla="*/ 9350 w 9360"/>
                              <a:gd name="T7" fmla="*/ 1054 h 1064"/>
                              <a:gd name="T8" fmla="*/ 10 w 9360"/>
                              <a:gd name="T9" fmla="*/ 1054 h 1064"/>
                              <a:gd name="T10" fmla="*/ 10 w 9360"/>
                              <a:gd name="T11" fmla="*/ 10 h 1064"/>
                              <a:gd name="T12" fmla="*/ 9350 w 9360"/>
                              <a:gd name="T13" fmla="*/ 10 h 1064"/>
                              <a:gd name="T14" fmla="*/ 9350 w 9360"/>
                              <a:gd name="T15" fmla="*/ 0 h 1064"/>
                              <a:gd name="T16" fmla="*/ 10 w 9360"/>
                              <a:gd name="T17" fmla="*/ 0 h 1064"/>
                              <a:gd name="T18" fmla="*/ 0 w 9360"/>
                              <a:gd name="T19" fmla="*/ 0 h 1064"/>
                              <a:gd name="T20" fmla="*/ 0 w 9360"/>
                              <a:gd name="T21" fmla="*/ 1063 h 1064"/>
                              <a:gd name="T22" fmla="*/ 10 w 9360"/>
                              <a:gd name="T23" fmla="*/ 1063 h 1064"/>
                              <a:gd name="T24" fmla="*/ 9350 w 9360"/>
                              <a:gd name="T25" fmla="*/ 1063 h 1064"/>
                              <a:gd name="T26" fmla="*/ 9360 w 9360"/>
                              <a:gd name="T27" fmla="*/ 1063 h 1064"/>
                              <a:gd name="T28" fmla="*/ 9360 w 9360"/>
                              <a:gd name="T29" fmla="*/ 0 h 10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1064">
                                <a:moveTo>
                                  <a:pt x="9360" y="0"/>
                                </a:moveTo>
                                <a:lnTo>
                                  <a:pt x="9350" y="0"/>
                                </a:lnTo>
                                <a:lnTo>
                                  <a:pt x="9350" y="10"/>
                                </a:lnTo>
                                <a:lnTo>
                                  <a:pt x="9350" y="1054"/>
                                </a:lnTo>
                                <a:lnTo>
                                  <a:pt x="10" y="1054"/>
                                </a:lnTo>
                                <a:lnTo>
                                  <a:pt x="10" y="10"/>
                                </a:lnTo>
                                <a:lnTo>
                                  <a:pt x="9350" y="10"/>
                                </a:lnTo>
                                <a:lnTo>
                                  <a:pt x="9350" y="0"/>
                                </a:lnTo>
                                <a:lnTo>
                                  <a:pt x="10" y="0"/>
                                </a:lnTo>
                                <a:lnTo>
                                  <a:pt x="0" y="0"/>
                                </a:lnTo>
                                <a:lnTo>
                                  <a:pt x="0" y="1063"/>
                                </a:lnTo>
                                <a:lnTo>
                                  <a:pt x="10" y="1063"/>
                                </a:lnTo>
                                <a:lnTo>
                                  <a:pt x="9350" y="1063"/>
                                </a:lnTo>
                                <a:lnTo>
                                  <a:pt x="9360" y="106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BAE8BC4" id="Group 13" o:spid="_x0000_s1026" style="width:468pt;height:53.2pt;mso-position-horizontal-relative:char;mso-position-vertical-relative:line" coordsize="9360,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">
                <v:shape id="Freeform 14" o:spid="_x0000_s1027" style="position:absolute;width:9360;height:1064;visibility:visible;mso-wrap-style:square;v-text-anchor:top" coordsize="936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" path="m9360,r-10,l9350,10r,1044l10,1054,10,10r9340,l9350,,10,,,,,1063r10,l9350,1063r10,l9360,xe" fillcolor="black" stroked="f">
                  <v:path arrowok="t" o:connecttype="custom" o:connectlocs="9360,0;9350,0;9350,10;9350,1054;10,1054;10,10;9350,10;9350,0;10,0;0,0;0,1063;10,1063;9350,1063;9360,1063;9360,0" o:connectangles="0,0,0,0,0,0,0,0,0,0,0,0,0,0,0"/>
                </v:shape>
                <w10:anchorlock/>
              </v:group>
            </w:pict>
          </mc:Fallback>
        </mc:AlternateContent>
      </w:r>
    </w:p>
    <w:p w14:paraId="66CD3335" w14:textId="77777777" w:rsidR="000D14B5" w:rsidRDefault="000D14B5">
      <w:pPr>
        <w:rPr>
          <w:sz w:val="20"/>
        </w:rPr>
        <w:sectPr w:rsidR="000D14B5">
          <w:type w:val="continuous"/>
          <w:pgSz w:w="11900" w:h="16840"/>
          <w:pgMar w:top="840" w:right="1040" w:bottom="280" w:left="1040" w:header="720" w:footer="720" w:gutter="0"/>
          <w:cols w:space="720"/>
        </w:sectPr>
      </w:pPr>
    </w:p>
    <w:p w14:paraId="69326533" w14:textId="77777777" w:rsidR="000D14B5" w:rsidRDefault="009748A5">
      <w:pPr>
        <w:spacing w:before="67"/>
        <w:ind w:left="10547" w:right="105" w:firstLine="1449"/>
        <w:jc w:val="right"/>
        <w:rPr>
          <w:sz w:val="18"/>
        </w:rPr>
      </w:pPr>
      <w:r>
        <w:rPr>
          <w:sz w:val="18"/>
        </w:rPr>
        <w:lastRenderedPageBreak/>
        <w:t>Kenai</w:t>
      </w:r>
      <w:r>
        <w:rPr>
          <w:spacing w:val="1"/>
          <w:sz w:val="18"/>
        </w:rPr>
        <w:t xml:space="preserve"> </w:t>
      </w:r>
      <w:r>
        <w:rPr>
          <w:sz w:val="18"/>
        </w:rPr>
        <w:t>Watershed</w:t>
      </w:r>
      <w:r>
        <w:rPr>
          <w:spacing w:val="2"/>
          <w:sz w:val="18"/>
        </w:rPr>
        <w:t xml:space="preserve"> </w:t>
      </w:r>
      <w:r>
        <w:rPr>
          <w:spacing w:val="-4"/>
          <w:sz w:val="18"/>
        </w:rPr>
        <w:t>Forum</w:t>
      </w:r>
      <w:r>
        <w:rPr>
          <w:sz w:val="18"/>
        </w:rPr>
        <w:t xml:space="preserve"> Kenai River Watershed Monitoring</w:t>
      </w:r>
      <w:r>
        <w:rPr>
          <w:spacing w:val="-12"/>
          <w:sz w:val="18"/>
        </w:rPr>
        <w:t xml:space="preserve"> </w:t>
      </w:r>
      <w:r>
        <w:rPr>
          <w:sz w:val="18"/>
        </w:rPr>
        <w:t>Program</w:t>
      </w:r>
    </w:p>
    <w:p w14:paraId="4D613369" w14:textId="65AF7910" w:rsidR="000D14B5" w:rsidRDefault="00C561A2">
      <w:pPr>
        <w:ind w:right="106"/>
        <w:jc w:val="right"/>
        <w:rPr>
          <w:sz w:val="18"/>
        </w:rPr>
      </w:pPr>
      <w:r>
        <w:rPr>
          <w:sz w:val="18"/>
        </w:rPr>
        <w:t>July</w:t>
      </w:r>
      <w:r w:rsidR="009748A5">
        <w:rPr>
          <w:sz w:val="18"/>
        </w:rPr>
        <w:t xml:space="preserve">, </w:t>
      </w:r>
      <w:r>
        <w:rPr>
          <w:sz w:val="18"/>
        </w:rPr>
        <w:t>2022</w:t>
      </w:r>
      <w:r w:rsidR="009748A5">
        <w:rPr>
          <w:sz w:val="18"/>
        </w:rPr>
        <w:t xml:space="preserve"> QAPP</w:t>
      </w:r>
      <w:r w:rsidR="009748A5">
        <w:rPr>
          <w:spacing w:val="-4"/>
          <w:sz w:val="18"/>
        </w:rPr>
        <w:t xml:space="preserve"> </w:t>
      </w:r>
      <w:r>
        <w:rPr>
          <w:sz w:val="18"/>
        </w:rPr>
        <w:t>v4</w:t>
      </w:r>
    </w:p>
    <w:p w14:paraId="24FE33D7" w14:textId="77777777" w:rsidR="000D14B5" w:rsidRDefault="000D14B5">
      <w:pPr>
        <w:pStyle w:val="BodyText"/>
        <w:spacing w:before="7"/>
        <w:rPr>
          <w:sz w:val="16"/>
        </w:rPr>
      </w:pPr>
    </w:p>
    <w:p w14:paraId="471779C6" w14:textId="36BCE60A" w:rsidR="000D14B5" w:rsidDel="00E67EF4" w:rsidRDefault="009748A5">
      <w:pPr>
        <w:spacing w:before="90"/>
        <w:ind w:left="1589"/>
        <w:rPr>
          <w:del w:id="313" w:author="ben" w:date="2022-10-19T17:03:00Z"/>
          <w:b/>
          <w:sz w:val="24"/>
        </w:rPr>
      </w:pPr>
      <w:del w:id="314" w:author="ben" w:date="2022-10-19T17:03:00Z">
        <w:r w:rsidDel="00E67EF4">
          <w:rPr>
            <w:b/>
            <w:sz w:val="24"/>
            <w:u w:val="thick"/>
          </w:rPr>
          <w:delText>Kenai River Watershed Water Quality Monitoring Field Data Form KWF-WQ (Zinc, Copper) Form 6.3</w:delText>
        </w:r>
      </w:del>
    </w:p>
    <w:p w14:paraId="6AA78362" w14:textId="07D1D9EA" w:rsidR="000D14B5" w:rsidDel="00E67EF4" w:rsidRDefault="000D14B5">
      <w:pPr>
        <w:pStyle w:val="BodyText"/>
        <w:rPr>
          <w:del w:id="315" w:author="ben" w:date="2022-10-19T17:03:00Z"/>
          <w:b/>
          <w:sz w:val="20"/>
        </w:rPr>
      </w:pPr>
    </w:p>
    <w:p w14:paraId="37683A5E" w14:textId="2396171B" w:rsidR="000D14B5" w:rsidDel="00E67EF4" w:rsidRDefault="009748A5">
      <w:pPr>
        <w:pStyle w:val="BodyText"/>
        <w:spacing w:before="7"/>
        <w:rPr>
          <w:del w:id="316" w:author="ben" w:date="2022-10-19T17:03:00Z"/>
          <w:b/>
        </w:rPr>
      </w:pPr>
      <w:del w:id="317" w:author="ben" w:date="2022-10-19T17:03:00Z">
        <w:r w:rsidDel="00E67EF4">
          <w:rPr>
            <w:noProof/>
          </w:rPr>
          <w:drawing>
            <wp:anchor distT="0" distB="0" distL="0" distR="0" simplePos="0" relativeHeight="251674624" behindDoc="0" locked="0" layoutInCell="1" allowOverlap="1" wp14:anchorId="10503FB7" wp14:editId="7547D368">
              <wp:simplePos x="0" y="0"/>
              <wp:positionH relativeFrom="page">
                <wp:posOffset>914400</wp:posOffset>
              </wp:positionH>
              <wp:positionV relativeFrom="paragraph">
                <wp:posOffset>204962</wp:posOffset>
              </wp:positionV>
              <wp:extent cx="7487831" cy="4776882"/>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61" cstate="print"/>
                      <a:stretch>
                        <a:fillRect/>
                      </a:stretch>
                    </pic:blipFill>
                    <pic:spPr>
                      <a:xfrm>
                        <a:off x="0" y="0"/>
                        <a:ext cx="7487831" cy="4776882"/>
                      </a:xfrm>
                      <a:prstGeom prst="rect">
                        <a:avLst/>
                      </a:prstGeom>
                    </pic:spPr>
                  </pic:pic>
                </a:graphicData>
              </a:graphic>
            </wp:anchor>
          </w:drawing>
        </w:r>
      </w:del>
    </w:p>
    <w:p w14:paraId="3493F3FA" w14:textId="77777777" w:rsidR="000D14B5" w:rsidRDefault="000D14B5">
      <w:pPr>
        <w:pStyle w:val="BodyText"/>
        <w:spacing w:before="7"/>
        <w:sectPr w:rsidR="000D14B5">
          <w:headerReference w:type="default" r:id="rId62"/>
          <w:footerReference w:type="default" r:id="rId63"/>
          <w:pgSz w:w="16840" w:h="11900" w:orient="landscape"/>
          <w:pgMar w:top="840" w:right="1620" w:bottom="940" w:left="1340" w:header="0" w:footer="745" w:gutter="0"/>
          <w:cols w:space="720"/>
        </w:sectPr>
        <w:pPrChange w:id="318" w:author="Benjamin Meyer" w:date="2022-07-19T14:48:00Z">
          <w:pPr/>
        </w:pPrChange>
      </w:pPr>
    </w:p>
    <w:p w14:paraId="2B0390C4" w14:textId="77777777" w:rsidR="000D14B5" w:rsidRDefault="000D14B5">
      <w:pPr>
        <w:pStyle w:val="BodyText"/>
        <w:rPr>
          <w:b/>
          <w:sz w:val="20"/>
        </w:rPr>
      </w:pPr>
    </w:p>
    <w:p w14:paraId="42D58BF7" w14:textId="77777777" w:rsidR="000D14B5" w:rsidRDefault="000D14B5">
      <w:pPr>
        <w:pStyle w:val="BodyText"/>
        <w:spacing w:before="9"/>
        <w:rPr>
          <w:b/>
          <w:sz w:val="20"/>
        </w:rPr>
      </w:pPr>
    </w:p>
    <w:p w14:paraId="156757A1" w14:textId="77777777" w:rsidR="000D14B5" w:rsidRDefault="009748A5">
      <w:pPr>
        <w:spacing w:before="88" w:line="321" w:lineRule="exact"/>
        <w:ind w:right="199"/>
        <w:jc w:val="center"/>
        <w:rPr>
          <w:b/>
          <w:sz w:val="28"/>
        </w:rPr>
      </w:pPr>
      <w:bookmarkStart w:id="319" w:name="Appendix_D"/>
      <w:bookmarkStart w:id="320" w:name="_bookmark37"/>
      <w:bookmarkStart w:id="321" w:name="_Hlk117091594"/>
      <w:bookmarkEnd w:id="319"/>
      <w:bookmarkEnd w:id="320"/>
      <w:r>
        <w:rPr>
          <w:b/>
          <w:sz w:val="28"/>
        </w:rPr>
        <w:t>Appendix D</w:t>
      </w:r>
    </w:p>
    <w:p w14:paraId="3899673F" w14:textId="77777777" w:rsidR="000D14B5" w:rsidRDefault="009748A5">
      <w:pPr>
        <w:spacing w:line="229" w:lineRule="exact"/>
        <w:ind w:left="2759"/>
        <w:rPr>
          <w:b/>
          <w:sz w:val="20"/>
        </w:rPr>
      </w:pPr>
      <w:r>
        <w:rPr>
          <w:b/>
          <w:sz w:val="20"/>
        </w:rPr>
        <w:t>AGENCY BASELINE LAB TEST RESULTS (KWF: WQ FORM 4)</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trPr>
          <w:trHeight w:val="457"/>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trPr>
          <w:trHeight w:val="460"/>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trPr>
          <w:trHeight w:val="459"/>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trPr>
          <w:trHeight w:val="460"/>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trPr>
          <w:trHeight w:val="460"/>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trPr>
          <w:trHeight w:val="459"/>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trPr>
          <w:trHeight w:val="460"/>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trPr>
          <w:trHeight w:val="460"/>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trPr>
          <w:trHeight w:val="459"/>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trPr>
          <w:trHeight w:val="460"/>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trPr>
          <w:trHeight w:val="459"/>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trPr>
          <w:trHeight w:val="460"/>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trPr>
          <w:trHeight w:val="460"/>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trPr>
          <w:trHeight w:val="459"/>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trPr>
          <w:trHeight w:val="460"/>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trPr>
          <w:trHeight w:val="460"/>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trPr>
          <w:trHeight w:val="459"/>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trPr>
          <w:trHeight w:val="460"/>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trPr>
          <w:trHeight w:val="459"/>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trPr>
          <w:trHeight w:val="460"/>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trPr>
          <w:trHeight w:val="460"/>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trPr>
          <w:trHeight w:val="459"/>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trPr>
          <w:trHeight w:val="460"/>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trPr>
          <w:trHeight w:val="460"/>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10C0382D" w14:textId="77777777" w:rsidR="000D14B5" w:rsidRDefault="000D14B5">
      <w:pPr>
        <w:rPr>
          <w:sz w:val="18"/>
        </w:rPr>
        <w:sectPr w:rsidR="000D14B5">
          <w:headerReference w:type="default" r:id="rId64"/>
          <w:footerReference w:type="default" r:id="rId65"/>
          <w:pgSz w:w="11900" w:h="16840"/>
          <w:pgMar w:top="1540" w:right="420" w:bottom="940" w:left="620" w:header="929" w:footer="744" w:gutter="0"/>
          <w:cols w:space="720"/>
        </w:sectPr>
      </w:pPr>
    </w:p>
    <w:p w14:paraId="3937BE96" w14:textId="77777777" w:rsidR="000D14B5" w:rsidRDefault="000D14B5">
      <w:pPr>
        <w:pStyle w:val="BodyText"/>
        <w:spacing w:before="4"/>
        <w:rPr>
          <w:sz w:val="16"/>
        </w:rPr>
      </w:pPr>
    </w:p>
    <w:p w14:paraId="2A9748BA" w14:textId="77777777" w:rsidR="000D14B5" w:rsidRDefault="009748A5">
      <w:pPr>
        <w:pStyle w:val="BodyText"/>
        <w:tabs>
          <w:tab w:val="left" w:pos="9379"/>
        </w:tabs>
        <w:spacing w:before="90"/>
        <w:ind w:left="532"/>
      </w:pPr>
      <w:r>
        <w:t>ANALYSIS PERFORMED BY</w:t>
      </w:r>
      <w:r>
        <w:rPr>
          <w:spacing w:val="-12"/>
        </w:rPr>
        <w:t xml:space="preserve"> </w:t>
      </w:r>
      <w:r>
        <w:t>:</w:t>
      </w:r>
      <w:r>
        <w:rPr>
          <w:u w:val="single"/>
        </w:rPr>
        <w:t xml:space="preserve"> </w:t>
      </w:r>
      <w:r>
        <w:rPr>
          <w:u w:val="single"/>
        </w:rPr>
        <w:tab/>
      </w:r>
    </w:p>
    <w:bookmarkEnd w:id="321"/>
    <w:p w14:paraId="08CDBEF2" w14:textId="77777777" w:rsidR="000D14B5" w:rsidRDefault="000D14B5">
      <w:pPr>
        <w:sectPr w:rsidR="000D14B5">
          <w:pgSz w:w="11900" w:h="16840"/>
          <w:pgMar w:top="1540" w:right="420" w:bottom="940" w:left="620" w:header="929" w:footer="744" w:gutter="0"/>
          <w:cols w:space="720"/>
        </w:sectPr>
      </w:pPr>
    </w:p>
    <w:p w14:paraId="5823064E" w14:textId="77777777" w:rsidR="000D14B5" w:rsidRDefault="000D14B5">
      <w:pPr>
        <w:pStyle w:val="BodyText"/>
        <w:spacing w:before="9"/>
        <w:rPr>
          <w:sz w:val="16"/>
        </w:rPr>
      </w:pPr>
    </w:p>
    <w:p w14:paraId="52B5C79C" w14:textId="77777777" w:rsidR="000D14B5" w:rsidRDefault="009748A5">
      <w:pPr>
        <w:spacing w:before="88"/>
        <w:ind w:left="1182" w:right="377"/>
        <w:jc w:val="center"/>
        <w:rPr>
          <w:b/>
          <w:sz w:val="28"/>
        </w:rPr>
      </w:pPr>
      <w:bookmarkStart w:id="322" w:name="Appendix_E"/>
      <w:bookmarkStart w:id="323" w:name="_bookmark38"/>
      <w:bookmarkStart w:id="324" w:name="_Hlk117091938"/>
      <w:bookmarkEnd w:id="322"/>
      <w:bookmarkEnd w:id="323"/>
      <w:r>
        <w:rPr>
          <w:b/>
          <w:sz w:val="28"/>
        </w:rPr>
        <w:t>Appendix E</w:t>
      </w:r>
    </w:p>
    <w:p w14:paraId="22B78D61" w14:textId="77777777" w:rsidR="000D14B5" w:rsidRDefault="000D14B5">
      <w:pPr>
        <w:pStyle w:val="BodyText"/>
        <w:spacing w:before="10"/>
        <w:rPr>
          <w:b/>
          <w:sz w:val="23"/>
        </w:rPr>
      </w:pPr>
    </w:p>
    <w:p w14:paraId="76B796AE" w14:textId="77777777" w:rsidR="000D14B5" w:rsidRDefault="009748A5">
      <w:pPr>
        <w:ind w:left="1183" w:right="377"/>
        <w:jc w:val="center"/>
        <w:rPr>
          <w:b/>
          <w:sz w:val="24"/>
        </w:rPr>
      </w:pPr>
      <w:r>
        <w:rPr>
          <w:b/>
          <w:sz w:val="24"/>
        </w:rPr>
        <w:t>Hydrolab Downloads</w:t>
      </w:r>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12519FCA" w14:textId="77777777" w:rsidR="000D14B5" w:rsidRDefault="000D14B5">
      <w:pPr>
        <w:rPr>
          <w:sz w:val="20"/>
        </w:rPr>
        <w:sectPr w:rsidR="000D14B5">
          <w:headerReference w:type="default" r:id="rId66"/>
          <w:footerReference w:type="default" r:id="rId67"/>
          <w:pgSz w:w="11900" w:h="16840"/>
          <w:pgMar w:top="1540" w:right="420" w:bottom="940" w:left="620" w:header="929" w:footer="744" w:gutter="0"/>
          <w:cols w:space="720"/>
        </w:sectPr>
      </w:pPr>
    </w:p>
    <w:p w14:paraId="606BBD21" w14:textId="77777777" w:rsidR="000D14B5" w:rsidRDefault="000D14B5">
      <w:pPr>
        <w:pStyle w:val="BodyText"/>
        <w:spacing w:before="6"/>
        <w:rPr>
          <w:b/>
          <w:sz w:val="16"/>
        </w:rPr>
      </w:pPr>
    </w:p>
    <w:p w14:paraId="20439666" w14:textId="77777777" w:rsidR="000D14B5" w:rsidRDefault="009748A5">
      <w:pPr>
        <w:spacing w:before="90"/>
        <w:ind w:right="199"/>
        <w:jc w:val="center"/>
        <w:rPr>
          <w:b/>
          <w:sz w:val="24"/>
        </w:rPr>
      </w:pPr>
      <w:bookmarkStart w:id="325" w:name="Appendix_F"/>
      <w:bookmarkStart w:id="326" w:name="_bookmark39"/>
      <w:bookmarkEnd w:id="325"/>
      <w:bookmarkEnd w:id="326"/>
      <w:r>
        <w:rPr>
          <w:b/>
          <w:sz w:val="24"/>
        </w:rPr>
        <w:t>Appendix F</w:t>
      </w:r>
    </w:p>
    <w:p w14:paraId="5BED80C0" w14:textId="77777777" w:rsidR="000D14B5" w:rsidRDefault="000D14B5">
      <w:pPr>
        <w:pStyle w:val="BodyText"/>
        <w:rPr>
          <w:b/>
        </w:rPr>
      </w:pPr>
    </w:p>
    <w:p w14:paraId="41711A58" w14:textId="77777777" w:rsidR="000D14B5" w:rsidRDefault="009748A5">
      <w:pPr>
        <w:ind w:right="198"/>
        <w:jc w:val="center"/>
        <w:rPr>
          <w:b/>
          <w:sz w:val="24"/>
        </w:rPr>
      </w:pPr>
      <w:r>
        <w:rPr>
          <w:b/>
          <w:sz w:val="24"/>
        </w:rPr>
        <w:t>Minisonde Calibration Record (KWF-WQ Form 1)</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bl>
    <w:p w14:paraId="032E7722" w14:textId="77777777" w:rsidR="000D14B5" w:rsidRDefault="000D14B5">
      <w:pPr>
        <w:rPr>
          <w:sz w:val="20"/>
        </w:rPr>
        <w:sectPr w:rsidR="000D14B5">
          <w:headerReference w:type="default" r:id="rId68"/>
          <w:footerReference w:type="default" r:id="rId69"/>
          <w:pgSz w:w="11900" w:h="16840"/>
          <w:pgMar w:top="1540" w:right="420" w:bottom="940" w:left="620" w:header="929" w:footer="744" w:gutter="0"/>
          <w:cols w:space="720"/>
        </w:sectPr>
      </w:pPr>
    </w:p>
    <w:p w14:paraId="289D1451" w14:textId="77777777" w:rsidR="000D14B5" w:rsidRDefault="000D14B5">
      <w:pPr>
        <w:pStyle w:val="BodyText"/>
        <w:spacing w:before="9"/>
        <w:rPr>
          <w:sz w:val="16"/>
        </w:rPr>
      </w:pPr>
    </w:p>
    <w:p w14:paraId="2D212D6A" w14:textId="77777777" w:rsidR="000D14B5" w:rsidRDefault="009748A5">
      <w:pPr>
        <w:spacing w:before="88" w:line="321" w:lineRule="exact"/>
        <w:ind w:left="894" w:right="377"/>
        <w:jc w:val="center"/>
        <w:rPr>
          <w:b/>
          <w:sz w:val="28"/>
        </w:rPr>
      </w:pPr>
      <w:bookmarkStart w:id="327" w:name="Appendix_G"/>
      <w:bookmarkStart w:id="328" w:name="_bookmark40"/>
      <w:bookmarkEnd w:id="327"/>
      <w:bookmarkEnd w:id="328"/>
      <w:r>
        <w:rPr>
          <w:b/>
          <w:sz w:val="28"/>
        </w:rPr>
        <w:t>Appendix G</w:t>
      </w:r>
    </w:p>
    <w:p w14:paraId="6CD7F8A6" w14:textId="77777777" w:rsidR="000D14B5" w:rsidRDefault="009748A5">
      <w:pPr>
        <w:spacing w:line="275" w:lineRule="exact"/>
        <w:ind w:right="197"/>
        <w:jc w:val="center"/>
        <w:rPr>
          <w:b/>
          <w:sz w:val="24"/>
        </w:rPr>
      </w:pPr>
      <w:r>
        <w:rPr>
          <w:b/>
          <w:sz w:val="24"/>
        </w:rPr>
        <w:t>STREAM TEMPERATURE MONITORING FIELD DATA SHEET</w:t>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1EE16271" w14:textId="77777777" w:rsidR="000D14B5" w:rsidRDefault="0027779C">
      <w:pPr>
        <w:pStyle w:val="BodyText"/>
        <w:spacing w:before="8"/>
        <w:rPr>
          <w:sz w:val="11"/>
        </w:rPr>
      </w:pPr>
      <w:r>
        <w:rPr>
          <w:noProof/>
        </w:rPr>
        <mc:AlternateContent>
          <mc:Choice Requires="wps">
            <w:drawing>
              <wp:anchor distT="0" distB="0" distL="0" distR="0" simplePos="0" relativeHeight="251658240" behindDoc="1" locked="0" layoutInCell="1" allowOverlap="1" wp14:anchorId="7C2B1F70" wp14:editId="1D621795">
                <wp:simplePos x="0" y="0"/>
                <wp:positionH relativeFrom="page">
                  <wp:posOffset>731520</wp:posOffset>
                </wp:positionH>
                <wp:positionV relativeFrom="paragraph">
                  <wp:posOffset>113665</wp:posOffset>
                </wp:positionV>
                <wp:extent cx="5334000" cy="1270"/>
                <wp:effectExtent l="0" t="0" r="0" b="0"/>
                <wp:wrapTopAndBottom/>
                <wp:docPr id="5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6FEA83" id="Freeform 12" o:spid="_x0000_s1026" style="position:absolute;margin-left:57.6pt;margin-top:8.95pt;width:420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E23EE80" w14:textId="77777777" w:rsidR="000D14B5" w:rsidRDefault="0027779C">
      <w:pPr>
        <w:pStyle w:val="BodyText"/>
        <w:spacing w:before="8"/>
        <w:rPr>
          <w:sz w:val="19"/>
        </w:rPr>
      </w:pPr>
      <w:r>
        <w:rPr>
          <w:noProof/>
        </w:rPr>
        <mc:AlternateContent>
          <mc:Choice Requires="wps">
            <w:drawing>
              <wp:anchor distT="0" distB="0" distL="0" distR="0" simplePos="0" relativeHeight="251659264" behindDoc="1" locked="0" layoutInCell="1" allowOverlap="1" wp14:anchorId="572F6766" wp14:editId="509E9DB4">
                <wp:simplePos x="0" y="0"/>
                <wp:positionH relativeFrom="page">
                  <wp:posOffset>731520</wp:posOffset>
                </wp:positionH>
                <wp:positionV relativeFrom="paragraph">
                  <wp:posOffset>172085</wp:posOffset>
                </wp:positionV>
                <wp:extent cx="5181600" cy="1270"/>
                <wp:effectExtent l="0" t="0" r="0" b="0"/>
                <wp:wrapTopAndBottom/>
                <wp:docPr id="5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FC31E6" id="Freeform 11" o:spid="_x0000_s1026" style="position:absolute;margin-left:57.6pt;margin-top:13.55pt;width:40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2E8C8011" w14:textId="77777777" w:rsidR="000D14B5" w:rsidRDefault="0027779C">
      <w:pPr>
        <w:pStyle w:val="BodyText"/>
        <w:spacing w:before="8"/>
        <w:rPr>
          <w:sz w:val="11"/>
        </w:rPr>
      </w:pPr>
      <w:r>
        <w:rPr>
          <w:noProof/>
        </w:rPr>
        <mc:AlternateContent>
          <mc:Choice Requires="wps">
            <w:drawing>
              <wp:anchor distT="0" distB="0" distL="0" distR="0" simplePos="0" relativeHeight="251660288" behindDoc="1" locked="0" layoutInCell="1" allowOverlap="1" wp14:anchorId="7014E093" wp14:editId="6BF84D9A">
                <wp:simplePos x="0" y="0"/>
                <wp:positionH relativeFrom="page">
                  <wp:posOffset>731520</wp:posOffset>
                </wp:positionH>
                <wp:positionV relativeFrom="paragraph">
                  <wp:posOffset>113665</wp:posOffset>
                </wp:positionV>
                <wp:extent cx="6019800" cy="1270"/>
                <wp:effectExtent l="0" t="0" r="0" b="0"/>
                <wp:wrapTopAndBottom/>
                <wp:docPr id="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5158E8" id="Freeform 10" o:spid="_x0000_s1026" style="position:absolute;margin-left:57.6pt;margin-top:8.95pt;width:474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2FC603DC" wp14:editId="5A8ECC96">
                <wp:simplePos x="0" y="0"/>
                <wp:positionH relativeFrom="page">
                  <wp:posOffset>731520</wp:posOffset>
                </wp:positionH>
                <wp:positionV relativeFrom="paragraph">
                  <wp:posOffset>376555</wp:posOffset>
                </wp:positionV>
                <wp:extent cx="6019800" cy="1270"/>
                <wp:effectExtent l="0" t="0" r="0" b="0"/>
                <wp:wrapTopAndBottom/>
                <wp:docPr id="5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8CF432" id="Freeform 9" o:spid="_x0000_s1026" style="position:absolute;margin-left:57.6pt;margin-top:29.65pt;width:474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334B8324" wp14:editId="72F2BE16">
                <wp:simplePos x="0" y="0"/>
                <wp:positionH relativeFrom="page">
                  <wp:posOffset>731520</wp:posOffset>
                </wp:positionH>
                <wp:positionV relativeFrom="paragraph">
                  <wp:posOffset>639445</wp:posOffset>
                </wp:positionV>
                <wp:extent cx="3962400" cy="1270"/>
                <wp:effectExtent l="0" t="0" r="0" b="0"/>
                <wp:wrapTopAndBottom/>
                <wp:docPr id="5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D224BF" id="Freeform 8" o:spid="_x0000_s1026" style="position:absolute;margin-left:57.6pt;margin-top:50.35pt;width:312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70"/>
          <w:footerReference w:type="default" r:id="rId71"/>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329" w:name="Nitrate"/>
      <w:bookmarkEnd w:id="329"/>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5FBDF21E" w14:textId="77777777" w:rsidR="000D14B5" w:rsidRDefault="0027779C">
      <w:pPr>
        <w:pStyle w:val="BodyText"/>
        <w:spacing w:before="10"/>
        <w:rPr>
          <w:b/>
          <w:sz w:val="22"/>
        </w:rPr>
      </w:pPr>
      <w:r>
        <w:rPr>
          <w:noProof/>
        </w:rPr>
        <mc:AlternateContent>
          <mc:Choice Requires="wps">
            <w:drawing>
              <wp:anchor distT="0" distB="0" distL="0" distR="0" simplePos="0" relativeHeight="251663360" behindDoc="1" locked="0" layoutInCell="1" allowOverlap="1" wp14:anchorId="6573532B" wp14:editId="144A7828">
                <wp:simplePos x="0" y="0"/>
                <wp:positionH relativeFrom="page">
                  <wp:posOffset>737235</wp:posOffset>
                </wp:positionH>
                <wp:positionV relativeFrom="paragraph">
                  <wp:posOffset>197485</wp:posOffset>
                </wp:positionV>
                <wp:extent cx="6332220" cy="2894330"/>
                <wp:effectExtent l="0" t="0" r="0" b="0"/>
                <wp:wrapTopAndBottom/>
                <wp:docPr id="5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359F16" id="Rectangle 7" o:spid="_x0000_s1026" style="position:absolute;margin-left:58.05pt;margin-top:15.55pt;width:498.6pt;height:227.9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73ABACF2" w14:textId="77777777" w:rsidR="000D14B5" w:rsidRDefault="0027779C">
      <w:pPr>
        <w:pStyle w:val="BodyText"/>
        <w:spacing w:before="4"/>
        <w:rPr>
          <w:b/>
          <w:sz w:val="27"/>
        </w:rPr>
      </w:pPr>
      <w:r>
        <w:rPr>
          <w:noProof/>
        </w:rPr>
        <mc:AlternateContent>
          <mc:Choice Requires="wps">
            <w:drawing>
              <wp:anchor distT="0" distB="0" distL="0" distR="0" simplePos="0" relativeHeight="251664384" behindDoc="1" locked="0" layoutInCell="1" allowOverlap="1" wp14:anchorId="07F060B7" wp14:editId="2BBAF937">
                <wp:simplePos x="0" y="0"/>
                <wp:positionH relativeFrom="page">
                  <wp:posOffset>829310</wp:posOffset>
                </wp:positionH>
                <wp:positionV relativeFrom="paragraph">
                  <wp:posOffset>224790</wp:posOffset>
                </wp:positionV>
                <wp:extent cx="5943600" cy="12700"/>
                <wp:effectExtent l="0" t="0" r="0" b="0"/>
                <wp:wrapTopAndBottom/>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882F96" id="Rectangle 6" o:spid="_x0000_s1026" style="position:absolute;margin-left:65.3pt;margin-top:17.7pt;width:468pt;height:1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65408" behindDoc="1" locked="0" layoutInCell="1" allowOverlap="1" wp14:anchorId="3EF77751" wp14:editId="36A92B14">
                <wp:simplePos x="0" y="0"/>
                <wp:positionH relativeFrom="page">
                  <wp:posOffset>829310</wp:posOffset>
                </wp:positionH>
                <wp:positionV relativeFrom="paragraph">
                  <wp:posOffset>455295</wp:posOffset>
                </wp:positionV>
                <wp:extent cx="5943600" cy="12700"/>
                <wp:effectExtent l="0" t="0" r="0" b="0"/>
                <wp:wrapTopAndBottom/>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81CB30" id="Rectangle 5" o:spid="_x0000_s1026" style="position:absolute;margin-left:65.3pt;margin-top:35.85pt;width:468pt;height:1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16AD29" w14:textId="77777777" w:rsidR="000D14B5" w:rsidRDefault="000D14B5">
      <w:pPr>
        <w:pStyle w:val="BodyText"/>
        <w:spacing w:before="9"/>
        <w:rPr>
          <w:b/>
          <w:sz w:val="23"/>
        </w:rPr>
      </w:pPr>
    </w:p>
    <w:p w14:paraId="2CFDD171" w14:textId="77777777" w:rsidR="000D14B5" w:rsidRDefault="000D14B5">
      <w:pPr>
        <w:pStyle w:val="BodyText"/>
        <w:rPr>
          <w:b/>
          <w:sz w:val="20"/>
        </w:rPr>
      </w:pPr>
    </w:p>
    <w:p w14:paraId="2058A3D6" w14:textId="77777777" w:rsidR="000D14B5" w:rsidRDefault="0027779C">
      <w:pPr>
        <w:pStyle w:val="BodyText"/>
        <w:spacing w:before="7"/>
        <w:rPr>
          <w:b/>
          <w:sz w:val="11"/>
        </w:rPr>
      </w:pPr>
      <w:r>
        <w:rPr>
          <w:noProof/>
        </w:rPr>
        <mc:AlternateContent>
          <mc:Choice Requires="wps">
            <w:drawing>
              <wp:anchor distT="0" distB="0" distL="0" distR="0" simplePos="0" relativeHeight="251666432" behindDoc="1" locked="0" layoutInCell="1" allowOverlap="1" wp14:anchorId="12E67124" wp14:editId="2D8F2182">
                <wp:simplePos x="0" y="0"/>
                <wp:positionH relativeFrom="page">
                  <wp:posOffset>829310</wp:posOffset>
                </wp:positionH>
                <wp:positionV relativeFrom="paragraph">
                  <wp:posOffset>109855</wp:posOffset>
                </wp:positionV>
                <wp:extent cx="5943600" cy="12700"/>
                <wp:effectExtent l="0" t="0" r="0" b="0"/>
                <wp:wrapTopAndBottom/>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0E4D69" id="Rectangle 4" o:spid="_x0000_s1026" style="position:absolute;margin-left:65.3pt;margin-top:8.65pt;width:468pt;height:1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67456" behindDoc="1" locked="0" layoutInCell="1" allowOverlap="1" wp14:anchorId="6705513D" wp14:editId="520A8945">
                <wp:simplePos x="0" y="0"/>
                <wp:positionH relativeFrom="page">
                  <wp:posOffset>829310</wp:posOffset>
                </wp:positionH>
                <wp:positionV relativeFrom="paragraph">
                  <wp:posOffset>339725</wp:posOffset>
                </wp:positionV>
                <wp:extent cx="5943600" cy="12700"/>
                <wp:effectExtent l="0" t="0" r="0" b="0"/>
                <wp:wrapTopAndBottom/>
                <wp:docPr id="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034A38" id="Rectangle 3" o:spid="_x0000_s1026" style="position:absolute;margin-left:65.3pt;margin-top:26.75pt;width:468pt;height:1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68480" behindDoc="1" locked="0" layoutInCell="1" allowOverlap="1" wp14:anchorId="7940FC6C" wp14:editId="4D20ABB4">
                <wp:simplePos x="0" y="0"/>
                <wp:positionH relativeFrom="page">
                  <wp:posOffset>829310</wp:posOffset>
                </wp:positionH>
                <wp:positionV relativeFrom="paragraph">
                  <wp:posOffset>570230</wp:posOffset>
                </wp:positionV>
                <wp:extent cx="5943600" cy="12700"/>
                <wp:effectExtent l="0" t="0" r="0" b="0"/>
                <wp:wrapTopAndBottom/>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863C2B" id="Rectangle 2" o:spid="_x0000_s1026" style="position:absolute;margin-left:65.3pt;margin-top:44.9pt;width:468pt;height:1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0391FCAC" w14:textId="77777777" w:rsidR="000D14B5" w:rsidRDefault="000D14B5">
      <w:pPr>
        <w:pStyle w:val="BodyText"/>
        <w:spacing w:before="9"/>
        <w:rPr>
          <w:b/>
          <w:sz w:val="23"/>
        </w:rPr>
      </w:pPr>
    </w:p>
    <w:p w14:paraId="1297013E" w14:textId="77777777" w:rsidR="000D14B5" w:rsidRDefault="000D14B5">
      <w:pPr>
        <w:pStyle w:val="BodyText"/>
        <w:spacing w:before="9"/>
        <w:rPr>
          <w:b/>
          <w:sz w:val="23"/>
        </w:rPr>
      </w:pPr>
    </w:p>
    <w:p w14:paraId="46176830" w14:textId="77777777" w:rsidR="000D14B5" w:rsidRDefault="000D14B5">
      <w:pPr>
        <w:pStyle w:val="BodyText"/>
        <w:rPr>
          <w:b/>
          <w:sz w:val="20"/>
        </w:rPr>
      </w:pPr>
    </w:p>
    <w:p w14:paraId="0B04C9EA" w14:textId="77777777" w:rsidR="000D14B5" w:rsidRDefault="000D14B5">
      <w:pPr>
        <w:pStyle w:val="BodyText"/>
        <w:rPr>
          <w:b/>
          <w:sz w:val="20"/>
        </w:rPr>
      </w:pPr>
    </w:p>
    <w:p w14:paraId="51C2CCA1" w14:textId="77777777" w:rsidR="000D14B5" w:rsidRDefault="000D14B5">
      <w:pPr>
        <w:pStyle w:val="BodyText"/>
        <w:rPr>
          <w:b/>
          <w:sz w:val="20"/>
        </w:rPr>
      </w:pPr>
    </w:p>
    <w:p w14:paraId="3931264A" w14:textId="77777777" w:rsidR="000D14B5" w:rsidRDefault="000D14B5">
      <w:pPr>
        <w:pStyle w:val="BodyText"/>
        <w:rPr>
          <w:b/>
          <w:sz w:val="20"/>
        </w:rPr>
      </w:pPr>
    </w:p>
    <w:p w14:paraId="2D96AAA4" w14:textId="77777777" w:rsidR="000D14B5" w:rsidRDefault="000D14B5">
      <w:pPr>
        <w:pStyle w:val="BodyText"/>
        <w:rPr>
          <w:b/>
          <w:sz w:val="20"/>
        </w:rPr>
      </w:pPr>
    </w:p>
    <w:p w14:paraId="081D338B" w14:textId="77777777" w:rsidR="000D14B5" w:rsidRDefault="000D14B5">
      <w:pPr>
        <w:pStyle w:val="BodyText"/>
        <w:rPr>
          <w:b/>
          <w:sz w:val="20"/>
        </w:rPr>
      </w:pPr>
    </w:p>
    <w:bookmarkEnd w:id="324"/>
    <w:p w14:paraId="634F066E" w14:textId="77777777" w:rsidR="000D14B5" w:rsidRDefault="000D14B5">
      <w:pPr>
        <w:pStyle w:val="BodyText"/>
        <w:spacing w:before="10"/>
        <w:rPr>
          <w:b/>
          <w:sz w:val="26"/>
        </w:rPr>
      </w:pPr>
    </w:p>
    <w:p w14:paraId="1A60FBD8" w14:textId="7D289E81" w:rsidR="000D14B5" w:rsidRDefault="000D14B5" w:rsidP="00494FFD">
      <w:pPr>
        <w:spacing w:before="92"/>
        <w:ind w:right="198"/>
        <w:jc w:val="center"/>
        <w:rPr>
          <w:sz w:val="20"/>
        </w:rPr>
      </w:pPr>
    </w:p>
    <w:p w14:paraId="51488EC4" w14:textId="0125D1B0" w:rsidR="00494FFD" w:rsidRDefault="00494FFD" w:rsidP="00494FFD">
      <w:pPr>
        <w:spacing w:before="92"/>
        <w:ind w:right="198"/>
        <w:jc w:val="center"/>
        <w:rPr>
          <w:sz w:val="20"/>
        </w:rPr>
      </w:pPr>
    </w:p>
    <w:p w14:paraId="22EA0D87" w14:textId="77777777" w:rsidR="00494FFD" w:rsidRDefault="00494FFD" w:rsidP="00494FFD">
      <w:pPr>
        <w:spacing w:before="92"/>
        <w:ind w:right="198"/>
        <w:jc w:val="center"/>
        <w:rPr>
          <w:sz w:val="20"/>
        </w:rPr>
        <w:sectPr w:rsidR="00494FFD">
          <w:headerReference w:type="default" r:id="rId72"/>
          <w:footerReference w:type="default" r:id="rId73"/>
          <w:pgSz w:w="11900" w:h="16840"/>
          <w:pgMar w:top="1320" w:right="420" w:bottom="280" w:left="620" w:header="929" w:footer="0" w:gutter="0"/>
          <w:cols w:space="720"/>
        </w:sectPr>
      </w:pPr>
    </w:p>
    <w:p w14:paraId="15AA575A" w14:textId="77777777" w:rsidR="000D14B5" w:rsidRDefault="000D14B5">
      <w:pPr>
        <w:pStyle w:val="BodyText"/>
        <w:spacing w:before="5"/>
        <w:rPr>
          <w:sz w:val="26"/>
        </w:rPr>
      </w:pPr>
    </w:p>
    <w:p w14:paraId="42E5CEEB" w14:textId="77777777" w:rsidR="000D14B5" w:rsidRDefault="009748A5">
      <w:pPr>
        <w:spacing w:before="88" w:line="321" w:lineRule="exact"/>
        <w:ind w:right="200"/>
        <w:jc w:val="center"/>
        <w:rPr>
          <w:b/>
          <w:sz w:val="28"/>
        </w:rPr>
      </w:pPr>
      <w:bookmarkStart w:id="330" w:name="Appendix_H"/>
      <w:bookmarkStart w:id="331" w:name="_bookmark41"/>
      <w:bookmarkStart w:id="332" w:name="_Hlk117092092"/>
      <w:bookmarkEnd w:id="330"/>
      <w:bookmarkEnd w:id="331"/>
      <w:r>
        <w:rPr>
          <w:b/>
          <w:sz w:val="28"/>
        </w:rPr>
        <w:t>Appendix H</w:t>
      </w:r>
    </w:p>
    <w:p w14:paraId="053FE232" w14:textId="77777777" w:rsidR="000D14B5" w:rsidRDefault="009748A5">
      <w:pPr>
        <w:spacing w:line="275" w:lineRule="exact"/>
        <w:ind w:right="198"/>
        <w:jc w:val="center"/>
        <w:rPr>
          <w:b/>
          <w:sz w:val="24"/>
        </w:rPr>
      </w:pPr>
      <w:r>
        <w:rPr>
          <w:b/>
          <w:sz w:val="24"/>
        </w:rPr>
        <w:t>Standard Calibration Procedure for Hydrolab Minisonde MS 5</w:t>
      </w:r>
    </w:p>
    <w:bookmarkEnd w:id="332"/>
    <w:p w14:paraId="7ED53CF3" w14:textId="77777777" w:rsidR="000D14B5" w:rsidRDefault="000D14B5">
      <w:pPr>
        <w:pStyle w:val="BodyText"/>
        <w:spacing w:before="9"/>
        <w:rPr>
          <w:b/>
          <w:sz w:val="23"/>
        </w:rPr>
      </w:pPr>
    </w:p>
    <w:p w14:paraId="55903D99" w14:textId="77777777" w:rsidR="000D14B5" w:rsidRDefault="009748A5">
      <w:pPr>
        <w:pStyle w:val="BodyText"/>
        <w:ind w:left="1252"/>
      </w:pPr>
      <w:r>
        <w:t>Notes:</w:t>
      </w:r>
    </w:p>
    <w:p w14:paraId="1997F239" w14:textId="77777777" w:rsidR="000D14B5" w:rsidRDefault="009748A5">
      <w:pPr>
        <w:pStyle w:val="ListParagraph"/>
        <w:numPr>
          <w:ilvl w:val="0"/>
          <w:numId w:val="6"/>
        </w:numPr>
        <w:tabs>
          <w:tab w:val="left" w:pos="1251"/>
          <w:tab w:val="left" w:pos="1252"/>
        </w:tabs>
        <w:spacing w:before="1"/>
        <w:rPr>
          <w:sz w:val="24"/>
        </w:rPr>
      </w:pPr>
      <w:r>
        <w:rPr>
          <w:sz w:val="24"/>
        </w:rPr>
        <w:t>Always use Standard Solutions that have not reached their expiration</w:t>
      </w:r>
      <w:r>
        <w:rPr>
          <w:spacing w:val="-5"/>
          <w:sz w:val="24"/>
        </w:rPr>
        <w:t xml:space="preserve"> </w:t>
      </w:r>
      <w:r>
        <w:rPr>
          <w:sz w:val="24"/>
        </w:rPr>
        <w:t>date.</w:t>
      </w:r>
    </w:p>
    <w:p w14:paraId="75342DCD" w14:textId="77777777" w:rsidR="000D14B5" w:rsidRDefault="009748A5">
      <w:pPr>
        <w:pStyle w:val="ListParagraph"/>
        <w:numPr>
          <w:ilvl w:val="0"/>
          <w:numId w:val="6"/>
        </w:numPr>
        <w:tabs>
          <w:tab w:val="left" w:pos="1251"/>
          <w:tab w:val="left" w:pos="1252"/>
        </w:tabs>
        <w:spacing w:line="293" w:lineRule="exact"/>
        <w:rPr>
          <w:sz w:val="24"/>
        </w:rPr>
      </w:pPr>
      <w:r>
        <w:rPr>
          <w:sz w:val="24"/>
        </w:rPr>
        <w:t>Always wear gloves and other protective clothing when handling</w:t>
      </w:r>
      <w:r>
        <w:rPr>
          <w:spacing w:val="-7"/>
          <w:sz w:val="24"/>
        </w:rPr>
        <w:t xml:space="preserve"> </w:t>
      </w:r>
      <w:r>
        <w:rPr>
          <w:sz w:val="24"/>
        </w:rPr>
        <w:t>chemicals.</w:t>
      </w:r>
    </w:p>
    <w:p w14:paraId="6DCDFB0B" w14:textId="77777777" w:rsidR="000D14B5" w:rsidRDefault="009748A5">
      <w:pPr>
        <w:pStyle w:val="ListParagraph"/>
        <w:numPr>
          <w:ilvl w:val="0"/>
          <w:numId w:val="6"/>
        </w:numPr>
        <w:tabs>
          <w:tab w:val="left" w:pos="1251"/>
          <w:tab w:val="left" w:pos="1252"/>
        </w:tabs>
        <w:spacing w:line="293" w:lineRule="exact"/>
        <w:rPr>
          <w:sz w:val="24"/>
        </w:rPr>
      </w:pPr>
      <w:r>
        <w:rPr>
          <w:sz w:val="24"/>
        </w:rPr>
        <w:t>Temperature cannot be</w:t>
      </w:r>
      <w:r>
        <w:rPr>
          <w:spacing w:val="-1"/>
          <w:sz w:val="24"/>
        </w:rPr>
        <w:t xml:space="preserve"> </w:t>
      </w:r>
      <w:r>
        <w:rPr>
          <w:sz w:val="24"/>
        </w:rPr>
        <w:t>calibrated.</w:t>
      </w:r>
    </w:p>
    <w:p w14:paraId="1224D2A7" w14:textId="77777777" w:rsidR="000D14B5" w:rsidRDefault="009748A5">
      <w:pPr>
        <w:pStyle w:val="ListParagraph"/>
        <w:numPr>
          <w:ilvl w:val="0"/>
          <w:numId w:val="6"/>
        </w:numPr>
        <w:tabs>
          <w:tab w:val="left" w:pos="1251"/>
          <w:tab w:val="left" w:pos="1252"/>
        </w:tabs>
        <w:ind w:left="1251" w:right="770"/>
        <w:rPr>
          <w:sz w:val="24"/>
        </w:rPr>
      </w:pPr>
      <w:r>
        <w:rPr>
          <w:sz w:val="24"/>
        </w:rPr>
        <w:t>For all sensors (except turbidity), use a two-point calibration. Confirm accuracy with a third concentration if</w:t>
      </w:r>
      <w:r>
        <w:rPr>
          <w:spacing w:val="-2"/>
          <w:sz w:val="24"/>
        </w:rPr>
        <w:t xml:space="preserve"> </w:t>
      </w:r>
      <w:r>
        <w:rPr>
          <w:sz w:val="24"/>
        </w:rPr>
        <w:t>desired.</w:t>
      </w:r>
    </w:p>
    <w:p w14:paraId="29B21BAC" w14:textId="77777777" w:rsidR="000D14B5" w:rsidRDefault="009748A5">
      <w:pPr>
        <w:pStyle w:val="ListParagraph"/>
        <w:numPr>
          <w:ilvl w:val="0"/>
          <w:numId w:val="6"/>
        </w:numPr>
        <w:tabs>
          <w:tab w:val="left" w:pos="1251"/>
          <w:tab w:val="left" w:pos="1252"/>
        </w:tabs>
        <w:spacing w:before="119"/>
        <w:ind w:hanging="361"/>
        <w:rPr>
          <w:sz w:val="24"/>
        </w:rPr>
      </w:pPr>
      <w:r>
        <w:rPr>
          <w:sz w:val="24"/>
        </w:rPr>
        <w:t>All calibrations require the use of the Minisonde 5 calibration</w:t>
      </w:r>
      <w:r>
        <w:rPr>
          <w:spacing w:val="-7"/>
          <w:sz w:val="24"/>
        </w:rPr>
        <w:t xml:space="preserve"> </w:t>
      </w:r>
      <w:r>
        <w:rPr>
          <w:sz w:val="24"/>
        </w:rPr>
        <w:t>cup.</w:t>
      </w:r>
    </w:p>
    <w:p w14:paraId="30DC6882" w14:textId="77777777" w:rsidR="000D14B5" w:rsidRDefault="009748A5">
      <w:pPr>
        <w:pStyle w:val="ListParagraph"/>
        <w:numPr>
          <w:ilvl w:val="0"/>
          <w:numId w:val="6"/>
        </w:numPr>
        <w:tabs>
          <w:tab w:val="left" w:pos="1251"/>
          <w:tab w:val="left" w:pos="1252"/>
        </w:tabs>
        <w:spacing w:before="119"/>
        <w:ind w:hanging="361"/>
        <w:rPr>
          <w:sz w:val="24"/>
        </w:rPr>
      </w:pPr>
      <w:r>
        <w:rPr>
          <w:sz w:val="24"/>
        </w:rPr>
        <w:t>Discard all calibration solutions (including deionized water) after they have been</w:t>
      </w:r>
      <w:r>
        <w:rPr>
          <w:spacing w:val="-10"/>
          <w:sz w:val="24"/>
        </w:rPr>
        <w:t xml:space="preserve"> </w:t>
      </w:r>
      <w:r>
        <w:rPr>
          <w:sz w:val="24"/>
        </w:rPr>
        <w:t>used.</w:t>
      </w:r>
    </w:p>
    <w:p w14:paraId="12A20099" w14:textId="77777777" w:rsidR="000D14B5" w:rsidRDefault="000D14B5">
      <w:pPr>
        <w:pStyle w:val="BodyText"/>
      </w:pPr>
    </w:p>
    <w:p w14:paraId="6BFD97FD" w14:textId="77777777" w:rsidR="000D14B5" w:rsidRDefault="009748A5">
      <w:pPr>
        <w:ind w:left="895" w:right="377"/>
        <w:jc w:val="center"/>
        <w:rPr>
          <w:b/>
          <w:sz w:val="24"/>
        </w:rPr>
      </w:pPr>
      <w:r>
        <w:rPr>
          <w:b/>
          <w:sz w:val="24"/>
        </w:rPr>
        <w:t>pH</w:t>
      </w:r>
    </w:p>
    <w:p w14:paraId="7ABCBDC4" w14:textId="77777777" w:rsidR="000D14B5" w:rsidRDefault="000D14B5">
      <w:pPr>
        <w:pStyle w:val="BodyText"/>
        <w:spacing w:before="9"/>
        <w:rPr>
          <w:b/>
          <w:sz w:val="23"/>
        </w:rPr>
      </w:pPr>
    </w:p>
    <w:p w14:paraId="35C907F5" w14:textId="77777777" w:rsidR="000D14B5" w:rsidRDefault="009748A5">
      <w:pPr>
        <w:pStyle w:val="BodyText"/>
        <w:ind w:left="1251"/>
      </w:pPr>
      <w:r>
        <w:t>Supplies Needed:</w:t>
      </w:r>
    </w:p>
    <w:p w14:paraId="7C43104D" w14:textId="77777777" w:rsidR="000D14B5" w:rsidRDefault="000D14B5">
      <w:pPr>
        <w:pStyle w:val="BodyText"/>
      </w:pPr>
    </w:p>
    <w:p w14:paraId="33D5530F" w14:textId="77777777" w:rsidR="000D14B5" w:rsidRDefault="009748A5">
      <w:pPr>
        <w:pStyle w:val="BodyText"/>
        <w:spacing w:before="1"/>
        <w:ind w:left="1971"/>
      </w:pPr>
      <w:r>
        <w:t>De-ionized water</w:t>
      </w:r>
    </w:p>
    <w:p w14:paraId="19E02E4F" w14:textId="77777777" w:rsidR="000D14B5" w:rsidRDefault="009748A5">
      <w:pPr>
        <w:pStyle w:val="BodyText"/>
        <w:ind w:left="1971" w:right="4656"/>
      </w:pPr>
      <w:r>
        <w:t>Hach Buffer Solution pH 7.0 Cat. 22835-56 Hach Buffer Solution pH 4.0 Cat.</w:t>
      </w:r>
      <w:r>
        <w:rPr>
          <w:spacing w:val="-7"/>
        </w:rPr>
        <w:t xml:space="preserve"> </w:t>
      </w:r>
      <w:r>
        <w:t>22834-56</w:t>
      </w:r>
    </w:p>
    <w:p w14:paraId="485D4798" w14:textId="77777777" w:rsidR="000D14B5" w:rsidRDefault="000D14B5">
      <w:pPr>
        <w:pStyle w:val="BodyText"/>
        <w:spacing w:before="11"/>
        <w:rPr>
          <w:sz w:val="23"/>
        </w:rPr>
      </w:pPr>
    </w:p>
    <w:p w14:paraId="3D906337" w14:textId="77777777" w:rsidR="000D14B5" w:rsidRDefault="009748A5">
      <w:pPr>
        <w:pStyle w:val="BodyText"/>
        <w:ind w:left="1251"/>
      </w:pPr>
      <w:r>
        <w:t>Calibration can be performed in the calibration</w:t>
      </w:r>
      <w:r>
        <w:rPr>
          <w:spacing w:val="-13"/>
        </w:rPr>
        <w:t xml:space="preserve"> </w:t>
      </w:r>
      <w:r>
        <w:t>cup.</w:t>
      </w:r>
    </w:p>
    <w:p w14:paraId="673B1C61" w14:textId="77777777" w:rsidR="000D14B5" w:rsidRDefault="000D14B5">
      <w:pPr>
        <w:pStyle w:val="BodyText"/>
      </w:pPr>
    </w:p>
    <w:p w14:paraId="61BCA88D" w14:textId="77777777" w:rsidR="000D14B5" w:rsidRDefault="009748A5">
      <w:pPr>
        <w:pStyle w:val="ListParagraph"/>
        <w:numPr>
          <w:ilvl w:val="1"/>
          <w:numId w:val="7"/>
        </w:numPr>
        <w:tabs>
          <w:tab w:val="left" w:pos="1971"/>
          <w:tab w:val="left" w:pos="1972"/>
        </w:tabs>
        <w:ind w:hanging="721"/>
        <w:rPr>
          <w:sz w:val="24"/>
        </w:rPr>
      </w:pPr>
      <w:r>
        <w:rPr>
          <w:sz w:val="24"/>
        </w:rPr>
        <w:t>Start</w:t>
      </w:r>
      <w:r>
        <w:rPr>
          <w:spacing w:val="-1"/>
          <w:sz w:val="24"/>
        </w:rPr>
        <w:t xml:space="preserve"> </w:t>
      </w:r>
      <w:r>
        <w:rPr>
          <w:sz w:val="24"/>
        </w:rPr>
        <w:t>HyperTerminal.</w:t>
      </w:r>
    </w:p>
    <w:p w14:paraId="1D9B17F8" w14:textId="77777777" w:rsidR="000D14B5" w:rsidRDefault="009748A5">
      <w:pPr>
        <w:pStyle w:val="ListParagraph"/>
        <w:numPr>
          <w:ilvl w:val="1"/>
          <w:numId w:val="7"/>
        </w:numPr>
        <w:tabs>
          <w:tab w:val="left" w:pos="1971"/>
          <w:tab w:val="left" w:pos="1972"/>
        </w:tabs>
        <w:ind w:left="1971" w:right="2235"/>
        <w:rPr>
          <w:sz w:val="24"/>
        </w:rPr>
      </w:pPr>
      <w:r>
        <w:rPr>
          <w:sz w:val="24"/>
        </w:rPr>
        <w:t>Connect the multiprobe to a PC. Wait for HyperTerminal to establish communications with the</w:t>
      </w:r>
      <w:r>
        <w:rPr>
          <w:spacing w:val="-3"/>
          <w:sz w:val="24"/>
        </w:rPr>
        <w:t xml:space="preserve"> </w:t>
      </w:r>
      <w:r>
        <w:rPr>
          <w:sz w:val="24"/>
        </w:rPr>
        <w:t>sensor.</w:t>
      </w:r>
    </w:p>
    <w:p w14:paraId="61F34A67" w14:textId="77777777" w:rsidR="000D14B5" w:rsidRDefault="009748A5">
      <w:pPr>
        <w:pStyle w:val="ListParagraph"/>
        <w:numPr>
          <w:ilvl w:val="1"/>
          <w:numId w:val="7"/>
        </w:numPr>
        <w:tabs>
          <w:tab w:val="left" w:pos="1971"/>
          <w:tab w:val="left" w:pos="1972"/>
        </w:tabs>
        <w:ind w:left="1971" w:right="1250"/>
        <w:rPr>
          <w:sz w:val="24"/>
        </w:rPr>
      </w:pPr>
      <w:r>
        <w:rPr>
          <w:sz w:val="24"/>
        </w:rPr>
        <w:t>Rinse the sensors and calibration cup with turbid-free water (Deionized water) several times and dry with lint-free cloth and/or compressed air. Any residue or fluids left behind will affect calibration</w:t>
      </w:r>
      <w:r>
        <w:rPr>
          <w:spacing w:val="-3"/>
          <w:sz w:val="24"/>
        </w:rPr>
        <w:t xml:space="preserve"> </w:t>
      </w:r>
      <w:r>
        <w:rPr>
          <w:sz w:val="24"/>
        </w:rPr>
        <w:t>accuracy.</w:t>
      </w:r>
    </w:p>
    <w:p w14:paraId="4D7A2BEE" w14:textId="77777777" w:rsidR="000D14B5" w:rsidRDefault="009748A5">
      <w:pPr>
        <w:pStyle w:val="ListParagraph"/>
        <w:numPr>
          <w:ilvl w:val="1"/>
          <w:numId w:val="7"/>
        </w:numPr>
        <w:tabs>
          <w:tab w:val="left" w:pos="1971"/>
          <w:tab w:val="left" w:pos="1972"/>
        </w:tabs>
        <w:ind w:left="1971" w:right="1560"/>
        <w:rPr>
          <w:sz w:val="24"/>
        </w:rPr>
      </w:pPr>
      <w:r>
        <w:rPr>
          <w:sz w:val="24"/>
        </w:rPr>
        <w:t>Put fresh pH 7.0 standard solution in calibration cup until the LDO sensor is submerged.</w:t>
      </w:r>
    </w:p>
    <w:p w14:paraId="62F4337C" w14:textId="77777777" w:rsidR="000D14B5" w:rsidRDefault="009748A5">
      <w:pPr>
        <w:pStyle w:val="ListParagraph"/>
        <w:numPr>
          <w:ilvl w:val="1"/>
          <w:numId w:val="7"/>
        </w:numPr>
        <w:tabs>
          <w:tab w:val="left" w:pos="1971"/>
          <w:tab w:val="left" w:pos="1972"/>
        </w:tabs>
        <w:ind w:hanging="721"/>
        <w:rPr>
          <w:sz w:val="24"/>
        </w:rPr>
      </w:pPr>
      <w:r>
        <w:rPr>
          <w:sz w:val="24"/>
        </w:rPr>
        <w:t>Allow readings to</w:t>
      </w:r>
      <w:r>
        <w:rPr>
          <w:spacing w:val="-2"/>
          <w:sz w:val="24"/>
        </w:rPr>
        <w:t xml:space="preserve"> </w:t>
      </w:r>
      <w:r>
        <w:rPr>
          <w:sz w:val="24"/>
        </w:rPr>
        <w:t>stabilize.</w:t>
      </w:r>
    </w:p>
    <w:p w14:paraId="4D67F6B6" w14:textId="77777777" w:rsidR="000D14B5" w:rsidRDefault="009748A5">
      <w:pPr>
        <w:pStyle w:val="ListParagraph"/>
        <w:numPr>
          <w:ilvl w:val="1"/>
          <w:numId w:val="7"/>
        </w:numPr>
        <w:tabs>
          <w:tab w:val="left" w:pos="1971"/>
          <w:tab w:val="left" w:pos="1972"/>
        </w:tabs>
        <w:ind w:left="2691" w:right="908" w:hanging="1440"/>
        <w:rPr>
          <w:sz w:val="24"/>
        </w:rPr>
      </w:pPr>
      <w:r>
        <w:rPr>
          <w:sz w:val="24"/>
        </w:rPr>
        <w:t xml:space="preserve">Click on the </w:t>
      </w:r>
      <w:r>
        <w:rPr>
          <w:b/>
          <w:sz w:val="24"/>
        </w:rPr>
        <w:t xml:space="preserve">Calibrate </w:t>
      </w:r>
      <w:r>
        <w:rPr>
          <w:sz w:val="24"/>
        </w:rPr>
        <w:t>tab and go through the following series of tabs and screens: pH/ORP</w:t>
      </w:r>
    </w:p>
    <w:p w14:paraId="287075B7" w14:textId="77777777" w:rsidR="000D14B5" w:rsidRDefault="009748A5">
      <w:pPr>
        <w:pStyle w:val="BodyText"/>
        <w:ind w:left="3411"/>
      </w:pPr>
      <w:r>
        <w:t>pH units</w:t>
      </w:r>
    </w:p>
    <w:p w14:paraId="7D60BFE6" w14:textId="77777777" w:rsidR="000D14B5" w:rsidRDefault="009748A5">
      <w:pPr>
        <w:pStyle w:val="BodyText"/>
        <w:ind w:left="4131"/>
      </w:pPr>
      <w:r>
        <w:t>Standard (7.0)</w:t>
      </w:r>
    </w:p>
    <w:p w14:paraId="03AED345" w14:textId="77777777" w:rsidR="000D14B5" w:rsidRDefault="009748A5">
      <w:pPr>
        <w:pStyle w:val="ListParagraph"/>
        <w:numPr>
          <w:ilvl w:val="1"/>
          <w:numId w:val="7"/>
        </w:numPr>
        <w:tabs>
          <w:tab w:val="left" w:pos="1971"/>
          <w:tab w:val="left" w:pos="1972"/>
        </w:tabs>
        <w:ind w:hanging="721"/>
        <w:rPr>
          <w:sz w:val="24"/>
        </w:rPr>
      </w:pPr>
      <w:r>
        <w:rPr>
          <w:sz w:val="24"/>
        </w:rPr>
        <w:t>“Calibration Complete” will display when calibration is</w:t>
      </w:r>
      <w:r>
        <w:rPr>
          <w:spacing w:val="-10"/>
          <w:sz w:val="24"/>
        </w:rPr>
        <w:t xml:space="preserve"> </w:t>
      </w:r>
      <w:r>
        <w:rPr>
          <w:sz w:val="24"/>
        </w:rPr>
        <w:t>successful.</w:t>
      </w:r>
    </w:p>
    <w:p w14:paraId="64EBA327" w14:textId="77777777" w:rsidR="000D14B5" w:rsidRDefault="009748A5">
      <w:pPr>
        <w:pStyle w:val="ListParagraph"/>
        <w:numPr>
          <w:ilvl w:val="1"/>
          <w:numId w:val="7"/>
        </w:numPr>
        <w:tabs>
          <w:tab w:val="left" w:pos="1971"/>
          <w:tab w:val="left" w:pos="1972"/>
        </w:tabs>
        <w:ind w:left="1971" w:right="1654"/>
        <w:rPr>
          <w:sz w:val="24"/>
        </w:rPr>
      </w:pPr>
      <w:r>
        <w:rPr>
          <w:sz w:val="24"/>
        </w:rPr>
        <w:t>“Calibration Failed” will display when calibration is not successful. Repeat procedure.</w:t>
      </w:r>
    </w:p>
    <w:p w14:paraId="3EDF0C00" w14:textId="77777777" w:rsidR="000D14B5" w:rsidRDefault="009748A5">
      <w:pPr>
        <w:pStyle w:val="ListParagraph"/>
        <w:numPr>
          <w:ilvl w:val="1"/>
          <w:numId w:val="7"/>
        </w:numPr>
        <w:tabs>
          <w:tab w:val="left" w:pos="1971"/>
          <w:tab w:val="left" w:pos="1972"/>
        </w:tabs>
        <w:spacing w:before="1"/>
        <w:ind w:hanging="721"/>
        <w:rPr>
          <w:sz w:val="24"/>
        </w:rPr>
      </w:pPr>
      <w:r>
        <w:rPr>
          <w:sz w:val="24"/>
        </w:rPr>
        <w:t>Repeat steps 3 through 6 with pH 4.0 standard except enter 4.0 rather than</w:t>
      </w:r>
      <w:r>
        <w:rPr>
          <w:spacing w:val="-13"/>
          <w:sz w:val="24"/>
        </w:rPr>
        <w:t xml:space="preserve"> </w:t>
      </w:r>
      <w:r>
        <w:rPr>
          <w:sz w:val="24"/>
        </w:rPr>
        <w:t>7.0.</w:t>
      </w:r>
    </w:p>
    <w:p w14:paraId="0DDC2702" w14:textId="77777777" w:rsidR="000D14B5" w:rsidRDefault="009748A5">
      <w:pPr>
        <w:pStyle w:val="ListParagraph"/>
        <w:numPr>
          <w:ilvl w:val="1"/>
          <w:numId w:val="7"/>
        </w:numPr>
        <w:tabs>
          <w:tab w:val="left" w:pos="1971"/>
          <w:tab w:val="left" w:pos="1972"/>
        </w:tabs>
        <w:ind w:hanging="721"/>
        <w:rPr>
          <w:sz w:val="24"/>
        </w:rPr>
      </w:pPr>
      <w:r>
        <w:rPr>
          <w:sz w:val="24"/>
        </w:rPr>
        <w:t>Check calibration with pH 7.0</w:t>
      </w:r>
      <w:r>
        <w:rPr>
          <w:spacing w:val="-2"/>
          <w:sz w:val="24"/>
        </w:rPr>
        <w:t xml:space="preserve"> </w:t>
      </w:r>
      <w:r>
        <w:rPr>
          <w:sz w:val="24"/>
        </w:rPr>
        <w:t>standard.</w:t>
      </w:r>
    </w:p>
    <w:p w14:paraId="51D12462" w14:textId="77777777" w:rsidR="000D14B5" w:rsidRDefault="000D14B5">
      <w:pPr>
        <w:rPr>
          <w:sz w:val="24"/>
        </w:rPr>
        <w:sectPr w:rsidR="000D14B5" w:rsidSect="00494FFD">
          <w:headerReference w:type="default" r:id="rId74"/>
          <w:footerReference w:type="default" r:id="rId75"/>
          <w:pgSz w:w="11900" w:h="16840"/>
          <w:pgMar w:top="1320" w:right="420" w:bottom="940" w:left="620" w:header="929" w:footer="744" w:gutter="0"/>
          <w:cols w:space="720"/>
        </w:sectPr>
      </w:pPr>
    </w:p>
    <w:p w14:paraId="5F6DA754" w14:textId="77777777" w:rsidR="000D14B5" w:rsidRDefault="000D14B5">
      <w:pPr>
        <w:pStyle w:val="BodyText"/>
        <w:spacing w:before="6"/>
        <w:rPr>
          <w:sz w:val="16"/>
        </w:rPr>
      </w:pPr>
    </w:p>
    <w:p w14:paraId="0CB938A8" w14:textId="77777777" w:rsidR="000D14B5" w:rsidRDefault="009748A5">
      <w:pPr>
        <w:spacing w:before="90"/>
        <w:ind w:right="199"/>
        <w:jc w:val="center"/>
        <w:rPr>
          <w:b/>
          <w:sz w:val="24"/>
        </w:rPr>
      </w:pPr>
      <w:r>
        <w:rPr>
          <w:b/>
          <w:sz w:val="24"/>
        </w:rPr>
        <w:t>Conductivity</w:t>
      </w:r>
    </w:p>
    <w:p w14:paraId="38BF312A" w14:textId="77777777" w:rsidR="000D14B5" w:rsidRDefault="000D14B5">
      <w:pPr>
        <w:pStyle w:val="BodyText"/>
        <w:rPr>
          <w:b/>
          <w:sz w:val="16"/>
        </w:rPr>
      </w:pPr>
    </w:p>
    <w:p w14:paraId="19CDF193" w14:textId="77777777" w:rsidR="000D14B5" w:rsidRDefault="009748A5">
      <w:pPr>
        <w:pStyle w:val="BodyText"/>
        <w:spacing w:before="90"/>
        <w:ind w:left="1251"/>
      </w:pPr>
      <w:r>
        <w:t>Supplies needed:</w:t>
      </w:r>
    </w:p>
    <w:p w14:paraId="0CB95BAA" w14:textId="77777777" w:rsidR="000D14B5" w:rsidRDefault="000D14B5">
      <w:pPr>
        <w:pStyle w:val="BodyText"/>
      </w:pPr>
    </w:p>
    <w:p w14:paraId="3DFE3245" w14:textId="77777777" w:rsidR="000D14B5" w:rsidRDefault="009748A5">
      <w:pPr>
        <w:pStyle w:val="BodyText"/>
        <w:ind w:left="1971"/>
        <w:jc w:val="both"/>
      </w:pPr>
      <w:r>
        <w:t>De-ionized water</w:t>
      </w:r>
    </w:p>
    <w:p w14:paraId="5BDB4CAB" w14:textId="77777777" w:rsidR="000D14B5" w:rsidRDefault="009748A5">
      <w:pPr>
        <w:pStyle w:val="BodyText"/>
        <w:ind w:left="1972" w:right="2455"/>
        <w:jc w:val="both"/>
      </w:pPr>
      <w:r>
        <w:t>Hach Conductivity Standard Solution 0.100ms/cm Cat. 013610HY Hach Conductivity Standard Solution 1.412ms/cm Cat. 013620HY Balloons</w:t>
      </w:r>
    </w:p>
    <w:p w14:paraId="07192087" w14:textId="77777777" w:rsidR="000D14B5" w:rsidRDefault="000D14B5">
      <w:pPr>
        <w:pStyle w:val="BodyText"/>
      </w:pPr>
    </w:p>
    <w:p w14:paraId="6A019DCD" w14:textId="77777777" w:rsidR="000D14B5" w:rsidRDefault="009748A5">
      <w:pPr>
        <w:pStyle w:val="BodyText"/>
        <w:ind w:left="1252"/>
      </w:pPr>
      <w:r>
        <w:t>Calibration can be performed in the calibration cup.</w:t>
      </w:r>
    </w:p>
    <w:p w14:paraId="5B0FBB9B" w14:textId="77777777" w:rsidR="000D14B5" w:rsidRDefault="000D14B5">
      <w:pPr>
        <w:pStyle w:val="BodyText"/>
      </w:pPr>
    </w:p>
    <w:p w14:paraId="059D0600" w14:textId="77777777" w:rsidR="000D14B5" w:rsidRDefault="009748A5">
      <w:pPr>
        <w:pStyle w:val="ListParagraph"/>
        <w:numPr>
          <w:ilvl w:val="0"/>
          <w:numId w:val="5"/>
        </w:numPr>
        <w:tabs>
          <w:tab w:val="left" w:pos="1971"/>
          <w:tab w:val="left" w:pos="1972"/>
        </w:tabs>
        <w:ind w:right="1161"/>
        <w:rPr>
          <w:sz w:val="24"/>
        </w:rPr>
      </w:pPr>
      <w:r>
        <w:rPr>
          <w:sz w:val="24"/>
        </w:rPr>
        <w:t>Cover pH sensor with a tight fitting balloon. This prevents solution in pH sensor from entering calibration</w:t>
      </w:r>
      <w:r>
        <w:rPr>
          <w:spacing w:val="-5"/>
          <w:sz w:val="24"/>
        </w:rPr>
        <w:t xml:space="preserve"> </w:t>
      </w:r>
      <w:r>
        <w:rPr>
          <w:sz w:val="24"/>
        </w:rPr>
        <w:t>cup.</w:t>
      </w:r>
    </w:p>
    <w:p w14:paraId="73FBD58F" w14:textId="77777777" w:rsidR="000D14B5" w:rsidRDefault="009748A5">
      <w:pPr>
        <w:pStyle w:val="ListParagraph"/>
        <w:numPr>
          <w:ilvl w:val="0"/>
          <w:numId w:val="5"/>
        </w:numPr>
        <w:tabs>
          <w:tab w:val="left" w:pos="1971"/>
          <w:tab w:val="left" w:pos="1972"/>
        </w:tabs>
        <w:ind w:right="2234"/>
        <w:rPr>
          <w:sz w:val="24"/>
        </w:rPr>
      </w:pPr>
      <w:r>
        <w:rPr>
          <w:sz w:val="24"/>
        </w:rPr>
        <w:t>Connect the multiprobe to a PC. Wait for HyperTerminal to establish communications with the</w:t>
      </w:r>
      <w:r>
        <w:rPr>
          <w:spacing w:val="-3"/>
          <w:sz w:val="24"/>
        </w:rPr>
        <w:t xml:space="preserve"> </w:t>
      </w:r>
      <w:r>
        <w:rPr>
          <w:sz w:val="24"/>
        </w:rPr>
        <w:t>sensor.</w:t>
      </w:r>
    </w:p>
    <w:p w14:paraId="1F3CCB8F" w14:textId="77777777" w:rsidR="000D14B5" w:rsidRDefault="009748A5">
      <w:pPr>
        <w:pStyle w:val="ListParagraph"/>
        <w:numPr>
          <w:ilvl w:val="0"/>
          <w:numId w:val="5"/>
        </w:numPr>
        <w:tabs>
          <w:tab w:val="left" w:pos="1971"/>
          <w:tab w:val="left" w:pos="1972"/>
        </w:tabs>
        <w:ind w:right="1250"/>
        <w:rPr>
          <w:sz w:val="24"/>
        </w:rPr>
      </w:pPr>
      <w:r>
        <w:rPr>
          <w:sz w:val="24"/>
        </w:rPr>
        <w:t>Rinse the sensors and calibration cup with turbid-free water (Deionized water) several times and dry with lint-free cloth and/or compressed air. Any residue or fluids left behind will affect calibration</w:t>
      </w:r>
      <w:r>
        <w:rPr>
          <w:spacing w:val="-3"/>
          <w:sz w:val="24"/>
        </w:rPr>
        <w:t xml:space="preserve"> </w:t>
      </w:r>
      <w:r>
        <w:rPr>
          <w:sz w:val="24"/>
        </w:rPr>
        <w:t>accuracy.</w:t>
      </w:r>
    </w:p>
    <w:p w14:paraId="7A59E31F" w14:textId="77777777" w:rsidR="000D14B5" w:rsidRDefault="009748A5">
      <w:pPr>
        <w:pStyle w:val="ListParagraph"/>
        <w:numPr>
          <w:ilvl w:val="0"/>
          <w:numId w:val="5"/>
        </w:numPr>
        <w:tabs>
          <w:tab w:val="left" w:pos="1971"/>
          <w:tab w:val="left" w:pos="1972"/>
        </w:tabs>
        <w:rPr>
          <w:sz w:val="24"/>
        </w:rPr>
      </w:pPr>
      <w:r>
        <w:rPr>
          <w:sz w:val="24"/>
        </w:rPr>
        <w:t>Thoroughly dry the conductivity sensor. Use compressed air and/or lint-free</w:t>
      </w:r>
      <w:r>
        <w:rPr>
          <w:spacing w:val="-10"/>
          <w:sz w:val="24"/>
        </w:rPr>
        <w:t xml:space="preserve"> </w:t>
      </w:r>
      <w:r>
        <w:rPr>
          <w:sz w:val="24"/>
        </w:rPr>
        <w:t>wipes.</w:t>
      </w:r>
    </w:p>
    <w:p w14:paraId="656B029D" w14:textId="77777777" w:rsidR="000D14B5" w:rsidRDefault="009748A5">
      <w:pPr>
        <w:pStyle w:val="ListParagraph"/>
        <w:numPr>
          <w:ilvl w:val="0"/>
          <w:numId w:val="5"/>
        </w:numPr>
        <w:tabs>
          <w:tab w:val="left" w:pos="1971"/>
          <w:tab w:val="left" w:pos="1972"/>
        </w:tabs>
        <w:ind w:left="2691" w:right="908" w:hanging="1440"/>
        <w:rPr>
          <w:sz w:val="24"/>
        </w:rPr>
      </w:pPr>
      <w:r>
        <w:rPr>
          <w:sz w:val="24"/>
        </w:rPr>
        <w:t xml:space="preserve">Click on the </w:t>
      </w:r>
      <w:r>
        <w:rPr>
          <w:b/>
          <w:sz w:val="24"/>
        </w:rPr>
        <w:t xml:space="preserve">Calibrate </w:t>
      </w:r>
      <w:r>
        <w:rPr>
          <w:sz w:val="24"/>
        </w:rPr>
        <w:t>tab and go through the following series of tabs and screens: Cond</w:t>
      </w:r>
    </w:p>
    <w:p w14:paraId="55501FAB" w14:textId="77777777" w:rsidR="000D14B5" w:rsidRDefault="009748A5">
      <w:pPr>
        <w:pStyle w:val="BodyText"/>
        <w:ind w:left="4131" w:right="6015" w:hanging="720"/>
      </w:pPr>
      <w:r>
        <w:t>SpCond:us/cm 0</w:t>
      </w:r>
    </w:p>
    <w:p w14:paraId="7DDBCCC4" w14:textId="77777777" w:rsidR="000D14B5" w:rsidRDefault="009748A5">
      <w:pPr>
        <w:pStyle w:val="ListParagraph"/>
        <w:numPr>
          <w:ilvl w:val="0"/>
          <w:numId w:val="5"/>
        </w:numPr>
        <w:tabs>
          <w:tab w:val="left" w:pos="1971"/>
          <w:tab w:val="left" w:pos="1972"/>
        </w:tabs>
        <w:spacing w:line="275" w:lineRule="exact"/>
        <w:ind w:hanging="721"/>
        <w:rPr>
          <w:sz w:val="24"/>
        </w:rPr>
      </w:pPr>
      <w:r>
        <w:rPr>
          <w:sz w:val="24"/>
        </w:rPr>
        <w:t>“Calibration Complete” will display when calibration is</w:t>
      </w:r>
      <w:r>
        <w:rPr>
          <w:spacing w:val="-10"/>
          <w:sz w:val="24"/>
        </w:rPr>
        <w:t xml:space="preserve"> </w:t>
      </w:r>
      <w:r>
        <w:rPr>
          <w:sz w:val="24"/>
        </w:rPr>
        <w:t>successful.</w:t>
      </w:r>
    </w:p>
    <w:p w14:paraId="744B7FC0" w14:textId="77777777" w:rsidR="000D14B5" w:rsidRDefault="009748A5">
      <w:pPr>
        <w:pStyle w:val="ListParagraph"/>
        <w:numPr>
          <w:ilvl w:val="0"/>
          <w:numId w:val="5"/>
        </w:numPr>
        <w:tabs>
          <w:tab w:val="left" w:pos="1971"/>
          <w:tab w:val="left" w:pos="1972"/>
        </w:tabs>
        <w:ind w:left="1971" w:right="1654"/>
        <w:rPr>
          <w:sz w:val="24"/>
        </w:rPr>
      </w:pPr>
      <w:r>
        <w:rPr>
          <w:sz w:val="24"/>
        </w:rPr>
        <w:t>“Calibration Failed” will display when calibration is not successful. Repeat procedure.</w:t>
      </w:r>
    </w:p>
    <w:p w14:paraId="0F70CF08" w14:textId="77777777" w:rsidR="000D14B5" w:rsidRDefault="009748A5">
      <w:pPr>
        <w:pStyle w:val="ListParagraph"/>
        <w:numPr>
          <w:ilvl w:val="0"/>
          <w:numId w:val="5"/>
        </w:numPr>
        <w:tabs>
          <w:tab w:val="left" w:pos="1971"/>
          <w:tab w:val="left" w:pos="1972"/>
        </w:tabs>
        <w:spacing w:before="2" w:line="293" w:lineRule="exact"/>
        <w:ind w:hanging="721"/>
        <w:rPr>
          <w:sz w:val="24"/>
        </w:rPr>
      </w:pPr>
      <w:r>
        <w:rPr>
          <w:sz w:val="24"/>
        </w:rPr>
        <w:t xml:space="preserve">Fill calibration cup with high-end conductivity standard (1,412 </w:t>
      </w:r>
      <w:r>
        <w:rPr>
          <w:rFonts w:ascii="Symbol" w:hAnsi="Symbol"/>
          <w:sz w:val="24"/>
        </w:rPr>
        <w:t></w:t>
      </w:r>
      <w:r>
        <w:rPr>
          <w:sz w:val="24"/>
        </w:rPr>
        <w:t>S/cm) until</w:t>
      </w:r>
      <w:r>
        <w:rPr>
          <w:spacing w:val="-10"/>
          <w:sz w:val="24"/>
        </w:rPr>
        <w:t xml:space="preserve"> </w:t>
      </w:r>
      <w:r>
        <w:rPr>
          <w:sz w:val="24"/>
        </w:rPr>
        <w:t>the</w:t>
      </w:r>
    </w:p>
    <w:p w14:paraId="75C31722" w14:textId="77777777" w:rsidR="000D14B5" w:rsidRDefault="009748A5">
      <w:pPr>
        <w:pStyle w:val="BodyText"/>
        <w:spacing w:line="275" w:lineRule="exact"/>
        <w:ind w:left="1971"/>
      </w:pPr>
      <w:r>
        <w:t>D.O. membrane is submerged.</w:t>
      </w:r>
    </w:p>
    <w:p w14:paraId="585B5A27" w14:textId="77777777" w:rsidR="000D14B5" w:rsidRDefault="009748A5">
      <w:pPr>
        <w:pStyle w:val="ListParagraph"/>
        <w:numPr>
          <w:ilvl w:val="0"/>
          <w:numId w:val="5"/>
        </w:numPr>
        <w:tabs>
          <w:tab w:val="left" w:pos="1971"/>
          <w:tab w:val="left" w:pos="1972"/>
        </w:tabs>
        <w:ind w:hanging="721"/>
        <w:rPr>
          <w:sz w:val="24"/>
        </w:rPr>
      </w:pPr>
      <w:r>
        <w:rPr>
          <w:sz w:val="24"/>
        </w:rPr>
        <w:t>Allow readings to</w:t>
      </w:r>
      <w:r>
        <w:rPr>
          <w:spacing w:val="-2"/>
          <w:sz w:val="24"/>
        </w:rPr>
        <w:t xml:space="preserve"> </w:t>
      </w:r>
      <w:r>
        <w:rPr>
          <w:sz w:val="24"/>
        </w:rPr>
        <w:t>stabilize.</w:t>
      </w:r>
    </w:p>
    <w:p w14:paraId="439E6C19" w14:textId="77777777" w:rsidR="000D14B5" w:rsidRDefault="009748A5">
      <w:pPr>
        <w:pStyle w:val="ListParagraph"/>
        <w:numPr>
          <w:ilvl w:val="0"/>
          <w:numId w:val="5"/>
        </w:numPr>
        <w:tabs>
          <w:tab w:val="left" w:pos="1971"/>
          <w:tab w:val="left" w:pos="1972"/>
        </w:tabs>
        <w:ind w:hanging="721"/>
        <w:rPr>
          <w:sz w:val="24"/>
        </w:rPr>
      </w:pPr>
      <w:r>
        <w:rPr>
          <w:sz w:val="24"/>
        </w:rPr>
        <w:t>Repeat step 4, except enter 1412 rather than</w:t>
      </w:r>
      <w:r>
        <w:rPr>
          <w:spacing w:val="-3"/>
          <w:sz w:val="24"/>
        </w:rPr>
        <w:t xml:space="preserve"> </w:t>
      </w:r>
      <w:r>
        <w:rPr>
          <w:sz w:val="24"/>
        </w:rPr>
        <w:t>0.</w:t>
      </w:r>
    </w:p>
    <w:p w14:paraId="2FA5E46F" w14:textId="77777777" w:rsidR="000D14B5" w:rsidRDefault="009748A5">
      <w:pPr>
        <w:pStyle w:val="ListParagraph"/>
        <w:numPr>
          <w:ilvl w:val="0"/>
          <w:numId w:val="5"/>
        </w:numPr>
        <w:tabs>
          <w:tab w:val="left" w:pos="1971"/>
          <w:tab w:val="left" w:pos="1972"/>
        </w:tabs>
        <w:spacing w:before="2"/>
        <w:ind w:left="1971" w:right="922"/>
        <w:rPr>
          <w:sz w:val="24"/>
        </w:rPr>
      </w:pPr>
      <w:r>
        <w:rPr>
          <w:sz w:val="24"/>
        </w:rPr>
        <w:t xml:space="preserve">You may check accuracy with the 100 </w:t>
      </w:r>
      <w:r>
        <w:rPr>
          <w:rFonts w:ascii="Symbol" w:hAnsi="Symbol"/>
          <w:sz w:val="24"/>
        </w:rPr>
        <w:t></w:t>
      </w:r>
      <w:r>
        <w:rPr>
          <w:sz w:val="24"/>
        </w:rPr>
        <w:t xml:space="preserve">S/cm standard (or another salinity concentration between 0 and the high-end value) by filling the calibration cup with the 100 </w:t>
      </w:r>
      <w:r>
        <w:rPr>
          <w:rFonts w:ascii="Symbol" w:hAnsi="Symbol"/>
          <w:sz w:val="24"/>
        </w:rPr>
        <w:t></w:t>
      </w:r>
      <w:r>
        <w:rPr>
          <w:sz w:val="24"/>
        </w:rPr>
        <w:t>S/cm solution and observing the reading. If value displayed is within 5 % of expected value, calibration is</w:t>
      </w:r>
      <w:r>
        <w:rPr>
          <w:spacing w:val="-6"/>
          <w:sz w:val="24"/>
        </w:rPr>
        <w:t xml:space="preserve"> </w:t>
      </w:r>
      <w:r>
        <w:rPr>
          <w:sz w:val="24"/>
        </w:rPr>
        <w:t>complete.</w:t>
      </w:r>
    </w:p>
    <w:p w14:paraId="0A3938A4" w14:textId="77777777" w:rsidR="000D14B5" w:rsidRDefault="000D14B5">
      <w:pPr>
        <w:rPr>
          <w:sz w:val="24"/>
        </w:rPr>
        <w:sectPr w:rsidR="000D14B5" w:rsidSect="00494FFD">
          <w:headerReference w:type="default" r:id="rId76"/>
          <w:footerReference w:type="default" r:id="rId77"/>
          <w:pgSz w:w="11900" w:h="16840"/>
          <w:pgMar w:top="1540" w:right="420" w:bottom="940" w:left="620" w:header="929" w:footer="743" w:gutter="0"/>
          <w:cols w:space="720"/>
        </w:sectPr>
      </w:pPr>
    </w:p>
    <w:p w14:paraId="503E958A" w14:textId="77777777" w:rsidR="000D14B5" w:rsidRDefault="000D14B5">
      <w:pPr>
        <w:pStyle w:val="BodyText"/>
        <w:spacing w:before="6"/>
        <w:rPr>
          <w:sz w:val="16"/>
        </w:rPr>
      </w:pPr>
    </w:p>
    <w:p w14:paraId="0BFB9E30" w14:textId="77777777" w:rsidR="000D14B5" w:rsidRDefault="009748A5">
      <w:pPr>
        <w:spacing w:before="90"/>
        <w:ind w:right="198"/>
        <w:jc w:val="center"/>
        <w:rPr>
          <w:b/>
          <w:sz w:val="24"/>
        </w:rPr>
      </w:pPr>
      <w:r>
        <w:rPr>
          <w:b/>
          <w:sz w:val="24"/>
        </w:rPr>
        <w:t>Turbidity</w:t>
      </w:r>
    </w:p>
    <w:p w14:paraId="4EF03CC0" w14:textId="77777777" w:rsidR="000D14B5" w:rsidRDefault="000D14B5">
      <w:pPr>
        <w:pStyle w:val="BodyText"/>
        <w:rPr>
          <w:b/>
          <w:sz w:val="16"/>
        </w:rPr>
      </w:pPr>
    </w:p>
    <w:p w14:paraId="71577D1F" w14:textId="77777777" w:rsidR="000D14B5" w:rsidRDefault="009748A5">
      <w:pPr>
        <w:pStyle w:val="BodyText"/>
        <w:spacing w:before="90"/>
        <w:ind w:left="531"/>
      </w:pPr>
      <w:r>
        <w:t>Supplies needed:</w:t>
      </w:r>
    </w:p>
    <w:p w14:paraId="4467F344" w14:textId="77777777" w:rsidR="000D14B5" w:rsidRDefault="000D14B5">
      <w:pPr>
        <w:pStyle w:val="BodyText"/>
      </w:pPr>
    </w:p>
    <w:p w14:paraId="62EC4BD9" w14:textId="77777777" w:rsidR="000D14B5" w:rsidRDefault="009748A5">
      <w:pPr>
        <w:pStyle w:val="BodyText"/>
        <w:ind w:left="1251"/>
      </w:pPr>
      <w:r>
        <w:t>De-ionized water</w:t>
      </w:r>
    </w:p>
    <w:p w14:paraId="1E269D00" w14:textId="77777777" w:rsidR="000D14B5" w:rsidRDefault="009748A5">
      <w:pPr>
        <w:pStyle w:val="BodyText"/>
        <w:ind w:left="1251" w:right="3763"/>
      </w:pPr>
      <w:r>
        <w:t>Hach Company StablCal Standard 3,000NTU Cat. 28590-49 Hach Company StablCal Standard 1,000NTU Cat. 26606-49 Hach Company StablCal Standard 200NTU Cat. 26604-49 Hach Company StablCal Standard 100NTU Cat. 007308</w:t>
      </w:r>
    </w:p>
    <w:p w14:paraId="4A61C252" w14:textId="77777777" w:rsidR="000D14B5" w:rsidRDefault="000D14B5">
      <w:pPr>
        <w:pStyle w:val="BodyText"/>
        <w:spacing w:before="1"/>
      </w:pPr>
    </w:p>
    <w:p w14:paraId="23689BE8" w14:textId="77777777" w:rsidR="000D14B5" w:rsidRDefault="009748A5">
      <w:pPr>
        <w:ind w:left="531" w:right="750"/>
        <w:rPr>
          <w:i/>
          <w:sz w:val="24"/>
        </w:rPr>
      </w:pPr>
      <w:r>
        <w:rPr>
          <w:i/>
          <w:sz w:val="24"/>
        </w:rPr>
        <w:t>Note: Do not shake the StablCal solutions prior to calibration, as this will introduce air bubbles, which will impact the calibration. The StablCal does need to be gently inverted 4-6 times to mix the solution.</w:t>
      </w:r>
    </w:p>
    <w:p w14:paraId="7F31DE22" w14:textId="77777777" w:rsidR="000D14B5" w:rsidRDefault="000D14B5">
      <w:pPr>
        <w:pStyle w:val="BodyText"/>
        <w:rPr>
          <w:i/>
        </w:rPr>
      </w:pPr>
    </w:p>
    <w:p w14:paraId="3723A9CD" w14:textId="77777777" w:rsidR="000D14B5" w:rsidRDefault="009748A5">
      <w:pPr>
        <w:ind w:left="531"/>
        <w:rPr>
          <w:i/>
          <w:sz w:val="24"/>
        </w:rPr>
      </w:pPr>
      <w:r>
        <w:rPr>
          <w:i/>
          <w:sz w:val="24"/>
        </w:rPr>
        <w:t>Conduct calibration in following Sequence:</w:t>
      </w:r>
    </w:p>
    <w:p w14:paraId="6E35E33A" w14:textId="77777777" w:rsidR="000D14B5" w:rsidRDefault="009748A5">
      <w:pPr>
        <w:ind w:left="711" w:right="6077"/>
        <w:rPr>
          <w:i/>
          <w:sz w:val="24"/>
        </w:rPr>
      </w:pPr>
      <w:r>
        <w:rPr>
          <w:i/>
          <w:sz w:val="24"/>
        </w:rPr>
        <w:t>Calibration Point 1 (lowest standard) Calibration Point 4 (highest standard) Calibration Point 3 (2</w:t>
      </w:r>
      <w:r>
        <w:rPr>
          <w:i/>
          <w:sz w:val="24"/>
          <w:vertAlign w:val="superscript"/>
        </w:rPr>
        <w:t>nd</w:t>
      </w:r>
      <w:r>
        <w:rPr>
          <w:i/>
          <w:sz w:val="24"/>
        </w:rPr>
        <w:t xml:space="preserve"> highest standard) Calibration Point 2 (2</w:t>
      </w:r>
      <w:r>
        <w:rPr>
          <w:i/>
          <w:sz w:val="24"/>
          <w:vertAlign w:val="superscript"/>
        </w:rPr>
        <w:t>nd</w:t>
      </w:r>
      <w:r>
        <w:rPr>
          <w:i/>
          <w:sz w:val="24"/>
        </w:rPr>
        <w:t xml:space="preserve"> lowest standard)</w:t>
      </w:r>
    </w:p>
    <w:p w14:paraId="245B2C65" w14:textId="77777777" w:rsidR="000D14B5" w:rsidRDefault="000D14B5">
      <w:pPr>
        <w:pStyle w:val="BodyText"/>
        <w:rPr>
          <w:i/>
        </w:rPr>
      </w:pPr>
    </w:p>
    <w:p w14:paraId="58C2F023" w14:textId="77777777" w:rsidR="000D14B5" w:rsidRDefault="009748A5">
      <w:pPr>
        <w:spacing w:before="1"/>
        <w:ind w:left="531" w:right="962"/>
        <w:rPr>
          <w:i/>
          <w:sz w:val="24"/>
        </w:rPr>
      </w:pPr>
      <w:r>
        <w:rPr>
          <w:i/>
          <w:sz w:val="24"/>
        </w:rPr>
        <w:t>For Stormwater runoff monitoring use the following standards: 0.3 NTU (De-ionized water), 100 NTU, 1000 NTU and 3000 NTU.</w:t>
      </w:r>
    </w:p>
    <w:p w14:paraId="49835990" w14:textId="77777777" w:rsidR="000D14B5" w:rsidRDefault="000D14B5">
      <w:pPr>
        <w:pStyle w:val="BodyText"/>
        <w:spacing w:before="10"/>
        <w:rPr>
          <w:i/>
          <w:sz w:val="23"/>
        </w:rPr>
      </w:pPr>
    </w:p>
    <w:p w14:paraId="4F0FC3E6" w14:textId="77777777" w:rsidR="000D14B5" w:rsidRDefault="009748A5">
      <w:pPr>
        <w:ind w:left="531"/>
        <w:rPr>
          <w:i/>
          <w:sz w:val="24"/>
        </w:rPr>
      </w:pPr>
      <w:r>
        <w:rPr>
          <w:i/>
          <w:sz w:val="24"/>
        </w:rPr>
        <w:t>For other applications use: 0.3 NTU (De-ionized water, 100 NTU, 200 NTU and 1000 NTU.</w:t>
      </w:r>
    </w:p>
    <w:p w14:paraId="2ADB3F8C" w14:textId="77777777" w:rsidR="000D14B5" w:rsidRDefault="000D14B5">
      <w:pPr>
        <w:pStyle w:val="BodyText"/>
        <w:spacing w:before="10"/>
        <w:rPr>
          <w:i/>
          <w:sz w:val="23"/>
        </w:rPr>
      </w:pPr>
    </w:p>
    <w:p w14:paraId="3821B467" w14:textId="77777777" w:rsidR="000D14B5" w:rsidRDefault="009748A5">
      <w:pPr>
        <w:pStyle w:val="BodyText"/>
        <w:ind w:left="1251"/>
      </w:pPr>
      <w:r>
        <w:t>Calibration can be performed in the calibration cup.</w:t>
      </w:r>
    </w:p>
    <w:p w14:paraId="0012A565" w14:textId="77777777" w:rsidR="000D14B5" w:rsidRDefault="000D14B5">
      <w:pPr>
        <w:pStyle w:val="BodyText"/>
      </w:pPr>
    </w:p>
    <w:p w14:paraId="665FBC3A" w14:textId="77777777" w:rsidR="000D14B5" w:rsidRDefault="009748A5">
      <w:pPr>
        <w:pStyle w:val="ListParagraph"/>
        <w:numPr>
          <w:ilvl w:val="1"/>
          <w:numId w:val="5"/>
        </w:numPr>
        <w:tabs>
          <w:tab w:val="left" w:pos="2332"/>
        </w:tabs>
        <w:ind w:left="2331" w:right="1034"/>
        <w:rPr>
          <w:sz w:val="24"/>
        </w:rPr>
      </w:pPr>
      <w:r>
        <w:rPr>
          <w:sz w:val="24"/>
        </w:rPr>
        <w:t>Remove the wiper from the unit. Store the removed wiper in turbid-free water for</w:t>
      </w:r>
      <w:r>
        <w:rPr>
          <w:spacing w:val="-1"/>
          <w:sz w:val="24"/>
        </w:rPr>
        <w:t xml:space="preserve"> </w:t>
      </w:r>
      <w:r>
        <w:rPr>
          <w:sz w:val="24"/>
        </w:rPr>
        <w:t>reinstallation.</w:t>
      </w:r>
    </w:p>
    <w:p w14:paraId="01C4E12E" w14:textId="77777777" w:rsidR="000D14B5" w:rsidRDefault="009748A5">
      <w:pPr>
        <w:pStyle w:val="ListParagraph"/>
        <w:numPr>
          <w:ilvl w:val="1"/>
          <w:numId w:val="5"/>
        </w:numPr>
        <w:tabs>
          <w:tab w:val="left" w:pos="2332"/>
        </w:tabs>
        <w:spacing w:before="120"/>
        <w:ind w:hanging="361"/>
        <w:rPr>
          <w:sz w:val="24"/>
        </w:rPr>
      </w:pPr>
      <w:r>
        <w:rPr>
          <w:sz w:val="24"/>
        </w:rPr>
        <w:t>Start</w:t>
      </w:r>
      <w:r>
        <w:rPr>
          <w:spacing w:val="-1"/>
          <w:sz w:val="24"/>
        </w:rPr>
        <w:t xml:space="preserve"> </w:t>
      </w:r>
      <w:r>
        <w:rPr>
          <w:sz w:val="24"/>
        </w:rPr>
        <w:t>HyperTerminal.</w:t>
      </w:r>
    </w:p>
    <w:p w14:paraId="78FF563C" w14:textId="77777777" w:rsidR="000D14B5" w:rsidRDefault="009748A5">
      <w:pPr>
        <w:pStyle w:val="ListParagraph"/>
        <w:numPr>
          <w:ilvl w:val="1"/>
          <w:numId w:val="5"/>
        </w:numPr>
        <w:tabs>
          <w:tab w:val="left" w:pos="2332"/>
        </w:tabs>
        <w:spacing w:before="120"/>
        <w:ind w:left="2331" w:right="1874"/>
        <w:rPr>
          <w:sz w:val="24"/>
        </w:rPr>
      </w:pPr>
      <w:r>
        <w:rPr>
          <w:sz w:val="24"/>
        </w:rPr>
        <w:t>Connect the multiprobe to a PC. Wait for HyperTerminal to establish communications with the</w:t>
      </w:r>
      <w:r>
        <w:rPr>
          <w:spacing w:val="-3"/>
          <w:sz w:val="24"/>
        </w:rPr>
        <w:t xml:space="preserve"> </w:t>
      </w:r>
      <w:r>
        <w:rPr>
          <w:sz w:val="24"/>
        </w:rPr>
        <w:t>sensor.</w:t>
      </w:r>
    </w:p>
    <w:p w14:paraId="769C224C" w14:textId="77777777" w:rsidR="000D14B5" w:rsidRDefault="009748A5">
      <w:pPr>
        <w:pStyle w:val="ListParagraph"/>
        <w:numPr>
          <w:ilvl w:val="1"/>
          <w:numId w:val="5"/>
        </w:numPr>
        <w:tabs>
          <w:tab w:val="left" w:pos="2332"/>
        </w:tabs>
        <w:spacing w:before="120"/>
        <w:ind w:left="2331" w:right="890"/>
        <w:rPr>
          <w:sz w:val="24"/>
        </w:rPr>
      </w:pPr>
      <w:r>
        <w:rPr>
          <w:sz w:val="24"/>
        </w:rPr>
        <w:t>Rinse the sensors and calibration cup with turbid-free water (Deionized water) several times and dry with lint-free cloth and/or compressed air. Any residue or fluids left behind will affect calibration</w:t>
      </w:r>
      <w:r>
        <w:rPr>
          <w:spacing w:val="-3"/>
          <w:sz w:val="24"/>
        </w:rPr>
        <w:t xml:space="preserve"> </w:t>
      </w:r>
      <w:r>
        <w:rPr>
          <w:sz w:val="24"/>
        </w:rPr>
        <w:t>accuracy.</w:t>
      </w:r>
    </w:p>
    <w:p w14:paraId="5EDCC11B" w14:textId="77777777" w:rsidR="000D14B5" w:rsidRDefault="009748A5">
      <w:pPr>
        <w:pStyle w:val="ListParagraph"/>
        <w:numPr>
          <w:ilvl w:val="1"/>
          <w:numId w:val="5"/>
        </w:numPr>
        <w:tabs>
          <w:tab w:val="left" w:pos="2332"/>
        </w:tabs>
        <w:spacing w:before="120"/>
        <w:ind w:left="2331" w:right="903"/>
        <w:rPr>
          <w:sz w:val="24"/>
        </w:rPr>
      </w:pPr>
      <w:r>
        <w:rPr>
          <w:sz w:val="24"/>
        </w:rPr>
        <w:t>Fill the cup with StablCal standard, from 0 to 3000 NTU solution. To prevent excess bubbles, slowly pour the standard down the side of the cup. (Note: NTU readings may decrease as the solution settles. Be certain the solution has been sufficiently mixed by inverting gently several times. Use of a stir plate and stir bar will prevent</w:t>
      </w:r>
      <w:r>
        <w:rPr>
          <w:spacing w:val="-1"/>
          <w:sz w:val="24"/>
        </w:rPr>
        <w:t xml:space="preserve"> </w:t>
      </w:r>
      <w:r>
        <w:rPr>
          <w:sz w:val="24"/>
        </w:rPr>
        <w:t>settling.</w:t>
      </w:r>
    </w:p>
    <w:p w14:paraId="55E9209E" w14:textId="77777777" w:rsidR="000D14B5" w:rsidRDefault="009748A5">
      <w:pPr>
        <w:pStyle w:val="ListParagraph"/>
        <w:numPr>
          <w:ilvl w:val="1"/>
          <w:numId w:val="5"/>
        </w:numPr>
        <w:tabs>
          <w:tab w:val="left" w:pos="2332"/>
        </w:tabs>
        <w:spacing w:before="121"/>
        <w:ind w:hanging="361"/>
        <w:rPr>
          <w:sz w:val="24"/>
        </w:rPr>
      </w:pPr>
      <w:r>
        <w:rPr>
          <w:sz w:val="24"/>
        </w:rPr>
        <w:t>Wait 30 seconds (minimum) for the NTU values to</w:t>
      </w:r>
      <w:r>
        <w:rPr>
          <w:spacing w:val="-3"/>
          <w:sz w:val="24"/>
        </w:rPr>
        <w:t xml:space="preserve"> </w:t>
      </w:r>
      <w:r>
        <w:rPr>
          <w:sz w:val="24"/>
        </w:rPr>
        <w:t>stabilize.</w:t>
      </w:r>
    </w:p>
    <w:p w14:paraId="6B95383E" w14:textId="77777777" w:rsidR="000D14B5" w:rsidRDefault="009748A5">
      <w:pPr>
        <w:pStyle w:val="ListParagraph"/>
        <w:numPr>
          <w:ilvl w:val="1"/>
          <w:numId w:val="5"/>
        </w:numPr>
        <w:tabs>
          <w:tab w:val="left" w:pos="2332"/>
        </w:tabs>
        <w:spacing w:before="120"/>
        <w:ind w:left="2331" w:right="1381"/>
        <w:rPr>
          <w:sz w:val="24"/>
        </w:rPr>
      </w:pPr>
      <w:r>
        <w:rPr>
          <w:sz w:val="24"/>
        </w:rPr>
        <w:t xml:space="preserve">Click on the </w:t>
      </w:r>
      <w:r>
        <w:rPr>
          <w:b/>
          <w:sz w:val="24"/>
        </w:rPr>
        <w:t xml:space="preserve">Calibrate </w:t>
      </w:r>
      <w:r>
        <w:rPr>
          <w:sz w:val="24"/>
        </w:rPr>
        <w:t>tab and go through the following series of tabs and screens:</w:t>
      </w:r>
    </w:p>
    <w:p w14:paraId="569BA379" w14:textId="77777777" w:rsidR="000D14B5" w:rsidRDefault="009748A5">
      <w:pPr>
        <w:pStyle w:val="BodyText"/>
        <w:spacing w:before="120"/>
        <w:ind w:left="2691"/>
      </w:pPr>
      <w:r>
        <w:t>Turbidity</w:t>
      </w:r>
    </w:p>
    <w:p w14:paraId="2BDB4A06" w14:textId="77777777" w:rsidR="000D14B5" w:rsidRDefault="009748A5">
      <w:pPr>
        <w:pStyle w:val="BodyText"/>
        <w:spacing w:before="120"/>
        <w:ind w:left="3411"/>
      </w:pPr>
      <w:r>
        <w:t>TurbSC: NTU</w:t>
      </w:r>
    </w:p>
    <w:p w14:paraId="16B3A5B1" w14:textId="77777777" w:rsidR="000D14B5" w:rsidRDefault="000D14B5">
      <w:pPr>
        <w:sectPr w:rsidR="000D14B5">
          <w:pgSz w:w="11900" w:h="16840"/>
          <w:pgMar w:top="1540" w:right="420" w:bottom="940" w:left="620" w:header="929" w:footer="743" w:gutter="0"/>
          <w:cols w:space="720"/>
        </w:sectPr>
      </w:pPr>
    </w:p>
    <w:p w14:paraId="04E84528" w14:textId="77777777" w:rsidR="000D14B5" w:rsidRDefault="000D14B5">
      <w:pPr>
        <w:pStyle w:val="BodyText"/>
        <w:spacing w:before="4"/>
        <w:rPr>
          <w:sz w:val="16"/>
        </w:rPr>
      </w:pPr>
    </w:p>
    <w:p w14:paraId="5DB1B871" w14:textId="77777777" w:rsidR="000D14B5" w:rsidRDefault="009748A5">
      <w:pPr>
        <w:pStyle w:val="BodyText"/>
        <w:spacing w:before="90"/>
        <w:ind w:left="4132"/>
      </w:pPr>
      <w:r>
        <w:t>Calibration Point [1.0 thru 4.0]</w:t>
      </w:r>
    </w:p>
    <w:p w14:paraId="05FDA7A3" w14:textId="77777777" w:rsidR="000D14B5" w:rsidRDefault="009748A5">
      <w:pPr>
        <w:pStyle w:val="BodyText"/>
        <w:ind w:left="4851"/>
      </w:pPr>
      <w:r>
        <w:t>Turbidity Standard (0.3 -3000 NTU)</w:t>
      </w:r>
    </w:p>
    <w:p w14:paraId="6F14D0DC" w14:textId="77777777" w:rsidR="000D14B5" w:rsidRDefault="009748A5">
      <w:pPr>
        <w:pStyle w:val="ListParagraph"/>
        <w:numPr>
          <w:ilvl w:val="1"/>
          <w:numId w:val="5"/>
        </w:numPr>
        <w:tabs>
          <w:tab w:val="left" w:pos="2332"/>
        </w:tabs>
        <w:spacing w:before="120"/>
        <w:ind w:left="2331" w:right="753"/>
        <w:rPr>
          <w:sz w:val="24"/>
        </w:rPr>
      </w:pPr>
      <w:r>
        <w:rPr>
          <w:sz w:val="24"/>
        </w:rPr>
        <w:t>For the “zero” point, Hach StablCal standard is listed at &lt;0.1 NTU for controlled laboratory environments. Enter a value between 0.3 –0.6 for the “zero” point, depending on the cleanliness of the environment and cup. We have been using De-ionized water and a value of 0.3</w:t>
      </w:r>
      <w:r>
        <w:rPr>
          <w:spacing w:val="-5"/>
          <w:sz w:val="24"/>
        </w:rPr>
        <w:t xml:space="preserve"> </w:t>
      </w:r>
      <w:r>
        <w:rPr>
          <w:sz w:val="24"/>
        </w:rPr>
        <w:t>NTU.</w:t>
      </w:r>
    </w:p>
    <w:p w14:paraId="0C9D6E0D" w14:textId="77777777" w:rsidR="000D14B5" w:rsidRDefault="009748A5">
      <w:pPr>
        <w:pStyle w:val="ListParagraph"/>
        <w:numPr>
          <w:ilvl w:val="1"/>
          <w:numId w:val="5"/>
        </w:numPr>
        <w:tabs>
          <w:tab w:val="left" w:pos="2332"/>
        </w:tabs>
        <w:spacing w:before="120"/>
        <w:ind w:left="2331" w:right="888"/>
        <w:rPr>
          <w:sz w:val="24"/>
        </w:rPr>
      </w:pPr>
      <w:r>
        <w:rPr>
          <w:sz w:val="24"/>
        </w:rPr>
        <w:t>Rinse the calibration cup and the sensor twice with Deionized water between each calibration point and dry with a lint-free cloth and/or compressed air. Any residue or fluids left behind will affect the calibration accuracy. Repeat until all points are</w:t>
      </w:r>
      <w:r>
        <w:rPr>
          <w:spacing w:val="-1"/>
          <w:sz w:val="24"/>
        </w:rPr>
        <w:t xml:space="preserve"> </w:t>
      </w:r>
      <w:r>
        <w:rPr>
          <w:sz w:val="24"/>
        </w:rPr>
        <w:t>calibrated.</w:t>
      </w:r>
    </w:p>
    <w:p w14:paraId="0E93B261" w14:textId="77777777" w:rsidR="000D14B5" w:rsidRDefault="009748A5">
      <w:pPr>
        <w:pStyle w:val="ListParagraph"/>
        <w:numPr>
          <w:ilvl w:val="1"/>
          <w:numId w:val="5"/>
        </w:numPr>
        <w:tabs>
          <w:tab w:val="left" w:pos="2332"/>
        </w:tabs>
        <w:spacing w:before="120"/>
        <w:ind w:left="2331" w:right="1182"/>
        <w:rPr>
          <w:sz w:val="24"/>
        </w:rPr>
      </w:pPr>
      <w:r>
        <w:rPr>
          <w:sz w:val="24"/>
        </w:rPr>
        <w:t>After a successful calibration, “Calibration completed!” will be displayed. If “Calibration Failed” appears, that point must be</w:t>
      </w:r>
      <w:r>
        <w:rPr>
          <w:spacing w:val="-7"/>
          <w:sz w:val="24"/>
        </w:rPr>
        <w:t xml:space="preserve"> </w:t>
      </w:r>
      <w:r>
        <w:rPr>
          <w:sz w:val="24"/>
        </w:rPr>
        <w:t>recalibrated.</w:t>
      </w:r>
    </w:p>
    <w:p w14:paraId="532EFBEB" w14:textId="77777777" w:rsidR="000D14B5" w:rsidRDefault="009748A5">
      <w:pPr>
        <w:pStyle w:val="ListParagraph"/>
        <w:numPr>
          <w:ilvl w:val="1"/>
          <w:numId w:val="5"/>
        </w:numPr>
        <w:tabs>
          <w:tab w:val="left" w:pos="2332"/>
        </w:tabs>
        <w:spacing w:before="120"/>
        <w:ind w:hanging="361"/>
        <w:rPr>
          <w:sz w:val="24"/>
        </w:rPr>
      </w:pPr>
      <w:r>
        <w:rPr>
          <w:sz w:val="24"/>
        </w:rPr>
        <w:t>Replace the</w:t>
      </w:r>
      <w:r>
        <w:rPr>
          <w:spacing w:val="-2"/>
          <w:sz w:val="24"/>
        </w:rPr>
        <w:t xml:space="preserve"> </w:t>
      </w:r>
      <w:r>
        <w:rPr>
          <w:sz w:val="24"/>
        </w:rPr>
        <w:t>wiper.</w:t>
      </w:r>
    </w:p>
    <w:p w14:paraId="4C83478D" w14:textId="77777777" w:rsidR="000D14B5" w:rsidRDefault="000D14B5">
      <w:pPr>
        <w:rPr>
          <w:sz w:val="24"/>
        </w:rPr>
        <w:sectPr w:rsidR="000D14B5">
          <w:pgSz w:w="11900" w:h="16840"/>
          <w:pgMar w:top="1540" w:right="420" w:bottom="940" w:left="620" w:header="929" w:footer="743" w:gutter="0"/>
          <w:cols w:space="720"/>
        </w:sectPr>
      </w:pPr>
    </w:p>
    <w:p w14:paraId="635CDC9D" w14:textId="77777777" w:rsidR="000D14B5" w:rsidRDefault="000D14B5">
      <w:pPr>
        <w:pStyle w:val="BodyText"/>
        <w:spacing w:before="6"/>
        <w:rPr>
          <w:sz w:val="16"/>
        </w:rPr>
      </w:pPr>
    </w:p>
    <w:p w14:paraId="7C885E8E" w14:textId="77777777" w:rsidR="000D14B5" w:rsidRDefault="009748A5">
      <w:pPr>
        <w:spacing w:before="90"/>
        <w:ind w:right="198"/>
        <w:jc w:val="center"/>
        <w:rPr>
          <w:b/>
          <w:sz w:val="24"/>
        </w:rPr>
      </w:pPr>
      <w:r>
        <w:rPr>
          <w:b/>
          <w:sz w:val="24"/>
        </w:rPr>
        <w:t>Dissolved Oxygen</w:t>
      </w:r>
    </w:p>
    <w:p w14:paraId="16A06087" w14:textId="77777777" w:rsidR="000D14B5" w:rsidRDefault="000D14B5">
      <w:pPr>
        <w:pStyle w:val="BodyText"/>
        <w:spacing w:before="9"/>
        <w:rPr>
          <w:b/>
          <w:sz w:val="23"/>
        </w:rPr>
      </w:pPr>
    </w:p>
    <w:p w14:paraId="21A3E719" w14:textId="77777777" w:rsidR="000D14B5" w:rsidRDefault="009748A5">
      <w:pPr>
        <w:pStyle w:val="BodyText"/>
        <w:ind w:left="1251"/>
      </w:pPr>
      <w:r>
        <w:t>Supplies needed:</w:t>
      </w:r>
    </w:p>
    <w:p w14:paraId="27E56B92" w14:textId="77777777" w:rsidR="000D14B5" w:rsidRDefault="009748A5">
      <w:pPr>
        <w:pStyle w:val="BodyText"/>
        <w:ind w:left="1971" w:right="6436"/>
      </w:pPr>
      <w:r>
        <w:t>Hydrolab Surveyor 4a 25’ communication cable</w:t>
      </w:r>
    </w:p>
    <w:p w14:paraId="275C9070" w14:textId="77777777" w:rsidR="000D14B5" w:rsidRDefault="009748A5">
      <w:pPr>
        <w:pStyle w:val="BodyText"/>
        <w:ind w:left="1971"/>
      </w:pPr>
      <w:r>
        <w:t>LaMotte Dissolved Oxygen test kit (Code 5854-01)</w:t>
      </w:r>
    </w:p>
    <w:p w14:paraId="251DEEB5" w14:textId="77777777" w:rsidR="000D14B5" w:rsidRDefault="000D14B5">
      <w:pPr>
        <w:pStyle w:val="BodyText"/>
        <w:spacing w:before="2"/>
      </w:pPr>
    </w:p>
    <w:p w14:paraId="085B5D50" w14:textId="77777777" w:rsidR="000D14B5" w:rsidRDefault="009748A5">
      <w:pPr>
        <w:ind w:left="1251"/>
        <w:rPr>
          <w:i/>
          <w:sz w:val="24"/>
        </w:rPr>
      </w:pPr>
      <w:r>
        <w:rPr>
          <w:i/>
          <w:sz w:val="24"/>
        </w:rPr>
        <w:t>This Calibration is normally done in the field.</w:t>
      </w:r>
    </w:p>
    <w:p w14:paraId="34178B72" w14:textId="77777777" w:rsidR="000D14B5" w:rsidRDefault="000D14B5">
      <w:pPr>
        <w:pStyle w:val="BodyText"/>
        <w:spacing w:before="1"/>
        <w:rPr>
          <w:i/>
        </w:rPr>
      </w:pPr>
    </w:p>
    <w:p w14:paraId="064D75E6" w14:textId="77777777" w:rsidR="000D14B5" w:rsidRDefault="009748A5">
      <w:pPr>
        <w:pStyle w:val="Heading2"/>
        <w:spacing w:line="240" w:lineRule="auto"/>
        <w:ind w:left="1251" w:right="1195"/>
        <w:rPr>
          <w:b w:val="0"/>
        </w:rPr>
      </w:pPr>
      <w:bookmarkStart w:id="333" w:name="_Toc96074002"/>
      <w:r>
        <w:t>Determine the dissolved oxygen concentration of stream water using the Winkler DO titration methods outlined below</w:t>
      </w:r>
      <w:r>
        <w:rPr>
          <w:b w:val="0"/>
        </w:rPr>
        <w:t>:</w:t>
      </w:r>
      <w:bookmarkEnd w:id="333"/>
    </w:p>
    <w:p w14:paraId="64B0B818" w14:textId="77777777" w:rsidR="000D14B5" w:rsidRDefault="000D14B5">
      <w:pPr>
        <w:pStyle w:val="BodyText"/>
        <w:spacing w:before="9"/>
        <w:rPr>
          <w:i/>
          <w:sz w:val="23"/>
        </w:rPr>
      </w:pPr>
    </w:p>
    <w:p w14:paraId="6A934BC1" w14:textId="77777777" w:rsidR="000D14B5" w:rsidRDefault="009748A5">
      <w:pPr>
        <w:pStyle w:val="BodyText"/>
        <w:ind w:left="531" w:right="938"/>
      </w:pPr>
      <w:r>
        <w:t>Rinse water sample bottles 3 times. Completely submerge and fill 2 water sample bottles with water to be tested, individually cap them, invert sample to ensure there are no air bubbles in each.</w:t>
      </w:r>
    </w:p>
    <w:p w14:paraId="2FCE1F8E" w14:textId="77777777" w:rsidR="000D14B5" w:rsidRDefault="000D14B5">
      <w:pPr>
        <w:pStyle w:val="BodyText"/>
        <w:spacing w:before="2"/>
      </w:pPr>
    </w:p>
    <w:p w14:paraId="119D4868" w14:textId="77777777" w:rsidR="000D14B5" w:rsidRDefault="009748A5">
      <w:pPr>
        <w:spacing w:before="1" w:line="275" w:lineRule="exact"/>
        <w:ind w:left="531"/>
        <w:rPr>
          <w:b/>
          <w:sz w:val="24"/>
        </w:rPr>
      </w:pPr>
      <w:r>
        <w:rPr>
          <w:b/>
          <w:sz w:val="24"/>
        </w:rPr>
        <w:t>Fixing the Sample:</w:t>
      </w:r>
    </w:p>
    <w:p w14:paraId="59EF6BA3" w14:textId="77777777" w:rsidR="000D14B5" w:rsidRDefault="009748A5">
      <w:pPr>
        <w:pStyle w:val="ListParagraph"/>
        <w:numPr>
          <w:ilvl w:val="0"/>
          <w:numId w:val="4"/>
        </w:numPr>
        <w:tabs>
          <w:tab w:val="left" w:pos="1612"/>
        </w:tabs>
        <w:spacing w:line="275" w:lineRule="exact"/>
        <w:ind w:hanging="361"/>
        <w:rPr>
          <w:sz w:val="24"/>
        </w:rPr>
      </w:pPr>
      <w:r>
        <w:rPr>
          <w:sz w:val="24"/>
        </w:rPr>
        <w:t>Select one of two sample</w:t>
      </w:r>
      <w:r>
        <w:rPr>
          <w:spacing w:val="-2"/>
          <w:sz w:val="24"/>
        </w:rPr>
        <w:t xml:space="preserve"> </w:t>
      </w:r>
      <w:r>
        <w:rPr>
          <w:sz w:val="24"/>
        </w:rPr>
        <w:t>bottles,</w:t>
      </w:r>
    </w:p>
    <w:p w14:paraId="51012C59" w14:textId="77777777" w:rsidR="000D14B5" w:rsidRDefault="009748A5">
      <w:pPr>
        <w:pStyle w:val="ListParagraph"/>
        <w:numPr>
          <w:ilvl w:val="0"/>
          <w:numId w:val="4"/>
        </w:numPr>
        <w:tabs>
          <w:tab w:val="left" w:pos="1671"/>
          <w:tab w:val="left" w:pos="1672"/>
        </w:tabs>
        <w:ind w:left="1672" w:hanging="421"/>
        <w:rPr>
          <w:sz w:val="24"/>
        </w:rPr>
      </w:pPr>
      <w:r>
        <w:rPr>
          <w:sz w:val="24"/>
        </w:rPr>
        <w:t>Add 8 drops of Manganous Sulfate</w:t>
      </w:r>
      <w:r>
        <w:rPr>
          <w:spacing w:val="-3"/>
          <w:sz w:val="24"/>
        </w:rPr>
        <w:t xml:space="preserve"> </w:t>
      </w:r>
      <w:r>
        <w:rPr>
          <w:sz w:val="24"/>
        </w:rPr>
        <w:t>Solution,</w:t>
      </w:r>
    </w:p>
    <w:p w14:paraId="350F2DE5" w14:textId="77777777" w:rsidR="000D14B5" w:rsidRDefault="009748A5">
      <w:pPr>
        <w:pStyle w:val="ListParagraph"/>
        <w:numPr>
          <w:ilvl w:val="0"/>
          <w:numId w:val="4"/>
        </w:numPr>
        <w:tabs>
          <w:tab w:val="left" w:pos="1612"/>
        </w:tabs>
        <w:ind w:hanging="361"/>
        <w:rPr>
          <w:sz w:val="24"/>
        </w:rPr>
      </w:pPr>
      <w:r>
        <w:rPr>
          <w:sz w:val="24"/>
        </w:rPr>
        <w:t>Add 8 drops of Alkaline Potassium Iodide</w:t>
      </w:r>
      <w:r>
        <w:rPr>
          <w:spacing w:val="-5"/>
          <w:sz w:val="24"/>
        </w:rPr>
        <w:t xml:space="preserve"> </w:t>
      </w:r>
      <w:r>
        <w:rPr>
          <w:sz w:val="24"/>
        </w:rPr>
        <w:t>Azide,</w:t>
      </w:r>
    </w:p>
    <w:p w14:paraId="226082AF" w14:textId="77777777" w:rsidR="000D14B5" w:rsidRDefault="009748A5">
      <w:pPr>
        <w:pStyle w:val="ListParagraph"/>
        <w:numPr>
          <w:ilvl w:val="0"/>
          <w:numId w:val="4"/>
        </w:numPr>
        <w:tabs>
          <w:tab w:val="left" w:pos="1612"/>
        </w:tabs>
        <w:ind w:left="1611" w:right="1219"/>
        <w:rPr>
          <w:sz w:val="24"/>
        </w:rPr>
      </w:pPr>
      <w:r>
        <w:rPr>
          <w:sz w:val="24"/>
        </w:rPr>
        <w:t>Close lid and rock sample bottle gently until mixed (1-2 minutes). Then set aside to allow the flocculate to settle below the shoulder of the</w:t>
      </w:r>
      <w:r>
        <w:rPr>
          <w:spacing w:val="-6"/>
          <w:sz w:val="24"/>
        </w:rPr>
        <w:t xml:space="preserve"> </w:t>
      </w:r>
      <w:r>
        <w:rPr>
          <w:sz w:val="24"/>
        </w:rPr>
        <w:t>bottle.</w:t>
      </w:r>
    </w:p>
    <w:p w14:paraId="6B823AE7" w14:textId="77777777" w:rsidR="000D14B5" w:rsidRDefault="009748A5">
      <w:pPr>
        <w:pStyle w:val="ListParagraph"/>
        <w:numPr>
          <w:ilvl w:val="0"/>
          <w:numId w:val="4"/>
        </w:numPr>
        <w:tabs>
          <w:tab w:val="left" w:pos="1612"/>
        </w:tabs>
        <w:spacing w:line="275" w:lineRule="exact"/>
        <w:ind w:hanging="361"/>
        <w:rPr>
          <w:sz w:val="24"/>
        </w:rPr>
      </w:pPr>
      <w:r>
        <w:rPr>
          <w:sz w:val="24"/>
        </w:rPr>
        <w:t>Add 8 drops Sulfuric</w:t>
      </w:r>
      <w:r>
        <w:rPr>
          <w:spacing w:val="-1"/>
          <w:sz w:val="24"/>
        </w:rPr>
        <w:t xml:space="preserve"> </w:t>
      </w:r>
      <w:r>
        <w:rPr>
          <w:sz w:val="24"/>
        </w:rPr>
        <w:t>Acid,</w:t>
      </w:r>
    </w:p>
    <w:p w14:paraId="7E1AAD1F" w14:textId="77777777" w:rsidR="000D14B5" w:rsidRDefault="009748A5">
      <w:pPr>
        <w:pStyle w:val="ListParagraph"/>
        <w:numPr>
          <w:ilvl w:val="0"/>
          <w:numId w:val="4"/>
        </w:numPr>
        <w:tabs>
          <w:tab w:val="left" w:pos="1612"/>
        </w:tabs>
        <w:ind w:left="1611" w:right="743"/>
        <w:rPr>
          <w:sz w:val="24"/>
        </w:rPr>
      </w:pPr>
      <w:r>
        <w:rPr>
          <w:sz w:val="24"/>
        </w:rPr>
        <w:t>Close lid, rock gently until the reagent and the precipitate have dissolved. A transparent- yellow to brown-orange color will develop. The darker the color, the higher the dissolved oxygen concentration. The sample is now “fixed” and can wait for up to 8 hours before determining DO by</w:t>
      </w:r>
      <w:r>
        <w:rPr>
          <w:spacing w:val="-5"/>
          <w:sz w:val="24"/>
        </w:rPr>
        <w:t xml:space="preserve"> </w:t>
      </w:r>
      <w:r>
        <w:rPr>
          <w:sz w:val="24"/>
        </w:rPr>
        <w:t>titration.</w:t>
      </w:r>
    </w:p>
    <w:p w14:paraId="60706C2E" w14:textId="77777777" w:rsidR="000D14B5" w:rsidRDefault="009748A5">
      <w:pPr>
        <w:pStyle w:val="ListParagraph"/>
        <w:numPr>
          <w:ilvl w:val="0"/>
          <w:numId w:val="4"/>
        </w:numPr>
        <w:tabs>
          <w:tab w:val="left" w:pos="1612"/>
        </w:tabs>
        <w:ind w:hanging="361"/>
        <w:rPr>
          <w:sz w:val="24"/>
        </w:rPr>
      </w:pPr>
      <w:r>
        <w:rPr>
          <w:sz w:val="24"/>
        </w:rPr>
        <w:t>Repeat steps a-f for second sample</w:t>
      </w:r>
      <w:r>
        <w:rPr>
          <w:spacing w:val="-3"/>
          <w:sz w:val="24"/>
        </w:rPr>
        <w:t xml:space="preserve"> </w:t>
      </w:r>
      <w:r>
        <w:rPr>
          <w:sz w:val="24"/>
        </w:rPr>
        <w:t>bottle.</w:t>
      </w:r>
    </w:p>
    <w:p w14:paraId="53F30C88" w14:textId="77777777" w:rsidR="000D14B5" w:rsidRDefault="000D14B5">
      <w:pPr>
        <w:pStyle w:val="BodyText"/>
        <w:spacing w:before="1"/>
      </w:pPr>
    </w:p>
    <w:p w14:paraId="2E34A5DC" w14:textId="77777777" w:rsidR="000D14B5" w:rsidRDefault="009748A5">
      <w:pPr>
        <w:spacing w:before="1"/>
        <w:ind w:left="531"/>
        <w:rPr>
          <w:b/>
          <w:sz w:val="24"/>
        </w:rPr>
      </w:pPr>
      <w:r>
        <w:rPr>
          <w:b/>
          <w:sz w:val="24"/>
        </w:rPr>
        <w:t>Sample Titration</w:t>
      </w:r>
    </w:p>
    <w:p w14:paraId="34CBA457" w14:textId="77777777" w:rsidR="000D14B5" w:rsidRDefault="000D14B5">
      <w:pPr>
        <w:pStyle w:val="BodyText"/>
        <w:spacing w:before="9"/>
        <w:rPr>
          <w:b/>
          <w:sz w:val="23"/>
        </w:rPr>
      </w:pPr>
    </w:p>
    <w:p w14:paraId="036C7906" w14:textId="77777777" w:rsidR="000D14B5" w:rsidRDefault="009748A5">
      <w:pPr>
        <w:pStyle w:val="ListParagraph"/>
        <w:numPr>
          <w:ilvl w:val="0"/>
          <w:numId w:val="3"/>
        </w:numPr>
        <w:tabs>
          <w:tab w:val="left" w:pos="1612"/>
        </w:tabs>
        <w:ind w:left="1611" w:right="843"/>
        <w:rPr>
          <w:sz w:val="24"/>
        </w:rPr>
      </w:pPr>
      <w:r>
        <w:rPr>
          <w:sz w:val="24"/>
        </w:rPr>
        <w:t>Fill the titration tube carefully to the 20 ml line with solution from one of the sample bottle containing a “Fixed” sample. Make sure the meniscus is just level with the top of the 20 ml</w:t>
      </w:r>
      <w:r>
        <w:rPr>
          <w:spacing w:val="-1"/>
          <w:sz w:val="24"/>
        </w:rPr>
        <w:t xml:space="preserve"> </w:t>
      </w:r>
      <w:r>
        <w:rPr>
          <w:sz w:val="24"/>
        </w:rPr>
        <w:t>line.</w:t>
      </w:r>
    </w:p>
    <w:p w14:paraId="736B7F5E" w14:textId="77777777" w:rsidR="000D14B5" w:rsidRDefault="009748A5">
      <w:pPr>
        <w:pStyle w:val="ListParagraph"/>
        <w:numPr>
          <w:ilvl w:val="0"/>
          <w:numId w:val="3"/>
        </w:numPr>
        <w:tabs>
          <w:tab w:val="left" w:pos="1612"/>
        </w:tabs>
        <w:ind w:left="1611" w:right="801"/>
        <w:rPr>
          <w:sz w:val="24"/>
        </w:rPr>
      </w:pPr>
      <w:r>
        <w:rPr>
          <w:sz w:val="24"/>
        </w:rPr>
        <w:t>Fill the titrator (plunger) with 10 mg of Sodium Thiosulfate “titrating solution.” To fill the titrator, insert the titrator into the hole in the cap of the sodium thiosulfate bottle, invert the sodium thiosulfate bottle, purge and expel the air from the titrator, and slowly withdraw the plunger until the bottom of the plunger is opposite the zero mark on the scale.</w:t>
      </w:r>
    </w:p>
    <w:p w14:paraId="7E022F15" w14:textId="77777777" w:rsidR="000D14B5" w:rsidRDefault="009748A5">
      <w:pPr>
        <w:pStyle w:val="ListParagraph"/>
        <w:numPr>
          <w:ilvl w:val="0"/>
          <w:numId w:val="3"/>
        </w:numPr>
        <w:tabs>
          <w:tab w:val="left" w:pos="1612"/>
        </w:tabs>
        <w:ind w:left="1611" w:right="768"/>
        <w:rPr>
          <w:sz w:val="24"/>
        </w:rPr>
      </w:pPr>
      <w:r>
        <w:rPr>
          <w:sz w:val="24"/>
        </w:rPr>
        <w:t>Insert the tip of the Titrator into the opening of the titration tube cap. Slowly depress the plunger to dispense the titrating solution. Gently swirl to</w:t>
      </w:r>
      <w:r>
        <w:rPr>
          <w:spacing w:val="-4"/>
          <w:sz w:val="24"/>
        </w:rPr>
        <w:t xml:space="preserve"> </w:t>
      </w:r>
      <w:r>
        <w:rPr>
          <w:sz w:val="24"/>
        </w:rPr>
        <w:t>mix.</w:t>
      </w:r>
    </w:p>
    <w:p w14:paraId="34D5353C" w14:textId="77777777" w:rsidR="000D14B5" w:rsidRDefault="009748A5">
      <w:pPr>
        <w:pStyle w:val="ListParagraph"/>
        <w:numPr>
          <w:ilvl w:val="0"/>
          <w:numId w:val="3"/>
        </w:numPr>
        <w:tabs>
          <w:tab w:val="left" w:pos="1612"/>
        </w:tabs>
        <w:ind w:left="1611" w:right="891"/>
        <w:rPr>
          <w:sz w:val="24"/>
        </w:rPr>
      </w:pPr>
      <w:r>
        <w:rPr>
          <w:sz w:val="24"/>
        </w:rPr>
        <w:t>Continue carefully adding the titrating solution until the color changes to straw yellow. If the sample solution is already faint yellow, skip step 4 and go directly to step</w:t>
      </w:r>
      <w:r>
        <w:rPr>
          <w:spacing w:val="-13"/>
          <w:sz w:val="24"/>
        </w:rPr>
        <w:t xml:space="preserve"> </w:t>
      </w:r>
      <w:r>
        <w:rPr>
          <w:sz w:val="24"/>
        </w:rPr>
        <w:t>5.</w:t>
      </w:r>
    </w:p>
    <w:p w14:paraId="72681B55" w14:textId="77777777" w:rsidR="000D14B5" w:rsidRDefault="009748A5">
      <w:pPr>
        <w:pStyle w:val="ListParagraph"/>
        <w:numPr>
          <w:ilvl w:val="0"/>
          <w:numId w:val="3"/>
        </w:numPr>
        <w:tabs>
          <w:tab w:val="left" w:pos="1612"/>
        </w:tabs>
        <w:ind w:left="1611" w:right="1127"/>
        <w:rPr>
          <w:sz w:val="24"/>
        </w:rPr>
      </w:pPr>
      <w:r>
        <w:rPr>
          <w:sz w:val="24"/>
        </w:rPr>
        <w:t>Remove the Titrator and cap. Add 8 drops of Starch Indicator Solution. The solution will turn dark bluish purple or almost</w:t>
      </w:r>
      <w:r>
        <w:rPr>
          <w:spacing w:val="-1"/>
          <w:sz w:val="24"/>
        </w:rPr>
        <w:t xml:space="preserve"> </w:t>
      </w:r>
      <w:r>
        <w:rPr>
          <w:sz w:val="24"/>
        </w:rPr>
        <w:t>black.</w:t>
      </w:r>
    </w:p>
    <w:p w14:paraId="1EED723C" w14:textId="77777777" w:rsidR="000D14B5" w:rsidRDefault="009748A5">
      <w:pPr>
        <w:pStyle w:val="ListParagraph"/>
        <w:numPr>
          <w:ilvl w:val="0"/>
          <w:numId w:val="3"/>
        </w:numPr>
        <w:tabs>
          <w:tab w:val="left" w:pos="1612"/>
        </w:tabs>
        <w:ind w:left="1611" w:right="1865"/>
        <w:rPr>
          <w:sz w:val="24"/>
        </w:rPr>
      </w:pPr>
      <w:r>
        <w:rPr>
          <w:sz w:val="24"/>
        </w:rPr>
        <w:t>Replace the cap and Titrator, and continue titrating until the blue color JUST disappears.</w:t>
      </w:r>
    </w:p>
    <w:p w14:paraId="16442012" w14:textId="77777777" w:rsidR="000D14B5" w:rsidRDefault="009748A5">
      <w:pPr>
        <w:pStyle w:val="ListParagraph"/>
        <w:numPr>
          <w:ilvl w:val="0"/>
          <w:numId w:val="3"/>
        </w:numPr>
        <w:tabs>
          <w:tab w:val="left" w:pos="1612"/>
        </w:tabs>
        <w:ind w:left="1611" w:right="974"/>
        <w:rPr>
          <w:sz w:val="24"/>
        </w:rPr>
      </w:pPr>
      <w:r>
        <w:rPr>
          <w:sz w:val="24"/>
        </w:rPr>
        <w:t>Record the total amount of Sodium Thiosulfate used. If more than one plunger is required, be sure to add both amounts in determining the final DO value. Milliliters of titrant equals mg/l dissolved</w:t>
      </w:r>
      <w:r>
        <w:rPr>
          <w:spacing w:val="-2"/>
          <w:sz w:val="24"/>
        </w:rPr>
        <w:t xml:space="preserve"> </w:t>
      </w:r>
      <w:r>
        <w:rPr>
          <w:sz w:val="24"/>
        </w:rPr>
        <w:t>oxygen.</w:t>
      </w:r>
    </w:p>
    <w:p w14:paraId="4E8F15D3" w14:textId="77777777" w:rsidR="000D14B5" w:rsidRDefault="000D14B5">
      <w:pPr>
        <w:rPr>
          <w:sz w:val="24"/>
        </w:rPr>
        <w:sectPr w:rsidR="000D14B5">
          <w:pgSz w:w="11900" w:h="16840"/>
          <w:pgMar w:top="1540" w:right="420" w:bottom="940" w:left="620" w:header="929" w:footer="743" w:gutter="0"/>
          <w:cols w:space="720"/>
        </w:sectPr>
      </w:pPr>
    </w:p>
    <w:p w14:paraId="62451DD6" w14:textId="77777777" w:rsidR="000D14B5" w:rsidRDefault="000D14B5">
      <w:pPr>
        <w:pStyle w:val="BodyText"/>
        <w:spacing w:before="4"/>
        <w:rPr>
          <w:sz w:val="16"/>
        </w:rPr>
      </w:pPr>
    </w:p>
    <w:p w14:paraId="109680F3" w14:textId="77777777" w:rsidR="000D14B5" w:rsidRDefault="009748A5">
      <w:pPr>
        <w:pStyle w:val="ListParagraph"/>
        <w:numPr>
          <w:ilvl w:val="0"/>
          <w:numId w:val="3"/>
        </w:numPr>
        <w:tabs>
          <w:tab w:val="left" w:pos="1612"/>
        </w:tabs>
        <w:spacing w:before="90"/>
        <w:ind w:right="1261"/>
        <w:rPr>
          <w:sz w:val="24"/>
        </w:rPr>
      </w:pPr>
      <w:r>
        <w:rPr>
          <w:sz w:val="24"/>
        </w:rPr>
        <w:t>Repeat steps a through g for the other sample bottle. If the DO results from the two samples vary more than 0.6 mg/l , repeat the</w:t>
      </w:r>
      <w:r>
        <w:rPr>
          <w:spacing w:val="-2"/>
          <w:sz w:val="24"/>
        </w:rPr>
        <w:t xml:space="preserve"> </w:t>
      </w:r>
      <w:r>
        <w:rPr>
          <w:sz w:val="24"/>
        </w:rPr>
        <w:t>test.</w:t>
      </w:r>
    </w:p>
    <w:p w14:paraId="78DD9475" w14:textId="77777777" w:rsidR="000D14B5" w:rsidRDefault="009748A5">
      <w:pPr>
        <w:pStyle w:val="ListParagraph"/>
        <w:numPr>
          <w:ilvl w:val="0"/>
          <w:numId w:val="3"/>
        </w:numPr>
        <w:tabs>
          <w:tab w:val="left" w:pos="1612"/>
        </w:tabs>
        <w:rPr>
          <w:sz w:val="24"/>
        </w:rPr>
      </w:pPr>
      <w:r>
        <w:rPr>
          <w:sz w:val="24"/>
        </w:rPr>
        <w:t>Calculate the Average Dissolved Oxygen from the two</w:t>
      </w:r>
      <w:r>
        <w:rPr>
          <w:spacing w:val="-4"/>
          <w:sz w:val="24"/>
        </w:rPr>
        <w:t xml:space="preserve"> </w:t>
      </w:r>
      <w:r>
        <w:rPr>
          <w:sz w:val="24"/>
        </w:rPr>
        <w:t>samples.</w:t>
      </w:r>
    </w:p>
    <w:p w14:paraId="679556D2" w14:textId="77777777" w:rsidR="000D14B5" w:rsidRDefault="000D14B5">
      <w:pPr>
        <w:pStyle w:val="BodyText"/>
        <w:spacing w:before="2"/>
      </w:pPr>
    </w:p>
    <w:p w14:paraId="67309C1D" w14:textId="77777777" w:rsidR="000D14B5" w:rsidRDefault="009748A5">
      <w:pPr>
        <w:ind w:left="532"/>
        <w:rPr>
          <w:b/>
          <w:sz w:val="24"/>
        </w:rPr>
      </w:pPr>
      <w:r>
        <w:rPr>
          <w:b/>
          <w:sz w:val="24"/>
        </w:rPr>
        <w:t>Calibrate the MS 5 using the following procedure</w:t>
      </w:r>
    </w:p>
    <w:p w14:paraId="4EE1FEF8" w14:textId="77777777" w:rsidR="000D14B5" w:rsidRDefault="000D14B5">
      <w:pPr>
        <w:pStyle w:val="BodyText"/>
        <w:spacing w:before="9"/>
        <w:rPr>
          <w:b/>
          <w:sz w:val="23"/>
        </w:rPr>
      </w:pPr>
    </w:p>
    <w:p w14:paraId="4EFF424A" w14:textId="77777777" w:rsidR="000D14B5" w:rsidRDefault="009748A5">
      <w:pPr>
        <w:pStyle w:val="ListParagraph"/>
        <w:numPr>
          <w:ilvl w:val="0"/>
          <w:numId w:val="2"/>
        </w:numPr>
        <w:tabs>
          <w:tab w:val="left" w:pos="1252"/>
        </w:tabs>
        <w:jc w:val="left"/>
        <w:rPr>
          <w:sz w:val="24"/>
        </w:rPr>
      </w:pPr>
      <w:r>
        <w:rPr>
          <w:sz w:val="24"/>
        </w:rPr>
        <w:t>Connect Minisonde 5 to Surveyor 4a with</w:t>
      </w:r>
      <w:r>
        <w:rPr>
          <w:spacing w:val="-4"/>
          <w:sz w:val="24"/>
        </w:rPr>
        <w:t xml:space="preserve"> </w:t>
      </w:r>
      <w:r>
        <w:rPr>
          <w:sz w:val="24"/>
        </w:rPr>
        <w:t>cable.</w:t>
      </w:r>
    </w:p>
    <w:p w14:paraId="319EF4B0" w14:textId="77777777" w:rsidR="000D14B5" w:rsidRDefault="009748A5">
      <w:pPr>
        <w:pStyle w:val="ListParagraph"/>
        <w:numPr>
          <w:ilvl w:val="0"/>
          <w:numId w:val="2"/>
        </w:numPr>
        <w:tabs>
          <w:tab w:val="left" w:pos="1252"/>
        </w:tabs>
        <w:spacing w:before="1"/>
        <w:jc w:val="left"/>
        <w:rPr>
          <w:sz w:val="24"/>
        </w:rPr>
      </w:pPr>
      <w:r>
        <w:rPr>
          <w:sz w:val="24"/>
        </w:rPr>
        <w:t>Record Barometric Pressure (BP) from Surveyor</w:t>
      </w:r>
      <w:r>
        <w:rPr>
          <w:spacing w:val="-3"/>
          <w:sz w:val="24"/>
        </w:rPr>
        <w:t xml:space="preserve"> </w:t>
      </w:r>
      <w:r>
        <w:rPr>
          <w:sz w:val="24"/>
        </w:rPr>
        <w:t>4a.</w:t>
      </w:r>
    </w:p>
    <w:p w14:paraId="3A1DDBAE" w14:textId="77777777" w:rsidR="000D14B5" w:rsidRDefault="009748A5">
      <w:pPr>
        <w:pStyle w:val="ListParagraph"/>
        <w:numPr>
          <w:ilvl w:val="0"/>
          <w:numId w:val="2"/>
        </w:numPr>
        <w:tabs>
          <w:tab w:val="left" w:pos="1252"/>
        </w:tabs>
        <w:ind w:right="4222"/>
        <w:jc w:val="left"/>
        <w:rPr>
          <w:sz w:val="24"/>
        </w:rPr>
      </w:pPr>
      <w:r>
        <w:rPr>
          <w:sz w:val="24"/>
        </w:rPr>
        <w:t>Use the following sequence on Surveyor 4a to calibrate. Set/Cal</w:t>
      </w:r>
    </w:p>
    <w:p w14:paraId="26817096" w14:textId="77777777" w:rsidR="000D14B5" w:rsidRDefault="009748A5">
      <w:pPr>
        <w:pStyle w:val="BodyText"/>
        <w:ind w:left="1972"/>
      </w:pPr>
      <w:r>
        <w:t>Calibrate</w:t>
      </w:r>
    </w:p>
    <w:p w14:paraId="4EC9042E" w14:textId="77777777" w:rsidR="000D14B5" w:rsidRDefault="009748A5">
      <w:pPr>
        <w:pStyle w:val="BodyText"/>
        <w:ind w:left="2692"/>
      </w:pPr>
      <w:r>
        <w:t>Sonde</w:t>
      </w:r>
    </w:p>
    <w:p w14:paraId="10B242D0" w14:textId="77777777" w:rsidR="000D14B5" w:rsidRDefault="009748A5">
      <w:pPr>
        <w:pStyle w:val="BodyText"/>
        <w:ind w:left="2692"/>
      </w:pPr>
      <w:r>
        <w:t>Scroll down to DO</w:t>
      </w:r>
    </w:p>
    <w:p w14:paraId="21B9E0D5" w14:textId="77777777" w:rsidR="000D14B5" w:rsidRDefault="009748A5">
      <w:pPr>
        <w:pStyle w:val="BodyText"/>
        <w:ind w:left="3412"/>
      </w:pPr>
      <w:r>
        <w:t>Select</w:t>
      </w:r>
    </w:p>
    <w:p w14:paraId="72F318DA" w14:textId="77777777" w:rsidR="000D14B5" w:rsidRDefault="009748A5">
      <w:pPr>
        <w:pStyle w:val="BodyText"/>
        <w:ind w:left="4852" w:right="3542" w:hanging="720"/>
      </w:pPr>
      <w:r>
        <w:t>Enter Barometric Pressure Value Done</w:t>
      </w:r>
    </w:p>
    <w:p w14:paraId="730D5C5A" w14:textId="77777777" w:rsidR="000D14B5" w:rsidRDefault="009748A5">
      <w:pPr>
        <w:pStyle w:val="BodyText"/>
        <w:ind w:left="5572" w:right="2289" w:hanging="720"/>
      </w:pPr>
      <w:r>
        <w:t>Enter DO value from Winkler titration Done</w:t>
      </w:r>
    </w:p>
    <w:p w14:paraId="629CDDF5" w14:textId="77777777" w:rsidR="000D14B5" w:rsidRDefault="009748A5">
      <w:pPr>
        <w:pStyle w:val="ListParagraph"/>
        <w:numPr>
          <w:ilvl w:val="0"/>
          <w:numId w:val="2"/>
        </w:numPr>
        <w:tabs>
          <w:tab w:val="left" w:pos="1492"/>
        </w:tabs>
        <w:ind w:left="1492" w:hanging="240"/>
        <w:jc w:val="left"/>
        <w:rPr>
          <w:sz w:val="24"/>
        </w:rPr>
      </w:pPr>
      <w:r>
        <w:rPr>
          <w:sz w:val="24"/>
        </w:rPr>
        <w:t>“Calibration Successful!” will appear on the bottom of the</w:t>
      </w:r>
      <w:r>
        <w:rPr>
          <w:spacing w:val="-4"/>
          <w:sz w:val="24"/>
        </w:rPr>
        <w:t xml:space="preserve"> </w:t>
      </w:r>
      <w:r>
        <w:rPr>
          <w:sz w:val="24"/>
        </w:rPr>
        <w:t>screen.</w:t>
      </w:r>
    </w:p>
    <w:p w14:paraId="36FBE42F" w14:textId="77777777" w:rsidR="000D14B5" w:rsidRDefault="000D14B5">
      <w:pPr>
        <w:rPr>
          <w:sz w:val="24"/>
        </w:rPr>
        <w:sectPr w:rsidR="000D14B5">
          <w:pgSz w:w="11900" w:h="16840"/>
          <w:pgMar w:top="1540" w:right="420" w:bottom="940" w:left="620" w:header="929" w:footer="743" w:gutter="0"/>
          <w:cols w:space="720"/>
        </w:sectPr>
      </w:pPr>
    </w:p>
    <w:p w14:paraId="786DB34A" w14:textId="77777777" w:rsidR="000D14B5" w:rsidRDefault="000D14B5">
      <w:pPr>
        <w:pStyle w:val="BodyText"/>
        <w:spacing w:before="5"/>
        <w:rPr>
          <w:sz w:val="26"/>
        </w:rPr>
      </w:pPr>
    </w:p>
    <w:p w14:paraId="23842462" w14:textId="77777777" w:rsidR="000D14B5" w:rsidRDefault="009748A5">
      <w:pPr>
        <w:spacing w:before="88"/>
        <w:ind w:right="198"/>
        <w:jc w:val="center"/>
        <w:rPr>
          <w:b/>
          <w:sz w:val="28"/>
        </w:rPr>
      </w:pPr>
      <w:bookmarkStart w:id="334" w:name="Appendix_I"/>
      <w:bookmarkStart w:id="335" w:name="_bookmark42"/>
      <w:bookmarkStart w:id="336" w:name="_Hlk117092153"/>
      <w:bookmarkEnd w:id="334"/>
      <w:bookmarkEnd w:id="335"/>
      <w:r>
        <w:rPr>
          <w:b/>
          <w:sz w:val="28"/>
        </w:rPr>
        <w:t>Appendix I</w:t>
      </w:r>
    </w:p>
    <w:p w14:paraId="1F7478E1" w14:textId="77777777" w:rsidR="000D14B5" w:rsidRDefault="000D14B5">
      <w:pPr>
        <w:pStyle w:val="BodyText"/>
        <w:spacing w:before="7"/>
        <w:rPr>
          <w:b/>
          <w:sz w:val="23"/>
        </w:rPr>
      </w:pPr>
    </w:p>
    <w:p w14:paraId="524E08D5" w14:textId="77777777" w:rsidR="000D14B5" w:rsidRDefault="009748A5">
      <w:pPr>
        <w:pStyle w:val="BodyText"/>
        <w:ind w:right="199"/>
        <w:jc w:val="center"/>
      </w:pPr>
      <w:r>
        <w:t>YSI TEMPERATURE METER QA</w:t>
      </w: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6A9CA35C" w14:textId="77777777" w:rsidR="000D14B5" w:rsidRDefault="000D14B5">
      <w:pPr>
        <w:sectPr w:rsidR="000D14B5">
          <w:headerReference w:type="default" r:id="rId78"/>
          <w:footerReference w:type="default" r:id="rId79"/>
          <w:pgSz w:w="11900" w:h="16840"/>
          <w:pgMar w:top="1320" w:right="420" w:bottom="940" w:left="620" w:header="929" w:footer="744" w:gutter="0"/>
          <w:cols w:space="720"/>
        </w:sectPr>
      </w:pPr>
    </w:p>
    <w:p w14:paraId="1633FDA1" w14:textId="77777777" w:rsidR="000D14B5" w:rsidRDefault="000D14B5">
      <w:pPr>
        <w:pStyle w:val="BodyText"/>
        <w:spacing w:before="5"/>
        <w:rPr>
          <w:sz w:val="26"/>
        </w:rPr>
      </w:pPr>
    </w:p>
    <w:p w14:paraId="6395D0F8" w14:textId="77777777" w:rsidR="000D14B5" w:rsidRDefault="009748A5">
      <w:pPr>
        <w:spacing w:before="88"/>
        <w:ind w:right="198"/>
        <w:jc w:val="center"/>
        <w:rPr>
          <w:b/>
          <w:sz w:val="28"/>
        </w:rPr>
      </w:pPr>
      <w:bookmarkStart w:id="337" w:name="Appendix_J"/>
      <w:bookmarkStart w:id="338" w:name="_bookmark43"/>
      <w:bookmarkEnd w:id="337"/>
      <w:bookmarkEnd w:id="338"/>
      <w:r>
        <w:rPr>
          <w:b/>
          <w:sz w:val="28"/>
        </w:rPr>
        <w:t>Appendix J</w:t>
      </w:r>
    </w:p>
    <w:p w14:paraId="057E9EE0" w14:textId="77777777" w:rsidR="000D14B5" w:rsidRDefault="000D14B5">
      <w:pPr>
        <w:pStyle w:val="BodyText"/>
        <w:spacing w:before="10"/>
        <w:rPr>
          <w:b/>
          <w:sz w:val="23"/>
        </w:rPr>
      </w:pPr>
    </w:p>
    <w:p w14:paraId="65A1B69D" w14:textId="77777777" w:rsidR="000D14B5" w:rsidRDefault="009748A5">
      <w:pPr>
        <w:ind w:right="198"/>
        <w:jc w:val="center"/>
        <w:rPr>
          <w:b/>
          <w:sz w:val="24"/>
        </w:rPr>
      </w:pPr>
      <w:r>
        <w:rPr>
          <w:b/>
          <w:sz w:val="24"/>
        </w:rPr>
        <w:t>Calibration Standards Record Form (KWF: WQ Form 2)</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339" w:name="Date"/>
            <w:bookmarkEnd w:id="339"/>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tbl>
    <w:p w14:paraId="51F5B072" w14:textId="77777777" w:rsidR="000D14B5" w:rsidRDefault="000D14B5">
      <w:pPr>
        <w:rPr>
          <w:sz w:val="20"/>
        </w:rPr>
        <w:sectPr w:rsidR="000D14B5">
          <w:headerReference w:type="default" r:id="rId80"/>
          <w:footerReference w:type="default" r:id="rId81"/>
          <w:pgSz w:w="11900" w:h="16840"/>
          <w:pgMar w:top="1320" w:right="420" w:bottom="940" w:left="620" w:header="929" w:footer="744" w:gutter="0"/>
          <w:cols w:space="720"/>
        </w:sectPr>
      </w:pPr>
    </w:p>
    <w:bookmarkEnd w:id="336"/>
    <w:p w14:paraId="597EE000" w14:textId="77777777" w:rsidR="000D14B5" w:rsidRDefault="000D14B5">
      <w:pPr>
        <w:pStyle w:val="BodyText"/>
        <w:spacing w:before="5"/>
        <w:rPr>
          <w:b/>
          <w:sz w:val="26"/>
        </w:rPr>
      </w:pPr>
    </w:p>
    <w:p w14:paraId="736450FD" w14:textId="77777777" w:rsidR="000D14B5" w:rsidRDefault="009748A5">
      <w:pPr>
        <w:spacing w:before="88" w:line="320" w:lineRule="exact"/>
        <w:ind w:right="200"/>
        <w:jc w:val="center"/>
        <w:rPr>
          <w:b/>
          <w:sz w:val="28"/>
        </w:rPr>
      </w:pPr>
      <w:bookmarkStart w:id="340" w:name="Appendix_K"/>
      <w:bookmarkStart w:id="341" w:name="_bookmark44"/>
      <w:bookmarkEnd w:id="340"/>
      <w:bookmarkEnd w:id="341"/>
      <w:r>
        <w:rPr>
          <w:b/>
          <w:sz w:val="28"/>
        </w:rPr>
        <w:t>Appendix K</w:t>
      </w:r>
    </w:p>
    <w:p w14:paraId="6A83F6D0" w14:textId="77777777" w:rsidR="000D14B5" w:rsidRDefault="009748A5">
      <w:pPr>
        <w:spacing w:line="320" w:lineRule="exact"/>
        <w:ind w:right="199"/>
        <w:jc w:val="center"/>
        <w:rPr>
          <w:sz w:val="28"/>
        </w:rPr>
      </w:pPr>
      <w:r>
        <w:rPr>
          <w:sz w:val="28"/>
        </w:rPr>
        <w:t>References:</w:t>
      </w:r>
    </w:p>
    <w:p w14:paraId="63A081F8" w14:textId="77777777" w:rsidR="000D14B5" w:rsidRDefault="000D14B5">
      <w:pPr>
        <w:pStyle w:val="BodyText"/>
        <w:spacing w:before="1"/>
      </w:pPr>
    </w:p>
    <w:p w14:paraId="1FA70354" w14:textId="77777777" w:rsidR="000D14B5" w:rsidRDefault="009748A5">
      <w:pPr>
        <w:pStyle w:val="BodyText"/>
        <w:ind w:left="532" w:right="1448"/>
      </w:pPr>
      <w:r>
        <w:t xml:space="preserve">ADEC Division of Water, Water Quality Standards and Restoration, Water Quality Reports: </w:t>
      </w:r>
      <w:hyperlink r:id="rId82">
        <w:r>
          <w:rPr>
            <w:u w:val="single"/>
          </w:rPr>
          <w:t>https://dec.alaska.gov/water/water-quality/reports</w:t>
        </w:r>
      </w:hyperlink>
    </w:p>
    <w:p w14:paraId="65376722" w14:textId="77777777" w:rsidR="000D14B5" w:rsidRDefault="000D14B5">
      <w:pPr>
        <w:pStyle w:val="BodyText"/>
        <w:spacing w:before="2"/>
        <w:rPr>
          <w:sz w:val="16"/>
        </w:rPr>
      </w:pPr>
    </w:p>
    <w:p w14:paraId="197C7758" w14:textId="77777777" w:rsidR="000D14B5" w:rsidRDefault="009748A5">
      <w:pPr>
        <w:pStyle w:val="BodyText"/>
        <w:spacing w:before="90"/>
        <w:ind w:left="532" w:right="1449"/>
      </w:pPr>
      <w:r>
        <w:t xml:space="preserve">ADEC Division of Water, Water Quality Standards and Restoration, Alaska Monitoring and Assessment Program Surveys: </w:t>
      </w:r>
      <w:hyperlink r:id="rId83" w:anchor="projectTables">
        <w:r>
          <w:rPr>
            <w:u w:val="single"/>
          </w:rPr>
          <w:t>https://dec.alaska.gov/water/water-</w:t>
        </w:r>
      </w:hyperlink>
      <w:r>
        <w:t xml:space="preserve"> </w:t>
      </w:r>
      <w:hyperlink r:id="rId84" w:anchor="projectTables">
        <w:r>
          <w:rPr>
            <w:u w:val="single"/>
          </w:rPr>
          <w:t>quality/monitoring/surveys/#projectTables</w:t>
        </w:r>
      </w:hyperlink>
    </w:p>
    <w:p w14:paraId="56FB2556" w14:textId="77777777" w:rsidR="000D14B5" w:rsidRDefault="000D14B5">
      <w:pPr>
        <w:pStyle w:val="BodyText"/>
        <w:rPr>
          <w:sz w:val="20"/>
        </w:rPr>
      </w:pPr>
    </w:p>
    <w:p w14:paraId="7BD4412F" w14:textId="77777777" w:rsidR="000D14B5" w:rsidRDefault="000D14B5">
      <w:pPr>
        <w:pStyle w:val="BodyText"/>
        <w:spacing w:before="10"/>
        <w:rPr>
          <w:sz w:val="19"/>
        </w:rPr>
      </w:pPr>
    </w:p>
    <w:p w14:paraId="18D5AC53" w14:textId="77777777" w:rsidR="000D14B5" w:rsidRDefault="009A1501">
      <w:pPr>
        <w:spacing w:before="92"/>
        <w:ind w:left="532"/>
        <w:rPr>
          <w:sz w:val="20"/>
        </w:rPr>
      </w:pPr>
      <w:hyperlink r:id="rId85">
        <w:r w:rsidR="009748A5">
          <w:rPr>
            <w:sz w:val="20"/>
            <w:u w:val="single"/>
          </w:rPr>
          <w:t>http://dnr.alaska.gov/parks/plans/krsmapln/kenrvpln.htm</w:t>
        </w:r>
      </w:hyperlink>
    </w:p>
    <w:p w14:paraId="5840B68E" w14:textId="77777777" w:rsidR="000D14B5" w:rsidRDefault="000D14B5">
      <w:pPr>
        <w:pStyle w:val="BodyText"/>
        <w:rPr>
          <w:sz w:val="20"/>
        </w:rPr>
      </w:pPr>
    </w:p>
    <w:p w14:paraId="45A84D96" w14:textId="77777777" w:rsidR="000D14B5" w:rsidRDefault="000D14B5">
      <w:pPr>
        <w:pStyle w:val="BodyText"/>
        <w:spacing w:before="3"/>
        <w:rPr>
          <w:sz w:val="20"/>
        </w:rPr>
      </w:pPr>
    </w:p>
    <w:p w14:paraId="64B551D3" w14:textId="77777777" w:rsidR="000D14B5" w:rsidRDefault="009748A5">
      <w:pPr>
        <w:pStyle w:val="BodyText"/>
        <w:spacing w:before="90"/>
        <w:ind w:left="532"/>
      </w:pPr>
      <w:r>
        <w:t>ADF&amp;G. 1992. Kenai River Water Quality Investigation Completion Report V.P. Litchfield and</w:t>
      </w:r>
    </w:p>
    <w:p w14:paraId="1B10FFCB" w14:textId="77777777" w:rsidR="000D14B5" w:rsidRDefault="009748A5">
      <w:pPr>
        <w:pStyle w:val="BodyText"/>
        <w:ind w:left="532"/>
      </w:pPr>
      <w:r>
        <w:t>G.B. Kyle FRED Report Number 123</w:t>
      </w:r>
    </w:p>
    <w:p w14:paraId="7631D70D" w14:textId="77777777" w:rsidR="000D14B5" w:rsidRDefault="000D14B5">
      <w:pPr>
        <w:pStyle w:val="BodyText"/>
      </w:pPr>
    </w:p>
    <w:p w14:paraId="7113F26C" w14:textId="77777777" w:rsidR="000D14B5" w:rsidRDefault="009748A5">
      <w:pPr>
        <w:pStyle w:val="BodyText"/>
        <w:ind w:left="532" w:right="1356"/>
      </w:pPr>
      <w:r>
        <w:t>ADNR. 1998. Kenai River Comprehensive Management Plan. Alaska Department of Natural Resources, Division of Land, Division of Parks &amp; Outdoor Recreation.</w:t>
      </w:r>
    </w:p>
    <w:p w14:paraId="25481E3C" w14:textId="77777777" w:rsidR="000D14B5" w:rsidRDefault="000D14B5">
      <w:pPr>
        <w:pStyle w:val="BodyText"/>
      </w:pPr>
    </w:p>
    <w:p w14:paraId="5ABCA728" w14:textId="77777777" w:rsidR="000D14B5" w:rsidRDefault="009748A5">
      <w:pPr>
        <w:pStyle w:val="BodyText"/>
        <w:ind w:left="532" w:right="1262"/>
      </w:pPr>
      <w:r>
        <w:t>CIK. 2009. Stream Temperature Monitoring Network for Cook Inlet Salmon Streams FY2009 Working Draft. Pg.</w:t>
      </w:r>
      <w:r>
        <w:rPr>
          <w:spacing w:val="-1"/>
        </w:rPr>
        <w:t xml:space="preserve"> </w:t>
      </w:r>
      <w:r>
        <w:t>1-21.</w:t>
      </w:r>
    </w:p>
    <w:p w14:paraId="12658EB0" w14:textId="77777777" w:rsidR="000D14B5" w:rsidRDefault="000D14B5">
      <w:pPr>
        <w:pStyle w:val="BodyText"/>
      </w:pPr>
    </w:p>
    <w:p w14:paraId="5D1FB1A7" w14:textId="77777777" w:rsidR="000D14B5" w:rsidRDefault="009748A5">
      <w:pPr>
        <w:pStyle w:val="BodyText"/>
        <w:ind w:left="532" w:right="1202"/>
      </w:pPr>
      <w:r>
        <w:t>CIK. 2010. Stream Temperature Monitoring Network for Cook Inlet Salmon Streams FY 2010 Working Draft. Pg.</w:t>
      </w:r>
      <w:r>
        <w:rPr>
          <w:spacing w:val="-1"/>
        </w:rPr>
        <w:t xml:space="preserve"> </w:t>
      </w:r>
      <w:r>
        <w:t>1-36.</w:t>
      </w:r>
    </w:p>
    <w:p w14:paraId="23EF4AF5" w14:textId="77777777" w:rsidR="000D14B5" w:rsidRDefault="000D14B5">
      <w:pPr>
        <w:pStyle w:val="BodyText"/>
      </w:pPr>
    </w:p>
    <w:p w14:paraId="2E1B5313" w14:textId="77777777" w:rsidR="000D14B5" w:rsidRDefault="009748A5">
      <w:pPr>
        <w:pStyle w:val="BodyText"/>
        <w:ind w:left="532" w:right="996"/>
      </w:pPr>
      <w:r>
        <w:t>CIK. 2012. Stream Temperature Monitoring Network for Cook Inlet Salmon Streams 2012 Data. Pg. 1-20.</w:t>
      </w:r>
    </w:p>
    <w:p w14:paraId="694ED0F9" w14:textId="77777777" w:rsidR="000D14B5" w:rsidRDefault="000D14B5">
      <w:pPr>
        <w:pStyle w:val="BodyText"/>
      </w:pPr>
    </w:p>
    <w:p w14:paraId="0FB3CED4" w14:textId="77777777" w:rsidR="000D14B5" w:rsidRDefault="009748A5">
      <w:pPr>
        <w:pStyle w:val="BodyText"/>
        <w:ind w:left="532" w:right="949"/>
      </w:pPr>
      <w:r>
        <w:t>CIK. 2013. Stream Temperature Monitoring Network for Cook Inlet Salmon Streams 2008-2012. Synthesis. Pg. 1-33.</w:t>
      </w:r>
    </w:p>
    <w:p w14:paraId="001263DA" w14:textId="77777777" w:rsidR="000D14B5" w:rsidRDefault="000D14B5">
      <w:pPr>
        <w:pStyle w:val="BodyText"/>
      </w:pPr>
    </w:p>
    <w:p w14:paraId="5C8D4496" w14:textId="77777777" w:rsidR="000D14B5" w:rsidRDefault="009748A5">
      <w:pPr>
        <w:pStyle w:val="BodyText"/>
        <w:ind w:left="532" w:right="3322"/>
      </w:pPr>
      <w:r>
        <w:t xml:space="preserve">EPA, National Water Quality Monitoring Council, Water Quality Portal: </w:t>
      </w:r>
      <w:hyperlink r:id="rId86">
        <w:r>
          <w:rPr>
            <w:u w:val="single"/>
          </w:rPr>
          <w:t>https://www.waterqualitydata.us/</w:t>
        </w:r>
      </w:hyperlink>
    </w:p>
    <w:p w14:paraId="328D16A5" w14:textId="77777777" w:rsidR="000D14B5" w:rsidRDefault="000D14B5">
      <w:pPr>
        <w:pStyle w:val="BodyText"/>
        <w:spacing w:before="2"/>
        <w:rPr>
          <w:sz w:val="16"/>
        </w:rPr>
      </w:pPr>
    </w:p>
    <w:p w14:paraId="69AA8B7C" w14:textId="77777777" w:rsidR="000D14B5" w:rsidRDefault="009748A5">
      <w:pPr>
        <w:pStyle w:val="BodyText"/>
        <w:spacing w:before="90"/>
        <w:ind w:left="532" w:right="3908"/>
      </w:pPr>
      <w:r>
        <w:t xml:space="preserve">FWS. 1997. Upper Kenai River Cooperative Plan. </w:t>
      </w:r>
      <w:hyperlink r:id="rId87">
        <w:r>
          <w:rPr>
            <w:u w:val="single"/>
          </w:rPr>
          <w:t>https://catalog.data.gov/dataset/upper-kenai-river-cooperative-plan</w:t>
        </w:r>
      </w:hyperlink>
    </w:p>
    <w:p w14:paraId="4EB60231" w14:textId="77777777" w:rsidR="000D14B5" w:rsidRDefault="000D14B5">
      <w:pPr>
        <w:pStyle w:val="BodyText"/>
        <w:spacing w:before="2"/>
        <w:rPr>
          <w:sz w:val="16"/>
        </w:rPr>
      </w:pPr>
    </w:p>
    <w:p w14:paraId="377EEC17" w14:textId="77777777" w:rsidR="000D14B5" w:rsidRDefault="009748A5">
      <w:pPr>
        <w:pStyle w:val="BodyText"/>
        <w:spacing w:before="90"/>
        <w:ind w:left="532"/>
      </w:pPr>
      <w:r>
        <w:rPr>
          <w:u w:val="single"/>
        </w:rPr>
        <w:t>KWF. 2012. Turbidity Monitoring on the Lower Kenai River, 2008-2010. Pg</w:t>
      </w:r>
    </w:p>
    <w:p w14:paraId="1B34037A" w14:textId="77777777" w:rsidR="000D14B5" w:rsidRDefault="000D14B5">
      <w:pPr>
        <w:pStyle w:val="BodyText"/>
        <w:spacing w:before="2"/>
        <w:rPr>
          <w:sz w:val="16"/>
        </w:rPr>
      </w:pPr>
    </w:p>
    <w:p w14:paraId="35761FFC" w14:textId="77777777" w:rsidR="000D14B5" w:rsidRDefault="009748A5">
      <w:pPr>
        <w:pStyle w:val="BodyText"/>
        <w:spacing w:before="90"/>
        <w:ind w:left="531" w:right="751"/>
      </w:pPr>
      <w:r>
        <w:t>KWF. 2017. A review of potential zinc and copper pollution sources in the Kenai River Watershed. Pg. 1-22.</w:t>
      </w:r>
    </w:p>
    <w:p w14:paraId="0FB5D706" w14:textId="77777777" w:rsidR="000D14B5" w:rsidRDefault="000D14B5">
      <w:pPr>
        <w:pStyle w:val="BodyText"/>
        <w:spacing w:before="11"/>
        <w:rPr>
          <w:sz w:val="23"/>
        </w:rPr>
      </w:pPr>
    </w:p>
    <w:p w14:paraId="4E06B7CD" w14:textId="77777777" w:rsidR="000D14B5" w:rsidRDefault="009748A5">
      <w:pPr>
        <w:pStyle w:val="BodyText"/>
        <w:ind w:left="532" w:right="1323"/>
      </w:pPr>
      <w:r>
        <w:t>KWF. 2017. Kenai River Watershed Zinc and Copper Pollution: A summary of data analysis, literature, review results, and suggested actions. Pg. 1-17.</w:t>
      </w:r>
    </w:p>
    <w:p w14:paraId="72C61D45" w14:textId="77777777" w:rsidR="000D14B5" w:rsidRDefault="000D14B5">
      <w:pPr>
        <w:pStyle w:val="BodyText"/>
      </w:pPr>
    </w:p>
    <w:p w14:paraId="355DCC30" w14:textId="77777777" w:rsidR="000D14B5" w:rsidRDefault="009748A5">
      <w:pPr>
        <w:pStyle w:val="BodyText"/>
        <w:ind w:left="532" w:right="1449"/>
      </w:pPr>
      <w:r>
        <w:t>KWF. 2015. Water quality assessment of the Kenai Watershed from July 2000 to July 2014. Orejuela, E.O., pg. 1-374.</w:t>
      </w:r>
    </w:p>
    <w:p w14:paraId="6A6F2B78" w14:textId="77777777" w:rsidR="000D14B5" w:rsidRDefault="000D14B5">
      <w:pPr>
        <w:sectPr w:rsidR="000D14B5">
          <w:headerReference w:type="default" r:id="rId88"/>
          <w:footerReference w:type="default" r:id="rId89"/>
          <w:pgSz w:w="11900" w:h="16840"/>
          <w:pgMar w:top="1320" w:right="420" w:bottom="940" w:left="620" w:header="929" w:footer="744" w:gutter="0"/>
          <w:cols w:space="720"/>
        </w:sectPr>
      </w:pPr>
    </w:p>
    <w:p w14:paraId="45E39939" w14:textId="7694F088" w:rsidR="000D14B5" w:rsidRDefault="00C561A2">
      <w:pPr>
        <w:spacing w:line="206" w:lineRule="exact"/>
        <w:ind w:right="730"/>
        <w:jc w:val="right"/>
        <w:rPr>
          <w:sz w:val="18"/>
        </w:rPr>
      </w:pPr>
      <w:r>
        <w:rPr>
          <w:sz w:val="18"/>
        </w:rPr>
        <w:lastRenderedPageBreak/>
        <w:t>July</w:t>
      </w:r>
      <w:r w:rsidR="00CF182D">
        <w:rPr>
          <w:sz w:val="18"/>
        </w:rPr>
        <w:t>, 2022 QAPP v4</w:t>
      </w:r>
    </w:p>
    <w:p w14:paraId="0E38EA4F" w14:textId="08D72F72" w:rsidR="007043C9" w:rsidRDefault="007043C9">
      <w:pPr>
        <w:spacing w:line="206" w:lineRule="exact"/>
        <w:ind w:right="730"/>
        <w:jc w:val="right"/>
        <w:rPr>
          <w:sz w:val="18"/>
        </w:rPr>
      </w:pPr>
    </w:p>
    <w:p w14:paraId="403E4F68" w14:textId="43E5639A" w:rsidR="007B035B" w:rsidRDefault="007B035B" w:rsidP="007B035B">
      <w:pPr>
        <w:pStyle w:val="Heading1"/>
      </w:pPr>
      <w:r>
        <w:t>Appendix K: References</w:t>
      </w:r>
      <w:ins w:id="342" w:author="Benjamin Meyer" w:date="2022-07-19T14:49:00Z">
        <w:r w:rsidR="008631EA">
          <w:t xml:space="preserve"> Continued</w:t>
        </w:r>
      </w:ins>
    </w:p>
    <w:p w14:paraId="13DB72A2" w14:textId="77777777" w:rsidR="007B035B" w:rsidRDefault="007B035B" w:rsidP="007043C9">
      <w:pPr>
        <w:spacing w:line="240" w:lineRule="exact"/>
        <w:ind w:left="720" w:right="730" w:hanging="720"/>
        <w:jc w:val="right"/>
        <w:rPr>
          <w:sz w:val="18"/>
        </w:rPr>
      </w:pPr>
    </w:p>
    <w:p w14:paraId="20DDB0DE" w14:textId="77777777" w:rsidR="007B035B" w:rsidRDefault="007B035B" w:rsidP="007043C9">
      <w:pPr>
        <w:spacing w:line="240" w:lineRule="exact"/>
        <w:ind w:left="720" w:right="730" w:hanging="720"/>
        <w:jc w:val="right"/>
        <w:rPr>
          <w:sz w:val="18"/>
        </w:rPr>
      </w:pPr>
    </w:p>
    <w:p w14:paraId="0C39E5A2" w14:textId="6093E178" w:rsidR="004D249F" w:rsidRDefault="007043C9" w:rsidP="00CF182D">
      <w:pPr>
        <w:spacing w:line="240" w:lineRule="exact"/>
        <w:ind w:left="720" w:right="730" w:hanging="720"/>
        <w:rPr>
          <w:noProof/>
          <w:sz w:val="24"/>
          <w:szCs w:val="24"/>
        </w:rPr>
      </w:pPr>
      <w:r w:rsidRPr="00CF182D">
        <w:rPr>
          <w:sz w:val="24"/>
          <w:szCs w:val="24"/>
        </w:rPr>
        <w:fldChar w:fldCharType="begin" w:fldLock="1"/>
      </w:r>
      <w:r w:rsidR="004D249F">
        <w:rPr>
          <w:sz w:val="24"/>
          <w:szCs w:val="24"/>
        </w:rPr>
        <w:instrText>ADDIN paperpile_bibliography &lt;pp-bibliography&gt;&lt;first-reference-indices&gt;&lt;formatting&gt;1&lt;/formatting&gt;&lt;space-after&gt;1&lt;/space-after&gt;&lt;/first-reference-indices&gt;&lt;/pp-bibliography&gt; \* MERGEFORMAT</w:instrText>
      </w:r>
      <w:r w:rsidRPr="00CF182D">
        <w:rPr>
          <w:sz w:val="24"/>
          <w:szCs w:val="24"/>
        </w:rPr>
        <w:fldChar w:fldCharType="separate"/>
      </w:r>
      <w:r w:rsidR="004D249F">
        <w:rPr>
          <w:noProof/>
          <w:sz w:val="24"/>
          <w:szCs w:val="24"/>
        </w:rPr>
        <w:t>ADEC. 2022a. “Kenai River Water Quality Monitoring Activities.” 2022. https://dec.alaska.gov/water/nonpoint-source-control/waters-in-the-spotlight/kenai-river-water-quality-monitoring-activities/.</w:t>
      </w:r>
    </w:p>
    <w:p w14:paraId="61039BA0" w14:textId="77777777" w:rsidR="004D249F" w:rsidRDefault="004D249F" w:rsidP="00CF182D">
      <w:pPr>
        <w:spacing w:line="240" w:lineRule="exact"/>
        <w:ind w:left="720" w:right="730" w:hanging="720"/>
        <w:rPr>
          <w:noProof/>
          <w:sz w:val="24"/>
          <w:szCs w:val="24"/>
        </w:rPr>
      </w:pPr>
      <w:r>
        <w:rPr>
          <w:noProof/>
          <w:sz w:val="24"/>
          <w:szCs w:val="24"/>
        </w:rPr>
        <w:t>———. 2022b. “Water Quality Standards and Restoration, Water Quality Reports.” February 15, 2022. https://dec.alaska.gov/water/water-quality/reports.</w:t>
      </w:r>
    </w:p>
    <w:p w14:paraId="6BA092F3" w14:textId="77777777" w:rsidR="004D249F" w:rsidRDefault="004D249F" w:rsidP="00CF182D">
      <w:pPr>
        <w:spacing w:line="240" w:lineRule="exact"/>
        <w:ind w:left="720" w:right="730" w:hanging="720"/>
        <w:rPr>
          <w:noProof/>
          <w:sz w:val="24"/>
          <w:szCs w:val="24"/>
        </w:rPr>
      </w:pPr>
      <w:r>
        <w:rPr>
          <w:noProof/>
          <w:sz w:val="24"/>
          <w:szCs w:val="24"/>
        </w:rPr>
        <w:t>AKDNR. 1997. “Kenai River Comprehensive Management Plan.” http://dnr.alaska.gov/parks/plans/krsmapln/krsma_1997_complete.pdf.</w:t>
      </w:r>
    </w:p>
    <w:p w14:paraId="3F743066" w14:textId="77777777" w:rsidR="004D249F" w:rsidRDefault="004D249F" w:rsidP="00CF182D">
      <w:pPr>
        <w:spacing w:line="240" w:lineRule="exact"/>
        <w:ind w:left="720" w:right="730" w:hanging="720"/>
        <w:rPr>
          <w:noProof/>
          <w:sz w:val="24"/>
          <w:szCs w:val="24"/>
        </w:rPr>
      </w:pPr>
      <w:r>
        <w:rPr>
          <w:noProof/>
          <w:sz w:val="24"/>
          <w:szCs w:val="24"/>
        </w:rPr>
        <w:t>Guerron Orejuela, Edgar. 2016. “Water Quality Assessment of the Kenai River Watershed from July 2000 to July 2014.” Kenai Watershed Forum. https://dec.alaska.gov/media/16756/kenai-river-baseline-monitoring-report-final-zncuappendix.pdf.</w:t>
      </w:r>
    </w:p>
    <w:p w14:paraId="7504B71E" w14:textId="77777777" w:rsidR="004D249F" w:rsidRDefault="004D249F" w:rsidP="00CF182D">
      <w:pPr>
        <w:spacing w:line="240" w:lineRule="exact"/>
        <w:ind w:left="720" w:right="730" w:hanging="720"/>
        <w:rPr>
          <w:noProof/>
          <w:sz w:val="24"/>
          <w:szCs w:val="24"/>
        </w:rPr>
      </w:pPr>
      <w:r>
        <w:rPr>
          <w:noProof/>
          <w:sz w:val="24"/>
          <w:szCs w:val="24"/>
        </w:rPr>
        <w:t>Litchfield, V. P., and G. B. Kyle. 1992. “Kenai River Water Quality Investigation Completion Report.” 123. Alaska Department of Fish and Game. http://www.adfg.alaska.gov/fedaidpdfs/FRED.123.pdf.</w:t>
      </w:r>
    </w:p>
    <w:p w14:paraId="3120416C" w14:textId="77777777" w:rsidR="004D249F" w:rsidRDefault="004D249F" w:rsidP="00CF182D">
      <w:pPr>
        <w:spacing w:line="240" w:lineRule="exact"/>
        <w:ind w:left="720" w:right="730" w:hanging="720"/>
        <w:rPr>
          <w:noProof/>
          <w:sz w:val="24"/>
          <w:szCs w:val="24"/>
        </w:rPr>
      </w:pPr>
      <w:r>
        <w:rPr>
          <w:noProof/>
          <w:sz w:val="24"/>
          <w:szCs w:val="24"/>
        </w:rPr>
        <w:t>Martin, Michelle, Joe Charbonnet, Elizabeth Jones, Jim Czarnezki, and Robert Ruffner. 2011. “Turbidity Monitoring on the Lower Kenai River, 2008-2010.” Kenai Watershed Forum.</w:t>
      </w:r>
    </w:p>
    <w:p w14:paraId="5DCBF437" w14:textId="77777777" w:rsidR="004D249F" w:rsidRDefault="004D249F" w:rsidP="00CF182D">
      <w:pPr>
        <w:spacing w:line="240" w:lineRule="exact"/>
        <w:ind w:left="720" w:right="730" w:hanging="720"/>
        <w:rPr>
          <w:noProof/>
          <w:sz w:val="24"/>
          <w:szCs w:val="24"/>
        </w:rPr>
      </w:pPr>
      <w:r>
        <w:rPr>
          <w:noProof/>
          <w:sz w:val="24"/>
          <w:szCs w:val="24"/>
        </w:rPr>
        <w:t>Mauger, Sue. 2013. “Cook Inlet Stream Temp Network Synthesis Report 2008-2012.” Cook Inletekeeper. https://inletkeeper.org/wp-content/uploads/2017/03/Cook-Inlet-Stream-Temp-Network-Synthesis-Report.pdf.</w:t>
      </w:r>
    </w:p>
    <w:p w14:paraId="6C5AFAFB" w14:textId="77777777" w:rsidR="004D249F" w:rsidRDefault="004D249F" w:rsidP="00CF182D">
      <w:pPr>
        <w:spacing w:line="240" w:lineRule="exact"/>
        <w:ind w:left="720" w:right="730" w:hanging="720"/>
        <w:rPr>
          <w:noProof/>
          <w:sz w:val="24"/>
          <w:szCs w:val="24"/>
        </w:rPr>
      </w:pPr>
      <w:r>
        <w:rPr>
          <w:noProof/>
          <w:sz w:val="24"/>
          <w:szCs w:val="24"/>
        </w:rPr>
        <w:t xml:space="preserve">Mauger, Sue, Rebecca Shaftel, Jason C. Leppi, and Daniel J. Rinella. 2017. “Summer Temperature Regimes in Southcentral Alaska Streams: Watershed Drivers of Variation and Potential Implications for Pacific Salmon.” </w:t>
      </w:r>
      <w:r w:rsidRPr="004D249F">
        <w:rPr>
          <w:i/>
          <w:noProof/>
          <w:sz w:val="24"/>
          <w:szCs w:val="24"/>
        </w:rPr>
        <w:t>Canadian Journal of Fisheries and Aquatic Sciences. Journal Canadien Des Sciences Halieutiques et Aquatiques</w:t>
      </w:r>
      <w:r>
        <w:rPr>
          <w:noProof/>
          <w:sz w:val="24"/>
          <w:szCs w:val="24"/>
        </w:rPr>
        <w:t xml:space="preserve"> 74 (5): 702–15.</w:t>
      </w:r>
    </w:p>
    <w:p w14:paraId="412F38EB" w14:textId="77777777" w:rsidR="004D249F" w:rsidRDefault="004D249F" w:rsidP="00CF182D">
      <w:pPr>
        <w:spacing w:line="240" w:lineRule="exact"/>
        <w:ind w:left="720" w:right="730" w:hanging="720"/>
        <w:rPr>
          <w:noProof/>
          <w:sz w:val="24"/>
          <w:szCs w:val="24"/>
        </w:rPr>
      </w:pPr>
      <w:r>
        <w:rPr>
          <w:noProof/>
          <w:sz w:val="24"/>
          <w:szCs w:val="24"/>
        </w:rPr>
        <w:t>McCard, Jennifer J. 2007. “Water Quality Assessment of the Kenai River Watershed from July 2000 to July 2006.” Kenai Watershed Forum.</w:t>
      </w:r>
    </w:p>
    <w:p w14:paraId="4243D286" w14:textId="72AF74F0" w:rsidR="007043C9" w:rsidRPr="00CF182D" w:rsidRDefault="004D249F" w:rsidP="00CF182D">
      <w:pPr>
        <w:spacing w:line="240" w:lineRule="exact"/>
        <w:ind w:left="720" w:right="730" w:hanging="720"/>
        <w:rPr>
          <w:noProof/>
          <w:sz w:val="24"/>
          <w:szCs w:val="24"/>
        </w:rPr>
      </w:pPr>
      <w:r>
        <w:rPr>
          <w:noProof/>
          <w:sz w:val="24"/>
          <w:szCs w:val="24"/>
        </w:rPr>
        <w:t>USFWS. 1997. “Upper Kenai River Cooperative Plan.” https://www.fws.gov/uploadedFiles/UpperKenaiRiverCoop_Plan_1997.pdf.</w:t>
      </w:r>
      <w:r w:rsidR="007043C9" w:rsidRPr="00CF182D">
        <w:rPr>
          <w:sz w:val="24"/>
          <w:szCs w:val="24"/>
        </w:rPr>
        <w:fldChar w:fldCharType="end"/>
      </w:r>
    </w:p>
    <w:p w14:paraId="77D085CF" w14:textId="77777777" w:rsidR="007B035B" w:rsidRDefault="007B035B" w:rsidP="007043C9">
      <w:pPr>
        <w:spacing w:line="240" w:lineRule="exact"/>
        <w:ind w:left="720" w:right="730" w:hanging="720"/>
        <w:jc w:val="right"/>
        <w:rPr>
          <w:sz w:val="18"/>
        </w:rPr>
      </w:pPr>
    </w:p>
    <w:sectPr w:rsidR="007B035B">
      <w:headerReference w:type="default" r:id="rId90"/>
      <w:footerReference w:type="default" r:id="rId91"/>
      <w:pgSz w:w="11900" w:h="16840"/>
      <w:pgMar w:top="1320" w:right="420" w:bottom="940" w:left="620" w:header="929" w:footer="74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5" w:author="Benjamin Meyer" w:date="2022-02-17T16:41:00Z" w:initials="BM">
    <w:p w14:paraId="098FD488" w14:textId="77777777" w:rsidR="009A1501" w:rsidRDefault="009A1501">
      <w:pPr>
        <w:pStyle w:val="CommentText"/>
      </w:pPr>
      <w:r>
        <w:rPr>
          <w:rStyle w:val="CommentReference"/>
        </w:rPr>
        <w:annotationRef/>
      </w:r>
      <w:r>
        <w:t>Get updated signatures and dates</w:t>
      </w:r>
    </w:p>
  </w:comment>
  <w:comment w:id="43" w:author="Benjamin Meyer" w:date="2022-07-18T07:26:00Z" w:initials="BM">
    <w:p w14:paraId="17843AEC" w14:textId="6DEB6F44" w:rsidR="009A1501" w:rsidRDefault="009A1501">
      <w:pPr>
        <w:pStyle w:val="CommentText"/>
      </w:pPr>
      <w:r>
        <w:rPr>
          <w:rStyle w:val="CommentReference"/>
        </w:rPr>
        <w:annotationRef/>
      </w:r>
      <w:r>
        <w:t xml:space="preserve">This figure requires revision and additional detail. The draft version of the new figure can be downloaded as a powerpoint file at </w:t>
      </w:r>
      <w:hyperlink r:id="rId1" w:history="1">
        <w:r w:rsidRPr="00832A07">
          <w:rPr>
            <w:rStyle w:val="Hyperlink"/>
          </w:rPr>
          <w:t>https://bit.ly/qapp_2022_fig5</w:t>
        </w:r>
      </w:hyperlink>
    </w:p>
  </w:comment>
  <w:comment w:id="51" w:author="Benjamin Meyer" w:date="2022-07-18T07:51:00Z" w:initials="BM">
    <w:p w14:paraId="519FE85E" w14:textId="603DD0C8" w:rsidR="009A1501" w:rsidRDefault="009A1501">
      <w:pPr>
        <w:pStyle w:val="CommentText"/>
      </w:pPr>
      <w:r>
        <w:rPr>
          <w:rStyle w:val="CommentReference"/>
        </w:rPr>
        <w:annotationRef/>
      </w:r>
      <w:r>
        <w:t>This whole section (A6) will require revision to better reflect and summarize the above three project elements. The three task headline section titles should match the list of the above three items</w:t>
      </w:r>
    </w:p>
  </w:comment>
  <w:comment w:id="164" w:author="Benjamin Meyer" w:date="2022-07-18T07:56:00Z" w:initials="BM">
    <w:p w14:paraId="3D6352CC" w14:textId="0F768EB4" w:rsidR="009A1501" w:rsidRDefault="009A1501">
      <w:pPr>
        <w:pStyle w:val="CommentText"/>
      </w:pPr>
      <w:r>
        <w:rPr>
          <w:rStyle w:val="CommentReference"/>
        </w:rPr>
        <w:annotationRef/>
      </w:r>
      <w:r>
        <w:t>Also removed coordinates for sites specific to Cu/Zn project</w:t>
      </w:r>
    </w:p>
  </w:comment>
  <w:comment w:id="227" w:author="Benjamin Meyer" w:date="2022-08-22T16:15:00Z" w:initials="BM">
    <w:p w14:paraId="3F7C815F" w14:textId="32DAF489" w:rsidR="009A1501" w:rsidRDefault="009A1501">
      <w:pPr>
        <w:pStyle w:val="CommentText"/>
      </w:pPr>
      <w:r>
        <w:rPr>
          <w:rStyle w:val="CommentReference"/>
        </w:rPr>
        <w:annotationRef/>
      </w:r>
      <w:r>
        <w:t>Please comment if this statement is correct and belongs here</w:t>
      </w:r>
    </w:p>
  </w:comment>
  <w:comment w:id="255" w:author="Benjamin Meyer" w:date="2022-02-18T12:25:00Z" w:initials="BM">
    <w:p w14:paraId="47DEF37A" w14:textId="200C24A7" w:rsidR="009A1501" w:rsidRDefault="009A1501">
      <w:pPr>
        <w:pStyle w:val="CommentText"/>
      </w:pPr>
      <w:r>
        <w:rPr>
          <w:rStyle w:val="CommentReference"/>
        </w:rPr>
        <w:annotationRef/>
      </w:r>
      <w:r>
        <w:t>Re-do diagram (in stand-alone jpg image) and text to make extra steps explicit: BM submits to AWQMS, DEC reviews and uplifts to EPA</w:t>
      </w:r>
    </w:p>
  </w:comment>
  <w:comment w:id="256" w:author="Benjamin Meyer" w:date="2022-07-19T15:51:00Z" w:initials="BM">
    <w:p w14:paraId="2ED937BF" w14:textId="77777777" w:rsidR="009A1501" w:rsidRDefault="009A1501" w:rsidP="00B34B0D">
      <w:pPr>
        <w:pStyle w:val="CommentText"/>
      </w:pPr>
      <w:r>
        <w:rPr>
          <w:rStyle w:val="CommentReference"/>
        </w:rPr>
        <w:annotationRef/>
      </w:r>
      <w:r>
        <w:t xml:space="preserve">Planning to combine the figure below with figure 1. Download most current draft as powerpoint file at </w:t>
      </w:r>
      <w:hyperlink r:id="rId2" w:history="1">
        <w:r w:rsidRPr="00832A07">
          <w:rPr>
            <w:rStyle w:val="Hyperlink"/>
          </w:rPr>
          <w:t>https://bit.ly/qapp_2022_fig5</w:t>
        </w:r>
      </w:hyperlink>
    </w:p>
    <w:p w14:paraId="4BB479B2" w14:textId="72155EF2" w:rsidR="009A1501" w:rsidRDefault="009A150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8FD488" w15:done="0"/>
  <w15:commentEx w15:paraId="17843AEC" w15:done="0"/>
  <w15:commentEx w15:paraId="519FE85E" w15:done="0"/>
  <w15:commentEx w15:paraId="3D6352CC" w15:done="0"/>
  <w15:commentEx w15:paraId="3F7C815F" w15:done="0"/>
  <w15:commentEx w15:paraId="47DEF37A" w15:done="0"/>
  <w15:commentEx w15:paraId="4BB479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37094" w14:textId="77777777" w:rsidR="00B816E8" w:rsidRDefault="00B816E8">
      <w:r>
        <w:separator/>
      </w:r>
    </w:p>
  </w:endnote>
  <w:endnote w:type="continuationSeparator" w:id="0">
    <w:p w14:paraId="629DFE2F" w14:textId="77777777" w:rsidR="00B816E8" w:rsidRDefault="00B81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770468"/>
      <w:docPartObj>
        <w:docPartGallery w:val="Page Numbers (Bottom of Page)"/>
        <w:docPartUnique/>
      </w:docPartObj>
    </w:sdtPr>
    <w:sdtEndPr>
      <w:rPr>
        <w:noProof/>
      </w:rPr>
    </w:sdtEndPr>
    <w:sdtContent>
      <w:p w14:paraId="3A023168" w14:textId="50D261F7" w:rsidR="009A1501" w:rsidRDefault="009A1501">
        <w:pPr>
          <w:pStyle w:val="Footer"/>
        </w:pPr>
        <w:r>
          <w:fldChar w:fldCharType="begin"/>
        </w:r>
        <w:r>
          <w:instrText xml:space="preserve"> PAGE   \* MERGEFORMAT </w:instrText>
        </w:r>
        <w:r>
          <w:fldChar w:fldCharType="separate"/>
        </w:r>
        <w:r w:rsidR="00B72218">
          <w:rPr>
            <w:noProof/>
          </w:rPr>
          <w:t>13</w:t>
        </w:r>
        <w:r>
          <w:rPr>
            <w:noProof/>
          </w:rPr>
          <w:fldChar w:fldCharType="end"/>
        </w:r>
      </w:p>
    </w:sdtContent>
  </w:sdt>
  <w:p w14:paraId="68F938E7" w14:textId="6853FAD9" w:rsidR="009A1501" w:rsidRDefault="009A1501">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37875"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7344" behindDoc="1" locked="0" layoutInCell="1" allowOverlap="1" wp14:anchorId="4E0BE977" wp14:editId="3A085D10">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89AD5" w14:textId="2567D04A"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BE977" id="_x0000_t202" coordsize="21600,21600" o:spt="202" path="m,l,21600r21600,l21600,xe">
              <v:stroke joinstyle="miter"/>
              <v:path gradientshapeok="t" o:connecttype="rect"/>
            </v:shapetype>
            <v:shape id="Text Box 37" o:spid="_x0000_s1058" type="#_x0000_t202" style="position:absolute;margin-left:412.8pt;margin-top:534.95pt;width:16.1pt;height:13.1pt;z-index:-1941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rwIAALE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" filled="f" stroked="f">
              <v:textbox inset="0,0,0,0">
                <w:txbxContent>
                  <w:p w14:paraId="78E89AD5" w14:textId="2567D04A"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925B7"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8368" behindDoc="1" locked="0" layoutInCell="1" allowOverlap="1" wp14:anchorId="28A0885C" wp14:editId="319C038B">
              <wp:simplePos x="0" y="0"/>
              <wp:positionH relativeFrom="page">
                <wp:posOffset>5151120</wp:posOffset>
              </wp:positionH>
              <wp:positionV relativeFrom="page">
                <wp:posOffset>6793865</wp:posOffset>
              </wp:positionV>
              <wp:extent cx="204470" cy="166370"/>
              <wp:effectExtent l="0" t="0" r="0" b="0"/>
              <wp:wrapNone/>
              <wp:docPr id="4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77FB6" w14:textId="320BDC36"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0885C" id="_x0000_t202" coordsize="21600,21600" o:spt="202" path="m,l,21600r21600,l21600,xe">
              <v:stroke joinstyle="miter"/>
              <v:path gradientshapeok="t" o:connecttype="rect"/>
            </v:shapetype>
            <v:shape id="Text Box 35" o:spid="_x0000_s1060" type="#_x0000_t202" style="position:absolute;margin-left:405.6pt;margin-top:534.95pt;width:16.1pt;height:13.1pt;z-index:-194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EpsA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" filled="f" stroked="f">
              <v:textbox inset="0,0,0,0">
                <w:txbxContent>
                  <w:p w14:paraId="3DE77FB6" w14:textId="320BDC36"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0</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0484B263"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62"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2mrw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" filled="f" stroked="f">
              <v:textbox inset="0,0,0,0">
                <w:txbxContent>
                  <w:p w14:paraId="421F2EA5" w14:textId="0484B263" w:rsidR="009A1501" w:rsidRDefault="009A1501">
                    <w:pPr>
                      <w:spacing w:before="12"/>
                      <w:ind w:left="60"/>
                      <w:rPr>
                        <w:sz w:val="20"/>
                      </w:rPr>
                    </w:pPr>
                    <w:r>
                      <w:fldChar w:fldCharType="begin"/>
                    </w:r>
                    <w:r>
                      <w:rPr>
                        <w:sz w:val="20"/>
                      </w:rPr>
                      <w:instrText xml:space="preserve"> PAGE </w:instrText>
                    </w:r>
                    <w:r>
                      <w:fldChar w:fldCharType="separate"/>
                    </w:r>
                    <w:r w:rsidR="00B72218">
                      <w:rPr>
                        <w:noProof/>
                        <w:sz w:val="20"/>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27" w:author="Benjamin Meyer" w:date="2022-07-19T14:47:00Z"/>
  <w:sdt>
    <w:sdtPr>
      <w:id w:val="-639726638"/>
      <w:docPartObj>
        <w:docPartGallery w:val="Page Numbers (Bottom of Page)"/>
        <w:docPartUnique/>
      </w:docPartObj>
    </w:sdtPr>
    <w:sdtEndPr>
      <w:rPr>
        <w:noProof/>
      </w:rPr>
    </w:sdtEndPr>
    <w:sdtContent>
      <w:customXmlInsRangeEnd w:id="127"/>
      <w:p w14:paraId="5402C139" w14:textId="6801EA57" w:rsidR="009A1501" w:rsidRDefault="009A1501">
        <w:pPr>
          <w:pStyle w:val="Footer"/>
          <w:rPr>
            <w:ins w:id="128" w:author="Benjamin Meyer" w:date="2022-07-19T14:47:00Z"/>
          </w:rPr>
        </w:pPr>
        <w:ins w:id="129" w:author="Benjamin Meyer" w:date="2022-07-19T14:47:00Z">
          <w:r>
            <w:fldChar w:fldCharType="begin"/>
          </w:r>
          <w:r>
            <w:instrText xml:space="preserve"> PAGE   \* MERGEFORMAT </w:instrText>
          </w:r>
          <w:r>
            <w:fldChar w:fldCharType="separate"/>
          </w:r>
        </w:ins>
        <w:r w:rsidR="00B72218">
          <w:rPr>
            <w:noProof/>
          </w:rPr>
          <w:t>11</w:t>
        </w:r>
        <w:ins w:id="130" w:author="Benjamin Meyer" w:date="2022-07-19T14:47:00Z">
          <w:r>
            <w:rPr>
              <w:noProof/>
            </w:rPr>
            <w:fldChar w:fldCharType="end"/>
          </w:r>
        </w:ins>
      </w:p>
      <w:customXmlInsRangeStart w:id="131" w:author="Benjamin Meyer" w:date="2022-07-19T14:47:00Z"/>
    </w:sdtContent>
  </w:sdt>
  <w:customXmlInsRangeEnd w:id="131"/>
  <w:p w14:paraId="77373ECE" w14:textId="64BB910E" w:rsidR="009A1501" w:rsidRDefault="009A150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63D04EC9" w14:textId="780EB4BB" w:rsidR="009A1501" w:rsidRDefault="009A1501">
        <w:pPr>
          <w:pStyle w:val="Footer"/>
        </w:pPr>
        <w:r>
          <w:fldChar w:fldCharType="begin"/>
        </w:r>
        <w:r>
          <w:instrText xml:space="preserve"> PAGE   \* MERGEFORMAT </w:instrText>
        </w:r>
        <w:r>
          <w:fldChar w:fldCharType="separate"/>
        </w:r>
        <w:r w:rsidR="00B72218">
          <w:rPr>
            <w:noProof/>
          </w:rPr>
          <w:t>31</w:t>
        </w:r>
        <w:r>
          <w:rPr>
            <w:noProof/>
          </w:rPr>
          <w:fldChar w:fldCharType="end"/>
        </w:r>
      </w:p>
    </w:sdtContent>
  </w:sdt>
  <w:p w14:paraId="3F217046" w14:textId="06BEE127" w:rsidR="009A1501" w:rsidRDefault="009A1501">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528706"/>
      <w:docPartObj>
        <w:docPartGallery w:val="Page Numbers (Bottom of Page)"/>
        <w:docPartUnique/>
      </w:docPartObj>
    </w:sdtPr>
    <w:sdtEndPr>
      <w:rPr>
        <w:noProof/>
      </w:rPr>
    </w:sdtEndPr>
    <w:sdtContent>
      <w:p w14:paraId="6F335210" w14:textId="791340A1" w:rsidR="009A1501" w:rsidRDefault="009A1501">
        <w:pPr>
          <w:pStyle w:val="Footer"/>
        </w:pPr>
        <w:r>
          <w:fldChar w:fldCharType="begin"/>
        </w:r>
        <w:r>
          <w:instrText xml:space="preserve"> PAGE   \* MERGEFORMAT </w:instrText>
        </w:r>
        <w:r>
          <w:fldChar w:fldCharType="separate"/>
        </w:r>
        <w:r w:rsidR="00B72218">
          <w:rPr>
            <w:noProof/>
          </w:rPr>
          <w:t>32</w:t>
        </w:r>
        <w:r>
          <w:rPr>
            <w:noProof/>
          </w:rPr>
          <w:fldChar w:fldCharType="end"/>
        </w:r>
      </w:p>
    </w:sdtContent>
  </w:sdt>
  <w:p w14:paraId="61510661" w14:textId="77777777" w:rsidR="009A1501" w:rsidRDefault="009A150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4D2F5F68" w:rsidR="009A1501" w:rsidRDefault="009A1501" w:rsidP="004911DB">
        <w:pPr>
          <w:pStyle w:val="Footer"/>
        </w:pPr>
        <w:r>
          <w:fldChar w:fldCharType="begin"/>
        </w:r>
        <w:r>
          <w:instrText xml:space="preserve"> PAGE   \* MERGEFORMAT </w:instrText>
        </w:r>
        <w:r>
          <w:fldChar w:fldCharType="separate"/>
        </w:r>
        <w:r w:rsidR="00B72218">
          <w:rPr>
            <w:noProof/>
          </w:rPr>
          <w:t>38</w:t>
        </w:r>
        <w:r>
          <w:rPr>
            <w:noProof/>
          </w:rPr>
          <w:fldChar w:fldCharType="end"/>
        </w:r>
      </w:p>
    </w:sdtContent>
  </w:sdt>
  <w:p w14:paraId="73772DCA" w14:textId="4D94051D" w:rsidR="009A1501" w:rsidRDefault="009A1501" w:rsidP="004911DB">
    <w:pPr>
      <w:pStyle w:val="Footer"/>
      <w:ind w:left="720"/>
      <w:jc w:val="center"/>
    </w:pPr>
    <w:r>
      <w:t>B-1</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950009"/>
      <w:docPartObj>
        <w:docPartGallery w:val="Page Numbers (Bottom of Page)"/>
        <w:docPartUnique/>
      </w:docPartObj>
    </w:sdtPr>
    <w:sdtEndPr>
      <w:rPr>
        <w:noProof/>
      </w:rPr>
    </w:sdtEndPr>
    <w:sdtContent>
      <w:p w14:paraId="4B74A618" w14:textId="4B77D5A5" w:rsidR="009A1501" w:rsidRDefault="009A1501">
        <w:pPr>
          <w:pStyle w:val="Footer"/>
        </w:pPr>
        <w:r>
          <w:fldChar w:fldCharType="begin"/>
        </w:r>
        <w:r>
          <w:instrText xml:space="preserve"> PAGE   \* MERGEFORMAT </w:instrText>
        </w:r>
        <w:r>
          <w:fldChar w:fldCharType="separate"/>
        </w:r>
        <w:r w:rsidR="00B72218">
          <w:rPr>
            <w:noProof/>
          </w:rPr>
          <w:t>40</w:t>
        </w:r>
        <w:r>
          <w:rPr>
            <w:noProof/>
          </w:rPr>
          <w:fldChar w:fldCharType="end"/>
        </w:r>
      </w:p>
    </w:sdtContent>
  </w:sdt>
  <w:p w14:paraId="324AAFB5" w14:textId="72406437" w:rsidR="009A1501" w:rsidRDefault="009A1501">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40F2CCC0" w:rsidR="009A1501" w:rsidRDefault="009A1501">
        <w:pPr>
          <w:pStyle w:val="Footer"/>
        </w:pPr>
        <w:r>
          <w:fldChar w:fldCharType="begin"/>
        </w:r>
        <w:r>
          <w:instrText xml:space="preserve"> PAGE   \* MERGEFORMAT </w:instrText>
        </w:r>
        <w:r>
          <w:fldChar w:fldCharType="separate"/>
        </w:r>
        <w:r w:rsidR="00B72218">
          <w:rPr>
            <w:noProof/>
          </w:rPr>
          <w:t>41</w:t>
        </w:r>
        <w:r>
          <w:rPr>
            <w:noProof/>
          </w:rPr>
          <w:fldChar w:fldCharType="end"/>
        </w:r>
      </w:p>
    </w:sdtContent>
  </w:sdt>
  <w:p w14:paraId="15A2E53A" w14:textId="5C83B767" w:rsidR="009A1501" w:rsidRDefault="009A1501">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4176"/>
      <w:docPartObj>
        <w:docPartGallery w:val="Page Numbers (Bottom of Page)"/>
        <w:docPartUnique/>
      </w:docPartObj>
    </w:sdtPr>
    <w:sdtEndPr>
      <w:rPr>
        <w:noProof/>
      </w:rPr>
    </w:sdtEndPr>
    <w:sdtContent>
      <w:p w14:paraId="0380EFEB" w14:textId="6CDA03A0" w:rsidR="009A1501" w:rsidRDefault="009A1501">
        <w:pPr>
          <w:pStyle w:val="Footer"/>
        </w:pPr>
        <w:r>
          <w:fldChar w:fldCharType="begin"/>
        </w:r>
        <w:r>
          <w:instrText xml:space="preserve"> PAGE   \* MERGEFORMAT </w:instrText>
        </w:r>
        <w:r>
          <w:fldChar w:fldCharType="separate"/>
        </w:r>
        <w:r w:rsidR="00B72218">
          <w:rPr>
            <w:noProof/>
          </w:rPr>
          <w:t>42</w:t>
        </w:r>
        <w:r>
          <w:rPr>
            <w:noProof/>
          </w:rPr>
          <w:fldChar w:fldCharType="end"/>
        </w:r>
      </w:p>
    </w:sdtContent>
  </w:sdt>
  <w:p w14:paraId="1C4BE3B0" w14:textId="1926E08B" w:rsidR="009A1501" w:rsidRDefault="009A1501">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87D46"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5024" behindDoc="1" locked="0" layoutInCell="1" allowOverlap="1" wp14:anchorId="677E13A7" wp14:editId="6AC4EE78">
              <wp:simplePos x="0" y="0"/>
              <wp:positionH relativeFrom="page">
                <wp:posOffset>5145405</wp:posOffset>
              </wp:positionH>
              <wp:positionV relativeFrom="page">
                <wp:posOffset>6939915</wp:posOffset>
              </wp:positionV>
              <wp:extent cx="216535" cy="166370"/>
              <wp:effectExtent l="0" t="0" r="0" b="0"/>
              <wp:wrapNone/>
              <wp:docPr id="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1ED5C" w14:textId="77777777" w:rsidR="009A1501" w:rsidRDefault="009A1501">
                          <w:pPr>
                            <w:spacing w:before="12"/>
                            <w:ind w:left="20"/>
                            <w:rPr>
                              <w:sz w:val="20"/>
                            </w:rPr>
                          </w:pPr>
                          <w:r>
                            <w:rPr>
                              <w:sz w:val="20"/>
                            </w:rPr>
                            <w:t>C-2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E13A7" id="_x0000_t202" coordsize="21600,21600" o:spt="202" path="m,l,21600r21600,l21600,xe">
              <v:stroke joinstyle="miter"/>
              <v:path gradientshapeok="t" o:connecttype="rect"/>
            </v:shapetype>
            <v:shape id="Text Box 22" o:spid="_x0000_s1067" type="#_x0000_t202" style="position:absolute;margin-left:405.15pt;margin-top:546.45pt;width:17.05pt;height:13.1pt;z-index:-1941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" filled="f" stroked="f">
              <v:textbox inset="0,0,0,0">
                <w:txbxContent>
                  <w:p w14:paraId="4A71ED5C" w14:textId="77777777" w:rsidR="009A1501" w:rsidRDefault="009A1501">
                    <w:pPr>
                      <w:spacing w:before="12"/>
                      <w:ind w:left="20"/>
                      <w:rPr>
                        <w:sz w:val="20"/>
                      </w:rPr>
                    </w:pPr>
                    <w:r>
                      <w:rPr>
                        <w:sz w:val="20"/>
                      </w:rPr>
                      <w:t>C-2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690478"/>
      <w:docPartObj>
        <w:docPartGallery w:val="Page Numbers (Bottom of Page)"/>
        <w:docPartUnique/>
      </w:docPartObj>
    </w:sdtPr>
    <w:sdtEndPr>
      <w:rPr>
        <w:noProof/>
      </w:rPr>
    </w:sdtEndPr>
    <w:sdtContent>
      <w:p w14:paraId="2917523A" w14:textId="0E5E14A0" w:rsidR="009A1501" w:rsidRDefault="009A1501">
        <w:pPr>
          <w:pStyle w:val="Footer"/>
        </w:pPr>
        <w:r>
          <w:fldChar w:fldCharType="begin"/>
        </w:r>
        <w:r>
          <w:instrText xml:space="preserve"> PAGE   \* MERGEFORMAT </w:instrText>
        </w:r>
        <w:r>
          <w:fldChar w:fldCharType="separate"/>
        </w:r>
        <w:r w:rsidR="00B72218">
          <w:rPr>
            <w:noProof/>
          </w:rPr>
          <w:t>44</w:t>
        </w:r>
        <w:r>
          <w:rPr>
            <w:noProof/>
          </w:rPr>
          <w:fldChar w:fldCharType="end"/>
        </w:r>
      </w:p>
    </w:sdtContent>
  </w:sdt>
  <w:p w14:paraId="5F54DCF3" w14:textId="408428A0" w:rsidR="009A1501" w:rsidRDefault="009A1501">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316984"/>
      <w:docPartObj>
        <w:docPartGallery w:val="Page Numbers (Bottom of Page)"/>
        <w:docPartUnique/>
      </w:docPartObj>
    </w:sdtPr>
    <w:sdtEndPr>
      <w:rPr>
        <w:noProof/>
      </w:rPr>
    </w:sdtEndPr>
    <w:sdtContent>
      <w:p w14:paraId="7EF49DE4" w14:textId="73FFECBB" w:rsidR="009A1501" w:rsidRDefault="009A1501">
        <w:pPr>
          <w:pStyle w:val="Footer"/>
        </w:pPr>
        <w:r>
          <w:fldChar w:fldCharType="begin"/>
        </w:r>
        <w:r>
          <w:instrText xml:space="preserve"> PAGE   \* MERGEFORMAT </w:instrText>
        </w:r>
        <w:r>
          <w:fldChar w:fldCharType="separate"/>
        </w:r>
        <w:r w:rsidR="007967D8">
          <w:rPr>
            <w:noProof/>
          </w:rPr>
          <w:t>46</w:t>
        </w:r>
        <w:r>
          <w:rPr>
            <w:noProof/>
          </w:rPr>
          <w:fldChar w:fldCharType="end"/>
        </w:r>
      </w:p>
    </w:sdtContent>
  </w:sdt>
  <w:p w14:paraId="4331CA5C" w14:textId="25EFE36D" w:rsidR="009A1501" w:rsidRDefault="009A1501">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099344C6" w14:textId="08A482D5" w:rsidR="009A1501" w:rsidRDefault="009A1501">
        <w:pPr>
          <w:pStyle w:val="Footer"/>
        </w:pPr>
        <w:r>
          <w:fldChar w:fldCharType="begin"/>
        </w:r>
        <w:r>
          <w:instrText xml:space="preserve"> PAGE   \* MERGEFORMAT </w:instrText>
        </w:r>
        <w:r>
          <w:fldChar w:fldCharType="separate"/>
        </w:r>
        <w:r w:rsidR="007967D8">
          <w:rPr>
            <w:noProof/>
          </w:rPr>
          <w:t>47</w:t>
        </w:r>
        <w:r>
          <w:rPr>
            <w:noProof/>
          </w:rPr>
          <w:fldChar w:fldCharType="end"/>
        </w:r>
      </w:p>
    </w:sdtContent>
  </w:sdt>
  <w:p w14:paraId="0C714D90" w14:textId="1AE97752" w:rsidR="009A1501" w:rsidRDefault="009A1501">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75C9B864" w:rsidR="009A1501" w:rsidRDefault="009A1501">
        <w:pPr>
          <w:pStyle w:val="Footer"/>
        </w:pPr>
        <w:r>
          <w:fldChar w:fldCharType="begin"/>
        </w:r>
        <w:r>
          <w:instrText xml:space="preserve"> PAGE   \* MERGEFORMAT </w:instrText>
        </w:r>
        <w:r>
          <w:fldChar w:fldCharType="separate"/>
        </w:r>
        <w:r w:rsidR="007967D8">
          <w:rPr>
            <w:noProof/>
          </w:rPr>
          <w:t>48</w:t>
        </w:r>
        <w:r>
          <w:rPr>
            <w:noProof/>
          </w:rPr>
          <w:fldChar w:fldCharType="end"/>
        </w:r>
      </w:p>
    </w:sdtContent>
  </w:sdt>
  <w:p w14:paraId="0E27E5C8" w14:textId="3369CBF7" w:rsidR="009A1501" w:rsidRDefault="009A1501">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05121"/>
      <w:docPartObj>
        <w:docPartGallery w:val="Page Numbers (Bottom of Page)"/>
        <w:docPartUnique/>
      </w:docPartObj>
    </w:sdtPr>
    <w:sdtEndPr>
      <w:rPr>
        <w:noProof/>
      </w:rPr>
    </w:sdtEndPr>
    <w:sdtContent>
      <w:p w14:paraId="3A5D078E" w14:textId="0ED555A1" w:rsidR="009A1501" w:rsidRDefault="009A1501">
        <w:pPr>
          <w:pStyle w:val="Footer"/>
        </w:pPr>
        <w:r>
          <w:fldChar w:fldCharType="begin"/>
        </w:r>
        <w:r>
          <w:instrText xml:space="preserve"> PAGE   \* MERGEFORMAT </w:instrText>
        </w:r>
        <w:r>
          <w:fldChar w:fldCharType="separate"/>
        </w:r>
        <w:r w:rsidR="007967D8">
          <w:rPr>
            <w:noProof/>
          </w:rPr>
          <w:t>49</w:t>
        </w:r>
        <w:r>
          <w:rPr>
            <w:noProof/>
          </w:rPr>
          <w:fldChar w:fldCharType="end"/>
        </w:r>
      </w:p>
    </w:sdtContent>
  </w:sdt>
  <w:p w14:paraId="7E0DDEDD" w14:textId="77777777" w:rsidR="009A1501" w:rsidRDefault="009A150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305657"/>
      <w:docPartObj>
        <w:docPartGallery w:val="Page Numbers (Bottom of Page)"/>
        <w:docPartUnique/>
      </w:docPartObj>
    </w:sdtPr>
    <w:sdtEndPr>
      <w:rPr>
        <w:noProof/>
      </w:rPr>
    </w:sdtEndPr>
    <w:sdtContent>
      <w:p w14:paraId="467A7471" w14:textId="7D70BC7F" w:rsidR="009A1501" w:rsidRDefault="009A1501">
        <w:pPr>
          <w:pStyle w:val="Footer"/>
        </w:pPr>
        <w:r>
          <w:fldChar w:fldCharType="begin"/>
        </w:r>
        <w:r>
          <w:instrText xml:space="preserve"> PAGE   \* MERGEFORMAT </w:instrText>
        </w:r>
        <w:r>
          <w:fldChar w:fldCharType="separate"/>
        </w:r>
        <w:r w:rsidR="007967D8">
          <w:rPr>
            <w:noProof/>
          </w:rPr>
          <w:t>50</w:t>
        </w:r>
        <w:r>
          <w:rPr>
            <w:noProof/>
          </w:rPr>
          <w:fldChar w:fldCharType="end"/>
        </w:r>
      </w:p>
    </w:sdtContent>
  </w:sdt>
  <w:p w14:paraId="1E87B987" w14:textId="5223E7A5" w:rsidR="009A1501" w:rsidRDefault="009A1501">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7604423"/>
      <w:docPartObj>
        <w:docPartGallery w:val="Page Numbers (Bottom of Page)"/>
        <w:docPartUnique/>
      </w:docPartObj>
    </w:sdtPr>
    <w:sdtEndPr>
      <w:rPr>
        <w:noProof/>
      </w:rPr>
    </w:sdtEndPr>
    <w:sdtContent>
      <w:p w14:paraId="61321119" w14:textId="5D6A730E" w:rsidR="009A1501" w:rsidRDefault="009A1501">
        <w:pPr>
          <w:pStyle w:val="Footer"/>
        </w:pPr>
        <w:r>
          <w:fldChar w:fldCharType="begin"/>
        </w:r>
        <w:r>
          <w:instrText xml:space="preserve"> PAGE   \* MERGEFORMAT </w:instrText>
        </w:r>
        <w:r>
          <w:fldChar w:fldCharType="separate"/>
        </w:r>
        <w:r w:rsidR="007967D8">
          <w:rPr>
            <w:noProof/>
          </w:rPr>
          <w:t>54</w:t>
        </w:r>
        <w:r>
          <w:rPr>
            <w:noProof/>
          </w:rPr>
          <w:fldChar w:fldCharType="end"/>
        </w:r>
      </w:p>
    </w:sdtContent>
  </w:sdt>
  <w:p w14:paraId="17C724A6" w14:textId="30BD1742" w:rsidR="009A1501" w:rsidRDefault="009A1501">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5F575608" w14:textId="66609710" w:rsidR="009A1501" w:rsidRDefault="009A1501">
        <w:pPr>
          <w:pStyle w:val="Footer"/>
        </w:pPr>
        <w:r>
          <w:fldChar w:fldCharType="begin"/>
        </w:r>
        <w:r>
          <w:instrText xml:space="preserve"> PAGE   \* MERGEFORMAT </w:instrText>
        </w:r>
        <w:r>
          <w:fldChar w:fldCharType="separate"/>
        </w:r>
        <w:r w:rsidR="007967D8">
          <w:rPr>
            <w:noProof/>
          </w:rPr>
          <w:t>56</w:t>
        </w:r>
        <w:r>
          <w:rPr>
            <w:noProof/>
          </w:rPr>
          <w:fldChar w:fldCharType="end"/>
        </w:r>
      </w:p>
    </w:sdtContent>
  </w:sdt>
  <w:p w14:paraId="71863252" w14:textId="2CDE184F" w:rsidR="009A1501" w:rsidRDefault="009A1501">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0426E4DA" w14:textId="666B17BC" w:rsidR="009A1501" w:rsidRDefault="009A1501">
        <w:pPr>
          <w:pStyle w:val="Footer"/>
        </w:pPr>
        <w:r>
          <w:fldChar w:fldCharType="begin"/>
        </w:r>
        <w:r>
          <w:instrText xml:space="preserve"> PAGE   \* MERGEFORMAT </w:instrText>
        </w:r>
        <w:r>
          <w:fldChar w:fldCharType="separate"/>
        </w:r>
        <w:r w:rsidR="007967D8">
          <w:rPr>
            <w:noProof/>
          </w:rPr>
          <w:t>57</w:t>
        </w:r>
        <w:r>
          <w:rPr>
            <w:noProof/>
          </w:rPr>
          <w:fldChar w:fldCharType="end"/>
        </w:r>
      </w:p>
    </w:sdtContent>
  </w:sdt>
  <w:p w14:paraId="644AC2B4" w14:textId="79567080" w:rsidR="009A1501" w:rsidRDefault="009A1501">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367192"/>
      <w:docPartObj>
        <w:docPartGallery w:val="Page Numbers (Bottom of Page)"/>
        <w:docPartUnique/>
      </w:docPartObj>
    </w:sdtPr>
    <w:sdtEndPr>
      <w:rPr>
        <w:noProof/>
      </w:rPr>
    </w:sdtEndPr>
    <w:sdtContent>
      <w:p w14:paraId="7B58FB1E" w14:textId="494DA931" w:rsidR="009A1501" w:rsidRDefault="009A1501">
        <w:pPr>
          <w:pStyle w:val="Footer"/>
        </w:pPr>
        <w:r>
          <w:fldChar w:fldCharType="begin"/>
        </w:r>
        <w:r>
          <w:instrText xml:space="preserve"> PAGE   \* MERGEFORMAT </w:instrText>
        </w:r>
        <w:r>
          <w:fldChar w:fldCharType="separate"/>
        </w:r>
        <w:r w:rsidR="007967D8">
          <w:rPr>
            <w:noProof/>
          </w:rPr>
          <w:t>58</w:t>
        </w:r>
        <w:r>
          <w:rPr>
            <w:noProof/>
          </w:rPr>
          <w:fldChar w:fldCharType="end"/>
        </w:r>
      </w:p>
    </w:sdtContent>
  </w:sdt>
  <w:p w14:paraId="5FFA7228" w14:textId="06580F8B" w:rsidR="009A1501" w:rsidRDefault="009A1501">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0A668"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5776" behindDoc="1" locked="0" layoutInCell="1" allowOverlap="1" wp14:anchorId="659FE57A" wp14:editId="423364D8">
              <wp:simplePos x="0" y="0"/>
              <wp:positionH relativeFrom="page">
                <wp:posOffset>3582670</wp:posOffset>
              </wp:positionH>
              <wp:positionV relativeFrom="page">
                <wp:posOffset>10078085</wp:posOffset>
              </wp:positionV>
              <wp:extent cx="238760" cy="1663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D7272" w14:textId="77777777" w:rsidR="009A1501" w:rsidRDefault="009A1501">
                          <w:pPr>
                            <w:spacing w:before="12"/>
                            <w:ind w:left="20"/>
                            <w:rPr>
                              <w:sz w:val="20"/>
                            </w:rPr>
                          </w:pPr>
                          <w:r>
                            <w:rPr>
                              <w:sz w:val="20"/>
                            </w:rPr>
                            <w:t>H-</w:t>
                          </w:r>
                          <w:r>
                            <w:rPr>
                              <w:spacing w:val="-27"/>
                              <w:sz w:val="20"/>
                            </w:rPr>
                            <w:t xml:space="preserve"> </w:t>
                          </w:r>
                          <w:r>
                            <w:rPr>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9FE57A" id="_x0000_t202" coordsize="21600,21600" o:spt="202" path="m,l,21600r21600,l21600,xe">
              <v:stroke joinstyle="miter"/>
              <v:path gradientshapeok="t" o:connecttype="rect"/>
            </v:shapetype>
            <v:shape id="Text Box 1" o:spid="_x0000_s1079" type="#_x0000_t202" style="position:absolute;margin-left:282.1pt;margin-top:793.55pt;width:18.8pt;height:13.1pt;z-index:-1940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" filled="f" stroked="f">
              <v:textbox inset="0,0,0,0">
                <w:txbxContent>
                  <w:p w14:paraId="500D7272" w14:textId="77777777" w:rsidR="00FF4C15" w:rsidRDefault="00FF4C15">
                    <w:pPr>
                      <w:spacing w:before="12"/>
                      <w:ind w:left="20"/>
                      <w:rPr>
                        <w:sz w:val="20"/>
                      </w:rPr>
                    </w:pPr>
                    <w:r>
                      <w:rPr>
                        <w:sz w:val="20"/>
                      </w:rPr>
                      <w:t>H-</w:t>
                    </w:r>
                    <w:r>
                      <w:rPr>
                        <w:spacing w:val="-27"/>
                        <w:sz w:val="20"/>
                      </w:rPr>
                      <w:t xml:space="preserve"> </w:t>
                    </w:r>
                    <w:r>
                      <w:rPr>
                        <w:sz w:val="2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F0D0AF" w14:textId="77777777" w:rsidR="00B816E8" w:rsidRDefault="00B816E8">
      <w:r>
        <w:separator/>
      </w:r>
    </w:p>
  </w:footnote>
  <w:footnote w:type="continuationSeparator" w:id="0">
    <w:p w14:paraId="4BA3CA12" w14:textId="77777777" w:rsidR="00B816E8" w:rsidRDefault="00B816E8">
      <w:r>
        <w:continuationSeparator/>
      </w:r>
    </w:p>
  </w:footnote>
  <w:footnote w:id="1">
    <w:p w14:paraId="48A3513E" w14:textId="0B4DA80F" w:rsidR="009A1501" w:rsidRDefault="009A1501" w:rsidP="00274B87">
      <w:pPr>
        <w:pStyle w:val="FootnoteText"/>
        <w:ind w:left="720"/>
      </w:pPr>
      <w:ins w:id="71" w:author="Benjamin Meyer" w:date="2022-08-22T15:36:00Z">
        <w:r w:rsidRPr="00D14AB6">
          <w:t>*</w:t>
        </w:r>
        <w:r>
          <w:t xml:space="preserve"> </w:t>
        </w:r>
      </w:ins>
      <w:ins w:id="72" w:author="Benjamin Meyer" w:date="2022-08-22T15:37:00Z">
        <w:r>
          <w:t>All</w:t>
        </w:r>
      </w:ins>
      <w:ins w:id="73" w:author="Benjamin Meyer" w:date="2022-08-22T15:36:00Z">
        <w:r>
          <w:t xml:space="preserve"> measurements used to calculate</w:t>
        </w:r>
      </w:ins>
      <w:ins w:id="74" w:author="Benjamin Meyer" w:date="2022-08-22T15:37:00Z">
        <w:r>
          <w:t xml:space="preserve"> pr</w:t>
        </w:r>
      </w:ins>
      <w:ins w:id="75" w:author="Benjamin Meyer" w:date="2022-08-22T15:40:00Z">
        <w:r>
          <w:t xml:space="preserve">ecision / </w:t>
        </w:r>
      </w:ins>
      <w:ins w:id="76" w:author="Benjamin Meyer" w:date="2022-08-22T15:41:00Z">
        <w:r>
          <w:t>RPD</w:t>
        </w:r>
      </w:ins>
      <w:ins w:id="77" w:author="Benjamin Meyer" w:date="2022-08-22T15:42:00Z">
        <w:r>
          <w:t xml:space="preserve"> must be above practical quantitation limit </w:t>
        </w:r>
      </w:ins>
      <w:ins w:id="78" w:author="Benjamin Meyer" w:date="2022-08-22T15:44:00Z">
        <w:r>
          <w:t>(PQL) and/or reporting limit (RL)</w:t>
        </w:r>
      </w:ins>
    </w:p>
  </w:footnote>
  <w:footnote w:id="2">
    <w:p w14:paraId="2B32E2C5" w14:textId="76CFDD2A" w:rsidR="009A1501" w:rsidRDefault="009A1501">
      <w:pPr>
        <w:pStyle w:val="FootnoteText"/>
      </w:pPr>
      <w:ins w:id="90" w:author="Benjamin Meyer" w:date="2022-08-22T15:47:00Z">
        <w:r>
          <w:rPr>
            <w:rStyle w:val="FootnoteReference"/>
          </w:rPr>
          <w:t>*</w:t>
        </w:r>
      </w:ins>
      <w:ins w:id="91" w:author="Benjamin Meyer" w:date="2022-08-22T15:45:00Z">
        <w:r>
          <w:t xml:space="preserve"> All measurements used to calculate precision / RPD must be above practical quantitation limit (PQL) and/or reporting limit (RL)</w:t>
        </w:r>
      </w:ins>
    </w:p>
  </w:footnote>
  <w:footnote w:id="3">
    <w:p w14:paraId="7F84F805" w14:textId="59F7A098" w:rsidR="009A1501" w:rsidRDefault="009A1501">
      <w:pPr>
        <w:pStyle w:val="FootnoteText"/>
      </w:pPr>
      <w:ins w:id="100" w:author="Benjamin Meyer" w:date="2022-08-22T15:47:00Z">
        <w:r>
          <w:rPr>
            <w:rStyle w:val="FootnoteReference"/>
          </w:rPr>
          <w:t>*</w:t>
        </w:r>
        <w:r>
          <w:t xml:space="preserve"> All measurements used to calculate precision / RPD must be above practical quantitation limit (PQL) and/or reporting limit (RL)</w:t>
        </w:r>
      </w:ins>
    </w:p>
  </w:footnote>
  <w:footnote w:id="4">
    <w:p w14:paraId="2FD754AE" w14:textId="58DA55C7" w:rsidR="009A1501" w:rsidRDefault="009A1501">
      <w:pPr>
        <w:pStyle w:val="FootnoteText"/>
      </w:pPr>
      <w:ins w:id="121" w:author="Benjamin Meyer" w:date="2022-08-22T15:48:00Z">
        <w:r>
          <w:rPr>
            <w:rStyle w:val="FootnoteReference"/>
          </w:rPr>
          <w:footnoteRef/>
        </w:r>
        <w:r>
          <w:t xml:space="preserve"> </w:t>
        </w:r>
      </w:ins>
      <w:ins w:id="122" w:author="Benjamin Meyer" w:date="2022-08-22T15:49:00Z">
        <w:r>
          <w:t>All measurements used to calculate precision / RPD must be above practical quantitation limit (PQL) and/or reporting limit (RL)</w:t>
        </w:r>
      </w:ins>
    </w:p>
  </w:footnote>
  <w:footnote w:id="5">
    <w:p w14:paraId="19D665A7" w14:textId="77777777" w:rsidR="009A1501" w:rsidRPr="00EA6E5A" w:rsidRDefault="009A1501"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028B7"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6320" behindDoc="1" locked="0" layoutInCell="1" allowOverlap="1" wp14:anchorId="31831D62" wp14:editId="0E0AFE5D">
              <wp:simplePos x="0" y="0"/>
              <wp:positionH relativeFrom="page">
                <wp:posOffset>4876800</wp:posOffset>
              </wp:positionH>
              <wp:positionV relativeFrom="page">
                <wp:posOffset>577215</wp:posOffset>
              </wp:positionV>
              <wp:extent cx="2232025" cy="283845"/>
              <wp:effectExtent l="0" t="0" r="0" b="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EC869"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02EB6088" w14:textId="0C6AE11E"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31D62" id="_x0000_t202" coordsize="21600,21600" o:spt="202" path="m,l,21600r21600,l21600,xe">
              <v:stroke joinstyle="miter"/>
              <v:path gradientshapeok="t" o:connecttype="rect"/>
            </v:shapetype>
            <v:shape id="Text Box 39" o:spid="_x0000_s1057" type="#_x0000_t202" style="position:absolute;margin-left:384pt;margin-top:45.45pt;width:175.75pt;height:22.35pt;z-index:-1942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YAD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LjDhpoUcPdNDoVgxoFpv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" filled="f" stroked="f">
              <v:textbox inset="0,0,0,0">
                <w:txbxContent>
                  <w:p w14:paraId="67CEC869"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02EB6088" w14:textId="0C6AE11E"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9C55C" w14:textId="77777777" w:rsidR="009A1501" w:rsidRDefault="009A150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D6296"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7856" behindDoc="1" locked="0" layoutInCell="1" allowOverlap="1" wp14:anchorId="6DE6F8B0" wp14:editId="50DF7BE3">
              <wp:simplePos x="0" y="0"/>
              <wp:positionH relativeFrom="page">
                <wp:posOffset>7373620</wp:posOffset>
              </wp:positionH>
              <wp:positionV relativeFrom="page">
                <wp:posOffset>577215</wp:posOffset>
              </wp:positionV>
              <wp:extent cx="2232025" cy="283845"/>
              <wp:effectExtent l="0" t="0" r="0" b="0"/>
              <wp:wrapNone/>
              <wp:docPr id="4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70B76"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277F72A7"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E6F8B0" id="_x0000_t202" coordsize="21600,21600" o:spt="202" path="m,l,21600r21600,l21600,xe">
              <v:stroke joinstyle="miter"/>
              <v:path gradientshapeok="t" o:connecttype="rect"/>
            </v:shapetype>
            <v:shape id="Text Box 36" o:spid="_x0000_s1059" type="#_x0000_t202" style="position:absolute;margin-left:580.6pt;margin-top:45.45pt;width:175.75pt;height:22.35pt;z-index:-1941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5tq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A1Dm2qyAgAAsgUA&#10;AA4AAAAAAAAAAAAAAAAALgIAAGRycy9lMm9Eb2MueG1sUEsBAi0AFAAGAAgAAAAhAMWTuHTgAAAA&#10;DAEAAA8AAAAAAAAAAAAAAAAADAUAAGRycy9kb3ducmV2LnhtbFBLBQYAAAAABAAEAPMAAAAZBgAA&#10;AAA=&#10;" filled="f" stroked="f">
              <v:textbox inset="0,0,0,0">
                <w:txbxContent>
                  <w:p w14:paraId="33F70B76"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277F72A7"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4FDC1303" w14:textId="30DF82A6"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Text Box 34" o:spid="_x0000_s1061"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oCsQ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" filled="f" stroked="f">
              <v:textbox inset="0,0,0,0">
                <w:txbxContent>
                  <w:p w14:paraId="319F85C8"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4FDC1303" w14:textId="30DF82A6"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899904" behindDoc="1" locked="0" layoutInCell="1" allowOverlap="1" wp14:anchorId="6C7CAAAB" wp14:editId="05AC41E2">
              <wp:simplePos x="0" y="0"/>
              <wp:positionH relativeFrom="page">
                <wp:posOffset>4582160</wp:posOffset>
              </wp:positionH>
              <wp:positionV relativeFrom="page">
                <wp:posOffset>577215</wp:posOffset>
              </wp:positionV>
              <wp:extent cx="2232025" cy="283845"/>
              <wp:effectExtent l="0" t="0" r="0" b="0"/>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4D34"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1DAA962A" w14:textId="28BAE52C"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CAAAB" id="_x0000_t202" coordsize="21600,21600" o:spt="202" path="m,l,21600r21600,l21600,xe">
              <v:stroke joinstyle="miter"/>
              <v:path gradientshapeok="t" o:connecttype="rect"/>
            </v:shapetype>
            <v:shape id="Text Box 32" o:spid="_x0000_s1063" type="#_x0000_t202" style="position:absolute;margin-left:360.8pt;margin-top:45.45pt;width:175.75pt;height:22.35pt;z-index:-194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zN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" filled="f" stroked="f">
              <v:textbox inset="0,0,0,0">
                <w:txbxContent>
                  <w:p w14:paraId="4A7C4D34"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1DAA962A" w14:textId="28BAE52C"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ED5C8"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0928" behindDoc="1" locked="0" layoutInCell="1" allowOverlap="1" wp14:anchorId="563E2B34" wp14:editId="2A0C5317">
              <wp:simplePos x="0" y="0"/>
              <wp:positionH relativeFrom="page">
                <wp:posOffset>4236720</wp:posOffset>
              </wp:positionH>
              <wp:positionV relativeFrom="page">
                <wp:posOffset>577215</wp:posOffset>
              </wp:positionV>
              <wp:extent cx="2232025" cy="283845"/>
              <wp:effectExtent l="0" t="0" r="0" b="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0592B"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FE9C972"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E2B34" id="_x0000_t202" coordsize="21600,21600" o:spt="202" path="m,l,21600r21600,l21600,xe">
              <v:stroke joinstyle="miter"/>
              <v:path gradientshapeok="t" o:connecttype="rect"/>
            </v:shapetype>
            <v:shape id="Text Box 30" o:spid="_x0000_s1064" type="#_x0000_t202" style="position:absolute;margin-left:333.6pt;margin-top:45.45pt;width:175.75pt;height:22.35pt;z-index:-1941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JsqswIAALI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" filled="f" stroked="f">
              <v:textbox inset="0,0,0,0">
                <w:txbxContent>
                  <w:p w14:paraId="7D80592B"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FE9C972"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B7AAB"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1952" behindDoc="1" locked="0" layoutInCell="1" allowOverlap="1" wp14:anchorId="7891DFD1" wp14:editId="0F444E03">
              <wp:simplePos x="0" y="0"/>
              <wp:positionH relativeFrom="page">
                <wp:posOffset>4236720</wp:posOffset>
              </wp:positionH>
              <wp:positionV relativeFrom="page">
                <wp:posOffset>577215</wp:posOffset>
              </wp:positionV>
              <wp:extent cx="2232025" cy="283845"/>
              <wp:effectExtent l="0" t="0" r="0" b="0"/>
              <wp:wrapNone/>
              <wp:docPr id="3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4984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6072CECE"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1DFD1" id="_x0000_t202" coordsize="21600,21600" o:spt="202" path="m,l,21600r21600,l21600,xe">
              <v:stroke joinstyle="miter"/>
              <v:path gradientshapeok="t" o:connecttype="rect"/>
            </v:shapetype>
            <v:shape id="Text Box 28" o:spid="_x0000_s1065" type="#_x0000_t202" style="position:absolute;margin-left:333.6pt;margin-top:45.45pt;width:175.75pt;height:22.35pt;z-index:-19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" filled="f" stroked="f">
              <v:textbox inset="0,0,0,0">
                <w:txbxContent>
                  <w:p w14:paraId="57A4984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6072CECE"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77777777" w:rsidR="009A1501" w:rsidRPr="00447864" w:rsidRDefault="009A1501" w:rsidP="00D859C7">
    <w:pPr>
      <w:pStyle w:val="Header"/>
      <w:jc w:val="center"/>
      <w:rPr>
        <w:i/>
        <w:sz w:val="20"/>
      </w:rPr>
    </w:pPr>
    <w:r w:rsidRPr="00447864">
      <w:rPr>
        <w:i/>
        <w:sz w:val="20"/>
      </w:rPr>
      <w:t>Kenai River Baseline Wate</w:t>
    </w:r>
    <w:r>
      <w:rPr>
        <w:i/>
        <w:sz w:val="20"/>
      </w:rPr>
      <w:t>r Quality Sampling Procedures, Updated June 2022</w:t>
    </w:r>
  </w:p>
  <w:p w14:paraId="7FA7EC55" w14:textId="77777777" w:rsidR="009A1501" w:rsidRDefault="009A15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2E64E"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2976" behindDoc="1" locked="0" layoutInCell="1" allowOverlap="1" wp14:anchorId="01E5E9FC" wp14:editId="6C4E2996">
              <wp:simplePos x="0" y="0"/>
              <wp:positionH relativeFrom="page">
                <wp:posOffset>4765040</wp:posOffset>
              </wp:positionH>
              <wp:positionV relativeFrom="page">
                <wp:posOffset>577215</wp:posOffset>
              </wp:positionV>
              <wp:extent cx="2069465" cy="415290"/>
              <wp:effectExtent l="0" t="0" r="0" b="0"/>
              <wp:wrapNone/>
              <wp:docPr id="3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4E4A0"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B0378E9" w14:textId="0D073B13"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5E9FC" id="_x0000_t202" coordsize="21600,21600" o:spt="202" path="m,l,21600r21600,l21600,xe">
              <v:stroke joinstyle="miter"/>
              <v:path gradientshapeok="t" o:connecttype="rect"/>
            </v:shapetype>
            <v:shape id="Text Box 26" o:spid="_x0000_s1066" type="#_x0000_t202" style="position:absolute;margin-left:375.2pt;margin-top:45.45pt;width:162.95pt;height:32.7pt;z-index:-194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" filled="f" stroked="f">
              <v:textbox inset="0,0,0,0">
                <w:txbxContent>
                  <w:p w14:paraId="0144E4A0"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B0378E9" w14:textId="0D073B13"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7777777" w:rsidR="009A1501" w:rsidRDefault="009A150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22FDC" w14:textId="77777777" w:rsidR="009A1501" w:rsidRDefault="009A1501">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0834C" w14:textId="77777777" w:rsidR="009A1501" w:rsidRDefault="009A150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2197A"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5536" behindDoc="1" locked="0" layoutInCell="1" allowOverlap="1" wp14:anchorId="1FFD54A7" wp14:editId="54A5433D">
              <wp:simplePos x="0" y="0"/>
              <wp:positionH relativeFrom="page">
                <wp:posOffset>4765040</wp:posOffset>
              </wp:positionH>
              <wp:positionV relativeFrom="page">
                <wp:posOffset>577215</wp:posOffset>
              </wp:positionV>
              <wp:extent cx="2069465" cy="415290"/>
              <wp:effectExtent l="0" t="0" r="0"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9A35B"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48CB88B" w14:textId="0C5718A7"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D54A7" id="_x0000_t202" coordsize="21600,21600" o:spt="202" path="m,l,21600r21600,l21600,xe">
              <v:stroke joinstyle="miter"/>
              <v:path gradientshapeok="t" o:connecttype="rect"/>
            </v:shapetype>
            <v:shape id="Text Box 21" o:spid="_x0000_s1068" type="#_x0000_t202" style="position:absolute;margin-left:375.2pt;margin-top:45.45pt;width:162.95pt;height:32.7pt;z-index:-1941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Bt7vdKzAgAAswUA&#10;AA4AAAAAAAAAAAAAAAAALgIAAGRycy9lMm9Eb2MueG1sUEsBAi0AFAAGAAgAAAAhAKB9JY/fAAAA&#10;CwEAAA8AAAAAAAAAAAAAAAAADQUAAGRycy9kb3ducmV2LnhtbFBLBQYAAAAABAAEAPMAAAAZBgAA&#10;AAA=&#10;" filled="f" stroked="f">
              <v:textbox inset="0,0,0,0">
                <w:txbxContent>
                  <w:p w14:paraId="4AC9A35B"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48CB88B" w14:textId="0C5718A7"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1E1BB"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6560" behindDoc="1" locked="0" layoutInCell="1" allowOverlap="1" wp14:anchorId="6AB8A81C" wp14:editId="491622FF">
              <wp:simplePos x="0" y="0"/>
              <wp:positionH relativeFrom="page">
                <wp:posOffset>5039360</wp:posOffset>
              </wp:positionH>
              <wp:positionV relativeFrom="page">
                <wp:posOffset>577215</wp:posOffset>
              </wp:positionV>
              <wp:extent cx="2069465" cy="415290"/>
              <wp:effectExtent l="0" t="0" r="0" b="0"/>
              <wp:wrapNone/>
              <wp:docPr id="2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8E059"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CD39D23" w14:textId="76DBA2D8"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8A81C" id="_x0000_t202" coordsize="21600,21600" o:spt="202" path="m,l,21600r21600,l21600,xe">
              <v:stroke joinstyle="miter"/>
              <v:path gradientshapeok="t" o:connecttype="rect"/>
            </v:shapetype>
            <v:shape id="Text Box 19" o:spid="_x0000_s1069" type="#_x0000_t202" style="position:absolute;margin-left:396.8pt;margin-top:45.45pt;width:162.95pt;height:32.7pt;z-index:-194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" filled="f" stroked="f">
              <v:textbox inset="0,0,0,0">
                <w:txbxContent>
                  <w:p w14:paraId="3E48E059"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CD39D23" w14:textId="76DBA2D8"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32E9F"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7584" behindDoc="1" locked="0" layoutInCell="1" allowOverlap="1" wp14:anchorId="3955A04A" wp14:editId="24F2FBD2">
              <wp:simplePos x="0" y="0"/>
              <wp:positionH relativeFrom="page">
                <wp:posOffset>4765040</wp:posOffset>
              </wp:positionH>
              <wp:positionV relativeFrom="page">
                <wp:posOffset>577215</wp:posOffset>
              </wp:positionV>
              <wp:extent cx="2069465" cy="415290"/>
              <wp:effectExtent l="0" t="0" r="0" b="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04174"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21BF48E" w14:textId="3F69C49C"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55A04A" id="_x0000_t202" coordsize="21600,21600" o:spt="202" path="m,l,21600r21600,l21600,xe">
              <v:stroke joinstyle="miter"/>
              <v:path gradientshapeok="t" o:connecttype="rect"/>
            </v:shapetype>
            <v:shape id="Text Box 17" o:spid="_x0000_s1070" type="#_x0000_t202" style="position:absolute;margin-left:375.2pt;margin-top:45.45pt;width:162.95pt;height:32.7pt;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" filled="f" stroked="f">
              <v:textbox inset="0,0,0,0">
                <w:txbxContent>
                  <w:p w14:paraId="6E404174"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21BF48E" w14:textId="3F69C49C"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8608" behindDoc="1" locked="0" layoutInCell="1" allowOverlap="1" wp14:anchorId="504CAEA4" wp14:editId="28D4ACC9">
              <wp:simplePos x="0" y="0"/>
              <wp:positionH relativeFrom="page">
                <wp:posOffset>4765040</wp:posOffset>
              </wp:positionH>
              <wp:positionV relativeFrom="page">
                <wp:posOffset>577215</wp:posOffset>
              </wp:positionV>
              <wp:extent cx="2069465" cy="415290"/>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51859"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0440218" w14:textId="28B1F9A4"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AEA4" id="_x0000_t202" coordsize="21600,21600" o:spt="202" path="m,l,21600r21600,l21600,xe">
              <v:stroke joinstyle="miter"/>
              <v:path gradientshapeok="t" o:connecttype="rect"/>
            </v:shapetype>
            <v:shape id="_x0000_s1071" type="#_x0000_t202" style="position:absolute;margin-left:375.2pt;margin-top:45.45pt;width:162.95pt;height:32.7pt;z-index:-1940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" filled="f" stroked="f">
              <v:textbox inset="0,0,0,0">
                <w:txbxContent>
                  <w:p w14:paraId="6CC51859"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0440218" w14:textId="28B1F9A4"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21C35"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09632" behindDoc="1" locked="0" layoutInCell="1" allowOverlap="1" wp14:anchorId="13742E0B" wp14:editId="6B17062E">
              <wp:simplePos x="0" y="0"/>
              <wp:positionH relativeFrom="page">
                <wp:posOffset>4602480</wp:posOffset>
              </wp:positionH>
              <wp:positionV relativeFrom="page">
                <wp:posOffset>577215</wp:posOffset>
              </wp:positionV>
              <wp:extent cx="2232025" cy="283845"/>
              <wp:effectExtent l="0" t="0" r="0" b="0"/>
              <wp:wrapNone/>
              <wp:docPr id="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F47F"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5797ABD"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742E0B" id="_x0000_t202" coordsize="21600,21600" o:spt="202" path="m,l,21600r21600,l21600,xe">
              <v:stroke joinstyle="miter"/>
              <v:path gradientshapeok="t" o:connecttype="rect"/>
            </v:shapetype>
            <v:shape id="Text Box 13" o:spid="_x0000_s1072" type="#_x0000_t202" style="position:absolute;margin-left:362.4pt;margin-top:45.45pt;width:175.75pt;height:22.35pt;z-index:-1940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sgw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" filled="f" stroked="f">
              <v:textbox inset="0,0,0,0">
                <w:txbxContent>
                  <w:p w14:paraId="3E5DF47F"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5797ABD"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B1720"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0144" behindDoc="1" locked="0" layoutInCell="1" allowOverlap="1" wp14:anchorId="6D54F6AA" wp14:editId="6F87BD95">
              <wp:simplePos x="0" y="0"/>
              <wp:positionH relativeFrom="page">
                <wp:posOffset>4602480</wp:posOffset>
              </wp:positionH>
              <wp:positionV relativeFrom="page">
                <wp:posOffset>577215</wp:posOffset>
              </wp:positionV>
              <wp:extent cx="2232025" cy="283845"/>
              <wp:effectExtent l="0" t="0" r="0" b="0"/>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C4490"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088F2B12"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54F6AA" id="_x0000_t202" coordsize="21600,21600" o:spt="202" path="m,l,21600r21600,l21600,xe">
              <v:stroke joinstyle="miter"/>
              <v:path gradientshapeok="t" o:connecttype="rect"/>
            </v:shapetype>
            <v:shape id="Text Box 12" o:spid="_x0000_s1073" type="#_x0000_t202" style="position:absolute;margin-left:362.4pt;margin-top:45.45pt;width:175.75pt;height:22.35pt;z-index:-1940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3xsQ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" filled="f" stroked="f">
              <v:textbox inset="0,0,0,0">
                <w:txbxContent>
                  <w:p w14:paraId="446C4490"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088F2B12" w14:textId="77777777" w:rsidR="009A1501" w:rsidRDefault="009A1501">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118BB"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1168" behindDoc="1" locked="0" layoutInCell="1" allowOverlap="1" wp14:anchorId="11A9A5CC" wp14:editId="344A30E4">
              <wp:simplePos x="0" y="0"/>
              <wp:positionH relativeFrom="page">
                <wp:posOffset>4765040</wp:posOffset>
              </wp:positionH>
              <wp:positionV relativeFrom="page">
                <wp:posOffset>577215</wp:posOffset>
              </wp:positionV>
              <wp:extent cx="2069465" cy="415290"/>
              <wp:effectExtent l="0" t="0" r="0" b="0"/>
              <wp:wrapNone/>
              <wp:docPr id="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FE73"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BFE50FA" w14:textId="0A27C6AB" w:rsidR="009A1501" w:rsidRDefault="009A1501">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A9A5CC" id="_x0000_t202" coordsize="21600,21600" o:spt="202" path="m,l,21600r21600,l21600,xe">
              <v:stroke joinstyle="miter"/>
              <v:path gradientshapeok="t" o:connecttype="rect"/>
            </v:shapetype>
            <v:shape id="Text Box 10" o:spid="_x0000_s1074" type="#_x0000_t202" style="position:absolute;margin-left:375.2pt;margin-top:45.45pt;width:162.95pt;height:32.7pt;z-index:-19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lUOswIAALM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GSyVQ6zAgAAswUA&#10;AA4AAAAAAAAAAAAAAAAALgIAAGRycy9lMm9Eb2MueG1sUEsBAi0AFAAGAAgAAAAhAKB9JY/fAAAA&#10;CwEAAA8AAAAAAAAAAAAAAAAADQUAAGRycy9kb3ducmV2LnhtbFBLBQYAAAAABAAEAPMAAAAZBgAA&#10;AAA=&#10;" filled="f" stroked="f">
              <v:textbox inset="0,0,0,0">
                <w:txbxContent>
                  <w:p w14:paraId="4910FE73" w14:textId="77777777" w:rsidR="009A1501" w:rsidRDefault="009A1501">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BFE50FA" w14:textId="0A27C6AB" w:rsidR="009A1501" w:rsidRDefault="009A1501">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2AB3E"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2192" behindDoc="1" locked="0" layoutInCell="1" allowOverlap="1" wp14:anchorId="613FAD1E" wp14:editId="62E1491D">
              <wp:simplePos x="0" y="0"/>
              <wp:positionH relativeFrom="page">
                <wp:posOffset>4602480</wp:posOffset>
              </wp:positionH>
              <wp:positionV relativeFrom="page">
                <wp:posOffset>577215</wp:posOffset>
              </wp:positionV>
              <wp:extent cx="2232025" cy="283845"/>
              <wp:effectExtent l="0" t="0" r="0" b="0"/>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23671"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1DCF714F" w14:textId="2247BFF9"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3FAD1E" id="_x0000_t202" coordsize="21600,21600" o:spt="202" path="m,l,21600r21600,l21600,xe">
              <v:stroke joinstyle="miter"/>
              <v:path gradientshapeok="t" o:connecttype="rect"/>
            </v:shapetype>
            <v:shape id="Text Box 8" o:spid="_x0000_s1075" type="#_x0000_t202" style="position:absolute;margin-left:362.4pt;margin-top:45.45pt;width:175.75pt;height:22.35pt;z-index:-1940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PJsb6bACAACyBQAA&#10;DgAAAAAAAAAAAAAAAAAuAgAAZHJzL2Uyb0RvYy54bWxQSwECLQAUAAYACAAAACEAwK1CSuEAAAAL&#10;AQAADwAAAAAAAAAAAAAAAAAKBQAAZHJzL2Rvd25yZXYueG1sUEsFBgAAAAAEAAQA8wAAABgGAAAA&#10;AA==&#10;" filled="f" stroked="f">
              <v:textbox inset="0,0,0,0">
                <w:txbxContent>
                  <w:p w14:paraId="47623671"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1DCF714F" w14:textId="2247BFF9"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78BF0"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3216" behindDoc="1" locked="0" layoutInCell="1" allowOverlap="1" wp14:anchorId="13379BA2" wp14:editId="575A5012">
              <wp:simplePos x="0" y="0"/>
              <wp:positionH relativeFrom="page">
                <wp:posOffset>4602480</wp:posOffset>
              </wp:positionH>
              <wp:positionV relativeFrom="page">
                <wp:posOffset>577215</wp:posOffset>
              </wp:positionV>
              <wp:extent cx="2232025" cy="28384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DEA2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5E8CB188" w14:textId="0AAEF558"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79BA2" id="_x0000_t202" coordsize="21600,21600" o:spt="202" path="m,l,21600r21600,l21600,xe">
              <v:stroke joinstyle="miter"/>
              <v:path gradientshapeok="t" o:connecttype="rect"/>
            </v:shapetype>
            <v:shape id="Text Box 6" o:spid="_x0000_s1076" type="#_x0000_t202" style="position:absolute;margin-left:362.4pt;margin-top:45.45pt;width:175.75pt;height:22.35pt;z-index:-1940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8LpsAIAALI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IBPC6bACAACyBQAA&#10;DgAAAAAAAAAAAAAAAAAuAgAAZHJzL2Uyb0RvYy54bWxQSwECLQAUAAYACAAAACEAwK1CSuEAAAAL&#10;AQAADwAAAAAAAAAAAAAAAAAKBQAAZHJzL2Rvd25yZXYueG1sUEsFBgAAAAAEAAQA8wAAABgGAAAA&#10;AA==&#10;" filled="f" stroked="f">
              <v:textbox inset="0,0,0,0">
                <w:txbxContent>
                  <w:p w14:paraId="297DEA2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5E8CB188" w14:textId="0AAEF558"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125C9"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4240" behindDoc="1" locked="0" layoutInCell="1" allowOverlap="1" wp14:anchorId="1D4A7C7E" wp14:editId="4D96AF7C">
              <wp:simplePos x="0" y="0"/>
              <wp:positionH relativeFrom="page">
                <wp:posOffset>4602480</wp:posOffset>
              </wp:positionH>
              <wp:positionV relativeFrom="page">
                <wp:posOffset>577215</wp:posOffset>
              </wp:positionV>
              <wp:extent cx="2232025" cy="28384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44F2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FFD72F2" w14:textId="4C7B650C" w:rsidR="009A1501" w:rsidRDefault="009A1501">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A7C7E" id="_x0000_t202" coordsize="21600,21600" o:spt="202" path="m,l,21600r21600,l21600,xe">
              <v:stroke joinstyle="miter"/>
              <v:path gradientshapeok="t" o:connecttype="rect"/>
            </v:shapetype>
            <v:shape id="Text Box 4" o:spid="_x0000_s1077" type="#_x0000_t202" style="position:absolute;margin-left:362.4pt;margin-top:45.45pt;width:175.75pt;height:22.35pt;z-index:-194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yUwuvrACAACxBQAA&#10;DgAAAAAAAAAAAAAAAAAuAgAAZHJzL2Uyb0RvYy54bWxQSwECLQAUAAYACAAAACEAwK1CSuEAAAAL&#10;AQAADwAAAAAAAAAAAAAAAAAKBQAAZHJzL2Rvd25yZXYueG1sUEsFBgAAAAAEAAQA8wAAABgGAAAA&#10;AA==&#10;" filled="f" stroked="f">
              <v:textbox inset="0,0,0,0">
                <w:txbxContent>
                  <w:p w14:paraId="44244F27" w14:textId="77777777" w:rsidR="009A1501" w:rsidRDefault="009A1501">
                    <w:pPr>
                      <w:spacing w:before="12"/>
                      <w:ind w:left="20"/>
                      <w:rPr>
                        <w:sz w:val="18"/>
                      </w:rPr>
                    </w:pPr>
                    <w:r>
                      <w:rPr>
                        <w:sz w:val="18"/>
                      </w:rPr>
                      <w:t>Kenai River Water Quality Monitoring</w:t>
                    </w:r>
                    <w:r>
                      <w:rPr>
                        <w:spacing w:val="-13"/>
                        <w:sz w:val="18"/>
                      </w:rPr>
                      <w:t xml:space="preserve"> </w:t>
                    </w:r>
                    <w:r>
                      <w:rPr>
                        <w:sz w:val="18"/>
                      </w:rPr>
                      <w:t>Program</w:t>
                    </w:r>
                  </w:p>
                  <w:p w14:paraId="3FFD72F2" w14:textId="4C7B650C" w:rsidR="009A1501" w:rsidRDefault="009A1501">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77777777" w:rsidR="009A1501" w:rsidRDefault="009A1501">
    <w:pPr>
      <w:pStyle w:val="BodyText"/>
      <w:spacing w:line="14" w:lineRule="auto"/>
      <w:rPr>
        <w:sz w:val="20"/>
      </w:rPr>
    </w:pPr>
    <w:r>
      <w:rPr>
        <w:noProof/>
      </w:rPr>
      <mc:AlternateContent>
        <mc:Choice Requires="wps">
          <w:drawing>
            <wp:anchor distT="0" distB="0" distL="114300" distR="114300" simplePos="0" relativeHeight="483915264" behindDoc="1" locked="0" layoutInCell="1" allowOverlap="1" wp14:anchorId="627BE860" wp14:editId="468E8C0F">
              <wp:simplePos x="0" y="0"/>
              <wp:positionH relativeFrom="page">
                <wp:posOffset>4765040</wp:posOffset>
              </wp:positionH>
              <wp:positionV relativeFrom="page">
                <wp:posOffset>577215</wp:posOffset>
              </wp:positionV>
              <wp:extent cx="2069465" cy="28384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6EDD5" w14:textId="77777777" w:rsidR="009A1501" w:rsidRDefault="009A1501">
                          <w:pPr>
                            <w:spacing w:before="12"/>
                            <w:ind w:left="20" w:right="-1" w:firstLine="1449"/>
                            <w:rPr>
                              <w:sz w:val="18"/>
                            </w:rPr>
                          </w:pPr>
                          <w:r>
                            <w:rPr>
                              <w:sz w:val="18"/>
                            </w:rPr>
                            <w:t>Kenai Watershed Forum Kenai River Watershed Monitoring Program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27BE860" id="_x0000_t202" coordsize="21600,21600" o:spt="202" path="m,l,21600r21600,l21600,xe">
              <v:stroke joinstyle="miter"/>
              <v:path gradientshapeok="t" o:connecttype="rect"/>
            </v:shapetype>
            <v:shape id="Text Box 2" o:spid="_x0000_s1078" type="#_x0000_t202" style="position:absolute;margin-left:375.2pt;margin-top:45.45pt;width:162.95pt;height:22.35pt;z-index:-194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IGsAIAALE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" filled="f" stroked="f">
              <v:textbox inset="0,0,0,0">
                <w:txbxContent>
                  <w:p w14:paraId="73F6EDD5" w14:textId="77777777" w:rsidR="00FF4C15" w:rsidRDefault="00FF4C15">
                    <w:pPr>
                      <w:spacing w:before="12"/>
                      <w:ind w:left="20" w:right="-1" w:firstLine="1449"/>
                      <w:rPr>
                        <w:sz w:val="18"/>
                      </w:rPr>
                    </w:pPr>
                    <w:r>
                      <w:rPr>
                        <w:sz w:val="18"/>
                      </w:rPr>
                      <w:t>Kenai Watershed Forum Kenai River Watershed Monitoring Program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1" w15:restartNumberingAfterBreak="0">
    <w:nsid w:val="06080F1E"/>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768CC"/>
    <w:multiLevelType w:val="hybridMultilevel"/>
    <w:tmpl w:val="45ECFE82"/>
    <w:lvl w:ilvl="0" w:tplc="6E46E9CC">
      <w:start w:val="1"/>
      <w:numFmt w:val="decimal"/>
      <w:lvlText w:val="%1."/>
      <w:lvlJc w:val="left"/>
      <w:pPr>
        <w:ind w:left="1192" w:hanging="360"/>
      </w:pPr>
      <w:rPr>
        <w:rFonts w:ascii="Times New Roman" w:eastAsia="Times New Roman" w:hAnsi="Times New Roman" w:cs="Times New Roman" w:hint="default"/>
        <w:spacing w:val="-2"/>
        <w:w w:val="100"/>
        <w:sz w:val="24"/>
        <w:szCs w:val="24"/>
        <w:lang w:val="en-US" w:eastAsia="en-US" w:bidi="ar-SA"/>
      </w:rPr>
    </w:lvl>
    <w:lvl w:ilvl="1" w:tplc="FE18A024">
      <w:start w:val="1"/>
      <w:numFmt w:val="lowerLetter"/>
      <w:lvlText w:val="%2."/>
      <w:lvlJc w:val="left"/>
      <w:pPr>
        <w:ind w:left="1912" w:hanging="360"/>
      </w:pPr>
      <w:rPr>
        <w:rFonts w:ascii="Times New Roman" w:eastAsia="Times New Roman" w:hAnsi="Times New Roman" w:cs="Times New Roman" w:hint="default"/>
        <w:spacing w:val="-2"/>
        <w:w w:val="100"/>
        <w:sz w:val="24"/>
        <w:szCs w:val="24"/>
        <w:lang w:val="en-US" w:eastAsia="en-US" w:bidi="ar-SA"/>
      </w:rPr>
    </w:lvl>
    <w:lvl w:ilvl="2" w:tplc="09869D4C">
      <w:numFmt w:val="bullet"/>
      <w:lvlText w:val="•"/>
      <w:lvlJc w:val="left"/>
      <w:pPr>
        <w:ind w:left="2808" w:hanging="360"/>
      </w:pPr>
      <w:rPr>
        <w:rFonts w:hint="default"/>
        <w:lang w:val="en-US" w:eastAsia="en-US" w:bidi="ar-SA"/>
      </w:rPr>
    </w:lvl>
    <w:lvl w:ilvl="3" w:tplc="17EAAC08">
      <w:numFmt w:val="bullet"/>
      <w:lvlText w:val="•"/>
      <w:lvlJc w:val="left"/>
      <w:pPr>
        <w:ind w:left="3696" w:hanging="360"/>
      </w:pPr>
      <w:rPr>
        <w:rFonts w:hint="default"/>
        <w:lang w:val="en-US" w:eastAsia="en-US" w:bidi="ar-SA"/>
      </w:rPr>
    </w:lvl>
    <w:lvl w:ilvl="4" w:tplc="4582D990">
      <w:numFmt w:val="bullet"/>
      <w:lvlText w:val="•"/>
      <w:lvlJc w:val="left"/>
      <w:pPr>
        <w:ind w:left="4584" w:hanging="360"/>
      </w:pPr>
      <w:rPr>
        <w:rFonts w:hint="default"/>
        <w:lang w:val="en-US" w:eastAsia="en-US" w:bidi="ar-SA"/>
      </w:rPr>
    </w:lvl>
    <w:lvl w:ilvl="5" w:tplc="19DA12F2">
      <w:numFmt w:val="bullet"/>
      <w:lvlText w:val="•"/>
      <w:lvlJc w:val="left"/>
      <w:pPr>
        <w:ind w:left="5473" w:hanging="360"/>
      </w:pPr>
      <w:rPr>
        <w:rFonts w:hint="default"/>
        <w:lang w:val="en-US" w:eastAsia="en-US" w:bidi="ar-SA"/>
      </w:rPr>
    </w:lvl>
    <w:lvl w:ilvl="6" w:tplc="4A982FE4">
      <w:numFmt w:val="bullet"/>
      <w:lvlText w:val="•"/>
      <w:lvlJc w:val="left"/>
      <w:pPr>
        <w:ind w:left="6361" w:hanging="360"/>
      </w:pPr>
      <w:rPr>
        <w:rFonts w:hint="default"/>
        <w:lang w:val="en-US" w:eastAsia="en-US" w:bidi="ar-SA"/>
      </w:rPr>
    </w:lvl>
    <w:lvl w:ilvl="7" w:tplc="C338EF36">
      <w:numFmt w:val="bullet"/>
      <w:lvlText w:val="•"/>
      <w:lvlJc w:val="left"/>
      <w:pPr>
        <w:ind w:left="7249" w:hanging="360"/>
      </w:pPr>
      <w:rPr>
        <w:rFonts w:hint="default"/>
        <w:lang w:val="en-US" w:eastAsia="en-US" w:bidi="ar-SA"/>
      </w:rPr>
    </w:lvl>
    <w:lvl w:ilvl="8" w:tplc="83141F08">
      <w:numFmt w:val="bullet"/>
      <w:lvlText w:val="•"/>
      <w:lvlJc w:val="left"/>
      <w:pPr>
        <w:ind w:left="8137" w:hanging="360"/>
      </w:pPr>
      <w:rPr>
        <w:rFonts w:hint="default"/>
        <w:lang w:val="en-US" w:eastAsia="en-US" w:bidi="ar-SA"/>
      </w:rPr>
    </w:lvl>
  </w:abstractNum>
  <w:abstractNum w:abstractNumId="4" w15:restartNumberingAfterBreak="0">
    <w:nsid w:val="0CB77150"/>
    <w:multiLevelType w:val="hybridMultilevel"/>
    <w:tmpl w:val="BE1CC9E8"/>
    <w:lvl w:ilvl="0" w:tplc="4B380FBE">
      <w:start w:val="1"/>
      <w:numFmt w:val="decimal"/>
      <w:lvlText w:val="%1."/>
      <w:lvlJc w:val="left"/>
      <w:pPr>
        <w:ind w:left="1192" w:hanging="360"/>
      </w:pPr>
      <w:rPr>
        <w:rFonts w:hint="default"/>
        <w:b/>
        <w:bCs/>
        <w:i/>
        <w:spacing w:val="-2"/>
        <w:w w:val="100"/>
        <w:lang w:val="en-US" w:eastAsia="en-US" w:bidi="ar-SA"/>
      </w:rPr>
    </w:lvl>
    <w:lvl w:ilvl="1" w:tplc="5DF2AA8E">
      <w:start w:val="1"/>
      <w:numFmt w:val="lowerLetter"/>
      <w:lvlText w:val="%2."/>
      <w:lvlJc w:val="left"/>
      <w:pPr>
        <w:ind w:left="1912" w:hanging="360"/>
      </w:pPr>
      <w:rPr>
        <w:rFonts w:ascii="Times New Roman" w:eastAsia="Times New Roman" w:hAnsi="Times New Roman" w:cs="Times New Roman" w:hint="default"/>
        <w:spacing w:val="-2"/>
        <w:w w:val="100"/>
        <w:sz w:val="24"/>
        <w:szCs w:val="24"/>
        <w:lang w:val="en-US" w:eastAsia="en-US" w:bidi="ar-SA"/>
      </w:rPr>
    </w:lvl>
    <w:lvl w:ilvl="2" w:tplc="7658A54A">
      <w:numFmt w:val="bullet"/>
      <w:lvlText w:val="•"/>
      <w:lvlJc w:val="left"/>
      <w:pPr>
        <w:ind w:left="2808" w:hanging="360"/>
      </w:pPr>
      <w:rPr>
        <w:rFonts w:hint="default"/>
        <w:lang w:val="en-US" w:eastAsia="en-US" w:bidi="ar-SA"/>
      </w:rPr>
    </w:lvl>
    <w:lvl w:ilvl="3" w:tplc="B01A5906">
      <w:numFmt w:val="bullet"/>
      <w:lvlText w:val="•"/>
      <w:lvlJc w:val="left"/>
      <w:pPr>
        <w:ind w:left="3696" w:hanging="360"/>
      </w:pPr>
      <w:rPr>
        <w:rFonts w:hint="default"/>
        <w:lang w:val="en-US" w:eastAsia="en-US" w:bidi="ar-SA"/>
      </w:rPr>
    </w:lvl>
    <w:lvl w:ilvl="4" w:tplc="C812DAA8">
      <w:numFmt w:val="bullet"/>
      <w:lvlText w:val="•"/>
      <w:lvlJc w:val="left"/>
      <w:pPr>
        <w:ind w:left="4584" w:hanging="360"/>
      </w:pPr>
      <w:rPr>
        <w:rFonts w:hint="default"/>
        <w:lang w:val="en-US" w:eastAsia="en-US" w:bidi="ar-SA"/>
      </w:rPr>
    </w:lvl>
    <w:lvl w:ilvl="5" w:tplc="0780261A">
      <w:numFmt w:val="bullet"/>
      <w:lvlText w:val="•"/>
      <w:lvlJc w:val="left"/>
      <w:pPr>
        <w:ind w:left="5473" w:hanging="360"/>
      </w:pPr>
      <w:rPr>
        <w:rFonts w:hint="default"/>
        <w:lang w:val="en-US" w:eastAsia="en-US" w:bidi="ar-SA"/>
      </w:rPr>
    </w:lvl>
    <w:lvl w:ilvl="6" w:tplc="2FD8F35E">
      <w:numFmt w:val="bullet"/>
      <w:lvlText w:val="•"/>
      <w:lvlJc w:val="left"/>
      <w:pPr>
        <w:ind w:left="6361" w:hanging="360"/>
      </w:pPr>
      <w:rPr>
        <w:rFonts w:hint="default"/>
        <w:lang w:val="en-US" w:eastAsia="en-US" w:bidi="ar-SA"/>
      </w:rPr>
    </w:lvl>
    <w:lvl w:ilvl="7" w:tplc="0862FD5C">
      <w:numFmt w:val="bullet"/>
      <w:lvlText w:val="•"/>
      <w:lvlJc w:val="left"/>
      <w:pPr>
        <w:ind w:left="7249" w:hanging="360"/>
      </w:pPr>
      <w:rPr>
        <w:rFonts w:hint="default"/>
        <w:lang w:val="en-US" w:eastAsia="en-US" w:bidi="ar-SA"/>
      </w:rPr>
    </w:lvl>
    <w:lvl w:ilvl="8" w:tplc="60CE5B66">
      <w:numFmt w:val="bullet"/>
      <w:lvlText w:val="•"/>
      <w:lvlJc w:val="left"/>
      <w:pPr>
        <w:ind w:left="8137" w:hanging="360"/>
      </w:pPr>
      <w:rPr>
        <w:rFonts w:hint="default"/>
        <w:lang w:val="en-US" w:eastAsia="en-US" w:bidi="ar-SA"/>
      </w:rPr>
    </w:lvl>
  </w:abstractNum>
  <w:abstractNum w:abstractNumId="5" w15:restartNumberingAfterBreak="0">
    <w:nsid w:val="0E8713C4"/>
    <w:multiLevelType w:val="hybridMultilevel"/>
    <w:tmpl w:val="959ADD52"/>
    <w:lvl w:ilvl="0" w:tplc="A6A8E7C8">
      <w:start w:val="800"/>
      <w:numFmt w:val="bullet"/>
      <w:lvlText w:val=""/>
      <w:lvlJc w:val="left"/>
      <w:pPr>
        <w:ind w:left="720" w:hanging="360"/>
      </w:pPr>
      <w:rPr>
        <w:rFonts w:ascii="Symbol" w:eastAsia="Time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7"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44BD2"/>
    <w:multiLevelType w:val="multilevel"/>
    <w:tmpl w:val="C6763FD4"/>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11"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55190"/>
    <w:multiLevelType w:val="hybridMultilevel"/>
    <w:tmpl w:val="995E2B84"/>
    <w:lvl w:ilvl="0" w:tplc="EA289BA8">
      <w:numFmt w:val="bullet"/>
      <w:lvlText w:val=""/>
      <w:lvlJc w:val="left"/>
      <w:pPr>
        <w:ind w:left="1252" w:hanging="360"/>
      </w:pPr>
      <w:rPr>
        <w:rFonts w:ascii="Symbol" w:eastAsia="Symbol" w:hAnsi="Symbol" w:cs="Symbol" w:hint="default"/>
        <w:w w:val="100"/>
        <w:sz w:val="24"/>
        <w:szCs w:val="24"/>
        <w:lang w:val="en-US" w:eastAsia="en-US" w:bidi="ar-SA"/>
      </w:rPr>
    </w:lvl>
    <w:lvl w:ilvl="1" w:tplc="F4AC2870">
      <w:numFmt w:val="bullet"/>
      <w:lvlText w:val="•"/>
      <w:lvlJc w:val="left"/>
      <w:pPr>
        <w:ind w:left="2219" w:hanging="360"/>
      </w:pPr>
      <w:rPr>
        <w:rFonts w:hint="default"/>
        <w:lang w:val="en-US" w:eastAsia="en-US" w:bidi="ar-SA"/>
      </w:rPr>
    </w:lvl>
    <w:lvl w:ilvl="2" w:tplc="9A52E262">
      <w:numFmt w:val="bullet"/>
      <w:lvlText w:val="•"/>
      <w:lvlJc w:val="left"/>
      <w:pPr>
        <w:ind w:left="3178" w:hanging="360"/>
      </w:pPr>
      <w:rPr>
        <w:rFonts w:hint="default"/>
        <w:lang w:val="en-US" w:eastAsia="en-US" w:bidi="ar-SA"/>
      </w:rPr>
    </w:lvl>
    <w:lvl w:ilvl="3" w:tplc="79FA0BD6">
      <w:numFmt w:val="bullet"/>
      <w:lvlText w:val="•"/>
      <w:lvlJc w:val="left"/>
      <w:pPr>
        <w:ind w:left="4138" w:hanging="360"/>
      </w:pPr>
      <w:rPr>
        <w:rFonts w:hint="default"/>
        <w:lang w:val="en-US" w:eastAsia="en-US" w:bidi="ar-SA"/>
      </w:rPr>
    </w:lvl>
    <w:lvl w:ilvl="4" w:tplc="8E04D444">
      <w:numFmt w:val="bullet"/>
      <w:lvlText w:val="•"/>
      <w:lvlJc w:val="left"/>
      <w:pPr>
        <w:ind w:left="5097" w:hanging="360"/>
      </w:pPr>
      <w:rPr>
        <w:rFonts w:hint="default"/>
        <w:lang w:val="en-US" w:eastAsia="en-US" w:bidi="ar-SA"/>
      </w:rPr>
    </w:lvl>
    <w:lvl w:ilvl="5" w:tplc="EBAEFF4E">
      <w:numFmt w:val="bullet"/>
      <w:lvlText w:val="•"/>
      <w:lvlJc w:val="left"/>
      <w:pPr>
        <w:ind w:left="6057" w:hanging="360"/>
      </w:pPr>
      <w:rPr>
        <w:rFonts w:hint="default"/>
        <w:lang w:val="en-US" w:eastAsia="en-US" w:bidi="ar-SA"/>
      </w:rPr>
    </w:lvl>
    <w:lvl w:ilvl="6" w:tplc="109EF5CE">
      <w:numFmt w:val="bullet"/>
      <w:lvlText w:val="•"/>
      <w:lvlJc w:val="left"/>
      <w:pPr>
        <w:ind w:left="7016" w:hanging="360"/>
      </w:pPr>
      <w:rPr>
        <w:rFonts w:hint="default"/>
        <w:lang w:val="en-US" w:eastAsia="en-US" w:bidi="ar-SA"/>
      </w:rPr>
    </w:lvl>
    <w:lvl w:ilvl="7" w:tplc="60B44206">
      <w:numFmt w:val="bullet"/>
      <w:lvlText w:val="•"/>
      <w:lvlJc w:val="left"/>
      <w:pPr>
        <w:ind w:left="7976" w:hanging="360"/>
      </w:pPr>
      <w:rPr>
        <w:rFonts w:hint="default"/>
        <w:lang w:val="en-US" w:eastAsia="en-US" w:bidi="ar-SA"/>
      </w:rPr>
    </w:lvl>
    <w:lvl w:ilvl="8" w:tplc="42762294">
      <w:numFmt w:val="bullet"/>
      <w:lvlText w:val="•"/>
      <w:lvlJc w:val="left"/>
      <w:pPr>
        <w:ind w:left="8935" w:hanging="360"/>
      </w:pPr>
      <w:rPr>
        <w:rFonts w:hint="default"/>
        <w:lang w:val="en-US" w:eastAsia="en-US" w:bidi="ar-SA"/>
      </w:rPr>
    </w:lvl>
  </w:abstractNum>
  <w:abstractNum w:abstractNumId="13" w15:restartNumberingAfterBreak="0">
    <w:nsid w:val="260A0275"/>
    <w:multiLevelType w:val="hybridMultilevel"/>
    <w:tmpl w:val="D3C0EB10"/>
    <w:lvl w:ilvl="0" w:tplc="86DAD6A4">
      <w:start w:val="1"/>
      <w:numFmt w:val="decimal"/>
      <w:lvlText w:val="%1."/>
      <w:lvlJc w:val="left"/>
      <w:pPr>
        <w:ind w:left="1612" w:hanging="360"/>
      </w:pPr>
      <w:rPr>
        <w:rFonts w:ascii="Times New Roman" w:eastAsia="Times New Roman" w:hAnsi="Times New Roman" w:cs="Times New Roman" w:hint="default"/>
        <w:spacing w:val="-2"/>
        <w:w w:val="100"/>
        <w:sz w:val="24"/>
        <w:szCs w:val="24"/>
        <w:lang w:val="en-US" w:eastAsia="en-US" w:bidi="ar-SA"/>
      </w:rPr>
    </w:lvl>
    <w:lvl w:ilvl="1" w:tplc="D2DCF53E">
      <w:numFmt w:val="bullet"/>
      <w:lvlText w:val="•"/>
      <w:lvlJc w:val="left"/>
      <w:pPr>
        <w:ind w:left="2543" w:hanging="360"/>
      </w:pPr>
      <w:rPr>
        <w:rFonts w:hint="default"/>
        <w:lang w:val="en-US" w:eastAsia="en-US" w:bidi="ar-SA"/>
      </w:rPr>
    </w:lvl>
    <w:lvl w:ilvl="2" w:tplc="01A2FECA">
      <w:numFmt w:val="bullet"/>
      <w:lvlText w:val="•"/>
      <w:lvlJc w:val="left"/>
      <w:pPr>
        <w:ind w:left="3466" w:hanging="360"/>
      </w:pPr>
      <w:rPr>
        <w:rFonts w:hint="default"/>
        <w:lang w:val="en-US" w:eastAsia="en-US" w:bidi="ar-SA"/>
      </w:rPr>
    </w:lvl>
    <w:lvl w:ilvl="3" w:tplc="591CEDE8">
      <w:numFmt w:val="bullet"/>
      <w:lvlText w:val="•"/>
      <w:lvlJc w:val="left"/>
      <w:pPr>
        <w:ind w:left="4390" w:hanging="360"/>
      </w:pPr>
      <w:rPr>
        <w:rFonts w:hint="default"/>
        <w:lang w:val="en-US" w:eastAsia="en-US" w:bidi="ar-SA"/>
      </w:rPr>
    </w:lvl>
    <w:lvl w:ilvl="4" w:tplc="8BF6BEEC">
      <w:numFmt w:val="bullet"/>
      <w:lvlText w:val="•"/>
      <w:lvlJc w:val="left"/>
      <w:pPr>
        <w:ind w:left="5313" w:hanging="360"/>
      </w:pPr>
      <w:rPr>
        <w:rFonts w:hint="default"/>
        <w:lang w:val="en-US" w:eastAsia="en-US" w:bidi="ar-SA"/>
      </w:rPr>
    </w:lvl>
    <w:lvl w:ilvl="5" w:tplc="F7F03B58">
      <w:numFmt w:val="bullet"/>
      <w:lvlText w:val="•"/>
      <w:lvlJc w:val="left"/>
      <w:pPr>
        <w:ind w:left="6237" w:hanging="360"/>
      </w:pPr>
      <w:rPr>
        <w:rFonts w:hint="default"/>
        <w:lang w:val="en-US" w:eastAsia="en-US" w:bidi="ar-SA"/>
      </w:rPr>
    </w:lvl>
    <w:lvl w:ilvl="6" w:tplc="E8B29382">
      <w:numFmt w:val="bullet"/>
      <w:lvlText w:val="•"/>
      <w:lvlJc w:val="left"/>
      <w:pPr>
        <w:ind w:left="7160" w:hanging="360"/>
      </w:pPr>
      <w:rPr>
        <w:rFonts w:hint="default"/>
        <w:lang w:val="en-US" w:eastAsia="en-US" w:bidi="ar-SA"/>
      </w:rPr>
    </w:lvl>
    <w:lvl w:ilvl="7" w:tplc="7C8A5510">
      <w:numFmt w:val="bullet"/>
      <w:lvlText w:val="•"/>
      <w:lvlJc w:val="left"/>
      <w:pPr>
        <w:ind w:left="8084" w:hanging="360"/>
      </w:pPr>
      <w:rPr>
        <w:rFonts w:hint="default"/>
        <w:lang w:val="en-US" w:eastAsia="en-US" w:bidi="ar-SA"/>
      </w:rPr>
    </w:lvl>
    <w:lvl w:ilvl="8" w:tplc="A37A0F8C">
      <w:numFmt w:val="bullet"/>
      <w:lvlText w:val="•"/>
      <w:lvlJc w:val="left"/>
      <w:pPr>
        <w:ind w:left="9007" w:hanging="360"/>
      </w:pPr>
      <w:rPr>
        <w:rFonts w:hint="default"/>
        <w:lang w:val="en-US" w:eastAsia="en-US" w:bidi="ar-SA"/>
      </w:rPr>
    </w:lvl>
  </w:abstractNum>
  <w:abstractNum w:abstractNumId="14"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5"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8"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21"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2" w15:restartNumberingAfterBreak="0">
    <w:nsid w:val="36F16A82"/>
    <w:multiLevelType w:val="hybridMultilevel"/>
    <w:tmpl w:val="A4C48F10"/>
    <w:lvl w:ilvl="0" w:tplc="C9DC7BBC">
      <w:start w:val="1"/>
      <w:numFmt w:val="decimal"/>
      <w:lvlText w:val="%1."/>
      <w:lvlJc w:val="left"/>
      <w:pPr>
        <w:ind w:left="1192" w:hanging="360"/>
      </w:pPr>
      <w:rPr>
        <w:rFonts w:ascii="Times New Roman" w:eastAsia="Times New Roman" w:hAnsi="Times New Roman" w:cs="Times New Roman" w:hint="default"/>
        <w:spacing w:val="-2"/>
        <w:w w:val="100"/>
        <w:sz w:val="24"/>
        <w:szCs w:val="24"/>
        <w:lang w:val="en-US" w:eastAsia="en-US" w:bidi="ar-SA"/>
      </w:rPr>
    </w:lvl>
    <w:lvl w:ilvl="1" w:tplc="48707648">
      <w:numFmt w:val="bullet"/>
      <w:lvlText w:val="•"/>
      <w:lvlJc w:val="left"/>
      <w:pPr>
        <w:ind w:left="2071" w:hanging="360"/>
      </w:pPr>
      <w:rPr>
        <w:rFonts w:hint="default"/>
        <w:lang w:val="en-US" w:eastAsia="en-US" w:bidi="ar-SA"/>
      </w:rPr>
    </w:lvl>
    <w:lvl w:ilvl="2" w:tplc="42F4EE68">
      <w:numFmt w:val="bullet"/>
      <w:lvlText w:val="•"/>
      <w:lvlJc w:val="left"/>
      <w:pPr>
        <w:ind w:left="2942" w:hanging="360"/>
      </w:pPr>
      <w:rPr>
        <w:rFonts w:hint="default"/>
        <w:lang w:val="en-US" w:eastAsia="en-US" w:bidi="ar-SA"/>
      </w:rPr>
    </w:lvl>
    <w:lvl w:ilvl="3" w:tplc="96CCA6DE">
      <w:numFmt w:val="bullet"/>
      <w:lvlText w:val="•"/>
      <w:lvlJc w:val="left"/>
      <w:pPr>
        <w:ind w:left="3814" w:hanging="360"/>
      </w:pPr>
      <w:rPr>
        <w:rFonts w:hint="default"/>
        <w:lang w:val="en-US" w:eastAsia="en-US" w:bidi="ar-SA"/>
      </w:rPr>
    </w:lvl>
    <w:lvl w:ilvl="4" w:tplc="266A32B0">
      <w:numFmt w:val="bullet"/>
      <w:lvlText w:val="•"/>
      <w:lvlJc w:val="left"/>
      <w:pPr>
        <w:ind w:left="4685" w:hanging="360"/>
      </w:pPr>
      <w:rPr>
        <w:rFonts w:hint="default"/>
        <w:lang w:val="en-US" w:eastAsia="en-US" w:bidi="ar-SA"/>
      </w:rPr>
    </w:lvl>
    <w:lvl w:ilvl="5" w:tplc="12046EC0">
      <w:numFmt w:val="bullet"/>
      <w:lvlText w:val="•"/>
      <w:lvlJc w:val="left"/>
      <w:pPr>
        <w:ind w:left="5557" w:hanging="360"/>
      </w:pPr>
      <w:rPr>
        <w:rFonts w:hint="default"/>
        <w:lang w:val="en-US" w:eastAsia="en-US" w:bidi="ar-SA"/>
      </w:rPr>
    </w:lvl>
    <w:lvl w:ilvl="6" w:tplc="497804AE">
      <w:numFmt w:val="bullet"/>
      <w:lvlText w:val="•"/>
      <w:lvlJc w:val="left"/>
      <w:pPr>
        <w:ind w:left="6428" w:hanging="360"/>
      </w:pPr>
      <w:rPr>
        <w:rFonts w:hint="default"/>
        <w:lang w:val="en-US" w:eastAsia="en-US" w:bidi="ar-SA"/>
      </w:rPr>
    </w:lvl>
    <w:lvl w:ilvl="7" w:tplc="DF86D0CE">
      <w:numFmt w:val="bullet"/>
      <w:lvlText w:val="•"/>
      <w:lvlJc w:val="left"/>
      <w:pPr>
        <w:ind w:left="7300" w:hanging="360"/>
      </w:pPr>
      <w:rPr>
        <w:rFonts w:hint="default"/>
        <w:lang w:val="en-US" w:eastAsia="en-US" w:bidi="ar-SA"/>
      </w:rPr>
    </w:lvl>
    <w:lvl w:ilvl="8" w:tplc="EA82FDC0">
      <w:numFmt w:val="bullet"/>
      <w:lvlText w:val="•"/>
      <w:lvlJc w:val="left"/>
      <w:pPr>
        <w:ind w:left="8171" w:hanging="360"/>
      </w:pPr>
      <w:rPr>
        <w:rFonts w:hint="default"/>
        <w:lang w:val="en-US" w:eastAsia="en-US" w:bidi="ar-SA"/>
      </w:rPr>
    </w:lvl>
  </w:abstractNum>
  <w:abstractNum w:abstractNumId="23" w15:restartNumberingAfterBreak="0">
    <w:nsid w:val="37E1002D"/>
    <w:multiLevelType w:val="hybridMultilevel"/>
    <w:tmpl w:val="082CE58A"/>
    <w:lvl w:ilvl="0" w:tplc="A2784D6E">
      <w:start w:val="1"/>
      <w:numFmt w:val="upp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4" w15:restartNumberingAfterBreak="0">
    <w:nsid w:val="3B9327E6"/>
    <w:multiLevelType w:val="hybridMultilevel"/>
    <w:tmpl w:val="5DE2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153427"/>
    <w:multiLevelType w:val="hybridMultilevel"/>
    <w:tmpl w:val="CF94F1BE"/>
    <w:lvl w:ilvl="0" w:tplc="8A7A05E6">
      <w:start w:val="1"/>
      <w:numFmt w:val="decimal"/>
      <w:lvlText w:val="%1."/>
      <w:lvlJc w:val="left"/>
      <w:pPr>
        <w:ind w:left="832" w:hanging="360"/>
      </w:pPr>
      <w:rPr>
        <w:rFonts w:ascii="Times New Roman" w:eastAsia="Times New Roman" w:hAnsi="Times New Roman" w:cs="Times New Roman" w:hint="default"/>
        <w:spacing w:val="-2"/>
        <w:w w:val="100"/>
        <w:sz w:val="24"/>
        <w:szCs w:val="24"/>
        <w:lang w:val="en-US" w:eastAsia="en-US" w:bidi="ar-SA"/>
      </w:rPr>
    </w:lvl>
    <w:lvl w:ilvl="1" w:tplc="8DD832AE">
      <w:start w:val="1"/>
      <w:numFmt w:val="lowerLetter"/>
      <w:lvlText w:val="%2."/>
      <w:lvlJc w:val="left"/>
      <w:pPr>
        <w:ind w:left="1552" w:hanging="360"/>
      </w:pPr>
      <w:rPr>
        <w:rFonts w:ascii="Times New Roman" w:eastAsia="Times New Roman" w:hAnsi="Times New Roman" w:cs="Times New Roman" w:hint="default"/>
        <w:spacing w:val="-2"/>
        <w:w w:val="100"/>
        <w:sz w:val="24"/>
        <w:szCs w:val="24"/>
        <w:lang w:val="en-US" w:eastAsia="en-US" w:bidi="ar-SA"/>
      </w:rPr>
    </w:lvl>
    <w:lvl w:ilvl="2" w:tplc="A384AAF4">
      <w:numFmt w:val="bullet"/>
      <w:lvlText w:val="•"/>
      <w:lvlJc w:val="left"/>
      <w:pPr>
        <w:ind w:left="2488" w:hanging="360"/>
      </w:pPr>
      <w:rPr>
        <w:rFonts w:hint="default"/>
        <w:lang w:val="en-US" w:eastAsia="en-US" w:bidi="ar-SA"/>
      </w:rPr>
    </w:lvl>
    <w:lvl w:ilvl="3" w:tplc="01266DDC">
      <w:numFmt w:val="bullet"/>
      <w:lvlText w:val="•"/>
      <w:lvlJc w:val="left"/>
      <w:pPr>
        <w:ind w:left="3416" w:hanging="360"/>
      </w:pPr>
      <w:rPr>
        <w:rFonts w:hint="default"/>
        <w:lang w:val="en-US" w:eastAsia="en-US" w:bidi="ar-SA"/>
      </w:rPr>
    </w:lvl>
    <w:lvl w:ilvl="4" w:tplc="328EECD6">
      <w:numFmt w:val="bullet"/>
      <w:lvlText w:val="•"/>
      <w:lvlJc w:val="left"/>
      <w:pPr>
        <w:ind w:left="4344" w:hanging="360"/>
      </w:pPr>
      <w:rPr>
        <w:rFonts w:hint="default"/>
        <w:lang w:val="en-US" w:eastAsia="en-US" w:bidi="ar-SA"/>
      </w:rPr>
    </w:lvl>
    <w:lvl w:ilvl="5" w:tplc="50C0601A">
      <w:numFmt w:val="bullet"/>
      <w:lvlText w:val="•"/>
      <w:lvlJc w:val="left"/>
      <w:pPr>
        <w:ind w:left="5273" w:hanging="360"/>
      </w:pPr>
      <w:rPr>
        <w:rFonts w:hint="default"/>
        <w:lang w:val="en-US" w:eastAsia="en-US" w:bidi="ar-SA"/>
      </w:rPr>
    </w:lvl>
    <w:lvl w:ilvl="6" w:tplc="2D0C9DE0">
      <w:numFmt w:val="bullet"/>
      <w:lvlText w:val="•"/>
      <w:lvlJc w:val="left"/>
      <w:pPr>
        <w:ind w:left="6201" w:hanging="360"/>
      </w:pPr>
      <w:rPr>
        <w:rFonts w:hint="default"/>
        <w:lang w:val="en-US" w:eastAsia="en-US" w:bidi="ar-SA"/>
      </w:rPr>
    </w:lvl>
    <w:lvl w:ilvl="7" w:tplc="37147300">
      <w:numFmt w:val="bullet"/>
      <w:lvlText w:val="•"/>
      <w:lvlJc w:val="left"/>
      <w:pPr>
        <w:ind w:left="7129" w:hanging="360"/>
      </w:pPr>
      <w:rPr>
        <w:rFonts w:hint="default"/>
        <w:lang w:val="en-US" w:eastAsia="en-US" w:bidi="ar-SA"/>
      </w:rPr>
    </w:lvl>
    <w:lvl w:ilvl="8" w:tplc="22E05AF0">
      <w:numFmt w:val="bullet"/>
      <w:lvlText w:val="•"/>
      <w:lvlJc w:val="left"/>
      <w:pPr>
        <w:ind w:left="8057" w:hanging="360"/>
      </w:pPr>
      <w:rPr>
        <w:rFonts w:hint="default"/>
        <w:lang w:val="en-US" w:eastAsia="en-US" w:bidi="ar-SA"/>
      </w:rPr>
    </w:lvl>
  </w:abstractNum>
  <w:abstractNum w:abstractNumId="26" w15:restartNumberingAfterBreak="0">
    <w:nsid w:val="3C704DF3"/>
    <w:multiLevelType w:val="hybridMultilevel"/>
    <w:tmpl w:val="465EF264"/>
    <w:lvl w:ilvl="0" w:tplc="82C65072">
      <w:start w:val="1"/>
      <w:numFmt w:val="decimal"/>
      <w:lvlText w:val="%1."/>
      <w:lvlJc w:val="left"/>
      <w:pPr>
        <w:ind w:left="1192" w:hanging="360"/>
      </w:pPr>
      <w:rPr>
        <w:rFonts w:ascii="Times New Roman" w:eastAsia="Times New Roman" w:hAnsi="Times New Roman" w:cs="Times New Roman" w:hint="default"/>
        <w:spacing w:val="-2"/>
        <w:w w:val="100"/>
        <w:sz w:val="24"/>
        <w:szCs w:val="24"/>
        <w:lang w:val="en-US" w:eastAsia="en-US" w:bidi="ar-SA"/>
      </w:rPr>
    </w:lvl>
    <w:lvl w:ilvl="1" w:tplc="79D8E7C4">
      <w:numFmt w:val="bullet"/>
      <w:lvlText w:val="•"/>
      <w:lvlJc w:val="left"/>
      <w:pPr>
        <w:ind w:left="2071" w:hanging="360"/>
      </w:pPr>
      <w:rPr>
        <w:rFonts w:hint="default"/>
        <w:lang w:val="en-US" w:eastAsia="en-US" w:bidi="ar-SA"/>
      </w:rPr>
    </w:lvl>
    <w:lvl w:ilvl="2" w:tplc="0AC6CACA">
      <w:numFmt w:val="bullet"/>
      <w:lvlText w:val="•"/>
      <w:lvlJc w:val="left"/>
      <w:pPr>
        <w:ind w:left="2942" w:hanging="360"/>
      </w:pPr>
      <w:rPr>
        <w:rFonts w:hint="default"/>
        <w:lang w:val="en-US" w:eastAsia="en-US" w:bidi="ar-SA"/>
      </w:rPr>
    </w:lvl>
    <w:lvl w:ilvl="3" w:tplc="1F16DBEA">
      <w:numFmt w:val="bullet"/>
      <w:lvlText w:val="•"/>
      <w:lvlJc w:val="left"/>
      <w:pPr>
        <w:ind w:left="3814" w:hanging="360"/>
      </w:pPr>
      <w:rPr>
        <w:rFonts w:hint="default"/>
        <w:lang w:val="en-US" w:eastAsia="en-US" w:bidi="ar-SA"/>
      </w:rPr>
    </w:lvl>
    <w:lvl w:ilvl="4" w:tplc="26085832">
      <w:numFmt w:val="bullet"/>
      <w:lvlText w:val="•"/>
      <w:lvlJc w:val="left"/>
      <w:pPr>
        <w:ind w:left="4685" w:hanging="360"/>
      </w:pPr>
      <w:rPr>
        <w:rFonts w:hint="default"/>
        <w:lang w:val="en-US" w:eastAsia="en-US" w:bidi="ar-SA"/>
      </w:rPr>
    </w:lvl>
    <w:lvl w:ilvl="5" w:tplc="EA567682">
      <w:numFmt w:val="bullet"/>
      <w:lvlText w:val="•"/>
      <w:lvlJc w:val="left"/>
      <w:pPr>
        <w:ind w:left="5557" w:hanging="360"/>
      </w:pPr>
      <w:rPr>
        <w:rFonts w:hint="default"/>
        <w:lang w:val="en-US" w:eastAsia="en-US" w:bidi="ar-SA"/>
      </w:rPr>
    </w:lvl>
    <w:lvl w:ilvl="6" w:tplc="E7DEEA9E">
      <w:numFmt w:val="bullet"/>
      <w:lvlText w:val="•"/>
      <w:lvlJc w:val="left"/>
      <w:pPr>
        <w:ind w:left="6428" w:hanging="360"/>
      </w:pPr>
      <w:rPr>
        <w:rFonts w:hint="default"/>
        <w:lang w:val="en-US" w:eastAsia="en-US" w:bidi="ar-SA"/>
      </w:rPr>
    </w:lvl>
    <w:lvl w:ilvl="7" w:tplc="3F2E21B8">
      <w:numFmt w:val="bullet"/>
      <w:lvlText w:val="•"/>
      <w:lvlJc w:val="left"/>
      <w:pPr>
        <w:ind w:left="7300" w:hanging="360"/>
      </w:pPr>
      <w:rPr>
        <w:rFonts w:hint="default"/>
        <w:lang w:val="en-US" w:eastAsia="en-US" w:bidi="ar-SA"/>
      </w:rPr>
    </w:lvl>
    <w:lvl w:ilvl="8" w:tplc="1ABAB06A">
      <w:numFmt w:val="bullet"/>
      <w:lvlText w:val="•"/>
      <w:lvlJc w:val="left"/>
      <w:pPr>
        <w:ind w:left="8171" w:hanging="360"/>
      </w:pPr>
      <w:rPr>
        <w:rFonts w:hint="default"/>
        <w:lang w:val="en-US" w:eastAsia="en-US" w:bidi="ar-SA"/>
      </w:rPr>
    </w:lvl>
  </w:abstractNum>
  <w:abstractNum w:abstractNumId="27" w15:restartNumberingAfterBreak="0">
    <w:nsid w:val="3FA42E34"/>
    <w:multiLevelType w:val="hybridMultilevel"/>
    <w:tmpl w:val="1214D4FA"/>
    <w:lvl w:ilvl="0" w:tplc="BFF6EA7A">
      <w:start w:val="800"/>
      <w:numFmt w:val="bullet"/>
      <w:lvlText w:val=""/>
      <w:lvlJc w:val="left"/>
      <w:pPr>
        <w:ind w:left="1080" w:hanging="360"/>
      </w:pPr>
      <w:rPr>
        <w:rFonts w:ascii="Symbol" w:eastAsia="Times"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29"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32"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33" w15:restartNumberingAfterBreak="0">
    <w:nsid w:val="4E1128CC"/>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34"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5130641D"/>
    <w:multiLevelType w:val="hybridMultilevel"/>
    <w:tmpl w:val="FB2C6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A0660B"/>
    <w:multiLevelType w:val="hybridMultilevel"/>
    <w:tmpl w:val="0EC03940"/>
    <w:lvl w:ilvl="0" w:tplc="BBD0A706">
      <w:start w:val="6"/>
      <w:numFmt w:val="decimal"/>
      <w:lvlText w:val="%1."/>
      <w:lvlJc w:val="left"/>
      <w:pPr>
        <w:ind w:left="1192" w:hanging="360"/>
      </w:pPr>
      <w:rPr>
        <w:rFonts w:ascii="Times New Roman" w:eastAsia="Times New Roman" w:hAnsi="Times New Roman" w:cs="Times New Roman" w:hint="default"/>
        <w:spacing w:val="-2"/>
        <w:w w:val="100"/>
        <w:sz w:val="24"/>
        <w:szCs w:val="24"/>
        <w:lang w:val="en-US" w:eastAsia="en-US" w:bidi="ar-SA"/>
      </w:rPr>
    </w:lvl>
    <w:lvl w:ilvl="1" w:tplc="41FE05E8">
      <w:numFmt w:val="bullet"/>
      <w:lvlText w:val="•"/>
      <w:lvlJc w:val="left"/>
      <w:pPr>
        <w:ind w:left="2071" w:hanging="360"/>
      </w:pPr>
      <w:rPr>
        <w:rFonts w:hint="default"/>
        <w:lang w:val="en-US" w:eastAsia="en-US" w:bidi="ar-SA"/>
      </w:rPr>
    </w:lvl>
    <w:lvl w:ilvl="2" w:tplc="184C76CA">
      <w:numFmt w:val="bullet"/>
      <w:lvlText w:val="•"/>
      <w:lvlJc w:val="left"/>
      <w:pPr>
        <w:ind w:left="2942" w:hanging="360"/>
      </w:pPr>
      <w:rPr>
        <w:rFonts w:hint="default"/>
        <w:lang w:val="en-US" w:eastAsia="en-US" w:bidi="ar-SA"/>
      </w:rPr>
    </w:lvl>
    <w:lvl w:ilvl="3" w:tplc="7E4C89F6">
      <w:numFmt w:val="bullet"/>
      <w:lvlText w:val="•"/>
      <w:lvlJc w:val="left"/>
      <w:pPr>
        <w:ind w:left="3814" w:hanging="360"/>
      </w:pPr>
      <w:rPr>
        <w:rFonts w:hint="default"/>
        <w:lang w:val="en-US" w:eastAsia="en-US" w:bidi="ar-SA"/>
      </w:rPr>
    </w:lvl>
    <w:lvl w:ilvl="4" w:tplc="1E82BC1E">
      <w:numFmt w:val="bullet"/>
      <w:lvlText w:val="•"/>
      <w:lvlJc w:val="left"/>
      <w:pPr>
        <w:ind w:left="4685" w:hanging="360"/>
      </w:pPr>
      <w:rPr>
        <w:rFonts w:hint="default"/>
        <w:lang w:val="en-US" w:eastAsia="en-US" w:bidi="ar-SA"/>
      </w:rPr>
    </w:lvl>
    <w:lvl w:ilvl="5" w:tplc="4CBC2A4C">
      <w:numFmt w:val="bullet"/>
      <w:lvlText w:val="•"/>
      <w:lvlJc w:val="left"/>
      <w:pPr>
        <w:ind w:left="5557" w:hanging="360"/>
      </w:pPr>
      <w:rPr>
        <w:rFonts w:hint="default"/>
        <w:lang w:val="en-US" w:eastAsia="en-US" w:bidi="ar-SA"/>
      </w:rPr>
    </w:lvl>
    <w:lvl w:ilvl="6" w:tplc="F4C4C3E2">
      <w:numFmt w:val="bullet"/>
      <w:lvlText w:val="•"/>
      <w:lvlJc w:val="left"/>
      <w:pPr>
        <w:ind w:left="6428" w:hanging="360"/>
      </w:pPr>
      <w:rPr>
        <w:rFonts w:hint="default"/>
        <w:lang w:val="en-US" w:eastAsia="en-US" w:bidi="ar-SA"/>
      </w:rPr>
    </w:lvl>
    <w:lvl w:ilvl="7" w:tplc="5C9EADFA">
      <w:numFmt w:val="bullet"/>
      <w:lvlText w:val="•"/>
      <w:lvlJc w:val="left"/>
      <w:pPr>
        <w:ind w:left="7300" w:hanging="360"/>
      </w:pPr>
      <w:rPr>
        <w:rFonts w:hint="default"/>
        <w:lang w:val="en-US" w:eastAsia="en-US" w:bidi="ar-SA"/>
      </w:rPr>
    </w:lvl>
    <w:lvl w:ilvl="8" w:tplc="E3027AE4">
      <w:numFmt w:val="bullet"/>
      <w:lvlText w:val="•"/>
      <w:lvlJc w:val="left"/>
      <w:pPr>
        <w:ind w:left="8171" w:hanging="360"/>
      </w:pPr>
      <w:rPr>
        <w:rFonts w:hint="default"/>
        <w:lang w:val="en-US" w:eastAsia="en-US" w:bidi="ar-SA"/>
      </w:rPr>
    </w:lvl>
  </w:abstractNum>
  <w:abstractNum w:abstractNumId="40" w15:restartNumberingAfterBreak="0">
    <w:nsid w:val="5E5A5E52"/>
    <w:multiLevelType w:val="hybridMultilevel"/>
    <w:tmpl w:val="5C44FEEA"/>
    <w:lvl w:ilvl="0" w:tplc="DA0A4A84">
      <w:start w:val="1"/>
      <w:numFmt w:val="decimal"/>
      <w:lvlText w:val="%1."/>
      <w:lvlJc w:val="left"/>
      <w:pPr>
        <w:ind w:left="1612" w:hanging="360"/>
      </w:pPr>
      <w:rPr>
        <w:rFonts w:ascii="Times New Roman" w:eastAsia="Times New Roman" w:hAnsi="Times New Roman" w:cs="Times New Roman" w:hint="default"/>
        <w:spacing w:val="-2"/>
        <w:w w:val="100"/>
        <w:sz w:val="24"/>
        <w:szCs w:val="24"/>
        <w:lang w:val="en-US" w:eastAsia="en-US" w:bidi="ar-SA"/>
      </w:rPr>
    </w:lvl>
    <w:lvl w:ilvl="1" w:tplc="2DEE5672">
      <w:numFmt w:val="bullet"/>
      <w:lvlText w:val="•"/>
      <w:lvlJc w:val="left"/>
      <w:pPr>
        <w:ind w:left="2543" w:hanging="360"/>
      </w:pPr>
      <w:rPr>
        <w:rFonts w:hint="default"/>
        <w:lang w:val="en-US" w:eastAsia="en-US" w:bidi="ar-SA"/>
      </w:rPr>
    </w:lvl>
    <w:lvl w:ilvl="2" w:tplc="C26A0216">
      <w:numFmt w:val="bullet"/>
      <w:lvlText w:val="•"/>
      <w:lvlJc w:val="left"/>
      <w:pPr>
        <w:ind w:left="3466" w:hanging="360"/>
      </w:pPr>
      <w:rPr>
        <w:rFonts w:hint="default"/>
        <w:lang w:val="en-US" w:eastAsia="en-US" w:bidi="ar-SA"/>
      </w:rPr>
    </w:lvl>
    <w:lvl w:ilvl="3" w:tplc="838860A6">
      <w:numFmt w:val="bullet"/>
      <w:lvlText w:val="•"/>
      <w:lvlJc w:val="left"/>
      <w:pPr>
        <w:ind w:left="4390" w:hanging="360"/>
      </w:pPr>
      <w:rPr>
        <w:rFonts w:hint="default"/>
        <w:lang w:val="en-US" w:eastAsia="en-US" w:bidi="ar-SA"/>
      </w:rPr>
    </w:lvl>
    <w:lvl w:ilvl="4" w:tplc="41DE6FC0">
      <w:numFmt w:val="bullet"/>
      <w:lvlText w:val="•"/>
      <w:lvlJc w:val="left"/>
      <w:pPr>
        <w:ind w:left="5313" w:hanging="360"/>
      </w:pPr>
      <w:rPr>
        <w:rFonts w:hint="default"/>
        <w:lang w:val="en-US" w:eastAsia="en-US" w:bidi="ar-SA"/>
      </w:rPr>
    </w:lvl>
    <w:lvl w:ilvl="5" w:tplc="918C3DF2">
      <w:numFmt w:val="bullet"/>
      <w:lvlText w:val="•"/>
      <w:lvlJc w:val="left"/>
      <w:pPr>
        <w:ind w:left="6237" w:hanging="360"/>
      </w:pPr>
      <w:rPr>
        <w:rFonts w:hint="default"/>
        <w:lang w:val="en-US" w:eastAsia="en-US" w:bidi="ar-SA"/>
      </w:rPr>
    </w:lvl>
    <w:lvl w:ilvl="6" w:tplc="F03AA10E">
      <w:numFmt w:val="bullet"/>
      <w:lvlText w:val="•"/>
      <w:lvlJc w:val="left"/>
      <w:pPr>
        <w:ind w:left="7160" w:hanging="360"/>
      </w:pPr>
      <w:rPr>
        <w:rFonts w:hint="default"/>
        <w:lang w:val="en-US" w:eastAsia="en-US" w:bidi="ar-SA"/>
      </w:rPr>
    </w:lvl>
    <w:lvl w:ilvl="7" w:tplc="48CC3A84">
      <w:numFmt w:val="bullet"/>
      <w:lvlText w:val="•"/>
      <w:lvlJc w:val="left"/>
      <w:pPr>
        <w:ind w:left="8084" w:hanging="360"/>
      </w:pPr>
      <w:rPr>
        <w:rFonts w:hint="default"/>
        <w:lang w:val="en-US" w:eastAsia="en-US" w:bidi="ar-SA"/>
      </w:rPr>
    </w:lvl>
    <w:lvl w:ilvl="8" w:tplc="61D494B2">
      <w:numFmt w:val="bullet"/>
      <w:lvlText w:val="•"/>
      <w:lvlJc w:val="left"/>
      <w:pPr>
        <w:ind w:left="9007" w:hanging="360"/>
      </w:pPr>
      <w:rPr>
        <w:rFonts w:hint="default"/>
        <w:lang w:val="en-US" w:eastAsia="en-US" w:bidi="ar-SA"/>
      </w:rPr>
    </w:lvl>
  </w:abstractNum>
  <w:abstractNum w:abstractNumId="41" w15:restartNumberingAfterBreak="0">
    <w:nsid w:val="671E342C"/>
    <w:multiLevelType w:val="hybridMultilevel"/>
    <w:tmpl w:val="73587990"/>
    <w:lvl w:ilvl="0" w:tplc="EEB66B54">
      <w:start w:val="1"/>
      <w:numFmt w:val="decimal"/>
      <w:lvlText w:val="%1."/>
      <w:lvlJc w:val="left"/>
      <w:pPr>
        <w:ind w:left="1192" w:hanging="360"/>
      </w:pPr>
      <w:rPr>
        <w:rFonts w:hint="default"/>
        <w:b/>
        <w:bCs/>
        <w:i/>
        <w:spacing w:val="-2"/>
        <w:w w:val="100"/>
        <w:lang w:val="en-US" w:eastAsia="en-US" w:bidi="ar-SA"/>
      </w:rPr>
    </w:lvl>
    <w:lvl w:ilvl="1" w:tplc="D8B4050C">
      <w:start w:val="1"/>
      <w:numFmt w:val="decimal"/>
      <w:lvlText w:val="%2."/>
      <w:lvlJc w:val="left"/>
      <w:pPr>
        <w:ind w:left="1972" w:hanging="720"/>
      </w:pPr>
      <w:rPr>
        <w:rFonts w:ascii="Times New Roman" w:eastAsia="Times New Roman" w:hAnsi="Times New Roman" w:cs="Times New Roman" w:hint="default"/>
        <w:spacing w:val="-2"/>
        <w:w w:val="100"/>
        <w:sz w:val="24"/>
        <w:szCs w:val="24"/>
        <w:lang w:val="en-US" w:eastAsia="en-US" w:bidi="ar-SA"/>
      </w:rPr>
    </w:lvl>
    <w:lvl w:ilvl="2" w:tplc="E9A62A4A">
      <w:numFmt w:val="bullet"/>
      <w:lvlText w:val="•"/>
      <w:lvlJc w:val="left"/>
      <w:pPr>
        <w:ind w:left="2861" w:hanging="720"/>
      </w:pPr>
      <w:rPr>
        <w:rFonts w:hint="default"/>
        <w:lang w:val="en-US" w:eastAsia="en-US" w:bidi="ar-SA"/>
      </w:rPr>
    </w:lvl>
    <w:lvl w:ilvl="3" w:tplc="A55E788C">
      <w:numFmt w:val="bullet"/>
      <w:lvlText w:val="•"/>
      <w:lvlJc w:val="left"/>
      <w:pPr>
        <w:ind w:left="3743" w:hanging="720"/>
      </w:pPr>
      <w:rPr>
        <w:rFonts w:hint="default"/>
        <w:lang w:val="en-US" w:eastAsia="en-US" w:bidi="ar-SA"/>
      </w:rPr>
    </w:lvl>
    <w:lvl w:ilvl="4" w:tplc="F35471FE">
      <w:numFmt w:val="bullet"/>
      <w:lvlText w:val="•"/>
      <w:lvlJc w:val="left"/>
      <w:pPr>
        <w:ind w:left="4624" w:hanging="720"/>
      </w:pPr>
      <w:rPr>
        <w:rFonts w:hint="default"/>
        <w:lang w:val="en-US" w:eastAsia="en-US" w:bidi="ar-SA"/>
      </w:rPr>
    </w:lvl>
    <w:lvl w:ilvl="5" w:tplc="C018C9D6">
      <w:numFmt w:val="bullet"/>
      <w:lvlText w:val="•"/>
      <w:lvlJc w:val="left"/>
      <w:pPr>
        <w:ind w:left="5506" w:hanging="720"/>
      </w:pPr>
      <w:rPr>
        <w:rFonts w:hint="default"/>
        <w:lang w:val="en-US" w:eastAsia="en-US" w:bidi="ar-SA"/>
      </w:rPr>
    </w:lvl>
    <w:lvl w:ilvl="6" w:tplc="8CDA13EE">
      <w:numFmt w:val="bullet"/>
      <w:lvlText w:val="•"/>
      <w:lvlJc w:val="left"/>
      <w:pPr>
        <w:ind w:left="6388" w:hanging="720"/>
      </w:pPr>
      <w:rPr>
        <w:rFonts w:hint="default"/>
        <w:lang w:val="en-US" w:eastAsia="en-US" w:bidi="ar-SA"/>
      </w:rPr>
    </w:lvl>
    <w:lvl w:ilvl="7" w:tplc="0792C768">
      <w:numFmt w:val="bullet"/>
      <w:lvlText w:val="•"/>
      <w:lvlJc w:val="left"/>
      <w:pPr>
        <w:ind w:left="7269" w:hanging="720"/>
      </w:pPr>
      <w:rPr>
        <w:rFonts w:hint="default"/>
        <w:lang w:val="en-US" w:eastAsia="en-US" w:bidi="ar-SA"/>
      </w:rPr>
    </w:lvl>
    <w:lvl w:ilvl="8" w:tplc="98E64A90">
      <w:numFmt w:val="bullet"/>
      <w:lvlText w:val="•"/>
      <w:lvlJc w:val="left"/>
      <w:pPr>
        <w:ind w:left="8151" w:hanging="720"/>
      </w:pPr>
      <w:rPr>
        <w:rFonts w:hint="default"/>
        <w:lang w:val="en-US" w:eastAsia="en-US" w:bidi="ar-SA"/>
      </w:rPr>
    </w:lvl>
  </w:abstractNum>
  <w:abstractNum w:abstractNumId="42"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3"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4"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45" w15:restartNumberingAfterBreak="0">
    <w:nsid w:val="767F49DB"/>
    <w:multiLevelType w:val="hybridMultilevel"/>
    <w:tmpl w:val="1444FCCC"/>
    <w:lvl w:ilvl="0" w:tplc="D82248D0">
      <w:start w:val="1"/>
      <w:numFmt w:val="decimal"/>
      <w:lvlText w:val="%1."/>
      <w:lvlJc w:val="left"/>
      <w:pPr>
        <w:ind w:left="1192" w:hanging="360"/>
      </w:pPr>
      <w:rPr>
        <w:rFonts w:hint="default"/>
        <w:b/>
        <w:bCs/>
        <w:i/>
        <w:spacing w:val="-2"/>
        <w:w w:val="100"/>
        <w:lang w:val="en-US" w:eastAsia="en-US" w:bidi="ar-SA"/>
      </w:rPr>
    </w:lvl>
    <w:lvl w:ilvl="1" w:tplc="D8327070">
      <w:numFmt w:val="bullet"/>
      <w:lvlText w:val="•"/>
      <w:lvlJc w:val="left"/>
      <w:pPr>
        <w:ind w:left="2071" w:hanging="360"/>
      </w:pPr>
      <w:rPr>
        <w:rFonts w:hint="default"/>
        <w:lang w:val="en-US" w:eastAsia="en-US" w:bidi="ar-SA"/>
      </w:rPr>
    </w:lvl>
    <w:lvl w:ilvl="2" w:tplc="F1DC16A8">
      <w:numFmt w:val="bullet"/>
      <w:lvlText w:val="•"/>
      <w:lvlJc w:val="left"/>
      <w:pPr>
        <w:ind w:left="2942" w:hanging="360"/>
      </w:pPr>
      <w:rPr>
        <w:rFonts w:hint="default"/>
        <w:lang w:val="en-US" w:eastAsia="en-US" w:bidi="ar-SA"/>
      </w:rPr>
    </w:lvl>
    <w:lvl w:ilvl="3" w:tplc="A4C49DBE">
      <w:numFmt w:val="bullet"/>
      <w:lvlText w:val="•"/>
      <w:lvlJc w:val="left"/>
      <w:pPr>
        <w:ind w:left="3814" w:hanging="360"/>
      </w:pPr>
      <w:rPr>
        <w:rFonts w:hint="default"/>
        <w:lang w:val="en-US" w:eastAsia="en-US" w:bidi="ar-SA"/>
      </w:rPr>
    </w:lvl>
    <w:lvl w:ilvl="4" w:tplc="2F30B9D8">
      <w:numFmt w:val="bullet"/>
      <w:lvlText w:val="•"/>
      <w:lvlJc w:val="left"/>
      <w:pPr>
        <w:ind w:left="4685" w:hanging="360"/>
      </w:pPr>
      <w:rPr>
        <w:rFonts w:hint="default"/>
        <w:lang w:val="en-US" w:eastAsia="en-US" w:bidi="ar-SA"/>
      </w:rPr>
    </w:lvl>
    <w:lvl w:ilvl="5" w:tplc="2B024C78">
      <w:numFmt w:val="bullet"/>
      <w:lvlText w:val="•"/>
      <w:lvlJc w:val="left"/>
      <w:pPr>
        <w:ind w:left="5557" w:hanging="360"/>
      </w:pPr>
      <w:rPr>
        <w:rFonts w:hint="default"/>
        <w:lang w:val="en-US" w:eastAsia="en-US" w:bidi="ar-SA"/>
      </w:rPr>
    </w:lvl>
    <w:lvl w:ilvl="6" w:tplc="1D7A511E">
      <w:numFmt w:val="bullet"/>
      <w:lvlText w:val="•"/>
      <w:lvlJc w:val="left"/>
      <w:pPr>
        <w:ind w:left="6428" w:hanging="360"/>
      </w:pPr>
      <w:rPr>
        <w:rFonts w:hint="default"/>
        <w:lang w:val="en-US" w:eastAsia="en-US" w:bidi="ar-SA"/>
      </w:rPr>
    </w:lvl>
    <w:lvl w:ilvl="7" w:tplc="62805C6C">
      <w:numFmt w:val="bullet"/>
      <w:lvlText w:val="•"/>
      <w:lvlJc w:val="left"/>
      <w:pPr>
        <w:ind w:left="7300" w:hanging="360"/>
      </w:pPr>
      <w:rPr>
        <w:rFonts w:hint="default"/>
        <w:lang w:val="en-US" w:eastAsia="en-US" w:bidi="ar-SA"/>
      </w:rPr>
    </w:lvl>
    <w:lvl w:ilvl="8" w:tplc="2C3E8D20">
      <w:numFmt w:val="bullet"/>
      <w:lvlText w:val="•"/>
      <w:lvlJc w:val="left"/>
      <w:pPr>
        <w:ind w:left="8171" w:hanging="360"/>
      </w:pPr>
      <w:rPr>
        <w:rFonts w:hint="default"/>
        <w:lang w:val="en-US" w:eastAsia="en-US" w:bidi="ar-SA"/>
      </w:rPr>
    </w:lvl>
  </w:abstractNum>
  <w:abstractNum w:abstractNumId="46" w15:restartNumberingAfterBreak="0">
    <w:nsid w:val="7996454F"/>
    <w:multiLevelType w:val="hybridMultilevel"/>
    <w:tmpl w:val="3782DB7A"/>
    <w:lvl w:ilvl="0" w:tplc="56C65630">
      <w:start w:val="1"/>
      <w:numFmt w:val="decimal"/>
      <w:lvlText w:val="%1."/>
      <w:lvlJc w:val="left"/>
      <w:pPr>
        <w:ind w:left="1192" w:hanging="360"/>
      </w:pPr>
      <w:rPr>
        <w:rFonts w:ascii="Times New Roman" w:eastAsia="Times New Roman" w:hAnsi="Times New Roman" w:cs="Times New Roman" w:hint="default"/>
        <w:spacing w:val="-2"/>
        <w:w w:val="100"/>
        <w:sz w:val="24"/>
        <w:szCs w:val="24"/>
        <w:lang w:val="en-US" w:eastAsia="en-US" w:bidi="ar-SA"/>
      </w:rPr>
    </w:lvl>
    <w:lvl w:ilvl="1" w:tplc="0756CF8E">
      <w:numFmt w:val="bullet"/>
      <w:lvlText w:val="•"/>
      <w:lvlJc w:val="left"/>
      <w:pPr>
        <w:ind w:left="2071" w:hanging="360"/>
      </w:pPr>
      <w:rPr>
        <w:rFonts w:hint="default"/>
        <w:lang w:val="en-US" w:eastAsia="en-US" w:bidi="ar-SA"/>
      </w:rPr>
    </w:lvl>
    <w:lvl w:ilvl="2" w:tplc="FDE28EAA">
      <w:numFmt w:val="bullet"/>
      <w:lvlText w:val="•"/>
      <w:lvlJc w:val="left"/>
      <w:pPr>
        <w:ind w:left="2942" w:hanging="360"/>
      </w:pPr>
      <w:rPr>
        <w:rFonts w:hint="default"/>
        <w:lang w:val="en-US" w:eastAsia="en-US" w:bidi="ar-SA"/>
      </w:rPr>
    </w:lvl>
    <w:lvl w:ilvl="3" w:tplc="8B5A7DFA">
      <w:numFmt w:val="bullet"/>
      <w:lvlText w:val="•"/>
      <w:lvlJc w:val="left"/>
      <w:pPr>
        <w:ind w:left="3814" w:hanging="360"/>
      </w:pPr>
      <w:rPr>
        <w:rFonts w:hint="default"/>
        <w:lang w:val="en-US" w:eastAsia="en-US" w:bidi="ar-SA"/>
      </w:rPr>
    </w:lvl>
    <w:lvl w:ilvl="4" w:tplc="5C8E472C">
      <w:numFmt w:val="bullet"/>
      <w:lvlText w:val="•"/>
      <w:lvlJc w:val="left"/>
      <w:pPr>
        <w:ind w:left="4685" w:hanging="360"/>
      </w:pPr>
      <w:rPr>
        <w:rFonts w:hint="default"/>
        <w:lang w:val="en-US" w:eastAsia="en-US" w:bidi="ar-SA"/>
      </w:rPr>
    </w:lvl>
    <w:lvl w:ilvl="5" w:tplc="AF0A9438">
      <w:numFmt w:val="bullet"/>
      <w:lvlText w:val="•"/>
      <w:lvlJc w:val="left"/>
      <w:pPr>
        <w:ind w:left="5557" w:hanging="360"/>
      </w:pPr>
      <w:rPr>
        <w:rFonts w:hint="default"/>
        <w:lang w:val="en-US" w:eastAsia="en-US" w:bidi="ar-SA"/>
      </w:rPr>
    </w:lvl>
    <w:lvl w:ilvl="6" w:tplc="B434B114">
      <w:numFmt w:val="bullet"/>
      <w:lvlText w:val="•"/>
      <w:lvlJc w:val="left"/>
      <w:pPr>
        <w:ind w:left="6428" w:hanging="360"/>
      </w:pPr>
      <w:rPr>
        <w:rFonts w:hint="default"/>
        <w:lang w:val="en-US" w:eastAsia="en-US" w:bidi="ar-SA"/>
      </w:rPr>
    </w:lvl>
    <w:lvl w:ilvl="7" w:tplc="00FE8D06">
      <w:numFmt w:val="bullet"/>
      <w:lvlText w:val="•"/>
      <w:lvlJc w:val="left"/>
      <w:pPr>
        <w:ind w:left="7300" w:hanging="360"/>
      </w:pPr>
      <w:rPr>
        <w:rFonts w:hint="default"/>
        <w:lang w:val="en-US" w:eastAsia="en-US" w:bidi="ar-SA"/>
      </w:rPr>
    </w:lvl>
    <w:lvl w:ilvl="8" w:tplc="95D48476">
      <w:numFmt w:val="bullet"/>
      <w:lvlText w:val="•"/>
      <w:lvlJc w:val="left"/>
      <w:pPr>
        <w:ind w:left="8171" w:hanging="360"/>
      </w:pPr>
      <w:rPr>
        <w:rFonts w:hint="default"/>
        <w:lang w:val="en-US" w:eastAsia="en-US" w:bidi="ar-SA"/>
      </w:rPr>
    </w:lvl>
  </w:abstractNum>
  <w:abstractNum w:abstractNumId="47" w15:restartNumberingAfterBreak="0">
    <w:nsid w:val="7B2A5E52"/>
    <w:multiLevelType w:val="hybridMultilevel"/>
    <w:tmpl w:val="6596B6E2"/>
    <w:lvl w:ilvl="0" w:tplc="8F567BB8">
      <w:start w:val="1"/>
      <w:numFmt w:val="decimal"/>
      <w:lvlText w:val="%1."/>
      <w:lvlJc w:val="left"/>
      <w:pPr>
        <w:ind w:left="1972" w:hanging="720"/>
      </w:pPr>
      <w:rPr>
        <w:rFonts w:ascii="Times New Roman" w:eastAsia="Times New Roman" w:hAnsi="Times New Roman" w:cs="Times New Roman" w:hint="default"/>
        <w:spacing w:val="-2"/>
        <w:w w:val="100"/>
        <w:sz w:val="24"/>
        <w:szCs w:val="24"/>
        <w:lang w:val="en-US" w:eastAsia="en-US" w:bidi="ar-SA"/>
      </w:rPr>
    </w:lvl>
    <w:lvl w:ilvl="1" w:tplc="D9285740">
      <w:start w:val="1"/>
      <w:numFmt w:val="decimal"/>
      <w:lvlText w:val="%2."/>
      <w:lvlJc w:val="left"/>
      <w:pPr>
        <w:ind w:left="2332" w:hanging="360"/>
      </w:pPr>
      <w:rPr>
        <w:rFonts w:ascii="Times New Roman" w:eastAsia="Times New Roman" w:hAnsi="Times New Roman" w:cs="Times New Roman" w:hint="default"/>
        <w:spacing w:val="-2"/>
        <w:w w:val="100"/>
        <w:sz w:val="24"/>
        <w:szCs w:val="24"/>
        <w:lang w:val="en-US" w:eastAsia="en-US" w:bidi="ar-SA"/>
      </w:rPr>
    </w:lvl>
    <w:lvl w:ilvl="2" w:tplc="A642E176">
      <w:numFmt w:val="bullet"/>
      <w:lvlText w:val="•"/>
      <w:lvlJc w:val="left"/>
      <w:pPr>
        <w:ind w:left="3286" w:hanging="360"/>
      </w:pPr>
      <w:rPr>
        <w:rFonts w:hint="default"/>
        <w:lang w:val="en-US" w:eastAsia="en-US" w:bidi="ar-SA"/>
      </w:rPr>
    </w:lvl>
    <w:lvl w:ilvl="3" w:tplc="F5FEBEEC">
      <w:numFmt w:val="bullet"/>
      <w:lvlText w:val="•"/>
      <w:lvlJc w:val="left"/>
      <w:pPr>
        <w:ind w:left="4232" w:hanging="360"/>
      </w:pPr>
      <w:rPr>
        <w:rFonts w:hint="default"/>
        <w:lang w:val="en-US" w:eastAsia="en-US" w:bidi="ar-SA"/>
      </w:rPr>
    </w:lvl>
    <w:lvl w:ilvl="4" w:tplc="1422D9EC">
      <w:numFmt w:val="bullet"/>
      <w:lvlText w:val="•"/>
      <w:lvlJc w:val="left"/>
      <w:pPr>
        <w:ind w:left="5178" w:hanging="360"/>
      </w:pPr>
      <w:rPr>
        <w:rFonts w:hint="default"/>
        <w:lang w:val="en-US" w:eastAsia="en-US" w:bidi="ar-SA"/>
      </w:rPr>
    </w:lvl>
    <w:lvl w:ilvl="5" w:tplc="B76C1ED8">
      <w:numFmt w:val="bullet"/>
      <w:lvlText w:val="•"/>
      <w:lvlJc w:val="left"/>
      <w:pPr>
        <w:ind w:left="6124" w:hanging="360"/>
      </w:pPr>
      <w:rPr>
        <w:rFonts w:hint="default"/>
        <w:lang w:val="en-US" w:eastAsia="en-US" w:bidi="ar-SA"/>
      </w:rPr>
    </w:lvl>
    <w:lvl w:ilvl="6" w:tplc="C1266B70">
      <w:numFmt w:val="bullet"/>
      <w:lvlText w:val="•"/>
      <w:lvlJc w:val="left"/>
      <w:pPr>
        <w:ind w:left="7070" w:hanging="360"/>
      </w:pPr>
      <w:rPr>
        <w:rFonts w:hint="default"/>
        <w:lang w:val="en-US" w:eastAsia="en-US" w:bidi="ar-SA"/>
      </w:rPr>
    </w:lvl>
    <w:lvl w:ilvl="7" w:tplc="40B86312">
      <w:numFmt w:val="bullet"/>
      <w:lvlText w:val="•"/>
      <w:lvlJc w:val="left"/>
      <w:pPr>
        <w:ind w:left="8016" w:hanging="360"/>
      </w:pPr>
      <w:rPr>
        <w:rFonts w:hint="default"/>
        <w:lang w:val="en-US" w:eastAsia="en-US" w:bidi="ar-SA"/>
      </w:rPr>
    </w:lvl>
    <w:lvl w:ilvl="8" w:tplc="13F055D6">
      <w:numFmt w:val="bullet"/>
      <w:lvlText w:val="•"/>
      <w:lvlJc w:val="left"/>
      <w:pPr>
        <w:ind w:left="8962" w:hanging="360"/>
      </w:pPr>
      <w:rPr>
        <w:rFonts w:hint="default"/>
        <w:lang w:val="en-US" w:eastAsia="en-US" w:bidi="ar-SA"/>
      </w:rPr>
    </w:lvl>
  </w:abstractNum>
  <w:abstractNum w:abstractNumId="48"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abstractNum w:abstractNumId="49" w15:restartNumberingAfterBreak="0">
    <w:nsid w:val="7F966571"/>
    <w:multiLevelType w:val="hybridMultilevel"/>
    <w:tmpl w:val="F2D0B2D8"/>
    <w:lvl w:ilvl="0" w:tplc="BE682988">
      <w:start w:val="1"/>
      <w:numFmt w:val="decimal"/>
      <w:lvlText w:val="%1."/>
      <w:lvlJc w:val="left"/>
      <w:pPr>
        <w:ind w:left="832" w:hanging="360"/>
      </w:pPr>
      <w:rPr>
        <w:rFonts w:ascii="Times New Roman" w:eastAsia="Times New Roman" w:hAnsi="Times New Roman" w:cs="Times New Roman" w:hint="default"/>
        <w:spacing w:val="-2"/>
        <w:w w:val="100"/>
        <w:sz w:val="24"/>
        <w:szCs w:val="24"/>
        <w:lang w:val="en-US" w:eastAsia="en-US" w:bidi="ar-SA"/>
      </w:rPr>
    </w:lvl>
    <w:lvl w:ilvl="1" w:tplc="B0A682F2">
      <w:start w:val="1"/>
      <w:numFmt w:val="decimal"/>
      <w:lvlText w:val="%2."/>
      <w:lvlJc w:val="left"/>
      <w:pPr>
        <w:ind w:left="1192" w:hanging="360"/>
      </w:pPr>
      <w:rPr>
        <w:rFonts w:hint="default"/>
        <w:b/>
        <w:bCs/>
        <w:i/>
        <w:spacing w:val="-2"/>
        <w:w w:val="100"/>
        <w:lang w:val="en-US" w:eastAsia="en-US" w:bidi="ar-SA"/>
      </w:rPr>
    </w:lvl>
    <w:lvl w:ilvl="2" w:tplc="EEF8284E">
      <w:numFmt w:val="bullet"/>
      <w:lvlText w:val="•"/>
      <w:lvlJc w:val="left"/>
      <w:pPr>
        <w:ind w:left="2168" w:hanging="360"/>
      </w:pPr>
      <w:rPr>
        <w:rFonts w:hint="default"/>
        <w:lang w:val="en-US" w:eastAsia="en-US" w:bidi="ar-SA"/>
      </w:rPr>
    </w:lvl>
    <w:lvl w:ilvl="3" w:tplc="8D825042">
      <w:numFmt w:val="bullet"/>
      <w:lvlText w:val="•"/>
      <w:lvlJc w:val="left"/>
      <w:pPr>
        <w:ind w:left="3136" w:hanging="360"/>
      </w:pPr>
      <w:rPr>
        <w:rFonts w:hint="default"/>
        <w:lang w:val="en-US" w:eastAsia="en-US" w:bidi="ar-SA"/>
      </w:rPr>
    </w:lvl>
    <w:lvl w:ilvl="4" w:tplc="533C9484">
      <w:numFmt w:val="bullet"/>
      <w:lvlText w:val="•"/>
      <w:lvlJc w:val="left"/>
      <w:pPr>
        <w:ind w:left="4104" w:hanging="360"/>
      </w:pPr>
      <w:rPr>
        <w:rFonts w:hint="default"/>
        <w:lang w:val="en-US" w:eastAsia="en-US" w:bidi="ar-SA"/>
      </w:rPr>
    </w:lvl>
    <w:lvl w:ilvl="5" w:tplc="1090C140">
      <w:numFmt w:val="bullet"/>
      <w:lvlText w:val="•"/>
      <w:lvlJc w:val="left"/>
      <w:pPr>
        <w:ind w:left="5073" w:hanging="360"/>
      </w:pPr>
      <w:rPr>
        <w:rFonts w:hint="default"/>
        <w:lang w:val="en-US" w:eastAsia="en-US" w:bidi="ar-SA"/>
      </w:rPr>
    </w:lvl>
    <w:lvl w:ilvl="6" w:tplc="47588EE8">
      <w:numFmt w:val="bullet"/>
      <w:lvlText w:val="•"/>
      <w:lvlJc w:val="left"/>
      <w:pPr>
        <w:ind w:left="6041" w:hanging="360"/>
      </w:pPr>
      <w:rPr>
        <w:rFonts w:hint="default"/>
        <w:lang w:val="en-US" w:eastAsia="en-US" w:bidi="ar-SA"/>
      </w:rPr>
    </w:lvl>
    <w:lvl w:ilvl="7" w:tplc="C85CE4CE">
      <w:numFmt w:val="bullet"/>
      <w:lvlText w:val="•"/>
      <w:lvlJc w:val="left"/>
      <w:pPr>
        <w:ind w:left="7009" w:hanging="360"/>
      </w:pPr>
      <w:rPr>
        <w:rFonts w:hint="default"/>
        <w:lang w:val="en-US" w:eastAsia="en-US" w:bidi="ar-SA"/>
      </w:rPr>
    </w:lvl>
    <w:lvl w:ilvl="8" w:tplc="33F4680E">
      <w:numFmt w:val="bullet"/>
      <w:lvlText w:val="•"/>
      <w:lvlJc w:val="left"/>
      <w:pPr>
        <w:ind w:left="7977" w:hanging="360"/>
      </w:pPr>
      <w:rPr>
        <w:rFonts w:hint="default"/>
        <w:lang w:val="en-US" w:eastAsia="en-US" w:bidi="ar-SA"/>
      </w:rPr>
    </w:lvl>
  </w:abstractNum>
  <w:num w:numId="1">
    <w:abstractNumId w:val="46"/>
  </w:num>
  <w:num w:numId="2">
    <w:abstractNumId w:val="0"/>
  </w:num>
  <w:num w:numId="3">
    <w:abstractNumId w:val="13"/>
  </w:num>
  <w:num w:numId="4">
    <w:abstractNumId w:val="40"/>
  </w:num>
  <w:num w:numId="5">
    <w:abstractNumId w:val="47"/>
  </w:num>
  <w:num w:numId="6">
    <w:abstractNumId w:val="12"/>
  </w:num>
  <w:num w:numId="7">
    <w:abstractNumId w:val="41"/>
  </w:num>
  <w:num w:numId="8">
    <w:abstractNumId w:val="49"/>
  </w:num>
  <w:num w:numId="9">
    <w:abstractNumId w:val="25"/>
  </w:num>
  <w:num w:numId="10">
    <w:abstractNumId w:val="4"/>
  </w:num>
  <w:num w:numId="11">
    <w:abstractNumId w:val="39"/>
  </w:num>
  <w:num w:numId="12">
    <w:abstractNumId w:val="3"/>
  </w:num>
  <w:num w:numId="13">
    <w:abstractNumId w:val="45"/>
  </w:num>
  <w:num w:numId="14">
    <w:abstractNumId w:val="26"/>
  </w:num>
  <w:num w:numId="15">
    <w:abstractNumId w:val="22"/>
  </w:num>
  <w:num w:numId="16">
    <w:abstractNumId w:val="21"/>
  </w:num>
  <w:num w:numId="17">
    <w:abstractNumId w:val="20"/>
  </w:num>
  <w:num w:numId="18">
    <w:abstractNumId w:val="32"/>
  </w:num>
  <w:num w:numId="19">
    <w:abstractNumId w:val="14"/>
  </w:num>
  <w:num w:numId="20">
    <w:abstractNumId w:val="48"/>
  </w:num>
  <w:num w:numId="21">
    <w:abstractNumId w:val="6"/>
  </w:num>
  <w:num w:numId="22">
    <w:abstractNumId w:val="44"/>
  </w:num>
  <w:num w:numId="23">
    <w:abstractNumId w:val="28"/>
  </w:num>
  <w:num w:numId="24">
    <w:abstractNumId w:val="10"/>
  </w:num>
  <w:num w:numId="25">
    <w:abstractNumId w:val="17"/>
  </w:num>
  <w:num w:numId="26">
    <w:abstractNumId w:val="8"/>
  </w:num>
  <w:num w:numId="27">
    <w:abstractNumId w:val="23"/>
  </w:num>
  <w:num w:numId="28">
    <w:abstractNumId w:val="31"/>
  </w:num>
  <w:num w:numId="29">
    <w:abstractNumId w:val="33"/>
  </w:num>
  <w:num w:numId="30">
    <w:abstractNumId w:val="16"/>
  </w:num>
  <w:num w:numId="31">
    <w:abstractNumId w:val="30"/>
  </w:num>
  <w:num w:numId="32">
    <w:abstractNumId w:val="7"/>
  </w:num>
  <w:num w:numId="33">
    <w:abstractNumId w:val="43"/>
  </w:num>
  <w:num w:numId="34">
    <w:abstractNumId w:val="9"/>
  </w:num>
  <w:num w:numId="35">
    <w:abstractNumId w:val="34"/>
  </w:num>
  <w:num w:numId="36">
    <w:abstractNumId w:val="42"/>
  </w:num>
  <w:num w:numId="37">
    <w:abstractNumId w:val="15"/>
  </w:num>
  <w:num w:numId="38">
    <w:abstractNumId w:val="38"/>
  </w:num>
  <w:num w:numId="39">
    <w:abstractNumId w:val="37"/>
  </w:num>
  <w:num w:numId="40">
    <w:abstractNumId w:val="2"/>
  </w:num>
  <w:num w:numId="41">
    <w:abstractNumId w:val="29"/>
  </w:num>
  <w:num w:numId="42">
    <w:abstractNumId w:val="35"/>
  </w:num>
  <w:num w:numId="43">
    <w:abstractNumId w:val="36"/>
  </w:num>
  <w:num w:numId="44">
    <w:abstractNumId w:val="18"/>
  </w:num>
  <w:num w:numId="45">
    <w:abstractNumId w:val="1"/>
  </w:num>
  <w:num w:numId="46">
    <w:abstractNumId w:val="11"/>
  </w:num>
  <w:num w:numId="47">
    <w:abstractNumId w:val="19"/>
  </w:num>
  <w:num w:numId="48">
    <w:abstractNumId w:val="24"/>
  </w:num>
  <w:num w:numId="49">
    <w:abstractNumId w:val="5"/>
  </w:num>
  <w:num w:numId="5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jamin Meyer">
    <w15:presenceInfo w15:providerId="None" w15:userId="Benjamin Meyer"/>
  </w15:person>
  <w15:person w15:author="ben">
    <w15:presenceInfo w15:providerId="Windows Live" w15:userId="f9da4732cdc7b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L295Y255U645S356"/>
    <w:docVar w:name="paperpile-doc-name" w:val="DRAFT_QAPP_KenaiRiverWatershed_Baseline_20220824.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31CA"/>
    <w:rsid w:val="00032DC7"/>
    <w:rsid w:val="00064D70"/>
    <w:rsid w:val="00073593"/>
    <w:rsid w:val="000D14B5"/>
    <w:rsid w:val="000D7D6F"/>
    <w:rsid w:val="0017158E"/>
    <w:rsid w:val="00186878"/>
    <w:rsid w:val="001A7025"/>
    <w:rsid w:val="00262B5F"/>
    <w:rsid w:val="002657A0"/>
    <w:rsid w:val="00274B87"/>
    <w:rsid w:val="0027779C"/>
    <w:rsid w:val="002800FF"/>
    <w:rsid w:val="002926A4"/>
    <w:rsid w:val="002B619C"/>
    <w:rsid w:val="002F2A16"/>
    <w:rsid w:val="003459F3"/>
    <w:rsid w:val="00403FF0"/>
    <w:rsid w:val="00434CF1"/>
    <w:rsid w:val="004405C8"/>
    <w:rsid w:val="0044246A"/>
    <w:rsid w:val="004670E0"/>
    <w:rsid w:val="004911DB"/>
    <w:rsid w:val="00494FFD"/>
    <w:rsid w:val="004D249F"/>
    <w:rsid w:val="00504626"/>
    <w:rsid w:val="005B7CBD"/>
    <w:rsid w:val="006077CD"/>
    <w:rsid w:val="00636933"/>
    <w:rsid w:val="00646D5A"/>
    <w:rsid w:val="00647C64"/>
    <w:rsid w:val="00672EB1"/>
    <w:rsid w:val="007043C9"/>
    <w:rsid w:val="00724F1E"/>
    <w:rsid w:val="007647A2"/>
    <w:rsid w:val="00775614"/>
    <w:rsid w:val="007967D8"/>
    <w:rsid w:val="007B035B"/>
    <w:rsid w:val="007B518C"/>
    <w:rsid w:val="007F6044"/>
    <w:rsid w:val="00832A07"/>
    <w:rsid w:val="008631EA"/>
    <w:rsid w:val="0088566D"/>
    <w:rsid w:val="00892788"/>
    <w:rsid w:val="008E7EA5"/>
    <w:rsid w:val="009748A5"/>
    <w:rsid w:val="009A1501"/>
    <w:rsid w:val="009E16E3"/>
    <w:rsid w:val="009F2D54"/>
    <w:rsid w:val="009F72AC"/>
    <w:rsid w:val="00A97F78"/>
    <w:rsid w:val="00AD2EC2"/>
    <w:rsid w:val="00AD6708"/>
    <w:rsid w:val="00AE57CF"/>
    <w:rsid w:val="00B25F72"/>
    <w:rsid w:val="00B34ACF"/>
    <w:rsid w:val="00B34B0D"/>
    <w:rsid w:val="00B46D30"/>
    <w:rsid w:val="00B515CF"/>
    <w:rsid w:val="00B72218"/>
    <w:rsid w:val="00B816E8"/>
    <w:rsid w:val="00B90285"/>
    <w:rsid w:val="00BE2DF2"/>
    <w:rsid w:val="00C561A2"/>
    <w:rsid w:val="00C85FF6"/>
    <w:rsid w:val="00CF182D"/>
    <w:rsid w:val="00D14AB6"/>
    <w:rsid w:val="00D32FB6"/>
    <w:rsid w:val="00D47A88"/>
    <w:rsid w:val="00D5447C"/>
    <w:rsid w:val="00D859C7"/>
    <w:rsid w:val="00DD2708"/>
    <w:rsid w:val="00DD5AEA"/>
    <w:rsid w:val="00DF3A31"/>
    <w:rsid w:val="00E07811"/>
    <w:rsid w:val="00E1026B"/>
    <w:rsid w:val="00E10D31"/>
    <w:rsid w:val="00E42A4F"/>
    <w:rsid w:val="00E52445"/>
    <w:rsid w:val="00E55D8F"/>
    <w:rsid w:val="00E67EF4"/>
    <w:rsid w:val="00E72980"/>
    <w:rsid w:val="00EA036E"/>
    <w:rsid w:val="00F465DC"/>
    <w:rsid w:val="00F528B3"/>
    <w:rsid w:val="00F92DAC"/>
    <w:rsid w:val="00FE26B2"/>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88"/>
      <w:outlineLvl w:val="0"/>
    </w:pPr>
    <w:rPr>
      <w:b/>
      <w:bCs/>
      <w:sz w:val="24"/>
      <w:szCs w:val="24"/>
    </w:rPr>
  </w:style>
  <w:style w:type="paragraph" w:styleId="Heading2">
    <w:name w:val="heading 2"/>
    <w:basedOn w:val="Normal"/>
    <w:uiPriority w:val="1"/>
    <w:qFormat/>
    <w:pPr>
      <w:spacing w:line="275" w:lineRule="exact"/>
      <w:ind w:left="688"/>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1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224" w:right="282"/>
      <w:jc w:val="center"/>
    </w:pPr>
    <w:rPr>
      <w:b/>
      <w:bCs/>
      <w:sz w:val="48"/>
      <w:szCs w:val="48"/>
    </w:rPr>
  </w:style>
  <w:style w:type="paragraph" w:styleId="ListParagraph">
    <w:name w:val="List Paragraph"/>
    <w:basedOn w:val="Normal"/>
    <w:uiPriority w:val="1"/>
    <w:qFormat/>
    <w:pPr>
      <w:ind w:left="11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F92DA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92DAC"/>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bit.ly/qapp_2022_fig5" TargetMode="External"/><Relationship Id="rId1" Type="http://schemas.openxmlformats.org/officeDocument/2006/relationships/hyperlink" Target="https://bit.ly/qapp_2022_fig5"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ywebber@salamatof.com" TargetMode="External"/><Relationship Id="rId21" Type="http://schemas.openxmlformats.org/officeDocument/2006/relationships/hyperlink" Target="mailto:john.clark@alaska.gov" TargetMode="External"/><Relationship Id="rId42" Type="http://schemas.openxmlformats.org/officeDocument/2006/relationships/footer" Target="footer6.xml"/><Relationship Id="rId47" Type="http://schemas.openxmlformats.org/officeDocument/2006/relationships/header" Target="header8.xml"/><Relationship Id="rId63" Type="http://schemas.openxmlformats.org/officeDocument/2006/relationships/footer" Target="footer12.xml"/><Relationship Id="rId68" Type="http://schemas.openxmlformats.org/officeDocument/2006/relationships/header" Target="header15.xml"/><Relationship Id="rId84" Type="http://schemas.openxmlformats.org/officeDocument/2006/relationships/hyperlink" Target="https://dec.alaska.gov/water/water-quality/monitoring/surveys/" TargetMode="External"/><Relationship Id="rId89" Type="http://schemas.openxmlformats.org/officeDocument/2006/relationships/footer" Target="footer22.xml"/><Relationship Id="rId16" Type="http://schemas.openxmlformats.org/officeDocument/2006/relationships/hyperlink" Target="mailto:john.clark@alaska.gov" TargetMode="External"/><Relationship Id="rId11" Type="http://schemas.microsoft.com/office/2011/relationships/commentsExtended" Target="commentsExtended.xml"/><Relationship Id="rId32" Type="http://schemas.openxmlformats.org/officeDocument/2006/relationships/header" Target="header4.xml"/><Relationship Id="rId37" Type="http://schemas.openxmlformats.org/officeDocument/2006/relationships/image" Target="media/image5.jpeg"/><Relationship Id="rId53" Type="http://schemas.openxmlformats.org/officeDocument/2006/relationships/image" Target="media/image11.jpeg"/><Relationship Id="rId58" Type="http://schemas.openxmlformats.org/officeDocument/2006/relationships/footer" Target="footer10.xml"/><Relationship Id="rId74" Type="http://schemas.openxmlformats.org/officeDocument/2006/relationships/header" Target="header18.xml"/><Relationship Id="rId79"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header" Target="header23.xml"/><Relationship Id="rId95" Type="http://schemas.microsoft.com/office/2016/09/relationships/commentsIds" Target="commentsIds.xml"/><Relationship Id="rId22" Type="http://schemas.openxmlformats.org/officeDocument/2006/relationships/hyperlink" Target="mailto:chandra.mcgee@alaska.gov" TargetMode="External"/><Relationship Id="rId27" Type="http://schemas.openxmlformats.org/officeDocument/2006/relationships/hyperlink" Target="http://www.kenaiwatershed.org/" TargetMode="External"/><Relationship Id="rId43" Type="http://schemas.openxmlformats.org/officeDocument/2006/relationships/header" Target="header7.xml"/><Relationship Id="rId48" Type="http://schemas.openxmlformats.org/officeDocument/2006/relationships/footer" Target="footer8.xml"/><Relationship Id="rId64" Type="http://schemas.openxmlformats.org/officeDocument/2006/relationships/header" Target="header13.xml"/><Relationship Id="rId69"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image" Target="media/image9.jpeg"/><Relationship Id="rId72" Type="http://schemas.openxmlformats.org/officeDocument/2006/relationships/header" Target="header17.xml"/><Relationship Id="rId80" Type="http://schemas.openxmlformats.org/officeDocument/2006/relationships/header" Target="header21.xml"/><Relationship Id="rId85" Type="http://schemas.openxmlformats.org/officeDocument/2006/relationships/hyperlink" Target="http://dnr.alaska.gov/parks/plans/krsmapln/kenrvpln.htm" TargetMode="Externa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mailto:brown.katherine@epa.gov" TargetMode="External"/><Relationship Id="rId25" Type="http://schemas.openxmlformats.org/officeDocument/2006/relationships/hyperlink" Target="mailto:justin.nelson@sgs.com" TargetMode="External"/><Relationship Id="rId33" Type="http://schemas.openxmlformats.org/officeDocument/2006/relationships/footer" Target="footer4.xml"/><Relationship Id="rId38" Type="http://schemas.openxmlformats.org/officeDocument/2006/relationships/image" Target="media/image6.jpeg"/><Relationship Id="rId46" Type="http://schemas.openxmlformats.org/officeDocument/2006/relationships/hyperlink" Target="mailto:ben@kenaiwatershed.org" TargetMode="External"/><Relationship Id="rId59" Type="http://schemas.openxmlformats.org/officeDocument/2006/relationships/header" Target="header11.xml"/><Relationship Id="rId67" Type="http://schemas.openxmlformats.org/officeDocument/2006/relationships/footer" Target="footer14.xml"/><Relationship Id="rId20" Type="http://schemas.openxmlformats.org/officeDocument/2006/relationships/hyperlink" Target="mailto:sarah.apsens@alaska.gov" TargetMode="External"/><Relationship Id="rId41" Type="http://schemas.openxmlformats.org/officeDocument/2006/relationships/header" Target="header6.xml"/><Relationship Id="rId54" Type="http://schemas.openxmlformats.org/officeDocument/2006/relationships/image" Target="media/image12.jpeg"/><Relationship Id="rId62" Type="http://schemas.openxmlformats.org/officeDocument/2006/relationships/header" Target="header12.xml"/><Relationship Id="rId70" Type="http://schemas.openxmlformats.org/officeDocument/2006/relationships/header" Target="header16.xml"/><Relationship Id="rId75" Type="http://schemas.openxmlformats.org/officeDocument/2006/relationships/footer" Target="footer18.xml"/><Relationship Id="rId83" Type="http://schemas.openxmlformats.org/officeDocument/2006/relationships/hyperlink" Target="https://dec.alaska.gov/water/water-quality/monitoring/surveys/" TargetMode="External"/><Relationship Id="rId88" Type="http://schemas.openxmlformats.org/officeDocument/2006/relationships/header" Target="header22.xml"/><Relationship Id="rId91"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mailto:executievdirector@kenaiwatershed.org" TargetMode="External"/><Relationship Id="rId28" Type="http://schemas.openxmlformats.org/officeDocument/2006/relationships/header" Target="header2.xml"/><Relationship Id="rId36" Type="http://schemas.openxmlformats.org/officeDocument/2006/relationships/image" Target="media/image4.jpeg"/><Relationship Id="rId49" Type="http://schemas.openxmlformats.org/officeDocument/2006/relationships/image" Target="media/image7.jpeg"/><Relationship Id="rId57" Type="http://schemas.openxmlformats.org/officeDocument/2006/relationships/header" Target="header10.xml"/><Relationship Id="rId10" Type="http://schemas.openxmlformats.org/officeDocument/2006/relationships/comments" Target="comments.xml"/><Relationship Id="rId31" Type="http://schemas.openxmlformats.org/officeDocument/2006/relationships/footer" Target="footer3.xml"/><Relationship Id="rId44" Type="http://schemas.openxmlformats.org/officeDocument/2006/relationships/footer" Target="footer7.xml"/><Relationship Id="rId52" Type="http://schemas.openxmlformats.org/officeDocument/2006/relationships/image" Target="media/image10.jpeg"/><Relationship Id="rId60" Type="http://schemas.openxmlformats.org/officeDocument/2006/relationships/footer" Target="footer11.xml"/><Relationship Id="rId65" Type="http://schemas.openxmlformats.org/officeDocument/2006/relationships/footer" Target="footer13.xml"/><Relationship Id="rId73" Type="http://schemas.openxmlformats.org/officeDocument/2006/relationships/footer" Target="footer17.xml"/><Relationship Id="rId78" Type="http://schemas.openxmlformats.org/officeDocument/2006/relationships/header" Target="header20.xml"/><Relationship Id="rId81" Type="http://schemas.openxmlformats.org/officeDocument/2006/relationships/footer" Target="footer21.xml"/><Relationship Id="rId86" Type="http://schemas.openxmlformats.org/officeDocument/2006/relationships/hyperlink" Target="https://www.waterqualitydata.us/"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enaiwatershed.org/" TargetMode="External"/><Relationship Id="rId13" Type="http://schemas.openxmlformats.org/officeDocument/2006/relationships/hyperlink" Target="mailto:ben@kenaiwatershed.org" TargetMode="External"/><Relationship Id="rId18" Type="http://schemas.openxmlformats.org/officeDocument/2006/relationships/header" Target="header1.xml"/><Relationship Id="rId39" Type="http://schemas.openxmlformats.org/officeDocument/2006/relationships/hyperlink" Target="http://www.ncdc.noaa.gov/oa/ncdc.html)" TargetMode="External"/><Relationship Id="rId34" Type="http://schemas.openxmlformats.org/officeDocument/2006/relationships/header" Target="header5.xml"/><Relationship Id="rId50" Type="http://schemas.openxmlformats.org/officeDocument/2006/relationships/image" Target="media/image8.jpeg"/><Relationship Id="rId55" Type="http://schemas.openxmlformats.org/officeDocument/2006/relationships/header" Target="header9.xml"/><Relationship Id="rId76"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footer" Target="footer16.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mailto:sue@cookinletkeeper.org" TargetMode="External"/><Relationship Id="rId40" Type="http://schemas.openxmlformats.org/officeDocument/2006/relationships/hyperlink" Target="http://www.kenaiwatershed.org/" TargetMode="External"/><Relationship Id="rId45" Type="http://schemas.openxmlformats.org/officeDocument/2006/relationships/image" Target="media/image6.png"/><Relationship Id="rId66" Type="http://schemas.openxmlformats.org/officeDocument/2006/relationships/header" Target="header14.xml"/><Relationship Id="rId87" Type="http://schemas.openxmlformats.org/officeDocument/2006/relationships/hyperlink" Target="https://catalog.data.gov/dataset/upper-kenai-river-cooperative-plan" TargetMode="External"/><Relationship Id="rId61" Type="http://schemas.openxmlformats.org/officeDocument/2006/relationships/image" Target="media/image13.jpeg"/><Relationship Id="rId82" Type="http://schemas.openxmlformats.org/officeDocument/2006/relationships/hyperlink" Target="https://dec.alaska.gov/water/water-quality/reports" TargetMode="External"/><Relationship Id="rId19" Type="http://schemas.openxmlformats.org/officeDocument/2006/relationships/footer" Target="footer1.xml"/><Relationship Id="rId14" Type="http://schemas.openxmlformats.org/officeDocument/2006/relationships/hyperlink" Target="mailto:sarah.apsens@alaska.gov" TargetMode="External"/><Relationship Id="rId30" Type="http://schemas.openxmlformats.org/officeDocument/2006/relationships/header" Target="header3.xml"/><Relationship Id="rId35" Type="http://schemas.openxmlformats.org/officeDocument/2006/relationships/footer" Target="footer5.xml"/><Relationship Id="rId56" Type="http://schemas.openxmlformats.org/officeDocument/2006/relationships/footer" Target="footer9.xml"/><Relationship Id="rId77"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0F1AE-F9C3-45CD-B533-C81AC3BC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1691</TotalTime>
  <Pages>74</Pages>
  <Words>17414</Words>
  <Characters>99264</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Ruffner</dc:creator>
  <cp:lastModifiedBy>Benjamin Meyer</cp:lastModifiedBy>
  <cp:revision>44</cp:revision>
  <dcterms:created xsi:type="dcterms:W3CDTF">2022-02-18T01:36:00Z</dcterms:created>
  <dcterms:modified xsi:type="dcterms:W3CDTF">2023-01-06T02:16:00Z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