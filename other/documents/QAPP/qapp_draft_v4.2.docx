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C1A94" w14:textId="3EEB66A4" w:rsidR="0088566D" w:rsidRDefault="0088566D">
      <w:pPr>
        <w:pStyle w:val="Title"/>
      </w:pPr>
      <w:bookmarkStart w:id="0" w:name="Kenai_River_Water_Quality_Monitoring"/>
      <w:bookmarkEnd w:id="0"/>
      <w:r>
        <w:t>[</w:t>
      </w:r>
      <w:commentRangeStart w:id="1"/>
      <w:commentRangeStart w:id="2"/>
      <w:r>
        <w:t>DRAFT</w:t>
      </w:r>
      <w:commentRangeEnd w:id="1"/>
      <w:r w:rsidR="00C56848">
        <w:rPr>
          <w:rStyle w:val="CommentReference"/>
          <w:b w:val="0"/>
          <w:bCs w:val="0"/>
        </w:rPr>
        <w:commentReference w:id="1"/>
      </w:r>
      <w:commentRangeEnd w:id="2"/>
      <w:r w:rsidR="00D8332A">
        <w:rPr>
          <w:rStyle w:val="CommentReference"/>
          <w:b w:val="0"/>
          <w:bCs w:val="0"/>
        </w:rPr>
        <w:commentReference w:id="2"/>
      </w:r>
      <w:r>
        <w:t xml:space="preserve">]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3" w:name="Multi-Agency_Baseline_and_Metals_(Zn/Cu)"/>
      <w:bookmarkEnd w:id="3"/>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58FF24CA" w:rsidR="000D14B5" w:rsidRPr="0088566D" w:rsidRDefault="008E7EA5" w:rsidP="0088566D">
      <w:pPr>
        <w:ind w:left="2426"/>
        <w:rPr>
          <w:b/>
          <w:i/>
          <w:sz w:val="36"/>
        </w:rPr>
      </w:pPr>
      <w:r>
        <w:rPr>
          <w:b/>
          <w:i/>
          <w:sz w:val="36"/>
        </w:rPr>
        <w:t xml:space="preserve">V.4. Updated </w:t>
      </w:r>
      <w:r w:rsidR="00E16D23">
        <w:rPr>
          <w:b/>
          <w:i/>
          <w:sz w:val="36"/>
        </w:rPr>
        <w:t>January 2023</w:t>
      </w:r>
    </w:p>
    <w:p w14:paraId="6875699A" w14:textId="77777777" w:rsidR="000D14B5" w:rsidRDefault="000D14B5">
      <w:pPr>
        <w:pStyle w:val="BodyText"/>
        <w:rPr>
          <w:b/>
          <w:i/>
          <w:sz w:val="20"/>
        </w:rPr>
      </w:pPr>
    </w:p>
    <w:p w14:paraId="680F9EE8" w14:textId="0B28EEE7" w:rsidR="000D14B5" w:rsidRPr="00E16D23" w:rsidRDefault="00A6199B" w:rsidP="00E16D23">
      <w:pPr>
        <w:pStyle w:val="BodyText"/>
        <w:spacing w:before="8"/>
        <w:rPr>
          <w:b/>
          <w:i/>
          <w:sz w:val="12"/>
        </w:rPr>
      </w:pPr>
      <w:r>
        <w:rPr>
          <w:noProof/>
        </w:rPr>
        <w:drawing>
          <wp:anchor distT="0" distB="0" distL="0" distR="0" simplePos="0" relativeHeight="251675648" behindDoc="0" locked="0" layoutInCell="1" allowOverlap="1" wp14:anchorId="227BAD44" wp14:editId="7DB2CB43">
            <wp:simplePos x="0" y="0"/>
            <wp:positionH relativeFrom="page">
              <wp:posOffset>2671445</wp:posOffset>
            </wp:positionH>
            <wp:positionV relativeFrom="paragraph">
              <wp:posOffset>117682</wp:posOffset>
            </wp:positionV>
            <wp:extent cx="2219584" cy="220980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219584" cy="2209800"/>
                    </a:xfrm>
                    <a:prstGeom prst="rect">
                      <a:avLst/>
                    </a:prstGeom>
                  </pic:spPr>
                </pic:pic>
              </a:graphicData>
            </a:graphic>
          </wp:anchor>
        </w:drawing>
      </w: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11">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Pr="00E16D23" w:rsidRDefault="009748A5" w:rsidP="00E16D23">
      <w:pPr>
        <w:pStyle w:val="BodyText"/>
        <w:jc w:val="center"/>
        <w:rPr>
          <w:i/>
        </w:rPr>
      </w:pPr>
      <w:bookmarkStart w:id="4" w:name="_Toc112072012"/>
      <w:r w:rsidRPr="00E16D23">
        <w:rPr>
          <w:i/>
        </w:rPr>
        <w:t>Prepared for:</w:t>
      </w:r>
      <w:bookmarkEnd w:id="4"/>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5" w:name="Department_of_Environmental_Conservation"/>
      <w:bookmarkEnd w:id="5"/>
      <w:r>
        <w:rPr>
          <w:b/>
          <w:sz w:val="24"/>
        </w:rPr>
        <w:t>DEPARTMENT OF ENVIRONMENTAL CONSERVATION</w:t>
      </w:r>
    </w:p>
    <w:p w14:paraId="2C510ECE" w14:textId="77777777" w:rsidR="000D14B5" w:rsidRDefault="009748A5">
      <w:pPr>
        <w:ind w:left="224" w:right="282"/>
        <w:jc w:val="center"/>
        <w:rPr>
          <w:b/>
          <w:sz w:val="24"/>
        </w:rPr>
      </w:pPr>
      <w:bookmarkStart w:id="6" w:name="Division_of_Water"/>
      <w:bookmarkEnd w:id="6"/>
      <w:r>
        <w:rPr>
          <w:b/>
          <w:sz w:val="24"/>
        </w:rPr>
        <w:t>Division of Water</w:t>
      </w:r>
    </w:p>
    <w:p w14:paraId="3CB1B2F4" w14:textId="77777777" w:rsidR="000D14B5" w:rsidRDefault="009748A5">
      <w:pPr>
        <w:ind w:left="224" w:right="282"/>
        <w:jc w:val="center"/>
        <w:rPr>
          <w:b/>
          <w:sz w:val="24"/>
        </w:rPr>
      </w:pPr>
      <w:bookmarkStart w:id="7" w:name="Water_Quality_Standards_and_Restoration"/>
      <w:bookmarkEnd w:id="7"/>
      <w:r>
        <w:rPr>
          <w:b/>
          <w:sz w:val="24"/>
        </w:rPr>
        <w:t>Water Quality Standards and Restoration</w:t>
      </w:r>
    </w:p>
    <w:p w14:paraId="5E88FD8C" w14:textId="58D670FF" w:rsidR="0088566D" w:rsidRDefault="0088566D" w:rsidP="00E16D23">
      <w:pPr>
        <w:jc w:val="center"/>
        <w:rPr>
          <w:sz w:val="24"/>
        </w:rPr>
      </w:pPr>
    </w:p>
    <w:p w14:paraId="4F2CC712" w14:textId="77777777" w:rsidR="00A6199B" w:rsidRDefault="00A6199B" w:rsidP="00A6199B">
      <w:pPr>
        <w:jc w:val="center"/>
        <w:rPr>
          <w:sz w:val="24"/>
        </w:rPr>
      </w:pPr>
    </w:p>
    <w:p w14:paraId="03DDCF97" w14:textId="723B1737" w:rsidR="00A6199B" w:rsidRDefault="0088566D" w:rsidP="00A6199B">
      <w:pPr>
        <w:rPr>
          <w:rStyle w:val="Hyperlink"/>
          <w:rFonts w:cstheme="minorHAnsi"/>
          <w:b/>
          <w:i/>
          <w:sz w:val="36"/>
          <w:szCs w:val="36"/>
        </w:rPr>
      </w:pPr>
      <w:r w:rsidRPr="00B34B0D">
        <w:rPr>
          <w:b/>
          <w:i/>
          <w:sz w:val="36"/>
          <w:szCs w:val="36"/>
        </w:rPr>
        <w:t xml:space="preserve">Note: the most current version of </w:t>
      </w:r>
      <w:r w:rsidR="00231AFB">
        <w:rPr>
          <w:b/>
          <w:i/>
          <w:sz w:val="36"/>
          <w:szCs w:val="36"/>
        </w:rPr>
        <w:t xml:space="preserve">this draft may be downloaded </w:t>
      </w:r>
      <w:r w:rsidR="00231AFB" w:rsidRPr="003E6C20">
        <w:rPr>
          <w:b/>
          <w:i/>
          <w:sz w:val="36"/>
          <w:szCs w:val="36"/>
        </w:rPr>
        <w:t xml:space="preserve">at </w:t>
      </w:r>
      <w:hyperlink r:id="rId12" w:history="1">
        <w:r w:rsidR="003E6C20" w:rsidRPr="007559CC">
          <w:rPr>
            <w:rStyle w:val="Hyperlink"/>
            <w:b/>
            <w:i/>
            <w:sz w:val="36"/>
            <w:szCs w:val="36"/>
          </w:rPr>
          <w:t>https://bit.ly/kwf_qapp_draft_2023</w:t>
        </w:r>
      </w:hyperlink>
      <w:r w:rsidR="003E6C20">
        <w:rPr>
          <w:b/>
          <w:i/>
          <w:sz w:val="36"/>
          <w:szCs w:val="36"/>
        </w:rPr>
        <w:t xml:space="preserve"> </w:t>
      </w:r>
      <w:bookmarkStart w:id="8" w:name="_GoBack"/>
      <w:bookmarkEnd w:id="8"/>
    </w:p>
    <w:p w14:paraId="074E5E90" w14:textId="77777777" w:rsidR="000D14B5" w:rsidRPr="00E16D23" w:rsidRDefault="000D14B5" w:rsidP="00E16D23">
      <w:pPr>
        <w:pStyle w:val="Heading2"/>
      </w:pPr>
      <w:bookmarkStart w:id="9" w:name="Kenai_QAPP_signatures_2020_05_05"/>
      <w:bookmarkEnd w:id="9"/>
    </w:p>
    <w:p w14:paraId="648E6385" w14:textId="77777777" w:rsidR="000D14B5" w:rsidRDefault="009748A5" w:rsidP="00D9703E">
      <w:pPr>
        <w:pStyle w:val="Heading2"/>
        <w:ind w:left="0"/>
      </w:pPr>
      <w:bookmarkStart w:id="10" w:name="_Toc112073499"/>
      <w:bookmarkStart w:id="11" w:name="_Toc117087841"/>
      <w:bookmarkStart w:id="12" w:name="_Toc125960331"/>
      <w:bookmarkStart w:id="13" w:name="_Toc125983993"/>
      <w:bookmarkStart w:id="14" w:name="_Toc125984274"/>
      <w:r>
        <w:lastRenderedPageBreak/>
        <w:t>Al. Title and Approval Page</w:t>
      </w:r>
      <w:bookmarkEnd w:id="10"/>
      <w:bookmarkEnd w:id="11"/>
      <w:bookmarkEnd w:id="12"/>
      <w:bookmarkEnd w:id="13"/>
      <w:bookmarkEnd w:id="14"/>
    </w:p>
    <w:p w14:paraId="458CE1C6" w14:textId="77777777" w:rsidR="000D14B5" w:rsidRPr="00E16D23" w:rsidRDefault="000D14B5" w:rsidP="00E16D23"/>
    <w:p w14:paraId="08F4F510" w14:textId="456DA77E" w:rsidR="000D14B5" w:rsidRPr="001C6141" w:rsidRDefault="009748A5" w:rsidP="001C6141">
      <w:pPr>
        <w:spacing w:before="89"/>
        <w:ind w:left="124"/>
        <w:rPr>
          <w:sz w:val="24"/>
          <w:u w:val="single"/>
        </w:rPr>
      </w:pPr>
      <w:r w:rsidRPr="001C6141">
        <w:rPr>
          <w:sz w:val="24"/>
          <w:u w:val="single"/>
        </w:rPr>
        <w:t>Title: Kenai River Water Quality Monitoring: Multi-Agency Baseli</w:t>
      </w:r>
      <w:r w:rsidR="00E16D23" w:rsidRPr="001C6141">
        <w:rPr>
          <w:sz w:val="24"/>
          <w:u w:val="single"/>
        </w:rPr>
        <w:t>ne</w:t>
      </w:r>
    </w:p>
    <w:p w14:paraId="211CFA83" w14:textId="67BD67E6" w:rsidR="000D14B5" w:rsidRPr="00E16D23" w:rsidRDefault="00A6199B" w:rsidP="00E16D23">
      <w:pPr>
        <w:spacing w:before="220"/>
        <w:ind w:right="251" w:firstLine="124"/>
        <w:rPr>
          <w:sz w:val="24"/>
        </w:rPr>
      </w:pPr>
      <w:r w:rsidRPr="00A6199B">
        <w:rPr>
          <w:b/>
          <w:w w:val="90"/>
          <w:sz w:val="24"/>
          <w:szCs w:val="24"/>
        </w:rPr>
        <w:t>Name and Title:</w:t>
      </w:r>
      <w:r w:rsidRPr="00A6199B">
        <w:rPr>
          <w:w w:val="90"/>
          <w:sz w:val="24"/>
          <w:szCs w:val="24"/>
        </w:rPr>
        <w:t xml:space="preserve"> </w:t>
      </w:r>
      <w:r w:rsidR="00E72980" w:rsidRPr="00E16D23">
        <w:rPr>
          <w:w w:val="90"/>
          <w:sz w:val="24"/>
        </w:rPr>
        <w:t xml:space="preserve">Benjamin Meyer, </w:t>
      </w:r>
      <w:r w:rsidR="009748A5" w:rsidRPr="00E16D23">
        <w:rPr>
          <w:w w:val="90"/>
          <w:sz w:val="24"/>
        </w:rPr>
        <w:t xml:space="preserve">Project QA, Project </w:t>
      </w:r>
      <w:r w:rsidR="009748A5" w:rsidRPr="00E16D23">
        <w:rPr>
          <w:sz w:val="24"/>
        </w:rPr>
        <w:t>Manager</w:t>
      </w:r>
    </w:p>
    <w:p w14:paraId="6FC34629" w14:textId="0DC1091A" w:rsidR="000D14B5" w:rsidRPr="00E16D23" w:rsidRDefault="009748A5" w:rsidP="00E16D23">
      <w:pPr>
        <w:spacing w:before="89"/>
        <w:ind w:left="124"/>
        <w:rPr>
          <w:w w:val="95"/>
          <w:sz w:val="24"/>
        </w:rPr>
      </w:pPr>
      <w:r w:rsidRPr="00E16D23">
        <w:rPr>
          <w:b/>
          <w:w w:val="95"/>
          <w:sz w:val="24"/>
        </w:rPr>
        <w:t>Affiliation:</w:t>
      </w:r>
      <w:r w:rsidRPr="00E16D23">
        <w:rPr>
          <w:w w:val="95"/>
          <w:sz w:val="24"/>
        </w:rPr>
        <w:t xml:space="preserve"> Kenai Watershed Forum</w:t>
      </w:r>
    </w:p>
    <w:p w14:paraId="73B8A37B"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3" w:history="1">
        <w:r w:rsidRPr="00A6199B">
          <w:rPr>
            <w:rStyle w:val="Hyperlink"/>
            <w:w w:val="95"/>
            <w:sz w:val="24"/>
            <w:szCs w:val="24"/>
          </w:rPr>
          <w:t>hydrology@kenaiwatershed.org</w:t>
        </w:r>
      </w:hyperlink>
    </w:p>
    <w:p w14:paraId="0D648D76" w14:textId="35572CAF" w:rsidR="00A6199B" w:rsidRPr="00A6199B" w:rsidRDefault="00A6199B" w:rsidP="00A6199B">
      <w:pPr>
        <w:spacing w:before="89"/>
        <w:ind w:left="124"/>
        <w:rPr>
          <w:w w:val="95"/>
          <w:sz w:val="24"/>
          <w:szCs w:val="24"/>
        </w:rPr>
      </w:pPr>
      <w:r w:rsidRPr="00A6199B">
        <w:rPr>
          <w:b/>
          <w:w w:val="95"/>
          <w:sz w:val="24"/>
          <w:szCs w:val="24"/>
        </w:rPr>
        <w:t>Phone:</w:t>
      </w:r>
      <w:r w:rsidR="00E16D23">
        <w:rPr>
          <w:w w:val="95"/>
          <w:sz w:val="24"/>
          <w:szCs w:val="24"/>
        </w:rPr>
        <w:t xml:space="preserve"> (907) 260-5449</w:t>
      </w:r>
    </w:p>
    <w:p w14:paraId="6510BFE5" w14:textId="08FA2818" w:rsidR="00A6199B" w:rsidRDefault="00175C20" w:rsidP="00A6199B">
      <w:pPr>
        <w:spacing w:before="89"/>
        <w:ind w:left="124"/>
        <w:rPr>
          <w:w w:val="95"/>
          <w:sz w:val="24"/>
        </w:rPr>
      </w:pPr>
      <w:r>
        <w:rPr>
          <w:b/>
          <w:noProof/>
          <w:w w:val="95"/>
          <w:sz w:val="24"/>
          <w:szCs w:val="24"/>
        </w:rPr>
        <w:drawing>
          <wp:anchor distT="0" distB="0" distL="114300" distR="114300" simplePos="0" relativeHeight="251677696" behindDoc="0" locked="0" layoutInCell="1" allowOverlap="1" wp14:anchorId="6E086A9E" wp14:editId="3C89D683">
            <wp:simplePos x="0" y="0"/>
            <wp:positionH relativeFrom="margin">
              <wp:posOffset>924560</wp:posOffset>
            </wp:positionH>
            <wp:positionV relativeFrom="paragraph">
              <wp:posOffset>64135</wp:posOffset>
            </wp:positionV>
            <wp:extent cx="951230" cy="318770"/>
            <wp:effectExtent l="0" t="0" r="1270" b="5080"/>
            <wp:wrapSquare wrapText="bothSides"/>
            <wp:docPr id="3" name="Picture 3" descr="C:\Users\Bmeyer\AppData\Local\Microsoft\Windows\INetCache\Content.Word\IMG-7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meyer\AppData\Local\Microsoft\Windows\INetCache\Content.Word\IMG-7637(2).jpg"/>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l="20993" t="47864" r="14262" b="13248"/>
                    <a:stretch>
                      <a:fillRect/>
                    </a:stretch>
                  </pic:blipFill>
                  <pic:spPr bwMode="auto">
                    <a:xfrm>
                      <a:off x="0" y="0"/>
                      <a:ext cx="951230" cy="318770"/>
                    </a:xfrm>
                    <a:prstGeom prst="rect">
                      <a:avLst/>
                    </a:prstGeom>
                    <a:noFill/>
                    <a:ln>
                      <a:noFill/>
                    </a:ln>
                  </pic:spPr>
                </pic:pic>
              </a:graphicData>
            </a:graphic>
            <wp14:sizeRelV relativeFrom="margin">
              <wp14:pctHeight>0</wp14:pctHeight>
            </wp14:sizeRelV>
          </wp:anchor>
        </w:drawing>
      </w:r>
      <w:r w:rsidR="00A6199B" w:rsidRPr="00A6199B">
        <w:rPr>
          <w:b/>
          <w:w w:val="95"/>
          <w:sz w:val="24"/>
          <w:szCs w:val="24"/>
        </w:rPr>
        <w:t>Signature:</w:t>
      </w:r>
      <w:r>
        <w:rPr>
          <w:b/>
          <w:w w:val="95"/>
          <w:sz w:val="24"/>
          <w:szCs w:val="24"/>
        </w:rPr>
        <w:t xml:space="preserve"> </w:t>
      </w:r>
      <w:r w:rsidR="00F11515">
        <w:rPr>
          <w:b/>
          <w:w w:val="95"/>
          <w:sz w:val="24"/>
          <w:szCs w:val="24"/>
        </w:rPr>
        <w:t xml:space="preserve">                                                                </w:t>
      </w:r>
      <w:r w:rsidR="00F11515">
        <w:rPr>
          <w:b/>
          <w:w w:val="95"/>
          <w:sz w:val="24"/>
          <w:szCs w:val="24"/>
        </w:rPr>
        <w:tab/>
      </w:r>
      <w:r w:rsidR="00F11515">
        <w:rPr>
          <w:b/>
          <w:w w:val="95"/>
          <w:sz w:val="24"/>
          <w:szCs w:val="24"/>
        </w:rPr>
        <w:tab/>
        <w:t xml:space="preserve">  </w:t>
      </w:r>
      <w:r w:rsidR="009748A5" w:rsidRPr="00412CB2">
        <w:rPr>
          <w:b/>
          <w:w w:val="95"/>
          <w:sz w:val="24"/>
        </w:rPr>
        <w:t>Date:</w:t>
      </w:r>
      <w:r w:rsidR="009A1501" w:rsidRPr="00412CB2">
        <w:rPr>
          <w:b/>
          <w:w w:val="95"/>
          <w:sz w:val="24"/>
        </w:rPr>
        <w:t xml:space="preserve"> </w:t>
      </w:r>
      <w:r w:rsidR="00296945" w:rsidRPr="00412CB2">
        <w:rPr>
          <w:w w:val="95"/>
          <w:sz w:val="24"/>
        </w:rPr>
        <w:t>1/25/2023</w:t>
      </w:r>
    </w:p>
    <w:p w14:paraId="374DB174" w14:textId="6FE9B5E7" w:rsidR="00175C20" w:rsidRPr="00175C20" w:rsidRDefault="00175C20" w:rsidP="001C6141">
      <w:pPr>
        <w:tabs>
          <w:tab w:val="left" w:pos="1560"/>
        </w:tabs>
        <w:spacing w:before="89"/>
        <w:rPr>
          <w:b/>
          <w:w w:val="95"/>
          <w:sz w:val="24"/>
          <w:szCs w:val="24"/>
        </w:rPr>
      </w:pPr>
    </w:p>
    <w:p w14:paraId="68BA6EEB" w14:textId="479FE23C" w:rsidR="000D14B5" w:rsidRPr="00412CB2" w:rsidRDefault="00A6199B" w:rsidP="00412CB2">
      <w:pPr>
        <w:spacing w:before="220"/>
        <w:ind w:left="147" w:right="251"/>
        <w:rPr>
          <w:sz w:val="24"/>
        </w:rPr>
      </w:pPr>
      <w:r w:rsidRPr="00A6199B">
        <w:rPr>
          <w:b/>
          <w:w w:val="90"/>
          <w:sz w:val="24"/>
          <w:szCs w:val="24"/>
        </w:rPr>
        <w:t>Name and Title:</w:t>
      </w:r>
      <w:r w:rsidRPr="00A6199B">
        <w:rPr>
          <w:w w:val="90"/>
          <w:sz w:val="24"/>
          <w:szCs w:val="24"/>
        </w:rPr>
        <w:t xml:space="preserve"> </w:t>
      </w:r>
      <w:r w:rsidR="009748A5" w:rsidRPr="00412CB2">
        <w:rPr>
          <w:w w:val="90"/>
          <w:sz w:val="24"/>
        </w:rPr>
        <w:t xml:space="preserve">Sarah Apsens, </w:t>
      </w:r>
      <w:r w:rsidR="009748A5" w:rsidRPr="00412CB2">
        <w:rPr>
          <w:w w:val="95"/>
          <w:sz w:val="24"/>
        </w:rPr>
        <w:t>DEC</w:t>
      </w:r>
      <w:r w:rsidR="009748A5" w:rsidRPr="00412CB2">
        <w:rPr>
          <w:spacing w:val="-30"/>
          <w:w w:val="95"/>
          <w:sz w:val="24"/>
        </w:rPr>
        <w:t xml:space="preserve"> </w:t>
      </w:r>
      <w:r w:rsidR="009748A5" w:rsidRPr="00412CB2">
        <w:rPr>
          <w:w w:val="95"/>
          <w:sz w:val="24"/>
        </w:rPr>
        <w:t>DOW</w:t>
      </w:r>
      <w:r w:rsidR="009748A5" w:rsidRPr="00412CB2">
        <w:rPr>
          <w:spacing w:val="-29"/>
          <w:w w:val="95"/>
          <w:sz w:val="24"/>
        </w:rPr>
        <w:t xml:space="preserve"> </w:t>
      </w:r>
      <w:r w:rsidR="009748A5" w:rsidRPr="00412CB2">
        <w:rPr>
          <w:w w:val="95"/>
          <w:sz w:val="24"/>
        </w:rPr>
        <w:t>Project</w:t>
      </w:r>
      <w:r w:rsidR="009748A5" w:rsidRPr="00412CB2">
        <w:rPr>
          <w:spacing w:val="-26"/>
          <w:w w:val="95"/>
          <w:sz w:val="24"/>
        </w:rPr>
        <w:t xml:space="preserve"> </w:t>
      </w:r>
      <w:r w:rsidR="009748A5" w:rsidRPr="00412CB2">
        <w:rPr>
          <w:w w:val="95"/>
          <w:sz w:val="24"/>
        </w:rPr>
        <w:t>Manager</w:t>
      </w:r>
      <w:r w:rsidRPr="00A6199B">
        <w:rPr>
          <w:w w:val="95"/>
          <w:sz w:val="24"/>
          <w:szCs w:val="24"/>
        </w:rPr>
        <w:t>,</w:t>
      </w:r>
      <w:r w:rsidR="009748A5" w:rsidRPr="00412CB2">
        <w:rPr>
          <w:w w:val="95"/>
          <w:sz w:val="24"/>
        </w:rPr>
        <w:t xml:space="preserve"> </w:t>
      </w:r>
      <w:r w:rsidR="009748A5" w:rsidRPr="00412CB2">
        <w:rPr>
          <w:sz w:val="24"/>
        </w:rPr>
        <w:t>DEC DOW WQS</w:t>
      </w:r>
      <w:r w:rsidR="009748A5" w:rsidRPr="00412CB2">
        <w:rPr>
          <w:spacing w:val="-3"/>
          <w:sz w:val="24"/>
        </w:rPr>
        <w:t xml:space="preserve"> </w:t>
      </w:r>
      <w:r w:rsidR="009748A5" w:rsidRPr="00412CB2">
        <w:rPr>
          <w:sz w:val="24"/>
        </w:rPr>
        <w:t>Program</w:t>
      </w:r>
    </w:p>
    <w:p w14:paraId="16EA6EA9" w14:textId="13278655" w:rsidR="000D14B5" w:rsidRPr="00412CB2" w:rsidRDefault="00A6199B" w:rsidP="00412CB2">
      <w:pPr>
        <w:spacing w:before="89"/>
        <w:ind w:left="124"/>
        <w:rPr>
          <w:w w:val="95"/>
          <w:sz w:val="24"/>
        </w:rPr>
      </w:pPr>
      <w:r w:rsidRPr="00A6199B">
        <w:rPr>
          <w:b/>
          <w:w w:val="95"/>
          <w:sz w:val="24"/>
          <w:szCs w:val="24"/>
        </w:rPr>
        <w:t>Affiliation:</w:t>
      </w:r>
      <w:r w:rsidRPr="00A6199B">
        <w:rPr>
          <w:w w:val="95"/>
          <w:sz w:val="24"/>
          <w:szCs w:val="24"/>
        </w:rPr>
        <w:t xml:space="preserve"> </w:t>
      </w:r>
      <w:r w:rsidR="009748A5" w:rsidRPr="00412CB2">
        <w:rPr>
          <w:w w:val="95"/>
          <w:sz w:val="24"/>
        </w:rPr>
        <w:t>Alaska Department of Environmental Conservation</w:t>
      </w:r>
    </w:p>
    <w:p w14:paraId="3AA41825"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5" w:history="1">
        <w:r w:rsidRPr="00A6199B">
          <w:rPr>
            <w:rStyle w:val="Hyperlink"/>
            <w:w w:val="95"/>
            <w:sz w:val="24"/>
            <w:szCs w:val="24"/>
          </w:rPr>
          <w:t>sarah.apsens@alaska.gov</w:t>
        </w:r>
      </w:hyperlink>
    </w:p>
    <w:p w14:paraId="7E52F45E" w14:textId="443F199C" w:rsidR="000D14B5" w:rsidRPr="00412CB2" w:rsidRDefault="00A6199B" w:rsidP="00412CB2">
      <w:pPr>
        <w:spacing w:before="89"/>
        <w:ind w:left="124"/>
        <w:rPr>
          <w:w w:val="95"/>
          <w:sz w:val="24"/>
        </w:rPr>
      </w:pPr>
      <w:r w:rsidRPr="00A6199B">
        <w:rPr>
          <w:b/>
          <w:noProof/>
          <w:sz w:val="24"/>
          <w:szCs w:val="24"/>
        </w:rPr>
        <w:drawing>
          <wp:anchor distT="0" distB="0" distL="0" distR="0" simplePos="0" relativeHeight="251679744" behindDoc="1" locked="0" layoutInCell="1" allowOverlap="1" wp14:anchorId="43C64B2A" wp14:editId="293E6DC4">
            <wp:simplePos x="0" y="0"/>
            <wp:positionH relativeFrom="page">
              <wp:posOffset>1743075</wp:posOffset>
            </wp:positionH>
            <wp:positionV relativeFrom="paragraph">
              <wp:posOffset>116840</wp:posOffset>
            </wp:positionV>
            <wp:extent cx="1865820" cy="578403"/>
            <wp:effectExtent l="0" t="0" r="0" b="0"/>
            <wp:wrapNone/>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stretch>
                      <a:fillRect/>
                    </a:stretch>
                  </pic:blipFill>
                  <pic:spPr>
                    <a:xfrm>
                      <a:off x="0" y="0"/>
                      <a:ext cx="1865820" cy="578403"/>
                    </a:xfrm>
                    <a:prstGeom prst="rect">
                      <a:avLst/>
                    </a:prstGeom>
                  </pic:spPr>
                </pic:pic>
              </a:graphicData>
            </a:graphic>
          </wp:anchor>
        </w:drawing>
      </w:r>
      <w:r w:rsidR="009748A5" w:rsidRPr="00412CB2">
        <w:rPr>
          <w:b/>
          <w:w w:val="95"/>
          <w:sz w:val="24"/>
        </w:rPr>
        <w:t>Phone:</w:t>
      </w:r>
      <w:r w:rsidR="009748A5" w:rsidRPr="00412CB2">
        <w:rPr>
          <w:w w:val="95"/>
          <w:sz w:val="24"/>
        </w:rPr>
        <w:t xml:space="preserve"> </w:t>
      </w:r>
      <w:r w:rsidR="009748A5" w:rsidRPr="00412CB2">
        <w:rPr>
          <w:sz w:val="24"/>
        </w:rPr>
        <w:t>(907) 262-3411</w:t>
      </w:r>
    </w:p>
    <w:p w14:paraId="589C414D" w14:textId="6AA5CED0" w:rsidR="000D14B5" w:rsidRPr="00412CB2" w:rsidRDefault="009748A5" w:rsidP="00412CB2">
      <w:pPr>
        <w:spacing w:before="89"/>
        <w:ind w:left="124"/>
        <w:rPr>
          <w:w w:val="95"/>
          <w:sz w:val="24"/>
        </w:rPr>
      </w:pPr>
      <w:r w:rsidRPr="00412CB2">
        <w:rPr>
          <w:b/>
          <w:w w:val="95"/>
          <w:sz w:val="24"/>
        </w:rPr>
        <w:t xml:space="preserve">Signature:   </w:t>
      </w:r>
      <w:r w:rsidR="00F11515">
        <w:rPr>
          <w:b/>
          <w:w w:val="95"/>
          <w:sz w:val="24"/>
          <w:szCs w:val="24"/>
        </w:rPr>
        <w:t xml:space="preserve">                                                         </w:t>
      </w:r>
      <w:r w:rsidRPr="00412CB2">
        <w:rPr>
          <w:b/>
          <w:w w:val="95"/>
          <w:sz w:val="24"/>
        </w:rPr>
        <w:t>Date:</w:t>
      </w:r>
      <w:r w:rsidR="00F11515">
        <w:rPr>
          <w:b/>
          <w:w w:val="95"/>
          <w:sz w:val="24"/>
          <w:szCs w:val="24"/>
        </w:rPr>
        <w:t xml:space="preserve"> </w:t>
      </w:r>
      <w:r w:rsidRPr="00412CB2">
        <w:rPr>
          <w:w w:val="95"/>
          <w:sz w:val="24"/>
          <w:highlight w:val="yellow"/>
        </w:rPr>
        <w:t>5/5/2020</w:t>
      </w:r>
    </w:p>
    <w:p w14:paraId="25369CB6" w14:textId="6A1AD690" w:rsidR="00A6199B" w:rsidRDefault="00A6199B" w:rsidP="001C6141">
      <w:pPr>
        <w:spacing w:before="89"/>
        <w:rPr>
          <w:b/>
          <w:w w:val="95"/>
          <w:sz w:val="24"/>
          <w:szCs w:val="24"/>
        </w:rPr>
      </w:pPr>
    </w:p>
    <w:p w14:paraId="4CDA3F2F" w14:textId="72DA2E39" w:rsidR="000D14B5" w:rsidRPr="001C6141" w:rsidRDefault="00A6199B" w:rsidP="00412CB2">
      <w:pPr>
        <w:spacing w:before="89"/>
        <w:ind w:left="124"/>
        <w:rPr>
          <w:b/>
          <w:w w:val="95"/>
          <w:sz w:val="24"/>
        </w:rPr>
      </w:pPr>
      <w:r>
        <w:rPr>
          <w:b/>
          <w:w w:val="95"/>
          <w:sz w:val="24"/>
          <w:szCs w:val="24"/>
        </w:rPr>
        <w:t xml:space="preserve">Name and Title: </w:t>
      </w:r>
      <w:r w:rsidR="009748A5" w:rsidRPr="00412CB2">
        <w:rPr>
          <w:w w:val="95"/>
          <w:sz w:val="24"/>
        </w:rPr>
        <w:t xml:space="preserve">John Clark, </w:t>
      </w:r>
      <w:r w:rsidR="009748A5" w:rsidRPr="001C6141">
        <w:rPr>
          <w:w w:val="95"/>
          <w:sz w:val="24"/>
        </w:rPr>
        <w:t>DEC DOW QA Officer DEC DOW WQSAR Program</w:t>
      </w:r>
    </w:p>
    <w:p w14:paraId="56B0F29C" w14:textId="77777777" w:rsidR="00A6199B" w:rsidRPr="00A6199B" w:rsidRDefault="00A6199B" w:rsidP="00A6199B">
      <w:pPr>
        <w:spacing w:before="89"/>
        <w:ind w:left="124"/>
        <w:rPr>
          <w:w w:val="95"/>
          <w:sz w:val="24"/>
          <w:szCs w:val="24"/>
        </w:rPr>
      </w:pPr>
      <w:r>
        <w:rPr>
          <w:b/>
          <w:w w:val="95"/>
          <w:sz w:val="24"/>
          <w:szCs w:val="24"/>
        </w:rPr>
        <w:t xml:space="preserve">Affiliation: </w:t>
      </w:r>
      <w:r>
        <w:rPr>
          <w:w w:val="95"/>
          <w:sz w:val="24"/>
          <w:szCs w:val="24"/>
        </w:rPr>
        <w:t>Alaska Department of Envir</w:t>
      </w:r>
      <w:r w:rsidR="00175C20">
        <w:rPr>
          <w:w w:val="95"/>
          <w:sz w:val="24"/>
          <w:szCs w:val="24"/>
        </w:rPr>
        <w:t>onmental Conservation</w:t>
      </w:r>
    </w:p>
    <w:p w14:paraId="5D583D89" w14:textId="77777777" w:rsidR="00A6199B" w:rsidRPr="00175C20" w:rsidRDefault="00A6199B" w:rsidP="00A6199B">
      <w:pPr>
        <w:spacing w:before="89"/>
        <w:ind w:left="124"/>
        <w:rPr>
          <w:w w:val="95"/>
          <w:sz w:val="24"/>
          <w:szCs w:val="24"/>
        </w:rPr>
      </w:pPr>
      <w:r>
        <w:rPr>
          <w:b/>
          <w:w w:val="95"/>
          <w:sz w:val="24"/>
          <w:szCs w:val="24"/>
        </w:rPr>
        <w:t>Email:</w:t>
      </w:r>
      <w:r w:rsidR="00175C20">
        <w:rPr>
          <w:b/>
          <w:w w:val="95"/>
          <w:sz w:val="24"/>
          <w:szCs w:val="24"/>
        </w:rPr>
        <w:t xml:space="preserve"> </w:t>
      </w:r>
      <w:r w:rsidR="00175C20">
        <w:rPr>
          <w:w w:val="95"/>
          <w:sz w:val="24"/>
          <w:szCs w:val="24"/>
        </w:rPr>
        <w:t>john.clark@alaska.gov</w:t>
      </w:r>
    </w:p>
    <w:p w14:paraId="7B5C54BB" w14:textId="60A22D75" w:rsidR="000D14B5" w:rsidRPr="001C6141" w:rsidRDefault="009748A5" w:rsidP="001C6141">
      <w:pPr>
        <w:spacing w:before="89"/>
        <w:ind w:left="124"/>
        <w:rPr>
          <w:w w:val="95"/>
          <w:sz w:val="24"/>
        </w:rPr>
      </w:pPr>
      <w:r w:rsidRPr="001C6141">
        <w:rPr>
          <w:b/>
          <w:w w:val="95"/>
          <w:sz w:val="24"/>
        </w:rPr>
        <w:t xml:space="preserve">Phone: </w:t>
      </w:r>
      <w:r w:rsidRPr="001C6141">
        <w:rPr>
          <w:w w:val="95"/>
          <w:sz w:val="24"/>
        </w:rPr>
        <w:t>(907)</w:t>
      </w:r>
      <w:r w:rsidR="00071574" w:rsidRPr="001C6141">
        <w:rPr>
          <w:w w:val="95"/>
          <w:sz w:val="24"/>
        </w:rPr>
        <w:t xml:space="preserve"> </w:t>
      </w:r>
      <w:r w:rsidRPr="001C6141">
        <w:rPr>
          <w:w w:val="95"/>
          <w:sz w:val="24"/>
        </w:rPr>
        <w:t>269-3066</w:t>
      </w:r>
    </w:p>
    <w:p w14:paraId="27C7275D" w14:textId="507DE40A" w:rsidR="000D14B5" w:rsidRPr="001C6141" w:rsidRDefault="00175C20" w:rsidP="001C6141">
      <w:pPr>
        <w:spacing w:before="89"/>
        <w:ind w:left="124"/>
        <w:rPr>
          <w:w w:val="95"/>
          <w:sz w:val="24"/>
        </w:rPr>
      </w:pPr>
      <w:r>
        <w:rPr>
          <w:noProof/>
        </w:rPr>
        <w:drawing>
          <wp:anchor distT="0" distB="0" distL="0" distR="0" simplePos="0" relativeHeight="251681792" behindDoc="1" locked="0" layoutInCell="1" allowOverlap="1" wp14:anchorId="5F991636" wp14:editId="705AF976">
            <wp:simplePos x="0" y="0"/>
            <wp:positionH relativeFrom="page">
              <wp:posOffset>1648047</wp:posOffset>
            </wp:positionH>
            <wp:positionV relativeFrom="paragraph">
              <wp:posOffset>67606</wp:posOffset>
            </wp:positionV>
            <wp:extent cx="1640272" cy="446568"/>
            <wp:effectExtent l="0" t="0" r="0" b="0"/>
            <wp:wrapNone/>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7" cstate="print"/>
                    <a:stretch>
                      <a:fillRect/>
                    </a:stretch>
                  </pic:blipFill>
                  <pic:spPr>
                    <a:xfrm>
                      <a:off x="0" y="0"/>
                      <a:ext cx="1652989" cy="450030"/>
                    </a:xfrm>
                    <a:prstGeom prst="rect">
                      <a:avLst/>
                    </a:prstGeom>
                  </pic:spPr>
                </pic:pic>
              </a:graphicData>
            </a:graphic>
            <wp14:sizeRelV relativeFrom="margin">
              <wp14:pctHeight>0</wp14:pctHeight>
            </wp14:sizeRelV>
          </wp:anchor>
        </w:drawing>
      </w:r>
      <w:r w:rsidR="009748A5" w:rsidRPr="001C6141">
        <w:rPr>
          <w:b/>
          <w:w w:val="95"/>
          <w:sz w:val="24"/>
        </w:rPr>
        <w:t xml:space="preserve">Signature:   </w:t>
      </w:r>
      <w:r w:rsidR="00F11515">
        <w:rPr>
          <w:b/>
          <w:w w:val="95"/>
          <w:sz w:val="24"/>
          <w:szCs w:val="24"/>
        </w:rPr>
        <w:t xml:space="preserve">                                                         </w:t>
      </w:r>
      <w:r w:rsidR="009748A5" w:rsidRPr="001C6141">
        <w:rPr>
          <w:b/>
          <w:w w:val="95"/>
          <w:sz w:val="24"/>
        </w:rPr>
        <w:t>Date:</w:t>
      </w:r>
      <w:r w:rsidR="00F11515">
        <w:rPr>
          <w:b/>
          <w:w w:val="95"/>
          <w:sz w:val="24"/>
          <w:szCs w:val="24"/>
        </w:rPr>
        <w:t xml:space="preserve"> </w:t>
      </w:r>
      <w:r w:rsidR="009748A5" w:rsidRPr="001C6141">
        <w:rPr>
          <w:w w:val="95"/>
          <w:sz w:val="24"/>
          <w:highlight w:val="yellow"/>
        </w:rPr>
        <w:t>5/5/2020</w:t>
      </w:r>
    </w:p>
    <w:p w14:paraId="59071349" w14:textId="57D92AF1" w:rsidR="00E85FC9" w:rsidRDefault="00175C20" w:rsidP="001C6141">
      <w:pPr>
        <w:spacing w:before="89"/>
        <w:ind w:left="124"/>
        <w:rPr>
          <w:b/>
          <w:w w:val="95"/>
          <w:sz w:val="24"/>
          <w:szCs w:val="24"/>
        </w:rPr>
      </w:pPr>
      <w:r>
        <w:rPr>
          <w:b/>
          <w:w w:val="95"/>
          <w:sz w:val="24"/>
          <w:szCs w:val="24"/>
        </w:rPr>
        <w:t xml:space="preserve"> </w:t>
      </w:r>
    </w:p>
    <w:p w14:paraId="4E407A92" w14:textId="59B8FF3D" w:rsidR="009A1501" w:rsidRPr="001C6141" w:rsidRDefault="00E85FC9" w:rsidP="001C6141">
      <w:pPr>
        <w:spacing w:before="89"/>
        <w:ind w:left="124"/>
        <w:rPr>
          <w:w w:val="95"/>
          <w:sz w:val="24"/>
        </w:rPr>
      </w:pPr>
      <w:r>
        <w:rPr>
          <w:b/>
          <w:w w:val="95"/>
          <w:sz w:val="24"/>
          <w:szCs w:val="24"/>
        </w:rPr>
        <w:t xml:space="preserve">Name and Title: </w:t>
      </w:r>
      <w:r w:rsidR="00071574" w:rsidRPr="001C6141">
        <w:rPr>
          <w:w w:val="95"/>
          <w:sz w:val="24"/>
        </w:rPr>
        <w:t>Cindy Fields</w:t>
      </w:r>
      <w:r w:rsidR="009A1501" w:rsidRPr="001C6141">
        <w:rPr>
          <w:w w:val="95"/>
          <w:sz w:val="24"/>
        </w:rPr>
        <w:t xml:space="preserve">, EPA Region 10 </w:t>
      </w:r>
      <w:r w:rsidR="00071574" w:rsidRPr="001C6141">
        <w:rPr>
          <w:w w:val="95"/>
          <w:sz w:val="24"/>
        </w:rPr>
        <w:t>Quality Assurance</w:t>
      </w:r>
      <w:r w:rsidR="009A1501" w:rsidRPr="001C6141">
        <w:rPr>
          <w:w w:val="95"/>
          <w:sz w:val="24"/>
        </w:rPr>
        <w:t xml:space="preserve"> Manager</w:t>
      </w:r>
      <w:r w:rsidR="00071574" w:rsidRPr="001C6141">
        <w:rPr>
          <w:w w:val="95"/>
          <w:sz w:val="24"/>
        </w:rPr>
        <w:t xml:space="preserve"> (or designee)</w:t>
      </w:r>
    </w:p>
    <w:p w14:paraId="4838BD9E" w14:textId="77777777" w:rsidR="00E85FC9" w:rsidRPr="00A6199B" w:rsidRDefault="00E85FC9" w:rsidP="00E85FC9">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43CF3B54" w14:textId="7691FAFF" w:rsidR="00E85FC9" w:rsidRPr="00175C20" w:rsidRDefault="00E85FC9" w:rsidP="00E85FC9">
      <w:pPr>
        <w:spacing w:before="89"/>
        <w:ind w:left="124"/>
        <w:rPr>
          <w:w w:val="95"/>
          <w:sz w:val="24"/>
          <w:szCs w:val="24"/>
        </w:rPr>
      </w:pPr>
      <w:r>
        <w:rPr>
          <w:b/>
          <w:w w:val="95"/>
          <w:sz w:val="24"/>
          <w:szCs w:val="24"/>
        </w:rPr>
        <w:t xml:space="preserve">Email: </w:t>
      </w:r>
      <w:r w:rsidR="001C6141">
        <w:rPr>
          <w:w w:val="95"/>
          <w:sz w:val="24"/>
          <w:szCs w:val="24"/>
        </w:rPr>
        <w:t>fields.cindy</w:t>
      </w:r>
      <w:r>
        <w:rPr>
          <w:w w:val="95"/>
          <w:sz w:val="24"/>
          <w:szCs w:val="24"/>
        </w:rPr>
        <w:t>@epa.gov</w:t>
      </w:r>
    </w:p>
    <w:p w14:paraId="2D95D6DF" w14:textId="06036F2E" w:rsidR="009A1501" w:rsidRPr="001C6141" w:rsidRDefault="009A1501" w:rsidP="001C6141">
      <w:pPr>
        <w:spacing w:before="89"/>
        <w:ind w:left="124"/>
        <w:rPr>
          <w:w w:val="95"/>
          <w:sz w:val="24"/>
        </w:rPr>
      </w:pPr>
      <w:r w:rsidRPr="001C6141">
        <w:rPr>
          <w:b/>
          <w:w w:val="95"/>
          <w:sz w:val="24"/>
        </w:rPr>
        <w:t xml:space="preserve">Phone: </w:t>
      </w:r>
      <w:r w:rsidR="00071574" w:rsidRPr="001C6141">
        <w:t>(206</w:t>
      </w:r>
      <w:r w:rsidRPr="001C6141">
        <w:t>)</w:t>
      </w:r>
      <w:r w:rsidR="00071574" w:rsidRPr="001C6141">
        <w:t xml:space="preserve"> 553-</w:t>
      </w:r>
      <w:r w:rsidR="00E85FC9">
        <w:t>7263</w:t>
      </w:r>
    </w:p>
    <w:p w14:paraId="7956AD95" w14:textId="5C3B78E2" w:rsidR="00E85FC9" w:rsidRPr="00A6199B" w:rsidRDefault="00E85FC9" w:rsidP="00E85FC9">
      <w:pPr>
        <w:spacing w:before="89"/>
        <w:ind w:left="124"/>
        <w:rPr>
          <w:b/>
          <w:w w:val="95"/>
          <w:sz w:val="24"/>
          <w:szCs w:val="24"/>
        </w:rPr>
      </w:pPr>
      <w:bookmarkStart w:id="15" w:name="QAPP-Kenai_River_Watershed_ZnCu_2020_042"/>
      <w:bookmarkEnd w:id="15"/>
      <w:r>
        <w:rPr>
          <w:b/>
          <w:w w:val="95"/>
          <w:sz w:val="24"/>
          <w:szCs w:val="24"/>
        </w:rPr>
        <w:t xml:space="preserve">Signature:                                                            Date: </w:t>
      </w:r>
    </w:p>
    <w:p w14:paraId="0D4E32CE" w14:textId="77777777" w:rsidR="00A6199B" w:rsidRDefault="00A6199B" w:rsidP="00A6199B">
      <w:pPr>
        <w:spacing w:before="89"/>
        <w:ind w:left="124"/>
        <w:rPr>
          <w:w w:val="95"/>
          <w:sz w:val="25"/>
        </w:rPr>
      </w:pPr>
    </w:p>
    <w:p w14:paraId="70D1BBF2" w14:textId="1A659680" w:rsidR="001C6141" w:rsidRPr="001C6141" w:rsidRDefault="001C6141" w:rsidP="001C6141">
      <w:pPr>
        <w:spacing w:before="89"/>
        <w:ind w:left="124"/>
        <w:rPr>
          <w:w w:val="95"/>
          <w:sz w:val="24"/>
        </w:rPr>
      </w:pPr>
      <w:r>
        <w:rPr>
          <w:b/>
          <w:w w:val="95"/>
          <w:sz w:val="24"/>
          <w:szCs w:val="24"/>
        </w:rPr>
        <w:t xml:space="preserve">Name and Title: </w:t>
      </w:r>
      <w:r>
        <w:rPr>
          <w:w w:val="95"/>
          <w:sz w:val="24"/>
        </w:rPr>
        <w:t>Raymond Wu</w:t>
      </w:r>
      <w:r w:rsidRPr="001C6141">
        <w:rPr>
          <w:w w:val="95"/>
          <w:sz w:val="24"/>
        </w:rPr>
        <w:t xml:space="preserve">, EPA Region 10 Quality Assurance </w:t>
      </w:r>
      <w:r>
        <w:rPr>
          <w:w w:val="95"/>
          <w:sz w:val="24"/>
        </w:rPr>
        <w:t>Chemist</w:t>
      </w:r>
    </w:p>
    <w:p w14:paraId="392429E7"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3B68477A" w14:textId="340C46DA" w:rsidR="001C6141" w:rsidRPr="00175C20" w:rsidRDefault="001C6141" w:rsidP="001C6141">
      <w:pPr>
        <w:spacing w:before="89"/>
        <w:ind w:left="124"/>
        <w:rPr>
          <w:w w:val="95"/>
          <w:sz w:val="24"/>
          <w:szCs w:val="24"/>
        </w:rPr>
      </w:pPr>
      <w:r>
        <w:rPr>
          <w:b/>
          <w:w w:val="95"/>
          <w:sz w:val="24"/>
          <w:szCs w:val="24"/>
        </w:rPr>
        <w:t xml:space="preserve">Email: </w:t>
      </w:r>
      <w:r>
        <w:rPr>
          <w:w w:val="95"/>
          <w:sz w:val="24"/>
          <w:szCs w:val="24"/>
        </w:rPr>
        <w:t>wu.raymond@epa.gov</w:t>
      </w:r>
    </w:p>
    <w:p w14:paraId="2A8AF4E1" w14:textId="30D27F05" w:rsidR="001C6141" w:rsidRPr="001C6141" w:rsidRDefault="001C6141" w:rsidP="001C6141">
      <w:pPr>
        <w:spacing w:before="89"/>
        <w:ind w:left="124"/>
        <w:rPr>
          <w:w w:val="95"/>
          <w:sz w:val="24"/>
        </w:rPr>
      </w:pPr>
      <w:r w:rsidRPr="001C6141">
        <w:rPr>
          <w:b/>
          <w:w w:val="95"/>
          <w:sz w:val="24"/>
        </w:rPr>
        <w:t xml:space="preserve">Phone: </w:t>
      </w:r>
      <w:r w:rsidRPr="001C6141">
        <w:t>(206) 553-</w:t>
      </w:r>
      <w:r>
        <w:t>1413</w:t>
      </w:r>
    </w:p>
    <w:p w14:paraId="2FE1223F" w14:textId="7DA44E9F" w:rsidR="001C6141" w:rsidRDefault="001C6141" w:rsidP="001C6141">
      <w:pPr>
        <w:spacing w:before="89"/>
        <w:ind w:left="124"/>
        <w:rPr>
          <w:b/>
          <w:w w:val="95"/>
          <w:sz w:val="24"/>
          <w:szCs w:val="24"/>
        </w:rPr>
      </w:pPr>
      <w:r>
        <w:rPr>
          <w:b/>
          <w:w w:val="95"/>
          <w:sz w:val="24"/>
          <w:szCs w:val="24"/>
        </w:rPr>
        <w:t xml:space="preserve">Signature:                                                            Date: </w:t>
      </w:r>
    </w:p>
    <w:p w14:paraId="236925B2" w14:textId="08077EA0" w:rsidR="001C6141" w:rsidRDefault="001C6141" w:rsidP="001C6141">
      <w:pPr>
        <w:spacing w:before="89"/>
        <w:ind w:left="124"/>
        <w:rPr>
          <w:b/>
          <w:w w:val="95"/>
          <w:sz w:val="24"/>
          <w:szCs w:val="24"/>
        </w:rPr>
      </w:pPr>
    </w:p>
    <w:p w14:paraId="229186B6" w14:textId="77777777" w:rsidR="001C6141" w:rsidRDefault="001C6141" w:rsidP="001C6141">
      <w:pPr>
        <w:spacing w:before="89"/>
        <w:ind w:left="124"/>
        <w:rPr>
          <w:b/>
          <w:w w:val="95"/>
          <w:sz w:val="24"/>
          <w:szCs w:val="24"/>
        </w:rPr>
      </w:pPr>
    </w:p>
    <w:p w14:paraId="006CB775" w14:textId="06B9FFE6" w:rsidR="001C6141" w:rsidRPr="001C6141" w:rsidRDefault="001C6141" w:rsidP="001C6141">
      <w:pPr>
        <w:spacing w:before="89"/>
        <w:ind w:left="124"/>
        <w:rPr>
          <w:w w:val="95"/>
          <w:sz w:val="24"/>
        </w:rPr>
      </w:pPr>
      <w:r>
        <w:rPr>
          <w:b/>
          <w:w w:val="95"/>
          <w:sz w:val="24"/>
          <w:szCs w:val="24"/>
        </w:rPr>
        <w:lastRenderedPageBreak/>
        <w:t xml:space="preserve">Name and Title: </w:t>
      </w:r>
      <w:r>
        <w:rPr>
          <w:w w:val="95"/>
          <w:sz w:val="24"/>
        </w:rPr>
        <w:t>Katherine Brown</w:t>
      </w:r>
      <w:r w:rsidRPr="001C6141">
        <w:rPr>
          <w:w w:val="95"/>
          <w:sz w:val="24"/>
        </w:rPr>
        <w:t xml:space="preserve">, EPA Region 10 </w:t>
      </w:r>
      <w:r>
        <w:rPr>
          <w:w w:val="95"/>
          <w:sz w:val="24"/>
        </w:rPr>
        <w:t>Tribal Program</w:t>
      </w:r>
    </w:p>
    <w:p w14:paraId="65C6A332"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106FAF00" w14:textId="6F842D44" w:rsidR="001C6141" w:rsidRPr="00175C20" w:rsidRDefault="001C6141" w:rsidP="001C6141">
      <w:pPr>
        <w:spacing w:before="89"/>
        <w:ind w:left="124"/>
        <w:rPr>
          <w:w w:val="95"/>
          <w:sz w:val="24"/>
          <w:szCs w:val="24"/>
        </w:rPr>
      </w:pPr>
      <w:r>
        <w:rPr>
          <w:b/>
          <w:w w:val="95"/>
          <w:sz w:val="24"/>
          <w:szCs w:val="24"/>
        </w:rPr>
        <w:t xml:space="preserve">Email: </w:t>
      </w:r>
      <w:r w:rsidR="00417532">
        <w:rPr>
          <w:w w:val="95"/>
          <w:sz w:val="24"/>
          <w:szCs w:val="24"/>
        </w:rPr>
        <w:t>brown.katherine</w:t>
      </w:r>
      <w:r>
        <w:rPr>
          <w:w w:val="95"/>
          <w:sz w:val="24"/>
          <w:szCs w:val="24"/>
        </w:rPr>
        <w:t>@epa.gov</w:t>
      </w:r>
    </w:p>
    <w:p w14:paraId="27995F47" w14:textId="0B8EDA04" w:rsidR="001C6141" w:rsidRPr="001C6141" w:rsidRDefault="001C6141" w:rsidP="001C6141">
      <w:pPr>
        <w:spacing w:before="89"/>
        <w:ind w:left="124"/>
        <w:rPr>
          <w:w w:val="95"/>
          <w:sz w:val="24"/>
        </w:rPr>
      </w:pPr>
      <w:r w:rsidRPr="001C6141">
        <w:rPr>
          <w:b/>
          <w:w w:val="95"/>
          <w:sz w:val="24"/>
        </w:rPr>
        <w:t xml:space="preserve">Phone: </w:t>
      </w:r>
      <w:r w:rsidRPr="001C6141">
        <w:t>(206) 553-</w:t>
      </w:r>
      <w:r w:rsidR="00417532">
        <w:t>7263</w:t>
      </w:r>
    </w:p>
    <w:p w14:paraId="41E8FD2F" w14:textId="77777777" w:rsidR="001C6141" w:rsidRPr="00A6199B" w:rsidRDefault="001C6141" w:rsidP="001C6141">
      <w:pPr>
        <w:spacing w:before="89"/>
        <w:ind w:left="124"/>
        <w:rPr>
          <w:b/>
          <w:w w:val="95"/>
          <w:sz w:val="24"/>
          <w:szCs w:val="24"/>
        </w:rPr>
      </w:pPr>
      <w:r>
        <w:rPr>
          <w:b/>
          <w:w w:val="95"/>
          <w:sz w:val="24"/>
          <w:szCs w:val="24"/>
        </w:rPr>
        <w:t xml:space="preserve">Signature:                                                            Date: </w:t>
      </w:r>
    </w:p>
    <w:p w14:paraId="74660CAA" w14:textId="77777777" w:rsidR="001C6141" w:rsidRPr="00A6199B" w:rsidRDefault="001C6141" w:rsidP="001C6141">
      <w:pPr>
        <w:spacing w:before="89"/>
        <w:ind w:left="124"/>
        <w:rPr>
          <w:b/>
          <w:w w:val="95"/>
          <w:sz w:val="24"/>
          <w:szCs w:val="24"/>
        </w:rPr>
      </w:pPr>
    </w:p>
    <w:p w14:paraId="0BFFCC80" w14:textId="77777777" w:rsidR="00A6199B" w:rsidRDefault="00A6199B" w:rsidP="00A6199B">
      <w:pPr>
        <w:spacing w:before="89"/>
        <w:ind w:left="124"/>
        <w:rPr>
          <w:w w:val="95"/>
          <w:sz w:val="25"/>
        </w:rPr>
      </w:pPr>
    </w:p>
    <w:p w14:paraId="6F54FECC" w14:textId="77777777" w:rsidR="00A6199B" w:rsidRDefault="00A6199B" w:rsidP="00A6199B">
      <w:pPr>
        <w:spacing w:before="89"/>
        <w:ind w:left="124"/>
        <w:rPr>
          <w:w w:val="95"/>
          <w:sz w:val="25"/>
        </w:rPr>
      </w:pPr>
    </w:p>
    <w:p w14:paraId="2ABFD012" w14:textId="2EC7FF45" w:rsidR="00175C20" w:rsidRDefault="00175C20" w:rsidP="00A6199B"/>
    <w:p w14:paraId="4998D3B8" w14:textId="545660E7" w:rsidR="001C6141" w:rsidRDefault="001C6141" w:rsidP="00A6199B"/>
    <w:p w14:paraId="10D0519E" w14:textId="35DA2331" w:rsidR="001C6141" w:rsidRDefault="001C6141" w:rsidP="00A6199B"/>
    <w:p w14:paraId="0C84F023" w14:textId="287AF579" w:rsidR="001C6141" w:rsidRDefault="001C6141" w:rsidP="00A6199B"/>
    <w:p w14:paraId="1027EBDE" w14:textId="44134CB9" w:rsidR="002241BD" w:rsidRDefault="002241BD" w:rsidP="00A6199B"/>
    <w:p w14:paraId="33732A7A" w14:textId="184D6696" w:rsidR="002241BD" w:rsidRDefault="002241BD" w:rsidP="00A6199B"/>
    <w:p w14:paraId="6C654D46" w14:textId="5FA11441" w:rsidR="002241BD" w:rsidRDefault="002241BD" w:rsidP="00A6199B"/>
    <w:p w14:paraId="4192F3A8" w14:textId="41AFB614" w:rsidR="002241BD" w:rsidRDefault="002241BD" w:rsidP="00A6199B"/>
    <w:p w14:paraId="0CE8EA4C" w14:textId="7BFD1C64" w:rsidR="002241BD" w:rsidRDefault="002241BD" w:rsidP="00A6199B"/>
    <w:p w14:paraId="3837333F" w14:textId="08120651" w:rsidR="002241BD" w:rsidRDefault="002241BD" w:rsidP="00A6199B"/>
    <w:p w14:paraId="3688F983" w14:textId="39B6A50A" w:rsidR="002241BD" w:rsidRDefault="002241BD" w:rsidP="00A6199B"/>
    <w:p w14:paraId="2EE64FCB" w14:textId="77777777" w:rsidR="002241BD" w:rsidRDefault="002241BD" w:rsidP="00A6199B"/>
    <w:p w14:paraId="02267619" w14:textId="40F9CF37" w:rsidR="001C6141" w:rsidRDefault="001C6141" w:rsidP="00A6199B"/>
    <w:p w14:paraId="4A8F37DD" w14:textId="7D795BDA" w:rsidR="001C6141" w:rsidRDefault="001C6141" w:rsidP="00A6199B"/>
    <w:p w14:paraId="33C5C8B6" w14:textId="0BFF4710" w:rsidR="002241BD" w:rsidRDefault="002241BD" w:rsidP="00A6199B"/>
    <w:p w14:paraId="5B55E004" w14:textId="0483DF54" w:rsidR="002241BD" w:rsidRDefault="002241BD" w:rsidP="00A6199B"/>
    <w:p w14:paraId="521B45DF" w14:textId="6FD82A76" w:rsidR="002241BD" w:rsidRDefault="002241BD" w:rsidP="00A6199B"/>
    <w:p w14:paraId="52E1EFB8" w14:textId="033F885C" w:rsidR="002241BD" w:rsidRDefault="002241BD" w:rsidP="00A6199B"/>
    <w:p w14:paraId="375EEB0B" w14:textId="4D19F689" w:rsidR="002241BD" w:rsidRDefault="002241BD" w:rsidP="00A6199B"/>
    <w:p w14:paraId="7813D017" w14:textId="40F4063A" w:rsidR="002241BD" w:rsidRDefault="002241BD" w:rsidP="00A6199B"/>
    <w:p w14:paraId="6C9FB682" w14:textId="2793BC66" w:rsidR="002241BD" w:rsidRDefault="002241BD" w:rsidP="00A6199B"/>
    <w:p w14:paraId="69AF6467" w14:textId="0B49F353" w:rsidR="002241BD" w:rsidRDefault="002241BD" w:rsidP="00A6199B"/>
    <w:p w14:paraId="2F0862B0" w14:textId="71203956" w:rsidR="002241BD" w:rsidRDefault="002241BD" w:rsidP="00A6199B"/>
    <w:p w14:paraId="7C448DBA" w14:textId="3D9726DE" w:rsidR="002241BD" w:rsidRDefault="002241BD" w:rsidP="00A6199B"/>
    <w:p w14:paraId="6ABAEAC3" w14:textId="27B23EA5" w:rsidR="002241BD" w:rsidRDefault="002241BD" w:rsidP="00A6199B"/>
    <w:p w14:paraId="7C1A0625" w14:textId="66A61DCB" w:rsidR="002241BD" w:rsidRDefault="002241BD" w:rsidP="00A6199B"/>
    <w:p w14:paraId="0DD1D57B" w14:textId="7B5336F6" w:rsidR="002241BD" w:rsidRDefault="002241BD" w:rsidP="00A6199B"/>
    <w:p w14:paraId="42708456" w14:textId="17A8246D" w:rsidR="002241BD" w:rsidRDefault="002241BD" w:rsidP="00A6199B"/>
    <w:p w14:paraId="288A3115" w14:textId="46CF544C" w:rsidR="002241BD" w:rsidRDefault="002241BD" w:rsidP="00A6199B"/>
    <w:p w14:paraId="1AE1B35D" w14:textId="46C969F5" w:rsidR="002241BD" w:rsidRDefault="002241BD" w:rsidP="00A6199B"/>
    <w:p w14:paraId="37F2AC1A" w14:textId="6B5A3EA0" w:rsidR="002241BD" w:rsidRDefault="002241BD" w:rsidP="00A6199B"/>
    <w:p w14:paraId="00216967" w14:textId="5E94C030" w:rsidR="002241BD" w:rsidRDefault="002241BD" w:rsidP="00A6199B"/>
    <w:p w14:paraId="0B9DD7A5" w14:textId="1EAE9C1C" w:rsidR="002241BD" w:rsidRDefault="002241BD" w:rsidP="00A6199B"/>
    <w:p w14:paraId="2BA7959F" w14:textId="723CF87B" w:rsidR="002241BD" w:rsidRDefault="002241BD" w:rsidP="00A6199B"/>
    <w:p w14:paraId="281581B8" w14:textId="64643E43" w:rsidR="002241BD" w:rsidRDefault="002241BD" w:rsidP="00A6199B"/>
    <w:p w14:paraId="74B58753" w14:textId="408B1B88" w:rsidR="002241BD" w:rsidRDefault="002241BD" w:rsidP="00A6199B"/>
    <w:p w14:paraId="33ABFE7C" w14:textId="77777777" w:rsidR="002241BD" w:rsidRDefault="002241BD" w:rsidP="00A6199B"/>
    <w:sdt>
      <w:sdtPr>
        <w:rPr>
          <w:rFonts w:ascii="Times New Roman" w:eastAsia="Times New Roman" w:hAnsi="Times New Roman" w:cs="Times New Roman"/>
          <w:color w:val="auto"/>
          <w:sz w:val="22"/>
          <w:szCs w:val="22"/>
          <w:u w:val="single"/>
        </w:rPr>
        <w:id w:val="910664123"/>
        <w:docPartObj>
          <w:docPartGallery w:val="Table of Contents"/>
          <w:docPartUnique/>
        </w:docPartObj>
      </w:sdtPr>
      <w:sdtEndPr>
        <w:rPr>
          <w:b/>
          <w:bCs/>
          <w:noProof/>
        </w:rPr>
      </w:sdtEndPr>
      <w:sdtContent>
        <w:p w14:paraId="1C241055" w14:textId="1B9E150A" w:rsidR="00F92DAC" w:rsidRPr="00F92DAC" w:rsidRDefault="009748A5" w:rsidP="00412CB2">
          <w:pPr>
            <w:pStyle w:val="TOCHeading"/>
          </w:pPr>
          <w:r>
            <w:t>Contents</w:t>
          </w:r>
        </w:p>
        <w:p w14:paraId="4CB9B7A5" w14:textId="769B7E61" w:rsidR="004B1FD6" w:rsidRPr="00DC34F6" w:rsidRDefault="00F92DAC">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25983993" w:history="1">
            <w:r w:rsidR="004B1FD6" w:rsidRPr="00DC34F6">
              <w:rPr>
                <w:rStyle w:val="Hyperlink"/>
                <w:noProof/>
              </w:rPr>
              <w:t>Al. Title and Approval Page</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_Toc125983993 \h </w:instrText>
            </w:r>
            <w:r w:rsidR="004B1FD6" w:rsidRPr="00DC34F6">
              <w:rPr>
                <w:noProof/>
                <w:webHidden/>
              </w:rPr>
            </w:r>
            <w:r w:rsidR="004B1FD6" w:rsidRPr="00DC34F6">
              <w:rPr>
                <w:noProof/>
                <w:webHidden/>
              </w:rPr>
              <w:fldChar w:fldCharType="separate"/>
            </w:r>
            <w:r w:rsidR="00DC34F6">
              <w:rPr>
                <w:noProof/>
                <w:webHidden/>
              </w:rPr>
              <w:t>2</w:t>
            </w:r>
            <w:r w:rsidR="004B1FD6" w:rsidRPr="00DC34F6">
              <w:rPr>
                <w:noProof/>
                <w:webHidden/>
              </w:rPr>
              <w:fldChar w:fldCharType="end"/>
            </w:r>
          </w:hyperlink>
        </w:p>
        <w:p w14:paraId="0BC707BE" w14:textId="33F5DAD9" w:rsidR="004B1FD6" w:rsidRPr="00DC34F6" w:rsidRDefault="00306010">
          <w:pPr>
            <w:pStyle w:val="TOC2"/>
            <w:tabs>
              <w:tab w:val="right" w:leader="dot" w:pos="9350"/>
            </w:tabs>
            <w:rPr>
              <w:rFonts w:asciiTheme="minorHAnsi" w:eastAsiaTheme="minorEastAsia" w:hAnsiTheme="minorHAnsi" w:cstheme="minorBidi"/>
              <w:noProof/>
            </w:rPr>
          </w:pPr>
          <w:hyperlink w:anchor="_Toc125983994" w:history="1">
            <w:r w:rsidR="004B1FD6" w:rsidRPr="00DC34F6">
              <w:rPr>
                <w:rStyle w:val="Hyperlink"/>
                <w:noProof/>
              </w:rPr>
              <w:t>A2. Acknowledgements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_Toc125983994 \h </w:instrText>
            </w:r>
            <w:r w:rsidR="004B1FD6" w:rsidRPr="00DC34F6">
              <w:rPr>
                <w:noProof/>
                <w:webHidden/>
              </w:rPr>
            </w:r>
            <w:r w:rsidR="004B1FD6" w:rsidRPr="00DC34F6">
              <w:rPr>
                <w:noProof/>
                <w:webHidden/>
              </w:rPr>
              <w:fldChar w:fldCharType="separate"/>
            </w:r>
            <w:r w:rsidR="00DC34F6">
              <w:rPr>
                <w:noProof/>
                <w:webHidden/>
              </w:rPr>
              <w:t>5</w:t>
            </w:r>
            <w:r w:rsidR="004B1FD6" w:rsidRPr="00DC34F6">
              <w:rPr>
                <w:noProof/>
                <w:webHidden/>
              </w:rPr>
              <w:fldChar w:fldCharType="end"/>
            </w:r>
          </w:hyperlink>
        </w:p>
        <w:p w14:paraId="6D80AC7B" w14:textId="014B7D24" w:rsidR="004B1FD6" w:rsidRPr="00DC34F6" w:rsidRDefault="00306010">
          <w:pPr>
            <w:pStyle w:val="TOC2"/>
            <w:tabs>
              <w:tab w:val="right" w:leader="dot" w:pos="9350"/>
            </w:tabs>
            <w:rPr>
              <w:rFonts w:asciiTheme="minorHAnsi" w:eastAsiaTheme="minorEastAsia" w:hAnsiTheme="minorHAnsi" w:cstheme="minorBidi"/>
              <w:noProof/>
            </w:rPr>
          </w:pPr>
          <w:hyperlink w:anchor="_Toc125983995" w:history="1">
            <w:r w:rsidR="004B1FD6" w:rsidRPr="00DC34F6">
              <w:rPr>
                <w:rStyle w:val="Hyperlink"/>
                <w:noProof/>
              </w:rPr>
              <w:t>A3. Distribution List</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_Toc125983995 \h </w:instrText>
            </w:r>
            <w:r w:rsidR="004B1FD6" w:rsidRPr="00DC34F6">
              <w:rPr>
                <w:noProof/>
                <w:webHidden/>
              </w:rPr>
            </w:r>
            <w:r w:rsidR="004B1FD6" w:rsidRPr="00DC34F6">
              <w:rPr>
                <w:noProof/>
                <w:webHidden/>
              </w:rPr>
              <w:fldChar w:fldCharType="separate"/>
            </w:r>
            <w:r w:rsidR="00DC34F6">
              <w:rPr>
                <w:noProof/>
                <w:webHidden/>
              </w:rPr>
              <w:t>6</w:t>
            </w:r>
            <w:r w:rsidR="004B1FD6" w:rsidRPr="00DC34F6">
              <w:rPr>
                <w:noProof/>
                <w:webHidden/>
              </w:rPr>
              <w:fldChar w:fldCharType="end"/>
            </w:r>
          </w:hyperlink>
        </w:p>
        <w:p w14:paraId="7C65EE2E" w14:textId="417802C1" w:rsidR="004B1FD6" w:rsidRPr="00DC34F6" w:rsidRDefault="00306010">
          <w:pPr>
            <w:pStyle w:val="TOC2"/>
            <w:tabs>
              <w:tab w:val="right" w:leader="dot" w:pos="9350"/>
            </w:tabs>
            <w:rPr>
              <w:rFonts w:asciiTheme="minorHAnsi" w:eastAsiaTheme="minorEastAsia" w:hAnsiTheme="minorHAnsi" w:cstheme="minorBidi"/>
              <w:noProof/>
            </w:rPr>
          </w:pPr>
          <w:hyperlink w:anchor="_Toc125983996" w:history="1">
            <w:r w:rsidR="004B1FD6" w:rsidRPr="00DC34F6">
              <w:rPr>
                <w:rStyle w:val="Hyperlink"/>
                <w:noProof/>
              </w:rPr>
              <w:t>A4. Project / Task Organization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_Toc125983996 \h </w:instrText>
            </w:r>
            <w:r w:rsidR="004B1FD6" w:rsidRPr="00DC34F6">
              <w:rPr>
                <w:noProof/>
                <w:webHidden/>
              </w:rPr>
            </w:r>
            <w:r w:rsidR="004B1FD6" w:rsidRPr="00DC34F6">
              <w:rPr>
                <w:noProof/>
                <w:webHidden/>
              </w:rPr>
              <w:fldChar w:fldCharType="separate"/>
            </w:r>
            <w:r w:rsidR="00DC34F6">
              <w:rPr>
                <w:noProof/>
                <w:webHidden/>
              </w:rPr>
              <w:t>7</w:t>
            </w:r>
            <w:r w:rsidR="004B1FD6" w:rsidRPr="00DC34F6">
              <w:rPr>
                <w:noProof/>
                <w:webHidden/>
              </w:rPr>
              <w:fldChar w:fldCharType="end"/>
            </w:r>
          </w:hyperlink>
        </w:p>
        <w:p w14:paraId="6D6F5285" w14:textId="34CB13B6" w:rsidR="004B1FD6" w:rsidRPr="00DC34F6" w:rsidRDefault="00306010">
          <w:pPr>
            <w:pStyle w:val="TOC2"/>
            <w:tabs>
              <w:tab w:val="right" w:leader="dot" w:pos="9350"/>
            </w:tabs>
            <w:rPr>
              <w:rFonts w:asciiTheme="minorHAnsi" w:eastAsiaTheme="minorEastAsia" w:hAnsiTheme="minorHAnsi" w:cstheme="minorBidi"/>
              <w:noProof/>
            </w:rPr>
          </w:pPr>
          <w:hyperlink w:anchor="_Toc125983997" w:history="1">
            <w:r w:rsidR="004B1FD6" w:rsidRPr="00DC34F6">
              <w:rPr>
                <w:rStyle w:val="Hyperlink"/>
                <w:noProof/>
              </w:rPr>
              <w:t>A5. Problem Definition/Background and Project Objectives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_Toc125983997 \h </w:instrText>
            </w:r>
            <w:r w:rsidR="004B1FD6" w:rsidRPr="00DC34F6">
              <w:rPr>
                <w:noProof/>
                <w:webHidden/>
              </w:rPr>
            </w:r>
            <w:r w:rsidR="004B1FD6" w:rsidRPr="00DC34F6">
              <w:rPr>
                <w:noProof/>
                <w:webHidden/>
              </w:rPr>
              <w:fldChar w:fldCharType="separate"/>
            </w:r>
            <w:r w:rsidR="00DC34F6">
              <w:rPr>
                <w:noProof/>
                <w:webHidden/>
              </w:rPr>
              <w:t>11</w:t>
            </w:r>
            <w:r w:rsidR="004B1FD6" w:rsidRPr="00DC34F6">
              <w:rPr>
                <w:noProof/>
                <w:webHidden/>
              </w:rPr>
              <w:fldChar w:fldCharType="end"/>
            </w:r>
          </w:hyperlink>
        </w:p>
        <w:p w14:paraId="13462E81" w14:textId="65E1F485" w:rsidR="004B1FD6" w:rsidRPr="00DC34F6" w:rsidRDefault="00306010" w:rsidP="00DD4584">
          <w:pPr>
            <w:pStyle w:val="TOC2"/>
            <w:tabs>
              <w:tab w:val="right" w:leader="dot" w:pos="9350"/>
            </w:tabs>
            <w:rPr>
              <w:rFonts w:asciiTheme="minorHAnsi" w:eastAsiaTheme="minorEastAsia" w:hAnsiTheme="minorHAnsi" w:cstheme="minorBidi"/>
              <w:noProof/>
            </w:rPr>
          </w:pPr>
          <w:hyperlink w:anchor="_Toc125983998" w:history="1">
            <w:r w:rsidR="004B1FD6" w:rsidRPr="00DC34F6">
              <w:rPr>
                <w:rStyle w:val="Hyperlink"/>
                <w:noProof/>
              </w:rPr>
              <w:t>A6. Project / Task Description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_Toc125983998 \h </w:instrText>
            </w:r>
            <w:r w:rsidR="004B1FD6" w:rsidRPr="00DC34F6">
              <w:rPr>
                <w:noProof/>
                <w:webHidden/>
              </w:rPr>
            </w:r>
            <w:r w:rsidR="004B1FD6" w:rsidRPr="00DC34F6">
              <w:rPr>
                <w:noProof/>
                <w:webHidden/>
              </w:rPr>
              <w:fldChar w:fldCharType="separate"/>
            </w:r>
            <w:r w:rsidR="00DC34F6">
              <w:rPr>
                <w:noProof/>
                <w:webHidden/>
              </w:rPr>
              <w:t>12</w:t>
            </w:r>
            <w:r w:rsidR="004B1FD6" w:rsidRPr="00DC34F6">
              <w:rPr>
                <w:noProof/>
                <w:webHidden/>
              </w:rPr>
              <w:fldChar w:fldCharType="end"/>
            </w:r>
          </w:hyperlink>
        </w:p>
        <w:p w14:paraId="0672D9B1" w14:textId="789F9E87" w:rsidR="004B1FD6" w:rsidRPr="00DC34F6" w:rsidRDefault="00306010">
          <w:pPr>
            <w:pStyle w:val="TOC2"/>
            <w:tabs>
              <w:tab w:val="left" w:pos="880"/>
              <w:tab w:val="right" w:leader="dot" w:pos="9350"/>
            </w:tabs>
            <w:rPr>
              <w:rFonts w:asciiTheme="minorHAnsi" w:eastAsiaTheme="minorEastAsia" w:hAnsiTheme="minorHAnsi" w:cstheme="minorBidi"/>
              <w:noProof/>
            </w:rPr>
          </w:pPr>
          <w:hyperlink w:anchor="_Toc125984002" w:history="1">
            <w:r w:rsidR="004B1FD6" w:rsidRPr="00DC34F6">
              <w:rPr>
                <w:rStyle w:val="Hyperlink"/>
                <w:noProof/>
              </w:rPr>
              <w:t>A7.</w:t>
            </w:r>
            <w:r w:rsidR="00DD4584" w:rsidRPr="00DC34F6">
              <w:rPr>
                <w:rFonts w:asciiTheme="minorHAnsi" w:eastAsiaTheme="minorEastAsia" w:hAnsiTheme="minorHAnsi" w:cstheme="minorBidi"/>
                <w:noProof/>
              </w:rPr>
              <w:t xml:space="preserve"> </w:t>
            </w:r>
            <w:r w:rsidR="004B1FD6" w:rsidRPr="00DC34F6">
              <w:rPr>
                <w:rStyle w:val="Hyperlink"/>
                <w:noProof/>
              </w:rPr>
              <w:t>Quality Objectives and Criteria For Measurement Of</w:t>
            </w:r>
            <w:r w:rsidR="004B1FD6" w:rsidRPr="00DC34F6">
              <w:rPr>
                <w:rStyle w:val="Hyperlink"/>
                <w:noProof/>
                <w:spacing w:val="-8"/>
              </w:rPr>
              <w:t xml:space="preserve"> </w:t>
            </w:r>
            <w:r w:rsidR="004B1FD6" w:rsidRPr="00DC34F6">
              <w:rPr>
                <w:rStyle w:val="Hyperlink"/>
                <w:noProof/>
              </w:rPr>
              <w:t>Data</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_Toc125984002 \h </w:instrText>
            </w:r>
            <w:r w:rsidR="004B1FD6" w:rsidRPr="00DC34F6">
              <w:rPr>
                <w:noProof/>
                <w:webHidden/>
              </w:rPr>
            </w:r>
            <w:r w:rsidR="004B1FD6" w:rsidRPr="00DC34F6">
              <w:rPr>
                <w:noProof/>
                <w:webHidden/>
              </w:rPr>
              <w:fldChar w:fldCharType="separate"/>
            </w:r>
            <w:r w:rsidR="00DC34F6">
              <w:rPr>
                <w:noProof/>
                <w:webHidden/>
              </w:rPr>
              <w:t>14</w:t>
            </w:r>
            <w:r w:rsidR="004B1FD6" w:rsidRPr="00DC34F6">
              <w:rPr>
                <w:noProof/>
                <w:webHidden/>
              </w:rPr>
              <w:fldChar w:fldCharType="end"/>
            </w:r>
          </w:hyperlink>
        </w:p>
        <w:p w14:paraId="7F161212" w14:textId="1497A48B" w:rsidR="004B1FD6" w:rsidRPr="00DC34F6" w:rsidRDefault="00306010">
          <w:pPr>
            <w:pStyle w:val="TOC2"/>
            <w:tabs>
              <w:tab w:val="left" w:pos="880"/>
              <w:tab w:val="right" w:leader="dot" w:pos="9350"/>
            </w:tabs>
            <w:rPr>
              <w:rFonts w:asciiTheme="minorHAnsi" w:eastAsiaTheme="minorEastAsia" w:hAnsiTheme="minorHAnsi" w:cstheme="minorBidi"/>
              <w:noProof/>
            </w:rPr>
          </w:pPr>
          <w:hyperlink w:anchor="_Toc125984003" w:history="1">
            <w:r w:rsidR="004B1FD6" w:rsidRPr="00DC34F6">
              <w:rPr>
                <w:rStyle w:val="Hyperlink"/>
                <w:noProof/>
              </w:rPr>
              <w:t>A8.</w:t>
            </w:r>
            <w:r w:rsidR="00DD4584" w:rsidRPr="00DC34F6">
              <w:rPr>
                <w:rFonts w:asciiTheme="minorHAnsi" w:eastAsiaTheme="minorEastAsia" w:hAnsiTheme="minorHAnsi" w:cstheme="minorBidi"/>
                <w:noProof/>
              </w:rPr>
              <w:t xml:space="preserve"> </w:t>
            </w:r>
            <w:r w:rsidR="004B1FD6" w:rsidRPr="00DC34F6">
              <w:rPr>
                <w:rStyle w:val="Hyperlink"/>
                <w:noProof/>
              </w:rPr>
              <w:t>Training</w:t>
            </w:r>
            <w:r w:rsidR="004B1FD6" w:rsidRPr="00DC34F6">
              <w:rPr>
                <w:rStyle w:val="Hyperlink"/>
                <w:noProof/>
                <w:spacing w:val="-1"/>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_Toc125984003 \h </w:instrText>
            </w:r>
            <w:r w:rsidR="004B1FD6" w:rsidRPr="00DC34F6">
              <w:rPr>
                <w:noProof/>
                <w:webHidden/>
              </w:rPr>
            </w:r>
            <w:r w:rsidR="004B1FD6" w:rsidRPr="00DC34F6">
              <w:rPr>
                <w:noProof/>
                <w:webHidden/>
              </w:rPr>
              <w:fldChar w:fldCharType="separate"/>
            </w:r>
            <w:r w:rsidR="00DC34F6">
              <w:rPr>
                <w:noProof/>
                <w:webHidden/>
              </w:rPr>
              <w:t>25</w:t>
            </w:r>
            <w:r w:rsidR="004B1FD6" w:rsidRPr="00DC34F6">
              <w:rPr>
                <w:noProof/>
                <w:webHidden/>
              </w:rPr>
              <w:fldChar w:fldCharType="end"/>
            </w:r>
          </w:hyperlink>
        </w:p>
        <w:p w14:paraId="0CC03447" w14:textId="7E74E658" w:rsidR="004B1FD6" w:rsidRPr="00DC34F6" w:rsidRDefault="00306010">
          <w:pPr>
            <w:pStyle w:val="TOC2"/>
            <w:tabs>
              <w:tab w:val="right" w:leader="dot" w:pos="9350"/>
            </w:tabs>
            <w:rPr>
              <w:rFonts w:asciiTheme="minorHAnsi" w:eastAsiaTheme="minorEastAsia" w:hAnsiTheme="minorHAnsi" w:cstheme="minorBidi"/>
              <w:noProof/>
            </w:rPr>
          </w:pPr>
          <w:hyperlink w:anchor="_Toc125984004" w:history="1">
            <w:r w:rsidR="004B1FD6" w:rsidRPr="00DC34F6">
              <w:rPr>
                <w:rStyle w:val="Hyperlink"/>
                <w:noProof/>
              </w:rPr>
              <w:t>A9. Documentation and</w:t>
            </w:r>
            <w:r w:rsidR="004B1FD6" w:rsidRPr="00DC34F6">
              <w:rPr>
                <w:rStyle w:val="Hyperlink"/>
                <w:noProof/>
                <w:spacing w:val="-2"/>
              </w:rPr>
              <w:t xml:space="preserve"> </w:t>
            </w:r>
            <w:r w:rsidR="004B1FD6" w:rsidRPr="00DC34F6">
              <w:rPr>
                <w:rStyle w:val="Hyperlink"/>
                <w:noProof/>
              </w:rPr>
              <w:t>Records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_Toc125984004 \h </w:instrText>
            </w:r>
            <w:r w:rsidR="004B1FD6" w:rsidRPr="00DC34F6">
              <w:rPr>
                <w:noProof/>
                <w:webHidden/>
              </w:rPr>
            </w:r>
            <w:r w:rsidR="004B1FD6" w:rsidRPr="00DC34F6">
              <w:rPr>
                <w:noProof/>
                <w:webHidden/>
              </w:rPr>
              <w:fldChar w:fldCharType="separate"/>
            </w:r>
            <w:r w:rsidR="00DC34F6">
              <w:rPr>
                <w:noProof/>
                <w:webHidden/>
              </w:rPr>
              <w:t>25</w:t>
            </w:r>
            <w:r w:rsidR="004B1FD6" w:rsidRPr="00DC34F6">
              <w:rPr>
                <w:noProof/>
                <w:webHidden/>
              </w:rPr>
              <w:fldChar w:fldCharType="end"/>
            </w:r>
          </w:hyperlink>
        </w:p>
        <w:p w14:paraId="204F8627" w14:textId="02A74BF9" w:rsidR="004B1FD6" w:rsidRPr="00DC34F6" w:rsidRDefault="00306010">
          <w:pPr>
            <w:pStyle w:val="TOC2"/>
            <w:tabs>
              <w:tab w:val="right" w:leader="dot" w:pos="9350"/>
            </w:tabs>
            <w:rPr>
              <w:rFonts w:asciiTheme="minorHAnsi" w:eastAsiaTheme="minorEastAsia" w:hAnsiTheme="minorHAnsi" w:cstheme="minorBidi"/>
              <w:noProof/>
            </w:rPr>
          </w:pPr>
          <w:hyperlink w:anchor="_Toc125984006" w:history="1">
            <w:r w:rsidR="004B1FD6" w:rsidRPr="00DC34F6">
              <w:rPr>
                <w:rStyle w:val="Hyperlink"/>
                <w:noProof/>
              </w:rPr>
              <w:t>B1. Sampling Process</w:t>
            </w:r>
            <w:r w:rsidR="004B1FD6" w:rsidRPr="00DC34F6">
              <w:rPr>
                <w:rStyle w:val="Hyperlink"/>
                <w:noProof/>
                <w:spacing w:val="-2"/>
              </w:rPr>
              <w:t xml:space="preserve"> </w:t>
            </w:r>
            <w:r w:rsidR="004B1FD6" w:rsidRPr="00DC34F6">
              <w:rPr>
                <w:rStyle w:val="Hyperlink"/>
                <w:noProof/>
              </w:rPr>
              <w:t>Design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_Toc125984006 \h </w:instrText>
            </w:r>
            <w:r w:rsidR="004B1FD6" w:rsidRPr="00DC34F6">
              <w:rPr>
                <w:noProof/>
                <w:webHidden/>
              </w:rPr>
            </w:r>
            <w:r w:rsidR="004B1FD6" w:rsidRPr="00DC34F6">
              <w:rPr>
                <w:noProof/>
                <w:webHidden/>
              </w:rPr>
              <w:fldChar w:fldCharType="separate"/>
            </w:r>
            <w:r w:rsidR="00DC34F6">
              <w:rPr>
                <w:noProof/>
                <w:webHidden/>
              </w:rPr>
              <w:t>26</w:t>
            </w:r>
            <w:r w:rsidR="004B1FD6" w:rsidRPr="00DC34F6">
              <w:rPr>
                <w:noProof/>
                <w:webHidden/>
              </w:rPr>
              <w:fldChar w:fldCharType="end"/>
            </w:r>
          </w:hyperlink>
        </w:p>
        <w:p w14:paraId="25DA482F" w14:textId="71567CF0" w:rsidR="004B1FD6" w:rsidRPr="00DC34F6" w:rsidRDefault="00306010">
          <w:pPr>
            <w:pStyle w:val="TOC2"/>
            <w:tabs>
              <w:tab w:val="right" w:leader="dot" w:pos="9350"/>
            </w:tabs>
            <w:rPr>
              <w:rFonts w:asciiTheme="minorHAnsi" w:eastAsiaTheme="minorEastAsia" w:hAnsiTheme="minorHAnsi" w:cstheme="minorBidi"/>
              <w:noProof/>
            </w:rPr>
          </w:pPr>
          <w:hyperlink w:anchor="_Toc125984007" w:history="1">
            <w:r w:rsidR="004B1FD6" w:rsidRPr="00DC34F6">
              <w:rPr>
                <w:rStyle w:val="Hyperlink"/>
                <w:noProof/>
              </w:rPr>
              <w:t>B2. Sampling Methods</w:t>
            </w:r>
            <w:r w:rsidR="004B1FD6" w:rsidRPr="00DC34F6">
              <w:rPr>
                <w:rStyle w:val="Hyperlink"/>
                <w:noProof/>
                <w:spacing w:val="-2"/>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_Toc125984007 \h </w:instrText>
            </w:r>
            <w:r w:rsidR="004B1FD6" w:rsidRPr="00DC34F6">
              <w:rPr>
                <w:noProof/>
                <w:webHidden/>
              </w:rPr>
            </w:r>
            <w:r w:rsidR="004B1FD6" w:rsidRPr="00DC34F6">
              <w:rPr>
                <w:noProof/>
                <w:webHidden/>
              </w:rPr>
              <w:fldChar w:fldCharType="separate"/>
            </w:r>
            <w:r w:rsidR="00DC34F6">
              <w:rPr>
                <w:noProof/>
                <w:webHidden/>
              </w:rPr>
              <w:t>29</w:t>
            </w:r>
            <w:r w:rsidR="004B1FD6" w:rsidRPr="00DC34F6">
              <w:rPr>
                <w:noProof/>
                <w:webHidden/>
              </w:rPr>
              <w:fldChar w:fldCharType="end"/>
            </w:r>
          </w:hyperlink>
        </w:p>
        <w:p w14:paraId="420FE786" w14:textId="12B10641" w:rsidR="004B1FD6" w:rsidRPr="00DC34F6" w:rsidRDefault="00306010">
          <w:pPr>
            <w:pStyle w:val="TOC2"/>
            <w:tabs>
              <w:tab w:val="right" w:leader="dot" w:pos="9350"/>
            </w:tabs>
            <w:rPr>
              <w:rFonts w:asciiTheme="minorHAnsi" w:eastAsiaTheme="minorEastAsia" w:hAnsiTheme="minorHAnsi" w:cstheme="minorBidi"/>
              <w:noProof/>
            </w:rPr>
          </w:pPr>
          <w:hyperlink w:anchor="_Toc125984008" w:history="1">
            <w:r w:rsidR="004B1FD6" w:rsidRPr="00DC34F6">
              <w:rPr>
                <w:rStyle w:val="Hyperlink"/>
                <w:noProof/>
              </w:rPr>
              <w:t>B3. Sample Handling and Custody</w:t>
            </w:r>
            <w:r w:rsidR="004B1FD6" w:rsidRPr="00DC34F6">
              <w:rPr>
                <w:rStyle w:val="Hyperlink"/>
                <w:noProof/>
                <w:spacing w:val="-4"/>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_Toc125984008 \h </w:instrText>
            </w:r>
            <w:r w:rsidR="004B1FD6" w:rsidRPr="00DC34F6">
              <w:rPr>
                <w:noProof/>
                <w:webHidden/>
              </w:rPr>
            </w:r>
            <w:r w:rsidR="004B1FD6" w:rsidRPr="00DC34F6">
              <w:rPr>
                <w:noProof/>
                <w:webHidden/>
              </w:rPr>
              <w:fldChar w:fldCharType="separate"/>
            </w:r>
            <w:r w:rsidR="00DC34F6">
              <w:rPr>
                <w:noProof/>
                <w:webHidden/>
              </w:rPr>
              <w:t>30</w:t>
            </w:r>
            <w:r w:rsidR="004B1FD6" w:rsidRPr="00DC34F6">
              <w:rPr>
                <w:noProof/>
                <w:webHidden/>
              </w:rPr>
              <w:fldChar w:fldCharType="end"/>
            </w:r>
          </w:hyperlink>
        </w:p>
        <w:p w14:paraId="7731DF36" w14:textId="6BE677E7" w:rsidR="004B1FD6" w:rsidRPr="00DC34F6" w:rsidRDefault="00306010">
          <w:pPr>
            <w:pStyle w:val="TOC2"/>
            <w:tabs>
              <w:tab w:val="right" w:leader="dot" w:pos="9350"/>
            </w:tabs>
            <w:rPr>
              <w:rFonts w:asciiTheme="minorHAnsi" w:eastAsiaTheme="minorEastAsia" w:hAnsiTheme="minorHAnsi" w:cstheme="minorBidi"/>
              <w:noProof/>
            </w:rPr>
          </w:pPr>
          <w:hyperlink w:anchor="_Toc125984009" w:history="1">
            <w:r w:rsidR="004B1FD6" w:rsidRPr="00DC34F6">
              <w:rPr>
                <w:rStyle w:val="Hyperlink"/>
                <w:noProof/>
              </w:rPr>
              <w:t>B4. Analytical Methods</w:t>
            </w:r>
            <w:r w:rsidR="004B1FD6" w:rsidRPr="00DC34F6">
              <w:rPr>
                <w:rStyle w:val="Hyperlink"/>
                <w:noProof/>
                <w:spacing w:val="-3"/>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_Toc125984009 \h </w:instrText>
            </w:r>
            <w:r w:rsidR="004B1FD6" w:rsidRPr="00DC34F6">
              <w:rPr>
                <w:noProof/>
                <w:webHidden/>
              </w:rPr>
            </w:r>
            <w:r w:rsidR="004B1FD6" w:rsidRPr="00DC34F6">
              <w:rPr>
                <w:noProof/>
                <w:webHidden/>
              </w:rPr>
              <w:fldChar w:fldCharType="separate"/>
            </w:r>
            <w:r w:rsidR="00DC34F6">
              <w:rPr>
                <w:noProof/>
                <w:webHidden/>
              </w:rPr>
              <w:t>32</w:t>
            </w:r>
            <w:r w:rsidR="004B1FD6" w:rsidRPr="00DC34F6">
              <w:rPr>
                <w:noProof/>
                <w:webHidden/>
              </w:rPr>
              <w:fldChar w:fldCharType="end"/>
            </w:r>
          </w:hyperlink>
        </w:p>
        <w:p w14:paraId="4F4D0B29" w14:textId="6960E6BC" w:rsidR="004B1FD6" w:rsidRPr="00DC34F6" w:rsidRDefault="00DD4584" w:rsidP="00DD4584">
          <w:pPr>
            <w:pStyle w:val="TOC3"/>
            <w:tabs>
              <w:tab w:val="right" w:leader="dot" w:pos="9350"/>
            </w:tabs>
            <w:ind w:left="0"/>
            <w:rPr>
              <w:rFonts w:asciiTheme="minorHAnsi" w:eastAsiaTheme="minorEastAsia" w:hAnsiTheme="minorHAnsi" w:cstheme="minorBidi"/>
              <w:noProof/>
            </w:rPr>
          </w:pPr>
          <w:r w:rsidRPr="00DC34F6">
            <w:rPr>
              <w:rStyle w:val="Hyperlink"/>
              <w:noProof/>
            </w:rPr>
            <w:t xml:space="preserve">    </w:t>
          </w:r>
          <w:hyperlink w:anchor="_Toc125984010" w:history="1">
            <w:r w:rsidR="004B1FD6" w:rsidRPr="00DC34F6">
              <w:rPr>
                <w:rStyle w:val="Hyperlink"/>
                <w:noProof/>
              </w:rPr>
              <w:t>B.5.1 Field Quality Control (QC)</w:t>
            </w:r>
            <w:r w:rsidR="004B1FD6" w:rsidRPr="00DC34F6">
              <w:rPr>
                <w:rStyle w:val="Hyperlink"/>
                <w:noProof/>
                <w:spacing w:val="-1"/>
              </w:rPr>
              <w:t xml:space="preserve"> </w:t>
            </w:r>
            <w:r w:rsidR="004B1FD6" w:rsidRPr="00DC34F6">
              <w:rPr>
                <w:rStyle w:val="Hyperlink"/>
                <w:noProof/>
              </w:rPr>
              <w:t>Measures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_Toc125984010 \h </w:instrText>
            </w:r>
            <w:r w:rsidR="004B1FD6" w:rsidRPr="00DC34F6">
              <w:rPr>
                <w:noProof/>
                <w:webHidden/>
              </w:rPr>
            </w:r>
            <w:r w:rsidR="004B1FD6" w:rsidRPr="00DC34F6">
              <w:rPr>
                <w:noProof/>
                <w:webHidden/>
              </w:rPr>
              <w:fldChar w:fldCharType="separate"/>
            </w:r>
            <w:r w:rsidR="00DC34F6">
              <w:rPr>
                <w:noProof/>
                <w:webHidden/>
              </w:rPr>
              <w:t>32</w:t>
            </w:r>
            <w:r w:rsidR="004B1FD6" w:rsidRPr="00DC34F6">
              <w:rPr>
                <w:noProof/>
                <w:webHidden/>
              </w:rPr>
              <w:fldChar w:fldCharType="end"/>
            </w:r>
          </w:hyperlink>
        </w:p>
        <w:p w14:paraId="1B62F25A" w14:textId="6C853353" w:rsidR="004B1FD6" w:rsidRDefault="00306010" w:rsidP="00DC34F6">
          <w:pPr>
            <w:pStyle w:val="TOC2"/>
            <w:tabs>
              <w:tab w:val="right" w:leader="dot" w:pos="9350"/>
            </w:tabs>
            <w:rPr>
              <w:rFonts w:asciiTheme="minorHAnsi" w:eastAsiaTheme="minorEastAsia" w:hAnsiTheme="minorHAnsi" w:cstheme="minorBidi"/>
              <w:noProof/>
            </w:rPr>
          </w:pPr>
          <w:hyperlink w:anchor="_Toc125984011" w:history="1">
            <w:r w:rsidR="004B1FD6" w:rsidRPr="00CF3CCA">
              <w:rPr>
                <w:rStyle w:val="Hyperlink"/>
                <w:noProof/>
              </w:rPr>
              <w:t>B6. Instrument / Equipment Testing, Inspection and Maintenance</w:t>
            </w:r>
            <w:r w:rsidR="004B1FD6">
              <w:rPr>
                <w:noProof/>
                <w:webHidden/>
              </w:rPr>
              <w:tab/>
            </w:r>
            <w:r w:rsidR="004B1FD6">
              <w:rPr>
                <w:noProof/>
                <w:webHidden/>
              </w:rPr>
              <w:fldChar w:fldCharType="begin"/>
            </w:r>
            <w:r w:rsidR="004B1FD6">
              <w:rPr>
                <w:noProof/>
                <w:webHidden/>
              </w:rPr>
              <w:instrText xml:space="preserve"> PAGEREF _Toc125984011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3DF82B1B" w14:textId="3F32D6E1" w:rsidR="004B1FD6" w:rsidRDefault="00306010">
          <w:pPr>
            <w:pStyle w:val="TOC2"/>
            <w:tabs>
              <w:tab w:val="right" w:leader="dot" w:pos="9350"/>
            </w:tabs>
            <w:rPr>
              <w:rFonts w:asciiTheme="minorHAnsi" w:eastAsiaTheme="minorEastAsia" w:hAnsiTheme="minorHAnsi" w:cstheme="minorBidi"/>
              <w:noProof/>
            </w:rPr>
          </w:pPr>
          <w:hyperlink w:anchor="_Toc125984013" w:history="1">
            <w:r w:rsidR="004B1FD6" w:rsidRPr="00CF3CCA">
              <w:rPr>
                <w:rStyle w:val="Hyperlink"/>
                <w:noProof/>
              </w:rPr>
              <w:t>B7. Instrument Calibration</w:t>
            </w:r>
            <w:r w:rsidR="004B1FD6" w:rsidRPr="00CF3CCA">
              <w:rPr>
                <w:rStyle w:val="Hyperlink"/>
                <w:noProof/>
                <w:spacing w:val="-2"/>
              </w:rPr>
              <w:t xml:space="preserve"> </w:t>
            </w:r>
            <w:r w:rsidR="004B1FD6" w:rsidRPr="00CF3CCA">
              <w:rPr>
                <w:rStyle w:val="Hyperlink"/>
                <w:noProof/>
              </w:rPr>
              <w:t>Procedures</w:t>
            </w:r>
            <w:r w:rsidR="004B1FD6">
              <w:rPr>
                <w:noProof/>
                <w:webHidden/>
              </w:rPr>
              <w:tab/>
            </w:r>
            <w:r w:rsidR="004B1FD6">
              <w:rPr>
                <w:noProof/>
                <w:webHidden/>
              </w:rPr>
              <w:fldChar w:fldCharType="begin"/>
            </w:r>
            <w:r w:rsidR="004B1FD6">
              <w:rPr>
                <w:noProof/>
                <w:webHidden/>
              </w:rPr>
              <w:instrText xml:space="preserve"> PAGEREF _Toc125984013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749A7E6D" w14:textId="25024E79" w:rsidR="004B1FD6" w:rsidRDefault="00306010">
          <w:pPr>
            <w:pStyle w:val="TOC2"/>
            <w:tabs>
              <w:tab w:val="right" w:leader="dot" w:pos="9350"/>
            </w:tabs>
            <w:rPr>
              <w:rFonts w:asciiTheme="minorHAnsi" w:eastAsiaTheme="minorEastAsia" w:hAnsiTheme="minorHAnsi" w:cstheme="minorBidi"/>
              <w:noProof/>
            </w:rPr>
          </w:pPr>
          <w:hyperlink w:anchor="_Toc125984014" w:history="1">
            <w:r w:rsidR="004B1FD6" w:rsidRPr="00CF3CCA">
              <w:rPr>
                <w:rStyle w:val="Hyperlink"/>
                <w:noProof/>
              </w:rPr>
              <w:t>B8. Inspection and Acceptance Requirements for</w:t>
            </w:r>
            <w:r w:rsidR="004B1FD6" w:rsidRPr="00CF3CCA">
              <w:rPr>
                <w:rStyle w:val="Hyperlink"/>
                <w:noProof/>
                <w:spacing w:val="-9"/>
              </w:rPr>
              <w:t xml:space="preserve"> </w:t>
            </w:r>
            <w:r w:rsidR="004B1FD6" w:rsidRPr="00CF3CCA">
              <w:rPr>
                <w:rStyle w:val="Hyperlink"/>
                <w:noProof/>
              </w:rPr>
              <w:t>Supplies</w:t>
            </w:r>
            <w:r w:rsidR="004B1FD6">
              <w:rPr>
                <w:noProof/>
                <w:webHidden/>
              </w:rPr>
              <w:tab/>
            </w:r>
            <w:r w:rsidR="004B1FD6">
              <w:rPr>
                <w:noProof/>
                <w:webHidden/>
              </w:rPr>
              <w:fldChar w:fldCharType="begin"/>
            </w:r>
            <w:r w:rsidR="004B1FD6">
              <w:rPr>
                <w:noProof/>
                <w:webHidden/>
              </w:rPr>
              <w:instrText xml:space="preserve"> PAGEREF _Toc125984014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65F110B5" w14:textId="49C3A908" w:rsidR="004B1FD6" w:rsidRDefault="00306010">
          <w:pPr>
            <w:pStyle w:val="TOC2"/>
            <w:tabs>
              <w:tab w:val="right" w:leader="dot" w:pos="9350"/>
            </w:tabs>
            <w:rPr>
              <w:rFonts w:asciiTheme="minorHAnsi" w:eastAsiaTheme="minorEastAsia" w:hAnsiTheme="minorHAnsi" w:cstheme="minorBidi"/>
              <w:noProof/>
            </w:rPr>
          </w:pPr>
          <w:hyperlink w:anchor="_Toc125984015" w:history="1">
            <w:r w:rsidR="004B1FD6" w:rsidRPr="00CF3CCA">
              <w:rPr>
                <w:rStyle w:val="Hyperlink"/>
                <w:noProof/>
              </w:rPr>
              <w:t>B9. Data Acquisition Requirements for Non-Direct Measurements</w:t>
            </w:r>
            <w:r w:rsidR="004B1FD6">
              <w:rPr>
                <w:noProof/>
                <w:webHidden/>
              </w:rPr>
              <w:tab/>
            </w:r>
            <w:r w:rsidR="004B1FD6">
              <w:rPr>
                <w:noProof/>
                <w:webHidden/>
              </w:rPr>
              <w:fldChar w:fldCharType="begin"/>
            </w:r>
            <w:r w:rsidR="004B1FD6">
              <w:rPr>
                <w:noProof/>
                <w:webHidden/>
              </w:rPr>
              <w:instrText xml:space="preserve"> PAGEREF _Toc125984015 \h </w:instrText>
            </w:r>
            <w:r w:rsidR="004B1FD6">
              <w:rPr>
                <w:noProof/>
                <w:webHidden/>
              </w:rPr>
            </w:r>
            <w:r w:rsidR="004B1FD6">
              <w:rPr>
                <w:noProof/>
                <w:webHidden/>
              </w:rPr>
              <w:fldChar w:fldCharType="separate"/>
            </w:r>
            <w:r w:rsidR="00DC34F6">
              <w:rPr>
                <w:noProof/>
                <w:webHidden/>
              </w:rPr>
              <w:t>38</w:t>
            </w:r>
            <w:r w:rsidR="004B1FD6">
              <w:rPr>
                <w:noProof/>
                <w:webHidden/>
              </w:rPr>
              <w:fldChar w:fldCharType="end"/>
            </w:r>
          </w:hyperlink>
        </w:p>
        <w:p w14:paraId="6C1AEC5B" w14:textId="25109D14" w:rsidR="004B1FD6" w:rsidRDefault="00306010">
          <w:pPr>
            <w:pStyle w:val="TOC2"/>
            <w:tabs>
              <w:tab w:val="right" w:leader="dot" w:pos="9350"/>
            </w:tabs>
            <w:rPr>
              <w:rFonts w:asciiTheme="minorHAnsi" w:eastAsiaTheme="minorEastAsia" w:hAnsiTheme="minorHAnsi" w:cstheme="minorBidi"/>
              <w:noProof/>
            </w:rPr>
          </w:pPr>
          <w:hyperlink w:anchor="_Toc125984016" w:history="1">
            <w:r w:rsidR="004B1FD6" w:rsidRPr="00CF3CCA">
              <w:rPr>
                <w:rStyle w:val="Hyperlink"/>
                <w:noProof/>
              </w:rPr>
              <w:t>B10. Data</w:t>
            </w:r>
            <w:r w:rsidR="004B1FD6" w:rsidRPr="00CF3CCA">
              <w:rPr>
                <w:rStyle w:val="Hyperlink"/>
                <w:noProof/>
                <w:spacing w:val="-2"/>
              </w:rPr>
              <w:t xml:space="preserve"> </w:t>
            </w:r>
            <w:r w:rsidR="004B1FD6" w:rsidRPr="00CF3CCA">
              <w:rPr>
                <w:rStyle w:val="Hyperlink"/>
                <w:noProof/>
              </w:rPr>
              <w:t>Management</w:t>
            </w:r>
            <w:r w:rsidR="004B1FD6">
              <w:rPr>
                <w:noProof/>
                <w:webHidden/>
              </w:rPr>
              <w:tab/>
            </w:r>
            <w:r w:rsidR="004B1FD6">
              <w:rPr>
                <w:noProof/>
                <w:webHidden/>
              </w:rPr>
              <w:fldChar w:fldCharType="begin"/>
            </w:r>
            <w:r w:rsidR="004B1FD6">
              <w:rPr>
                <w:noProof/>
                <w:webHidden/>
              </w:rPr>
              <w:instrText xml:space="preserve"> PAGEREF _Toc125984016 \h </w:instrText>
            </w:r>
            <w:r w:rsidR="004B1FD6">
              <w:rPr>
                <w:noProof/>
                <w:webHidden/>
              </w:rPr>
            </w:r>
            <w:r w:rsidR="004B1FD6">
              <w:rPr>
                <w:noProof/>
                <w:webHidden/>
              </w:rPr>
              <w:fldChar w:fldCharType="separate"/>
            </w:r>
            <w:r w:rsidR="00DC34F6">
              <w:rPr>
                <w:noProof/>
                <w:webHidden/>
              </w:rPr>
              <w:t>38</w:t>
            </w:r>
            <w:r w:rsidR="004B1FD6">
              <w:rPr>
                <w:noProof/>
                <w:webHidden/>
              </w:rPr>
              <w:fldChar w:fldCharType="end"/>
            </w:r>
          </w:hyperlink>
        </w:p>
        <w:p w14:paraId="5FEA61E2" w14:textId="328841EB" w:rsidR="004B1FD6" w:rsidRDefault="00306010">
          <w:pPr>
            <w:pStyle w:val="TOC2"/>
            <w:tabs>
              <w:tab w:val="right" w:leader="dot" w:pos="9350"/>
            </w:tabs>
            <w:rPr>
              <w:rFonts w:asciiTheme="minorHAnsi" w:eastAsiaTheme="minorEastAsia" w:hAnsiTheme="minorHAnsi" w:cstheme="minorBidi"/>
              <w:noProof/>
            </w:rPr>
          </w:pPr>
          <w:hyperlink w:anchor="_Toc125984017" w:history="1">
            <w:r w:rsidR="004B1FD6" w:rsidRPr="00CF3CCA">
              <w:rPr>
                <w:rStyle w:val="Hyperlink"/>
                <w:noProof/>
              </w:rPr>
              <w:t>C1. Assessments and Response</w:t>
            </w:r>
            <w:r w:rsidR="004B1FD6" w:rsidRPr="00CF3CCA">
              <w:rPr>
                <w:rStyle w:val="Hyperlink"/>
                <w:noProof/>
                <w:spacing w:val="-2"/>
              </w:rPr>
              <w:t xml:space="preserve"> </w:t>
            </w:r>
            <w:r w:rsidR="004B1FD6" w:rsidRPr="00CF3CCA">
              <w:rPr>
                <w:rStyle w:val="Hyperlink"/>
                <w:noProof/>
              </w:rPr>
              <w:t>Actions</w:t>
            </w:r>
            <w:r w:rsidR="004B1FD6">
              <w:rPr>
                <w:noProof/>
                <w:webHidden/>
              </w:rPr>
              <w:tab/>
            </w:r>
            <w:r w:rsidR="004B1FD6">
              <w:rPr>
                <w:noProof/>
                <w:webHidden/>
              </w:rPr>
              <w:fldChar w:fldCharType="begin"/>
            </w:r>
            <w:r w:rsidR="004B1FD6">
              <w:rPr>
                <w:noProof/>
                <w:webHidden/>
              </w:rPr>
              <w:instrText xml:space="preserve"> PAGEREF _Toc125984017 \h </w:instrText>
            </w:r>
            <w:r w:rsidR="004B1FD6">
              <w:rPr>
                <w:noProof/>
                <w:webHidden/>
              </w:rPr>
            </w:r>
            <w:r w:rsidR="004B1FD6">
              <w:rPr>
                <w:noProof/>
                <w:webHidden/>
              </w:rPr>
              <w:fldChar w:fldCharType="separate"/>
            </w:r>
            <w:r w:rsidR="00DC34F6">
              <w:rPr>
                <w:noProof/>
                <w:webHidden/>
              </w:rPr>
              <w:t>41</w:t>
            </w:r>
            <w:r w:rsidR="004B1FD6">
              <w:rPr>
                <w:noProof/>
                <w:webHidden/>
              </w:rPr>
              <w:fldChar w:fldCharType="end"/>
            </w:r>
          </w:hyperlink>
        </w:p>
        <w:p w14:paraId="22D10965" w14:textId="4E9E506F" w:rsidR="004B1FD6" w:rsidRDefault="00306010">
          <w:pPr>
            <w:pStyle w:val="TOC2"/>
            <w:tabs>
              <w:tab w:val="right" w:leader="dot" w:pos="9350"/>
            </w:tabs>
            <w:rPr>
              <w:rFonts w:asciiTheme="minorHAnsi" w:eastAsiaTheme="minorEastAsia" w:hAnsiTheme="minorHAnsi" w:cstheme="minorBidi"/>
              <w:noProof/>
            </w:rPr>
          </w:pPr>
          <w:hyperlink w:anchor="_Toc125984019" w:history="1">
            <w:r w:rsidR="004B1FD6" w:rsidRPr="00CF3CCA">
              <w:rPr>
                <w:rStyle w:val="Hyperlink"/>
                <w:noProof/>
              </w:rPr>
              <w:t>D1. Data Review, Validation, and Verification Requirements</w:t>
            </w:r>
            <w:r w:rsidR="004B1FD6">
              <w:rPr>
                <w:noProof/>
                <w:webHidden/>
              </w:rPr>
              <w:tab/>
            </w:r>
            <w:r w:rsidR="004B1FD6">
              <w:rPr>
                <w:noProof/>
                <w:webHidden/>
              </w:rPr>
              <w:fldChar w:fldCharType="begin"/>
            </w:r>
            <w:r w:rsidR="004B1FD6">
              <w:rPr>
                <w:noProof/>
                <w:webHidden/>
              </w:rPr>
              <w:instrText xml:space="preserve"> PAGEREF _Toc125984019 \h </w:instrText>
            </w:r>
            <w:r w:rsidR="004B1FD6">
              <w:rPr>
                <w:noProof/>
                <w:webHidden/>
              </w:rPr>
            </w:r>
            <w:r w:rsidR="004B1FD6">
              <w:rPr>
                <w:noProof/>
                <w:webHidden/>
              </w:rPr>
              <w:fldChar w:fldCharType="separate"/>
            </w:r>
            <w:r w:rsidR="00DC34F6">
              <w:rPr>
                <w:noProof/>
                <w:webHidden/>
              </w:rPr>
              <w:t>43</w:t>
            </w:r>
            <w:r w:rsidR="004B1FD6">
              <w:rPr>
                <w:noProof/>
                <w:webHidden/>
              </w:rPr>
              <w:fldChar w:fldCharType="end"/>
            </w:r>
          </w:hyperlink>
        </w:p>
        <w:p w14:paraId="48623AC9" w14:textId="0D7968AA" w:rsidR="004B1FD6" w:rsidRDefault="00306010">
          <w:pPr>
            <w:pStyle w:val="TOC2"/>
            <w:tabs>
              <w:tab w:val="right" w:leader="dot" w:pos="9350"/>
            </w:tabs>
            <w:rPr>
              <w:rFonts w:asciiTheme="minorHAnsi" w:eastAsiaTheme="minorEastAsia" w:hAnsiTheme="minorHAnsi" w:cstheme="minorBidi"/>
              <w:noProof/>
            </w:rPr>
          </w:pPr>
          <w:hyperlink w:anchor="_Toc125984020" w:history="1">
            <w:r w:rsidR="004B1FD6" w:rsidRPr="00CF3CCA">
              <w:rPr>
                <w:rStyle w:val="Hyperlink"/>
                <w:noProof/>
              </w:rPr>
              <w:t>D2. Validation and Verification Methods</w:t>
            </w:r>
            <w:r w:rsidR="004B1FD6">
              <w:rPr>
                <w:noProof/>
                <w:webHidden/>
              </w:rPr>
              <w:tab/>
            </w:r>
            <w:r w:rsidR="004B1FD6">
              <w:rPr>
                <w:noProof/>
                <w:webHidden/>
              </w:rPr>
              <w:fldChar w:fldCharType="begin"/>
            </w:r>
            <w:r w:rsidR="004B1FD6">
              <w:rPr>
                <w:noProof/>
                <w:webHidden/>
              </w:rPr>
              <w:instrText xml:space="preserve"> PAGEREF _Toc125984020 \h </w:instrText>
            </w:r>
            <w:r w:rsidR="004B1FD6">
              <w:rPr>
                <w:noProof/>
                <w:webHidden/>
              </w:rPr>
            </w:r>
            <w:r w:rsidR="004B1FD6">
              <w:rPr>
                <w:noProof/>
                <w:webHidden/>
              </w:rPr>
              <w:fldChar w:fldCharType="separate"/>
            </w:r>
            <w:r w:rsidR="00DC34F6">
              <w:rPr>
                <w:noProof/>
                <w:webHidden/>
              </w:rPr>
              <w:t>43</w:t>
            </w:r>
            <w:r w:rsidR="004B1FD6">
              <w:rPr>
                <w:noProof/>
                <w:webHidden/>
              </w:rPr>
              <w:fldChar w:fldCharType="end"/>
            </w:r>
          </w:hyperlink>
        </w:p>
        <w:p w14:paraId="7B761BB7" w14:textId="1A451002" w:rsidR="004B1FD6" w:rsidRDefault="00306010">
          <w:pPr>
            <w:pStyle w:val="TOC2"/>
            <w:tabs>
              <w:tab w:val="right" w:leader="dot" w:pos="9350"/>
            </w:tabs>
            <w:rPr>
              <w:rFonts w:asciiTheme="minorHAnsi" w:eastAsiaTheme="minorEastAsia" w:hAnsiTheme="minorHAnsi" w:cstheme="minorBidi"/>
              <w:noProof/>
            </w:rPr>
          </w:pPr>
          <w:hyperlink w:anchor="_Toc125984021" w:history="1">
            <w:r w:rsidR="004B1FD6" w:rsidRPr="00CF3CCA">
              <w:rPr>
                <w:rStyle w:val="Hyperlink"/>
                <w:noProof/>
              </w:rPr>
              <w:t>D3. Reconciliation with Data Quality</w:t>
            </w:r>
            <w:r w:rsidR="004B1FD6" w:rsidRPr="00CF3CCA">
              <w:rPr>
                <w:rStyle w:val="Hyperlink"/>
                <w:noProof/>
                <w:spacing w:val="-4"/>
              </w:rPr>
              <w:t xml:space="preserve"> </w:t>
            </w:r>
            <w:r w:rsidR="004B1FD6" w:rsidRPr="00CF3CCA">
              <w:rPr>
                <w:rStyle w:val="Hyperlink"/>
                <w:noProof/>
              </w:rPr>
              <w:t>Objectives</w:t>
            </w:r>
            <w:r w:rsidR="004B1FD6">
              <w:rPr>
                <w:noProof/>
                <w:webHidden/>
              </w:rPr>
              <w:tab/>
            </w:r>
            <w:r w:rsidR="004B1FD6">
              <w:rPr>
                <w:noProof/>
                <w:webHidden/>
              </w:rPr>
              <w:fldChar w:fldCharType="begin"/>
            </w:r>
            <w:r w:rsidR="004B1FD6">
              <w:rPr>
                <w:noProof/>
                <w:webHidden/>
              </w:rPr>
              <w:instrText xml:space="preserve"> PAGEREF _Toc125984021 \h </w:instrText>
            </w:r>
            <w:r w:rsidR="004B1FD6">
              <w:rPr>
                <w:noProof/>
                <w:webHidden/>
              </w:rPr>
            </w:r>
            <w:r w:rsidR="004B1FD6">
              <w:rPr>
                <w:noProof/>
                <w:webHidden/>
              </w:rPr>
              <w:fldChar w:fldCharType="separate"/>
            </w:r>
            <w:r w:rsidR="00DC34F6">
              <w:rPr>
                <w:noProof/>
                <w:webHidden/>
              </w:rPr>
              <w:t>44</w:t>
            </w:r>
            <w:r w:rsidR="004B1FD6">
              <w:rPr>
                <w:noProof/>
                <w:webHidden/>
              </w:rPr>
              <w:fldChar w:fldCharType="end"/>
            </w:r>
          </w:hyperlink>
        </w:p>
        <w:p w14:paraId="7D122E7E" w14:textId="1C55AF85" w:rsidR="004B1FD6" w:rsidRDefault="00306010">
          <w:pPr>
            <w:pStyle w:val="TOC2"/>
            <w:tabs>
              <w:tab w:val="right" w:leader="dot" w:pos="9350"/>
            </w:tabs>
            <w:rPr>
              <w:rFonts w:asciiTheme="minorHAnsi" w:eastAsiaTheme="minorEastAsia" w:hAnsiTheme="minorHAnsi" w:cstheme="minorBidi"/>
              <w:noProof/>
            </w:rPr>
          </w:pPr>
          <w:hyperlink w:anchor="_Toc125984022" w:history="1">
            <w:r w:rsidR="004B1FD6" w:rsidRPr="00CF3CCA">
              <w:rPr>
                <w:rStyle w:val="Hyperlink"/>
                <w:noProof/>
              </w:rPr>
              <w:t>References</w:t>
            </w:r>
            <w:r w:rsidR="004B1FD6">
              <w:rPr>
                <w:noProof/>
                <w:webHidden/>
              </w:rPr>
              <w:tab/>
            </w:r>
            <w:r w:rsidR="004B1FD6">
              <w:rPr>
                <w:noProof/>
                <w:webHidden/>
              </w:rPr>
              <w:fldChar w:fldCharType="begin"/>
            </w:r>
            <w:r w:rsidR="004B1FD6">
              <w:rPr>
                <w:noProof/>
                <w:webHidden/>
              </w:rPr>
              <w:instrText xml:space="preserve"> PAGEREF _Toc125984022 \h </w:instrText>
            </w:r>
            <w:r w:rsidR="004B1FD6">
              <w:rPr>
                <w:noProof/>
                <w:webHidden/>
              </w:rPr>
            </w:r>
            <w:r w:rsidR="004B1FD6">
              <w:rPr>
                <w:noProof/>
                <w:webHidden/>
              </w:rPr>
              <w:fldChar w:fldCharType="separate"/>
            </w:r>
            <w:r w:rsidR="00DC34F6">
              <w:rPr>
                <w:noProof/>
                <w:webHidden/>
              </w:rPr>
              <w:t>46</w:t>
            </w:r>
            <w:r w:rsidR="004B1FD6">
              <w:rPr>
                <w:noProof/>
                <w:webHidden/>
              </w:rPr>
              <w:fldChar w:fldCharType="end"/>
            </w:r>
          </w:hyperlink>
        </w:p>
        <w:p w14:paraId="622E4E1E" w14:textId="116E3A27" w:rsidR="00F92DAC" w:rsidRDefault="00F92DAC">
          <w:r>
            <w:rPr>
              <w:b/>
              <w:bCs/>
              <w:noProof/>
            </w:rPr>
            <w:fldChar w:fldCharType="end"/>
          </w:r>
        </w:p>
      </w:sdtContent>
    </w:sdt>
    <w:p w14:paraId="1A56E8C0" w14:textId="77777777" w:rsidR="00461CAC" w:rsidRDefault="00461CAC" w:rsidP="00A6199B"/>
    <w:p w14:paraId="79854688" w14:textId="77777777" w:rsidR="00514236" w:rsidRDefault="00514236" w:rsidP="002241BD">
      <w:pPr>
        <w:pStyle w:val="TOCHeading"/>
      </w:pPr>
    </w:p>
    <w:p w14:paraId="7FAC3200" w14:textId="77777777" w:rsidR="00514236" w:rsidRDefault="00514236" w:rsidP="002241BD">
      <w:pPr>
        <w:pStyle w:val="TOCHeading"/>
      </w:pPr>
    </w:p>
    <w:p w14:paraId="476847DC" w14:textId="7085CDCE" w:rsidR="00514236" w:rsidRDefault="00514236" w:rsidP="002241BD">
      <w:pPr>
        <w:pStyle w:val="TOCHeading"/>
      </w:pPr>
    </w:p>
    <w:p w14:paraId="58353F63" w14:textId="29C61DDE" w:rsidR="00514236" w:rsidRDefault="00514236" w:rsidP="00514236"/>
    <w:p w14:paraId="3074A9E3" w14:textId="72B544E2" w:rsidR="00DC34F6" w:rsidRDefault="00DC34F6" w:rsidP="00514236"/>
    <w:p w14:paraId="2F208FC2" w14:textId="77777777" w:rsidR="00DC34F6" w:rsidRPr="00514236" w:rsidRDefault="00DC34F6" w:rsidP="00514236"/>
    <w:p w14:paraId="2BC1605E" w14:textId="6AEAA928" w:rsidR="000D14B5" w:rsidRPr="00412CB2" w:rsidRDefault="009748A5" w:rsidP="002241BD">
      <w:pPr>
        <w:pStyle w:val="TOCHeading"/>
      </w:pPr>
      <w:r w:rsidRPr="00412CB2">
        <w:lastRenderedPageBreak/>
        <w:t>Tables</w:t>
      </w:r>
    </w:p>
    <w:p w14:paraId="161DA964" w14:textId="6BF051C8" w:rsidR="00DC34F6" w:rsidRPr="00DC34F6" w:rsidRDefault="009A297F">
      <w:pPr>
        <w:pStyle w:val="TableofFigures"/>
        <w:tabs>
          <w:tab w:val="right" w:leader="dot" w:pos="9350"/>
        </w:tabs>
        <w:rPr>
          <w:rFonts w:asciiTheme="minorHAnsi" w:eastAsiaTheme="minorEastAsia" w:hAnsiTheme="minorHAnsi" w:cstheme="minorBidi"/>
          <w:noProof/>
        </w:rPr>
      </w:pPr>
      <w:r w:rsidRPr="00DC34F6">
        <w:rPr>
          <w:sz w:val="24"/>
          <w:szCs w:val="24"/>
        </w:rPr>
        <w:fldChar w:fldCharType="begin"/>
      </w:r>
      <w:r w:rsidRPr="00DC34F6">
        <w:rPr>
          <w:sz w:val="24"/>
          <w:szCs w:val="24"/>
        </w:rPr>
        <w:instrText xml:space="preserve"> TOC \h \z \c "Table" </w:instrText>
      </w:r>
      <w:r w:rsidRPr="00DC34F6">
        <w:rPr>
          <w:sz w:val="24"/>
          <w:szCs w:val="24"/>
        </w:rPr>
        <w:fldChar w:fldCharType="separate"/>
      </w:r>
      <w:hyperlink w:anchor="_Toc126826248" w:history="1">
        <w:r w:rsidR="00DC34F6" w:rsidRPr="00DC34F6">
          <w:rPr>
            <w:rStyle w:val="Hyperlink"/>
            <w:noProof/>
          </w:rPr>
          <w:t>Table 1. Distribution List</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_Toc126826248 \h </w:instrText>
        </w:r>
        <w:r w:rsidR="00DC34F6" w:rsidRPr="00DC34F6">
          <w:rPr>
            <w:noProof/>
            <w:webHidden/>
          </w:rPr>
        </w:r>
        <w:r w:rsidR="00DC34F6" w:rsidRPr="00DC34F6">
          <w:rPr>
            <w:noProof/>
            <w:webHidden/>
          </w:rPr>
          <w:fldChar w:fldCharType="separate"/>
        </w:r>
        <w:r w:rsidR="00DC34F6" w:rsidRPr="00DC34F6">
          <w:rPr>
            <w:noProof/>
            <w:webHidden/>
          </w:rPr>
          <w:t>7</w:t>
        </w:r>
        <w:r w:rsidR="00DC34F6" w:rsidRPr="00DC34F6">
          <w:rPr>
            <w:noProof/>
            <w:webHidden/>
          </w:rPr>
          <w:fldChar w:fldCharType="end"/>
        </w:r>
      </w:hyperlink>
    </w:p>
    <w:p w14:paraId="0AF81AA7" w14:textId="1AC63831"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49" w:history="1">
        <w:r w:rsidR="00DC34F6" w:rsidRPr="00DC34F6">
          <w:rPr>
            <w:rStyle w:val="Hyperlink"/>
            <w:noProof/>
          </w:rPr>
          <w:t>Table 2. Annual, biannual, and five-year project tasks and responsible parties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_Toc126826249 \h </w:instrText>
        </w:r>
        <w:r w:rsidR="00DC34F6" w:rsidRPr="00DC34F6">
          <w:rPr>
            <w:noProof/>
            <w:webHidden/>
          </w:rPr>
        </w:r>
        <w:r w:rsidR="00DC34F6" w:rsidRPr="00DC34F6">
          <w:rPr>
            <w:noProof/>
            <w:webHidden/>
          </w:rPr>
          <w:fldChar w:fldCharType="separate"/>
        </w:r>
        <w:r w:rsidR="00DC34F6" w:rsidRPr="00DC34F6">
          <w:rPr>
            <w:noProof/>
            <w:webHidden/>
          </w:rPr>
          <w:t>11</w:t>
        </w:r>
        <w:r w:rsidR="00DC34F6" w:rsidRPr="00DC34F6">
          <w:rPr>
            <w:noProof/>
            <w:webHidden/>
          </w:rPr>
          <w:fldChar w:fldCharType="end"/>
        </w:r>
      </w:hyperlink>
    </w:p>
    <w:p w14:paraId="6B232A6B" w14:textId="00E2A075"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0" w:history="1">
        <w:r w:rsidR="00DC34F6" w:rsidRPr="00DC34F6">
          <w:rPr>
            <w:rStyle w:val="Hyperlink"/>
            <w:noProof/>
          </w:rPr>
          <w:t>Table 3. Data Quality Objectives for Electronic Instruments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_Toc126826250 \h </w:instrText>
        </w:r>
        <w:r w:rsidR="00DC34F6" w:rsidRPr="00DC34F6">
          <w:rPr>
            <w:noProof/>
            <w:webHidden/>
          </w:rPr>
        </w:r>
        <w:r w:rsidR="00DC34F6" w:rsidRPr="00DC34F6">
          <w:rPr>
            <w:noProof/>
            <w:webHidden/>
          </w:rPr>
          <w:fldChar w:fldCharType="separate"/>
        </w:r>
        <w:r w:rsidR="00DC34F6" w:rsidRPr="00DC34F6">
          <w:rPr>
            <w:noProof/>
            <w:webHidden/>
          </w:rPr>
          <w:t>17</w:t>
        </w:r>
        <w:r w:rsidR="00DC34F6" w:rsidRPr="00DC34F6">
          <w:rPr>
            <w:noProof/>
            <w:webHidden/>
          </w:rPr>
          <w:fldChar w:fldCharType="end"/>
        </w:r>
      </w:hyperlink>
    </w:p>
    <w:p w14:paraId="3F1F3C17" w14:textId="42BDFB41"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1" w:history="1">
        <w:r w:rsidR="00DC34F6" w:rsidRPr="00DC34F6">
          <w:rPr>
            <w:rStyle w:val="Hyperlink"/>
            <w:noProof/>
          </w:rPr>
          <w:t>Table 4. Data Quality Objectives for Hydrocarbons Collected for Agency Baseline (Supplied by SGS)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_Toc126826251 \h </w:instrText>
        </w:r>
        <w:r w:rsidR="00DC34F6" w:rsidRPr="00DC34F6">
          <w:rPr>
            <w:noProof/>
            <w:webHidden/>
          </w:rPr>
        </w:r>
        <w:r w:rsidR="00DC34F6" w:rsidRPr="00DC34F6">
          <w:rPr>
            <w:noProof/>
            <w:webHidden/>
          </w:rPr>
          <w:fldChar w:fldCharType="separate"/>
        </w:r>
        <w:r w:rsidR="00DC34F6" w:rsidRPr="00DC34F6">
          <w:rPr>
            <w:noProof/>
            <w:webHidden/>
          </w:rPr>
          <w:t>18</w:t>
        </w:r>
        <w:r w:rsidR="00DC34F6" w:rsidRPr="00DC34F6">
          <w:rPr>
            <w:noProof/>
            <w:webHidden/>
          </w:rPr>
          <w:fldChar w:fldCharType="end"/>
        </w:r>
      </w:hyperlink>
    </w:p>
    <w:p w14:paraId="2C510384" w14:textId="21552FC4"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2" w:history="1">
        <w:r w:rsidR="00DC34F6" w:rsidRPr="00DC34F6">
          <w:rPr>
            <w:rStyle w:val="Hyperlink"/>
            <w:noProof/>
          </w:rPr>
          <w:t>Table 5. Data Quality Objectives for Metals Collected for Agency Baseline (Supplied by SGS Laboratories, Anchorage, AK; and ALS Laboratories, Kelso, WA)</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_Toc126826252 \h </w:instrText>
        </w:r>
        <w:r w:rsidR="00DC34F6" w:rsidRPr="00DC34F6">
          <w:rPr>
            <w:noProof/>
            <w:webHidden/>
          </w:rPr>
        </w:r>
        <w:r w:rsidR="00DC34F6" w:rsidRPr="00DC34F6">
          <w:rPr>
            <w:noProof/>
            <w:webHidden/>
          </w:rPr>
          <w:fldChar w:fldCharType="separate"/>
        </w:r>
        <w:r w:rsidR="00DC34F6" w:rsidRPr="00DC34F6">
          <w:rPr>
            <w:noProof/>
            <w:webHidden/>
          </w:rPr>
          <w:t>20</w:t>
        </w:r>
        <w:r w:rsidR="00DC34F6" w:rsidRPr="00DC34F6">
          <w:rPr>
            <w:noProof/>
            <w:webHidden/>
          </w:rPr>
          <w:fldChar w:fldCharType="end"/>
        </w:r>
      </w:hyperlink>
    </w:p>
    <w:p w14:paraId="3B00AB88" w14:textId="469742A9"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3" w:history="1">
        <w:r w:rsidR="00DC34F6" w:rsidRPr="00DC34F6">
          <w:rPr>
            <w:rStyle w:val="Hyperlink"/>
            <w:noProof/>
          </w:rPr>
          <w:t>Table 6. Data Quality Objectives for Nutrients, Fecal Coliform, and To</w:t>
        </w:r>
        <w:r w:rsidR="00DC34F6">
          <w:rPr>
            <w:rStyle w:val="Hyperlink"/>
            <w:noProof/>
          </w:rPr>
          <w:t>tal Suspended Solids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_Toc126826253 \h </w:instrText>
        </w:r>
        <w:r w:rsidR="00DC34F6" w:rsidRPr="00DC34F6">
          <w:rPr>
            <w:noProof/>
            <w:webHidden/>
          </w:rPr>
        </w:r>
        <w:r w:rsidR="00DC34F6" w:rsidRPr="00DC34F6">
          <w:rPr>
            <w:noProof/>
            <w:webHidden/>
          </w:rPr>
          <w:fldChar w:fldCharType="separate"/>
        </w:r>
        <w:r w:rsidR="00DC34F6" w:rsidRPr="00DC34F6">
          <w:rPr>
            <w:noProof/>
            <w:webHidden/>
          </w:rPr>
          <w:t>21</w:t>
        </w:r>
        <w:r w:rsidR="00DC34F6" w:rsidRPr="00DC34F6">
          <w:rPr>
            <w:noProof/>
            <w:webHidden/>
          </w:rPr>
          <w:fldChar w:fldCharType="end"/>
        </w:r>
      </w:hyperlink>
    </w:p>
    <w:p w14:paraId="23C14C50" w14:textId="1E9F7814"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4" w:history="1">
        <w:r w:rsidR="00DC34F6" w:rsidRPr="00DC34F6">
          <w:rPr>
            <w:rStyle w:val="Hyperlink"/>
            <w:noProof/>
          </w:rPr>
          <w:t>Table 7. Data Quality Objectives for Stream Temperature Monitoring (From Cook Inletkeeper)</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_Toc126826254 \h </w:instrText>
        </w:r>
        <w:r w:rsidR="00DC34F6" w:rsidRPr="00DC34F6">
          <w:rPr>
            <w:noProof/>
            <w:webHidden/>
          </w:rPr>
        </w:r>
        <w:r w:rsidR="00DC34F6" w:rsidRPr="00DC34F6">
          <w:rPr>
            <w:noProof/>
            <w:webHidden/>
          </w:rPr>
          <w:fldChar w:fldCharType="separate"/>
        </w:r>
        <w:r w:rsidR="00DC34F6" w:rsidRPr="00DC34F6">
          <w:rPr>
            <w:noProof/>
            <w:webHidden/>
          </w:rPr>
          <w:t>22</w:t>
        </w:r>
        <w:r w:rsidR="00DC34F6" w:rsidRPr="00DC34F6">
          <w:rPr>
            <w:noProof/>
            <w:webHidden/>
          </w:rPr>
          <w:fldChar w:fldCharType="end"/>
        </w:r>
      </w:hyperlink>
    </w:p>
    <w:p w14:paraId="49994C9D" w14:textId="7210B6AC"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5" w:history="1">
        <w:r w:rsidR="00DC34F6" w:rsidRPr="00DC34F6">
          <w:rPr>
            <w:rStyle w:val="Hyperlink"/>
            <w:noProof/>
          </w:rPr>
          <w:t>Table 8. Data Qualifiers (from SGS North America)</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_Toc126826255 \h </w:instrText>
        </w:r>
        <w:r w:rsidR="00DC34F6" w:rsidRPr="00DC34F6">
          <w:rPr>
            <w:noProof/>
            <w:webHidden/>
          </w:rPr>
        </w:r>
        <w:r w:rsidR="00DC34F6" w:rsidRPr="00DC34F6">
          <w:rPr>
            <w:noProof/>
            <w:webHidden/>
          </w:rPr>
          <w:fldChar w:fldCharType="separate"/>
        </w:r>
        <w:r w:rsidR="00DC34F6" w:rsidRPr="00DC34F6">
          <w:rPr>
            <w:noProof/>
            <w:webHidden/>
          </w:rPr>
          <w:t>26</w:t>
        </w:r>
        <w:r w:rsidR="00DC34F6" w:rsidRPr="00DC34F6">
          <w:rPr>
            <w:noProof/>
            <w:webHidden/>
          </w:rPr>
          <w:fldChar w:fldCharType="end"/>
        </w:r>
      </w:hyperlink>
    </w:p>
    <w:p w14:paraId="191CFBAE" w14:textId="60BDB7E9"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6" w:history="1">
        <w:r w:rsidR="00DC34F6" w:rsidRPr="00DC34F6">
          <w:rPr>
            <w:rStyle w:val="Hyperlink"/>
            <w:noProof/>
          </w:rPr>
          <w:t>Table 10. Sampling Locations for Agency Baseline Monitoring</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_Toc126826256 \h </w:instrText>
        </w:r>
        <w:r w:rsidR="00DC34F6" w:rsidRPr="00DC34F6">
          <w:rPr>
            <w:noProof/>
            <w:webHidden/>
          </w:rPr>
        </w:r>
        <w:r w:rsidR="00DC34F6" w:rsidRPr="00DC34F6">
          <w:rPr>
            <w:noProof/>
            <w:webHidden/>
          </w:rPr>
          <w:fldChar w:fldCharType="separate"/>
        </w:r>
        <w:r w:rsidR="00DC34F6" w:rsidRPr="00DC34F6">
          <w:rPr>
            <w:noProof/>
            <w:webHidden/>
          </w:rPr>
          <w:t>28</w:t>
        </w:r>
        <w:r w:rsidR="00DC34F6" w:rsidRPr="00DC34F6">
          <w:rPr>
            <w:noProof/>
            <w:webHidden/>
          </w:rPr>
          <w:fldChar w:fldCharType="end"/>
        </w:r>
      </w:hyperlink>
    </w:p>
    <w:p w14:paraId="07EFF11F" w14:textId="4E9C1FDA"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7" w:history="1">
        <w:r w:rsidR="00DC34F6" w:rsidRPr="00DC34F6">
          <w:rPr>
            <w:rStyle w:val="Hyperlink"/>
            <w:noProof/>
          </w:rPr>
          <w:t>Table 11. Preservation and Holding Times for Sample Analysis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_Toc126826257 \h </w:instrText>
        </w:r>
        <w:r w:rsidR="00DC34F6" w:rsidRPr="00DC34F6">
          <w:rPr>
            <w:noProof/>
            <w:webHidden/>
          </w:rPr>
        </w:r>
        <w:r w:rsidR="00DC34F6" w:rsidRPr="00DC34F6">
          <w:rPr>
            <w:noProof/>
            <w:webHidden/>
          </w:rPr>
          <w:fldChar w:fldCharType="separate"/>
        </w:r>
        <w:r w:rsidR="00DC34F6" w:rsidRPr="00DC34F6">
          <w:rPr>
            <w:noProof/>
            <w:webHidden/>
          </w:rPr>
          <w:t>31</w:t>
        </w:r>
        <w:r w:rsidR="00DC34F6" w:rsidRPr="00DC34F6">
          <w:rPr>
            <w:noProof/>
            <w:webHidden/>
          </w:rPr>
          <w:fldChar w:fldCharType="end"/>
        </w:r>
      </w:hyperlink>
    </w:p>
    <w:p w14:paraId="1B01DA80" w14:textId="34A593F7" w:rsidR="00DC34F6" w:rsidRPr="00DC34F6" w:rsidRDefault="00306010">
      <w:pPr>
        <w:pStyle w:val="TableofFigures"/>
        <w:tabs>
          <w:tab w:val="right" w:leader="dot" w:pos="9350"/>
        </w:tabs>
        <w:rPr>
          <w:rFonts w:asciiTheme="minorHAnsi" w:eastAsiaTheme="minorEastAsia" w:hAnsiTheme="minorHAnsi" w:cstheme="minorBidi"/>
          <w:noProof/>
        </w:rPr>
      </w:pPr>
      <w:hyperlink w:anchor="_Toc126826258" w:history="1">
        <w:r w:rsidR="00DC34F6">
          <w:rPr>
            <w:rStyle w:val="Hyperlink"/>
            <w:noProof/>
          </w:rPr>
          <w:t>Table 12</w:t>
        </w:r>
        <w:r w:rsidR="00DC34F6" w:rsidRPr="00DC34F6">
          <w:rPr>
            <w:rStyle w:val="Hyperlink"/>
            <w:noProof/>
          </w:rPr>
          <w:t>. Field Quality Control Samples. Table contains information for Hydrolabs and stream temperature monitoring for general reference.</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_Toc126826258 \h </w:instrText>
        </w:r>
        <w:r w:rsidR="00DC34F6" w:rsidRPr="00DC34F6">
          <w:rPr>
            <w:noProof/>
            <w:webHidden/>
          </w:rPr>
        </w:r>
        <w:r w:rsidR="00DC34F6" w:rsidRPr="00DC34F6">
          <w:rPr>
            <w:noProof/>
            <w:webHidden/>
          </w:rPr>
          <w:fldChar w:fldCharType="separate"/>
        </w:r>
        <w:r w:rsidR="00DC34F6" w:rsidRPr="00DC34F6">
          <w:rPr>
            <w:noProof/>
            <w:webHidden/>
          </w:rPr>
          <w:t>34</w:t>
        </w:r>
        <w:r w:rsidR="00DC34F6" w:rsidRPr="00DC34F6">
          <w:rPr>
            <w:noProof/>
            <w:webHidden/>
          </w:rPr>
          <w:fldChar w:fldCharType="end"/>
        </w:r>
      </w:hyperlink>
    </w:p>
    <w:p w14:paraId="7D957D3D" w14:textId="47F17B8D" w:rsidR="00F11515" w:rsidRPr="00DC34F6" w:rsidRDefault="009A297F" w:rsidP="00A6199B">
      <w:pPr>
        <w:rPr>
          <w:sz w:val="24"/>
          <w:szCs w:val="24"/>
        </w:rPr>
      </w:pPr>
      <w:r w:rsidRPr="00DC34F6">
        <w:rPr>
          <w:sz w:val="24"/>
          <w:szCs w:val="24"/>
        </w:rPr>
        <w:fldChar w:fldCharType="end"/>
      </w:r>
    </w:p>
    <w:p w14:paraId="72C05080" w14:textId="3E4CC5CD" w:rsidR="000D14B5" w:rsidRPr="00412CB2" w:rsidRDefault="009748A5" w:rsidP="002241BD">
      <w:pPr>
        <w:pStyle w:val="TOCHeading"/>
      </w:pPr>
      <w:r w:rsidRPr="00412CB2">
        <w:t>Figures</w:t>
      </w:r>
    </w:p>
    <w:p w14:paraId="53FCBC58" w14:textId="290F97FE" w:rsidR="004468AF" w:rsidRPr="004468AF" w:rsidRDefault="00307E5C">
      <w:pPr>
        <w:pStyle w:val="TableofFigures"/>
        <w:tabs>
          <w:tab w:val="right" w:leader="dot" w:pos="9350"/>
        </w:tabs>
        <w:rPr>
          <w:rFonts w:asciiTheme="minorHAnsi" w:eastAsiaTheme="minorEastAsia" w:hAnsiTheme="minorHAnsi" w:cstheme="minorBidi"/>
          <w:noProof/>
        </w:rPr>
      </w:pPr>
      <w:r w:rsidRPr="004468AF">
        <w:fldChar w:fldCharType="begin"/>
      </w:r>
      <w:r w:rsidRPr="004468AF">
        <w:instrText xml:space="preserve"> TOC \h \z \c "Figure" </w:instrText>
      </w:r>
      <w:r w:rsidRPr="004468AF">
        <w:fldChar w:fldCharType="separate"/>
      </w:r>
      <w:hyperlink w:anchor="_Toc125959528" w:history="1">
        <w:r w:rsidR="004468AF" w:rsidRPr="004468AF">
          <w:rPr>
            <w:rStyle w:val="Hyperlink"/>
            <w:noProof/>
          </w:rPr>
          <w:t>Figure 1. Project management organization</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_Toc125959528 \h </w:instrText>
        </w:r>
        <w:r w:rsidR="004468AF" w:rsidRPr="004468AF">
          <w:rPr>
            <w:noProof/>
            <w:webHidden/>
          </w:rPr>
        </w:r>
        <w:r w:rsidR="004468AF" w:rsidRPr="004468AF">
          <w:rPr>
            <w:noProof/>
            <w:webHidden/>
          </w:rPr>
          <w:fldChar w:fldCharType="separate"/>
        </w:r>
        <w:r w:rsidR="00BE7085">
          <w:rPr>
            <w:noProof/>
            <w:webHidden/>
          </w:rPr>
          <w:t>9</w:t>
        </w:r>
        <w:r w:rsidR="004468AF" w:rsidRPr="004468AF">
          <w:rPr>
            <w:noProof/>
            <w:webHidden/>
          </w:rPr>
          <w:fldChar w:fldCharType="end"/>
        </w:r>
      </w:hyperlink>
    </w:p>
    <w:p w14:paraId="21D26612" w14:textId="00748675" w:rsidR="004468AF" w:rsidRPr="004468AF" w:rsidRDefault="00306010">
      <w:pPr>
        <w:pStyle w:val="TableofFigures"/>
        <w:tabs>
          <w:tab w:val="right" w:leader="dot" w:pos="9350"/>
        </w:tabs>
        <w:rPr>
          <w:rFonts w:asciiTheme="minorHAnsi" w:eastAsiaTheme="minorEastAsia" w:hAnsiTheme="minorHAnsi" w:cstheme="minorBidi"/>
          <w:noProof/>
        </w:rPr>
      </w:pPr>
      <w:hyperlink w:anchor="_Toc125959529" w:history="1">
        <w:r w:rsidR="004468AF" w:rsidRPr="004468AF">
          <w:rPr>
            <w:rStyle w:val="Hyperlink"/>
            <w:noProof/>
          </w:rPr>
          <w:t>Figure 2. Map of the multi-agency baseline sample locations and the Kenai River watershed.</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_Toc125959529 \h </w:instrText>
        </w:r>
        <w:r w:rsidR="004468AF" w:rsidRPr="004468AF">
          <w:rPr>
            <w:noProof/>
            <w:webHidden/>
          </w:rPr>
        </w:r>
        <w:r w:rsidR="004468AF" w:rsidRPr="004468AF">
          <w:rPr>
            <w:noProof/>
            <w:webHidden/>
          </w:rPr>
          <w:fldChar w:fldCharType="separate"/>
        </w:r>
        <w:r w:rsidR="00BE7085">
          <w:rPr>
            <w:noProof/>
            <w:webHidden/>
          </w:rPr>
          <w:t>29</w:t>
        </w:r>
        <w:r w:rsidR="004468AF" w:rsidRPr="004468AF">
          <w:rPr>
            <w:noProof/>
            <w:webHidden/>
          </w:rPr>
          <w:fldChar w:fldCharType="end"/>
        </w:r>
      </w:hyperlink>
    </w:p>
    <w:p w14:paraId="1FA27BCF" w14:textId="090AB25D" w:rsidR="004468AF" w:rsidRPr="004468AF" w:rsidRDefault="00306010">
      <w:pPr>
        <w:pStyle w:val="TableofFigures"/>
        <w:tabs>
          <w:tab w:val="right" w:leader="dot" w:pos="9350"/>
        </w:tabs>
        <w:rPr>
          <w:rFonts w:asciiTheme="minorHAnsi" w:eastAsiaTheme="minorEastAsia" w:hAnsiTheme="minorHAnsi" w:cstheme="minorBidi"/>
          <w:noProof/>
        </w:rPr>
      </w:pPr>
      <w:hyperlink w:anchor="_Toc125959530" w:history="1">
        <w:r w:rsidR="004468AF" w:rsidRPr="004468AF">
          <w:rPr>
            <w:rStyle w:val="Hyperlink"/>
            <w:noProof/>
          </w:rPr>
          <w:t>Figure 3. Sample Container Label</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_Toc125959530 \h </w:instrText>
        </w:r>
        <w:r w:rsidR="004468AF" w:rsidRPr="004468AF">
          <w:rPr>
            <w:noProof/>
            <w:webHidden/>
          </w:rPr>
        </w:r>
        <w:r w:rsidR="004468AF" w:rsidRPr="004468AF">
          <w:rPr>
            <w:noProof/>
            <w:webHidden/>
          </w:rPr>
          <w:fldChar w:fldCharType="separate"/>
        </w:r>
        <w:r w:rsidR="00BE7085">
          <w:rPr>
            <w:noProof/>
            <w:webHidden/>
          </w:rPr>
          <w:t>32</w:t>
        </w:r>
        <w:r w:rsidR="004468AF" w:rsidRPr="004468AF">
          <w:rPr>
            <w:noProof/>
            <w:webHidden/>
          </w:rPr>
          <w:fldChar w:fldCharType="end"/>
        </w:r>
      </w:hyperlink>
    </w:p>
    <w:p w14:paraId="377481AD" w14:textId="7AC6439B" w:rsidR="004468AF" w:rsidRPr="004468AF" w:rsidRDefault="00306010">
      <w:pPr>
        <w:pStyle w:val="TableofFigures"/>
        <w:tabs>
          <w:tab w:val="right" w:leader="dot" w:pos="9350"/>
        </w:tabs>
        <w:rPr>
          <w:rFonts w:asciiTheme="minorHAnsi" w:eastAsiaTheme="minorEastAsia" w:hAnsiTheme="minorHAnsi" w:cstheme="minorBidi"/>
          <w:noProof/>
        </w:rPr>
      </w:pPr>
      <w:hyperlink w:anchor="_Toc125959531" w:history="1">
        <w:r w:rsidR="004468AF" w:rsidRPr="004468AF">
          <w:rPr>
            <w:rStyle w:val="Hyperlink"/>
            <w:noProof/>
          </w:rPr>
          <w:t>Figure 4. Data manag</w:t>
        </w:r>
        <w:r w:rsidR="004468AF">
          <w:rPr>
            <w:rStyle w:val="Hyperlink"/>
            <w:noProof/>
          </w:rPr>
          <w:t>ement and evaluation flowchart</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_Toc125959531 \h </w:instrText>
        </w:r>
        <w:r w:rsidR="004468AF" w:rsidRPr="004468AF">
          <w:rPr>
            <w:noProof/>
            <w:webHidden/>
          </w:rPr>
        </w:r>
        <w:r w:rsidR="004468AF" w:rsidRPr="004468AF">
          <w:rPr>
            <w:noProof/>
            <w:webHidden/>
          </w:rPr>
          <w:fldChar w:fldCharType="separate"/>
        </w:r>
        <w:r w:rsidR="00BE7085">
          <w:rPr>
            <w:noProof/>
            <w:webHidden/>
          </w:rPr>
          <w:t>41</w:t>
        </w:r>
        <w:r w:rsidR="004468AF" w:rsidRPr="004468AF">
          <w:rPr>
            <w:noProof/>
            <w:webHidden/>
          </w:rPr>
          <w:fldChar w:fldCharType="end"/>
        </w:r>
      </w:hyperlink>
    </w:p>
    <w:p w14:paraId="61F96D1E" w14:textId="7E22641C" w:rsidR="00F11515" w:rsidRDefault="00307E5C" w:rsidP="00A6199B">
      <w:r w:rsidRPr="004468AF">
        <w:fldChar w:fldCharType="end"/>
      </w:r>
    </w:p>
    <w:p w14:paraId="67334015" w14:textId="19ED93E8" w:rsidR="00C85E47" w:rsidRPr="00DD4584" w:rsidRDefault="00461CAC" w:rsidP="00C85E47">
      <w:pPr>
        <w:pStyle w:val="TOCHeading"/>
        <w:rPr>
          <w:rFonts w:asciiTheme="minorHAnsi" w:eastAsiaTheme="minorEastAsia" w:hAnsiTheme="minorHAnsi" w:cstheme="minorBidi"/>
          <w:noProof/>
        </w:rPr>
      </w:pPr>
      <w:r>
        <w:t>Appendices</w:t>
      </w:r>
      <w:r w:rsidR="00423898" w:rsidRPr="00DD4584">
        <w:fldChar w:fldCharType="begin"/>
      </w:r>
      <w:r w:rsidR="00423898" w:rsidRPr="00DD4584">
        <w:instrText xml:space="preserve"> TOC \o "2-3" \h \z \t "Heading 1,1,Appendix Subheadings,1" </w:instrText>
      </w:r>
      <w:r w:rsidR="00423898" w:rsidRPr="00DD4584">
        <w:fldChar w:fldCharType="separate"/>
      </w:r>
    </w:p>
    <w:p w14:paraId="6DF22881" w14:textId="5A88775F" w:rsidR="00C85E47" w:rsidRPr="00DD4584" w:rsidRDefault="00306010">
      <w:pPr>
        <w:pStyle w:val="TOC1"/>
        <w:tabs>
          <w:tab w:val="right" w:leader="dot" w:pos="9350"/>
        </w:tabs>
        <w:rPr>
          <w:rFonts w:asciiTheme="minorHAnsi" w:eastAsiaTheme="minorEastAsia" w:hAnsiTheme="minorHAnsi" w:cstheme="minorBidi"/>
          <w:noProof/>
        </w:rPr>
      </w:pPr>
      <w:hyperlink w:anchor="_Toc125984307" w:history="1">
        <w:r w:rsidR="00C85E47" w:rsidRPr="00DD4584">
          <w:rPr>
            <w:rStyle w:val="Hyperlink"/>
            <w:noProof/>
          </w:rPr>
          <w:t>Appendix A: Technical Advisory Committee</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_Toc125984307 \h </w:instrText>
        </w:r>
        <w:r w:rsidR="00C85E47" w:rsidRPr="00DD4584">
          <w:rPr>
            <w:noProof/>
            <w:webHidden/>
          </w:rPr>
        </w:r>
        <w:r w:rsidR="00C85E47" w:rsidRPr="00DD4584">
          <w:rPr>
            <w:noProof/>
            <w:webHidden/>
          </w:rPr>
          <w:fldChar w:fldCharType="separate"/>
        </w:r>
        <w:r w:rsidR="00C85E47" w:rsidRPr="00DD4584">
          <w:rPr>
            <w:noProof/>
            <w:webHidden/>
          </w:rPr>
          <w:t>48</w:t>
        </w:r>
        <w:r w:rsidR="00C85E47" w:rsidRPr="00DD4584">
          <w:rPr>
            <w:noProof/>
            <w:webHidden/>
          </w:rPr>
          <w:fldChar w:fldCharType="end"/>
        </w:r>
      </w:hyperlink>
    </w:p>
    <w:p w14:paraId="7E08CB87" w14:textId="770D14CD" w:rsidR="00C85E47" w:rsidRPr="00DD4584" w:rsidRDefault="00306010">
      <w:pPr>
        <w:pStyle w:val="TOC1"/>
        <w:tabs>
          <w:tab w:val="right" w:leader="dot" w:pos="9350"/>
        </w:tabs>
        <w:rPr>
          <w:rFonts w:asciiTheme="minorHAnsi" w:eastAsiaTheme="minorEastAsia" w:hAnsiTheme="minorHAnsi" w:cstheme="minorBidi"/>
          <w:noProof/>
        </w:rPr>
      </w:pPr>
      <w:hyperlink w:anchor="_Toc125984308" w:history="1">
        <w:r w:rsidR="00C85E47" w:rsidRPr="00DD4584">
          <w:rPr>
            <w:rStyle w:val="Hyperlink"/>
            <w:noProof/>
          </w:rPr>
          <w:t>Appendix B: Fieldwork Sampling SOP</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_Toc125984308 \h </w:instrText>
        </w:r>
        <w:r w:rsidR="00C85E47" w:rsidRPr="00DD4584">
          <w:rPr>
            <w:noProof/>
            <w:webHidden/>
          </w:rPr>
        </w:r>
        <w:r w:rsidR="00C85E47" w:rsidRPr="00DD4584">
          <w:rPr>
            <w:noProof/>
            <w:webHidden/>
          </w:rPr>
          <w:fldChar w:fldCharType="separate"/>
        </w:r>
        <w:r w:rsidR="00C85E47" w:rsidRPr="00DD4584">
          <w:rPr>
            <w:noProof/>
            <w:webHidden/>
          </w:rPr>
          <w:t>49</w:t>
        </w:r>
        <w:r w:rsidR="00C85E47" w:rsidRPr="00DD4584">
          <w:rPr>
            <w:noProof/>
            <w:webHidden/>
          </w:rPr>
          <w:fldChar w:fldCharType="end"/>
        </w:r>
      </w:hyperlink>
    </w:p>
    <w:p w14:paraId="32750530" w14:textId="67BB3CFC" w:rsidR="00C85E47" w:rsidRPr="00DD4584" w:rsidRDefault="00306010">
      <w:pPr>
        <w:pStyle w:val="TOC1"/>
        <w:tabs>
          <w:tab w:val="right" w:leader="dot" w:pos="9350"/>
        </w:tabs>
        <w:rPr>
          <w:rFonts w:asciiTheme="minorHAnsi" w:eastAsiaTheme="minorEastAsia" w:hAnsiTheme="minorHAnsi" w:cstheme="minorBidi"/>
          <w:noProof/>
        </w:rPr>
      </w:pPr>
      <w:hyperlink w:anchor="_Toc125984309" w:history="1">
        <w:r w:rsidR="00C85E47" w:rsidRPr="00DD4584">
          <w:rPr>
            <w:rStyle w:val="Hyperlink"/>
            <w:noProof/>
          </w:rPr>
          <w:t>Appendix C: Kenai River Watershed Water Quality Monitoring Field Data Form</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_Toc125984309 \h </w:instrText>
        </w:r>
        <w:r w:rsidR="00C85E47" w:rsidRPr="00DD4584">
          <w:rPr>
            <w:noProof/>
            <w:webHidden/>
          </w:rPr>
        </w:r>
        <w:r w:rsidR="00C85E47" w:rsidRPr="00DD4584">
          <w:rPr>
            <w:noProof/>
            <w:webHidden/>
          </w:rPr>
          <w:fldChar w:fldCharType="separate"/>
        </w:r>
        <w:r w:rsidR="00C85E47" w:rsidRPr="00DD4584">
          <w:rPr>
            <w:noProof/>
            <w:webHidden/>
          </w:rPr>
          <w:t>57</w:t>
        </w:r>
        <w:r w:rsidR="00C85E47" w:rsidRPr="00DD4584">
          <w:rPr>
            <w:noProof/>
            <w:webHidden/>
          </w:rPr>
          <w:fldChar w:fldCharType="end"/>
        </w:r>
      </w:hyperlink>
    </w:p>
    <w:p w14:paraId="4E54C1C0" w14:textId="7EDBE8B8" w:rsidR="00C85E47" w:rsidRPr="00DD4584" w:rsidRDefault="00306010">
      <w:pPr>
        <w:pStyle w:val="TOC1"/>
        <w:tabs>
          <w:tab w:val="right" w:leader="dot" w:pos="9350"/>
        </w:tabs>
        <w:rPr>
          <w:rFonts w:asciiTheme="minorHAnsi" w:eastAsiaTheme="minorEastAsia" w:hAnsiTheme="minorHAnsi" w:cstheme="minorBidi"/>
          <w:noProof/>
        </w:rPr>
      </w:pPr>
      <w:hyperlink w:anchor="_Toc125984310" w:history="1">
        <w:r w:rsidR="00C85E47" w:rsidRPr="00DD4584">
          <w:rPr>
            <w:rStyle w:val="Hyperlink"/>
            <w:noProof/>
          </w:rPr>
          <w:t>Appendix D: Kenai River Watershed Water Quality Monitoring Chain of Custody Forms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_Toc125984310 \h </w:instrText>
        </w:r>
        <w:r w:rsidR="00C85E47" w:rsidRPr="00DD4584">
          <w:rPr>
            <w:noProof/>
            <w:webHidden/>
          </w:rPr>
        </w:r>
        <w:r w:rsidR="00C85E47" w:rsidRPr="00DD4584">
          <w:rPr>
            <w:noProof/>
            <w:webHidden/>
          </w:rPr>
          <w:fldChar w:fldCharType="separate"/>
        </w:r>
        <w:r w:rsidR="00C85E47" w:rsidRPr="00DD4584">
          <w:rPr>
            <w:noProof/>
            <w:webHidden/>
          </w:rPr>
          <w:t>58</w:t>
        </w:r>
        <w:r w:rsidR="00C85E47" w:rsidRPr="00DD4584">
          <w:rPr>
            <w:noProof/>
            <w:webHidden/>
          </w:rPr>
          <w:fldChar w:fldCharType="end"/>
        </w:r>
      </w:hyperlink>
    </w:p>
    <w:p w14:paraId="3BB07E53" w14:textId="58736E94" w:rsidR="00C85E47" w:rsidRPr="00DD4584" w:rsidRDefault="00306010">
      <w:pPr>
        <w:pStyle w:val="TOC1"/>
        <w:tabs>
          <w:tab w:val="right" w:leader="dot" w:pos="9350"/>
        </w:tabs>
        <w:rPr>
          <w:rFonts w:asciiTheme="minorHAnsi" w:eastAsiaTheme="minorEastAsia" w:hAnsiTheme="minorHAnsi" w:cstheme="minorBidi"/>
          <w:noProof/>
        </w:rPr>
      </w:pPr>
      <w:hyperlink w:anchor="_Toc125984312" w:history="1">
        <w:r w:rsidR="00C85E47" w:rsidRPr="00DD4584">
          <w:rPr>
            <w:rStyle w:val="Hyperlink"/>
            <w:noProof/>
          </w:rPr>
          <w:t>Appendix E: Agency Baseline Lab Test Results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_Toc125984312 \h </w:instrText>
        </w:r>
        <w:r w:rsidR="00C85E47" w:rsidRPr="00DD4584">
          <w:rPr>
            <w:noProof/>
            <w:webHidden/>
          </w:rPr>
        </w:r>
        <w:r w:rsidR="00C85E47" w:rsidRPr="00DD4584">
          <w:rPr>
            <w:noProof/>
            <w:webHidden/>
          </w:rPr>
          <w:fldChar w:fldCharType="separate"/>
        </w:r>
        <w:r w:rsidR="00C85E47" w:rsidRPr="00DD4584">
          <w:rPr>
            <w:noProof/>
            <w:webHidden/>
          </w:rPr>
          <w:t>62</w:t>
        </w:r>
        <w:r w:rsidR="00C85E47" w:rsidRPr="00DD4584">
          <w:rPr>
            <w:noProof/>
            <w:webHidden/>
          </w:rPr>
          <w:fldChar w:fldCharType="end"/>
        </w:r>
      </w:hyperlink>
    </w:p>
    <w:p w14:paraId="7CEB1934" w14:textId="3406B380" w:rsidR="00C85E47" w:rsidRPr="00DD4584" w:rsidRDefault="00306010">
      <w:pPr>
        <w:pStyle w:val="TOC1"/>
        <w:tabs>
          <w:tab w:val="right" w:leader="dot" w:pos="9350"/>
        </w:tabs>
        <w:rPr>
          <w:rFonts w:asciiTheme="minorHAnsi" w:eastAsiaTheme="minorEastAsia" w:hAnsiTheme="minorHAnsi" w:cstheme="minorBidi"/>
          <w:noProof/>
        </w:rPr>
      </w:pPr>
      <w:hyperlink w:anchor="_Toc125984313" w:history="1">
        <w:r w:rsidR="00C85E47" w:rsidRPr="00DD4584">
          <w:rPr>
            <w:rStyle w:val="Hyperlink"/>
            <w:noProof/>
          </w:rPr>
          <w:t>Appendix F: Hydrolab Downloads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_Toc125984313 \h </w:instrText>
        </w:r>
        <w:r w:rsidR="00C85E47" w:rsidRPr="00DD4584">
          <w:rPr>
            <w:noProof/>
            <w:webHidden/>
          </w:rPr>
        </w:r>
        <w:r w:rsidR="00C85E47" w:rsidRPr="00DD4584">
          <w:rPr>
            <w:noProof/>
            <w:webHidden/>
          </w:rPr>
          <w:fldChar w:fldCharType="separate"/>
        </w:r>
        <w:r w:rsidR="00C85E47" w:rsidRPr="00DD4584">
          <w:rPr>
            <w:noProof/>
            <w:webHidden/>
          </w:rPr>
          <w:t>63</w:t>
        </w:r>
        <w:r w:rsidR="00C85E47" w:rsidRPr="00DD4584">
          <w:rPr>
            <w:noProof/>
            <w:webHidden/>
          </w:rPr>
          <w:fldChar w:fldCharType="end"/>
        </w:r>
      </w:hyperlink>
    </w:p>
    <w:p w14:paraId="6232E509" w14:textId="6CF73B80" w:rsidR="00C85E47" w:rsidRPr="00DD4584" w:rsidRDefault="00306010">
      <w:pPr>
        <w:pStyle w:val="TOC1"/>
        <w:tabs>
          <w:tab w:val="right" w:leader="dot" w:pos="9350"/>
        </w:tabs>
        <w:rPr>
          <w:rFonts w:asciiTheme="minorHAnsi" w:eastAsiaTheme="minorEastAsia" w:hAnsiTheme="minorHAnsi" w:cstheme="minorBidi"/>
          <w:noProof/>
        </w:rPr>
      </w:pPr>
      <w:hyperlink w:anchor="_Toc125984314" w:history="1">
        <w:r w:rsidR="00C85E47" w:rsidRPr="00DD4584">
          <w:rPr>
            <w:rStyle w:val="Hyperlink"/>
            <w:noProof/>
          </w:rPr>
          <w:t>Appendix F: Minisonde Calibration Record</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_Toc125984314 \h </w:instrText>
        </w:r>
        <w:r w:rsidR="00C85E47" w:rsidRPr="00DD4584">
          <w:rPr>
            <w:noProof/>
            <w:webHidden/>
          </w:rPr>
        </w:r>
        <w:r w:rsidR="00C85E47" w:rsidRPr="00DD4584">
          <w:rPr>
            <w:noProof/>
            <w:webHidden/>
          </w:rPr>
          <w:fldChar w:fldCharType="separate"/>
        </w:r>
        <w:r w:rsidR="00C85E47" w:rsidRPr="00DD4584">
          <w:rPr>
            <w:noProof/>
            <w:webHidden/>
          </w:rPr>
          <w:t>64</w:t>
        </w:r>
        <w:r w:rsidR="00C85E47" w:rsidRPr="00DD4584">
          <w:rPr>
            <w:noProof/>
            <w:webHidden/>
          </w:rPr>
          <w:fldChar w:fldCharType="end"/>
        </w:r>
      </w:hyperlink>
    </w:p>
    <w:p w14:paraId="558981EE" w14:textId="71F4A07E" w:rsidR="00C85E47" w:rsidRPr="00DD4584" w:rsidRDefault="00306010">
      <w:pPr>
        <w:pStyle w:val="TOC1"/>
        <w:tabs>
          <w:tab w:val="right" w:leader="dot" w:pos="9350"/>
        </w:tabs>
        <w:rPr>
          <w:rFonts w:asciiTheme="minorHAnsi" w:eastAsiaTheme="minorEastAsia" w:hAnsiTheme="minorHAnsi" w:cstheme="minorBidi"/>
          <w:noProof/>
        </w:rPr>
      </w:pPr>
      <w:hyperlink w:anchor="_Toc125984315" w:history="1">
        <w:r w:rsidR="00C85E47" w:rsidRPr="00DD4584">
          <w:rPr>
            <w:rStyle w:val="Hyperlink"/>
            <w:noProof/>
          </w:rPr>
          <w:t>Appendix G: Stream Temperature Monitoring Field Data Sheet</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_Toc125984315 \h </w:instrText>
        </w:r>
        <w:r w:rsidR="00C85E47" w:rsidRPr="00DD4584">
          <w:rPr>
            <w:noProof/>
            <w:webHidden/>
          </w:rPr>
        </w:r>
        <w:r w:rsidR="00C85E47" w:rsidRPr="00DD4584">
          <w:rPr>
            <w:noProof/>
            <w:webHidden/>
          </w:rPr>
          <w:fldChar w:fldCharType="separate"/>
        </w:r>
        <w:r w:rsidR="00C85E47" w:rsidRPr="00DD4584">
          <w:rPr>
            <w:noProof/>
            <w:webHidden/>
          </w:rPr>
          <w:t>65</w:t>
        </w:r>
        <w:r w:rsidR="00C85E47" w:rsidRPr="00DD4584">
          <w:rPr>
            <w:noProof/>
            <w:webHidden/>
          </w:rPr>
          <w:fldChar w:fldCharType="end"/>
        </w:r>
      </w:hyperlink>
    </w:p>
    <w:p w14:paraId="174A6460" w14:textId="76CDD86E" w:rsidR="00C85E47" w:rsidRPr="00DD4584" w:rsidRDefault="00306010">
      <w:pPr>
        <w:pStyle w:val="TOC1"/>
        <w:tabs>
          <w:tab w:val="right" w:leader="dot" w:pos="9350"/>
        </w:tabs>
        <w:rPr>
          <w:rFonts w:asciiTheme="minorHAnsi" w:eastAsiaTheme="minorEastAsia" w:hAnsiTheme="minorHAnsi" w:cstheme="minorBidi"/>
          <w:noProof/>
        </w:rPr>
      </w:pPr>
      <w:hyperlink w:anchor="_Toc125984316" w:history="1">
        <w:r w:rsidR="00C85E47" w:rsidRPr="00DD4584">
          <w:rPr>
            <w:rStyle w:val="Hyperlink"/>
            <w:noProof/>
          </w:rPr>
          <w:t>Appendix H: Standard Calibration Procedure for Hydrolab Minisonde MS 5</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_Toc125984316 \h </w:instrText>
        </w:r>
        <w:r w:rsidR="00C85E47" w:rsidRPr="00DD4584">
          <w:rPr>
            <w:noProof/>
            <w:webHidden/>
          </w:rPr>
        </w:r>
        <w:r w:rsidR="00C85E47" w:rsidRPr="00DD4584">
          <w:rPr>
            <w:noProof/>
            <w:webHidden/>
          </w:rPr>
          <w:fldChar w:fldCharType="separate"/>
        </w:r>
        <w:r w:rsidR="00C85E47" w:rsidRPr="00DD4584">
          <w:rPr>
            <w:noProof/>
            <w:webHidden/>
          </w:rPr>
          <w:t>67</w:t>
        </w:r>
        <w:r w:rsidR="00C85E47" w:rsidRPr="00DD4584">
          <w:rPr>
            <w:noProof/>
            <w:webHidden/>
          </w:rPr>
          <w:fldChar w:fldCharType="end"/>
        </w:r>
      </w:hyperlink>
    </w:p>
    <w:p w14:paraId="1BF97358" w14:textId="6B108187" w:rsidR="00C85E47" w:rsidRPr="00DD4584" w:rsidRDefault="00306010">
      <w:pPr>
        <w:pStyle w:val="TOC1"/>
        <w:tabs>
          <w:tab w:val="right" w:leader="dot" w:pos="9350"/>
        </w:tabs>
        <w:rPr>
          <w:rFonts w:asciiTheme="minorHAnsi" w:eastAsiaTheme="minorEastAsia" w:hAnsiTheme="minorHAnsi" w:cstheme="minorBidi"/>
          <w:noProof/>
        </w:rPr>
      </w:pPr>
      <w:hyperlink w:anchor="_Toc125984317" w:history="1">
        <w:r w:rsidR="00C85E47" w:rsidRPr="00DD4584">
          <w:rPr>
            <w:rStyle w:val="Hyperlink"/>
            <w:noProof/>
          </w:rPr>
          <w:t>Appendix I: YSI Temperature Meter QA</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_Toc125984317 \h </w:instrText>
        </w:r>
        <w:r w:rsidR="00C85E47" w:rsidRPr="00DD4584">
          <w:rPr>
            <w:noProof/>
            <w:webHidden/>
          </w:rPr>
        </w:r>
        <w:r w:rsidR="00C85E47" w:rsidRPr="00DD4584">
          <w:rPr>
            <w:noProof/>
            <w:webHidden/>
          </w:rPr>
          <w:fldChar w:fldCharType="separate"/>
        </w:r>
        <w:r w:rsidR="00C85E47" w:rsidRPr="00DD4584">
          <w:rPr>
            <w:noProof/>
            <w:webHidden/>
          </w:rPr>
          <w:t>72</w:t>
        </w:r>
        <w:r w:rsidR="00C85E47" w:rsidRPr="00DD4584">
          <w:rPr>
            <w:noProof/>
            <w:webHidden/>
          </w:rPr>
          <w:fldChar w:fldCharType="end"/>
        </w:r>
      </w:hyperlink>
    </w:p>
    <w:p w14:paraId="4BCAC0D9" w14:textId="64CBFF4C" w:rsidR="00C85E47" w:rsidRPr="00DD4584" w:rsidRDefault="00306010">
      <w:pPr>
        <w:pStyle w:val="TOC1"/>
        <w:tabs>
          <w:tab w:val="right" w:leader="dot" w:pos="9350"/>
        </w:tabs>
        <w:rPr>
          <w:rFonts w:asciiTheme="minorHAnsi" w:eastAsiaTheme="minorEastAsia" w:hAnsiTheme="minorHAnsi" w:cstheme="minorBidi"/>
          <w:noProof/>
        </w:rPr>
      </w:pPr>
      <w:hyperlink w:anchor="_Toc125984318" w:history="1">
        <w:r w:rsidR="00C85E47" w:rsidRPr="00DD4584">
          <w:rPr>
            <w:rStyle w:val="Hyperlink"/>
            <w:noProof/>
          </w:rPr>
          <w:t>Appendix J: Calibration Standards Record Form</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_Toc125984318 \h </w:instrText>
        </w:r>
        <w:r w:rsidR="00C85E47" w:rsidRPr="00DD4584">
          <w:rPr>
            <w:noProof/>
            <w:webHidden/>
          </w:rPr>
        </w:r>
        <w:r w:rsidR="00C85E47" w:rsidRPr="00DD4584">
          <w:rPr>
            <w:noProof/>
            <w:webHidden/>
          </w:rPr>
          <w:fldChar w:fldCharType="separate"/>
        </w:r>
        <w:r w:rsidR="00C85E47" w:rsidRPr="00DD4584">
          <w:rPr>
            <w:noProof/>
            <w:webHidden/>
          </w:rPr>
          <w:t>73</w:t>
        </w:r>
        <w:r w:rsidR="00C85E47" w:rsidRPr="00DD4584">
          <w:rPr>
            <w:noProof/>
            <w:webHidden/>
          </w:rPr>
          <w:fldChar w:fldCharType="end"/>
        </w:r>
      </w:hyperlink>
    </w:p>
    <w:p w14:paraId="3C55226B" w14:textId="160188A7" w:rsidR="00C85E47" w:rsidRPr="00DD4584" w:rsidRDefault="00306010">
      <w:pPr>
        <w:pStyle w:val="TOC1"/>
        <w:tabs>
          <w:tab w:val="right" w:leader="dot" w:pos="9350"/>
        </w:tabs>
        <w:rPr>
          <w:rFonts w:asciiTheme="minorHAnsi" w:eastAsiaTheme="minorEastAsia" w:hAnsiTheme="minorHAnsi" w:cstheme="minorBidi"/>
          <w:noProof/>
        </w:rPr>
      </w:pPr>
      <w:hyperlink w:anchor="_Toc125984319" w:history="1">
        <w:r w:rsidR="00C85E47" w:rsidRPr="00DD4584">
          <w:rPr>
            <w:rStyle w:val="Hyperlink"/>
            <w:noProof/>
          </w:rPr>
          <w:t>Appendix K: Laboratory Certificates of Analysis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_Toc125984319 \h </w:instrText>
        </w:r>
        <w:r w:rsidR="00C85E47" w:rsidRPr="00DD4584">
          <w:rPr>
            <w:noProof/>
            <w:webHidden/>
          </w:rPr>
        </w:r>
        <w:r w:rsidR="00C85E47" w:rsidRPr="00DD4584">
          <w:rPr>
            <w:noProof/>
            <w:webHidden/>
          </w:rPr>
          <w:fldChar w:fldCharType="separate"/>
        </w:r>
        <w:r w:rsidR="00C85E47" w:rsidRPr="00DD4584">
          <w:rPr>
            <w:noProof/>
            <w:webHidden/>
          </w:rPr>
          <w:t>74</w:t>
        </w:r>
        <w:r w:rsidR="00C85E47" w:rsidRPr="00DD4584">
          <w:rPr>
            <w:noProof/>
            <w:webHidden/>
          </w:rPr>
          <w:fldChar w:fldCharType="end"/>
        </w:r>
      </w:hyperlink>
    </w:p>
    <w:p w14:paraId="6F21A483" w14:textId="77777777" w:rsidR="00461CAC" w:rsidRDefault="00423898" w:rsidP="00A6199B">
      <w:r w:rsidRPr="00DD4584">
        <w:fldChar w:fldCharType="end"/>
      </w:r>
    </w:p>
    <w:p w14:paraId="78B127ED" w14:textId="77777777" w:rsidR="00F11515" w:rsidRDefault="00F11515" w:rsidP="00A6199B"/>
    <w:p w14:paraId="3F55B67E" w14:textId="59E0C5C6" w:rsidR="00F11515" w:rsidRDefault="00F11515" w:rsidP="00A6199B"/>
    <w:p w14:paraId="39A64765" w14:textId="5659C2DE" w:rsidR="004468AF" w:rsidRDefault="004468AF" w:rsidP="00524538">
      <w:pPr>
        <w:pStyle w:val="Heading2"/>
        <w:ind w:left="0"/>
      </w:pPr>
      <w:bookmarkStart w:id="16" w:name="_Toc112073500"/>
      <w:bookmarkStart w:id="17" w:name="_Toc117087842"/>
    </w:p>
    <w:p w14:paraId="4C95B110" w14:textId="6132928F" w:rsidR="00DD4584" w:rsidRDefault="00DD4584" w:rsidP="00524538">
      <w:pPr>
        <w:pStyle w:val="Heading2"/>
        <w:ind w:left="0"/>
      </w:pPr>
    </w:p>
    <w:p w14:paraId="27396871" w14:textId="7F4C835F" w:rsidR="00DD4584" w:rsidRDefault="00DD4584" w:rsidP="00524538">
      <w:pPr>
        <w:pStyle w:val="Heading2"/>
        <w:ind w:left="0"/>
      </w:pPr>
    </w:p>
    <w:p w14:paraId="3558D7C3" w14:textId="77777777" w:rsidR="00DC34F6" w:rsidRDefault="00DC34F6" w:rsidP="00524538">
      <w:pPr>
        <w:pStyle w:val="Heading2"/>
        <w:ind w:left="0"/>
      </w:pPr>
    </w:p>
    <w:p w14:paraId="78649EB4" w14:textId="66753605" w:rsidR="00771F2F" w:rsidRDefault="00F11515" w:rsidP="00524538">
      <w:pPr>
        <w:pStyle w:val="Heading2"/>
        <w:ind w:left="0"/>
      </w:pPr>
      <w:bookmarkStart w:id="18" w:name="_Toc125960332"/>
      <w:bookmarkStart w:id="19" w:name="_Toc125983994"/>
      <w:bookmarkStart w:id="20" w:name="_Toc125984275"/>
      <w:r>
        <w:lastRenderedPageBreak/>
        <w:t>A2. Acknowledgements</w:t>
      </w:r>
      <w:bookmarkEnd w:id="16"/>
      <w:bookmarkEnd w:id="17"/>
      <w:bookmarkEnd w:id="18"/>
      <w:bookmarkEnd w:id="19"/>
      <w:bookmarkEnd w:id="20"/>
    </w:p>
    <w:p w14:paraId="47294D76" w14:textId="77777777" w:rsidR="00771F2F" w:rsidRDefault="00771F2F" w:rsidP="00771F2F">
      <w:pPr>
        <w:pStyle w:val="Heading2"/>
      </w:pPr>
    </w:p>
    <w:p w14:paraId="0EC8D4AB" w14:textId="5180A192" w:rsidR="006B458B" w:rsidRDefault="009748A5" w:rsidP="006B458B">
      <w:pPr>
        <w:pStyle w:val="BodyText"/>
      </w:pPr>
      <w:bookmarkStart w:id="21" w:name="ACKNOWLEDGEMENTS"/>
      <w:bookmarkEnd w:id="21"/>
      <w:r>
        <w:t>This document was originally developed by the Kenai Watershed Forum and was modeled and adapted, with permission, from Quality Assurance Project Plans (QA</w:t>
      </w:r>
      <w:r w:rsidR="00514236">
        <w:t>PP) produced by the Cook Inletk</w:t>
      </w:r>
      <w:r>
        <w:t>eeper of Homer, Alas</w:t>
      </w:r>
      <w:r w:rsidR="00514236">
        <w:t>ka. Portions of the Cook Inletk</w:t>
      </w:r>
      <w:r>
        <w:t>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r w:rsidR="006B458B">
        <w:t xml:space="preserve"> Some sections are also adapted from the 2021 ADEC Watershed Health and Data Analysis Project QAPP.</w:t>
      </w:r>
    </w:p>
    <w:p w14:paraId="4EC32D2A" w14:textId="77777777" w:rsidR="006B458B" w:rsidRPr="006B458B" w:rsidRDefault="006B458B" w:rsidP="006B458B">
      <w:pPr>
        <w:pStyle w:val="BodyText"/>
      </w:pPr>
    </w:p>
    <w:p w14:paraId="47157264" w14:textId="2DAE3323" w:rsidR="00F11515" w:rsidRDefault="00F11515" w:rsidP="00A93966">
      <w:pPr>
        <w:pStyle w:val="Heading2"/>
        <w:ind w:left="0"/>
      </w:pPr>
    </w:p>
    <w:p w14:paraId="1CD23AB3" w14:textId="77777777" w:rsidR="00F11515" w:rsidRDefault="00F11515" w:rsidP="00F11515">
      <w:pPr>
        <w:pStyle w:val="Heading2"/>
      </w:pPr>
    </w:p>
    <w:p w14:paraId="4822ACBC" w14:textId="77777777" w:rsidR="00F11515" w:rsidRDefault="00F11515" w:rsidP="00F11515">
      <w:pPr>
        <w:pStyle w:val="Heading2"/>
      </w:pPr>
    </w:p>
    <w:p w14:paraId="75497B9D" w14:textId="77777777" w:rsidR="00F11515" w:rsidRDefault="00F11515" w:rsidP="00F11515">
      <w:pPr>
        <w:pStyle w:val="Heading2"/>
      </w:pPr>
    </w:p>
    <w:p w14:paraId="1F1835A4" w14:textId="77777777" w:rsidR="00F11515" w:rsidRDefault="00F11515" w:rsidP="00F11515">
      <w:pPr>
        <w:pStyle w:val="Heading2"/>
      </w:pPr>
    </w:p>
    <w:p w14:paraId="7ECE94F0" w14:textId="77777777" w:rsidR="00F11515" w:rsidRDefault="00F11515" w:rsidP="00F11515">
      <w:pPr>
        <w:pStyle w:val="Heading2"/>
      </w:pPr>
    </w:p>
    <w:p w14:paraId="5634BC83" w14:textId="77777777" w:rsidR="00F11515" w:rsidRDefault="00F11515" w:rsidP="00F11515">
      <w:pPr>
        <w:pStyle w:val="Heading2"/>
      </w:pPr>
    </w:p>
    <w:p w14:paraId="4030DB36" w14:textId="77777777" w:rsidR="00F11515" w:rsidRDefault="00F11515" w:rsidP="00F11515">
      <w:pPr>
        <w:pStyle w:val="Heading2"/>
      </w:pPr>
    </w:p>
    <w:p w14:paraId="2D56767E" w14:textId="77777777" w:rsidR="00F11515" w:rsidRDefault="00F11515" w:rsidP="00F11515">
      <w:pPr>
        <w:pStyle w:val="Heading2"/>
      </w:pPr>
    </w:p>
    <w:p w14:paraId="690C8B60" w14:textId="77777777" w:rsidR="00F11515" w:rsidRDefault="00F11515" w:rsidP="00F11515">
      <w:pPr>
        <w:pStyle w:val="Heading2"/>
      </w:pPr>
    </w:p>
    <w:p w14:paraId="214BC648" w14:textId="77777777" w:rsidR="00F11515" w:rsidRDefault="00F11515" w:rsidP="00F11515">
      <w:pPr>
        <w:pStyle w:val="Heading2"/>
      </w:pPr>
    </w:p>
    <w:p w14:paraId="73027AEA" w14:textId="77777777" w:rsidR="00F11515" w:rsidRDefault="00F11515" w:rsidP="00DE09B0">
      <w:pPr>
        <w:pStyle w:val="Heading2"/>
        <w:ind w:left="0"/>
      </w:pPr>
    </w:p>
    <w:p w14:paraId="41325D24" w14:textId="1C4572EF" w:rsidR="008F0084" w:rsidRDefault="008F0084" w:rsidP="00F11515">
      <w:pPr>
        <w:pStyle w:val="Heading2"/>
      </w:pPr>
    </w:p>
    <w:p w14:paraId="2F56EC0E" w14:textId="6DD631A5" w:rsidR="002241BD" w:rsidRDefault="002241BD" w:rsidP="00F11515">
      <w:pPr>
        <w:pStyle w:val="Heading2"/>
      </w:pPr>
    </w:p>
    <w:p w14:paraId="4D3B807A" w14:textId="156352FB" w:rsidR="002241BD" w:rsidRDefault="002241BD" w:rsidP="00F11515">
      <w:pPr>
        <w:pStyle w:val="Heading2"/>
      </w:pPr>
    </w:p>
    <w:p w14:paraId="1E7334BD" w14:textId="270921AA" w:rsidR="002241BD" w:rsidRDefault="002241BD" w:rsidP="00F11515">
      <w:pPr>
        <w:pStyle w:val="Heading2"/>
      </w:pPr>
    </w:p>
    <w:p w14:paraId="245D4150" w14:textId="5CB90A00" w:rsidR="002241BD" w:rsidRDefault="002241BD" w:rsidP="00F11515">
      <w:pPr>
        <w:pStyle w:val="Heading2"/>
      </w:pPr>
    </w:p>
    <w:p w14:paraId="41C18102" w14:textId="36E70996" w:rsidR="002241BD" w:rsidRDefault="002241BD" w:rsidP="00F11515">
      <w:pPr>
        <w:pStyle w:val="Heading2"/>
      </w:pPr>
    </w:p>
    <w:p w14:paraId="58678B52" w14:textId="77777777" w:rsidR="00A93966" w:rsidRDefault="00A93966" w:rsidP="00F11515">
      <w:pPr>
        <w:pStyle w:val="Heading2"/>
      </w:pPr>
    </w:p>
    <w:p w14:paraId="0E731B33" w14:textId="52B431A3" w:rsidR="002241BD" w:rsidRDefault="002241BD" w:rsidP="00F11515">
      <w:pPr>
        <w:pStyle w:val="Heading2"/>
      </w:pPr>
    </w:p>
    <w:p w14:paraId="65E116E6" w14:textId="4CB872B4" w:rsidR="002241BD" w:rsidRDefault="002241BD" w:rsidP="00F11515">
      <w:pPr>
        <w:pStyle w:val="Heading2"/>
      </w:pPr>
    </w:p>
    <w:p w14:paraId="5B152F5E" w14:textId="0ADA3B54" w:rsidR="002241BD" w:rsidRDefault="002241BD" w:rsidP="00F11515">
      <w:pPr>
        <w:pStyle w:val="Heading2"/>
      </w:pPr>
    </w:p>
    <w:p w14:paraId="7122B9D0" w14:textId="44F73DFE" w:rsidR="002241BD" w:rsidRDefault="002241BD" w:rsidP="00F11515">
      <w:pPr>
        <w:pStyle w:val="Heading2"/>
      </w:pPr>
    </w:p>
    <w:p w14:paraId="5C120181" w14:textId="662FF2B1" w:rsidR="002241BD" w:rsidRDefault="002241BD" w:rsidP="00F11515">
      <w:pPr>
        <w:pStyle w:val="Heading2"/>
      </w:pPr>
    </w:p>
    <w:p w14:paraId="587E602B" w14:textId="171E2B1F" w:rsidR="002241BD" w:rsidRDefault="002241BD" w:rsidP="00F11515">
      <w:pPr>
        <w:pStyle w:val="Heading2"/>
      </w:pPr>
    </w:p>
    <w:p w14:paraId="7B68EF1E" w14:textId="0C4B5DBC" w:rsidR="002241BD" w:rsidRDefault="002241BD" w:rsidP="00F11515">
      <w:pPr>
        <w:pStyle w:val="Heading2"/>
      </w:pPr>
    </w:p>
    <w:p w14:paraId="4257B37D" w14:textId="51955FBA" w:rsidR="002241BD" w:rsidRDefault="002241BD" w:rsidP="00F11515">
      <w:pPr>
        <w:pStyle w:val="Heading2"/>
      </w:pPr>
    </w:p>
    <w:p w14:paraId="6A865356" w14:textId="2A7B2757" w:rsidR="002241BD" w:rsidRDefault="002241BD" w:rsidP="00F11515">
      <w:pPr>
        <w:pStyle w:val="Heading2"/>
      </w:pPr>
    </w:p>
    <w:p w14:paraId="51A103A7" w14:textId="728A5F1F" w:rsidR="002241BD" w:rsidRDefault="002241BD" w:rsidP="00F11515">
      <w:pPr>
        <w:pStyle w:val="Heading2"/>
      </w:pPr>
    </w:p>
    <w:p w14:paraId="41702CF6" w14:textId="098F30A3" w:rsidR="002241BD" w:rsidRDefault="002241BD" w:rsidP="00F11515">
      <w:pPr>
        <w:pStyle w:val="Heading2"/>
      </w:pPr>
    </w:p>
    <w:p w14:paraId="554982E7" w14:textId="0AF28186" w:rsidR="002241BD" w:rsidRDefault="002241BD" w:rsidP="00F11515">
      <w:pPr>
        <w:pStyle w:val="Heading2"/>
      </w:pPr>
    </w:p>
    <w:p w14:paraId="145FB6B1" w14:textId="3E2BCC3F" w:rsidR="002241BD" w:rsidRDefault="002241BD" w:rsidP="00F11515">
      <w:pPr>
        <w:pStyle w:val="Heading2"/>
      </w:pPr>
    </w:p>
    <w:p w14:paraId="1893AF96" w14:textId="31F02CED" w:rsidR="002241BD" w:rsidRDefault="002241BD" w:rsidP="001F4FD2">
      <w:pPr>
        <w:pStyle w:val="Heading2"/>
        <w:ind w:left="0"/>
      </w:pPr>
    </w:p>
    <w:p w14:paraId="4A6AA4FD" w14:textId="474D159B" w:rsidR="000D14B5" w:rsidRPr="00412CB2" w:rsidRDefault="009748A5" w:rsidP="00412CB2">
      <w:pPr>
        <w:pStyle w:val="Heading2"/>
        <w:ind w:left="0"/>
        <w:rPr>
          <w:i w:val="0"/>
        </w:rPr>
      </w:pPr>
      <w:bookmarkStart w:id="22" w:name="A3.__DISTRIBUTION_LIST:"/>
      <w:bookmarkStart w:id="23" w:name="_Toc112073501"/>
      <w:bookmarkStart w:id="24" w:name="_Toc117087843"/>
      <w:bookmarkStart w:id="25" w:name="_Toc125960333"/>
      <w:bookmarkStart w:id="26" w:name="_Toc125983995"/>
      <w:bookmarkStart w:id="27" w:name="_Toc125984276"/>
      <w:bookmarkEnd w:id="22"/>
      <w:r w:rsidRPr="00412CB2">
        <w:rPr>
          <w:i w:val="0"/>
        </w:rPr>
        <w:lastRenderedPageBreak/>
        <w:t xml:space="preserve">A3. </w:t>
      </w:r>
      <w:r w:rsidR="00F11515" w:rsidRPr="002712EA">
        <w:rPr>
          <w:i w:val="0"/>
        </w:rPr>
        <w:t>Distribution List</w:t>
      </w:r>
      <w:bookmarkEnd w:id="23"/>
      <w:bookmarkEnd w:id="24"/>
      <w:bookmarkEnd w:id="25"/>
      <w:bookmarkEnd w:id="26"/>
      <w:bookmarkEnd w:id="27"/>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Pr="00412CB2" w:rsidRDefault="000D14B5">
      <w:pPr>
        <w:pStyle w:val="BodyText"/>
        <w:rPr>
          <w:sz w:val="26"/>
        </w:rPr>
      </w:pPr>
    </w:p>
    <w:tbl>
      <w:tblPr>
        <w:tblW w:w="9182" w:type="dxa"/>
        <w:tblInd w:w="698"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50"/>
        <w:gridCol w:w="1530"/>
        <w:gridCol w:w="1350"/>
        <w:gridCol w:w="1620"/>
        <w:gridCol w:w="3332"/>
      </w:tblGrid>
      <w:tr w:rsidR="000D14B5" w14:paraId="3FB97BB0" w14:textId="77777777" w:rsidTr="00412CB2">
        <w:trPr>
          <w:trHeight w:val="552"/>
        </w:trPr>
        <w:tc>
          <w:tcPr>
            <w:tcW w:w="9182" w:type="dxa"/>
            <w:gridSpan w:val="5"/>
            <w:tcBorders>
              <w:bottom w:val="double" w:sz="4" w:space="0" w:color="000000"/>
              <w:right w:val="thinThickMediumGap" w:sz="9" w:space="0" w:color="000000"/>
            </w:tcBorders>
            <w:shd w:val="clear" w:color="auto" w:fill="BEBEBE"/>
          </w:tcPr>
          <w:p w14:paraId="0D603AB9" w14:textId="41F71D94" w:rsidR="000D14B5" w:rsidRPr="008157C8" w:rsidRDefault="008157C8" w:rsidP="008157C8">
            <w:pPr>
              <w:pStyle w:val="Caption"/>
              <w:keepNext/>
              <w:jc w:val="center"/>
              <w:rPr>
                <w:b/>
                <w:i w:val="0"/>
                <w:sz w:val="24"/>
                <w:szCs w:val="24"/>
              </w:rPr>
            </w:pPr>
            <w:bookmarkStart w:id="28" w:name="_bookmark1"/>
            <w:bookmarkStart w:id="29" w:name="_Toc126826248"/>
            <w:bookmarkStart w:id="30" w:name="_Ref125965077"/>
            <w:bookmarkEnd w:id="28"/>
            <w:r w:rsidRPr="008157C8">
              <w:rPr>
                <w:b/>
                <w:i w:val="0"/>
                <w:color w:val="auto"/>
                <w:sz w:val="24"/>
                <w:szCs w:val="24"/>
              </w:rPr>
              <w:t xml:space="preserve">Table </w:t>
            </w:r>
            <w:r w:rsidRPr="008157C8">
              <w:rPr>
                <w:b/>
                <w:i w:val="0"/>
                <w:color w:val="auto"/>
                <w:sz w:val="24"/>
                <w:szCs w:val="24"/>
              </w:rPr>
              <w:fldChar w:fldCharType="begin"/>
            </w:r>
            <w:r w:rsidRPr="008157C8">
              <w:rPr>
                <w:b/>
                <w:i w:val="0"/>
                <w:color w:val="auto"/>
                <w:sz w:val="24"/>
                <w:szCs w:val="24"/>
              </w:rPr>
              <w:instrText xml:space="preserve"> SEQ Table \* ARABIC </w:instrText>
            </w:r>
            <w:r w:rsidRPr="008157C8">
              <w:rPr>
                <w:b/>
                <w:i w:val="0"/>
                <w:color w:val="auto"/>
                <w:sz w:val="24"/>
                <w:szCs w:val="24"/>
              </w:rPr>
              <w:fldChar w:fldCharType="separate"/>
            </w:r>
            <w:r w:rsidR="00F4536B">
              <w:rPr>
                <w:b/>
                <w:i w:val="0"/>
                <w:noProof/>
                <w:color w:val="auto"/>
                <w:sz w:val="24"/>
                <w:szCs w:val="24"/>
              </w:rPr>
              <w:t>1</w:t>
            </w:r>
            <w:r w:rsidRPr="008157C8">
              <w:rPr>
                <w:b/>
                <w:i w:val="0"/>
                <w:color w:val="auto"/>
                <w:sz w:val="24"/>
                <w:szCs w:val="24"/>
              </w:rPr>
              <w:fldChar w:fldCharType="end"/>
            </w:r>
            <w:r w:rsidRPr="008157C8">
              <w:rPr>
                <w:b/>
                <w:i w:val="0"/>
                <w:color w:val="auto"/>
                <w:sz w:val="24"/>
                <w:szCs w:val="24"/>
              </w:rPr>
              <w:t>. Distribution List</w:t>
            </w:r>
            <w:bookmarkEnd w:id="29"/>
            <w:r w:rsidRPr="008157C8">
              <w:rPr>
                <w:b/>
                <w:i w:val="0"/>
                <w:color w:val="auto"/>
                <w:sz w:val="24"/>
                <w:szCs w:val="24"/>
              </w:rPr>
              <w:t xml:space="preserve"> </w:t>
            </w:r>
            <w:bookmarkEnd w:id="30"/>
          </w:p>
        </w:tc>
      </w:tr>
      <w:tr w:rsidR="00AF7CAA" w14:paraId="1D1EC4B7" w14:textId="77777777" w:rsidTr="00343D60">
        <w:trPr>
          <w:trHeight w:val="809"/>
        </w:trPr>
        <w:tc>
          <w:tcPr>
            <w:tcW w:w="1350"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0"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350"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1620"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1FD6834E" w:rsidR="000D14B5" w:rsidRDefault="009748A5">
            <w:pPr>
              <w:pStyle w:val="TableParagraph"/>
              <w:spacing w:before="216"/>
              <w:ind w:left="121"/>
              <w:rPr>
                <w:b/>
              </w:rPr>
            </w:pPr>
            <w:r>
              <w:rPr>
                <w:b/>
              </w:rPr>
              <w:t>DIVISION/</w:t>
            </w:r>
            <w:r w:rsidR="00343D60">
              <w:rPr>
                <w:b/>
              </w:rPr>
              <w:t xml:space="preserve"> </w:t>
            </w:r>
            <w:r>
              <w:rPr>
                <w:b/>
              </w:rPr>
              <w:t>BRANCH</w:t>
            </w:r>
          </w:p>
        </w:tc>
        <w:tc>
          <w:tcPr>
            <w:tcW w:w="3332"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rsidTr="00412CB2">
        <w:trPr>
          <w:trHeight w:val="733"/>
        </w:trPr>
        <w:tc>
          <w:tcPr>
            <w:tcW w:w="1350"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0"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rsidP="00412CB2">
            <w:pPr>
              <w:pStyle w:val="TableParagraph"/>
              <w:spacing w:before="10"/>
              <w:jc w:val="center"/>
              <w:rPr>
                <w:sz w:val="16"/>
              </w:rPr>
            </w:pPr>
          </w:p>
          <w:p w14:paraId="48363F63" w14:textId="77777777" w:rsidR="000D14B5" w:rsidRDefault="009748A5" w:rsidP="00412CB2">
            <w:pPr>
              <w:pStyle w:val="TableParagraph"/>
              <w:spacing w:before="1"/>
              <w:ind w:left="122" w:right="139"/>
              <w:jc w:val="center"/>
              <w:rPr>
                <w:sz w:val="18"/>
              </w:rPr>
            </w:pPr>
            <w:r>
              <w:rPr>
                <w:sz w:val="18"/>
              </w:rPr>
              <w:t>Project Manager, QA Officer</w:t>
            </w:r>
          </w:p>
        </w:tc>
        <w:tc>
          <w:tcPr>
            <w:tcW w:w="1350"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1620"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3332"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306010" w:rsidP="009F72AC">
            <w:pPr>
              <w:pStyle w:val="TableParagraph"/>
              <w:spacing w:before="119"/>
              <w:ind w:left="121"/>
              <w:jc w:val="center"/>
              <w:rPr>
                <w:sz w:val="18"/>
              </w:rPr>
            </w:pPr>
            <w:hyperlink r:id="rId18" w:history="1">
              <w:r w:rsidR="00EA036E" w:rsidRPr="00EA036E">
                <w:rPr>
                  <w:rStyle w:val="Hyperlink"/>
                  <w:sz w:val="18"/>
                </w:rPr>
                <w:t>hydrology@kenaiwatershed.org</w:t>
              </w:r>
            </w:hyperlink>
          </w:p>
        </w:tc>
      </w:tr>
      <w:tr w:rsidR="000D14B5" w14:paraId="733371EA" w14:textId="77777777" w:rsidTr="00412CB2">
        <w:trPr>
          <w:trHeight w:val="665"/>
        </w:trPr>
        <w:tc>
          <w:tcPr>
            <w:tcW w:w="1350"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0"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rsidP="00412CB2">
            <w:pPr>
              <w:pStyle w:val="TableParagraph"/>
              <w:spacing w:before="2"/>
              <w:jc w:val="center"/>
              <w:rPr>
                <w:sz w:val="24"/>
              </w:rPr>
            </w:pPr>
          </w:p>
          <w:p w14:paraId="605E1095" w14:textId="77777777" w:rsidR="000D14B5" w:rsidRDefault="009748A5" w:rsidP="00412CB2">
            <w:pPr>
              <w:pStyle w:val="TableParagraph"/>
              <w:ind w:left="122"/>
              <w:jc w:val="center"/>
              <w:rPr>
                <w:sz w:val="18"/>
              </w:rPr>
            </w:pPr>
            <w:r>
              <w:rPr>
                <w:sz w:val="18"/>
              </w:rPr>
              <w:t>Project Manager</w:t>
            </w:r>
          </w:p>
        </w:tc>
        <w:tc>
          <w:tcPr>
            <w:tcW w:w="1350"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1620"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3332"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306010" w:rsidP="009F72AC">
            <w:pPr>
              <w:pStyle w:val="TableParagraph"/>
              <w:spacing w:before="120"/>
              <w:ind w:left="121"/>
              <w:jc w:val="center"/>
              <w:rPr>
                <w:sz w:val="18"/>
              </w:rPr>
            </w:pPr>
            <w:hyperlink r:id="rId19" w:history="1">
              <w:r w:rsidR="00F92DAC" w:rsidRPr="00726CD9">
                <w:rPr>
                  <w:rStyle w:val="Hyperlink"/>
                  <w:sz w:val="18"/>
                </w:rPr>
                <w:t>sarah.apsens@alaska.gov</w:t>
              </w:r>
            </w:hyperlink>
          </w:p>
        </w:tc>
      </w:tr>
      <w:tr w:rsidR="000D14B5" w14:paraId="2B40A582" w14:textId="77777777" w:rsidTr="00412CB2">
        <w:trPr>
          <w:trHeight w:val="843"/>
        </w:trPr>
        <w:tc>
          <w:tcPr>
            <w:tcW w:w="1350"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0"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rsidP="00412CB2">
            <w:pPr>
              <w:pStyle w:val="TableParagraph"/>
              <w:spacing w:before="10"/>
              <w:jc w:val="center"/>
              <w:rPr>
                <w:sz w:val="29"/>
              </w:rPr>
            </w:pPr>
          </w:p>
          <w:p w14:paraId="56C25C40" w14:textId="77777777" w:rsidR="000D14B5" w:rsidRDefault="009748A5" w:rsidP="00412CB2">
            <w:pPr>
              <w:pStyle w:val="TableParagraph"/>
              <w:ind w:left="122"/>
              <w:jc w:val="center"/>
              <w:rPr>
                <w:sz w:val="18"/>
              </w:rPr>
            </w:pPr>
            <w:r>
              <w:rPr>
                <w:sz w:val="18"/>
              </w:rPr>
              <w:t>QA Officer</w:t>
            </w:r>
          </w:p>
        </w:tc>
        <w:tc>
          <w:tcPr>
            <w:tcW w:w="1350"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1620"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3332"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306010" w:rsidP="009F72AC">
            <w:pPr>
              <w:pStyle w:val="TableParagraph"/>
              <w:spacing w:before="121"/>
              <w:ind w:left="121"/>
              <w:jc w:val="center"/>
              <w:rPr>
                <w:sz w:val="20"/>
              </w:rPr>
            </w:pPr>
            <w:hyperlink r:id="rId20">
              <w:r w:rsidR="009748A5">
                <w:rPr>
                  <w:color w:val="0000FF"/>
                  <w:sz w:val="20"/>
                  <w:u w:val="single" w:color="0000FF"/>
                </w:rPr>
                <w:t>john.clark@alaska.gov</w:t>
              </w:r>
            </w:hyperlink>
          </w:p>
        </w:tc>
      </w:tr>
      <w:tr w:rsidR="000D14B5" w14:paraId="76933EC5" w14:textId="77777777" w:rsidTr="00412CB2">
        <w:trPr>
          <w:trHeight w:val="617"/>
        </w:trPr>
        <w:tc>
          <w:tcPr>
            <w:tcW w:w="1350" w:type="dxa"/>
            <w:tcBorders>
              <w:top w:val="single" w:sz="6" w:space="0" w:color="000000"/>
              <w:bottom w:val="single" w:sz="6" w:space="0" w:color="000000"/>
              <w:right w:val="single" w:sz="6" w:space="0" w:color="000000"/>
            </w:tcBorders>
          </w:tcPr>
          <w:p w14:paraId="6A1A2685" w14:textId="616B81A1" w:rsidR="000D14B5" w:rsidRDefault="00060E62">
            <w:pPr>
              <w:pStyle w:val="TableParagraph"/>
              <w:spacing w:before="127"/>
              <w:ind w:left="97" w:right="546"/>
              <w:rPr>
                <w:sz w:val="18"/>
              </w:rPr>
            </w:pPr>
            <w:r>
              <w:rPr>
                <w:sz w:val="18"/>
              </w:rPr>
              <w:t>Chandra</w:t>
            </w:r>
            <w:r w:rsidR="00F11515">
              <w:rPr>
                <w:sz w:val="18"/>
              </w:rPr>
              <w:t>McGee</w:t>
            </w:r>
          </w:p>
        </w:tc>
        <w:tc>
          <w:tcPr>
            <w:tcW w:w="1530"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rsidP="00412CB2">
            <w:pPr>
              <w:pStyle w:val="TableParagraph"/>
              <w:jc w:val="center"/>
              <w:rPr>
                <w:sz w:val="20"/>
              </w:rPr>
            </w:pPr>
          </w:p>
          <w:p w14:paraId="4C12F940" w14:textId="77777777" w:rsidR="000D14B5" w:rsidRDefault="009748A5" w:rsidP="00412CB2">
            <w:pPr>
              <w:pStyle w:val="TableParagraph"/>
              <w:ind w:left="122"/>
              <w:jc w:val="center"/>
              <w:rPr>
                <w:sz w:val="18"/>
              </w:rPr>
            </w:pPr>
            <w:r>
              <w:rPr>
                <w:sz w:val="18"/>
              </w:rPr>
              <w:t>Section Manager</w:t>
            </w:r>
          </w:p>
        </w:tc>
        <w:tc>
          <w:tcPr>
            <w:tcW w:w="1350"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1620"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3332"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306010" w:rsidP="009F72AC">
            <w:pPr>
              <w:pStyle w:val="TableParagraph"/>
              <w:spacing w:before="1"/>
              <w:ind w:left="121"/>
              <w:jc w:val="center"/>
              <w:rPr>
                <w:sz w:val="20"/>
              </w:rPr>
            </w:pPr>
            <w:hyperlink r:id="rId21">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rsidTr="00412CB2">
        <w:trPr>
          <w:trHeight w:val="713"/>
        </w:trPr>
        <w:tc>
          <w:tcPr>
            <w:tcW w:w="1350"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r>
              <w:rPr>
                <w:sz w:val="18"/>
              </w:rPr>
              <w:t>Mitch Michaud</w:t>
            </w:r>
          </w:p>
        </w:tc>
        <w:tc>
          <w:tcPr>
            <w:tcW w:w="1530" w:type="dxa"/>
            <w:tcBorders>
              <w:top w:val="single" w:sz="6" w:space="0" w:color="000000"/>
              <w:left w:val="single" w:sz="6" w:space="0" w:color="000000"/>
              <w:bottom w:val="single" w:sz="6" w:space="0" w:color="000000"/>
              <w:right w:val="single" w:sz="6" w:space="0" w:color="000000"/>
            </w:tcBorders>
          </w:tcPr>
          <w:p w14:paraId="5B1DE67B" w14:textId="7458EF4D" w:rsidR="000D14B5" w:rsidRDefault="00060E62" w:rsidP="00412CB2">
            <w:pPr>
              <w:pStyle w:val="TableParagraph"/>
              <w:spacing w:before="175"/>
              <w:ind w:left="122" w:right="659"/>
              <w:jc w:val="center"/>
              <w:rPr>
                <w:sz w:val="18"/>
              </w:rPr>
            </w:pPr>
            <w:r>
              <w:rPr>
                <w:sz w:val="18"/>
              </w:rPr>
              <w:t>Executive</w:t>
            </w:r>
            <w:r w:rsidR="00F11515">
              <w:rPr>
                <w:sz w:val="18"/>
              </w:rPr>
              <w:t>Director</w:t>
            </w:r>
          </w:p>
        </w:tc>
        <w:tc>
          <w:tcPr>
            <w:tcW w:w="1350"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1620"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2E159CE" w:rsidR="000D14B5" w:rsidRDefault="00306010" w:rsidP="009F72AC">
            <w:pPr>
              <w:pStyle w:val="TableParagraph"/>
              <w:spacing w:before="121"/>
              <w:ind w:left="121"/>
              <w:jc w:val="center"/>
              <w:rPr>
                <w:sz w:val="18"/>
              </w:rPr>
            </w:pPr>
            <w:hyperlink r:id="rId22" w:history="1">
              <w:r w:rsidR="00471EAA" w:rsidRPr="005C5B2C">
                <w:rPr>
                  <w:rStyle w:val="Hyperlink"/>
                  <w:sz w:val="18"/>
                </w:rPr>
                <w:t>executivedirector@kenaiwatershed.org</w:t>
              </w:r>
            </w:hyperlink>
          </w:p>
        </w:tc>
      </w:tr>
      <w:tr w:rsidR="000D14B5" w14:paraId="0E50D088" w14:textId="77777777" w:rsidTr="00412CB2">
        <w:trPr>
          <w:trHeight w:val="615"/>
        </w:trPr>
        <w:tc>
          <w:tcPr>
            <w:tcW w:w="1350"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Sue Mauger</w:t>
            </w:r>
          </w:p>
        </w:tc>
        <w:tc>
          <w:tcPr>
            <w:tcW w:w="1530"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rsidP="00412CB2">
            <w:pPr>
              <w:pStyle w:val="TableParagraph"/>
              <w:spacing w:before="3"/>
              <w:jc w:val="center"/>
              <w:rPr>
                <w:sz w:val="24"/>
              </w:rPr>
            </w:pPr>
          </w:p>
          <w:p w14:paraId="27830899" w14:textId="77777777" w:rsidR="000D14B5" w:rsidRDefault="009748A5" w:rsidP="00412CB2">
            <w:pPr>
              <w:pStyle w:val="TableParagraph"/>
              <w:ind w:left="122"/>
              <w:jc w:val="center"/>
              <w:rPr>
                <w:sz w:val="18"/>
              </w:rPr>
            </w:pPr>
            <w:r>
              <w:rPr>
                <w:sz w:val="18"/>
              </w:rPr>
              <w:t>Science Director</w:t>
            </w:r>
          </w:p>
        </w:tc>
        <w:tc>
          <w:tcPr>
            <w:tcW w:w="1350"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1620"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306010" w:rsidP="009F72AC">
            <w:pPr>
              <w:pStyle w:val="TableParagraph"/>
              <w:spacing w:before="119"/>
              <w:ind w:left="121"/>
              <w:jc w:val="center"/>
              <w:rPr>
                <w:sz w:val="18"/>
              </w:rPr>
            </w:pPr>
            <w:hyperlink r:id="rId23">
              <w:r w:rsidR="009748A5">
                <w:rPr>
                  <w:color w:val="0000FF"/>
                  <w:sz w:val="18"/>
                  <w:u w:val="single" w:color="0000FF"/>
                </w:rPr>
                <w:t>sue@cookinletkeeper.org</w:t>
              </w:r>
            </w:hyperlink>
          </w:p>
        </w:tc>
      </w:tr>
      <w:tr w:rsidR="000D14B5" w14:paraId="0E9037E4" w14:textId="77777777" w:rsidTr="00412CB2">
        <w:trPr>
          <w:trHeight w:val="957"/>
        </w:trPr>
        <w:tc>
          <w:tcPr>
            <w:tcW w:w="1350" w:type="dxa"/>
            <w:tcBorders>
              <w:top w:val="single" w:sz="6" w:space="0" w:color="000000"/>
              <w:bottom w:val="single" w:sz="6" w:space="0" w:color="000000"/>
              <w:right w:val="single" w:sz="6" w:space="0" w:color="000000"/>
            </w:tcBorders>
          </w:tcPr>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0"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rsidP="00412CB2">
            <w:pPr>
              <w:pStyle w:val="TableParagraph"/>
              <w:jc w:val="center"/>
              <w:rPr>
                <w:sz w:val="20"/>
              </w:rPr>
            </w:pPr>
          </w:p>
          <w:p w14:paraId="2FE1C6F8" w14:textId="77777777" w:rsidR="000D14B5" w:rsidRDefault="000D14B5" w:rsidP="00412CB2">
            <w:pPr>
              <w:pStyle w:val="TableParagraph"/>
              <w:jc w:val="center"/>
              <w:rPr>
                <w:sz w:val="17"/>
              </w:rPr>
            </w:pPr>
          </w:p>
          <w:p w14:paraId="039AE87F" w14:textId="77777777" w:rsidR="000D14B5" w:rsidRDefault="009748A5" w:rsidP="00412CB2">
            <w:pPr>
              <w:pStyle w:val="TableParagraph"/>
              <w:ind w:left="122" w:right="354"/>
              <w:jc w:val="center"/>
              <w:rPr>
                <w:sz w:val="18"/>
              </w:rPr>
            </w:pPr>
            <w:r>
              <w:rPr>
                <w:sz w:val="18"/>
              </w:rPr>
              <w:t>Client Service Manager</w:t>
            </w:r>
          </w:p>
        </w:tc>
        <w:tc>
          <w:tcPr>
            <w:tcW w:w="1350"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1620"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306010" w:rsidP="009F72AC">
            <w:pPr>
              <w:pStyle w:val="TableParagraph"/>
              <w:ind w:left="121"/>
              <w:jc w:val="center"/>
              <w:rPr>
                <w:sz w:val="18"/>
              </w:rPr>
            </w:pPr>
            <w:hyperlink r:id="rId24" w:history="1">
              <w:r w:rsidR="005B7CBD" w:rsidRPr="005C5B2C">
                <w:rPr>
                  <w:rStyle w:val="Hyperlink"/>
                  <w:sz w:val="18"/>
                </w:rPr>
                <w:t>justin.nelson@sgs.com</w:t>
              </w:r>
            </w:hyperlink>
            <w:r w:rsidR="005B7CBD">
              <w:rPr>
                <w:sz w:val="18"/>
              </w:rPr>
              <w:t xml:space="preserve"> </w:t>
            </w:r>
          </w:p>
        </w:tc>
      </w:tr>
      <w:tr w:rsidR="00832A07" w14:paraId="25176739" w14:textId="77777777" w:rsidTr="00412CB2">
        <w:trPr>
          <w:trHeight w:val="777"/>
        </w:trPr>
        <w:tc>
          <w:tcPr>
            <w:tcW w:w="1350" w:type="dxa"/>
            <w:tcBorders>
              <w:top w:val="single" w:sz="6" w:space="0" w:color="000000"/>
              <w:bottom w:val="single" w:sz="6" w:space="0" w:color="000000"/>
              <w:right w:val="single" w:sz="6" w:space="0" w:color="000000"/>
            </w:tcBorders>
          </w:tcPr>
          <w:p w14:paraId="5AF15D9B" w14:textId="77777777" w:rsidR="00060E62" w:rsidRDefault="00060E62" w:rsidP="004770EF">
            <w:pPr>
              <w:pStyle w:val="TableParagraph"/>
              <w:rPr>
                <w:sz w:val="20"/>
              </w:rPr>
            </w:pPr>
          </w:p>
          <w:p w14:paraId="6F38F7A3" w14:textId="78A0EF21" w:rsidR="00832A07" w:rsidRDefault="004770EF">
            <w:pPr>
              <w:pStyle w:val="TableParagraph"/>
              <w:rPr>
                <w:sz w:val="20"/>
              </w:rPr>
            </w:pPr>
            <w:r>
              <w:rPr>
                <w:sz w:val="20"/>
              </w:rPr>
              <w:t xml:space="preserve"> </w:t>
            </w:r>
            <w:r w:rsidR="00832A07">
              <w:rPr>
                <w:sz w:val="20"/>
              </w:rPr>
              <w:t>Moses Jordan</w:t>
            </w:r>
          </w:p>
        </w:tc>
        <w:tc>
          <w:tcPr>
            <w:tcW w:w="1530"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rsidP="00412CB2">
            <w:pPr>
              <w:pStyle w:val="TableParagraph"/>
              <w:jc w:val="center"/>
              <w:rPr>
                <w:sz w:val="20"/>
              </w:rPr>
            </w:pPr>
            <w:r>
              <w:rPr>
                <w:sz w:val="20"/>
              </w:rPr>
              <w:t>Environmental Program Manager</w:t>
            </w:r>
          </w:p>
        </w:tc>
        <w:tc>
          <w:tcPr>
            <w:tcW w:w="1350"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r>
              <w:rPr>
                <w:sz w:val="18"/>
              </w:rPr>
              <w:t xml:space="preserve">Kenaitze </w:t>
            </w:r>
          </w:p>
          <w:p w14:paraId="3037CB36" w14:textId="6728E7C4" w:rsidR="00832A07" w:rsidRDefault="00832A07">
            <w:pPr>
              <w:pStyle w:val="TableParagraph"/>
              <w:spacing w:before="115"/>
              <w:ind w:left="122"/>
              <w:rPr>
                <w:sz w:val="18"/>
              </w:rPr>
            </w:pPr>
            <w:r>
              <w:rPr>
                <w:sz w:val="18"/>
              </w:rPr>
              <w:t>Indian Tribe</w:t>
            </w:r>
          </w:p>
        </w:tc>
        <w:tc>
          <w:tcPr>
            <w:tcW w:w="1620"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rsidTr="00412CB2">
        <w:trPr>
          <w:trHeight w:val="552"/>
        </w:trPr>
        <w:tc>
          <w:tcPr>
            <w:tcW w:w="1350" w:type="dxa"/>
            <w:tcBorders>
              <w:top w:val="single" w:sz="6" w:space="0" w:color="000000"/>
              <w:bottom w:val="single" w:sz="6" w:space="0" w:color="000000"/>
              <w:right w:val="single" w:sz="6" w:space="0" w:color="000000"/>
            </w:tcBorders>
          </w:tcPr>
          <w:p w14:paraId="4C71E9FB" w14:textId="5102AD70" w:rsidR="00832A07" w:rsidRDefault="004770EF">
            <w:pPr>
              <w:pStyle w:val="TableParagraph"/>
              <w:rPr>
                <w:sz w:val="20"/>
              </w:rPr>
            </w:pPr>
            <w:r>
              <w:rPr>
                <w:sz w:val="20"/>
              </w:rPr>
              <w:t xml:space="preserve"> </w:t>
            </w:r>
            <w:r w:rsidR="00832A07">
              <w:rPr>
                <w:sz w:val="20"/>
              </w:rPr>
              <w:t>Yvonne Weber</w:t>
            </w:r>
          </w:p>
        </w:tc>
        <w:tc>
          <w:tcPr>
            <w:tcW w:w="1530"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rsidP="00412CB2">
            <w:pPr>
              <w:pStyle w:val="TableParagraph"/>
              <w:jc w:val="center"/>
              <w:rPr>
                <w:sz w:val="20"/>
              </w:rPr>
            </w:pPr>
            <w:r>
              <w:rPr>
                <w:sz w:val="20"/>
              </w:rPr>
              <w:t>Environmental Director</w:t>
            </w:r>
          </w:p>
        </w:tc>
        <w:tc>
          <w:tcPr>
            <w:tcW w:w="1350"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r>
              <w:rPr>
                <w:sz w:val="18"/>
              </w:rPr>
              <w:t>Salamatof Tribe</w:t>
            </w:r>
          </w:p>
        </w:tc>
        <w:tc>
          <w:tcPr>
            <w:tcW w:w="1620"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3332"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306010" w:rsidP="009F72AC">
            <w:pPr>
              <w:pStyle w:val="TableParagraph"/>
              <w:spacing w:before="5"/>
              <w:jc w:val="center"/>
              <w:rPr>
                <w:sz w:val="18"/>
                <w:szCs w:val="18"/>
              </w:rPr>
            </w:pPr>
            <w:hyperlink r:id="rId25"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59F1E94" w14:textId="16CFB538" w:rsidR="008157C8" w:rsidRDefault="009748A5" w:rsidP="00D9703E">
      <w:pPr>
        <w:pStyle w:val="BodyText"/>
        <w:spacing w:before="227"/>
        <w:ind w:left="119" w:right="703"/>
      </w:pPr>
      <w:r>
        <w:t>Copies of this Quality Assurance Project Plan will be made available</w:t>
      </w:r>
      <w:r w:rsidR="00116BE7">
        <w:t xml:space="preserve"> onli</w:t>
      </w:r>
      <w:r w:rsidR="00060E62">
        <w:t>ne</w:t>
      </w:r>
      <w:r w:rsidR="00F11515">
        <w:t xml:space="preserve"> at </w:t>
      </w:r>
      <w:hyperlink r:id="rId26" w:history="1">
        <w:r w:rsidR="00F11515" w:rsidRPr="00060E62">
          <w:rPr>
            <w:rStyle w:val="Hyperlink"/>
          </w:rPr>
          <w:t>https://www.kenaiwatershed.org/science-in-action/research-information/water-quality</w:t>
        </w:r>
      </w:hyperlink>
      <w:r w:rsidR="00F11515" w:rsidRPr="00F11515">
        <w:t>/</w:t>
      </w:r>
      <w:r w:rsidR="00F11515">
        <w:t>.</w:t>
      </w:r>
      <w:r>
        <w:t xml:space="preserve"> Interested parties may request a digital copy from ADEC or KWF, or purchase a copy for the cost of production and shipping by writing the Kenai Watershed Forum, 44129 Sterling Highway, Soldotna, AK 99669</w:t>
      </w:r>
      <w:r w:rsidR="00F11515">
        <w:t>, or calling</w:t>
      </w:r>
      <w:r>
        <w:t xml:space="preserve"> (907) 260-5449, </w:t>
      </w:r>
      <w:r w:rsidR="004770EF">
        <w:t xml:space="preserve">or emailing </w:t>
      </w:r>
      <w:hyperlink r:id="rId27" w:history="1">
        <w:r w:rsidR="004770EF" w:rsidRPr="00C75A0C">
          <w:rPr>
            <w:rStyle w:val="Hyperlink"/>
          </w:rPr>
          <w:t>hydrology@kenaiwatershed.org</w:t>
        </w:r>
      </w:hyperlink>
      <w:r>
        <w:t>.</w:t>
      </w:r>
    </w:p>
    <w:p w14:paraId="3967F37F" w14:textId="77777777" w:rsidR="00D9703E" w:rsidRDefault="00D9703E" w:rsidP="00D9703E">
      <w:pPr>
        <w:pStyle w:val="BodyText"/>
        <w:spacing w:before="227"/>
        <w:ind w:left="119" w:right="703"/>
      </w:pPr>
    </w:p>
    <w:p w14:paraId="5B83E984" w14:textId="5C732701" w:rsidR="000D14B5" w:rsidRPr="004468AF" w:rsidRDefault="009748A5" w:rsidP="004468AF">
      <w:pPr>
        <w:pStyle w:val="Heading2"/>
        <w:ind w:left="0"/>
      </w:pPr>
      <w:bookmarkStart w:id="31" w:name="A4._PROJECT_/_TASK_ORGANIZATION"/>
      <w:bookmarkStart w:id="32" w:name="_Toc112073502"/>
      <w:bookmarkStart w:id="33" w:name="_Toc117087844"/>
      <w:bookmarkStart w:id="34" w:name="_Toc125960334"/>
      <w:bookmarkStart w:id="35" w:name="_Toc125983996"/>
      <w:bookmarkStart w:id="36" w:name="_Toc125984277"/>
      <w:bookmarkEnd w:id="31"/>
      <w:r w:rsidRPr="004468AF">
        <w:lastRenderedPageBreak/>
        <w:t>A4.</w:t>
      </w:r>
      <w:bookmarkStart w:id="37" w:name="_Toc125541872"/>
      <w:r w:rsidRPr="004468AF">
        <w:t xml:space="preserve"> Project </w:t>
      </w:r>
      <w:r w:rsidR="009A297F" w:rsidRPr="004468AF">
        <w:t>/ Task</w:t>
      </w:r>
      <w:r w:rsidRPr="004468AF">
        <w:t xml:space="preserve"> Organization</w:t>
      </w:r>
      <w:bookmarkEnd w:id="32"/>
      <w:bookmarkEnd w:id="33"/>
      <w:bookmarkEnd w:id="34"/>
      <w:bookmarkEnd w:id="35"/>
      <w:bookmarkEnd w:id="36"/>
      <w:bookmarkEnd w:id="37"/>
    </w:p>
    <w:p w14:paraId="0E1CB405" w14:textId="77777777" w:rsidR="009A297F" w:rsidRDefault="009A297F" w:rsidP="009A297F">
      <w:pPr>
        <w:pStyle w:val="Heading2"/>
      </w:pPr>
    </w:p>
    <w:p w14:paraId="7E32DC4F" w14:textId="77777777" w:rsidR="009A297F" w:rsidRDefault="009A297F" w:rsidP="009A297F">
      <w:pPr>
        <w:pStyle w:val="BodyText"/>
        <w:rPr>
          <w:b/>
          <w:sz w:val="20"/>
        </w:rPr>
      </w:pPr>
    </w:p>
    <w:p w14:paraId="003AC142" w14:textId="77777777" w:rsidR="009A297F" w:rsidRDefault="009A297F" w:rsidP="009A297F">
      <w:pPr>
        <w:pStyle w:val="BodyText"/>
        <w:spacing w:before="3"/>
        <w:rPr>
          <w:b/>
          <w:sz w:val="17"/>
        </w:rPr>
      </w:pPr>
      <w:r>
        <w:rPr>
          <w:noProof/>
        </w:rPr>
        <mc:AlternateContent>
          <mc:Choice Requires="wps">
            <w:drawing>
              <wp:anchor distT="0" distB="0" distL="114300" distR="114300" simplePos="0" relativeHeight="251686912" behindDoc="0" locked="0" layoutInCell="1" allowOverlap="1" wp14:anchorId="60BA138A" wp14:editId="5D8C8B4B">
                <wp:simplePos x="0" y="0"/>
                <wp:positionH relativeFrom="page">
                  <wp:posOffset>2905125</wp:posOffset>
                </wp:positionH>
                <wp:positionV relativeFrom="paragraph">
                  <wp:posOffset>956945</wp:posOffset>
                </wp:positionV>
                <wp:extent cx="0" cy="590550"/>
                <wp:effectExtent l="0" t="0" r="19050" b="19050"/>
                <wp:wrapNone/>
                <wp:docPr id="1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E7E4A4" id="Line 5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83840" behindDoc="0" locked="0" layoutInCell="1" allowOverlap="1" wp14:anchorId="73C8A73E" wp14:editId="73C4DE0C">
                <wp:simplePos x="0" y="0"/>
                <wp:positionH relativeFrom="page">
                  <wp:posOffset>2904490</wp:posOffset>
                </wp:positionH>
                <wp:positionV relativeFrom="paragraph">
                  <wp:posOffset>2261235</wp:posOffset>
                </wp:positionV>
                <wp:extent cx="0" cy="499745"/>
                <wp:effectExtent l="0" t="0" r="19050" b="33655"/>
                <wp:wrapNone/>
                <wp:docPr id="1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79D154" id="Line 57"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Pr>
          <w:noProof/>
        </w:rPr>
        <mc:AlternateContent>
          <mc:Choice Requires="wpg">
            <w:drawing>
              <wp:anchor distT="0" distB="0" distL="0" distR="0" simplePos="0" relativeHeight="251684864" behindDoc="1" locked="0" layoutInCell="1" allowOverlap="1" wp14:anchorId="62875B2F" wp14:editId="7DC1F868">
                <wp:simplePos x="0" y="0"/>
                <wp:positionH relativeFrom="page">
                  <wp:posOffset>1985645</wp:posOffset>
                </wp:positionH>
                <wp:positionV relativeFrom="paragraph">
                  <wp:posOffset>151765</wp:posOffset>
                </wp:positionV>
                <wp:extent cx="4119245" cy="2110740"/>
                <wp:effectExtent l="0" t="0" r="14605" b="22860"/>
                <wp:wrapTopAndBottom/>
                <wp:docPr id="1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5" name="Line 63"/>
                        <wps:cNvCnPr>
                          <a:cxnSpLocks noChangeShapeType="1"/>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C8687D9" w14:textId="77777777" w:rsidR="00AD45FB" w:rsidRDefault="00AD45FB" w:rsidP="009A297F">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81FE5CD" w14:textId="77777777" w:rsidR="00AD45FB" w:rsidRDefault="00AD45FB" w:rsidP="009A297F">
                              <w:pPr>
                                <w:spacing w:before="68"/>
                                <w:ind w:left="376" w:right="376"/>
                                <w:jc w:val="center"/>
                                <w:rPr>
                                  <w:b/>
                                  <w:sz w:val="24"/>
                                </w:rPr>
                              </w:pPr>
                              <w:r>
                                <w:rPr>
                                  <w:b/>
                                  <w:sz w:val="24"/>
                                </w:rPr>
                                <w:t>ADEC QA Officer</w:t>
                              </w:r>
                            </w:p>
                            <w:p w14:paraId="2ABFE315" w14:textId="77777777" w:rsidR="00AD45FB" w:rsidRDefault="00AD45FB" w:rsidP="009A297F">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E65853" w14:textId="77777777" w:rsidR="00AD45FB" w:rsidRDefault="00AD45FB" w:rsidP="009A297F">
                              <w:pPr>
                                <w:spacing w:before="73"/>
                                <w:ind w:left="141"/>
                                <w:rPr>
                                  <w:b/>
                                  <w:sz w:val="24"/>
                                </w:rPr>
                              </w:pPr>
                              <w:r>
                                <w:rPr>
                                  <w:b/>
                                  <w:sz w:val="24"/>
                                </w:rPr>
                                <w:t>ADEC Project Manager</w:t>
                              </w:r>
                            </w:p>
                            <w:p w14:paraId="2DD76223" w14:textId="77777777" w:rsidR="00AD45FB" w:rsidRDefault="00AD45FB" w:rsidP="009A297F">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75B2F" id="Group 59" o:spid="_x0000_s1026" style="position:absolute;margin-left:156.35pt;margin-top:11.95pt;width:324.35pt;height:166.2pt;z-index:-25163161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5C8687D9" w14:textId="77777777" w:rsidR="00AD45FB" w:rsidRDefault="00AD45FB" w:rsidP="009A297F">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681FE5CD" w14:textId="77777777" w:rsidR="00AD45FB" w:rsidRDefault="00AD45FB" w:rsidP="009A297F">
                        <w:pPr>
                          <w:spacing w:before="68"/>
                          <w:ind w:left="376" w:right="376"/>
                          <w:jc w:val="center"/>
                          <w:rPr>
                            <w:b/>
                            <w:sz w:val="24"/>
                          </w:rPr>
                        </w:pPr>
                        <w:r>
                          <w:rPr>
                            <w:b/>
                            <w:sz w:val="24"/>
                          </w:rPr>
                          <w:t>ADEC QA Officer</w:t>
                        </w:r>
                      </w:p>
                      <w:p w14:paraId="2ABFE315" w14:textId="77777777" w:rsidR="00AD45FB" w:rsidRDefault="00AD45FB" w:rsidP="009A297F">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66E65853" w14:textId="77777777" w:rsidR="00AD45FB" w:rsidRDefault="00AD45FB" w:rsidP="009A297F">
                        <w:pPr>
                          <w:spacing w:before="73"/>
                          <w:ind w:left="141"/>
                          <w:rPr>
                            <w:b/>
                            <w:sz w:val="24"/>
                          </w:rPr>
                        </w:pPr>
                        <w:r>
                          <w:rPr>
                            <w:b/>
                            <w:sz w:val="24"/>
                          </w:rPr>
                          <w:t>ADEC Project Manager</w:t>
                        </w:r>
                      </w:p>
                      <w:p w14:paraId="2DD76223" w14:textId="77777777" w:rsidR="00AD45FB" w:rsidRDefault="00AD45FB" w:rsidP="009A297F">
                        <w:pPr>
                          <w:spacing w:before="3"/>
                          <w:ind w:left="780"/>
                          <w:rPr>
                            <w:sz w:val="24"/>
                          </w:rPr>
                        </w:pPr>
                        <w:r>
                          <w:rPr>
                            <w:sz w:val="24"/>
                          </w:rPr>
                          <w:t>Sarah Apsens</w:t>
                        </w:r>
                      </w:p>
                    </w:txbxContent>
                  </v:textbox>
                </v:shape>
                <w10:wrap type="topAndBottom" anchorx="page"/>
              </v:group>
            </w:pict>
          </mc:Fallback>
        </mc:AlternateContent>
      </w:r>
    </w:p>
    <w:p w14:paraId="6914AC82" w14:textId="77777777" w:rsidR="009A297F" w:rsidRDefault="009A297F" w:rsidP="009A297F">
      <w:pPr>
        <w:pStyle w:val="BodyText"/>
        <w:rPr>
          <w:b/>
          <w:sz w:val="20"/>
        </w:rPr>
      </w:pPr>
    </w:p>
    <w:p w14:paraId="592AE585" w14:textId="77777777" w:rsidR="009A297F" w:rsidRDefault="009A297F" w:rsidP="009A297F">
      <w:pPr>
        <w:pStyle w:val="BodyText"/>
        <w:rPr>
          <w:b/>
          <w:sz w:val="20"/>
        </w:rPr>
      </w:pPr>
    </w:p>
    <w:p w14:paraId="5DB415ED" w14:textId="77777777" w:rsidR="009A297F" w:rsidRDefault="009A297F" w:rsidP="009A297F">
      <w:pPr>
        <w:pStyle w:val="BodyText"/>
        <w:spacing w:before="9"/>
        <w:rPr>
          <w:b/>
          <w:sz w:val="21"/>
        </w:rPr>
      </w:pPr>
      <w:r>
        <w:rPr>
          <w:noProof/>
        </w:rPr>
        <mc:AlternateContent>
          <mc:Choice Requires="wps">
            <w:drawing>
              <wp:anchor distT="0" distB="0" distL="0" distR="0" simplePos="0" relativeHeight="251685888" behindDoc="1" locked="0" layoutInCell="1" allowOverlap="1" wp14:anchorId="1563A1EC" wp14:editId="2A47A331">
                <wp:simplePos x="0" y="0"/>
                <wp:positionH relativeFrom="page">
                  <wp:posOffset>1878330</wp:posOffset>
                </wp:positionH>
                <wp:positionV relativeFrom="paragraph">
                  <wp:posOffset>189230</wp:posOffset>
                </wp:positionV>
                <wp:extent cx="2166620" cy="586105"/>
                <wp:effectExtent l="0" t="0" r="0" b="0"/>
                <wp:wrapTopAndBottom/>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115666" w14:textId="77777777" w:rsidR="00AD45FB" w:rsidRDefault="00AD45FB" w:rsidP="009A297F">
                            <w:pPr>
                              <w:spacing w:before="71" w:line="275" w:lineRule="exact"/>
                              <w:ind w:left="506" w:right="504"/>
                              <w:jc w:val="center"/>
                              <w:rPr>
                                <w:b/>
                                <w:sz w:val="24"/>
                              </w:rPr>
                            </w:pPr>
                            <w:r>
                              <w:rPr>
                                <w:b/>
                                <w:sz w:val="24"/>
                              </w:rPr>
                              <w:t>KWF Sampling Teams</w:t>
                            </w:r>
                          </w:p>
                          <w:p w14:paraId="3A2C5C8C" w14:textId="77777777" w:rsidR="00AD45FB" w:rsidRDefault="00AD45FB" w:rsidP="009A297F">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3A1EC" id="Text Box 58" o:spid="_x0000_s1031" type="#_x0000_t202" style="position:absolute;margin-left:147.9pt;margin-top:14.9pt;width:170.6pt;height:46.1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IcCBXyIAgAAIQUAAA4AAAAAAAAAAAAAAAAALgIAAGRycy9lMm9Eb2MueG1sUEsBAi0AFAAG&#10;AAgAAAAhAJBotUTgAAAACgEAAA8AAAAAAAAAAAAAAAAA4gQAAGRycy9kb3ducmV2LnhtbFBLBQYA&#10;AAAABAAEAPMAAADvBQAAAAA=&#10;" filled="f">
                <v:textbox inset="0,0,0,0">
                  <w:txbxContent>
                    <w:p w14:paraId="3E115666" w14:textId="77777777" w:rsidR="00AD45FB" w:rsidRDefault="00AD45FB" w:rsidP="009A297F">
                      <w:pPr>
                        <w:spacing w:before="71" w:line="275" w:lineRule="exact"/>
                        <w:ind w:left="506" w:right="504"/>
                        <w:jc w:val="center"/>
                        <w:rPr>
                          <w:b/>
                          <w:sz w:val="24"/>
                        </w:rPr>
                      </w:pPr>
                      <w:r>
                        <w:rPr>
                          <w:b/>
                          <w:sz w:val="24"/>
                        </w:rPr>
                        <w:t>KWF Sampling Teams</w:t>
                      </w:r>
                    </w:p>
                    <w:p w14:paraId="3A2C5C8C" w14:textId="77777777" w:rsidR="00AD45FB" w:rsidRDefault="00AD45FB" w:rsidP="009A297F">
                      <w:pPr>
                        <w:pStyle w:val="BodyText"/>
                        <w:spacing w:line="275" w:lineRule="exact"/>
                        <w:ind w:left="503" w:right="504"/>
                        <w:jc w:val="center"/>
                      </w:pPr>
                      <w:r>
                        <w:t>Determined Annually</w:t>
                      </w:r>
                    </w:p>
                  </w:txbxContent>
                </v:textbox>
                <w10:wrap type="topAndBottom" anchorx="page"/>
              </v:shape>
            </w:pict>
          </mc:Fallback>
        </mc:AlternateContent>
      </w:r>
    </w:p>
    <w:p w14:paraId="194C5B15" w14:textId="77777777" w:rsidR="000D14B5" w:rsidRPr="00412CB2" w:rsidRDefault="000D14B5" w:rsidP="00412CB2">
      <w:pPr>
        <w:pStyle w:val="Caption"/>
        <w:jc w:val="center"/>
        <w:rPr>
          <w:color w:val="auto"/>
          <w:sz w:val="24"/>
        </w:rPr>
      </w:pPr>
    </w:p>
    <w:p w14:paraId="6AA6EB6D" w14:textId="77777777" w:rsidR="009A297F" w:rsidRPr="00307E5C" w:rsidRDefault="009748A5" w:rsidP="00307E5C">
      <w:pPr>
        <w:pStyle w:val="Caption"/>
        <w:jc w:val="center"/>
        <w:rPr>
          <w:i w:val="0"/>
          <w:color w:val="auto"/>
          <w:sz w:val="24"/>
          <w:szCs w:val="24"/>
        </w:rPr>
      </w:pPr>
      <w:bookmarkStart w:id="38" w:name="_Ref125966394"/>
      <w:bookmarkStart w:id="39" w:name="_Toc125959528"/>
      <w:bookmarkStart w:id="40" w:name="_Ref125966387"/>
      <w:r w:rsidRPr="00412CB2">
        <w:rPr>
          <w:i w:val="0"/>
          <w:color w:val="auto"/>
          <w:sz w:val="24"/>
        </w:rPr>
        <w:t xml:space="preserve">Figure </w:t>
      </w:r>
      <w:r w:rsidR="00307E5C" w:rsidRPr="00307E5C">
        <w:rPr>
          <w:i w:val="0"/>
          <w:color w:val="auto"/>
          <w:sz w:val="24"/>
          <w:szCs w:val="24"/>
        </w:rPr>
        <w:fldChar w:fldCharType="begin"/>
      </w:r>
      <w:r w:rsidR="00307E5C" w:rsidRPr="00307E5C">
        <w:rPr>
          <w:i w:val="0"/>
          <w:color w:val="auto"/>
          <w:sz w:val="24"/>
          <w:szCs w:val="24"/>
        </w:rPr>
        <w:instrText xml:space="preserve"> SEQ Figure \* ARABIC </w:instrText>
      </w:r>
      <w:r w:rsidR="00307E5C" w:rsidRPr="00307E5C">
        <w:rPr>
          <w:i w:val="0"/>
          <w:color w:val="auto"/>
          <w:sz w:val="24"/>
          <w:szCs w:val="24"/>
        </w:rPr>
        <w:fldChar w:fldCharType="separate"/>
      </w:r>
      <w:r w:rsidR="00AD3520">
        <w:rPr>
          <w:i w:val="0"/>
          <w:noProof/>
          <w:color w:val="auto"/>
          <w:sz w:val="24"/>
          <w:szCs w:val="24"/>
        </w:rPr>
        <w:t>1</w:t>
      </w:r>
      <w:r w:rsidR="00307E5C" w:rsidRPr="00307E5C">
        <w:rPr>
          <w:i w:val="0"/>
          <w:color w:val="auto"/>
          <w:sz w:val="24"/>
          <w:szCs w:val="24"/>
        </w:rPr>
        <w:fldChar w:fldCharType="end"/>
      </w:r>
      <w:bookmarkEnd w:id="38"/>
      <w:r w:rsidR="00307E5C" w:rsidRPr="00307E5C">
        <w:rPr>
          <w:i w:val="0"/>
          <w:color w:val="auto"/>
          <w:sz w:val="24"/>
          <w:szCs w:val="24"/>
        </w:rPr>
        <w:t xml:space="preserve">. </w:t>
      </w:r>
      <w:r w:rsidR="009A297F" w:rsidRPr="00307E5C">
        <w:rPr>
          <w:i w:val="0"/>
          <w:color w:val="auto"/>
          <w:sz w:val="24"/>
          <w:szCs w:val="24"/>
        </w:rPr>
        <w:t>Project management organization</w:t>
      </w:r>
      <w:bookmarkEnd w:id="39"/>
      <w:bookmarkEnd w:id="40"/>
    </w:p>
    <w:p w14:paraId="6EA25BC5" w14:textId="214EE4A9" w:rsidR="000D14B5" w:rsidRPr="00412CB2" w:rsidRDefault="000D14B5" w:rsidP="00412CB2"/>
    <w:p w14:paraId="65A78734" w14:textId="77777777" w:rsidR="000D14B5" w:rsidRPr="00412CB2" w:rsidRDefault="000D14B5" w:rsidP="00412CB2"/>
    <w:p w14:paraId="66FAD2CB" w14:textId="77777777" w:rsidR="000D14B5" w:rsidRPr="00D9703E" w:rsidRDefault="009748A5" w:rsidP="00412CB2">
      <w:pPr>
        <w:rPr>
          <w:b/>
          <w:sz w:val="24"/>
          <w:szCs w:val="24"/>
        </w:rPr>
      </w:pPr>
      <w:bookmarkStart w:id="41" w:name="Key_Contacts_and_Responsibilities"/>
      <w:bookmarkEnd w:id="41"/>
      <w:r w:rsidRPr="00D9703E">
        <w:rPr>
          <w:b/>
          <w:sz w:val="24"/>
          <w:szCs w:val="24"/>
        </w:rPr>
        <w:t>Key Contacts and Responsibilities</w:t>
      </w:r>
    </w:p>
    <w:p w14:paraId="3F75AE15" w14:textId="77777777" w:rsidR="000D14B5" w:rsidRPr="00D9703E" w:rsidRDefault="000D14B5" w:rsidP="00412CB2">
      <w:pPr>
        <w:rPr>
          <w:b/>
          <w:sz w:val="24"/>
          <w:szCs w:val="24"/>
        </w:rPr>
      </w:pPr>
    </w:p>
    <w:p w14:paraId="20A42A88" w14:textId="77777777" w:rsidR="000D14B5" w:rsidRPr="00D9703E" w:rsidRDefault="009748A5" w:rsidP="00412CB2">
      <w:pPr>
        <w:rPr>
          <w:sz w:val="24"/>
          <w:szCs w:val="24"/>
        </w:rPr>
      </w:pPr>
      <w:r w:rsidRPr="00D9703E">
        <w:rPr>
          <w:sz w:val="24"/>
          <w:szCs w:val="24"/>
          <w:u w:val="single"/>
        </w:rPr>
        <w:t>Sarah Apsens</w:t>
      </w:r>
      <w:r w:rsidRPr="00D9703E">
        <w:rPr>
          <w:sz w:val="24"/>
          <w:szCs w:val="24"/>
        </w:rPr>
        <w:t xml:space="preserve"> - ADEC Project Manager. Ms. Apsens will oversee the project for DEC, provide technical support, QAPP review, review of any proposed sampling plan modifications, and the review of all reports.</w:t>
      </w:r>
    </w:p>
    <w:p w14:paraId="55006125" w14:textId="77777777" w:rsidR="000D14B5" w:rsidRPr="00D9703E" w:rsidRDefault="000D14B5" w:rsidP="00412CB2">
      <w:pPr>
        <w:rPr>
          <w:sz w:val="24"/>
          <w:szCs w:val="24"/>
        </w:rPr>
      </w:pPr>
    </w:p>
    <w:p w14:paraId="0A9BBC0F" w14:textId="77777777" w:rsidR="000D14B5" w:rsidRPr="00D9703E" w:rsidRDefault="009748A5" w:rsidP="00412CB2">
      <w:pPr>
        <w:rPr>
          <w:sz w:val="24"/>
          <w:szCs w:val="24"/>
        </w:rPr>
      </w:pPr>
      <w:r w:rsidRPr="00D9703E">
        <w:rPr>
          <w:sz w:val="24"/>
          <w:szCs w:val="24"/>
          <w:u w:val="single"/>
        </w:rPr>
        <w:t>John Clark</w:t>
      </w:r>
      <w:r w:rsidRPr="00D9703E">
        <w:rPr>
          <w:sz w:val="24"/>
          <w:szCs w:val="24"/>
        </w:rP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Pr="00D9703E" w:rsidRDefault="000D14B5" w:rsidP="00412CB2">
      <w:pPr>
        <w:rPr>
          <w:sz w:val="24"/>
          <w:szCs w:val="24"/>
        </w:rPr>
      </w:pPr>
    </w:p>
    <w:p w14:paraId="3B2C69CB" w14:textId="33AEAEDA" w:rsidR="000D14B5" w:rsidRPr="00D9703E" w:rsidRDefault="00AD6708" w:rsidP="00412CB2">
      <w:pPr>
        <w:rPr>
          <w:sz w:val="24"/>
          <w:szCs w:val="24"/>
        </w:rPr>
      </w:pPr>
      <w:r w:rsidRPr="00D9703E">
        <w:rPr>
          <w:sz w:val="24"/>
          <w:szCs w:val="24"/>
          <w:u w:val="single"/>
        </w:rPr>
        <w:t>Benjamin Meyer</w:t>
      </w:r>
      <w:r w:rsidR="009748A5" w:rsidRPr="00D9703E">
        <w:rPr>
          <w:sz w:val="24"/>
          <w:szCs w:val="24"/>
        </w:rPr>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rsidRPr="00D9703E">
        <w:rPr>
          <w:sz w:val="24"/>
          <w:szCs w:val="24"/>
        </w:rPr>
        <w:t>s water quality monitors. They are</w:t>
      </w:r>
      <w:r w:rsidR="009748A5" w:rsidRPr="00D9703E">
        <w:rPr>
          <w:sz w:val="24"/>
          <w:szCs w:val="24"/>
        </w:rPr>
        <w:t xml:space="preserve"> trained in Agency Baseli</w:t>
      </w:r>
      <w:r w:rsidR="00E07811" w:rsidRPr="00D9703E">
        <w:rPr>
          <w:sz w:val="24"/>
          <w:szCs w:val="24"/>
        </w:rPr>
        <w:t>ne Sampling protocols. They are</w:t>
      </w:r>
      <w:r w:rsidR="009748A5" w:rsidRPr="00D9703E">
        <w:rPr>
          <w:sz w:val="24"/>
          <w:szCs w:val="24"/>
        </w:rPr>
        <w:t xml:space="preserve"> responsible for overall supervision of quality assurance and data entry.</w:t>
      </w:r>
    </w:p>
    <w:p w14:paraId="58F7F97A" w14:textId="77777777" w:rsidR="000D14B5" w:rsidRPr="00D9703E" w:rsidRDefault="000D14B5" w:rsidP="00412CB2">
      <w:pPr>
        <w:rPr>
          <w:sz w:val="24"/>
          <w:szCs w:val="24"/>
        </w:rPr>
      </w:pPr>
    </w:p>
    <w:p w14:paraId="3C2A968F" w14:textId="51720D2F" w:rsidR="000D14B5" w:rsidRPr="00D9703E" w:rsidRDefault="00F465DC" w:rsidP="00412CB2">
      <w:pPr>
        <w:rPr>
          <w:sz w:val="24"/>
          <w:szCs w:val="24"/>
        </w:rPr>
      </w:pPr>
      <w:r w:rsidRPr="00D9703E">
        <w:rPr>
          <w:sz w:val="24"/>
          <w:szCs w:val="24"/>
          <w:u w:val="single"/>
        </w:rPr>
        <w:t>Justin Nelson</w:t>
      </w:r>
      <w:r w:rsidR="009748A5" w:rsidRPr="00D9703E">
        <w:rPr>
          <w:sz w:val="24"/>
          <w:szCs w:val="24"/>
        </w:rPr>
        <w:t xml:space="preserve"> </w:t>
      </w:r>
      <w:r w:rsidR="009748A5" w:rsidRPr="00D9703E">
        <w:rPr>
          <w:b/>
          <w:sz w:val="24"/>
          <w:szCs w:val="24"/>
        </w:rPr>
        <w:t xml:space="preserve">- </w:t>
      </w:r>
      <w:r w:rsidR="009748A5" w:rsidRPr="00D9703E">
        <w:rPr>
          <w:sz w:val="24"/>
          <w:szCs w:val="24"/>
        </w:rPr>
        <w:t xml:space="preserve">SGS Environmental Laboratory Services (SGS) - Subcontractor for Kenai River Water Quality Assessment element of the project. </w:t>
      </w:r>
      <w:r w:rsidR="007618AD" w:rsidRPr="00D9703E">
        <w:rPr>
          <w:sz w:val="24"/>
          <w:szCs w:val="24"/>
        </w:rPr>
        <w:t>O</w:t>
      </w:r>
      <w:r w:rsidR="009748A5" w:rsidRPr="00D9703E">
        <w:rPr>
          <w:sz w:val="24"/>
          <w:szCs w:val="24"/>
        </w:rPr>
        <w:t>versees all analyses to be performed at SGS. This contract will be used to ensure proper sampl</w:t>
      </w:r>
      <w:r w:rsidR="007967D8" w:rsidRPr="00D9703E">
        <w:rPr>
          <w:sz w:val="24"/>
          <w:szCs w:val="24"/>
        </w:rPr>
        <w:t xml:space="preserve">ing and analysis of water for </w:t>
      </w:r>
      <w:r w:rsidR="005429B2" w:rsidRPr="00D9703E">
        <w:rPr>
          <w:sz w:val="24"/>
          <w:szCs w:val="24"/>
        </w:rPr>
        <w:t>2</w:t>
      </w:r>
      <w:r w:rsidR="007967D8" w:rsidRPr="00D9703E">
        <w:rPr>
          <w:sz w:val="24"/>
          <w:szCs w:val="24"/>
        </w:rPr>
        <w:t>2</w:t>
      </w:r>
      <w:r w:rsidR="009748A5" w:rsidRPr="00D9703E">
        <w:rPr>
          <w:sz w:val="24"/>
          <w:szCs w:val="24"/>
        </w:rPr>
        <w:t xml:space="preserve"> Kenai River Watershed sites to determine the water quality within the Kenai River Watershed.</w:t>
      </w:r>
    </w:p>
    <w:p w14:paraId="48DED29A" w14:textId="77777777" w:rsidR="000D14B5" w:rsidRPr="00D9703E" w:rsidRDefault="000D14B5" w:rsidP="00412CB2">
      <w:pPr>
        <w:rPr>
          <w:sz w:val="24"/>
          <w:szCs w:val="24"/>
        </w:rPr>
      </w:pPr>
    </w:p>
    <w:p w14:paraId="274231F1" w14:textId="1A329926" w:rsidR="000D14B5" w:rsidRPr="00D9703E" w:rsidRDefault="00E07811" w:rsidP="00412CB2">
      <w:pPr>
        <w:rPr>
          <w:sz w:val="24"/>
          <w:szCs w:val="24"/>
        </w:rPr>
      </w:pPr>
      <w:r w:rsidRPr="00D9703E">
        <w:rPr>
          <w:sz w:val="24"/>
          <w:szCs w:val="24"/>
          <w:u w:val="single"/>
        </w:rPr>
        <w:t>John Essert</w:t>
      </w:r>
      <w:r w:rsidR="009748A5" w:rsidRPr="00D9703E">
        <w:rPr>
          <w:sz w:val="24"/>
          <w:szCs w:val="24"/>
          <w:u w:val="single"/>
        </w:rPr>
        <w:t xml:space="preserve"> </w:t>
      </w:r>
      <w:r w:rsidR="009748A5" w:rsidRPr="00D9703E">
        <w:rPr>
          <w:sz w:val="24"/>
          <w:szCs w:val="24"/>
        </w:rPr>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Pr="00D9703E" w:rsidRDefault="000D14B5" w:rsidP="00412CB2">
      <w:pPr>
        <w:rPr>
          <w:sz w:val="24"/>
          <w:szCs w:val="24"/>
        </w:rPr>
      </w:pPr>
    </w:p>
    <w:p w14:paraId="7E847B37" w14:textId="77777777" w:rsidR="000D14B5" w:rsidRPr="00D9703E" w:rsidRDefault="009748A5" w:rsidP="00412CB2">
      <w:pPr>
        <w:rPr>
          <w:sz w:val="24"/>
          <w:szCs w:val="24"/>
        </w:rPr>
      </w:pPr>
      <w:r w:rsidRPr="00D9703E">
        <w:rPr>
          <w:sz w:val="24"/>
          <w:szCs w:val="24"/>
          <w:u w:val="single"/>
        </w:rPr>
        <w:t>Technical Advisory Committee</w:t>
      </w:r>
      <w:r w:rsidRPr="00D9703E">
        <w:rPr>
          <w:sz w:val="24"/>
          <w:szCs w:val="24"/>
        </w:rP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Pr="00D9703E" w:rsidRDefault="000D14B5" w:rsidP="00412CB2">
      <w:pPr>
        <w:rPr>
          <w:sz w:val="24"/>
          <w:szCs w:val="24"/>
        </w:rPr>
      </w:pPr>
    </w:p>
    <w:p w14:paraId="02741A2B" w14:textId="65717476" w:rsidR="000D14B5" w:rsidRPr="00D9703E" w:rsidRDefault="009748A5" w:rsidP="002241BD">
      <w:pPr>
        <w:rPr>
          <w:sz w:val="24"/>
          <w:szCs w:val="24"/>
        </w:rPr>
      </w:pPr>
      <w:r w:rsidRPr="00D9703E">
        <w:rPr>
          <w:sz w:val="24"/>
          <w:szCs w:val="24"/>
          <w:u w:val="single"/>
        </w:rPr>
        <w:t xml:space="preserve">Field Monitoring Staff </w:t>
      </w:r>
      <w:r w:rsidRPr="00D9703E">
        <w:rPr>
          <w:sz w:val="24"/>
          <w:szCs w:val="24"/>
        </w:rPr>
        <w:t xml:space="preserve">- Monitoring staff collect samples for the Kenai River Watershed Monitoring program. Monitoring staff are </w:t>
      </w:r>
      <w:r w:rsidR="005C79E7" w:rsidRPr="00D9703E">
        <w:rPr>
          <w:sz w:val="24"/>
          <w:szCs w:val="24"/>
        </w:rPr>
        <w:t>or have been</w:t>
      </w:r>
      <w:r w:rsidR="009A297F" w:rsidRPr="00D9703E">
        <w:rPr>
          <w:sz w:val="24"/>
          <w:szCs w:val="24"/>
        </w:rPr>
        <w:t xml:space="preserve"> </w:t>
      </w:r>
      <w:r w:rsidRPr="00D9703E">
        <w:rPr>
          <w:sz w:val="24"/>
          <w:szCs w:val="24"/>
        </w:rPr>
        <w:t>provided by the following Agencies/Organizations</w:t>
      </w:r>
      <w:r w:rsidR="00060E62" w:rsidRPr="00D9703E">
        <w:rPr>
          <w:sz w:val="24"/>
          <w:szCs w:val="24"/>
        </w:rPr>
        <w:t xml:space="preserve">: </w:t>
      </w:r>
    </w:p>
    <w:p w14:paraId="40D6A44E" w14:textId="77777777" w:rsidR="00060E62" w:rsidRPr="00D9703E" w:rsidRDefault="00060E62" w:rsidP="009A297F">
      <w:pPr>
        <w:rPr>
          <w:sz w:val="24"/>
          <w:szCs w:val="24"/>
        </w:rPr>
      </w:pPr>
    </w:p>
    <w:p w14:paraId="056A1BC8" w14:textId="77777777" w:rsidR="00060E62" w:rsidRPr="00D9703E" w:rsidRDefault="00060E62" w:rsidP="006128E6">
      <w:pPr>
        <w:pStyle w:val="ListParagraph"/>
        <w:numPr>
          <w:ilvl w:val="0"/>
          <w:numId w:val="58"/>
        </w:numPr>
        <w:rPr>
          <w:sz w:val="24"/>
          <w:szCs w:val="24"/>
        </w:rPr>
      </w:pPr>
      <w:r w:rsidRPr="00D9703E">
        <w:rPr>
          <w:sz w:val="24"/>
          <w:szCs w:val="24"/>
        </w:rPr>
        <w:t>Kenai Peninsula Borough</w:t>
      </w:r>
    </w:p>
    <w:p w14:paraId="52B87A28" w14:textId="77777777" w:rsidR="00060E62" w:rsidRPr="00D9703E" w:rsidRDefault="009748A5" w:rsidP="006128E6">
      <w:pPr>
        <w:pStyle w:val="ListParagraph"/>
        <w:numPr>
          <w:ilvl w:val="0"/>
          <w:numId w:val="58"/>
        </w:numPr>
        <w:rPr>
          <w:sz w:val="24"/>
          <w:szCs w:val="24"/>
        </w:rPr>
      </w:pPr>
      <w:r w:rsidRPr="00D9703E">
        <w:rPr>
          <w:sz w:val="24"/>
          <w:szCs w:val="24"/>
        </w:rPr>
        <w:t>U.S. Fish and Wildlife Service</w:t>
      </w:r>
    </w:p>
    <w:p w14:paraId="0A333AB5" w14:textId="4C8DC9EE" w:rsidR="00060E62" w:rsidRPr="00D9703E" w:rsidRDefault="009748A5" w:rsidP="006128E6">
      <w:pPr>
        <w:pStyle w:val="ListParagraph"/>
        <w:numPr>
          <w:ilvl w:val="0"/>
          <w:numId w:val="58"/>
        </w:numPr>
        <w:rPr>
          <w:sz w:val="24"/>
          <w:szCs w:val="24"/>
        </w:rPr>
      </w:pPr>
      <w:r w:rsidRPr="00D9703E">
        <w:rPr>
          <w:sz w:val="24"/>
          <w:szCs w:val="24"/>
        </w:rPr>
        <w:t>U.S. Forest Service</w:t>
      </w:r>
    </w:p>
    <w:p w14:paraId="6A5FF3FD" w14:textId="76887AFC" w:rsidR="00060E62" w:rsidRPr="00D9703E" w:rsidRDefault="009748A5" w:rsidP="006128E6">
      <w:pPr>
        <w:pStyle w:val="ListParagraph"/>
        <w:numPr>
          <w:ilvl w:val="0"/>
          <w:numId w:val="58"/>
        </w:numPr>
        <w:rPr>
          <w:sz w:val="24"/>
          <w:szCs w:val="24"/>
        </w:rPr>
      </w:pPr>
      <w:r w:rsidRPr="00D9703E">
        <w:rPr>
          <w:sz w:val="24"/>
          <w:szCs w:val="24"/>
        </w:rPr>
        <w:t>Alaska Department of Fish and Game</w:t>
      </w:r>
    </w:p>
    <w:p w14:paraId="7E2020A0" w14:textId="6CE31958" w:rsidR="00060E62" w:rsidRPr="00D9703E" w:rsidRDefault="009748A5" w:rsidP="006128E6">
      <w:pPr>
        <w:pStyle w:val="ListParagraph"/>
        <w:numPr>
          <w:ilvl w:val="0"/>
          <w:numId w:val="58"/>
        </w:numPr>
        <w:rPr>
          <w:sz w:val="24"/>
          <w:szCs w:val="24"/>
        </w:rPr>
      </w:pPr>
      <w:r w:rsidRPr="00D9703E">
        <w:rPr>
          <w:sz w:val="24"/>
          <w:szCs w:val="24"/>
        </w:rPr>
        <w:t>Alaska Department of Natural Resources</w:t>
      </w:r>
    </w:p>
    <w:p w14:paraId="319093A9" w14:textId="5F50324A" w:rsidR="00060E62" w:rsidRPr="00D9703E" w:rsidRDefault="009748A5" w:rsidP="006128E6">
      <w:pPr>
        <w:pStyle w:val="ListParagraph"/>
        <w:numPr>
          <w:ilvl w:val="0"/>
          <w:numId w:val="58"/>
        </w:numPr>
        <w:rPr>
          <w:sz w:val="24"/>
          <w:szCs w:val="24"/>
        </w:rPr>
      </w:pPr>
      <w:r w:rsidRPr="00D9703E">
        <w:rPr>
          <w:sz w:val="24"/>
          <w:szCs w:val="24"/>
        </w:rPr>
        <w:t>Alaska Department of Environmental Conservation</w:t>
      </w:r>
    </w:p>
    <w:p w14:paraId="127D85DA" w14:textId="22A61B53" w:rsidR="00060E62" w:rsidRPr="00D9703E" w:rsidRDefault="009748A5" w:rsidP="006128E6">
      <w:pPr>
        <w:pStyle w:val="ListParagraph"/>
        <w:numPr>
          <w:ilvl w:val="0"/>
          <w:numId w:val="58"/>
        </w:numPr>
        <w:rPr>
          <w:sz w:val="24"/>
          <w:szCs w:val="24"/>
        </w:rPr>
      </w:pPr>
      <w:r w:rsidRPr="00D9703E">
        <w:rPr>
          <w:sz w:val="24"/>
          <w:szCs w:val="24"/>
        </w:rPr>
        <w:t>Cook Inlet Aquaculture Association</w:t>
      </w:r>
    </w:p>
    <w:p w14:paraId="7484AC4C" w14:textId="77777777" w:rsidR="000D14B5" w:rsidRPr="00D9703E" w:rsidRDefault="009748A5" w:rsidP="002241BD">
      <w:pPr>
        <w:pStyle w:val="ListParagraph"/>
        <w:numPr>
          <w:ilvl w:val="0"/>
          <w:numId w:val="58"/>
        </w:numPr>
        <w:rPr>
          <w:sz w:val="24"/>
          <w:szCs w:val="24"/>
        </w:rPr>
      </w:pPr>
      <w:r w:rsidRPr="00D9703E">
        <w:rPr>
          <w:sz w:val="24"/>
          <w:szCs w:val="24"/>
        </w:rPr>
        <w:t>City of Kenai</w:t>
      </w:r>
    </w:p>
    <w:p w14:paraId="20D2D0FA" w14:textId="77777777" w:rsidR="000D14B5" w:rsidRPr="00D9703E" w:rsidRDefault="009748A5" w:rsidP="002241BD">
      <w:pPr>
        <w:pStyle w:val="ListParagraph"/>
        <w:numPr>
          <w:ilvl w:val="0"/>
          <w:numId w:val="58"/>
        </w:numPr>
        <w:rPr>
          <w:sz w:val="24"/>
          <w:szCs w:val="24"/>
        </w:rPr>
      </w:pPr>
      <w:r w:rsidRPr="00D9703E">
        <w:rPr>
          <w:sz w:val="24"/>
          <w:szCs w:val="24"/>
        </w:rPr>
        <w:t>City of Soldotna</w:t>
      </w:r>
    </w:p>
    <w:p w14:paraId="52A7D9EA" w14:textId="77777777" w:rsidR="00670DFD" w:rsidRPr="00D9703E" w:rsidRDefault="00670DFD" w:rsidP="006128E6">
      <w:pPr>
        <w:pStyle w:val="ListParagraph"/>
        <w:numPr>
          <w:ilvl w:val="0"/>
          <w:numId w:val="58"/>
        </w:numPr>
        <w:rPr>
          <w:sz w:val="24"/>
          <w:szCs w:val="24"/>
        </w:rPr>
      </w:pPr>
      <w:r w:rsidRPr="00D9703E">
        <w:rPr>
          <w:sz w:val="24"/>
          <w:szCs w:val="24"/>
        </w:rPr>
        <w:t>Salamatof Tribe</w:t>
      </w:r>
    </w:p>
    <w:p w14:paraId="0C5FD0B6" w14:textId="77777777" w:rsidR="009F72AC" w:rsidRPr="00D9703E" w:rsidRDefault="009F72AC" w:rsidP="002241BD">
      <w:pPr>
        <w:pStyle w:val="ListParagraph"/>
        <w:numPr>
          <w:ilvl w:val="0"/>
          <w:numId w:val="58"/>
        </w:numPr>
        <w:rPr>
          <w:sz w:val="24"/>
          <w:szCs w:val="24"/>
        </w:rPr>
      </w:pPr>
      <w:r w:rsidRPr="00D9703E">
        <w:rPr>
          <w:sz w:val="24"/>
          <w:szCs w:val="24"/>
        </w:rPr>
        <w:t>Kenaitze Indian Tribe</w:t>
      </w:r>
    </w:p>
    <w:p w14:paraId="3B1C9320" w14:textId="64CE1597" w:rsidR="000D14B5" w:rsidRPr="00D9703E" w:rsidRDefault="009748A5" w:rsidP="002241BD">
      <w:pPr>
        <w:pStyle w:val="ListParagraph"/>
        <w:numPr>
          <w:ilvl w:val="0"/>
          <w:numId w:val="58"/>
        </w:numPr>
        <w:rPr>
          <w:sz w:val="24"/>
          <w:szCs w:val="24"/>
        </w:rPr>
      </w:pPr>
      <w:r w:rsidRPr="00D9703E">
        <w:rPr>
          <w:sz w:val="24"/>
          <w:szCs w:val="24"/>
        </w:rPr>
        <w:t>The Kenai Watershed Forum and any volunteers under direct supervision of Kenai Watershed Forum monitoring staff.</w:t>
      </w:r>
    </w:p>
    <w:p w14:paraId="5778FCDA" w14:textId="1C96ADA1" w:rsidR="00D9703E" w:rsidRPr="00D9703E" w:rsidRDefault="00D9703E" w:rsidP="00D9703E">
      <w:pPr>
        <w:pStyle w:val="BodyText"/>
      </w:pPr>
      <w:bookmarkStart w:id="42" w:name="_Toc112073503"/>
    </w:p>
    <w:p w14:paraId="5B8FB56E" w14:textId="36FCA53D" w:rsidR="00D9703E" w:rsidRPr="00D9703E" w:rsidRDefault="00D9703E" w:rsidP="00D9703E">
      <w:pPr>
        <w:pStyle w:val="BodyText"/>
      </w:pPr>
      <w:r w:rsidRPr="00D9703E">
        <w:t xml:space="preserve">Project managers are outlined in </w:t>
      </w:r>
      <w:r w:rsidRPr="00D9703E">
        <w:fldChar w:fldCharType="begin"/>
      </w:r>
      <w:r w:rsidRPr="00D9703E">
        <w:instrText xml:space="preserve"> REF _Ref125966394 \h </w:instrText>
      </w:r>
      <w:r>
        <w:instrText xml:space="preserve"> \* MERGEFORMAT </w:instrText>
      </w:r>
      <w:r w:rsidRPr="00D9703E">
        <w:fldChar w:fldCharType="separate"/>
      </w:r>
      <w:r w:rsidRPr="00D9703E">
        <w:t xml:space="preserve">Figure </w:t>
      </w:r>
      <w:r w:rsidRPr="00D9703E">
        <w:rPr>
          <w:noProof/>
        </w:rPr>
        <w:t>1</w:t>
      </w:r>
      <w:r w:rsidRPr="00D9703E">
        <w:fldChar w:fldCharType="end"/>
      </w:r>
      <w:r w:rsidRPr="00D9703E">
        <w:t xml:space="preserve">, and annual, biannual, and five-year responsibilities are outlined in </w:t>
      </w:r>
      <w:r w:rsidRPr="00D9703E">
        <w:fldChar w:fldCharType="begin"/>
      </w:r>
      <w:r w:rsidRPr="00D9703E">
        <w:instrText xml:space="preserve"> REF _Ref125966494 \h  \* MERGEFORMAT </w:instrText>
      </w:r>
      <w:r w:rsidRPr="00D9703E">
        <w:fldChar w:fldCharType="separate"/>
      </w:r>
      <w:r w:rsidRPr="00D9703E">
        <w:t xml:space="preserve">Table </w:t>
      </w:r>
      <w:r w:rsidRPr="00D9703E">
        <w:rPr>
          <w:noProof/>
        </w:rPr>
        <w:t>2</w:t>
      </w:r>
      <w:r w:rsidRPr="00D9703E">
        <w:fldChar w:fldCharType="end"/>
      </w:r>
      <w:r w:rsidRPr="00D9703E">
        <w:t>.</w:t>
      </w:r>
    </w:p>
    <w:p w14:paraId="096F74A8" w14:textId="77777777" w:rsidR="00BA7093" w:rsidRDefault="00BA7093" w:rsidP="00D9703E">
      <w:pPr>
        <w:pStyle w:val="BodyText"/>
      </w:pPr>
    </w:p>
    <w:p w14:paraId="13DB0077" w14:textId="77777777" w:rsidR="00BA7093" w:rsidRDefault="00BA7093" w:rsidP="00D9703E">
      <w:pPr>
        <w:pStyle w:val="BodyText"/>
      </w:pPr>
    </w:p>
    <w:p w14:paraId="53AD87E2" w14:textId="77777777" w:rsidR="00BA7093" w:rsidRDefault="00BA7093" w:rsidP="00D9703E">
      <w:pPr>
        <w:pStyle w:val="BodyText"/>
      </w:pPr>
    </w:p>
    <w:p w14:paraId="4342BAD9" w14:textId="77777777" w:rsidR="00BA7093" w:rsidRDefault="00BA7093" w:rsidP="00D9703E">
      <w:pPr>
        <w:pStyle w:val="BodyText"/>
      </w:pPr>
    </w:p>
    <w:p w14:paraId="7206F730" w14:textId="77777777" w:rsidR="005C79E7" w:rsidRDefault="005C79E7" w:rsidP="00D9703E">
      <w:pPr>
        <w:pStyle w:val="BodyText"/>
      </w:pPr>
    </w:p>
    <w:p w14:paraId="1045DCE8" w14:textId="77777777" w:rsidR="005C79E7" w:rsidRDefault="005C79E7" w:rsidP="00D9703E">
      <w:pPr>
        <w:pStyle w:val="BodyText"/>
      </w:pPr>
    </w:p>
    <w:p w14:paraId="63387C7B" w14:textId="77777777" w:rsidR="005C79E7" w:rsidRDefault="005C79E7" w:rsidP="00D9703E">
      <w:pPr>
        <w:pStyle w:val="BodyText"/>
      </w:pPr>
    </w:p>
    <w:p w14:paraId="1EB09961" w14:textId="49FB656A" w:rsidR="00054284" w:rsidRDefault="00054284" w:rsidP="008157C8">
      <w:pPr>
        <w:pStyle w:val="BodyText"/>
        <w:sectPr w:rsidR="00054284" w:rsidSect="00B8454C">
          <w:headerReference w:type="default" r:id="rId28"/>
          <w:footerReference w:type="default" r:id="rId29"/>
          <w:pgSz w:w="12240" w:h="15840"/>
          <w:pgMar w:top="1440" w:right="1440" w:bottom="1440" w:left="1440" w:header="720" w:footer="720" w:gutter="0"/>
          <w:cols w:space="720"/>
          <w:docGrid w:linePitch="360"/>
        </w:sectPr>
      </w:pPr>
    </w:p>
    <w:p w14:paraId="775EB674" w14:textId="0545F091" w:rsidR="00054284" w:rsidRPr="00DA26CD" w:rsidRDefault="00DA26CD" w:rsidP="00DA26CD">
      <w:pPr>
        <w:pStyle w:val="Caption"/>
        <w:rPr>
          <w:b/>
          <w:i w:val="0"/>
          <w:color w:val="auto"/>
          <w:sz w:val="24"/>
          <w:szCs w:val="24"/>
        </w:rPr>
      </w:pPr>
      <w:bookmarkStart w:id="43" w:name="_Ref125966494"/>
      <w:bookmarkStart w:id="44" w:name="_Toc126826249"/>
      <w:r w:rsidRPr="00DA26CD">
        <w:rPr>
          <w:b/>
          <w:i w:val="0"/>
          <w:color w:val="auto"/>
          <w:sz w:val="24"/>
          <w:szCs w:val="24"/>
        </w:rPr>
        <w:lastRenderedPageBreak/>
        <w:t xml:space="preserve">Table </w:t>
      </w:r>
      <w:r w:rsidRPr="00DA26CD">
        <w:rPr>
          <w:b/>
          <w:i w:val="0"/>
          <w:color w:val="auto"/>
          <w:sz w:val="24"/>
          <w:szCs w:val="24"/>
        </w:rPr>
        <w:fldChar w:fldCharType="begin"/>
      </w:r>
      <w:r w:rsidRPr="00DA26CD">
        <w:rPr>
          <w:b/>
          <w:i w:val="0"/>
          <w:color w:val="auto"/>
          <w:sz w:val="24"/>
          <w:szCs w:val="24"/>
        </w:rPr>
        <w:instrText xml:space="preserve"> SEQ Table \* ARABIC </w:instrText>
      </w:r>
      <w:r w:rsidRPr="00DA26CD">
        <w:rPr>
          <w:b/>
          <w:i w:val="0"/>
          <w:color w:val="auto"/>
          <w:sz w:val="24"/>
          <w:szCs w:val="24"/>
        </w:rPr>
        <w:fldChar w:fldCharType="separate"/>
      </w:r>
      <w:r w:rsidR="00F4536B">
        <w:rPr>
          <w:b/>
          <w:i w:val="0"/>
          <w:noProof/>
          <w:color w:val="auto"/>
          <w:sz w:val="24"/>
          <w:szCs w:val="24"/>
        </w:rPr>
        <w:t>2</w:t>
      </w:r>
      <w:r w:rsidRPr="00DA26CD">
        <w:rPr>
          <w:b/>
          <w:i w:val="0"/>
          <w:color w:val="auto"/>
          <w:sz w:val="24"/>
          <w:szCs w:val="24"/>
        </w:rPr>
        <w:fldChar w:fldCharType="end"/>
      </w:r>
      <w:bookmarkEnd w:id="43"/>
      <w:r w:rsidRPr="00DA26CD">
        <w:rPr>
          <w:b/>
          <w:i w:val="0"/>
          <w:color w:val="auto"/>
          <w:sz w:val="24"/>
          <w:szCs w:val="24"/>
        </w:rPr>
        <w:t xml:space="preserve">. Annual, biannual, and five-year </w:t>
      </w:r>
      <w:r w:rsidR="00AD45FB">
        <w:rPr>
          <w:b/>
          <w:i w:val="0"/>
          <w:color w:val="auto"/>
          <w:sz w:val="24"/>
          <w:szCs w:val="24"/>
        </w:rPr>
        <w:t>project logistics</w:t>
      </w:r>
      <w:r>
        <w:rPr>
          <w:b/>
          <w:i w:val="0"/>
          <w:color w:val="auto"/>
          <w:sz w:val="24"/>
          <w:szCs w:val="24"/>
        </w:rPr>
        <w:t xml:space="preserve"> </w:t>
      </w:r>
      <w:r w:rsidRPr="00DA26CD">
        <w:rPr>
          <w:b/>
          <w:i w:val="0"/>
          <w:color w:val="auto"/>
          <w:sz w:val="24"/>
          <w:szCs w:val="24"/>
        </w:rPr>
        <w:t>tasks</w:t>
      </w:r>
      <w:r>
        <w:rPr>
          <w:b/>
          <w:i w:val="0"/>
          <w:color w:val="auto"/>
          <w:sz w:val="24"/>
          <w:szCs w:val="24"/>
        </w:rPr>
        <w:t xml:space="preserve"> and responsible parties</w:t>
      </w:r>
      <w:bookmarkEnd w:id="44"/>
    </w:p>
    <w:tbl>
      <w:tblPr>
        <w:tblW w:w="14060" w:type="dxa"/>
        <w:tblInd w:w="-10" w:type="dxa"/>
        <w:tblLook w:val="04A0" w:firstRow="1" w:lastRow="0" w:firstColumn="1" w:lastColumn="0" w:noHBand="0" w:noVBand="1"/>
      </w:tblPr>
      <w:tblGrid>
        <w:gridCol w:w="1310"/>
        <w:gridCol w:w="1377"/>
        <w:gridCol w:w="2216"/>
        <w:gridCol w:w="2615"/>
        <w:gridCol w:w="5582"/>
        <w:gridCol w:w="960"/>
      </w:tblGrid>
      <w:tr w:rsidR="00B8454C" w:rsidRPr="00B8454C" w14:paraId="2FC84A57" w14:textId="77777777" w:rsidTr="00B8454C">
        <w:trPr>
          <w:trHeight w:val="315"/>
        </w:trPr>
        <w:tc>
          <w:tcPr>
            <w:tcW w:w="1180"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49B0CC89"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Frequency</w:t>
            </w:r>
          </w:p>
        </w:tc>
        <w:tc>
          <w:tcPr>
            <w:tcW w:w="1180" w:type="dxa"/>
            <w:tcBorders>
              <w:top w:val="single" w:sz="8" w:space="0" w:color="auto"/>
              <w:left w:val="nil"/>
              <w:bottom w:val="double" w:sz="6" w:space="0" w:color="auto"/>
              <w:right w:val="single" w:sz="4" w:space="0" w:color="auto"/>
            </w:tcBorders>
            <w:shd w:val="clear" w:color="auto" w:fill="auto"/>
            <w:noWrap/>
            <w:vAlign w:val="bottom"/>
            <w:hideMark/>
          </w:tcPr>
          <w:p w14:paraId="1EA36D94"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Month</w:t>
            </w:r>
          </w:p>
        </w:tc>
        <w:tc>
          <w:tcPr>
            <w:tcW w:w="2260" w:type="dxa"/>
            <w:tcBorders>
              <w:top w:val="single" w:sz="8" w:space="0" w:color="auto"/>
              <w:left w:val="nil"/>
              <w:bottom w:val="double" w:sz="6" w:space="0" w:color="auto"/>
              <w:right w:val="single" w:sz="4" w:space="0" w:color="auto"/>
            </w:tcBorders>
            <w:shd w:val="clear" w:color="auto" w:fill="auto"/>
            <w:vAlign w:val="bottom"/>
            <w:hideMark/>
          </w:tcPr>
          <w:p w14:paraId="7EAF7704"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Responsible Party</w:t>
            </w:r>
          </w:p>
        </w:tc>
        <w:tc>
          <w:tcPr>
            <w:tcW w:w="2680" w:type="dxa"/>
            <w:tcBorders>
              <w:top w:val="single" w:sz="8" w:space="0" w:color="auto"/>
              <w:left w:val="nil"/>
              <w:bottom w:val="double" w:sz="6" w:space="0" w:color="auto"/>
              <w:right w:val="single" w:sz="4" w:space="0" w:color="auto"/>
            </w:tcBorders>
            <w:shd w:val="clear" w:color="auto" w:fill="auto"/>
            <w:vAlign w:val="bottom"/>
            <w:hideMark/>
          </w:tcPr>
          <w:p w14:paraId="2C75D3C2"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Responsible Person</w:t>
            </w:r>
          </w:p>
        </w:tc>
        <w:tc>
          <w:tcPr>
            <w:tcW w:w="5800" w:type="dxa"/>
            <w:tcBorders>
              <w:top w:val="single" w:sz="8" w:space="0" w:color="auto"/>
              <w:left w:val="nil"/>
              <w:bottom w:val="double" w:sz="6" w:space="0" w:color="auto"/>
              <w:right w:val="single" w:sz="4" w:space="0" w:color="auto"/>
            </w:tcBorders>
            <w:shd w:val="clear" w:color="auto" w:fill="auto"/>
            <w:vAlign w:val="bottom"/>
            <w:hideMark/>
          </w:tcPr>
          <w:p w14:paraId="3F498455"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Task</w:t>
            </w:r>
          </w:p>
        </w:tc>
        <w:tc>
          <w:tcPr>
            <w:tcW w:w="960" w:type="dxa"/>
            <w:tcBorders>
              <w:top w:val="single" w:sz="8" w:space="0" w:color="auto"/>
              <w:left w:val="nil"/>
              <w:bottom w:val="double" w:sz="6" w:space="0" w:color="auto"/>
              <w:right w:val="single" w:sz="8" w:space="0" w:color="auto"/>
            </w:tcBorders>
            <w:shd w:val="clear" w:color="auto" w:fill="auto"/>
            <w:noWrap/>
            <w:vAlign w:val="bottom"/>
            <w:hideMark/>
          </w:tcPr>
          <w:p w14:paraId="026675F8"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Page</w:t>
            </w:r>
          </w:p>
        </w:tc>
      </w:tr>
      <w:tr w:rsidR="00B8454C" w:rsidRPr="00B8454C" w14:paraId="6DA8D86B"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1D8BBA2"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62A30007" w14:textId="77777777" w:rsidR="00B8454C" w:rsidRPr="00B8454C" w:rsidRDefault="00B8454C" w:rsidP="00B8454C">
            <w:pPr>
              <w:widowControl/>
              <w:autoSpaceDE/>
              <w:autoSpaceDN/>
              <w:rPr>
                <w:color w:val="000000"/>
                <w:sz w:val="24"/>
                <w:szCs w:val="24"/>
              </w:rPr>
            </w:pPr>
            <w:r w:rsidRPr="00B8454C">
              <w:rPr>
                <w:color w:val="000000"/>
                <w:sz w:val="24"/>
                <w:szCs w:val="24"/>
              </w:rPr>
              <w:t>February</w:t>
            </w:r>
          </w:p>
        </w:tc>
        <w:tc>
          <w:tcPr>
            <w:tcW w:w="2260" w:type="dxa"/>
            <w:tcBorders>
              <w:top w:val="nil"/>
              <w:left w:val="nil"/>
              <w:bottom w:val="single" w:sz="4" w:space="0" w:color="auto"/>
              <w:right w:val="single" w:sz="4" w:space="0" w:color="auto"/>
            </w:tcBorders>
            <w:shd w:val="clear" w:color="auto" w:fill="auto"/>
            <w:vAlign w:val="bottom"/>
            <w:hideMark/>
          </w:tcPr>
          <w:p w14:paraId="22450601" w14:textId="77777777" w:rsidR="00B8454C" w:rsidRPr="00B8454C" w:rsidRDefault="00B8454C" w:rsidP="00B8454C">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4D0418B3" w14:textId="77777777" w:rsidR="00B8454C" w:rsidRPr="00B8454C" w:rsidRDefault="00B8454C" w:rsidP="00B8454C">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313457AE" w14:textId="77777777" w:rsidR="00B8454C" w:rsidRPr="00B8454C" w:rsidRDefault="00B8454C" w:rsidP="00B8454C">
            <w:pPr>
              <w:widowControl/>
              <w:autoSpaceDE/>
              <w:autoSpaceDN/>
              <w:rPr>
                <w:color w:val="000000"/>
                <w:sz w:val="24"/>
                <w:szCs w:val="24"/>
              </w:rPr>
            </w:pPr>
            <w:r w:rsidRPr="00B8454C">
              <w:rPr>
                <w:color w:val="000000"/>
                <w:sz w:val="24"/>
                <w:szCs w:val="24"/>
              </w:rPr>
              <w:t>Review annual results from previous year</w:t>
            </w:r>
          </w:p>
        </w:tc>
        <w:tc>
          <w:tcPr>
            <w:tcW w:w="960" w:type="dxa"/>
            <w:tcBorders>
              <w:top w:val="nil"/>
              <w:left w:val="nil"/>
              <w:bottom w:val="single" w:sz="4" w:space="0" w:color="auto"/>
              <w:right w:val="single" w:sz="8" w:space="0" w:color="auto"/>
            </w:tcBorders>
            <w:shd w:val="clear" w:color="auto" w:fill="auto"/>
            <w:noWrap/>
            <w:vAlign w:val="bottom"/>
            <w:hideMark/>
          </w:tcPr>
          <w:p w14:paraId="40148115" w14:textId="77777777" w:rsidR="00B8454C" w:rsidRPr="00B8454C" w:rsidRDefault="00B8454C" w:rsidP="00B8454C">
            <w:pPr>
              <w:widowControl/>
              <w:autoSpaceDE/>
              <w:autoSpaceDN/>
              <w:rPr>
                <w:color w:val="000000"/>
                <w:sz w:val="24"/>
                <w:szCs w:val="24"/>
              </w:rPr>
            </w:pPr>
            <w:r w:rsidRPr="00B8454C">
              <w:rPr>
                <w:color w:val="000000"/>
                <w:sz w:val="24"/>
                <w:szCs w:val="24"/>
              </w:rPr>
              <w:t>9</w:t>
            </w:r>
          </w:p>
        </w:tc>
      </w:tr>
      <w:tr w:rsidR="00B8454C" w:rsidRPr="00B8454C" w14:paraId="4DC57897"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01838041"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2CDBE900"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0B865F00"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CF7323E"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724F4F4C" w14:textId="77777777" w:rsidR="00B8454C" w:rsidRPr="00B8454C" w:rsidRDefault="00B8454C" w:rsidP="00B8454C">
            <w:pPr>
              <w:widowControl/>
              <w:autoSpaceDE/>
              <w:autoSpaceDN/>
              <w:rPr>
                <w:color w:val="000000"/>
                <w:sz w:val="24"/>
                <w:szCs w:val="24"/>
              </w:rPr>
            </w:pPr>
            <w:r w:rsidRPr="00B8454C">
              <w:rPr>
                <w:color w:val="000000"/>
                <w:sz w:val="24"/>
                <w:szCs w:val="24"/>
              </w:rPr>
              <w:t>Uplift previous year's data that passed QA review to the EPA Water Quality Exchange</w:t>
            </w:r>
          </w:p>
        </w:tc>
        <w:tc>
          <w:tcPr>
            <w:tcW w:w="960" w:type="dxa"/>
            <w:tcBorders>
              <w:top w:val="nil"/>
              <w:left w:val="nil"/>
              <w:bottom w:val="single" w:sz="4" w:space="0" w:color="auto"/>
              <w:right w:val="single" w:sz="8" w:space="0" w:color="auto"/>
            </w:tcBorders>
            <w:shd w:val="clear" w:color="auto" w:fill="auto"/>
            <w:noWrap/>
            <w:vAlign w:val="bottom"/>
            <w:hideMark/>
          </w:tcPr>
          <w:p w14:paraId="67A205CD" w14:textId="77777777" w:rsidR="00B8454C" w:rsidRPr="00B8454C" w:rsidRDefault="00B8454C" w:rsidP="00B8454C">
            <w:pPr>
              <w:widowControl/>
              <w:autoSpaceDE/>
              <w:autoSpaceDN/>
              <w:rPr>
                <w:color w:val="000000"/>
                <w:sz w:val="24"/>
                <w:szCs w:val="24"/>
              </w:rPr>
            </w:pPr>
            <w:r w:rsidRPr="00B8454C">
              <w:rPr>
                <w:color w:val="000000"/>
                <w:sz w:val="24"/>
                <w:szCs w:val="24"/>
              </w:rPr>
              <w:t>38, 39</w:t>
            </w:r>
          </w:p>
        </w:tc>
      </w:tr>
      <w:tr w:rsidR="00B8454C" w:rsidRPr="00B8454C" w14:paraId="623098F2"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2BB02102"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1EEF0FA3"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5437A5BF"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75DE7FCD"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73D9DF7E" w14:textId="77777777" w:rsidR="00B8454C" w:rsidRPr="00B8454C" w:rsidRDefault="00B8454C" w:rsidP="00B8454C">
            <w:pPr>
              <w:widowControl/>
              <w:autoSpaceDE/>
              <w:autoSpaceDN/>
              <w:rPr>
                <w:color w:val="000000"/>
                <w:sz w:val="24"/>
                <w:szCs w:val="24"/>
              </w:rPr>
            </w:pPr>
            <w:r w:rsidRPr="00B8454C">
              <w:rPr>
                <w:color w:val="000000"/>
                <w:sz w:val="24"/>
                <w:szCs w:val="24"/>
              </w:rPr>
              <w:t>Review previous year's data for five-year trends in the context of regulatory values</w:t>
            </w:r>
          </w:p>
        </w:tc>
        <w:tc>
          <w:tcPr>
            <w:tcW w:w="960" w:type="dxa"/>
            <w:tcBorders>
              <w:top w:val="nil"/>
              <w:left w:val="nil"/>
              <w:bottom w:val="single" w:sz="4" w:space="0" w:color="auto"/>
              <w:right w:val="single" w:sz="8" w:space="0" w:color="auto"/>
            </w:tcBorders>
            <w:shd w:val="clear" w:color="auto" w:fill="auto"/>
            <w:noWrap/>
            <w:vAlign w:val="bottom"/>
            <w:hideMark/>
          </w:tcPr>
          <w:p w14:paraId="085FE714" w14:textId="77777777" w:rsidR="00B8454C" w:rsidRPr="00B8454C" w:rsidRDefault="00B8454C" w:rsidP="00B8454C">
            <w:pPr>
              <w:widowControl/>
              <w:autoSpaceDE/>
              <w:autoSpaceDN/>
              <w:rPr>
                <w:color w:val="000000"/>
                <w:sz w:val="24"/>
                <w:szCs w:val="24"/>
              </w:rPr>
            </w:pPr>
            <w:r w:rsidRPr="00B8454C">
              <w:rPr>
                <w:color w:val="000000"/>
                <w:sz w:val="24"/>
                <w:szCs w:val="24"/>
              </w:rPr>
              <w:t>39</w:t>
            </w:r>
          </w:p>
        </w:tc>
      </w:tr>
      <w:tr w:rsidR="00B8454C" w:rsidRPr="00B8454C" w14:paraId="78505C47"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D685BF8"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279D340E" w14:textId="77777777" w:rsidR="00B8454C" w:rsidRPr="00B8454C" w:rsidRDefault="00B8454C" w:rsidP="00B8454C">
            <w:pPr>
              <w:widowControl/>
              <w:autoSpaceDE/>
              <w:autoSpaceDN/>
              <w:rPr>
                <w:color w:val="000000"/>
                <w:sz w:val="24"/>
                <w:szCs w:val="24"/>
              </w:rPr>
            </w:pPr>
            <w:r w:rsidRPr="00B8454C">
              <w:rPr>
                <w:color w:val="000000"/>
                <w:sz w:val="24"/>
                <w:szCs w:val="24"/>
              </w:rPr>
              <w:t>December</w:t>
            </w:r>
          </w:p>
        </w:tc>
        <w:tc>
          <w:tcPr>
            <w:tcW w:w="2260" w:type="dxa"/>
            <w:tcBorders>
              <w:top w:val="nil"/>
              <w:left w:val="nil"/>
              <w:bottom w:val="single" w:sz="4" w:space="0" w:color="auto"/>
              <w:right w:val="single" w:sz="4" w:space="0" w:color="auto"/>
            </w:tcBorders>
            <w:shd w:val="clear" w:color="auto" w:fill="auto"/>
            <w:vAlign w:val="bottom"/>
            <w:hideMark/>
          </w:tcPr>
          <w:p w14:paraId="54E2B368"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18099113"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420F35C8" w14:textId="77777777" w:rsidR="00B8454C" w:rsidRPr="00B8454C" w:rsidRDefault="00B8454C" w:rsidP="00B8454C">
            <w:pPr>
              <w:widowControl/>
              <w:autoSpaceDE/>
              <w:autoSpaceDN/>
              <w:rPr>
                <w:color w:val="000000"/>
                <w:sz w:val="24"/>
                <w:szCs w:val="24"/>
              </w:rPr>
            </w:pPr>
            <w:r w:rsidRPr="00B8454C">
              <w:rPr>
                <w:color w:val="000000"/>
                <w:sz w:val="24"/>
                <w:szCs w:val="24"/>
              </w:rPr>
              <w:t xml:space="preserve">Produce a QA summary report and submit to the Project Manager, ADEC Project Manager, and ADEC QA Officer. </w:t>
            </w:r>
          </w:p>
        </w:tc>
        <w:tc>
          <w:tcPr>
            <w:tcW w:w="960" w:type="dxa"/>
            <w:tcBorders>
              <w:top w:val="nil"/>
              <w:left w:val="nil"/>
              <w:bottom w:val="single" w:sz="4" w:space="0" w:color="auto"/>
              <w:right w:val="single" w:sz="8" w:space="0" w:color="auto"/>
            </w:tcBorders>
            <w:shd w:val="clear" w:color="auto" w:fill="auto"/>
            <w:noWrap/>
            <w:vAlign w:val="bottom"/>
            <w:hideMark/>
          </w:tcPr>
          <w:p w14:paraId="5C8F161E" w14:textId="77777777" w:rsidR="00B8454C" w:rsidRPr="00B8454C" w:rsidRDefault="00B8454C" w:rsidP="00B8454C">
            <w:pPr>
              <w:widowControl/>
              <w:autoSpaceDE/>
              <w:autoSpaceDN/>
              <w:rPr>
                <w:color w:val="000000"/>
                <w:sz w:val="24"/>
                <w:szCs w:val="24"/>
              </w:rPr>
            </w:pPr>
            <w:r w:rsidRPr="00B8454C">
              <w:rPr>
                <w:color w:val="000000"/>
                <w:sz w:val="24"/>
                <w:szCs w:val="24"/>
              </w:rPr>
              <w:t>31, 41</w:t>
            </w:r>
          </w:p>
        </w:tc>
      </w:tr>
      <w:tr w:rsidR="00B8454C" w:rsidRPr="00B8454C" w14:paraId="59539A38"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DF118C3" w14:textId="77777777" w:rsidR="00B8454C" w:rsidRPr="00B8454C" w:rsidRDefault="00B8454C" w:rsidP="00B8454C">
            <w:pPr>
              <w:widowControl/>
              <w:autoSpaceDE/>
              <w:autoSpaceDN/>
              <w:rPr>
                <w:color w:val="000000"/>
                <w:sz w:val="24"/>
                <w:szCs w:val="24"/>
              </w:rPr>
            </w:pPr>
            <w:r w:rsidRPr="00B8454C">
              <w:rPr>
                <w:color w:val="000000"/>
                <w:sz w:val="24"/>
                <w:szCs w:val="24"/>
              </w:rPr>
              <w:t>Biannual</w:t>
            </w:r>
          </w:p>
        </w:tc>
        <w:tc>
          <w:tcPr>
            <w:tcW w:w="1180" w:type="dxa"/>
            <w:tcBorders>
              <w:top w:val="nil"/>
              <w:left w:val="nil"/>
              <w:bottom w:val="single" w:sz="4" w:space="0" w:color="auto"/>
              <w:right w:val="single" w:sz="4" w:space="0" w:color="auto"/>
            </w:tcBorders>
            <w:shd w:val="clear" w:color="auto" w:fill="auto"/>
            <w:noWrap/>
            <w:vAlign w:val="bottom"/>
            <w:hideMark/>
          </w:tcPr>
          <w:p w14:paraId="654FCC2D"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4158C44C" w14:textId="77777777" w:rsidR="00B8454C" w:rsidRPr="00B8454C" w:rsidRDefault="00B8454C" w:rsidP="00B8454C">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056F6B4F" w14:textId="77777777" w:rsidR="00B8454C" w:rsidRPr="00B8454C" w:rsidRDefault="00B8454C" w:rsidP="00B8454C">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1E74650E" w14:textId="77777777" w:rsidR="00B8454C" w:rsidRPr="00B8454C" w:rsidRDefault="00B8454C" w:rsidP="00B8454C">
            <w:pPr>
              <w:widowControl/>
              <w:autoSpaceDE/>
              <w:autoSpaceDN/>
              <w:rPr>
                <w:color w:val="000000"/>
                <w:sz w:val="24"/>
                <w:szCs w:val="24"/>
              </w:rPr>
            </w:pPr>
            <w:r w:rsidRPr="00B8454C">
              <w:rPr>
                <w:color w:val="000000"/>
                <w:sz w:val="24"/>
                <w:szCs w:val="24"/>
              </w:rPr>
              <w:t>Review QAPP and overall project design</w:t>
            </w:r>
          </w:p>
        </w:tc>
        <w:tc>
          <w:tcPr>
            <w:tcW w:w="960" w:type="dxa"/>
            <w:tcBorders>
              <w:top w:val="nil"/>
              <w:left w:val="nil"/>
              <w:bottom w:val="single" w:sz="4" w:space="0" w:color="auto"/>
              <w:right w:val="single" w:sz="8" w:space="0" w:color="auto"/>
            </w:tcBorders>
            <w:shd w:val="clear" w:color="auto" w:fill="auto"/>
            <w:noWrap/>
            <w:vAlign w:val="bottom"/>
            <w:hideMark/>
          </w:tcPr>
          <w:p w14:paraId="72559C21" w14:textId="77777777" w:rsidR="00B8454C" w:rsidRPr="00B8454C" w:rsidRDefault="00B8454C" w:rsidP="00B8454C">
            <w:pPr>
              <w:widowControl/>
              <w:autoSpaceDE/>
              <w:autoSpaceDN/>
              <w:rPr>
                <w:color w:val="000000"/>
                <w:sz w:val="24"/>
                <w:szCs w:val="24"/>
              </w:rPr>
            </w:pPr>
            <w:r w:rsidRPr="00B8454C">
              <w:rPr>
                <w:color w:val="000000"/>
                <w:sz w:val="24"/>
                <w:szCs w:val="24"/>
              </w:rPr>
              <w:t>41</w:t>
            </w:r>
          </w:p>
        </w:tc>
      </w:tr>
      <w:tr w:rsidR="00B8454C" w:rsidRPr="00B8454C" w14:paraId="6649A88C"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7503679" w14:textId="77777777" w:rsidR="00B8454C" w:rsidRPr="00B8454C" w:rsidRDefault="00B8454C" w:rsidP="00B8454C">
            <w:pPr>
              <w:widowControl/>
              <w:autoSpaceDE/>
              <w:autoSpaceDN/>
              <w:rPr>
                <w:color w:val="000000"/>
                <w:sz w:val="24"/>
                <w:szCs w:val="24"/>
              </w:rPr>
            </w:pPr>
            <w:r w:rsidRPr="00B8454C">
              <w:rPr>
                <w:color w:val="000000"/>
                <w:sz w:val="24"/>
                <w:szCs w:val="24"/>
              </w:rPr>
              <w:t>Biannual</w:t>
            </w:r>
          </w:p>
        </w:tc>
        <w:tc>
          <w:tcPr>
            <w:tcW w:w="1180" w:type="dxa"/>
            <w:tcBorders>
              <w:top w:val="nil"/>
              <w:left w:val="nil"/>
              <w:bottom w:val="single" w:sz="4" w:space="0" w:color="auto"/>
              <w:right w:val="single" w:sz="4" w:space="0" w:color="auto"/>
            </w:tcBorders>
            <w:shd w:val="clear" w:color="auto" w:fill="auto"/>
            <w:noWrap/>
            <w:vAlign w:val="bottom"/>
            <w:hideMark/>
          </w:tcPr>
          <w:p w14:paraId="5B46C1E2" w14:textId="77777777" w:rsidR="00B8454C" w:rsidRPr="00B8454C" w:rsidRDefault="00B8454C" w:rsidP="00B8454C">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4488D3BE"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502FF54B"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5AE20CD8" w14:textId="77777777" w:rsidR="00B8454C" w:rsidRPr="00B8454C" w:rsidRDefault="00B8454C" w:rsidP="00B8454C">
            <w:pPr>
              <w:widowControl/>
              <w:autoSpaceDE/>
              <w:autoSpaceDN/>
              <w:rPr>
                <w:color w:val="000000"/>
                <w:sz w:val="24"/>
                <w:szCs w:val="24"/>
              </w:rPr>
            </w:pPr>
            <w:r w:rsidRPr="00B8454C">
              <w:rPr>
                <w:color w:val="000000"/>
                <w:sz w:val="24"/>
                <w:szCs w:val="24"/>
              </w:rPr>
              <w:t>Confirm sampling teams</w:t>
            </w:r>
          </w:p>
        </w:tc>
        <w:tc>
          <w:tcPr>
            <w:tcW w:w="960" w:type="dxa"/>
            <w:tcBorders>
              <w:top w:val="nil"/>
              <w:left w:val="nil"/>
              <w:bottom w:val="single" w:sz="4" w:space="0" w:color="auto"/>
              <w:right w:val="single" w:sz="8" w:space="0" w:color="auto"/>
            </w:tcBorders>
            <w:shd w:val="clear" w:color="auto" w:fill="auto"/>
            <w:noWrap/>
            <w:vAlign w:val="bottom"/>
            <w:hideMark/>
          </w:tcPr>
          <w:p w14:paraId="2D13A910" w14:textId="77777777" w:rsidR="00B8454C" w:rsidRPr="00B8454C" w:rsidRDefault="00B8454C" w:rsidP="00B8454C">
            <w:pPr>
              <w:widowControl/>
              <w:autoSpaceDE/>
              <w:autoSpaceDN/>
              <w:rPr>
                <w:color w:val="000000"/>
                <w:sz w:val="24"/>
                <w:szCs w:val="24"/>
              </w:rPr>
            </w:pPr>
            <w:r w:rsidRPr="00B8454C">
              <w:rPr>
                <w:color w:val="000000"/>
                <w:sz w:val="24"/>
                <w:szCs w:val="24"/>
              </w:rPr>
              <w:t>28</w:t>
            </w:r>
          </w:p>
        </w:tc>
      </w:tr>
      <w:tr w:rsidR="00B8454C" w:rsidRPr="00B8454C" w14:paraId="4979581B"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2D3E59E" w14:textId="77777777" w:rsidR="00B8454C" w:rsidRPr="00B8454C" w:rsidRDefault="00B8454C" w:rsidP="00B8454C">
            <w:pPr>
              <w:widowControl/>
              <w:autoSpaceDE/>
              <w:autoSpaceDN/>
              <w:rPr>
                <w:color w:val="000000"/>
                <w:sz w:val="24"/>
                <w:szCs w:val="24"/>
              </w:rPr>
            </w:pPr>
            <w:r w:rsidRPr="00B8454C">
              <w:rPr>
                <w:color w:val="000000"/>
                <w:sz w:val="24"/>
                <w:szCs w:val="24"/>
              </w:rPr>
              <w:t>Biannual</w:t>
            </w:r>
          </w:p>
        </w:tc>
        <w:tc>
          <w:tcPr>
            <w:tcW w:w="1180" w:type="dxa"/>
            <w:tcBorders>
              <w:top w:val="nil"/>
              <w:left w:val="nil"/>
              <w:bottom w:val="single" w:sz="4" w:space="0" w:color="auto"/>
              <w:right w:val="single" w:sz="4" w:space="0" w:color="auto"/>
            </w:tcBorders>
            <w:shd w:val="clear" w:color="auto" w:fill="auto"/>
            <w:noWrap/>
            <w:vAlign w:val="bottom"/>
            <w:hideMark/>
          </w:tcPr>
          <w:p w14:paraId="061CA150" w14:textId="77777777" w:rsidR="00B8454C" w:rsidRPr="00B8454C" w:rsidRDefault="00B8454C" w:rsidP="00B8454C">
            <w:pPr>
              <w:widowControl/>
              <w:autoSpaceDE/>
              <w:autoSpaceDN/>
              <w:rPr>
                <w:color w:val="000000"/>
                <w:sz w:val="24"/>
                <w:szCs w:val="24"/>
              </w:rPr>
            </w:pPr>
            <w:r w:rsidRPr="00B8454C">
              <w:rPr>
                <w:color w:val="000000"/>
                <w:sz w:val="24"/>
                <w:szCs w:val="24"/>
              </w:rPr>
              <w:t>April/May</w:t>
            </w:r>
          </w:p>
        </w:tc>
        <w:tc>
          <w:tcPr>
            <w:tcW w:w="2260" w:type="dxa"/>
            <w:tcBorders>
              <w:top w:val="nil"/>
              <w:left w:val="nil"/>
              <w:bottom w:val="single" w:sz="4" w:space="0" w:color="auto"/>
              <w:right w:val="single" w:sz="4" w:space="0" w:color="auto"/>
            </w:tcBorders>
            <w:shd w:val="clear" w:color="auto" w:fill="auto"/>
            <w:vAlign w:val="bottom"/>
            <w:hideMark/>
          </w:tcPr>
          <w:p w14:paraId="13653569"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2CBEAB3A"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29BB9EBF" w14:textId="77777777" w:rsidR="00B8454C" w:rsidRPr="00B8454C" w:rsidRDefault="00B8454C" w:rsidP="00B8454C">
            <w:pPr>
              <w:widowControl/>
              <w:autoSpaceDE/>
              <w:autoSpaceDN/>
              <w:rPr>
                <w:color w:val="000000"/>
                <w:sz w:val="24"/>
                <w:szCs w:val="24"/>
              </w:rPr>
            </w:pPr>
            <w:r w:rsidRPr="00B8454C">
              <w:rPr>
                <w:color w:val="000000"/>
                <w:sz w:val="24"/>
                <w:szCs w:val="24"/>
              </w:rPr>
              <w:t>Transfer field samples to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1DC5D497" w14:textId="77777777" w:rsidR="00B8454C" w:rsidRPr="00B8454C" w:rsidRDefault="00B8454C" w:rsidP="00B8454C">
            <w:pPr>
              <w:widowControl/>
              <w:autoSpaceDE/>
              <w:autoSpaceDN/>
              <w:rPr>
                <w:color w:val="000000"/>
                <w:sz w:val="24"/>
                <w:szCs w:val="24"/>
              </w:rPr>
            </w:pPr>
            <w:r w:rsidRPr="00B8454C">
              <w:rPr>
                <w:color w:val="000000"/>
                <w:sz w:val="24"/>
                <w:szCs w:val="24"/>
              </w:rPr>
              <w:t>29</w:t>
            </w:r>
          </w:p>
        </w:tc>
      </w:tr>
      <w:tr w:rsidR="00B8454C" w:rsidRPr="00B8454C" w14:paraId="3977A09C"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4F35E6F0" w14:textId="77777777" w:rsidR="00B8454C" w:rsidRPr="00B8454C" w:rsidRDefault="00B8454C" w:rsidP="00B8454C">
            <w:pPr>
              <w:widowControl/>
              <w:autoSpaceDE/>
              <w:autoSpaceDN/>
              <w:rPr>
                <w:color w:val="000000"/>
                <w:sz w:val="24"/>
                <w:szCs w:val="24"/>
              </w:rPr>
            </w:pPr>
            <w:r w:rsidRPr="00B8454C">
              <w:rPr>
                <w:color w:val="000000"/>
                <w:sz w:val="24"/>
                <w:szCs w:val="24"/>
              </w:rPr>
              <w:t>Biannual</w:t>
            </w:r>
          </w:p>
        </w:tc>
        <w:tc>
          <w:tcPr>
            <w:tcW w:w="1180" w:type="dxa"/>
            <w:tcBorders>
              <w:top w:val="nil"/>
              <w:left w:val="nil"/>
              <w:bottom w:val="single" w:sz="4" w:space="0" w:color="auto"/>
              <w:right w:val="single" w:sz="4" w:space="0" w:color="auto"/>
            </w:tcBorders>
            <w:shd w:val="clear" w:color="auto" w:fill="auto"/>
            <w:noWrap/>
            <w:vAlign w:val="bottom"/>
            <w:hideMark/>
          </w:tcPr>
          <w:p w14:paraId="61E96AF0" w14:textId="77777777" w:rsidR="00B8454C" w:rsidRPr="00B8454C" w:rsidRDefault="00B8454C" w:rsidP="00B8454C">
            <w:pPr>
              <w:widowControl/>
              <w:autoSpaceDE/>
              <w:autoSpaceDN/>
              <w:rPr>
                <w:color w:val="000000"/>
                <w:sz w:val="24"/>
                <w:szCs w:val="24"/>
              </w:rPr>
            </w:pPr>
            <w:r w:rsidRPr="00B8454C">
              <w:rPr>
                <w:color w:val="000000"/>
                <w:sz w:val="24"/>
                <w:szCs w:val="24"/>
              </w:rPr>
              <w:t>July/August</w:t>
            </w:r>
          </w:p>
        </w:tc>
        <w:tc>
          <w:tcPr>
            <w:tcW w:w="2260" w:type="dxa"/>
            <w:tcBorders>
              <w:top w:val="nil"/>
              <w:left w:val="nil"/>
              <w:bottom w:val="single" w:sz="4" w:space="0" w:color="auto"/>
              <w:right w:val="single" w:sz="4" w:space="0" w:color="auto"/>
            </w:tcBorders>
            <w:shd w:val="clear" w:color="auto" w:fill="auto"/>
            <w:vAlign w:val="bottom"/>
            <w:hideMark/>
          </w:tcPr>
          <w:p w14:paraId="52B86CA7"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082D18FD"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45245EFA" w14:textId="77777777" w:rsidR="00B8454C" w:rsidRPr="00B8454C" w:rsidRDefault="00B8454C" w:rsidP="00B8454C">
            <w:pPr>
              <w:widowControl/>
              <w:autoSpaceDE/>
              <w:autoSpaceDN/>
              <w:rPr>
                <w:color w:val="000000"/>
                <w:sz w:val="24"/>
                <w:szCs w:val="24"/>
              </w:rPr>
            </w:pPr>
            <w:r w:rsidRPr="00B8454C">
              <w:rPr>
                <w:color w:val="000000"/>
                <w:sz w:val="24"/>
                <w:szCs w:val="24"/>
              </w:rPr>
              <w:t>Receive data from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1F5C7816" w14:textId="77777777" w:rsidR="00B8454C" w:rsidRPr="00B8454C" w:rsidRDefault="00B8454C" w:rsidP="00B8454C">
            <w:pPr>
              <w:widowControl/>
              <w:autoSpaceDE/>
              <w:autoSpaceDN/>
              <w:rPr>
                <w:color w:val="000000"/>
                <w:sz w:val="24"/>
                <w:szCs w:val="24"/>
              </w:rPr>
            </w:pPr>
            <w:r w:rsidRPr="00B8454C">
              <w:rPr>
                <w:color w:val="000000"/>
                <w:sz w:val="24"/>
                <w:szCs w:val="24"/>
              </w:rPr>
              <w:t>39</w:t>
            </w:r>
          </w:p>
        </w:tc>
      </w:tr>
      <w:tr w:rsidR="00B8454C" w:rsidRPr="00B8454C" w14:paraId="203C74C3"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D59587D" w14:textId="77777777" w:rsidR="00B8454C" w:rsidRPr="00B8454C" w:rsidRDefault="00B8454C" w:rsidP="00B8454C">
            <w:pPr>
              <w:widowControl/>
              <w:autoSpaceDE/>
              <w:autoSpaceDN/>
              <w:rPr>
                <w:color w:val="000000"/>
                <w:sz w:val="24"/>
                <w:szCs w:val="24"/>
              </w:rPr>
            </w:pPr>
            <w:r w:rsidRPr="00B8454C">
              <w:rPr>
                <w:color w:val="000000"/>
                <w:sz w:val="24"/>
                <w:szCs w:val="24"/>
              </w:rPr>
              <w:t>Biannual</w:t>
            </w:r>
          </w:p>
        </w:tc>
        <w:tc>
          <w:tcPr>
            <w:tcW w:w="1180" w:type="dxa"/>
            <w:tcBorders>
              <w:top w:val="nil"/>
              <w:left w:val="nil"/>
              <w:bottom w:val="single" w:sz="4" w:space="0" w:color="auto"/>
              <w:right w:val="single" w:sz="4" w:space="0" w:color="auto"/>
            </w:tcBorders>
            <w:shd w:val="clear" w:color="auto" w:fill="auto"/>
            <w:noWrap/>
            <w:vAlign w:val="bottom"/>
            <w:hideMark/>
          </w:tcPr>
          <w:p w14:paraId="27A488C1" w14:textId="77777777" w:rsidR="00B8454C" w:rsidRPr="00B8454C" w:rsidRDefault="00B8454C" w:rsidP="00B8454C">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6E1F29AE"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C8EE2AF"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509B31C2" w14:textId="77777777" w:rsidR="00B8454C" w:rsidRPr="00B8454C" w:rsidRDefault="00B8454C" w:rsidP="00B8454C">
            <w:pPr>
              <w:widowControl/>
              <w:autoSpaceDE/>
              <w:autoSpaceDN/>
              <w:rPr>
                <w:color w:val="000000"/>
                <w:sz w:val="24"/>
                <w:szCs w:val="24"/>
              </w:rPr>
            </w:pPr>
            <w:r w:rsidRPr="00B8454C">
              <w:rPr>
                <w:color w:val="000000"/>
                <w:sz w:val="24"/>
                <w:szCs w:val="24"/>
              </w:rPr>
              <w:t>Confirm laboratory schedules and capabilities</w:t>
            </w:r>
          </w:p>
        </w:tc>
        <w:tc>
          <w:tcPr>
            <w:tcW w:w="960" w:type="dxa"/>
            <w:tcBorders>
              <w:top w:val="nil"/>
              <w:left w:val="nil"/>
              <w:bottom w:val="single" w:sz="4" w:space="0" w:color="auto"/>
              <w:right w:val="single" w:sz="8" w:space="0" w:color="auto"/>
            </w:tcBorders>
            <w:shd w:val="clear" w:color="auto" w:fill="auto"/>
            <w:noWrap/>
            <w:vAlign w:val="bottom"/>
            <w:hideMark/>
          </w:tcPr>
          <w:p w14:paraId="6CD0C5AD" w14:textId="77777777" w:rsidR="00B8454C" w:rsidRPr="00B8454C" w:rsidRDefault="00B8454C" w:rsidP="00B8454C">
            <w:pPr>
              <w:widowControl/>
              <w:autoSpaceDE/>
              <w:autoSpaceDN/>
              <w:rPr>
                <w:color w:val="000000"/>
                <w:sz w:val="24"/>
                <w:szCs w:val="24"/>
              </w:rPr>
            </w:pPr>
            <w:r w:rsidRPr="00B8454C">
              <w:rPr>
                <w:color w:val="000000"/>
                <w:sz w:val="24"/>
                <w:szCs w:val="24"/>
              </w:rPr>
              <w:t> </w:t>
            </w:r>
          </w:p>
        </w:tc>
      </w:tr>
      <w:tr w:rsidR="00B8454C" w:rsidRPr="00B8454C" w14:paraId="64C98529" w14:textId="77777777" w:rsidTr="00B8454C">
        <w:trPr>
          <w:trHeight w:val="582"/>
        </w:trPr>
        <w:tc>
          <w:tcPr>
            <w:tcW w:w="1180" w:type="dxa"/>
            <w:tcBorders>
              <w:top w:val="nil"/>
              <w:left w:val="single" w:sz="8" w:space="0" w:color="auto"/>
              <w:bottom w:val="single" w:sz="8" w:space="0" w:color="auto"/>
              <w:right w:val="single" w:sz="4" w:space="0" w:color="auto"/>
            </w:tcBorders>
            <w:shd w:val="clear" w:color="auto" w:fill="auto"/>
            <w:noWrap/>
            <w:vAlign w:val="bottom"/>
            <w:hideMark/>
          </w:tcPr>
          <w:p w14:paraId="4A581A81" w14:textId="77777777" w:rsidR="00B8454C" w:rsidRPr="00B8454C" w:rsidRDefault="00B8454C" w:rsidP="00B8454C">
            <w:pPr>
              <w:widowControl/>
              <w:autoSpaceDE/>
              <w:autoSpaceDN/>
              <w:rPr>
                <w:color w:val="000000"/>
                <w:sz w:val="24"/>
                <w:szCs w:val="24"/>
              </w:rPr>
            </w:pPr>
            <w:r w:rsidRPr="00B8454C">
              <w:rPr>
                <w:color w:val="000000"/>
                <w:sz w:val="24"/>
                <w:szCs w:val="24"/>
              </w:rPr>
              <w:t>Five years</w:t>
            </w:r>
          </w:p>
        </w:tc>
        <w:tc>
          <w:tcPr>
            <w:tcW w:w="1180" w:type="dxa"/>
            <w:tcBorders>
              <w:top w:val="nil"/>
              <w:left w:val="nil"/>
              <w:bottom w:val="single" w:sz="8" w:space="0" w:color="auto"/>
              <w:right w:val="single" w:sz="4" w:space="0" w:color="auto"/>
            </w:tcBorders>
            <w:shd w:val="clear" w:color="auto" w:fill="auto"/>
            <w:noWrap/>
            <w:vAlign w:val="bottom"/>
            <w:hideMark/>
          </w:tcPr>
          <w:p w14:paraId="30FDB383" w14:textId="77777777" w:rsidR="00B8454C" w:rsidRPr="00B8454C" w:rsidRDefault="00B8454C" w:rsidP="00B8454C">
            <w:pPr>
              <w:widowControl/>
              <w:autoSpaceDE/>
              <w:autoSpaceDN/>
              <w:rPr>
                <w:color w:val="000000"/>
                <w:sz w:val="24"/>
                <w:szCs w:val="24"/>
              </w:rPr>
            </w:pPr>
            <w:r w:rsidRPr="00B8454C">
              <w:rPr>
                <w:color w:val="000000"/>
                <w:sz w:val="24"/>
                <w:szCs w:val="24"/>
              </w:rPr>
              <w:t>-</w:t>
            </w:r>
          </w:p>
        </w:tc>
        <w:tc>
          <w:tcPr>
            <w:tcW w:w="2260" w:type="dxa"/>
            <w:tcBorders>
              <w:top w:val="nil"/>
              <w:left w:val="nil"/>
              <w:bottom w:val="single" w:sz="8" w:space="0" w:color="auto"/>
              <w:right w:val="single" w:sz="4" w:space="0" w:color="auto"/>
            </w:tcBorders>
            <w:shd w:val="clear" w:color="auto" w:fill="auto"/>
            <w:vAlign w:val="bottom"/>
            <w:hideMark/>
          </w:tcPr>
          <w:p w14:paraId="0FDC6A9B"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8" w:space="0" w:color="auto"/>
              <w:right w:val="single" w:sz="4" w:space="0" w:color="auto"/>
            </w:tcBorders>
            <w:shd w:val="clear" w:color="auto" w:fill="auto"/>
            <w:vAlign w:val="bottom"/>
            <w:hideMark/>
          </w:tcPr>
          <w:p w14:paraId="15F270C3"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8" w:space="0" w:color="auto"/>
              <w:right w:val="single" w:sz="4" w:space="0" w:color="auto"/>
            </w:tcBorders>
            <w:shd w:val="clear" w:color="auto" w:fill="auto"/>
            <w:vAlign w:val="bottom"/>
            <w:hideMark/>
          </w:tcPr>
          <w:p w14:paraId="10DCA203" w14:textId="77777777" w:rsidR="00B8454C" w:rsidRPr="00B8454C" w:rsidRDefault="00B8454C" w:rsidP="00B8454C">
            <w:pPr>
              <w:widowControl/>
              <w:autoSpaceDE/>
              <w:autoSpaceDN/>
              <w:rPr>
                <w:color w:val="000000"/>
                <w:sz w:val="24"/>
                <w:szCs w:val="24"/>
              </w:rPr>
            </w:pPr>
            <w:r w:rsidRPr="00B8454C">
              <w:rPr>
                <w:color w:val="000000"/>
                <w:sz w:val="24"/>
                <w:szCs w:val="24"/>
              </w:rPr>
              <w:t>Produce comprehensive data review, contingent on funding</w:t>
            </w:r>
          </w:p>
        </w:tc>
        <w:tc>
          <w:tcPr>
            <w:tcW w:w="960" w:type="dxa"/>
            <w:tcBorders>
              <w:top w:val="nil"/>
              <w:left w:val="nil"/>
              <w:bottom w:val="single" w:sz="8" w:space="0" w:color="auto"/>
              <w:right w:val="single" w:sz="8" w:space="0" w:color="auto"/>
            </w:tcBorders>
            <w:shd w:val="clear" w:color="auto" w:fill="auto"/>
            <w:noWrap/>
            <w:vAlign w:val="bottom"/>
            <w:hideMark/>
          </w:tcPr>
          <w:p w14:paraId="7B401744" w14:textId="77777777" w:rsidR="00B8454C" w:rsidRPr="00B8454C" w:rsidRDefault="00B8454C" w:rsidP="00B8454C">
            <w:pPr>
              <w:widowControl/>
              <w:autoSpaceDE/>
              <w:autoSpaceDN/>
              <w:rPr>
                <w:color w:val="000000"/>
                <w:sz w:val="24"/>
                <w:szCs w:val="24"/>
              </w:rPr>
            </w:pPr>
            <w:r w:rsidRPr="00B8454C">
              <w:rPr>
                <w:color w:val="000000"/>
                <w:sz w:val="24"/>
                <w:szCs w:val="24"/>
              </w:rPr>
              <w:t>42</w:t>
            </w:r>
          </w:p>
        </w:tc>
      </w:tr>
    </w:tbl>
    <w:p w14:paraId="50788710" w14:textId="13912AA9" w:rsidR="00054284" w:rsidRDefault="00054284" w:rsidP="00BA7093">
      <w:pPr>
        <w:pStyle w:val="Heading2"/>
        <w:ind w:left="0"/>
      </w:pPr>
    </w:p>
    <w:p w14:paraId="431E632C" w14:textId="669116D0" w:rsidR="00054284" w:rsidRDefault="00054284" w:rsidP="00BA7093">
      <w:pPr>
        <w:pStyle w:val="Heading2"/>
        <w:ind w:left="0"/>
      </w:pPr>
    </w:p>
    <w:p w14:paraId="6725087F" w14:textId="0ECE3F79" w:rsidR="00054284" w:rsidRDefault="00054284" w:rsidP="00BA7093">
      <w:pPr>
        <w:pStyle w:val="Heading2"/>
        <w:ind w:left="0"/>
      </w:pPr>
    </w:p>
    <w:p w14:paraId="7C9D711C" w14:textId="606F5C4C" w:rsidR="00054284" w:rsidRDefault="00054284" w:rsidP="00BA7093">
      <w:pPr>
        <w:pStyle w:val="Heading2"/>
        <w:ind w:left="0"/>
        <w:sectPr w:rsidR="00054284" w:rsidSect="00054284">
          <w:pgSz w:w="15840" w:h="12240" w:orient="landscape"/>
          <w:pgMar w:top="1440" w:right="1440" w:bottom="1440" w:left="1440" w:header="720" w:footer="720" w:gutter="0"/>
          <w:cols w:space="720"/>
          <w:docGrid w:linePitch="360"/>
        </w:sectPr>
      </w:pPr>
    </w:p>
    <w:p w14:paraId="198E22F2" w14:textId="07CA6421" w:rsidR="00A82808" w:rsidRDefault="009A297F" w:rsidP="00BA7093">
      <w:pPr>
        <w:pStyle w:val="Heading2"/>
        <w:ind w:left="0"/>
      </w:pPr>
      <w:bookmarkStart w:id="45" w:name="_Toc117087845"/>
      <w:bookmarkStart w:id="46" w:name="_Toc125960335"/>
      <w:bookmarkStart w:id="47" w:name="_Toc125983997"/>
      <w:bookmarkStart w:id="48" w:name="_Toc125984278"/>
      <w:r>
        <w:lastRenderedPageBreak/>
        <w:t>A5. Problem Definition/Background and Project Objectives</w:t>
      </w:r>
      <w:bookmarkEnd w:id="42"/>
      <w:bookmarkEnd w:id="45"/>
      <w:bookmarkEnd w:id="46"/>
      <w:bookmarkEnd w:id="47"/>
      <w:bookmarkEnd w:id="48"/>
    </w:p>
    <w:p w14:paraId="5E0894A3" w14:textId="77777777" w:rsidR="000D14B5" w:rsidRPr="002241BD" w:rsidRDefault="000D14B5" w:rsidP="002241BD">
      <w:pPr>
        <w:pStyle w:val="Heading2"/>
      </w:pPr>
      <w:bookmarkStart w:id="49" w:name="A5._PROBLEM_DEFINITION/BACKGROUND_AND_PR"/>
      <w:bookmarkEnd w:id="49"/>
    </w:p>
    <w:p w14:paraId="56846D9A" w14:textId="77777777" w:rsidR="00514236" w:rsidRDefault="009748A5" w:rsidP="002241BD">
      <w:pPr>
        <w:pStyle w:val="BodyText"/>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9A297F">
        <w:fldChar w:fldCharType="begin" w:fldLock="1">
          <w:fldData xml:space="preserve">ZQBKAHcAOQBVAHMAdAB1ADIAegBBAFEALwBCAFYARABaADgAcwBtAEsAVgBJAGsAZgBXAHIAaQAy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</w:fldData>
        </w:fldChar>
      </w:r>
      <w:r w:rsidR="00CE0661">
        <w:instrText>ADDIN paperpile_citation &lt;clusterId&gt;I121P278L568I352&lt;/clusterId&gt;&lt;version&gt;0.6.11&lt;/version&gt;&lt;metadata&gt;&lt;citation&gt;&lt;id&gt;73f88e65-1778-4450-9eec-621750989a3d&lt;/id&gt;&lt;no_author/&gt;&lt;prefix/&gt;&lt;suffix/&gt;&lt;locator/&gt;&lt;locator_label&gt;page&lt;/locator_label&gt;&lt;/citation&gt;&lt;/metadata&gt; \* MERGEFORMAT</w:instrText>
      </w:r>
      <w:r w:rsidR="009A297F">
        <w:fldChar w:fldCharType="separate"/>
      </w:r>
      <w:r w:rsidR="009A297F">
        <w:rPr>
          <w:noProof/>
        </w:rPr>
        <w:t>(AKDNR 1997)</w:t>
      </w:r>
      <w:r w:rsidR="009A297F">
        <w:fldChar w:fldCharType="end"/>
      </w:r>
      <w:r w:rsidR="009A297F">
        <w:rPr>
          <w:b/>
          <w:i/>
        </w:rPr>
        <w:t>.</w:t>
      </w:r>
      <w:r>
        <w:rPr>
          <w:b/>
          <w:i/>
        </w:rPr>
        <w:t xml:space="preserve"> </w:t>
      </w:r>
      <w:r>
        <w:t xml:space="preserve">This recommendation was developed for Alaska State Parks and the </w:t>
      </w:r>
      <w:r>
        <w:rPr>
          <w:b/>
          <w:i/>
        </w:rPr>
        <w:t>Upp</w:t>
      </w:r>
      <w:r w:rsidR="00CF182D">
        <w:rPr>
          <w:b/>
          <w:i/>
        </w:rPr>
        <w:t xml:space="preserve">er Kenai River Cooperative Plan </w:t>
      </w:r>
      <w:r w:rsidR="009A297F">
        <w:fldChar w:fldCharType="begin" w:fldLock="1">
          <w:fldData xml:space="preserve">ZQBKAHgATgBVADEAMQB2ADQAagBBAFEALwBDAHYASQB6AHcAUQBTAE8ANABsAHQAbgBxADYAbABJ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</w:fldData>
        </w:fldChar>
      </w:r>
      <w:r w:rsidR="00CE0661">
        <w:instrText>ADDIN paperpile_citation &lt;clusterId&gt;U962I328X619B433&lt;/clusterId&gt;&lt;version&gt;0.6.11&lt;/version&gt;&lt;metadata&gt;&lt;citation&gt;&lt;id&gt;5e1bc33e-1605-47cb-a88b-8e85b389cf99&lt;/id&gt;&lt;no_author/&gt;&lt;prefix/&gt;&lt;suffix/&gt;&lt;locator/&gt;&lt;locator_label&gt;page&lt;/locator_label&gt;&lt;/citation&gt;&lt;/metadata&gt; \* MERGEFORMAT</w:instrText>
      </w:r>
      <w:r w:rsidR="009A297F">
        <w:fldChar w:fldCharType="separate"/>
      </w:r>
      <w:r w:rsidR="009A297F">
        <w:rPr>
          <w:noProof/>
        </w:rPr>
        <w:t>(USFWS 1997)</w:t>
      </w:r>
      <w:r w:rsidR="009A297F">
        <w:fldChar w:fldCharType="end"/>
      </w:r>
      <w:r w:rsidR="00CF182D">
        <w:t xml:space="preserve"> </w:t>
      </w:r>
      <w:r>
        <w:t xml:space="preserve">as a partnership between Alaska State Parks, U.S. Fish and Wildlife Service and the U.S. Forest Service, Chugach National Forest. </w:t>
      </w:r>
    </w:p>
    <w:p w14:paraId="528F44AD" w14:textId="77777777" w:rsidR="00514236" w:rsidRDefault="00514236" w:rsidP="002241BD">
      <w:pPr>
        <w:pStyle w:val="BodyText"/>
      </w:pPr>
    </w:p>
    <w:p w14:paraId="1920875C" w14:textId="378709C9" w:rsidR="000D14B5" w:rsidRDefault="009748A5" w:rsidP="002241BD">
      <w:pPr>
        <w:pStyle w:val="BodyText"/>
      </w:pPr>
      <w:r>
        <w:t xml:space="preserve">The State of Alaska </w:t>
      </w:r>
      <w:r w:rsidR="00524538">
        <w:t>conducts</w:t>
      </w:r>
      <w:r>
        <w:t xml:space="preserve"> ambient </w:t>
      </w:r>
      <w:r w:rsidR="00524538">
        <w:t>water quality</w:t>
      </w:r>
      <w:r w:rsidR="009A297F">
        <w:t xml:space="preserve"> </w:t>
      </w:r>
      <w:r>
        <w:t xml:space="preserve">monitoring </w:t>
      </w:r>
      <w:r w:rsidR="00524538">
        <w:t>only in select areas</w:t>
      </w:r>
      <w:r>
        <w:t xml:space="preserve">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9A297F">
        <w:fldChar w:fldCharType="begin" w:fldLock="1">
          <w:fldData xml:space="preserve">ZQBKAHoATgBWAHQAdAB1ADMARABZAFEALwBSAFYAQgB6ACsAYQBhAFYANQBIAE0AVQAzADEAWgBC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</w:fldData>
        </w:fldChar>
      </w:r>
      <w:r w:rsidR="00CE0661">
        <w:instrText>ADDIN paperpile_citation &lt;clusterId&gt;X449K797G187E771&lt;/clusterId&gt;&lt;version&gt;0.6.11&lt;/version&gt;&lt;metadata&gt;&lt;citation&gt;&lt;id&gt;5a095026-63cc-4cfe-9d7f-bf09bbda9c17&lt;/id&gt;&lt;no_author/&gt;&lt;prefix/&gt;&lt;suffix/&gt;&lt;locator/&gt;&lt;locator_label&gt;page&lt;/locator_label&gt;&lt;/citation&gt;&lt;citation&gt;&lt;id&gt;38a7eb48-46bc-4a02-8906-53e9aba9d57b&lt;/id&gt;&lt;no_author/&gt;&lt;prefix/&gt;&lt;suffix/&gt;&lt;locator/&gt;&lt;locator_label&gt;page&lt;/locator_label&gt;&lt;/citation&gt;&lt;citation&gt;&lt;id&gt;42768947-53f7-4d9e-ae4f-5e8b15207bf1&lt;/id&gt;&lt;no_author/&gt;&lt;prefix/&gt;&lt;suffix/&gt;&lt;locator/&gt;&lt;locator_label&gt;page&lt;/locator_label&gt;&lt;/citation&gt;&lt;/metadata&gt; \* MERGEFORMAT</w:instrText>
      </w:r>
      <w:r w:rsidR="009A297F">
        <w:fldChar w:fldCharType="separate"/>
      </w:r>
      <w:r w:rsidR="009A297F">
        <w:rPr>
          <w:noProof/>
        </w:rPr>
        <w:t>(Litchfield and Kyle 1992; ADEC 2022b, 2022a)</w:t>
      </w:r>
      <w:r w:rsidR="009A297F">
        <w:fldChar w:fldCharType="end"/>
      </w:r>
      <w:r w:rsidR="009A297F">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4A1CEF38" w14:textId="77777777" w:rsidR="009A297F" w:rsidRDefault="009A297F" w:rsidP="009A297F">
      <w:pPr>
        <w:pStyle w:val="BodyText"/>
      </w:pPr>
    </w:p>
    <w:p w14:paraId="5DB4BEA8" w14:textId="77777777" w:rsidR="00514236" w:rsidRDefault="009E16E3" w:rsidP="002241BD">
      <w:pPr>
        <w:pStyle w:val="BodyText"/>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w:t>
      </w:r>
    </w:p>
    <w:p w14:paraId="5C3DE1E7" w14:textId="77777777" w:rsidR="00514236" w:rsidRDefault="00514236" w:rsidP="002241BD">
      <w:pPr>
        <w:pStyle w:val="BodyText"/>
      </w:pPr>
    </w:p>
    <w:p w14:paraId="2563367F" w14:textId="5A99E047" w:rsidR="009E16E3" w:rsidRDefault="009748A5" w:rsidP="002241BD">
      <w:pPr>
        <w:pStyle w:val="BodyText"/>
      </w:pPr>
      <w:r>
        <w:t>For more detailed information</w:t>
      </w:r>
      <w:r w:rsidR="009E16E3">
        <w:t xml:space="preserve"> on historical results</w:t>
      </w:r>
      <w:r>
        <w:t>,</w:t>
      </w:r>
      <w:r>
        <w:rPr>
          <w:spacing w:val="-11"/>
        </w:rPr>
        <w:t xml:space="preserve"> </w:t>
      </w:r>
      <w:r>
        <w:t>see</w:t>
      </w:r>
      <w:r>
        <w:rPr>
          <w:spacing w:val="-10"/>
        </w:rPr>
        <w:t xml:space="preserve"> </w:t>
      </w:r>
      <w:r w:rsidR="009E16E3">
        <w:rPr>
          <w:spacing w:val="-10"/>
        </w:rPr>
        <w:t xml:space="preserve">the two previous Kenai River Water Quality Assessments published by </w:t>
      </w:r>
      <w:r w:rsidR="009E16E3">
        <w:t xml:space="preserve">Kenai Watershed Forum </w:t>
      </w:r>
      <w:r w:rsidR="009A297F">
        <w:fldChar w:fldCharType="begin" w:fldLock="1">
          <w:fldData xml:space="preserve">ZQBKAHoATgBsAGQAdAB1ADMARABZAFEAaABsADkARgAwAEwAVwA1AEoAaQBrAGUAYwAxAFgASABz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</w:fldData>
        </w:fldChar>
      </w:r>
      <w:r w:rsidR="00CE0661">
        <w:instrText>ADDIN paperpile_citation &lt;clusterId&gt;I267P525L895J629&lt;/clusterId&gt;&lt;version&gt;0.6.11&lt;/version&gt;&lt;metadata&gt;&lt;citation&gt;&lt;id&gt;2fb15179-9a42-4355-889a-77627292c2fe&lt;/id&gt;&lt;no_author/&gt;&lt;prefix/&gt;&lt;suffix/&gt;&lt;locator/&gt;&lt;locator_label&gt;page&lt;/locator_label&gt;&lt;/citation&gt;&lt;citation&gt;&lt;id&gt;da60e215-b067-4aca-9d83-5c6642e17bcf&lt;/id&gt;&lt;no_author/&gt;&lt;prefix/&gt;&lt;suffix/&gt;&lt;locator/&gt;&lt;locator_label&gt;page&lt;/locator_label&gt;&lt;/citation&gt;&lt;/metadata&gt; \* MERGEFORMAT</w:instrText>
      </w:r>
      <w:r w:rsidR="009A297F">
        <w:fldChar w:fldCharType="separate"/>
      </w:r>
      <w:r w:rsidR="009A297F">
        <w:rPr>
          <w:noProof/>
        </w:rPr>
        <w:t>(Guerron Orejuela 2016; McCard 2007)</w:t>
      </w:r>
      <w:r w:rsidR="009A297F">
        <w:fldChar w:fldCharType="end"/>
      </w:r>
      <w:r w:rsidR="009E16E3">
        <w:t>.</w:t>
      </w:r>
    </w:p>
    <w:p w14:paraId="7594BBFA" w14:textId="703219DE" w:rsidR="00BA7093" w:rsidRDefault="00BA7093" w:rsidP="00BA7093">
      <w:pPr>
        <w:pStyle w:val="Heading2"/>
        <w:ind w:left="0"/>
        <w:rPr>
          <w:b w:val="0"/>
          <w:bCs w:val="0"/>
          <w:i w:val="0"/>
        </w:rPr>
      </w:pPr>
      <w:bookmarkStart w:id="50" w:name="_Toc112073504"/>
    </w:p>
    <w:p w14:paraId="6ACCD8FC" w14:textId="77777777" w:rsidR="005429B2" w:rsidRDefault="005429B2" w:rsidP="005429B2">
      <w:pPr>
        <w:pStyle w:val="BodyText"/>
        <w:spacing w:before="1"/>
        <w:ind w:right="689"/>
        <w:jc w:val="both"/>
        <w:rPr>
          <w:ins w:id="51" w:author="Benjamin Meyer" w:date="2023-01-26T17:03:00Z"/>
        </w:rPr>
      </w:pPr>
      <w:ins w:id="52" w:author="Benjamin Meyer" w:date="2023-01-26T17:03:00Z">
        <w:r>
          <w:t xml:space="preserve">It should be noted that </w:t>
        </w:r>
        <w:r w:rsidRPr="00071574">
          <w:t>the temporal structure of this sampling program has not intended to represent water quality conditions of a full calendar year. Rather, the intention is to capture a snap</w:t>
        </w:r>
        <w:r>
          <w:t>shot of two annual conditions:</w:t>
        </w:r>
      </w:ins>
    </w:p>
    <w:p w14:paraId="4FAD389A" w14:textId="77777777" w:rsidR="005429B2" w:rsidRDefault="005429B2" w:rsidP="005429B2">
      <w:pPr>
        <w:pStyle w:val="BodyText"/>
        <w:spacing w:before="1"/>
        <w:ind w:left="119" w:right="689"/>
        <w:jc w:val="both"/>
        <w:rPr>
          <w:ins w:id="53" w:author="Benjamin Meyer" w:date="2023-01-26T17:03:00Z"/>
        </w:rPr>
      </w:pPr>
    </w:p>
    <w:p w14:paraId="43614BEE" w14:textId="77777777" w:rsidR="005429B2" w:rsidRDefault="005429B2" w:rsidP="005429B2">
      <w:pPr>
        <w:pStyle w:val="BodyText"/>
        <w:numPr>
          <w:ilvl w:val="0"/>
          <w:numId w:val="57"/>
        </w:numPr>
        <w:spacing w:before="1"/>
        <w:ind w:right="689"/>
        <w:jc w:val="both"/>
        <w:rPr>
          <w:ins w:id="54" w:author="Benjamin Meyer" w:date="2023-01-26T17:03:00Z"/>
        </w:rPr>
      </w:pPr>
      <w:ins w:id="55" w:author="Benjamin Meyer" w:date="2023-01-26T17:03:00Z">
        <w:r w:rsidRPr="00071574">
          <w:t>Prior to a period of higher potential for impact from human activities (boating activity, impervious surface runoff, etc.) in early summer; and</w:t>
        </w:r>
      </w:ins>
    </w:p>
    <w:p w14:paraId="06AAB717" w14:textId="77777777" w:rsidR="005429B2" w:rsidRPr="00071574" w:rsidRDefault="005429B2" w:rsidP="005429B2">
      <w:pPr>
        <w:pStyle w:val="BodyText"/>
        <w:numPr>
          <w:ilvl w:val="0"/>
          <w:numId w:val="57"/>
        </w:numPr>
        <w:spacing w:before="1"/>
        <w:ind w:right="689"/>
        <w:jc w:val="both"/>
        <w:rPr>
          <w:ins w:id="56" w:author="Benjamin Meyer" w:date="2023-01-26T17:03:00Z"/>
        </w:rPr>
      </w:pPr>
      <w:ins w:id="57" w:author="Benjamin Meyer" w:date="2023-01-26T17:03:00Z">
        <w:r w:rsidRPr="00071574">
          <w:lastRenderedPageBreak/>
          <w:t>At the peak of human activity on/near the river in mid-summer</w:t>
        </w:r>
        <w:r>
          <w:t>.</w:t>
        </w:r>
      </w:ins>
    </w:p>
    <w:p w14:paraId="20404459" w14:textId="64B5755B" w:rsidR="000D2D4F" w:rsidRDefault="000D2D4F" w:rsidP="00BA7093">
      <w:pPr>
        <w:pStyle w:val="Heading2"/>
        <w:ind w:left="0"/>
        <w:rPr>
          <w:b w:val="0"/>
          <w:bCs w:val="0"/>
          <w:i w:val="0"/>
        </w:rPr>
      </w:pPr>
    </w:p>
    <w:p w14:paraId="206408D7" w14:textId="77777777" w:rsidR="00E856BD" w:rsidRDefault="00E856BD" w:rsidP="00BA7093">
      <w:pPr>
        <w:pStyle w:val="Heading2"/>
        <w:ind w:left="0"/>
        <w:rPr>
          <w:b w:val="0"/>
          <w:bCs w:val="0"/>
          <w:i w:val="0"/>
        </w:rPr>
      </w:pPr>
    </w:p>
    <w:p w14:paraId="65FC6B31" w14:textId="77777777" w:rsidR="00771F2F" w:rsidRDefault="00771F2F" w:rsidP="00BA7093">
      <w:pPr>
        <w:pStyle w:val="Heading2"/>
        <w:ind w:left="0"/>
      </w:pPr>
      <w:bookmarkStart w:id="58" w:name="_Toc117087846"/>
      <w:bookmarkStart w:id="59" w:name="_Toc125960336"/>
      <w:bookmarkStart w:id="60" w:name="_Toc125983998"/>
      <w:bookmarkStart w:id="61" w:name="_Toc125984279"/>
      <w:r>
        <w:t>A6. Project / Task Description</w:t>
      </w:r>
      <w:bookmarkEnd w:id="50"/>
      <w:bookmarkEnd w:id="58"/>
      <w:bookmarkEnd w:id="59"/>
      <w:bookmarkEnd w:id="60"/>
      <w:bookmarkEnd w:id="61"/>
    </w:p>
    <w:p w14:paraId="7DE8FE13" w14:textId="77777777" w:rsidR="000D14B5" w:rsidRPr="002241BD" w:rsidRDefault="000D14B5" w:rsidP="002241BD">
      <w:pPr>
        <w:pStyle w:val="BodyText"/>
      </w:pPr>
      <w:bookmarkStart w:id="62" w:name="A6._PROJECT_/_TASK_DESCRIPTION"/>
      <w:bookmarkEnd w:id="62"/>
    </w:p>
    <w:p w14:paraId="267B27E9" w14:textId="360F0B2D" w:rsidR="009F2D54" w:rsidRDefault="00724F1E" w:rsidP="002241BD">
      <w:pPr>
        <w:pStyle w:val="BodyText"/>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2241BD">
      <w:pPr>
        <w:pStyle w:val="BodyText"/>
      </w:pPr>
    </w:p>
    <w:p w14:paraId="47AE73BB" w14:textId="77777777" w:rsidR="009F2D54" w:rsidRDefault="009748A5" w:rsidP="002241BD">
      <w:pPr>
        <w:pStyle w:val="BodyText"/>
        <w:numPr>
          <w:ilvl w:val="0"/>
          <w:numId w:val="59"/>
        </w:numPr>
      </w:pPr>
      <w:r>
        <w:t xml:space="preserve">Agency </w:t>
      </w:r>
      <w:r w:rsidR="009F2D54">
        <w:t>Baseline Monitoring Partnership</w:t>
      </w:r>
    </w:p>
    <w:p w14:paraId="53580124" w14:textId="77777777" w:rsidR="009F2D54" w:rsidRDefault="009748A5" w:rsidP="002241BD">
      <w:pPr>
        <w:pStyle w:val="BodyText"/>
        <w:numPr>
          <w:ilvl w:val="0"/>
          <w:numId w:val="59"/>
        </w:numPr>
      </w:pPr>
      <w:r>
        <w:t>Collection of specified interval data with programmab</w:t>
      </w:r>
      <w:r w:rsidR="009F2D54">
        <w:t>le Electronic Instruments</w:t>
      </w:r>
    </w:p>
    <w:p w14:paraId="6E6825B2" w14:textId="2DCC821F" w:rsidR="000D14B5" w:rsidRDefault="009748A5" w:rsidP="002241BD">
      <w:pPr>
        <w:pStyle w:val="BodyText"/>
        <w:numPr>
          <w:ilvl w:val="0"/>
          <w:numId w:val="59"/>
        </w:numPr>
      </w:pPr>
      <w:r>
        <w:t>Stream Temperature Monitoring</w:t>
      </w:r>
    </w:p>
    <w:p w14:paraId="2C7B152D" w14:textId="77777777" w:rsidR="000D14B5" w:rsidRDefault="000D14B5">
      <w:pPr>
        <w:pStyle w:val="BodyText"/>
      </w:pPr>
    </w:p>
    <w:p w14:paraId="1FA91CEE" w14:textId="0FD7B84D" w:rsidR="004A7A55" w:rsidRPr="000F1CB8" w:rsidRDefault="00771F2F" w:rsidP="004A7A55">
      <w:pPr>
        <w:pStyle w:val="BodyText"/>
      </w:pPr>
      <w:r w:rsidRPr="004A7A55">
        <w:t>Continuous monitoring with electronic instruments was conducted by KWF in 2008 through 2012 on the lower Kenai Riv</w:t>
      </w:r>
      <w:r w:rsidR="00116BE7" w:rsidRPr="004A7A55">
        <w:t>er, which was summarized by KWF</w:t>
      </w:r>
      <w:r w:rsidRPr="004A7A55">
        <w:t xml:space="preserve"> </w:t>
      </w:r>
      <w:r w:rsidRPr="004A7A55">
        <w:fldChar w:fldCharType="begin" w:fldLock="1"/>
      </w:r>
      <w:r w:rsidR="004A7A55">
        <w:instrText>ADDIN paperpile_citation &lt;clusterId&gt;S592F851U342Z953&lt;/clusterId&gt;&lt;version&gt;0.6.11&lt;/version&gt;&lt;metadata&gt;&lt;citation&gt;&lt;id&gt;ec55a743-17aa-4a7f-b34d-6a32e0ba63cc&lt;/id&gt;&lt;no_author/&gt;&lt;prefix/&gt;&lt;suffix/&gt;&lt;locator/&gt;&lt;locator_label&gt;page&lt;/locator_label&gt;&lt;/citation&gt;&lt;/metadata&gt;&lt;data&gt;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&lt;/data&gt; \* MERGEFORMAT</w:instrText>
      </w:r>
      <w:r w:rsidRPr="004A7A55">
        <w:fldChar w:fldCharType="separate"/>
      </w:r>
      <w:r w:rsidRPr="004A7A55">
        <w:rPr>
          <w:noProof/>
        </w:rPr>
        <w:t>(Martin et al. 2011)</w:t>
      </w:r>
      <w:r w:rsidRPr="004A7A55">
        <w:fldChar w:fldCharType="end"/>
      </w:r>
      <w:r w:rsidRPr="004A7A55">
        <w:t>. Temperature monitoring was conducted in tributaries of the Kenai River by Cook Inletkeeper (CIK) 2008 through 2012.</w:t>
      </w:r>
      <w:r w:rsidR="004A7A55">
        <w:t xml:space="preserve"> </w:t>
      </w:r>
      <w:r w:rsidR="004A7A55" w:rsidRPr="004A7A55">
        <w:t xml:space="preserve">Monitoring results were synthesized </w:t>
      </w:r>
      <w:r w:rsidR="004A7A55" w:rsidRPr="004A7A55">
        <w:fldChar w:fldCharType="begin" w:fldLock="1">
          <w:fldData xml:space="preserve">ZQBKAHgAVgBVAGwAMQBQADIAegBBAFUALwBTAHUAUgBuACsAcwAyAGQAdQB3ADQANABXAGwAUQBX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</w:fldData>
        </w:fldChar>
      </w:r>
      <w:r w:rsidR="00CE0661">
        <w:instrText>ADDIN paperpile_citation &lt;clusterId&gt;Z284N541C832Z545&lt;/clusterId&gt;&lt;version&gt;0.6.11&lt;/version&gt;&lt;metadata&gt;&lt;citation&gt;&lt;id&gt;8042cc4b-fe33-41a6-a0da-4a9a88799a7e&lt;/id&gt;&lt;no_author/&gt;&lt;prefix/&gt;&lt;suffix/&gt;&lt;locator/&gt;&lt;locator_label&gt;page&lt;/locator_label&gt;&lt;/citation&gt;&lt;/metadata&gt; \* MERGEFORMAT</w:instrText>
      </w:r>
      <w:r w:rsidR="004A7A55" w:rsidRPr="004A7A55">
        <w:fldChar w:fldCharType="separate"/>
      </w:r>
      <w:r w:rsidR="004A7A55" w:rsidRPr="004A7A55">
        <w:rPr>
          <w:noProof/>
        </w:rPr>
        <w:t>(Mauger 2013)</w:t>
      </w:r>
      <w:r w:rsidR="004A7A55" w:rsidRPr="004A7A55">
        <w:fldChar w:fldCharType="end"/>
      </w:r>
      <w:r w:rsidR="004A7A55" w:rsidRPr="004A7A55">
        <w:t xml:space="preserve"> and later applied in a peer-reviewed publication </w:t>
      </w:r>
      <w:r w:rsidR="004A7A55" w:rsidRPr="004A7A55">
        <w:fldChar w:fldCharType="begin" w:fldLock="1">
          <w:fldData xml:space="preserve">ZQBKAHkAbABWACsAMQB1ADMATABZAFMAZgBSAFYAaQBmAHcAUQBwAHMASgBJAHAAcgBUADUAOQBF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</w:fldData>
        </w:fldChar>
      </w:r>
      <w:r w:rsidR="00CE0661">
        <w:instrText>ADDIN paperpile_citation &lt;clusterId&gt;V319J486Y176C771&lt;/clusterId&gt;&lt;version&gt;0.6.11&lt;/version&gt;&lt;metadata&gt;&lt;citation&gt;&lt;id&gt;a895024a-eacb-4872-bf51-f6d1a0a8d30f&lt;/id&gt;&lt;no_author/&gt;&lt;prefix/&gt;&lt;suffix/&gt;&lt;locator/&gt;&lt;locator_label&gt;page&lt;/locator_label&gt;&lt;/citation&gt;&lt;/metadata&gt; \* MERGEFORMAT</w:instrText>
      </w:r>
      <w:r w:rsidR="004A7A55" w:rsidRPr="004A7A55">
        <w:fldChar w:fldCharType="separate"/>
      </w:r>
      <w:r w:rsidR="004A7A55" w:rsidRPr="004A7A55">
        <w:rPr>
          <w:noProof/>
        </w:rPr>
        <w:t>(Mauger et al. 2017)</w:t>
      </w:r>
      <w:r w:rsidR="004A7A55" w:rsidRPr="004A7A55">
        <w:fldChar w:fldCharType="end"/>
      </w:r>
      <w:r w:rsidR="004A7A55" w:rsidRPr="004A7A55">
        <w:t>.</w:t>
      </w:r>
      <w:r w:rsidRPr="004A7A55">
        <w:t xml:space="preserve"> </w:t>
      </w:r>
      <w:r w:rsidR="004A7A55" w:rsidRPr="004A7A55">
        <w:t xml:space="preserve">Stream temperature monitoring continues currently in a selected subset of these streams (as of October 2022). </w:t>
      </w:r>
      <w:r w:rsidR="004A7A55" w:rsidRPr="004A7A55">
        <w:rPr>
          <w:rFonts w:eastAsiaTheme="minorHAnsi"/>
        </w:rPr>
        <w:t>In 2018, a zinc and copper monitoring project was added to the KWF Water Quality Monitoring Program. This Alaska Clean Waters Action (ACWA) grant funded project was designed to monitor copper and zinc levels in key locations on the Kenai River and its tributaries. This element was added in response to an observed increase in zinc and copper levels between 2014 and 20</w:t>
      </w:r>
      <w:r w:rsidR="004A7A55">
        <w:rPr>
          <w:rFonts w:eastAsiaTheme="minorHAnsi"/>
        </w:rPr>
        <w:t xml:space="preserve">16 </w:t>
      </w:r>
      <w:r w:rsidR="004A7A55">
        <w:rPr>
          <w:rFonts w:eastAsiaTheme="minorHAnsi"/>
        </w:rPr>
        <w:fldChar w:fldCharType="begin" w:fldLock="1">
          <w:fldData xml:space="preserve">ZQBKAHoATgBsAHQAdAB1AEcAegBjAFEAaABsACsARgAwAEwAVgBwAGsAMQB5AFMAUwA3AG8AMwBW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</w:fldData>
        </w:fldChar>
      </w:r>
      <w:r w:rsidR="00CE0661">
        <w:rPr>
          <w:rFonts w:eastAsiaTheme="minorHAnsi"/>
        </w:rPr>
        <w:instrText>ADDIN paperpile_citation &lt;clusterId&gt;A751O811K291H922&lt;/clusterId&gt;&lt;version&gt;0.6.11&lt;/version&gt;&lt;metadata&gt;&lt;citation&gt;&lt;id&gt;c48a229f-856f-4605-9199-c3bae628bf2a&lt;/id&gt;&lt;no_author/&gt;&lt;prefix/&gt;&lt;suffix/&gt;&lt;locator/&gt;&lt;locator_label&gt;page&lt;/locator_label&gt;&lt;/citation&gt;&lt;citation&gt;&lt;id&gt;2c246ac6-5905-4ca5-9640-654a0c971604&lt;/id&gt;&lt;no_author/&gt;&lt;prefix/&gt;&lt;suffix/&gt;&lt;locator/&gt;&lt;locator_label&gt;page&lt;/locator_label&gt;&lt;/citation&gt;&lt;citation&gt;&lt;id&gt;2fb15179-9a42-4355-889a-77627292c2fe&lt;/id&gt;&lt;no_author/&gt;&lt;prefix/&gt;&lt;suffix/&gt;&lt;locator/&gt;&lt;locator_label&gt;page&lt;/locator_label&gt;&lt;/citation&gt;&lt;/metadata&gt; \* MERGEFORMAT</w:instrText>
      </w:r>
      <w:r w:rsidR="004A7A55">
        <w:rPr>
          <w:rFonts w:eastAsiaTheme="minorHAnsi"/>
        </w:rPr>
      </w:r>
      <w:r w:rsidR="004A7A55">
        <w:rPr>
          <w:rFonts w:eastAsiaTheme="minorHAnsi"/>
        </w:rPr>
        <w:fldChar w:fldCharType="separate"/>
      </w:r>
      <w:r w:rsidR="004A7A55">
        <w:rPr>
          <w:rFonts w:eastAsiaTheme="minorHAnsi"/>
          <w:noProof/>
        </w:rPr>
        <w:t>(Sires 2017b, 2017a; Guerron Orejuela 2016)</w:t>
      </w:r>
      <w:r w:rsidR="004A7A55">
        <w:rPr>
          <w:rFonts w:eastAsiaTheme="minorHAnsi"/>
        </w:rPr>
        <w:fldChar w:fldCharType="end"/>
      </w:r>
      <w:r w:rsidR="004A7A55" w:rsidRPr="004A7A55">
        <w:rPr>
          <w:rFonts w:eastAsiaTheme="minorHAnsi"/>
        </w:rPr>
        <w:t xml:space="preserve">. </w:t>
      </w:r>
      <w:r w:rsidR="000F1CB8">
        <w:rPr>
          <w:rFonts w:eastAsiaTheme="minorHAnsi"/>
        </w:rPr>
        <w:t xml:space="preserve">A final report on this project was completed in 2021 </w:t>
      </w:r>
      <w:r w:rsidR="000F1CB8">
        <w:rPr>
          <w:rFonts w:eastAsiaTheme="minorHAnsi"/>
        </w:rPr>
        <w:fldChar w:fldCharType="begin" w:fldLock="1">
          <w:fldData xml:space="preserve">ZQBKAHgATgBVADIAMQBQADMARABBAE0ALwBpAHQAVgBQADEALwB2ADAAaQBUAE4AeQAzADAAYQBM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</w:fldData>
        </w:fldChar>
      </w:r>
      <w:r w:rsidR="00CE0661">
        <w:rPr>
          <w:rFonts w:eastAsiaTheme="minorHAnsi"/>
        </w:rPr>
        <w:instrText>ADDIN paperpile_citation &lt;clusterId&gt;N479A739Q129U741&lt;/clusterId&gt;&lt;version&gt;0.6.11&lt;/version&gt;&lt;metadata&gt;&lt;citation&gt;&lt;id&gt;e6a3974e-4db6-4437-b0f9-e1d613912d29&lt;/id&gt;&lt;no_author/&gt;&lt;prefix/&gt;&lt;suffix/&gt;&lt;locator/&gt;&lt;locator_label&gt;page&lt;/locator_label&gt;&lt;/citation&gt;&lt;/metadata&gt; \* MERGEFORMAT</w:instrText>
      </w:r>
      <w:r w:rsidR="000F1CB8">
        <w:rPr>
          <w:rFonts w:eastAsiaTheme="minorHAnsi"/>
        </w:rPr>
      </w:r>
      <w:r w:rsidR="000F1CB8">
        <w:rPr>
          <w:rFonts w:eastAsiaTheme="minorHAnsi"/>
        </w:rPr>
        <w:fldChar w:fldCharType="separate"/>
      </w:r>
      <w:r w:rsidR="000F1CB8">
        <w:rPr>
          <w:rFonts w:eastAsiaTheme="minorHAnsi"/>
          <w:noProof/>
        </w:rPr>
        <w:t>(Meyer 2021)</w:t>
      </w:r>
      <w:r w:rsidR="000F1CB8">
        <w:rPr>
          <w:rFonts w:eastAsiaTheme="minorHAnsi"/>
        </w:rPr>
        <w:fldChar w:fldCharType="end"/>
      </w:r>
      <w:r w:rsidR="004A7A55" w:rsidRPr="004A7A55">
        <w:rPr>
          <w:rFonts w:eastAsiaTheme="minorHAnsi"/>
        </w:rPr>
        <w:t>.</w:t>
      </w:r>
    </w:p>
    <w:p w14:paraId="35C7A00B" w14:textId="77777777" w:rsidR="004A7A55" w:rsidRDefault="004A7A55" w:rsidP="004A7A55">
      <w:pPr>
        <w:pStyle w:val="BodyText"/>
      </w:pPr>
    </w:p>
    <w:p w14:paraId="30BE05C0" w14:textId="1E2AB2DC" w:rsidR="0088566D" w:rsidRDefault="0088566D" w:rsidP="002241BD">
      <w:pPr>
        <w:pStyle w:val="Heading2"/>
        <w:spacing w:line="240" w:lineRule="auto"/>
        <w:ind w:left="0" w:right="1753"/>
      </w:pPr>
      <w:bookmarkStart w:id="63" w:name="_Toc116644748"/>
      <w:bookmarkStart w:id="64" w:name="_Toc117087847"/>
      <w:bookmarkStart w:id="65" w:name="_Toc125960337"/>
      <w:bookmarkStart w:id="66" w:name="_Toc125983999"/>
      <w:bookmarkStart w:id="67" w:name="_Toc125984280"/>
      <w:r>
        <w:t>Task A) Agency Monitoring Partnership to develop a baseline for Nutrients, Dissolved Metals, Hydrocarbons, and Fecal Coliforms (Referred to as Agency Baseline hereafter</w:t>
      </w:r>
      <w:r w:rsidR="00FA268F">
        <w:t>)</w:t>
      </w:r>
      <w:bookmarkEnd w:id="63"/>
      <w:bookmarkEnd w:id="64"/>
      <w:bookmarkEnd w:id="65"/>
      <w:bookmarkEnd w:id="66"/>
      <w:bookmarkEnd w:id="67"/>
    </w:p>
    <w:p w14:paraId="0D8A100F" w14:textId="77777777" w:rsidR="00FA268F" w:rsidRDefault="00FA268F" w:rsidP="00FA268F">
      <w:pPr>
        <w:pStyle w:val="BodyText"/>
        <w:spacing w:line="274" w:lineRule="exact"/>
        <w:rPr>
          <w:u w:val="single"/>
        </w:rPr>
      </w:pPr>
    </w:p>
    <w:p w14:paraId="04EF6C19" w14:textId="77777777" w:rsidR="0088566D" w:rsidRDefault="0088566D" w:rsidP="002241BD">
      <w:pPr>
        <w:pStyle w:val="BodyText"/>
        <w:spacing w:line="274" w:lineRule="exact"/>
      </w:pPr>
      <w:r>
        <w:rPr>
          <w:u w:val="single"/>
        </w:rPr>
        <w:t>Narrative Task Description</w:t>
      </w:r>
    </w:p>
    <w:p w14:paraId="501C1220" w14:textId="541CE081" w:rsidR="007618AD" w:rsidRDefault="0088566D" w:rsidP="007618AD">
      <w:pPr>
        <w:pStyle w:val="BodyText"/>
        <w:rPr>
          <w:ins w:id="68" w:author="Benjamin Meyer" w:date="2023-01-26T16:27:00Z"/>
        </w:rPr>
      </w:pPr>
      <w:r>
        <w:t>Work with the Kenai River Special Management Area Board and the agencies</w:t>
      </w:r>
      <w:r w:rsidR="007618AD">
        <w:t xml:space="preserve"> </w:t>
      </w:r>
      <w:r>
        <w:t>represented on that board to conduct sampling with the help of a professional environmental contractor</w:t>
      </w:r>
      <w:r w:rsidR="00C1423D">
        <w:rPr>
          <w:rStyle w:val="FootnoteReference"/>
        </w:rPr>
        <w:footnoteReference w:id="2"/>
      </w:r>
      <w:r>
        <w:t>.</w:t>
      </w:r>
    </w:p>
    <w:p w14:paraId="171B9CFF" w14:textId="6ECFB2BF" w:rsidR="0088566D" w:rsidRDefault="0088566D" w:rsidP="0088566D">
      <w:pPr>
        <w:pStyle w:val="BodyText"/>
      </w:pPr>
    </w:p>
    <w:p w14:paraId="19629A76" w14:textId="77777777" w:rsidR="0088566D" w:rsidRDefault="0088566D" w:rsidP="002241BD">
      <w:pPr>
        <w:pStyle w:val="BodyText"/>
      </w:pPr>
      <w:r>
        <w:rPr>
          <w:u w:val="single"/>
        </w:rPr>
        <w:t>Objectives</w:t>
      </w:r>
      <w:r>
        <w:t>:</w:t>
      </w:r>
    </w:p>
    <w:p w14:paraId="76CC60B4" w14:textId="77777777" w:rsidR="0088566D" w:rsidRDefault="0088566D" w:rsidP="002241BD">
      <w:pPr>
        <w:pStyle w:val="BodyText"/>
        <w:ind w:left="120"/>
      </w:pPr>
    </w:p>
    <w:p w14:paraId="19A6D04E" w14:textId="671C6AAD" w:rsidR="0088566D" w:rsidRPr="00AF7CAA" w:rsidRDefault="0088566D" w:rsidP="002241BD">
      <w:pPr>
        <w:pStyle w:val="BodyText"/>
        <w:numPr>
          <w:ilvl w:val="0"/>
          <w:numId w:val="61"/>
        </w:numPr>
      </w:pPr>
      <w:r w:rsidRPr="00AF7CAA">
        <w:t>Develop a baseline data set to include, at a minimum, dissolved metals, hydrocarbons, and fecal coliforms</w:t>
      </w:r>
    </w:p>
    <w:p w14:paraId="2F91FE01" w14:textId="483556FF" w:rsidR="0088566D" w:rsidRPr="00AF7CAA" w:rsidRDefault="0088566D" w:rsidP="002241BD">
      <w:pPr>
        <w:pStyle w:val="BodyText"/>
        <w:numPr>
          <w:ilvl w:val="0"/>
          <w:numId w:val="61"/>
        </w:numPr>
      </w:pPr>
      <w:r w:rsidRPr="00E16D23">
        <w:t>Work with the City of Soldotna to supplement this data with parameters that Soldotna’s wastewater treatment plant can analyze. (i.e. – total suspended solids, pH, fecal coliforms, turbidity and specific conductance,</w:t>
      </w:r>
      <w:r w:rsidRPr="00412CB2">
        <w:rPr>
          <w:spacing w:val="-1"/>
        </w:rPr>
        <w:t xml:space="preserve"> </w:t>
      </w:r>
      <w:r w:rsidRPr="00412CB2">
        <w:t>etc</w:t>
      </w:r>
      <w:r w:rsidR="00FA268F" w:rsidRPr="00FA268F">
        <w:t>.)</w:t>
      </w:r>
    </w:p>
    <w:p w14:paraId="0ECA32A6" w14:textId="433243EF" w:rsidR="0088566D" w:rsidRPr="00AF7CAA" w:rsidRDefault="0088566D" w:rsidP="002241BD">
      <w:pPr>
        <w:pStyle w:val="BodyText"/>
        <w:numPr>
          <w:ilvl w:val="0"/>
          <w:numId w:val="61"/>
        </w:numPr>
      </w:pPr>
      <w:r w:rsidRPr="00E16D23">
        <w:t xml:space="preserve">Near concurrent sample collection at 22 sites located on the Kenai River main stem and tributaries throughout the Kenai River Watershed using federal, state and local agency personnel (See </w:t>
      </w:r>
      <w:r w:rsidR="003620AB" w:rsidRPr="003620AB">
        <w:fldChar w:fldCharType="begin"/>
      </w:r>
      <w:r w:rsidR="003620AB" w:rsidRPr="003620AB">
        <w:instrText xml:space="preserve"> REF _Ref125968456 \h  \* MERGEFORMAT </w:instrText>
      </w:r>
      <w:r w:rsidR="003620AB" w:rsidRPr="003620AB">
        <w:fldChar w:fldCharType="separate"/>
      </w:r>
      <w:r w:rsidR="003620AB" w:rsidRPr="003620AB">
        <w:t xml:space="preserve">Table </w:t>
      </w:r>
      <w:r w:rsidR="003620AB" w:rsidRPr="003620AB">
        <w:rPr>
          <w:noProof/>
        </w:rPr>
        <w:t>10</w:t>
      </w:r>
      <w:r w:rsidR="003620AB" w:rsidRPr="003620AB">
        <w:fldChar w:fldCharType="end"/>
      </w:r>
      <w:r w:rsidR="003620AB" w:rsidRPr="003620AB">
        <w:t xml:space="preserve"> </w:t>
      </w:r>
      <w:r w:rsidRPr="003620AB">
        <w:t>for</w:t>
      </w:r>
      <w:r w:rsidRPr="00AF7CAA">
        <w:t xml:space="preserve"> a narrative description of the 22 sample</w:t>
      </w:r>
      <w:r w:rsidRPr="00AF7CAA">
        <w:rPr>
          <w:spacing w:val="-2"/>
        </w:rPr>
        <w:t xml:space="preserve"> </w:t>
      </w:r>
      <w:r w:rsidRPr="00E16D23">
        <w:t>sites</w:t>
      </w:r>
      <w:r w:rsidR="00FA268F" w:rsidRPr="00FA268F">
        <w:t>)</w:t>
      </w:r>
    </w:p>
    <w:p w14:paraId="7E05CC50" w14:textId="53C7150D" w:rsidR="0088566D" w:rsidRPr="00AF7CAA" w:rsidRDefault="0088566D" w:rsidP="002241BD">
      <w:pPr>
        <w:pStyle w:val="BodyText"/>
        <w:numPr>
          <w:ilvl w:val="0"/>
          <w:numId w:val="61"/>
        </w:numPr>
      </w:pPr>
      <w:r w:rsidRPr="00E16D23">
        <w:t>Attain high quality data by using a professional lab certified by ADEC for drinking water</w:t>
      </w:r>
      <w:r w:rsidRPr="00412CB2">
        <w:rPr>
          <w:spacing w:val="-15"/>
        </w:rPr>
        <w:t xml:space="preserve"> </w:t>
      </w:r>
      <w:r w:rsidRPr="00412CB2">
        <w:t>analysis</w:t>
      </w:r>
    </w:p>
    <w:p w14:paraId="3F7C1A3D" w14:textId="6E1CD959" w:rsidR="0088566D" w:rsidRDefault="0088566D" w:rsidP="002241BD">
      <w:pPr>
        <w:pStyle w:val="BodyText"/>
        <w:numPr>
          <w:ilvl w:val="0"/>
          <w:numId w:val="61"/>
        </w:numPr>
      </w:pPr>
      <w:r w:rsidRPr="00E16D23">
        <w:lastRenderedPageBreak/>
        <w:t>Sample each of the 22 sites at least 2 times per year as financial resources</w:t>
      </w:r>
      <w:r>
        <w:rPr>
          <w:spacing w:val="-12"/>
        </w:rPr>
        <w:t xml:space="preserve"> </w:t>
      </w:r>
      <w:r>
        <w:t>allow.</w:t>
      </w:r>
    </w:p>
    <w:p w14:paraId="63CB0D69" w14:textId="77777777" w:rsidR="00CB62C7" w:rsidRDefault="00CB62C7" w:rsidP="00CB62C7">
      <w:pPr>
        <w:pStyle w:val="BodyText"/>
      </w:pPr>
    </w:p>
    <w:p w14:paraId="170775B2" w14:textId="77777777" w:rsidR="0088566D" w:rsidRDefault="0088566D" w:rsidP="002241BD">
      <w:pPr>
        <w:pStyle w:val="BodyText"/>
        <w:spacing w:before="1"/>
        <w:rPr>
          <w:sz w:val="23"/>
        </w:rPr>
      </w:pPr>
    </w:p>
    <w:p w14:paraId="143AF7D9" w14:textId="77777777" w:rsidR="0088566D" w:rsidRDefault="0088566D" w:rsidP="002241BD">
      <w:pPr>
        <w:pStyle w:val="BodyText"/>
        <w:spacing w:before="1"/>
      </w:pPr>
      <w:r>
        <w:rPr>
          <w:u w:val="single"/>
        </w:rPr>
        <w:t>Data Collection</w:t>
      </w:r>
    </w:p>
    <w:p w14:paraId="3542EC91" w14:textId="77777777" w:rsidR="0088566D" w:rsidRDefault="0088566D" w:rsidP="0088566D">
      <w:pPr>
        <w:pStyle w:val="BodyText"/>
      </w:pPr>
    </w:p>
    <w:p w14:paraId="637A3B02" w14:textId="641425DD" w:rsidR="0088566D" w:rsidRDefault="0088566D" w:rsidP="007618AD">
      <w:pPr>
        <w:pStyle w:val="ListParagraph"/>
        <w:numPr>
          <w:ilvl w:val="0"/>
          <w:numId w:val="60"/>
        </w:numPr>
        <w:rPr>
          <w:rFonts w:ascii="Symbol" w:hAnsi="Symbol"/>
          <w:sz w:val="24"/>
        </w:rPr>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4AFBEE3F" w14:textId="77777777" w:rsidR="00FA268F" w:rsidRPr="00FA268F" w:rsidRDefault="0088566D" w:rsidP="006128E6">
      <w:pPr>
        <w:pStyle w:val="ListParagraph"/>
        <w:numPr>
          <w:ilvl w:val="0"/>
          <w:numId w:val="60"/>
        </w:numPr>
        <w:tabs>
          <w:tab w:val="left" w:pos="840"/>
        </w:tabs>
        <w:ind w:right="948"/>
        <w:rPr>
          <w:rFonts w:ascii="Symbol" w:hAnsi="Symbol"/>
          <w:sz w:val="24"/>
        </w:rPr>
      </w:pPr>
      <w:r>
        <w:rPr>
          <w:sz w:val="24"/>
        </w:rPr>
        <w:t>Physical parameters include; weather conditions, boat traffic, and air temperature</w:t>
      </w:r>
    </w:p>
    <w:p w14:paraId="3DEFD269" w14:textId="77777777" w:rsidR="00FA268F" w:rsidRDefault="00FA268F" w:rsidP="00FA268F">
      <w:pPr>
        <w:tabs>
          <w:tab w:val="left" w:pos="840"/>
        </w:tabs>
        <w:ind w:right="948"/>
        <w:rPr>
          <w:sz w:val="24"/>
          <w:u w:val="single"/>
        </w:rPr>
      </w:pPr>
    </w:p>
    <w:p w14:paraId="6336AEBD" w14:textId="73FD6B38" w:rsidR="0088566D" w:rsidRDefault="0088566D" w:rsidP="002241BD">
      <w:pPr>
        <w:tabs>
          <w:tab w:val="left" w:pos="840"/>
        </w:tabs>
        <w:ind w:right="948"/>
        <w:rPr>
          <w:rFonts w:ascii="Symbol" w:hAnsi="Symbol"/>
          <w:sz w:val="24"/>
        </w:rPr>
      </w:pPr>
      <w:r>
        <w:rPr>
          <w:sz w:val="24"/>
          <w:u w:val="single"/>
        </w:rPr>
        <w:t xml:space="preserve">Schedule </w:t>
      </w:r>
    </w:p>
    <w:p w14:paraId="3BD6320A" w14:textId="5CC533D5" w:rsidR="000D14B5" w:rsidRPr="0088566D" w:rsidRDefault="0088566D" w:rsidP="002241BD">
      <w:pPr>
        <w:pStyle w:val="ListParagraph"/>
        <w:numPr>
          <w:ilvl w:val="0"/>
          <w:numId w:val="60"/>
        </w:numPr>
        <w:ind w:right="948"/>
        <w:rPr>
          <w:rFonts w:ascii="Symbol" w:hAnsi="Symbol"/>
          <w:sz w:val="24"/>
        </w:rPr>
      </w:pPr>
      <w:r>
        <w:rPr>
          <w:sz w:val="24"/>
        </w:rPr>
        <w:t>Data collection will occur in spring (April/May) and summer</w:t>
      </w:r>
      <w:r>
        <w:rPr>
          <w:spacing w:val="-3"/>
          <w:sz w:val="24"/>
        </w:rPr>
        <w:t xml:space="preserve"> </w:t>
      </w:r>
      <w:r>
        <w:rPr>
          <w:sz w:val="24"/>
        </w:rPr>
        <w:t>(July/August)</w:t>
      </w:r>
    </w:p>
    <w:p w14:paraId="3467D2B9" w14:textId="77777777" w:rsidR="00BA7093" w:rsidRDefault="00BA7093" w:rsidP="00685216">
      <w:pPr>
        <w:pStyle w:val="Heading2"/>
        <w:spacing w:line="240" w:lineRule="auto"/>
        <w:ind w:left="0" w:right="1753"/>
      </w:pPr>
      <w:bookmarkStart w:id="70" w:name="_Toc116644749"/>
    </w:p>
    <w:p w14:paraId="0E0BCF1D" w14:textId="77777777" w:rsidR="00BA7093" w:rsidRDefault="00BA7093" w:rsidP="00685216">
      <w:pPr>
        <w:pStyle w:val="Heading2"/>
        <w:spacing w:line="240" w:lineRule="auto"/>
        <w:ind w:left="0" w:right="1753"/>
      </w:pPr>
    </w:p>
    <w:p w14:paraId="76153F15" w14:textId="77777777" w:rsidR="00685216" w:rsidRDefault="00685216" w:rsidP="00685216">
      <w:pPr>
        <w:pStyle w:val="Heading2"/>
        <w:spacing w:line="240" w:lineRule="auto"/>
        <w:ind w:left="0" w:right="1753"/>
      </w:pPr>
      <w:bookmarkStart w:id="71" w:name="_Toc117087848"/>
      <w:bookmarkStart w:id="72" w:name="_Toc125960338"/>
      <w:bookmarkStart w:id="73" w:name="_Toc125984000"/>
      <w:bookmarkStart w:id="74" w:name="_Toc125984281"/>
      <w:r>
        <w:t>Task B) Collection of specified interval data with programmable Electronic Instruments</w:t>
      </w:r>
      <w:bookmarkEnd w:id="70"/>
      <w:bookmarkEnd w:id="71"/>
      <w:bookmarkEnd w:id="72"/>
      <w:bookmarkEnd w:id="73"/>
      <w:bookmarkEnd w:id="74"/>
    </w:p>
    <w:p w14:paraId="282207A2" w14:textId="77777777" w:rsidR="00685216" w:rsidRDefault="00685216" w:rsidP="00685216">
      <w:pPr>
        <w:pStyle w:val="BodyText"/>
        <w:ind w:right="704"/>
      </w:pPr>
    </w:p>
    <w:p w14:paraId="3C8BA732" w14:textId="77777777" w:rsidR="00685216" w:rsidRDefault="00685216" w:rsidP="00685216">
      <w:pPr>
        <w:pStyle w:val="BodyText"/>
        <w:spacing w:line="274" w:lineRule="exact"/>
        <w:rPr>
          <w:u w:val="single"/>
        </w:rPr>
      </w:pPr>
      <w:r>
        <w:rPr>
          <w:u w:val="single"/>
        </w:rPr>
        <w:t>Narrative Task Description</w:t>
      </w:r>
    </w:p>
    <w:p w14:paraId="5499FEBB" w14:textId="77777777" w:rsidR="00685216" w:rsidRPr="003B1B67" w:rsidRDefault="00685216" w:rsidP="00685216">
      <w:pPr>
        <w:pStyle w:val="BodyText"/>
        <w:spacing w:line="274" w:lineRule="exact"/>
        <w:rPr>
          <w:u w:val="single"/>
        </w:rPr>
      </w:pPr>
      <w:r>
        <w:t>Maintain and deploy as needed instruments capable of recording time series of water quality parameters, e.g. water quality sondes. Work with partners to identify projects where such monitoring is beneficial.</w:t>
      </w:r>
    </w:p>
    <w:p w14:paraId="32CE3668" w14:textId="77777777" w:rsidR="00685216" w:rsidRDefault="00685216" w:rsidP="00685216">
      <w:pPr>
        <w:pStyle w:val="BodyText"/>
        <w:spacing w:line="274" w:lineRule="exact"/>
      </w:pPr>
    </w:p>
    <w:p w14:paraId="2C0A11E5" w14:textId="77777777" w:rsidR="00685216" w:rsidRDefault="00685216" w:rsidP="00685216">
      <w:pPr>
        <w:pStyle w:val="BodyText"/>
      </w:pPr>
      <w:r>
        <w:rPr>
          <w:u w:val="single"/>
        </w:rPr>
        <w:t>Objectives</w:t>
      </w:r>
    </w:p>
    <w:p w14:paraId="195D3711" w14:textId="77777777" w:rsidR="00685216" w:rsidRDefault="00685216" w:rsidP="00685216">
      <w:pPr>
        <w:pStyle w:val="BodyText"/>
        <w:spacing w:line="274" w:lineRule="exact"/>
      </w:pPr>
    </w:p>
    <w:p w14:paraId="2816357C" w14:textId="77777777" w:rsidR="00685216" w:rsidRDefault="00685216" w:rsidP="007618AD">
      <w:pPr>
        <w:pStyle w:val="BodyText"/>
        <w:numPr>
          <w:ilvl w:val="0"/>
          <w:numId w:val="60"/>
        </w:numPr>
      </w:pPr>
      <w:r>
        <w:t xml:space="preserve">Maintain a collection of 8-10 water quality sondes capable of recording continuous parameters </w:t>
      </w:r>
    </w:p>
    <w:p w14:paraId="770E9343" w14:textId="77777777" w:rsidR="00685216" w:rsidRDefault="00685216" w:rsidP="006128E6">
      <w:pPr>
        <w:pStyle w:val="BodyText"/>
        <w:numPr>
          <w:ilvl w:val="0"/>
          <w:numId w:val="60"/>
        </w:numPr>
        <w:ind w:right="704"/>
      </w:pPr>
      <w:r>
        <w:t>Work with agencies, NGOs, and citizens to identify locations where continuous monitoring of water quality parameters may be valuable. E.g.; invasive species treatments; developing areas, impacted water bodies.</w:t>
      </w:r>
    </w:p>
    <w:p w14:paraId="05345A8B" w14:textId="77777777" w:rsidR="00685216" w:rsidRDefault="00685216" w:rsidP="00685216">
      <w:pPr>
        <w:pStyle w:val="BodyText"/>
        <w:ind w:right="704"/>
      </w:pPr>
    </w:p>
    <w:p w14:paraId="44823ADF" w14:textId="77777777" w:rsidR="00685216" w:rsidRDefault="00685216" w:rsidP="00685216">
      <w:pPr>
        <w:pStyle w:val="BodyText"/>
        <w:ind w:right="704"/>
        <w:rPr>
          <w:u w:val="single"/>
        </w:rPr>
      </w:pPr>
      <w:r>
        <w:rPr>
          <w:u w:val="single"/>
        </w:rPr>
        <w:t>Data Collection</w:t>
      </w:r>
    </w:p>
    <w:p w14:paraId="53195593" w14:textId="77777777" w:rsidR="00685216" w:rsidRDefault="00685216" w:rsidP="00685216">
      <w:pPr>
        <w:pStyle w:val="BodyText"/>
        <w:ind w:right="704"/>
      </w:pPr>
    </w:p>
    <w:p w14:paraId="0DF4DD12" w14:textId="5BE1231C" w:rsidR="00685216" w:rsidRDefault="00685216" w:rsidP="006128E6">
      <w:pPr>
        <w:pStyle w:val="BodyText"/>
        <w:numPr>
          <w:ilvl w:val="0"/>
          <w:numId w:val="60"/>
        </w:numPr>
        <w:ind w:right="704"/>
      </w:pPr>
      <w:r>
        <w:t xml:space="preserve">Parameters </w:t>
      </w:r>
      <w:r w:rsidR="007618AD">
        <w:t xml:space="preserve">monitored by sondes </w:t>
      </w:r>
      <w:r>
        <w:t>include pH, turbidity, conductivity, temperature, and dissolved oxygen</w:t>
      </w:r>
    </w:p>
    <w:p w14:paraId="05D1A7E7" w14:textId="77777777" w:rsidR="00685216" w:rsidRDefault="00685216" w:rsidP="006128E6">
      <w:pPr>
        <w:pStyle w:val="BodyText"/>
        <w:numPr>
          <w:ilvl w:val="0"/>
          <w:numId w:val="60"/>
        </w:numPr>
        <w:ind w:right="704"/>
      </w:pPr>
      <w:r>
        <w:t>Sondes will be subject to pre and post deployment calibrations and checks for all parameters</w:t>
      </w:r>
    </w:p>
    <w:p w14:paraId="5722EA69" w14:textId="77777777" w:rsidR="00685216" w:rsidRDefault="00685216" w:rsidP="00685216">
      <w:pPr>
        <w:pStyle w:val="BodyText"/>
        <w:ind w:right="704"/>
      </w:pPr>
    </w:p>
    <w:p w14:paraId="71879F66" w14:textId="77777777" w:rsidR="00685216" w:rsidRDefault="00685216" w:rsidP="00685216">
      <w:pPr>
        <w:pStyle w:val="BodyText"/>
        <w:ind w:right="704"/>
      </w:pPr>
      <w:r w:rsidRPr="00FA268F">
        <w:rPr>
          <w:u w:val="single"/>
        </w:rPr>
        <w:t>Schedule</w:t>
      </w:r>
    </w:p>
    <w:p w14:paraId="7AFB036A" w14:textId="77777777" w:rsidR="00685216" w:rsidRDefault="00685216" w:rsidP="00685216">
      <w:pPr>
        <w:pStyle w:val="BodyText"/>
        <w:ind w:right="704"/>
      </w:pPr>
    </w:p>
    <w:p w14:paraId="0ABEE0FD" w14:textId="77777777" w:rsidR="00685216" w:rsidRDefault="00685216" w:rsidP="006128E6">
      <w:pPr>
        <w:pStyle w:val="BodyText"/>
        <w:numPr>
          <w:ilvl w:val="0"/>
          <w:numId w:val="60"/>
        </w:numPr>
        <w:ind w:right="704"/>
      </w:pPr>
      <w:r>
        <w:t>Fieldwork will be executed based on funding opportunities and local need</w:t>
      </w:r>
    </w:p>
    <w:p w14:paraId="57C9F78A" w14:textId="77777777" w:rsidR="00685216" w:rsidRDefault="00685216" w:rsidP="007618AD">
      <w:pPr>
        <w:pStyle w:val="BodyText"/>
        <w:numPr>
          <w:ilvl w:val="0"/>
          <w:numId w:val="60"/>
        </w:numPr>
      </w:pPr>
      <w:r>
        <w:t>Sondes will be returned to the manufacturer for bench calibration as needed depending on annual usage</w:t>
      </w:r>
    </w:p>
    <w:p w14:paraId="7A2A5AB9" w14:textId="77777777" w:rsidR="003C1591" w:rsidRDefault="003C1591" w:rsidP="00723CBB">
      <w:pPr>
        <w:pStyle w:val="BodyText"/>
        <w:ind w:right="704"/>
      </w:pPr>
    </w:p>
    <w:p w14:paraId="45E75322" w14:textId="77777777" w:rsidR="003C1591" w:rsidRDefault="00AA03CD" w:rsidP="00723CBB">
      <w:pPr>
        <w:pStyle w:val="BodyText"/>
        <w:ind w:right="704"/>
      </w:pPr>
      <w:r>
        <w:t xml:space="preserve">See </w:t>
      </w:r>
      <w:bookmarkStart w:id="75" w:name="Appendix_H"/>
      <w:r>
        <w:t>Appendix</w:t>
      </w:r>
      <w:r w:rsidR="003C1591">
        <w:t xml:space="preserve"> </w:t>
      </w:r>
      <w:r>
        <w:t>H</w:t>
      </w:r>
      <w:r w:rsidR="003C1591">
        <w:t xml:space="preserve"> </w:t>
      </w:r>
      <w:bookmarkEnd w:id="75"/>
      <w:r w:rsidR="003C1591">
        <w:t>for further details</w:t>
      </w:r>
      <w:r>
        <w:t xml:space="preserve"> on Hydrolab Calibration</w:t>
      </w:r>
    </w:p>
    <w:p w14:paraId="6E22BB87" w14:textId="013AF52F" w:rsidR="00CB62C7" w:rsidRPr="00E946A5" w:rsidRDefault="00CB62C7" w:rsidP="00771F2F">
      <w:pPr>
        <w:widowControl/>
        <w:adjustRightInd w:val="0"/>
        <w:rPr>
          <w:rFonts w:ascii="TimesNewRomanPSMT" w:eastAsiaTheme="minorHAnsi" w:hAnsi="TimesNewRomanPSMT" w:cs="TimesNewRomanPSMT"/>
          <w:sz w:val="24"/>
          <w:szCs w:val="24"/>
        </w:rPr>
      </w:pPr>
    </w:p>
    <w:p w14:paraId="34D844D9" w14:textId="77777777" w:rsidR="001B6F79" w:rsidRPr="00E946A5" w:rsidRDefault="001B6F79" w:rsidP="001B6F79">
      <w:pPr>
        <w:pStyle w:val="Heading2"/>
        <w:ind w:left="0"/>
      </w:pPr>
      <w:bookmarkStart w:id="76" w:name="_Toc116644750"/>
      <w:bookmarkStart w:id="77" w:name="_Toc117087849"/>
      <w:bookmarkStart w:id="78" w:name="_Toc125960339"/>
      <w:bookmarkStart w:id="79" w:name="_Toc125984001"/>
      <w:bookmarkStart w:id="80" w:name="_Toc125984282"/>
      <w:r w:rsidRPr="00E946A5">
        <w:lastRenderedPageBreak/>
        <w:t>Task C) Stream Temperature Monitoring</w:t>
      </w:r>
      <w:bookmarkEnd w:id="76"/>
      <w:bookmarkEnd w:id="77"/>
      <w:bookmarkEnd w:id="78"/>
      <w:bookmarkEnd w:id="79"/>
      <w:bookmarkEnd w:id="80"/>
    </w:p>
    <w:p w14:paraId="67D5FB11" w14:textId="77777777" w:rsidR="001B6F79" w:rsidRPr="00E946A5" w:rsidRDefault="001B6F79" w:rsidP="001B6F79">
      <w:pPr>
        <w:rPr>
          <w:sz w:val="24"/>
          <w:szCs w:val="24"/>
        </w:rPr>
      </w:pPr>
    </w:p>
    <w:p w14:paraId="170DAAE6" w14:textId="77777777" w:rsidR="001B6F79" w:rsidRPr="00E946A5" w:rsidRDefault="001B6F79" w:rsidP="001B6F79">
      <w:pPr>
        <w:pStyle w:val="BodyText"/>
        <w:spacing w:line="274" w:lineRule="exact"/>
        <w:rPr>
          <w:u w:val="single"/>
        </w:rPr>
      </w:pPr>
      <w:r w:rsidRPr="00E946A5">
        <w:rPr>
          <w:u w:val="single"/>
        </w:rPr>
        <w:t>Narrative Task Description</w:t>
      </w:r>
    </w:p>
    <w:p w14:paraId="0261E65E" w14:textId="204F4BFE" w:rsidR="001B6F79" w:rsidRPr="00E946A5" w:rsidRDefault="001B6F79" w:rsidP="001B6F79">
      <w:pPr>
        <w:rPr>
          <w:sz w:val="24"/>
          <w:szCs w:val="24"/>
        </w:rPr>
      </w:pPr>
      <w:r w:rsidRPr="00E946A5">
        <w:rPr>
          <w:sz w:val="24"/>
          <w:szCs w:val="24"/>
        </w:rPr>
        <w:t xml:space="preserve">Maintain </w:t>
      </w:r>
      <w:r>
        <w:rPr>
          <w:sz w:val="24"/>
          <w:szCs w:val="24"/>
        </w:rPr>
        <w:t>stream temperature monitoring sites in perpetuity at six sites in the lower Kenai River and Kasilof River area</w:t>
      </w:r>
      <w:r w:rsidR="007618AD">
        <w:rPr>
          <w:sz w:val="24"/>
          <w:szCs w:val="24"/>
        </w:rPr>
        <w:t>s</w:t>
      </w:r>
      <w:r>
        <w:rPr>
          <w:sz w:val="24"/>
          <w:szCs w:val="24"/>
        </w:rPr>
        <w:t>, and at other sites as needed by new projects</w:t>
      </w:r>
    </w:p>
    <w:p w14:paraId="00CF4918" w14:textId="77777777" w:rsidR="001B6F79" w:rsidRPr="00E946A5" w:rsidRDefault="001B6F79" w:rsidP="001B6F79">
      <w:pPr>
        <w:rPr>
          <w:sz w:val="24"/>
          <w:szCs w:val="24"/>
        </w:rPr>
      </w:pPr>
    </w:p>
    <w:p w14:paraId="2B33BFE4" w14:textId="77777777" w:rsidR="001B6F79" w:rsidRDefault="001B6F79" w:rsidP="001B6F79">
      <w:pPr>
        <w:pStyle w:val="BodyText"/>
        <w:rPr>
          <w:u w:val="single"/>
        </w:rPr>
      </w:pPr>
      <w:r w:rsidRPr="00E946A5">
        <w:rPr>
          <w:u w:val="single"/>
        </w:rPr>
        <w:t>Objectives</w:t>
      </w:r>
    </w:p>
    <w:p w14:paraId="7B5551B4" w14:textId="77777777" w:rsidR="001B6F79" w:rsidRDefault="001B6F79" w:rsidP="001B6F79">
      <w:pPr>
        <w:pStyle w:val="BodyText"/>
      </w:pPr>
    </w:p>
    <w:p w14:paraId="132C692E" w14:textId="77777777" w:rsidR="001B6F79" w:rsidRDefault="001B6F79" w:rsidP="006128E6">
      <w:pPr>
        <w:pStyle w:val="BodyText"/>
        <w:numPr>
          <w:ilvl w:val="0"/>
          <w:numId w:val="62"/>
        </w:numPr>
      </w:pPr>
      <w:r>
        <w:t>Perform site visits at the six long-term stream temperature monitoring sites a minimum of twice annually</w:t>
      </w:r>
    </w:p>
    <w:p w14:paraId="29CBD278" w14:textId="77777777" w:rsidR="001B6F79" w:rsidRDefault="001B6F79" w:rsidP="006128E6">
      <w:pPr>
        <w:pStyle w:val="BodyText"/>
        <w:numPr>
          <w:ilvl w:val="1"/>
          <w:numId w:val="62"/>
        </w:numPr>
      </w:pPr>
      <w:r>
        <w:t>Moose River</w:t>
      </w:r>
    </w:p>
    <w:p w14:paraId="0B560762" w14:textId="77777777" w:rsidR="001B6F79" w:rsidRDefault="001B6F79" w:rsidP="006128E6">
      <w:pPr>
        <w:pStyle w:val="BodyText"/>
        <w:numPr>
          <w:ilvl w:val="1"/>
          <w:numId w:val="62"/>
        </w:numPr>
      </w:pPr>
      <w:r>
        <w:t>Funny River</w:t>
      </w:r>
    </w:p>
    <w:p w14:paraId="7E660082" w14:textId="77777777" w:rsidR="001B6F79" w:rsidRDefault="001B6F79" w:rsidP="006128E6">
      <w:pPr>
        <w:pStyle w:val="BodyText"/>
        <w:numPr>
          <w:ilvl w:val="1"/>
          <w:numId w:val="62"/>
        </w:numPr>
      </w:pPr>
      <w:r>
        <w:t>Soldotna Creek</w:t>
      </w:r>
    </w:p>
    <w:p w14:paraId="2A2E6720" w14:textId="77777777" w:rsidR="001B6F79" w:rsidRDefault="001B6F79" w:rsidP="006128E6">
      <w:pPr>
        <w:pStyle w:val="BodyText"/>
        <w:numPr>
          <w:ilvl w:val="1"/>
          <w:numId w:val="62"/>
        </w:numPr>
      </w:pPr>
      <w:r>
        <w:t>Slikok Creek</w:t>
      </w:r>
    </w:p>
    <w:p w14:paraId="5136FFAE" w14:textId="77777777" w:rsidR="001B6F79" w:rsidRDefault="001B6F79" w:rsidP="006128E6">
      <w:pPr>
        <w:pStyle w:val="BodyText"/>
        <w:numPr>
          <w:ilvl w:val="1"/>
          <w:numId w:val="62"/>
        </w:numPr>
      </w:pPr>
      <w:r>
        <w:t>Beaver Creek</w:t>
      </w:r>
    </w:p>
    <w:p w14:paraId="45FB93DF" w14:textId="77777777" w:rsidR="001B6F79" w:rsidRDefault="001B6F79" w:rsidP="006128E6">
      <w:pPr>
        <w:pStyle w:val="BodyText"/>
        <w:numPr>
          <w:ilvl w:val="1"/>
          <w:numId w:val="62"/>
        </w:numPr>
      </w:pPr>
      <w:r>
        <w:t>Crooked Creek</w:t>
      </w:r>
    </w:p>
    <w:p w14:paraId="5F64ADCC" w14:textId="4133DA58" w:rsidR="001B6F79" w:rsidRPr="00E946A5" w:rsidRDefault="001B6F79" w:rsidP="006128E6">
      <w:pPr>
        <w:pStyle w:val="BodyText"/>
        <w:numPr>
          <w:ilvl w:val="0"/>
          <w:numId w:val="62"/>
        </w:numPr>
      </w:pPr>
      <w:r>
        <w:t>Apply the highest available standards for</w:t>
      </w:r>
      <w:r w:rsidR="00AF7519">
        <w:t xml:space="preserve"> field</w:t>
      </w:r>
      <w:r>
        <w:t xml:space="preserve"> site management and data curation </w:t>
      </w:r>
      <w:r w:rsidR="00524538">
        <w:t>(</w:t>
      </w:r>
      <w:r>
        <w:t xml:space="preserve">as outlined in Mauger et al. </w:t>
      </w:r>
      <w:r>
        <w:fldChar w:fldCharType="begin" w:fldLock="1">
          <w:fldData xml:space="preserve">ZQBKAHkAVgBWADIAMQB2ADMATABnAFIALwBpAHYARQBmAGcAaABhAFkATABVAG0AOQBTADQAZgBn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</w:fldData>
        </w:fldChar>
      </w:r>
      <w:r w:rsidR="00CE0661">
        <w:instrText>ADDIN paperpile_citation &lt;clusterId&gt;B294P552E942I656&lt;/clusterId&gt;&lt;version&gt;0.6.11&lt;/version&gt;&lt;metadata&gt;&lt;citation&gt;&lt;id&gt;592654ec-e6cc-4a77-92fa-cebd62353b65&lt;/id&gt;&lt;no_author&gt;true&lt;/no_author&gt;&lt;prefix/&gt;&lt;suffix/&gt;&lt;locator/&gt;&lt;locator_label&gt;page&lt;/locator_label&gt;&lt;/citation&gt;&lt;/metadata&gt; \* MERGEFORMAT</w:instrText>
      </w:r>
      <w:r>
        <w:fldChar w:fldCharType="separate"/>
      </w:r>
      <w:r>
        <w:rPr>
          <w:noProof/>
        </w:rPr>
        <w:t>(2015)</w:t>
      </w:r>
      <w:r>
        <w:fldChar w:fldCharType="end"/>
      </w:r>
      <w:r w:rsidR="00524538">
        <w:t>)</w:t>
      </w:r>
    </w:p>
    <w:p w14:paraId="346C5881" w14:textId="77777777" w:rsidR="001B6F79" w:rsidRPr="00E946A5" w:rsidRDefault="001B6F79" w:rsidP="001B6F79">
      <w:pPr>
        <w:rPr>
          <w:sz w:val="24"/>
          <w:szCs w:val="24"/>
        </w:rPr>
      </w:pPr>
    </w:p>
    <w:p w14:paraId="3B8C2E32" w14:textId="77777777" w:rsidR="001B6F79" w:rsidRPr="00E946A5" w:rsidRDefault="001B6F79" w:rsidP="001B6F79">
      <w:pPr>
        <w:rPr>
          <w:sz w:val="24"/>
          <w:szCs w:val="24"/>
        </w:rPr>
      </w:pPr>
      <w:r w:rsidRPr="00E946A5">
        <w:rPr>
          <w:sz w:val="24"/>
          <w:szCs w:val="24"/>
          <w:u w:val="single"/>
        </w:rPr>
        <w:t>Data Collection</w:t>
      </w:r>
    </w:p>
    <w:p w14:paraId="0BD50C22" w14:textId="77777777" w:rsidR="001B6F79" w:rsidRDefault="001B6F79" w:rsidP="001B6F79">
      <w:pPr>
        <w:pStyle w:val="AppendixSubheadings"/>
        <w:rPr>
          <w:sz w:val="24"/>
          <w:szCs w:val="24"/>
        </w:rPr>
      </w:pPr>
    </w:p>
    <w:p w14:paraId="073F3146" w14:textId="77777777" w:rsidR="001B6F79" w:rsidRDefault="001B6F79" w:rsidP="006128E6">
      <w:pPr>
        <w:pStyle w:val="AppendixSubheadings"/>
        <w:numPr>
          <w:ilvl w:val="0"/>
          <w:numId w:val="63"/>
        </w:numPr>
        <w:rPr>
          <w:sz w:val="24"/>
          <w:szCs w:val="24"/>
        </w:rPr>
      </w:pPr>
      <w:bookmarkStart w:id="81" w:name="_Toc125960340"/>
      <w:bookmarkStart w:id="82" w:name="_Toc125984283"/>
      <w:r>
        <w:rPr>
          <w:sz w:val="24"/>
          <w:szCs w:val="24"/>
        </w:rPr>
        <w:t>Record year-round continuous time series of water temperature using programmed electronic instruments</w:t>
      </w:r>
      <w:bookmarkEnd w:id="81"/>
      <w:bookmarkEnd w:id="82"/>
    </w:p>
    <w:p w14:paraId="1E51F165" w14:textId="77777777" w:rsidR="001B6F79" w:rsidRPr="00E946A5" w:rsidRDefault="001B6F79" w:rsidP="001B6F79">
      <w:pPr>
        <w:pStyle w:val="AppendixSubheadings"/>
        <w:rPr>
          <w:sz w:val="24"/>
          <w:szCs w:val="24"/>
        </w:rPr>
      </w:pPr>
    </w:p>
    <w:p w14:paraId="48A6748D" w14:textId="77777777" w:rsidR="001B6F79" w:rsidRPr="00E946A5" w:rsidRDefault="001B6F79" w:rsidP="001B6F79">
      <w:pPr>
        <w:pStyle w:val="BodyText"/>
        <w:ind w:right="704"/>
      </w:pPr>
      <w:r w:rsidRPr="00E946A5">
        <w:rPr>
          <w:u w:val="single"/>
        </w:rPr>
        <w:t>Schedule</w:t>
      </w:r>
    </w:p>
    <w:p w14:paraId="34D21C4A" w14:textId="77777777" w:rsidR="001B6F79" w:rsidRPr="00E946A5" w:rsidRDefault="001B6F79" w:rsidP="001B6F79">
      <w:pPr>
        <w:pStyle w:val="AppendixSubheadings"/>
        <w:rPr>
          <w:sz w:val="24"/>
          <w:szCs w:val="24"/>
        </w:rPr>
      </w:pPr>
    </w:p>
    <w:p w14:paraId="7B941F44" w14:textId="64F08238" w:rsidR="00530E7B" w:rsidRDefault="001B6F79" w:rsidP="006128E6">
      <w:pPr>
        <w:pStyle w:val="AppendixSubheadings"/>
        <w:numPr>
          <w:ilvl w:val="0"/>
          <w:numId w:val="63"/>
        </w:numPr>
        <w:rPr>
          <w:sz w:val="24"/>
          <w:szCs w:val="24"/>
        </w:rPr>
      </w:pPr>
      <w:bookmarkStart w:id="83" w:name="_Toc125960341"/>
      <w:bookmarkStart w:id="84" w:name="_Toc125984284"/>
      <w:r>
        <w:rPr>
          <w:sz w:val="24"/>
          <w:szCs w:val="24"/>
        </w:rPr>
        <w:t>Site visits to locations with water temperature loggers will be visited a minimum of biannually, typically once in early summer (May/June) and once in Fall (September/</w:t>
      </w:r>
      <w:r w:rsidR="007618AD">
        <w:rPr>
          <w:sz w:val="24"/>
          <w:szCs w:val="24"/>
        </w:rPr>
        <w:t xml:space="preserve"> </w:t>
      </w:r>
      <w:r>
        <w:rPr>
          <w:sz w:val="24"/>
          <w:szCs w:val="24"/>
        </w:rPr>
        <w:t>October</w:t>
      </w:r>
      <w:r w:rsidR="00530E7B">
        <w:rPr>
          <w:sz w:val="24"/>
          <w:szCs w:val="24"/>
        </w:rPr>
        <w:t>)</w:t>
      </w:r>
      <w:bookmarkEnd w:id="83"/>
      <w:bookmarkEnd w:id="84"/>
    </w:p>
    <w:p w14:paraId="7C80727A" w14:textId="77777777" w:rsidR="003C1591" w:rsidRDefault="003C1591" w:rsidP="00AF7519">
      <w:pPr>
        <w:pStyle w:val="AppendixSubheadings"/>
        <w:rPr>
          <w:sz w:val="24"/>
          <w:szCs w:val="24"/>
        </w:rPr>
      </w:pPr>
    </w:p>
    <w:p w14:paraId="66B4BF69" w14:textId="77777777" w:rsidR="003C1591" w:rsidRDefault="003C1591" w:rsidP="00AF7519">
      <w:pPr>
        <w:pStyle w:val="AppendixSubheadings"/>
        <w:rPr>
          <w:sz w:val="24"/>
          <w:szCs w:val="24"/>
        </w:rPr>
      </w:pPr>
    </w:p>
    <w:p w14:paraId="3F1FFA2F" w14:textId="7444AD91" w:rsidR="003C1591" w:rsidRDefault="00AF7519" w:rsidP="003C1591">
      <w:pPr>
        <w:pStyle w:val="BodyText"/>
        <w:ind w:right="704"/>
      </w:pPr>
      <w:r>
        <w:t>See Appendix G</w:t>
      </w:r>
      <w:r w:rsidR="003C1591">
        <w:t xml:space="preserve"> </w:t>
      </w:r>
      <w:r w:rsidR="00B23E79">
        <w:t xml:space="preserve">and Mauger et al. </w:t>
      </w:r>
      <w:r w:rsidR="00B23E79">
        <w:fldChar w:fldCharType="begin" w:fldLock="1">
          <w:fldData xml:space="preserve">ZQBKAHkAVgBWADIAMQB2ADMATABnAFIALwBpAHYARQBmAGcAaABhAFkATABVAG0AOQBTADQAZgBn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</w:fldData>
        </w:fldChar>
      </w:r>
      <w:r w:rsidR="00B23E79">
        <w:instrText>ADDIN paperpile_citation &lt;clusterId&gt;S227G575C865Z658&lt;/clusterId&gt;&lt;version&gt;0.6.11&lt;/version&gt;&lt;metadata&gt;&lt;citation&gt;&lt;id&gt;592654ec-e6cc-4a77-92fa-cebd62353b65&lt;/id&gt;&lt;no_author&gt;true&lt;/no_author&gt;&lt;prefix/&gt;&lt;suffix/&gt;&lt;locator/&gt;&lt;locator_label&gt;page&lt;/locator_label&gt;&lt;/citation&gt;&lt;/metadata&gt; \* MERGEFORMAT</w:instrText>
      </w:r>
      <w:r w:rsidR="00B23E79">
        <w:fldChar w:fldCharType="separate"/>
      </w:r>
      <w:r w:rsidR="00B23E79">
        <w:rPr>
          <w:noProof/>
        </w:rPr>
        <w:t>(2015)</w:t>
      </w:r>
      <w:r w:rsidR="00B23E79">
        <w:fldChar w:fldCharType="end"/>
      </w:r>
      <w:r w:rsidR="003C1591">
        <w:t>for further details</w:t>
      </w:r>
      <w:r w:rsidR="007618AD">
        <w:t xml:space="preserve"> on stream temperature monitoring</w:t>
      </w:r>
      <w:r w:rsidR="00B23E79">
        <w:t xml:space="preserve"> methods</w:t>
      </w:r>
      <w:r w:rsidR="007F5DE1">
        <w:t xml:space="preserve"> in southcentral Alaska</w:t>
      </w:r>
      <w:r w:rsidR="003C1591">
        <w:t>.</w:t>
      </w:r>
    </w:p>
    <w:p w14:paraId="152BB4FD" w14:textId="77777777" w:rsidR="00BA7093" w:rsidRDefault="00BA7093" w:rsidP="00BA7093">
      <w:pPr>
        <w:pStyle w:val="Heading2"/>
        <w:ind w:left="0"/>
        <w:rPr>
          <w:b w:val="0"/>
          <w:bCs w:val="0"/>
          <w:i w:val="0"/>
        </w:rPr>
      </w:pPr>
    </w:p>
    <w:p w14:paraId="48CAFBC4" w14:textId="77777777" w:rsidR="00BA7093" w:rsidRDefault="00BA7093" w:rsidP="00BA7093">
      <w:pPr>
        <w:pStyle w:val="Heading2"/>
        <w:ind w:left="0"/>
      </w:pPr>
    </w:p>
    <w:p w14:paraId="2E296E56" w14:textId="77777777" w:rsidR="00530E7B" w:rsidRPr="00530E7B" w:rsidRDefault="00530E7B" w:rsidP="00BA7093">
      <w:pPr>
        <w:pStyle w:val="Heading2"/>
        <w:ind w:left="0"/>
      </w:pPr>
      <w:bookmarkStart w:id="85" w:name="_Toc117087850"/>
      <w:bookmarkStart w:id="86" w:name="_Toc125960342"/>
      <w:bookmarkStart w:id="87" w:name="_Toc125984002"/>
      <w:bookmarkStart w:id="88" w:name="_Toc125984285"/>
      <w:r>
        <w:t>A7.</w:t>
      </w:r>
      <w:r>
        <w:tab/>
        <w:t>Q</w:t>
      </w:r>
      <w:r w:rsidR="002F1311">
        <w:t>uality</w:t>
      </w:r>
      <w:r>
        <w:t xml:space="preserve"> </w:t>
      </w:r>
      <w:r w:rsidR="002F1311">
        <w:t>Objectives</w:t>
      </w:r>
      <w:r>
        <w:t xml:space="preserve"> </w:t>
      </w:r>
      <w:r w:rsidR="00C161F5">
        <w:t>and</w:t>
      </w:r>
      <w:r>
        <w:t xml:space="preserve"> C</w:t>
      </w:r>
      <w:r w:rsidR="002F1311">
        <w:t>riteria</w:t>
      </w:r>
      <w:r>
        <w:t xml:space="preserve"> F</w:t>
      </w:r>
      <w:r w:rsidR="002F1311">
        <w:t>or</w:t>
      </w:r>
      <w:r>
        <w:t xml:space="preserve"> M</w:t>
      </w:r>
      <w:r w:rsidR="002F1311">
        <w:t>easurement</w:t>
      </w:r>
      <w:r>
        <w:t xml:space="preserve"> O</w:t>
      </w:r>
      <w:r w:rsidR="002F1311">
        <w:t>f</w:t>
      </w:r>
      <w:r w:rsidRPr="00530E7B">
        <w:rPr>
          <w:spacing w:val="-8"/>
        </w:rPr>
        <w:t xml:space="preserve"> </w:t>
      </w:r>
      <w:r>
        <w:t>D</w:t>
      </w:r>
      <w:r w:rsidR="002F1311">
        <w:t>ata</w:t>
      </w:r>
      <w:bookmarkEnd w:id="85"/>
      <w:bookmarkEnd w:id="86"/>
      <w:bookmarkEnd w:id="87"/>
      <w:bookmarkEnd w:id="88"/>
    </w:p>
    <w:p w14:paraId="799A6D8B" w14:textId="77777777" w:rsidR="000D14B5" w:rsidRDefault="000D14B5" w:rsidP="002241BD">
      <w:pPr>
        <w:pStyle w:val="BodyText"/>
        <w:ind w:right="696"/>
      </w:pPr>
    </w:p>
    <w:p w14:paraId="0C95995B" w14:textId="7E1818E1" w:rsidR="002F1311" w:rsidRDefault="009748A5" w:rsidP="000D2D4F">
      <w:pPr>
        <w:pStyle w:val="BodyText"/>
      </w:pPr>
      <w:r>
        <w:t xml:space="preserve">Data Quality Objectives (DQOs) for this program have been established to ensure that the data meets its overall objectives as described in A6, above – establishing a basic water quality inventory and detecting significant changes and trends. </w:t>
      </w:r>
      <w:r w:rsidR="00AE5F77" w:rsidRPr="00A33F0E">
        <w:fldChar w:fldCharType="begin"/>
      </w:r>
      <w:r w:rsidR="00AE5F77" w:rsidRPr="00A33F0E">
        <w:instrText xml:space="preserve"> REF _Ref125965085 \h </w:instrText>
      </w:r>
      <w:r w:rsidR="00A33F0E" w:rsidRPr="00A33F0E">
        <w:instrText xml:space="preserve"> \* MERGEFORMAT </w:instrText>
      </w:r>
      <w:r w:rsidR="00AE5F77" w:rsidRPr="00A33F0E">
        <w:fldChar w:fldCharType="separate"/>
      </w:r>
      <w:r w:rsidR="00AE5F77" w:rsidRPr="00A33F0E">
        <w:t xml:space="preserve">Tables </w:t>
      </w:r>
      <w:r w:rsidR="00AE5F77" w:rsidRPr="00A33F0E">
        <w:rPr>
          <w:noProof/>
        </w:rPr>
        <w:t>3</w:t>
      </w:r>
      <w:r w:rsidR="00AE5F77" w:rsidRPr="00A33F0E">
        <w:fldChar w:fldCharType="end"/>
      </w:r>
      <w:r w:rsidR="00AE5F77" w:rsidRPr="00A33F0E">
        <w:t xml:space="preserve"> </w:t>
      </w:r>
      <w:r w:rsidRPr="00A33F0E">
        <w:t xml:space="preserve">through </w:t>
      </w:r>
      <w:r w:rsidR="00AE5F77" w:rsidRPr="00A33F0E">
        <w:fldChar w:fldCharType="begin"/>
      </w:r>
      <w:r w:rsidR="00AE5F77" w:rsidRPr="00A33F0E">
        <w:instrText xml:space="preserve"> REF _Ref125968599 \h </w:instrText>
      </w:r>
      <w:r w:rsidR="00A33F0E" w:rsidRPr="00A33F0E">
        <w:instrText xml:space="preserve"> \* MERGEFORMAT </w:instrText>
      </w:r>
      <w:r w:rsidR="00AE5F77" w:rsidRPr="00A33F0E">
        <w:fldChar w:fldCharType="separate"/>
      </w:r>
      <w:r w:rsidR="00AE5F77" w:rsidRPr="00A33F0E">
        <w:t xml:space="preserve">Table </w:t>
      </w:r>
      <w:r w:rsidR="00AE5F77" w:rsidRPr="00A33F0E">
        <w:rPr>
          <w:noProof/>
        </w:rPr>
        <w:t>7</w:t>
      </w:r>
      <w:r w:rsidR="00AE5F77" w:rsidRPr="00A33F0E">
        <w:fldChar w:fldCharType="end"/>
      </w:r>
      <w:r w:rsidRPr="00A33F0E">
        <w:t xml:space="preserve"> show</w:t>
      </w:r>
      <w:r>
        <w:t xml:space="preserve"> objectives for detectability, precision and accuracy for each parameter tested by all possible methods used by both the Agency Baseline. DQOs are also included for automated multiprobes</w:t>
      </w:r>
      <w:r w:rsidR="00530E7B">
        <w:t>.</w:t>
      </w:r>
      <w:r>
        <w:t xml:space="preserve"> In each case the sampling matrix is the water body of interest</w:t>
      </w:r>
      <w:r w:rsidRPr="009A0A15">
        <w:t xml:space="preserve">. </w:t>
      </w:r>
      <w:r w:rsidR="009A0A15" w:rsidRPr="009A0A15">
        <w:fldChar w:fldCharType="begin"/>
      </w:r>
      <w:r w:rsidR="009A0A15" w:rsidRPr="009A0A15">
        <w:instrText xml:space="preserve"> REF _Ref125968599 \h  \* MERGEFORMAT </w:instrText>
      </w:r>
      <w:r w:rsidR="009A0A15" w:rsidRPr="009A0A15">
        <w:fldChar w:fldCharType="separate"/>
      </w:r>
      <w:r w:rsidR="009A0A15" w:rsidRPr="009A0A15">
        <w:t xml:space="preserve">Table </w:t>
      </w:r>
      <w:r w:rsidR="009A0A15" w:rsidRPr="009A0A15">
        <w:rPr>
          <w:noProof/>
        </w:rPr>
        <w:t>7</w:t>
      </w:r>
      <w:r w:rsidR="009A0A15" w:rsidRPr="009A0A15">
        <w:fldChar w:fldCharType="end"/>
      </w:r>
      <w:r w:rsidR="009A0A15" w:rsidRPr="009A0A15">
        <w:t xml:space="preserve"> </w:t>
      </w:r>
      <w:r w:rsidRPr="009A0A15">
        <w:t>shows</w:t>
      </w:r>
      <w:r>
        <w:t xml:space="preserve"> the objectives for the Stream Temperature monitoring. Objectives for precision, accuracy, representativeness, comparability and completeness are also summarized </w:t>
      </w:r>
      <w:r w:rsidR="00524538">
        <w:t>in the following tables</w:t>
      </w:r>
      <w:r w:rsidR="00530E7B">
        <w:t>.</w:t>
      </w:r>
      <w:r>
        <w:t xml:space="preserve"> Project DQOs may be revised in </w:t>
      </w:r>
      <w:r>
        <w:lastRenderedPageBreak/>
        <w:t>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6228DFC5" w14:textId="77777777" w:rsidR="002F1311" w:rsidRDefault="002F1311" w:rsidP="00530E7B">
      <w:pPr>
        <w:pStyle w:val="BodyText"/>
        <w:ind w:right="696"/>
      </w:pPr>
    </w:p>
    <w:p w14:paraId="551D6CBF" w14:textId="77777777" w:rsidR="00E81AB1" w:rsidRDefault="00E81AB1" w:rsidP="00530E7B">
      <w:pPr>
        <w:pStyle w:val="BodyText"/>
        <w:ind w:right="696"/>
        <w:sectPr w:rsidR="00E81AB1">
          <w:pgSz w:w="12240" w:h="15840"/>
          <w:pgMar w:top="1440" w:right="1440" w:bottom="1440" w:left="1440" w:header="720" w:footer="720" w:gutter="0"/>
          <w:cols w:space="720"/>
          <w:docGrid w:linePitch="360"/>
        </w:sectPr>
      </w:pPr>
    </w:p>
    <w:p w14:paraId="4B1CF723" w14:textId="7121A195" w:rsidR="00CB62C7" w:rsidRDefault="00F4621E" w:rsidP="00F4621E">
      <w:pPr>
        <w:pStyle w:val="Caption"/>
        <w:rPr>
          <w:b/>
          <w:sz w:val="24"/>
        </w:rPr>
      </w:pPr>
      <w:bookmarkStart w:id="89" w:name="_bookmark6"/>
      <w:bookmarkStart w:id="90" w:name="_Ref125965085"/>
      <w:bookmarkStart w:id="91" w:name="_Toc126826250"/>
      <w:bookmarkEnd w:id="89"/>
      <w:r w:rsidRPr="00F4621E">
        <w:rPr>
          <w:b/>
          <w:color w:val="auto"/>
          <w:sz w:val="24"/>
          <w:szCs w:val="24"/>
        </w:rPr>
        <w:lastRenderedPageBreak/>
        <w:t xml:space="preserve">Table </w:t>
      </w:r>
      <w:r w:rsidRPr="00F4621E">
        <w:rPr>
          <w:b/>
          <w:color w:val="auto"/>
          <w:sz w:val="24"/>
          <w:szCs w:val="24"/>
        </w:rPr>
        <w:fldChar w:fldCharType="begin"/>
      </w:r>
      <w:r w:rsidRPr="00F4621E">
        <w:rPr>
          <w:b/>
          <w:color w:val="auto"/>
          <w:sz w:val="24"/>
          <w:szCs w:val="24"/>
        </w:rPr>
        <w:instrText xml:space="preserve"> SEQ Table \* ARABIC </w:instrText>
      </w:r>
      <w:r w:rsidRPr="00F4621E">
        <w:rPr>
          <w:b/>
          <w:color w:val="auto"/>
          <w:sz w:val="24"/>
          <w:szCs w:val="24"/>
        </w:rPr>
        <w:fldChar w:fldCharType="separate"/>
      </w:r>
      <w:r w:rsidR="00F4536B">
        <w:rPr>
          <w:b/>
          <w:noProof/>
          <w:color w:val="auto"/>
          <w:sz w:val="24"/>
          <w:szCs w:val="24"/>
        </w:rPr>
        <w:t>3</w:t>
      </w:r>
      <w:r w:rsidRPr="00F4621E">
        <w:rPr>
          <w:b/>
          <w:color w:val="auto"/>
          <w:sz w:val="24"/>
          <w:szCs w:val="24"/>
        </w:rPr>
        <w:fldChar w:fldCharType="end"/>
      </w:r>
      <w:bookmarkEnd w:id="90"/>
      <w:r w:rsidRPr="00F4621E">
        <w:rPr>
          <w:b/>
          <w:color w:val="auto"/>
          <w:sz w:val="24"/>
          <w:szCs w:val="24"/>
        </w:rPr>
        <w:t>. Data Quality Objectives for Electronic Instruments</w:t>
      </w:r>
      <w:bookmarkEnd w:id="91"/>
      <w:r w:rsidRPr="00F4621E">
        <w:rPr>
          <w:b/>
          <w:color w:val="auto"/>
          <w:sz w:val="24"/>
        </w:rPr>
        <w:t xml:space="preserve">  </w:t>
      </w:r>
    </w:p>
    <w:p w14:paraId="3141D62D" w14:textId="77777777" w:rsidR="00CB62C7" w:rsidRDefault="00CB62C7" w:rsidP="00CB62C7">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CB62C7" w14:paraId="7CC3FE5C" w14:textId="77777777" w:rsidTr="00D050E7">
        <w:trPr>
          <w:trHeight w:val="693"/>
        </w:trPr>
        <w:tc>
          <w:tcPr>
            <w:tcW w:w="3010" w:type="dxa"/>
            <w:tcBorders>
              <w:bottom w:val="single" w:sz="6" w:space="0" w:color="000000"/>
              <w:right w:val="single" w:sz="6" w:space="0" w:color="000000"/>
            </w:tcBorders>
          </w:tcPr>
          <w:p w14:paraId="45C25BBB" w14:textId="77777777" w:rsidR="00CB62C7" w:rsidRDefault="00CB62C7" w:rsidP="00D050E7">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4C45F78A" w14:textId="77777777" w:rsidR="00CB62C7" w:rsidRDefault="00CB62C7" w:rsidP="00D050E7">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33364479" w14:textId="77777777" w:rsidR="00CB62C7" w:rsidRDefault="00CB62C7" w:rsidP="00D050E7">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43ED998B" w14:textId="77777777" w:rsidR="00CB62C7" w:rsidRDefault="00CB62C7" w:rsidP="00D050E7">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0D283D32" w14:textId="77777777" w:rsidR="00CB62C7" w:rsidRDefault="00CB62C7" w:rsidP="00D050E7">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5BC05684" w14:textId="77777777" w:rsidR="00CB62C7" w:rsidRDefault="00CB62C7" w:rsidP="00D050E7">
            <w:pPr>
              <w:pStyle w:val="TableParagraph"/>
              <w:spacing w:before="58"/>
              <w:ind w:left="431" w:right="424"/>
              <w:jc w:val="center"/>
              <w:rPr>
                <w:sz w:val="20"/>
              </w:rPr>
            </w:pPr>
            <w:r>
              <w:rPr>
                <w:sz w:val="20"/>
              </w:rPr>
              <w:t>ACCURACY</w:t>
            </w:r>
          </w:p>
        </w:tc>
      </w:tr>
      <w:tr w:rsidR="00CB62C7" w14:paraId="22594C80" w14:textId="77777777" w:rsidTr="00D050E7">
        <w:trPr>
          <w:trHeight w:val="229"/>
        </w:trPr>
        <w:tc>
          <w:tcPr>
            <w:tcW w:w="3010" w:type="dxa"/>
            <w:tcBorders>
              <w:top w:val="single" w:sz="6" w:space="0" w:color="000000"/>
              <w:bottom w:val="single" w:sz="6" w:space="0" w:color="000000"/>
              <w:right w:val="single" w:sz="6" w:space="0" w:color="000000"/>
            </w:tcBorders>
          </w:tcPr>
          <w:p w14:paraId="06020BA8" w14:textId="77777777" w:rsidR="00CB62C7" w:rsidRDefault="00CB62C7" w:rsidP="00D050E7">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1785E5CE" w14:textId="77777777" w:rsidR="00CB62C7" w:rsidRDefault="00CB62C7" w:rsidP="00D050E7">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06CDC50A" w14:textId="77777777" w:rsidR="00CB62C7" w:rsidRDefault="00CB62C7" w:rsidP="00D050E7">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1F0CC2C3" w14:textId="77777777" w:rsidR="00CB62C7" w:rsidRDefault="00CB62C7" w:rsidP="00D050E7">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47987A2C" w14:textId="77777777" w:rsidR="00CB62C7" w:rsidRDefault="00CB62C7" w:rsidP="00D050E7">
            <w:pPr>
              <w:pStyle w:val="TableParagraph"/>
              <w:rPr>
                <w:sz w:val="16"/>
              </w:rPr>
            </w:pPr>
          </w:p>
        </w:tc>
        <w:tc>
          <w:tcPr>
            <w:tcW w:w="2729" w:type="dxa"/>
            <w:tcBorders>
              <w:top w:val="single" w:sz="6" w:space="0" w:color="000000"/>
              <w:left w:val="single" w:sz="6" w:space="0" w:color="000000"/>
              <w:bottom w:val="single" w:sz="6" w:space="0" w:color="000000"/>
            </w:tcBorders>
          </w:tcPr>
          <w:p w14:paraId="3F93C0D4" w14:textId="77777777" w:rsidR="00CB62C7" w:rsidRDefault="00CB62C7" w:rsidP="00D050E7">
            <w:pPr>
              <w:pStyle w:val="TableParagraph"/>
              <w:rPr>
                <w:sz w:val="16"/>
              </w:rPr>
            </w:pPr>
          </w:p>
        </w:tc>
      </w:tr>
      <w:tr w:rsidR="00CB62C7" w14:paraId="1E8347B0" w14:textId="77777777" w:rsidTr="00D050E7">
        <w:trPr>
          <w:trHeight w:val="689"/>
        </w:trPr>
        <w:tc>
          <w:tcPr>
            <w:tcW w:w="3010" w:type="dxa"/>
            <w:tcBorders>
              <w:top w:val="single" w:sz="6" w:space="0" w:color="000000"/>
              <w:bottom w:val="single" w:sz="6" w:space="0" w:color="000000"/>
              <w:right w:val="single" w:sz="6" w:space="0" w:color="000000"/>
            </w:tcBorders>
          </w:tcPr>
          <w:p w14:paraId="56D888EA" w14:textId="77777777" w:rsidR="00CB62C7" w:rsidRDefault="00CB62C7" w:rsidP="00D050E7">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4C095E9C" w14:textId="77777777" w:rsidR="00CB62C7" w:rsidRDefault="00CB62C7" w:rsidP="00D050E7">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1E7F6C34" w14:textId="77777777" w:rsidR="00CB62C7" w:rsidRDefault="00CB62C7" w:rsidP="00D050E7">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1966BF17" w14:textId="77777777" w:rsidR="00CB62C7" w:rsidRDefault="00CB62C7" w:rsidP="00D050E7">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15BD91AD" w14:textId="77777777" w:rsidR="00CB62C7" w:rsidRDefault="00CB62C7" w:rsidP="00D050E7">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248A55CB" w14:textId="77777777" w:rsidR="00CB62C7" w:rsidRDefault="00CB62C7" w:rsidP="00D050E7">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6A0A0C35" w14:textId="77777777" w:rsidR="00CB62C7" w:rsidRDefault="00CB62C7" w:rsidP="00D050E7">
            <w:pPr>
              <w:pStyle w:val="TableParagraph"/>
              <w:spacing w:line="227" w:lineRule="exact"/>
              <w:ind w:left="431" w:right="424"/>
              <w:jc w:val="center"/>
              <w:rPr>
                <w:sz w:val="20"/>
              </w:rPr>
            </w:pPr>
            <w:r>
              <w:rPr>
                <w:sz w:val="20"/>
                <w:u w:val="single"/>
              </w:rPr>
              <w:t>+</w:t>
            </w:r>
            <w:r>
              <w:rPr>
                <w:sz w:val="20"/>
              </w:rPr>
              <w:t>0.2 units</w:t>
            </w:r>
          </w:p>
        </w:tc>
      </w:tr>
      <w:tr w:rsidR="00CB62C7" w14:paraId="7D12AED4" w14:textId="77777777" w:rsidTr="00D050E7">
        <w:trPr>
          <w:trHeight w:val="690"/>
        </w:trPr>
        <w:tc>
          <w:tcPr>
            <w:tcW w:w="3010" w:type="dxa"/>
            <w:tcBorders>
              <w:top w:val="single" w:sz="6" w:space="0" w:color="000000"/>
              <w:bottom w:val="single" w:sz="6" w:space="0" w:color="000000"/>
              <w:right w:val="single" w:sz="6" w:space="0" w:color="000000"/>
            </w:tcBorders>
          </w:tcPr>
          <w:p w14:paraId="2D61FD23" w14:textId="77777777" w:rsidR="00CB62C7" w:rsidRDefault="00CB62C7" w:rsidP="00D050E7">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2338E528" w14:textId="77777777" w:rsidR="00CB62C7" w:rsidRDefault="00CB62C7" w:rsidP="00D050E7">
            <w:pPr>
              <w:pStyle w:val="TableParagraph"/>
              <w:ind w:left="57" w:right="44"/>
              <w:jc w:val="center"/>
              <w:rPr>
                <w:sz w:val="20"/>
              </w:rPr>
            </w:pPr>
            <w:r>
              <w:rPr>
                <w:sz w:val="20"/>
              </w:rPr>
              <w:t>ISO 7027, Self Cleaning Turbidity Hydrolab Minisonde 5</w:t>
            </w:r>
          </w:p>
          <w:p w14:paraId="58BC0745" w14:textId="77777777" w:rsidR="00CB62C7" w:rsidRDefault="00CB62C7" w:rsidP="00D050E7">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406FD6CE" w14:textId="77777777" w:rsidR="00CB62C7" w:rsidRDefault="00CB62C7" w:rsidP="00D050E7">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D907687" w14:textId="77777777" w:rsidR="00CB62C7" w:rsidRDefault="00CB62C7" w:rsidP="00D050E7">
            <w:pPr>
              <w:pStyle w:val="TableParagraph"/>
              <w:spacing w:line="227" w:lineRule="exact"/>
              <w:ind w:left="230" w:right="219"/>
              <w:jc w:val="center"/>
              <w:rPr>
                <w:sz w:val="20"/>
              </w:rPr>
            </w:pPr>
            <w:r>
              <w:rPr>
                <w:sz w:val="20"/>
              </w:rPr>
              <w:t>0.1 0-400 NTU</w:t>
            </w:r>
          </w:p>
          <w:p w14:paraId="4A1FDCC7" w14:textId="77777777" w:rsidR="00CB62C7" w:rsidRDefault="00CB62C7" w:rsidP="00D050E7">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43659FED" w14:textId="77777777" w:rsidR="00CB62C7" w:rsidRDefault="00CB62C7" w:rsidP="00D050E7">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CB51493" w14:textId="77777777" w:rsidR="00CB62C7" w:rsidRDefault="00CB62C7" w:rsidP="00D050E7">
            <w:pPr>
              <w:pStyle w:val="TableParagraph"/>
              <w:spacing w:line="227" w:lineRule="exact"/>
              <w:ind w:left="431" w:right="424"/>
              <w:jc w:val="center"/>
              <w:rPr>
                <w:sz w:val="20"/>
              </w:rPr>
            </w:pPr>
            <w:r>
              <w:rPr>
                <w:sz w:val="20"/>
                <w:u w:val="single"/>
              </w:rPr>
              <w:t>+</w:t>
            </w:r>
            <w:r>
              <w:rPr>
                <w:sz w:val="20"/>
              </w:rPr>
              <w:t>5% 0-100 NTU</w:t>
            </w:r>
          </w:p>
          <w:p w14:paraId="39E31E33" w14:textId="77777777" w:rsidR="00CB62C7" w:rsidRDefault="00CB62C7" w:rsidP="00D050E7">
            <w:pPr>
              <w:pStyle w:val="TableParagraph"/>
              <w:spacing w:line="230" w:lineRule="exact"/>
              <w:ind w:left="431" w:right="424"/>
              <w:jc w:val="center"/>
              <w:rPr>
                <w:sz w:val="20"/>
              </w:rPr>
            </w:pPr>
            <w:r>
              <w:rPr>
                <w:sz w:val="20"/>
                <w:u w:val="single"/>
              </w:rPr>
              <w:t>+</w:t>
            </w:r>
            <w:r>
              <w:rPr>
                <w:sz w:val="20"/>
              </w:rPr>
              <w:t>5% 100-400 NTU</w:t>
            </w:r>
          </w:p>
          <w:p w14:paraId="590A595A" w14:textId="77777777" w:rsidR="00CB62C7" w:rsidRDefault="00CB62C7" w:rsidP="00D050E7">
            <w:pPr>
              <w:pStyle w:val="TableParagraph"/>
              <w:spacing w:line="213" w:lineRule="exact"/>
              <w:ind w:left="432" w:right="424"/>
              <w:jc w:val="center"/>
              <w:rPr>
                <w:sz w:val="20"/>
              </w:rPr>
            </w:pPr>
            <w:r>
              <w:rPr>
                <w:sz w:val="20"/>
              </w:rPr>
              <w:t>+5% 400-3000 NTU</w:t>
            </w:r>
          </w:p>
        </w:tc>
      </w:tr>
      <w:tr w:rsidR="00CB62C7" w14:paraId="7A5E25E8" w14:textId="77777777" w:rsidTr="00D050E7">
        <w:trPr>
          <w:trHeight w:val="698"/>
        </w:trPr>
        <w:tc>
          <w:tcPr>
            <w:tcW w:w="3010" w:type="dxa"/>
            <w:tcBorders>
              <w:top w:val="single" w:sz="6" w:space="0" w:color="000000"/>
              <w:bottom w:val="single" w:sz="6" w:space="0" w:color="000000"/>
              <w:right w:val="single" w:sz="6" w:space="0" w:color="000000"/>
            </w:tcBorders>
          </w:tcPr>
          <w:p w14:paraId="50C9F2C0" w14:textId="77777777" w:rsidR="00CB62C7" w:rsidRDefault="00CB62C7" w:rsidP="00D050E7">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6E7293C7" w14:textId="77777777" w:rsidR="00CB62C7" w:rsidRDefault="00CB62C7" w:rsidP="00D050E7">
            <w:pPr>
              <w:pStyle w:val="TableParagraph"/>
              <w:spacing w:line="227" w:lineRule="exact"/>
              <w:ind w:left="57" w:right="45"/>
              <w:jc w:val="center"/>
              <w:rPr>
                <w:sz w:val="20"/>
              </w:rPr>
            </w:pPr>
            <w:r>
              <w:rPr>
                <w:sz w:val="20"/>
              </w:rPr>
              <w:t>EPA 180.1 Rev 2.0, Hach 2100 P</w:t>
            </w:r>
          </w:p>
          <w:p w14:paraId="3C9C25F1" w14:textId="77777777" w:rsidR="00CB62C7" w:rsidRDefault="00CB62C7" w:rsidP="00D050E7">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4D6850B6" w14:textId="77777777" w:rsidR="00CB62C7" w:rsidRDefault="00CB62C7" w:rsidP="00D050E7">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35ED3EDE" w14:textId="77777777" w:rsidR="00CB62C7" w:rsidRDefault="00CB62C7" w:rsidP="00D050E7">
            <w:pPr>
              <w:pStyle w:val="TableParagraph"/>
              <w:spacing w:line="227" w:lineRule="exact"/>
              <w:ind w:left="344"/>
              <w:rPr>
                <w:sz w:val="20"/>
              </w:rPr>
            </w:pPr>
            <w:r>
              <w:rPr>
                <w:sz w:val="20"/>
              </w:rPr>
              <w:t>0.010-9.99</w:t>
            </w:r>
            <w:r>
              <w:rPr>
                <w:spacing w:val="6"/>
                <w:sz w:val="20"/>
              </w:rPr>
              <w:t xml:space="preserve"> </w:t>
            </w:r>
            <w:r>
              <w:rPr>
                <w:sz w:val="20"/>
              </w:rPr>
              <w:t>NTU</w:t>
            </w:r>
          </w:p>
          <w:p w14:paraId="6991A1F0" w14:textId="77777777" w:rsidR="00CB62C7" w:rsidRDefault="00CB62C7" w:rsidP="00D050E7">
            <w:pPr>
              <w:pStyle w:val="TableParagraph"/>
              <w:spacing w:line="230" w:lineRule="exact"/>
              <w:ind w:left="319"/>
              <w:rPr>
                <w:sz w:val="20"/>
              </w:rPr>
            </w:pPr>
            <w:r>
              <w:rPr>
                <w:sz w:val="20"/>
              </w:rPr>
              <w:t>0.1  10-100</w:t>
            </w:r>
            <w:r>
              <w:rPr>
                <w:spacing w:val="4"/>
                <w:sz w:val="20"/>
              </w:rPr>
              <w:t xml:space="preserve"> </w:t>
            </w:r>
            <w:r>
              <w:rPr>
                <w:sz w:val="20"/>
              </w:rPr>
              <w:t>NTU</w:t>
            </w:r>
          </w:p>
          <w:p w14:paraId="12FE657B" w14:textId="77777777" w:rsidR="00CB62C7" w:rsidRDefault="00CB62C7" w:rsidP="00D050E7">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4487EBBC" w14:textId="77777777" w:rsidR="00CB62C7" w:rsidRDefault="00CB62C7" w:rsidP="00D050E7">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D6B7326" w14:textId="77777777" w:rsidR="00CB62C7" w:rsidRDefault="00CB62C7" w:rsidP="00D050E7">
            <w:pPr>
              <w:pStyle w:val="TableParagraph"/>
              <w:spacing w:line="227" w:lineRule="exact"/>
              <w:ind w:left="431" w:right="424"/>
              <w:jc w:val="center"/>
              <w:rPr>
                <w:sz w:val="20"/>
              </w:rPr>
            </w:pPr>
            <w:r>
              <w:rPr>
                <w:sz w:val="20"/>
                <w:u w:val="single"/>
              </w:rPr>
              <w:t>+</w:t>
            </w:r>
            <w:r>
              <w:rPr>
                <w:sz w:val="20"/>
              </w:rPr>
              <w:t>5% 0-500 NTU</w:t>
            </w:r>
          </w:p>
          <w:p w14:paraId="0E2D4935" w14:textId="77777777" w:rsidR="00CB62C7" w:rsidRDefault="00CB62C7" w:rsidP="00D050E7">
            <w:pPr>
              <w:pStyle w:val="TableParagraph"/>
              <w:ind w:left="432" w:right="424"/>
              <w:jc w:val="center"/>
              <w:rPr>
                <w:sz w:val="20"/>
              </w:rPr>
            </w:pPr>
            <w:r>
              <w:rPr>
                <w:sz w:val="20"/>
                <w:u w:val="single"/>
              </w:rPr>
              <w:t>+5</w:t>
            </w:r>
            <w:r>
              <w:rPr>
                <w:sz w:val="20"/>
              </w:rPr>
              <w:t>% 500-1000 NTU</w:t>
            </w:r>
          </w:p>
        </w:tc>
      </w:tr>
      <w:tr w:rsidR="00CB62C7" w14:paraId="7351E5AC" w14:textId="77777777" w:rsidTr="00D050E7">
        <w:trPr>
          <w:trHeight w:val="690"/>
        </w:trPr>
        <w:tc>
          <w:tcPr>
            <w:tcW w:w="3010" w:type="dxa"/>
            <w:tcBorders>
              <w:top w:val="single" w:sz="6" w:space="0" w:color="000000"/>
              <w:bottom w:val="single" w:sz="6" w:space="0" w:color="000000"/>
              <w:right w:val="single" w:sz="6" w:space="0" w:color="000000"/>
            </w:tcBorders>
          </w:tcPr>
          <w:p w14:paraId="08E12334" w14:textId="77777777" w:rsidR="00CB62C7" w:rsidRDefault="00CB62C7" w:rsidP="00D050E7">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0104759" w14:textId="77777777" w:rsidR="00CB62C7" w:rsidRDefault="00CB62C7" w:rsidP="00D050E7">
            <w:pPr>
              <w:pStyle w:val="TableParagraph"/>
              <w:spacing w:line="228" w:lineRule="exact"/>
              <w:ind w:left="57" w:right="46"/>
              <w:jc w:val="center"/>
              <w:rPr>
                <w:sz w:val="20"/>
              </w:rPr>
            </w:pPr>
            <w:r>
              <w:rPr>
                <w:sz w:val="20"/>
              </w:rPr>
              <w:t>SM 2550 B-2000, YSI Model 30, 55, and</w:t>
            </w:r>
          </w:p>
          <w:p w14:paraId="4B8E09C8" w14:textId="77777777" w:rsidR="00CB62C7" w:rsidRDefault="00CB62C7" w:rsidP="00D050E7">
            <w:pPr>
              <w:pStyle w:val="TableParagraph"/>
              <w:spacing w:line="230" w:lineRule="exact"/>
              <w:ind w:left="57" w:right="43"/>
              <w:jc w:val="center"/>
              <w:rPr>
                <w:sz w:val="20"/>
              </w:rPr>
            </w:pPr>
            <w:r>
              <w:rPr>
                <w:sz w:val="20"/>
              </w:rPr>
              <w:t>95</w:t>
            </w:r>
          </w:p>
          <w:p w14:paraId="231A1F71" w14:textId="77777777" w:rsidR="00CB62C7" w:rsidRDefault="00CB62C7" w:rsidP="00D050E7">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3C34E71A" w14:textId="77777777" w:rsidR="00CB62C7" w:rsidRDefault="00CB62C7" w:rsidP="00D050E7">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54929AFF" w14:textId="77777777" w:rsidR="00CB62C7" w:rsidRDefault="00CB62C7" w:rsidP="00D050E7">
            <w:pPr>
              <w:pStyle w:val="TableParagraph"/>
              <w:spacing w:line="228" w:lineRule="exact"/>
              <w:ind w:left="229" w:right="219"/>
              <w:jc w:val="center"/>
              <w:rPr>
                <w:sz w:val="20"/>
              </w:rPr>
            </w:pPr>
            <w:r>
              <w:rPr>
                <w:sz w:val="20"/>
              </w:rPr>
              <w:t>0.1,</w:t>
            </w:r>
            <w:r>
              <w:rPr>
                <w:spacing w:val="-2"/>
                <w:sz w:val="20"/>
              </w:rPr>
              <w:t xml:space="preserve"> </w:t>
            </w:r>
            <w:r>
              <w:rPr>
                <w:sz w:val="20"/>
              </w:rPr>
              <w:t>0.2,</w:t>
            </w:r>
          </w:p>
          <w:p w14:paraId="17511E94" w14:textId="77777777" w:rsidR="00CB62C7" w:rsidRDefault="00CB62C7" w:rsidP="00D050E7">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1E0EC37F" w14:textId="77777777" w:rsidR="00CB62C7" w:rsidRDefault="00CB62C7" w:rsidP="00D050E7">
            <w:pPr>
              <w:pStyle w:val="TableParagraph"/>
              <w:spacing w:line="228" w:lineRule="exact"/>
              <w:ind w:left="69" w:right="61"/>
              <w:jc w:val="center"/>
              <w:rPr>
                <w:sz w:val="20"/>
              </w:rPr>
            </w:pPr>
            <w:r>
              <w:rPr>
                <w:sz w:val="20"/>
              </w:rPr>
              <w:t>±0.1, ±0.2, and</w:t>
            </w:r>
          </w:p>
          <w:p w14:paraId="376EADAA" w14:textId="77777777" w:rsidR="00CB62C7" w:rsidRDefault="00CB62C7" w:rsidP="00D050E7">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2C091406" w14:textId="77777777" w:rsidR="00CB62C7" w:rsidRDefault="00CB62C7" w:rsidP="00D050E7">
            <w:pPr>
              <w:pStyle w:val="TableParagraph"/>
              <w:spacing w:line="228" w:lineRule="exact"/>
              <w:ind w:left="433" w:right="424"/>
              <w:jc w:val="center"/>
              <w:rPr>
                <w:sz w:val="20"/>
              </w:rPr>
            </w:pPr>
            <w:r>
              <w:rPr>
                <w:sz w:val="20"/>
              </w:rPr>
              <w:t>±0.1, ±0.2, and ±0.2 C</w:t>
            </w:r>
          </w:p>
        </w:tc>
      </w:tr>
      <w:tr w:rsidR="00CB62C7" w14:paraId="1C2A07E2" w14:textId="77777777" w:rsidTr="00D050E7">
        <w:trPr>
          <w:trHeight w:val="689"/>
        </w:trPr>
        <w:tc>
          <w:tcPr>
            <w:tcW w:w="3010" w:type="dxa"/>
            <w:tcBorders>
              <w:top w:val="single" w:sz="6" w:space="0" w:color="000000"/>
              <w:bottom w:val="single" w:sz="6" w:space="0" w:color="000000"/>
              <w:right w:val="single" w:sz="6" w:space="0" w:color="000000"/>
            </w:tcBorders>
          </w:tcPr>
          <w:p w14:paraId="27E4D9DE" w14:textId="77777777" w:rsidR="00CB62C7" w:rsidRDefault="00CB62C7" w:rsidP="00D050E7">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1186E029" w14:textId="77777777" w:rsidR="00CB62C7" w:rsidRDefault="00CB62C7" w:rsidP="00D050E7">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7E523572" w14:textId="77777777" w:rsidR="00CB62C7" w:rsidRDefault="00CB62C7" w:rsidP="00D050E7">
            <w:pPr>
              <w:pStyle w:val="TableParagraph"/>
              <w:ind w:left="1018" w:right="554" w:hanging="437"/>
              <w:rPr>
                <w:sz w:val="20"/>
              </w:rPr>
            </w:pPr>
            <w:r>
              <w:rPr>
                <w:sz w:val="20"/>
              </w:rPr>
              <w:t>Micro-Siemens/cm (µS/cm)</w:t>
            </w:r>
          </w:p>
          <w:p w14:paraId="32D94B3A" w14:textId="77777777" w:rsidR="00CB62C7" w:rsidRDefault="00CB62C7" w:rsidP="00D050E7">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527D0CD" w14:textId="77777777" w:rsidR="00CB62C7" w:rsidRDefault="00CB62C7" w:rsidP="00D050E7">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7382356A" w14:textId="77777777" w:rsidR="00CB62C7" w:rsidRDefault="00CB62C7" w:rsidP="00D050E7">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654827C1" w14:textId="77777777" w:rsidR="00CB62C7" w:rsidRDefault="00CB62C7" w:rsidP="00D050E7">
            <w:pPr>
              <w:pStyle w:val="TableParagraph"/>
              <w:spacing w:line="227" w:lineRule="exact"/>
              <w:ind w:left="432" w:right="424"/>
              <w:jc w:val="center"/>
              <w:rPr>
                <w:sz w:val="20"/>
              </w:rPr>
            </w:pPr>
            <w:r>
              <w:rPr>
                <w:sz w:val="20"/>
              </w:rPr>
              <w:t>2% full Scale</w:t>
            </w:r>
          </w:p>
        </w:tc>
      </w:tr>
      <w:tr w:rsidR="00CB62C7" w14:paraId="7797E779" w14:textId="77777777" w:rsidTr="00D050E7">
        <w:trPr>
          <w:trHeight w:val="690"/>
        </w:trPr>
        <w:tc>
          <w:tcPr>
            <w:tcW w:w="3010" w:type="dxa"/>
            <w:tcBorders>
              <w:top w:val="single" w:sz="6" w:space="0" w:color="000000"/>
              <w:bottom w:val="single" w:sz="6" w:space="0" w:color="000000"/>
              <w:right w:val="single" w:sz="6" w:space="0" w:color="000000"/>
            </w:tcBorders>
          </w:tcPr>
          <w:p w14:paraId="137D2ABE" w14:textId="77777777" w:rsidR="00CB62C7" w:rsidRDefault="00CB62C7" w:rsidP="00D050E7">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3DD72FF" w14:textId="77777777" w:rsidR="00CB62C7" w:rsidRDefault="00CB62C7" w:rsidP="00D050E7">
            <w:pPr>
              <w:pStyle w:val="TableParagraph"/>
              <w:ind w:left="57" w:right="43"/>
              <w:jc w:val="center"/>
              <w:rPr>
                <w:sz w:val="20"/>
              </w:rPr>
            </w:pPr>
            <w:r>
              <w:rPr>
                <w:sz w:val="20"/>
              </w:rPr>
              <w:t>SM 4500 O C-2000, Micro Winkler Titration</w:t>
            </w:r>
          </w:p>
          <w:p w14:paraId="21916E6A" w14:textId="77777777" w:rsidR="00CB62C7" w:rsidRDefault="00CB62C7" w:rsidP="00D050E7">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345A0D0" w14:textId="77777777" w:rsidR="00CB62C7" w:rsidRDefault="00CB62C7" w:rsidP="00D050E7">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1373045" w14:textId="77777777" w:rsidR="00CB62C7" w:rsidRDefault="00CB62C7" w:rsidP="00D050E7">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3D437F57" w14:textId="77777777" w:rsidR="00CB62C7" w:rsidRDefault="00CB62C7" w:rsidP="00D050E7">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6178EFE4" w14:textId="77777777" w:rsidR="00CB62C7" w:rsidRDefault="00CB62C7" w:rsidP="00D050E7">
            <w:pPr>
              <w:pStyle w:val="TableParagraph"/>
              <w:spacing w:line="228" w:lineRule="exact"/>
              <w:ind w:left="430" w:right="424"/>
              <w:jc w:val="center"/>
              <w:rPr>
                <w:sz w:val="20"/>
              </w:rPr>
            </w:pPr>
            <w:r>
              <w:rPr>
                <w:sz w:val="20"/>
              </w:rPr>
              <w:t>±0.3 mg/L</w:t>
            </w:r>
          </w:p>
        </w:tc>
      </w:tr>
      <w:tr w:rsidR="00CB62C7" w14:paraId="019AD678" w14:textId="77777777" w:rsidTr="00D050E7">
        <w:trPr>
          <w:trHeight w:val="689"/>
        </w:trPr>
        <w:tc>
          <w:tcPr>
            <w:tcW w:w="3010" w:type="dxa"/>
            <w:tcBorders>
              <w:top w:val="single" w:sz="6" w:space="0" w:color="000000"/>
              <w:bottom w:val="single" w:sz="6" w:space="0" w:color="000000"/>
              <w:right w:val="single" w:sz="6" w:space="0" w:color="000000"/>
            </w:tcBorders>
          </w:tcPr>
          <w:p w14:paraId="19981182" w14:textId="77777777" w:rsidR="00CB62C7" w:rsidRDefault="00CB62C7" w:rsidP="00D050E7">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79E46823" w14:textId="77777777" w:rsidR="00CB62C7" w:rsidRDefault="00CB62C7" w:rsidP="00D050E7">
            <w:pPr>
              <w:pStyle w:val="TableParagraph"/>
              <w:spacing w:line="227" w:lineRule="exact"/>
              <w:ind w:left="108" w:right="46"/>
              <w:jc w:val="center"/>
              <w:rPr>
                <w:sz w:val="20"/>
              </w:rPr>
            </w:pPr>
            <w:r>
              <w:rPr>
                <w:sz w:val="20"/>
              </w:rPr>
              <w:t>ASTM D888-09 (A), Hydrolab LDO</w:t>
            </w:r>
          </w:p>
          <w:p w14:paraId="4A7C0498" w14:textId="77777777" w:rsidR="00CB62C7" w:rsidRDefault="00CB62C7" w:rsidP="00D050E7">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12C91B0E" w14:textId="77777777" w:rsidR="00CB62C7" w:rsidRDefault="00CB62C7" w:rsidP="00D050E7">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81FA7C6" w14:textId="77777777" w:rsidR="00CB62C7" w:rsidRDefault="00CB62C7" w:rsidP="00D050E7">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01743FE9" w14:textId="77777777" w:rsidR="00CB62C7" w:rsidRDefault="00CB62C7" w:rsidP="00D050E7">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63C46D1D" w14:textId="77777777" w:rsidR="00CB62C7" w:rsidRDefault="00CB62C7" w:rsidP="00D050E7">
            <w:pPr>
              <w:pStyle w:val="TableParagraph"/>
              <w:spacing w:line="227" w:lineRule="exact"/>
              <w:ind w:left="430" w:right="424"/>
              <w:jc w:val="center"/>
              <w:rPr>
                <w:sz w:val="20"/>
              </w:rPr>
            </w:pPr>
            <w:r>
              <w:rPr>
                <w:sz w:val="20"/>
              </w:rPr>
              <w:t>±0.2 mg/L</w:t>
            </w:r>
          </w:p>
        </w:tc>
      </w:tr>
      <w:tr w:rsidR="00CB62C7" w14:paraId="7FF397C5" w14:textId="77777777" w:rsidTr="00D050E7">
        <w:trPr>
          <w:trHeight w:val="231"/>
        </w:trPr>
        <w:tc>
          <w:tcPr>
            <w:tcW w:w="3010" w:type="dxa"/>
            <w:tcBorders>
              <w:top w:val="single" w:sz="6" w:space="0" w:color="000000"/>
              <w:right w:val="single" w:sz="6" w:space="0" w:color="000000"/>
            </w:tcBorders>
          </w:tcPr>
          <w:p w14:paraId="2C226BDF" w14:textId="77777777" w:rsidR="00CB62C7" w:rsidRDefault="00CB62C7" w:rsidP="00D050E7">
            <w:pPr>
              <w:pStyle w:val="TableParagraph"/>
              <w:rPr>
                <w:sz w:val="16"/>
              </w:rPr>
            </w:pPr>
          </w:p>
        </w:tc>
        <w:tc>
          <w:tcPr>
            <w:tcW w:w="3482" w:type="dxa"/>
            <w:tcBorders>
              <w:top w:val="single" w:sz="6" w:space="0" w:color="000000"/>
              <w:left w:val="single" w:sz="6" w:space="0" w:color="000000"/>
              <w:right w:val="single" w:sz="6" w:space="0" w:color="000000"/>
            </w:tcBorders>
          </w:tcPr>
          <w:p w14:paraId="3F911F48" w14:textId="77777777" w:rsidR="00CB62C7" w:rsidRDefault="00CB62C7" w:rsidP="00D050E7">
            <w:pPr>
              <w:pStyle w:val="TableParagraph"/>
              <w:rPr>
                <w:sz w:val="16"/>
              </w:rPr>
            </w:pPr>
          </w:p>
        </w:tc>
        <w:tc>
          <w:tcPr>
            <w:tcW w:w="2703" w:type="dxa"/>
            <w:tcBorders>
              <w:top w:val="single" w:sz="6" w:space="0" w:color="000000"/>
              <w:left w:val="single" w:sz="6" w:space="0" w:color="000000"/>
              <w:right w:val="single" w:sz="6" w:space="0" w:color="000000"/>
            </w:tcBorders>
          </w:tcPr>
          <w:p w14:paraId="3D69E742" w14:textId="77777777" w:rsidR="00CB62C7" w:rsidRDefault="00CB62C7" w:rsidP="00D050E7">
            <w:pPr>
              <w:pStyle w:val="TableParagraph"/>
              <w:rPr>
                <w:sz w:val="16"/>
              </w:rPr>
            </w:pPr>
          </w:p>
        </w:tc>
        <w:tc>
          <w:tcPr>
            <w:tcW w:w="2032" w:type="dxa"/>
            <w:tcBorders>
              <w:top w:val="single" w:sz="6" w:space="0" w:color="000000"/>
              <w:left w:val="single" w:sz="6" w:space="0" w:color="000000"/>
              <w:right w:val="single" w:sz="6" w:space="0" w:color="000000"/>
            </w:tcBorders>
          </w:tcPr>
          <w:p w14:paraId="22D9A5E5" w14:textId="77777777" w:rsidR="00CB62C7" w:rsidRDefault="00CB62C7" w:rsidP="00D050E7">
            <w:pPr>
              <w:pStyle w:val="TableParagraph"/>
              <w:rPr>
                <w:sz w:val="16"/>
              </w:rPr>
            </w:pPr>
          </w:p>
        </w:tc>
        <w:tc>
          <w:tcPr>
            <w:tcW w:w="1395" w:type="dxa"/>
            <w:tcBorders>
              <w:top w:val="single" w:sz="6" w:space="0" w:color="000000"/>
              <w:left w:val="single" w:sz="6" w:space="0" w:color="000000"/>
              <w:right w:val="single" w:sz="6" w:space="0" w:color="000000"/>
            </w:tcBorders>
          </w:tcPr>
          <w:p w14:paraId="12BE10A5" w14:textId="77777777" w:rsidR="00CB62C7" w:rsidRDefault="00CB62C7" w:rsidP="00D050E7">
            <w:pPr>
              <w:pStyle w:val="TableParagraph"/>
              <w:rPr>
                <w:sz w:val="16"/>
              </w:rPr>
            </w:pPr>
          </w:p>
        </w:tc>
        <w:tc>
          <w:tcPr>
            <w:tcW w:w="2729" w:type="dxa"/>
            <w:tcBorders>
              <w:top w:val="single" w:sz="6" w:space="0" w:color="000000"/>
              <w:left w:val="single" w:sz="6" w:space="0" w:color="000000"/>
            </w:tcBorders>
          </w:tcPr>
          <w:p w14:paraId="2091443D" w14:textId="77777777" w:rsidR="00CB62C7" w:rsidRDefault="00CB62C7" w:rsidP="00D050E7">
            <w:pPr>
              <w:pStyle w:val="TableParagraph"/>
              <w:rPr>
                <w:sz w:val="16"/>
              </w:rPr>
            </w:pPr>
          </w:p>
        </w:tc>
      </w:tr>
    </w:tbl>
    <w:p w14:paraId="3F1268F0" w14:textId="77777777" w:rsidR="00CB62C7" w:rsidRDefault="00CB62C7" w:rsidP="00CB62C7">
      <w:pPr>
        <w:rPr>
          <w:sz w:val="16"/>
        </w:rPr>
        <w:sectPr w:rsidR="00CB62C7" w:rsidSect="00CB62C7">
          <w:headerReference w:type="default" r:id="rId30"/>
          <w:footerReference w:type="default" r:id="rId31"/>
          <w:type w:val="continuous"/>
          <w:pgSz w:w="16840" w:h="11900" w:orient="landscape"/>
          <w:pgMar w:top="840" w:right="600" w:bottom="1160" w:left="620" w:header="0" w:footer="976" w:gutter="0"/>
          <w:cols w:space="720"/>
        </w:sectPr>
      </w:pPr>
    </w:p>
    <w:p w14:paraId="6CAA0EA1" w14:textId="226E5823" w:rsidR="00CB62C7" w:rsidRPr="001E77E8" w:rsidRDefault="001E77E8" w:rsidP="001E77E8">
      <w:pPr>
        <w:pStyle w:val="Caption"/>
        <w:rPr>
          <w:b/>
          <w:color w:val="auto"/>
          <w:sz w:val="24"/>
          <w:szCs w:val="24"/>
        </w:rPr>
      </w:pPr>
      <w:bookmarkStart w:id="92" w:name="_bookmark7"/>
      <w:bookmarkStart w:id="93" w:name="_Ref125970212"/>
      <w:bookmarkStart w:id="94" w:name="_Toc126826251"/>
      <w:bookmarkStart w:id="95" w:name="_Hlk116643631"/>
      <w:bookmarkEnd w:id="92"/>
      <w:r w:rsidRPr="001E77E8">
        <w:rPr>
          <w:b/>
          <w:color w:val="auto"/>
          <w:sz w:val="24"/>
          <w:szCs w:val="24"/>
        </w:rPr>
        <w:lastRenderedPageBreak/>
        <w:t xml:space="preserve">Table </w:t>
      </w:r>
      <w:r w:rsidRPr="001E77E8">
        <w:rPr>
          <w:b/>
          <w:color w:val="auto"/>
          <w:sz w:val="24"/>
          <w:szCs w:val="24"/>
        </w:rPr>
        <w:fldChar w:fldCharType="begin"/>
      </w:r>
      <w:r w:rsidRPr="001E77E8">
        <w:rPr>
          <w:b/>
          <w:color w:val="auto"/>
          <w:sz w:val="24"/>
          <w:szCs w:val="24"/>
        </w:rPr>
        <w:instrText xml:space="preserve"> SEQ Table \* ARABIC </w:instrText>
      </w:r>
      <w:r w:rsidRPr="001E77E8">
        <w:rPr>
          <w:b/>
          <w:color w:val="auto"/>
          <w:sz w:val="24"/>
          <w:szCs w:val="24"/>
        </w:rPr>
        <w:fldChar w:fldCharType="separate"/>
      </w:r>
      <w:r w:rsidR="00F4536B">
        <w:rPr>
          <w:b/>
          <w:noProof/>
          <w:color w:val="auto"/>
          <w:sz w:val="24"/>
          <w:szCs w:val="24"/>
        </w:rPr>
        <w:t>4</w:t>
      </w:r>
      <w:r w:rsidRPr="001E77E8">
        <w:rPr>
          <w:b/>
          <w:color w:val="auto"/>
          <w:sz w:val="24"/>
          <w:szCs w:val="24"/>
        </w:rPr>
        <w:fldChar w:fldCharType="end"/>
      </w:r>
      <w:bookmarkEnd w:id="93"/>
      <w:r w:rsidRPr="001E77E8">
        <w:rPr>
          <w:b/>
          <w:color w:val="auto"/>
          <w:sz w:val="24"/>
          <w:szCs w:val="24"/>
        </w:rPr>
        <w:t>. Data Quality Objectives for Hydrocarbons Collected for Agency Baseline (Supplied by SGS)</w:t>
      </w:r>
      <w:bookmarkEnd w:id="94"/>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CB62C7" w14:paraId="111F1E3D" w14:textId="77777777" w:rsidTr="00D050E7">
        <w:trPr>
          <w:trHeight w:val="891"/>
        </w:trPr>
        <w:tc>
          <w:tcPr>
            <w:tcW w:w="3404" w:type="dxa"/>
            <w:tcBorders>
              <w:bottom w:val="single" w:sz="6" w:space="0" w:color="000000"/>
              <w:right w:val="single" w:sz="6" w:space="0" w:color="000000"/>
            </w:tcBorders>
          </w:tcPr>
          <w:p w14:paraId="53002D8C" w14:textId="77777777" w:rsidR="00CB62C7" w:rsidRDefault="00CB62C7" w:rsidP="00D050E7">
            <w:pPr>
              <w:pStyle w:val="TableParagraph"/>
              <w:spacing w:before="2"/>
              <w:rPr>
                <w:b/>
                <w:sz w:val="24"/>
              </w:rPr>
            </w:pPr>
          </w:p>
          <w:p w14:paraId="48E045D3" w14:textId="77777777" w:rsidR="00CB62C7" w:rsidRDefault="00CB62C7" w:rsidP="00D050E7">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5EE3940E" w14:textId="77777777" w:rsidR="00CB62C7" w:rsidRDefault="00CB62C7" w:rsidP="00D050E7">
            <w:pPr>
              <w:pStyle w:val="TableParagraph"/>
              <w:spacing w:before="2"/>
              <w:rPr>
                <w:b/>
                <w:sz w:val="24"/>
              </w:rPr>
            </w:pPr>
          </w:p>
          <w:p w14:paraId="5BB3C635" w14:textId="77777777" w:rsidR="00CB62C7" w:rsidRDefault="00CB62C7" w:rsidP="00D050E7">
            <w:pPr>
              <w:pStyle w:val="TableParagraph"/>
              <w:ind w:left="108"/>
              <w:rPr>
                <w:b/>
                <w:sz w:val="20"/>
              </w:rPr>
            </w:pPr>
            <w:bookmarkStart w:id="96" w:name="METHOD_/_RANGE"/>
            <w:bookmarkEnd w:id="96"/>
            <w:r>
              <w:rPr>
                <w:b/>
                <w:sz w:val="20"/>
              </w:rPr>
              <w:t>METHOD / RANGE</w:t>
            </w:r>
          </w:p>
        </w:tc>
        <w:tc>
          <w:tcPr>
            <w:tcW w:w="1735" w:type="dxa"/>
            <w:tcBorders>
              <w:left w:val="single" w:sz="6" w:space="0" w:color="000000"/>
              <w:bottom w:val="single" w:sz="6" w:space="0" w:color="000000"/>
              <w:right w:val="single" w:sz="6" w:space="0" w:color="000000"/>
            </w:tcBorders>
          </w:tcPr>
          <w:p w14:paraId="1AC7D964" w14:textId="77777777" w:rsidR="00CB62C7" w:rsidRDefault="00CB62C7" w:rsidP="00D050E7">
            <w:pPr>
              <w:pStyle w:val="TableParagraph"/>
              <w:spacing w:before="140" w:line="275" w:lineRule="exact"/>
              <w:ind w:left="314" w:right="298"/>
              <w:jc w:val="center"/>
              <w:rPr>
                <w:b/>
                <w:sz w:val="24"/>
              </w:rPr>
            </w:pPr>
            <w:r>
              <w:rPr>
                <w:b/>
                <w:sz w:val="24"/>
              </w:rPr>
              <w:t>Sensitivity</w:t>
            </w:r>
          </w:p>
          <w:p w14:paraId="7FEB87A6" w14:textId="77777777" w:rsidR="00CB62C7" w:rsidRDefault="00CB62C7" w:rsidP="00D050E7">
            <w:pPr>
              <w:pStyle w:val="TableParagraph"/>
              <w:spacing w:line="229" w:lineRule="exact"/>
              <w:ind w:left="314" w:right="298"/>
              <w:jc w:val="center"/>
              <w:rPr>
                <w:b/>
                <w:sz w:val="20"/>
              </w:rPr>
            </w:pPr>
            <w:r>
              <w:rPr>
                <w:b/>
                <w:sz w:val="20"/>
              </w:rPr>
              <w:t>(</w:t>
            </w:r>
            <w:del w:id="97" w:author="Benjamin Meyer" w:date="2023-01-18T13:36:00Z">
              <w:r w:rsidDel="00F51AF8">
                <w:rPr>
                  <w:b/>
                  <w:sz w:val="20"/>
                </w:rPr>
                <w:delText>MDL</w:delText>
              </w:r>
            </w:del>
            <w:ins w:id="98" w:author="Benjamin Meyer" w:date="2023-01-18T13:36:00Z">
              <w:r>
                <w:rPr>
                  <w:b/>
                  <w:sz w:val="20"/>
                </w:rPr>
                <w:t>DL</w:t>
              </w:r>
            </w:ins>
            <w:r>
              <w:rPr>
                <w:b/>
                <w:sz w:val="20"/>
              </w:rPr>
              <w:t>)</w:t>
            </w:r>
          </w:p>
        </w:tc>
        <w:tc>
          <w:tcPr>
            <w:tcW w:w="1484" w:type="dxa"/>
            <w:tcBorders>
              <w:left w:val="single" w:sz="6" w:space="0" w:color="000000"/>
              <w:bottom w:val="single" w:sz="6" w:space="0" w:color="000000"/>
              <w:right w:val="single" w:sz="6" w:space="0" w:color="000000"/>
            </w:tcBorders>
          </w:tcPr>
          <w:p w14:paraId="09BFDF99" w14:textId="77777777" w:rsidR="00CB62C7" w:rsidRDefault="00CB62C7" w:rsidP="00D050E7">
            <w:pPr>
              <w:pStyle w:val="TableParagraph"/>
              <w:spacing w:before="47"/>
              <w:ind w:left="516" w:right="500"/>
              <w:jc w:val="center"/>
              <w:rPr>
                <w:b/>
                <w:sz w:val="20"/>
              </w:rPr>
            </w:pPr>
            <w:del w:id="99" w:author="Benjamin Meyer" w:date="2023-01-18T13:34:00Z">
              <w:r w:rsidDel="00F51AF8">
                <w:rPr>
                  <w:b/>
                  <w:sz w:val="20"/>
                </w:rPr>
                <w:delText>PQL</w:delText>
              </w:r>
            </w:del>
            <w:ins w:id="100" w:author="Benjamin Meyer" w:date="2023-01-18T13:34:00Z">
              <w:r>
                <w:rPr>
                  <w:b/>
                  <w:sz w:val="20"/>
                </w:rPr>
                <w:t>LOQ</w:t>
              </w:r>
            </w:ins>
          </w:p>
        </w:tc>
        <w:tc>
          <w:tcPr>
            <w:tcW w:w="1971" w:type="dxa"/>
            <w:tcBorders>
              <w:left w:val="single" w:sz="6" w:space="0" w:color="000000"/>
              <w:bottom w:val="single" w:sz="6" w:space="0" w:color="000000"/>
              <w:right w:val="single" w:sz="6" w:space="0" w:color="000000"/>
            </w:tcBorders>
          </w:tcPr>
          <w:p w14:paraId="20F1A077" w14:textId="77777777" w:rsidR="00CB62C7" w:rsidRDefault="00CB62C7" w:rsidP="00D050E7">
            <w:pPr>
              <w:pStyle w:val="TableParagraph"/>
              <w:spacing w:before="46"/>
              <w:ind w:left="370" w:right="350" w:firstLine="59"/>
              <w:jc w:val="both"/>
              <w:rPr>
                <w:b/>
                <w:sz w:val="20"/>
              </w:rPr>
            </w:pPr>
            <w:r>
              <w:rPr>
                <w:b/>
                <w:sz w:val="20"/>
              </w:rPr>
              <w:t>OVERALL PROJECT PRECISIO</w:t>
            </w:r>
            <w:ins w:id="101" w:author="Benjamin Meyer" w:date="2022-08-22T15:36:00Z">
              <w:r>
                <w:rPr>
                  <w:b/>
                  <w:sz w:val="20"/>
                </w:rPr>
                <w:t>N</w:t>
              </w:r>
            </w:ins>
            <w:ins w:id="102" w:author="Benjamin Meyer" w:date="2022-08-22T15:31:00Z">
              <w:r>
                <w:rPr>
                  <w:rStyle w:val="FootnoteReference"/>
                  <w:b/>
                  <w:sz w:val="20"/>
                </w:rPr>
                <w:footnoteReference w:id="3"/>
              </w:r>
            </w:ins>
          </w:p>
        </w:tc>
        <w:tc>
          <w:tcPr>
            <w:tcW w:w="2251" w:type="dxa"/>
            <w:tcBorders>
              <w:left w:val="single" w:sz="6" w:space="0" w:color="000000"/>
              <w:bottom w:val="single" w:sz="6" w:space="0" w:color="000000"/>
            </w:tcBorders>
          </w:tcPr>
          <w:p w14:paraId="70A5AB53" w14:textId="77777777" w:rsidR="00CB62C7" w:rsidRDefault="00CB62C7" w:rsidP="00D050E7">
            <w:pPr>
              <w:pStyle w:val="TableParagraph"/>
              <w:spacing w:before="8"/>
              <w:rPr>
                <w:b/>
                <w:sz w:val="28"/>
              </w:rPr>
            </w:pPr>
          </w:p>
          <w:p w14:paraId="1EAA94E7" w14:textId="77777777" w:rsidR="00CB62C7" w:rsidRDefault="00CB62C7" w:rsidP="00D050E7">
            <w:pPr>
              <w:pStyle w:val="TableParagraph"/>
              <w:spacing w:before="1"/>
              <w:ind w:left="609"/>
              <w:rPr>
                <w:b/>
                <w:sz w:val="20"/>
              </w:rPr>
            </w:pPr>
            <w:r>
              <w:rPr>
                <w:b/>
                <w:sz w:val="20"/>
              </w:rPr>
              <w:t>ACCURACY</w:t>
            </w:r>
          </w:p>
        </w:tc>
      </w:tr>
      <w:tr w:rsidR="00CB62C7" w14:paraId="5BBE01B0" w14:textId="77777777" w:rsidTr="00D050E7">
        <w:trPr>
          <w:trHeight w:val="312"/>
        </w:trPr>
        <w:tc>
          <w:tcPr>
            <w:tcW w:w="3404" w:type="dxa"/>
            <w:tcBorders>
              <w:top w:val="single" w:sz="6" w:space="0" w:color="000000"/>
              <w:bottom w:val="single" w:sz="6" w:space="0" w:color="000000"/>
              <w:right w:val="single" w:sz="6" w:space="0" w:color="000000"/>
            </w:tcBorders>
          </w:tcPr>
          <w:p w14:paraId="71D7C61A" w14:textId="77777777" w:rsidR="00CB62C7" w:rsidRDefault="00CB62C7" w:rsidP="00D050E7">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7DD7B945" w14:textId="77777777" w:rsidR="00CB62C7" w:rsidRDefault="00CB62C7" w:rsidP="00D050E7">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57EB8693" w14:textId="77777777" w:rsidR="00CB62C7" w:rsidRDefault="00CB62C7" w:rsidP="00D050E7">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01968EA5" w14:textId="77777777" w:rsidR="00CB62C7" w:rsidRDefault="00CB62C7" w:rsidP="00D050E7">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7EB103C" w14:textId="77777777" w:rsidR="00CB62C7" w:rsidRDefault="00CB62C7" w:rsidP="00D050E7">
            <w:pPr>
              <w:pStyle w:val="TableParagraph"/>
              <w:rPr>
                <w:sz w:val="20"/>
              </w:rPr>
            </w:pPr>
          </w:p>
        </w:tc>
        <w:tc>
          <w:tcPr>
            <w:tcW w:w="2251" w:type="dxa"/>
            <w:tcBorders>
              <w:top w:val="single" w:sz="6" w:space="0" w:color="000000"/>
              <w:left w:val="single" w:sz="6" w:space="0" w:color="000000"/>
              <w:bottom w:val="single" w:sz="6" w:space="0" w:color="000000"/>
            </w:tcBorders>
          </w:tcPr>
          <w:p w14:paraId="5FDA7B6E" w14:textId="77777777" w:rsidR="00CB62C7" w:rsidRDefault="00CB62C7" w:rsidP="00D050E7">
            <w:pPr>
              <w:pStyle w:val="TableParagraph"/>
              <w:rPr>
                <w:sz w:val="20"/>
              </w:rPr>
            </w:pPr>
          </w:p>
        </w:tc>
      </w:tr>
      <w:tr w:rsidR="00CB62C7" w14:paraId="1A46AA48" w14:textId="77777777" w:rsidTr="00D050E7">
        <w:trPr>
          <w:trHeight w:val="647"/>
        </w:trPr>
        <w:tc>
          <w:tcPr>
            <w:tcW w:w="3404" w:type="dxa"/>
            <w:tcBorders>
              <w:top w:val="single" w:sz="6" w:space="0" w:color="000000"/>
              <w:bottom w:val="single" w:sz="6" w:space="0" w:color="000000"/>
              <w:right w:val="single" w:sz="6" w:space="0" w:color="000000"/>
            </w:tcBorders>
          </w:tcPr>
          <w:p w14:paraId="2353B37A" w14:textId="77777777" w:rsidR="00CB62C7" w:rsidRDefault="00CB62C7" w:rsidP="00D050E7">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5D19106E" w14:textId="77777777" w:rsidR="00CB62C7" w:rsidRDefault="00CB62C7" w:rsidP="00D050E7">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598463F" w14:textId="77777777" w:rsidR="00CB62C7" w:rsidRDefault="00CB62C7" w:rsidP="00D050E7">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DCBA325" w14:textId="77777777" w:rsidR="00CB62C7" w:rsidRDefault="00CB62C7" w:rsidP="00D050E7">
            <w:pPr>
              <w:pStyle w:val="TableParagraph"/>
              <w:spacing w:line="227" w:lineRule="exact"/>
              <w:ind w:right="375"/>
              <w:jc w:val="right"/>
              <w:rPr>
                <w:sz w:val="20"/>
              </w:rPr>
            </w:pPr>
            <w:r>
              <w:rPr>
                <w:sz w:val="20"/>
              </w:rPr>
              <w:t xml:space="preserve">5x </w:t>
            </w:r>
            <w:del w:id="112" w:author="Benjamin Meyer" w:date="2023-01-18T13:38:00Z">
              <w:r w:rsidDel="00F51AF8">
                <w:rPr>
                  <w:sz w:val="20"/>
                </w:rPr>
                <w:delText>MDL</w:delText>
              </w:r>
            </w:del>
            <w:ins w:id="113" w:author="Benjamin Meyer" w:date="2023-01-18T13:38:00Z">
              <w:r>
                <w:rPr>
                  <w:sz w:val="20"/>
                </w:rPr>
                <w:t>DL</w:t>
              </w:r>
            </w:ins>
          </w:p>
        </w:tc>
        <w:tc>
          <w:tcPr>
            <w:tcW w:w="1971" w:type="dxa"/>
            <w:tcBorders>
              <w:top w:val="single" w:sz="6" w:space="0" w:color="000000"/>
              <w:left w:val="single" w:sz="6" w:space="0" w:color="000000"/>
              <w:bottom w:val="single" w:sz="6" w:space="0" w:color="000000"/>
              <w:right w:val="single" w:sz="6" w:space="0" w:color="000000"/>
            </w:tcBorders>
          </w:tcPr>
          <w:p w14:paraId="683EAE7C"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7B8C867" w14:textId="77777777" w:rsidR="00CB62C7" w:rsidRDefault="00CB62C7" w:rsidP="00D050E7">
            <w:pPr>
              <w:pStyle w:val="TableParagraph"/>
              <w:spacing w:line="227" w:lineRule="exact"/>
              <w:ind w:left="446"/>
              <w:rPr>
                <w:sz w:val="20"/>
              </w:rPr>
            </w:pPr>
            <w:r>
              <w:rPr>
                <w:sz w:val="20"/>
              </w:rPr>
              <w:t>Calibration: ±25%</w:t>
            </w:r>
          </w:p>
          <w:p w14:paraId="16ECECD7" w14:textId="77777777" w:rsidR="00CB62C7" w:rsidRDefault="00CB62C7" w:rsidP="00D050E7">
            <w:pPr>
              <w:pStyle w:val="TableParagraph"/>
              <w:ind w:left="109"/>
              <w:rPr>
                <w:sz w:val="20"/>
              </w:rPr>
            </w:pPr>
            <w:r>
              <w:rPr>
                <w:sz w:val="20"/>
              </w:rPr>
              <w:t>Recovery: 60-120%</w:t>
            </w:r>
          </w:p>
        </w:tc>
      </w:tr>
      <w:tr w:rsidR="00CB62C7" w14:paraId="4CC011B9" w14:textId="77777777" w:rsidTr="00D050E7">
        <w:trPr>
          <w:trHeight w:val="610"/>
        </w:trPr>
        <w:tc>
          <w:tcPr>
            <w:tcW w:w="3404" w:type="dxa"/>
            <w:tcBorders>
              <w:top w:val="single" w:sz="6" w:space="0" w:color="000000"/>
              <w:bottom w:val="single" w:sz="6" w:space="0" w:color="000000"/>
              <w:right w:val="single" w:sz="6" w:space="0" w:color="000000"/>
            </w:tcBorders>
          </w:tcPr>
          <w:p w14:paraId="23FF4C26" w14:textId="77777777" w:rsidR="00CB62C7" w:rsidRDefault="00CB62C7" w:rsidP="00D050E7">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141905EE" w14:textId="77777777" w:rsidR="00CB62C7" w:rsidRDefault="00CB62C7" w:rsidP="00D050E7">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1F0530D0" w14:textId="77777777" w:rsidR="00CB62C7" w:rsidRDefault="00CB62C7" w:rsidP="00D050E7">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252E5BA1" w14:textId="77777777" w:rsidR="00CB62C7" w:rsidRDefault="00CB62C7" w:rsidP="00D050E7">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7E7DEE93"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0367B5B" w14:textId="77777777" w:rsidR="00CB62C7" w:rsidRDefault="00CB62C7" w:rsidP="00D050E7">
            <w:pPr>
              <w:pStyle w:val="TableParagraph"/>
              <w:spacing w:line="227" w:lineRule="exact"/>
              <w:ind w:left="446"/>
              <w:rPr>
                <w:sz w:val="20"/>
              </w:rPr>
            </w:pPr>
            <w:r>
              <w:rPr>
                <w:sz w:val="20"/>
              </w:rPr>
              <w:t>Calibration: ±25%</w:t>
            </w:r>
          </w:p>
          <w:p w14:paraId="052738F0" w14:textId="77777777" w:rsidR="00CB62C7" w:rsidRDefault="00CB62C7" w:rsidP="00D050E7">
            <w:pPr>
              <w:pStyle w:val="TableParagraph"/>
              <w:ind w:left="513"/>
              <w:rPr>
                <w:sz w:val="20"/>
              </w:rPr>
            </w:pPr>
            <w:r>
              <w:rPr>
                <w:sz w:val="20"/>
              </w:rPr>
              <w:t>Recovery: ±25%</w:t>
            </w:r>
          </w:p>
        </w:tc>
      </w:tr>
      <w:tr w:rsidR="00CB62C7" w14:paraId="69E2D483" w14:textId="77777777" w:rsidTr="00D050E7">
        <w:trPr>
          <w:trHeight w:val="611"/>
        </w:trPr>
        <w:tc>
          <w:tcPr>
            <w:tcW w:w="3404" w:type="dxa"/>
            <w:tcBorders>
              <w:top w:val="single" w:sz="6" w:space="0" w:color="000000"/>
              <w:bottom w:val="single" w:sz="6" w:space="0" w:color="000000"/>
              <w:right w:val="single" w:sz="6" w:space="0" w:color="000000"/>
            </w:tcBorders>
          </w:tcPr>
          <w:p w14:paraId="7F74CB6E" w14:textId="77777777" w:rsidR="00CB62C7" w:rsidRDefault="00CB62C7" w:rsidP="00D050E7">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3EAD4A60" w14:textId="77777777" w:rsidR="00CB62C7" w:rsidRDefault="00CB62C7" w:rsidP="00D050E7">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190B11D4" w14:textId="77777777" w:rsidR="00CB62C7" w:rsidRDefault="00CB62C7" w:rsidP="00D050E7">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58B7BA65" w14:textId="77777777" w:rsidR="00CB62C7" w:rsidRDefault="00CB62C7" w:rsidP="00D050E7">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1B76A05E"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0F2EA4D" w14:textId="77777777" w:rsidR="00CB62C7" w:rsidRDefault="00CB62C7" w:rsidP="00D050E7">
            <w:pPr>
              <w:pStyle w:val="TableParagraph"/>
              <w:spacing w:line="227" w:lineRule="exact"/>
              <w:ind w:left="109"/>
              <w:rPr>
                <w:sz w:val="20"/>
              </w:rPr>
            </w:pPr>
            <w:r>
              <w:rPr>
                <w:sz w:val="20"/>
              </w:rPr>
              <w:t>Calibration: 75-105%</w:t>
            </w:r>
          </w:p>
          <w:p w14:paraId="72134FA1" w14:textId="77777777" w:rsidR="00CB62C7" w:rsidRDefault="00CB62C7" w:rsidP="00D050E7">
            <w:pPr>
              <w:pStyle w:val="TableParagraph"/>
              <w:spacing w:line="230" w:lineRule="exact"/>
              <w:ind w:left="385"/>
              <w:rPr>
                <w:sz w:val="20"/>
              </w:rPr>
            </w:pPr>
            <w:r>
              <w:rPr>
                <w:sz w:val="20"/>
              </w:rPr>
              <w:t>Recovery: 60-120%</w:t>
            </w:r>
          </w:p>
        </w:tc>
      </w:tr>
      <w:tr w:rsidR="00CB62C7" w14:paraId="6DA432B5" w14:textId="77777777" w:rsidTr="00D050E7">
        <w:trPr>
          <w:trHeight w:val="460"/>
        </w:trPr>
        <w:tc>
          <w:tcPr>
            <w:tcW w:w="3404" w:type="dxa"/>
            <w:tcBorders>
              <w:top w:val="single" w:sz="6" w:space="0" w:color="000000"/>
              <w:bottom w:val="single" w:sz="6" w:space="0" w:color="000000"/>
              <w:right w:val="single" w:sz="6" w:space="0" w:color="000000"/>
            </w:tcBorders>
          </w:tcPr>
          <w:p w14:paraId="3DFF9DB3" w14:textId="77777777" w:rsidR="00CB62C7" w:rsidRDefault="00CB62C7" w:rsidP="00D050E7">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251BC63" w14:textId="77777777" w:rsidR="00CB62C7" w:rsidRDefault="00CB62C7" w:rsidP="00D050E7">
            <w:pPr>
              <w:pStyle w:val="TableParagraph"/>
              <w:spacing w:line="227" w:lineRule="exact"/>
              <w:ind w:left="108"/>
              <w:rPr>
                <w:sz w:val="20"/>
              </w:rPr>
            </w:pPr>
            <w:r>
              <w:rPr>
                <w:sz w:val="20"/>
              </w:rPr>
              <w:t>EPA 602 by GC/PID: 1-</w:t>
            </w:r>
          </w:p>
          <w:p w14:paraId="64B4EC11"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D13AAB" w14:textId="77777777" w:rsidR="00CB62C7" w:rsidRDefault="00CB62C7" w:rsidP="00D050E7">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74C47A93" w14:textId="77777777" w:rsidR="00CB62C7" w:rsidRDefault="00CB62C7" w:rsidP="00D050E7">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09F4C0B"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A351889" w14:textId="77777777" w:rsidR="00CB62C7" w:rsidRDefault="00CB62C7" w:rsidP="00D050E7">
            <w:pPr>
              <w:pStyle w:val="TableParagraph"/>
              <w:spacing w:line="227" w:lineRule="exact"/>
              <w:ind w:left="446"/>
              <w:rPr>
                <w:sz w:val="20"/>
              </w:rPr>
            </w:pPr>
            <w:r>
              <w:rPr>
                <w:sz w:val="20"/>
              </w:rPr>
              <w:t>Calibration: ±15%</w:t>
            </w:r>
          </w:p>
          <w:p w14:paraId="11FB381C" w14:textId="77777777" w:rsidR="00CB62C7" w:rsidRDefault="00CB62C7" w:rsidP="00D050E7">
            <w:pPr>
              <w:pStyle w:val="TableParagraph"/>
              <w:spacing w:line="213" w:lineRule="exact"/>
              <w:ind w:left="513"/>
              <w:rPr>
                <w:sz w:val="20"/>
              </w:rPr>
            </w:pPr>
            <w:r>
              <w:rPr>
                <w:sz w:val="20"/>
              </w:rPr>
              <w:t>Recovery: ±30%</w:t>
            </w:r>
          </w:p>
        </w:tc>
      </w:tr>
      <w:tr w:rsidR="00CB62C7" w14:paraId="129D6D23" w14:textId="77777777" w:rsidTr="00D050E7">
        <w:trPr>
          <w:trHeight w:val="458"/>
        </w:trPr>
        <w:tc>
          <w:tcPr>
            <w:tcW w:w="3404" w:type="dxa"/>
            <w:tcBorders>
              <w:top w:val="single" w:sz="6" w:space="0" w:color="000000"/>
              <w:bottom w:val="single" w:sz="6" w:space="0" w:color="000000"/>
              <w:right w:val="single" w:sz="6" w:space="0" w:color="000000"/>
            </w:tcBorders>
          </w:tcPr>
          <w:p w14:paraId="4F3A2DDC" w14:textId="77777777" w:rsidR="00CB62C7" w:rsidRDefault="00CB62C7" w:rsidP="00D050E7">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05FE1E2D" w14:textId="77777777" w:rsidR="00CB62C7" w:rsidRDefault="00CB62C7" w:rsidP="00D050E7">
            <w:pPr>
              <w:pStyle w:val="TableParagraph"/>
              <w:spacing w:line="227" w:lineRule="exact"/>
              <w:ind w:left="108"/>
              <w:rPr>
                <w:sz w:val="20"/>
              </w:rPr>
            </w:pPr>
            <w:r>
              <w:rPr>
                <w:sz w:val="20"/>
              </w:rPr>
              <w:t>EPA 602 by GC/PID: 1-</w:t>
            </w:r>
          </w:p>
          <w:p w14:paraId="00D8623E" w14:textId="77777777" w:rsidR="00CB62C7" w:rsidRDefault="00CB62C7" w:rsidP="00D050E7">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83D995A" w14:textId="77777777" w:rsidR="00CB62C7" w:rsidRDefault="00CB62C7" w:rsidP="00D050E7">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3E30C758" w14:textId="77777777" w:rsidR="00CB62C7" w:rsidRDefault="00CB62C7" w:rsidP="00D050E7">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705C6268"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3381370" w14:textId="77777777" w:rsidR="00CB62C7" w:rsidRDefault="00CB62C7" w:rsidP="00D050E7">
            <w:pPr>
              <w:pStyle w:val="TableParagraph"/>
              <w:spacing w:line="227" w:lineRule="exact"/>
              <w:ind w:left="446"/>
              <w:rPr>
                <w:sz w:val="20"/>
              </w:rPr>
            </w:pPr>
            <w:r>
              <w:rPr>
                <w:sz w:val="20"/>
              </w:rPr>
              <w:t>Calibration: ±15%</w:t>
            </w:r>
          </w:p>
          <w:p w14:paraId="394E79A4" w14:textId="77777777" w:rsidR="00CB62C7" w:rsidRDefault="00CB62C7" w:rsidP="00D050E7">
            <w:pPr>
              <w:pStyle w:val="TableParagraph"/>
              <w:spacing w:line="212" w:lineRule="exact"/>
              <w:ind w:left="513"/>
              <w:rPr>
                <w:sz w:val="20"/>
              </w:rPr>
            </w:pPr>
            <w:r>
              <w:rPr>
                <w:sz w:val="20"/>
              </w:rPr>
              <w:t>Recovery: ±30%</w:t>
            </w:r>
          </w:p>
        </w:tc>
      </w:tr>
      <w:tr w:rsidR="00CB62C7" w14:paraId="1D0722E8" w14:textId="77777777" w:rsidTr="00D050E7">
        <w:trPr>
          <w:trHeight w:val="460"/>
        </w:trPr>
        <w:tc>
          <w:tcPr>
            <w:tcW w:w="3404" w:type="dxa"/>
            <w:tcBorders>
              <w:top w:val="single" w:sz="6" w:space="0" w:color="000000"/>
              <w:bottom w:val="single" w:sz="6" w:space="0" w:color="000000"/>
              <w:right w:val="single" w:sz="6" w:space="0" w:color="000000"/>
            </w:tcBorders>
          </w:tcPr>
          <w:p w14:paraId="3C70820D" w14:textId="77777777" w:rsidR="00CB62C7" w:rsidRDefault="00CB62C7" w:rsidP="00D050E7">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4339F840" w14:textId="77777777" w:rsidR="00CB62C7" w:rsidRDefault="00CB62C7" w:rsidP="00D050E7">
            <w:pPr>
              <w:pStyle w:val="TableParagraph"/>
              <w:spacing w:line="228" w:lineRule="exact"/>
              <w:ind w:left="108"/>
              <w:rPr>
                <w:sz w:val="20"/>
              </w:rPr>
            </w:pPr>
            <w:r>
              <w:rPr>
                <w:sz w:val="20"/>
              </w:rPr>
              <w:t>EPA 602 by GC/PID: 1-</w:t>
            </w:r>
          </w:p>
          <w:p w14:paraId="21F58CB0" w14:textId="77777777" w:rsidR="00CB62C7" w:rsidRDefault="00CB62C7" w:rsidP="00D050E7">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42302D1" w14:textId="77777777" w:rsidR="00CB62C7" w:rsidRDefault="00CB62C7" w:rsidP="00D050E7">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2E3005B0" w14:textId="77777777" w:rsidR="00CB62C7" w:rsidRDefault="00CB62C7" w:rsidP="00D050E7">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0356EAC9"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879DD30" w14:textId="77777777" w:rsidR="00CB62C7" w:rsidRDefault="00CB62C7" w:rsidP="00D050E7">
            <w:pPr>
              <w:pStyle w:val="TableParagraph"/>
              <w:spacing w:line="228" w:lineRule="exact"/>
              <w:ind w:left="446"/>
              <w:rPr>
                <w:sz w:val="20"/>
              </w:rPr>
            </w:pPr>
            <w:r>
              <w:rPr>
                <w:sz w:val="20"/>
              </w:rPr>
              <w:t>Calibration: ±15%</w:t>
            </w:r>
          </w:p>
          <w:p w14:paraId="36274ECF" w14:textId="77777777" w:rsidR="00CB62C7" w:rsidRDefault="00CB62C7" w:rsidP="00D050E7">
            <w:pPr>
              <w:pStyle w:val="TableParagraph"/>
              <w:spacing w:line="212" w:lineRule="exact"/>
              <w:ind w:left="513"/>
              <w:rPr>
                <w:sz w:val="20"/>
              </w:rPr>
            </w:pPr>
            <w:r>
              <w:rPr>
                <w:sz w:val="20"/>
              </w:rPr>
              <w:t>Recovery: ±30%</w:t>
            </w:r>
          </w:p>
        </w:tc>
      </w:tr>
      <w:tr w:rsidR="00CB62C7" w14:paraId="16146553" w14:textId="77777777" w:rsidTr="00D050E7">
        <w:trPr>
          <w:trHeight w:val="460"/>
        </w:trPr>
        <w:tc>
          <w:tcPr>
            <w:tcW w:w="3404" w:type="dxa"/>
            <w:tcBorders>
              <w:top w:val="single" w:sz="6" w:space="0" w:color="000000"/>
              <w:bottom w:val="single" w:sz="6" w:space="0" w:color="000000"/>
              <w:right w:val="single" w:sz="6" w:space="0" w:color="000000"/>
            </w:tcBorders>
          </w:tcPr>
          <w:p w14:paraId="35D2F19A" w14:textId="77777777" w:rsidR="00CB62C7" w:rsidRDefault="00CB62C7" w:rsidP="00D050E7">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88B7A2F" w14:textId="77777777" w:rsidR="00CB62C7" w:rsidRDefault="00CB62C7" w:rsidP="00D050E7">
            <w:pPr>
              <w:pStyle w:val="TableParagraph"/>
              <w:spacing w:line="227" w:lineRule="exact"/>
              <w:ind w:left="108"/>
              <w:rPr>
                <w:sz w:val="20"/>
              </w:rPr>
            </w:pPr>
            <w:r>
              <w:rPr>
                <w:sz w:val="20"/>
              </w:rPr>
              <w:t>EPA 602 by GC/PID: 1-</w:t>
            </w:r>
          </w:p>
          <w:p w14:paraId="19DB43BB"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C20AB8" w14:textId="77777777" w:rsidR="00CB62C7" w:rsidRDefault="00CB62C7" w:rsidP="00D050E7">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2E21E7A6" w14:textId="77777777" w:rsidR="00CB62C7" w:rsidRDefault="00CB62C7" w:rsidP="00D050E7">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65C0849F"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5ACC63E" w14:textId="77777777" w:rsidR="00CB62C7" w:rsidRDefault="00CB62C7" w:rsidP="00D050E7">
            <w:pPr>
              <w:pStyle w:val="TableParagraph"/>
              <w:spacing w:line="227" w:lineRule="exact"/>
              <w:ind w:left="446"/>
              <w:rPr>
                <w:sz w:val="20"/>
              </w:rPr>
            </w:pPr>
            <w:r>
              <w:rPr>
                <w:sz w:val="20"/>
              </w:rPr>
              <w:t>Calibration: ±15%</w:t>
            </w:r>
          </w:p>
          <w:p w14:paraId="703E0360" w14:textId="77777777" w:rsidR="00CB62C7" w:rsidRDefault="00CB62C7" w:rsidP="00D050E7">
            <w:pPr>
              <w:pStyle w:val="TableParagraph"/>
              <w:spacing w:line="213" w:lineRule="exact"/>
              <w:ind w:left="513"/>
              <w:rPr>
                <w:sz w:val="20"/>
              </w:rPr>
            </w:pPr>
            <w:r>
              <w:rPr>
                <w:sz w:val="20"/>
              </w:rPr>
              <w:t>Recovery: ±30%</w:t>
            </w:r>
          </w:p>
        </w:tc>
      </w:tr>
      <w:tr w:rsidR="00CB62C7" w14:paraId="0CC19F55" w14:textId="77777777" w:rsidTr="00D050E7">
        <w:trPr>
          <w:trHeight w:val="460"/>
        </w:trPr>
        <w:tc>
          <w:tcPr>
            <w:tcW w:w="3404" w:type="dxa"/>
            <w:tcBorders>
              <w:top w:val="single" w:sz="6" w:space="0" w:color="000000"/>
              <w:bottom w:val="single" w:sz="6" w:space="0" w:color="000000"/>
              <w:right w:val="single" w:sz="6" w:space="0" w:color="000000"/>
            </w:tcBorders>
          </w:tcPr>
          <w:p w14:paraId="277FE6EA" w14:textId="77777777" w:rsidR="00CB62C7" w:rsidRDefault="00CB62C7" w:rsidP="00D050E7">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70CA569A" w14:textId="77777777" w:rsidR="00CB62C7" w:rsidRDefault="00CB62C7" w:rsidP="00D050E7">
            <w:pPr>
              <w:pStyle w:val="TableParagraph"/>
              <w:spacing w:line="227" w:lineRule="exact"/>
              <w:ind w:left="108"/>
              <w:rPr>
                <w:sz w:val="20"/>
              </w:rPr>
            </w:pPr>
            <w:r>
              <w:rPr>
                <w:sz w:val="20"/>
              </w:rPr>
              <w:t>EPA 602 by GC/PID: 1-</w:t>
            </w:r>
          </w:p>
          <w:p w14:paraId="1D69499C"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B399C4B" w14:textId="77777777" w:rsidR="00CB62C7" w:rsidRDefault="00CB62C7" w:rsidP="00D050E7">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C2DD30C" w14:textId="77777777" w:rsidR="00CB62C7" w:rsidRDefault="00CB62C7" w:rsidP="00D050E7">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506391F"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7ACA11DB" w14:textId="77777777" w:rsidR="00CB62C7" w:rsidRDefault="00CB62C7" w:rsidP="00D050E7">
            <w:pPr>
              <w:pStyle w:val="TableParagraph"/>
              <w:spacing w:line="227" w:lineRule="exact"/>
              <w:ind w:left="446"/>
              <w:rPr>
                <w:sz w:val="20"/>
              </w:rPr>
            </w:pPr>
            <w:r>
              <w:rPr>
                <w:sz w:val="20"/>
              </w:rPr>
              <w:t>Calibration: ±15%</w:t>
            </w:r>
          </w:p>
          <w:p w14:paraId="351BF638" w14:textId="77777777" w:rsidR="00CB62C7" w:rsidRDefault="00CB62C7" w:rsidP="00D050E7">
            <w:pPr>
              <w:pStyle w:val="TableParagraph"/>
              <w:spacing w:line="213" w:lineRule="exact"/>
              <w:ind w:left="513"/>
              <w:rPr>
                <w:sz w:val="20"/>
              </w:rPr>
            </w:pPr>
            <w:r>
              <w:rPr>
                <w:sz w:val="20"/>
              </w:rPr>
              <w:t>Recovery: ±30%</w:t>
            </w:r>
          </w:p>
        </w:tc>
      </w:tr>
      <w:tr w:rsidR="00CB62C7" w14:paraId="0ACCCBC0" w14:textId="77777777" w:rsidTr="00D050E7">
        <w:trPr>
          <w:trHeight w:val="460"/>
        </w:trPr>
        <w:tc>
          <w:tcPr>
            <w:tcW w:w="3404" w:type="dxa"/>
            <w:tcBorders>
              <w:top w:val="single" w:sz="6" w:space="0" w:color="000000"/>
              <w:bottom w:val="single" w:sz="6" w:space="0" w:color="000000"/>
              <w:right w:val="single" w:sz="6" w:space="0" w:color="000000"/>
            </w:tcBorders>
          </w:tcPr>
          <w:p w14:paraId="7B0A4350" w14:textId="77777777" w:rsidR="00CB62C7" w:rsidRDefault="00CB62C7" w:rsidP="00D050E7">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53C5402F" w14:textId="77777777" w:rsidR="00CB62C7" w:rsidRDefault="00CB62C7" w:rsidP="00D050E7">
            <w:pPr>
              <w:pStyle w:val="TableParagraph"/>
              <w:spacing w:line="227" w:lineRule="exact"/>
              <w:ind w:left="108"/>
              <w:rPr>
                <w:sz w:val="20"/>
              </w:rPr>
            </w:pPr>
            <w:r>
              <w:rPr>
                <w:sz w:val="20"/>
              </w:rPr>
              <w:t>EPA 602 by GC/PID: 1-</w:t>
            </w:r>
          </w:p>
          <w:p w14:paraId="513C291C"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C01EF71" w14:textId="77777777" w:rsidR="00CB62C7" w:rsidRDefault="00CB62C7" w:rsidP="00D050E7">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414B747A" w14:textId="77777777" w:rsidR="00CB62C7" w:rsidRDefault="00CB62C7" w:rsidP="00D050E7">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06C04F87"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AB7B467" w14:textId="77777777" w:rsidR="00CB62C7" w:rsidRDefault="00CB62C7" w:rsidP="00D050E7">
            <w:pPr>
              <w:pStyle w:val="TableParagraph"/>
              <w:spacing w:line="227" w:lineRule="exact"/>
              <w:ind w:left="446"/>
              <w:rPr>
                <w:sz w:val="20"/>
              </w:rPr>
            </w:pPr>
            <w:r>
              <w:rPr>
                <w:sz w:val="20"/>
              </w:rPr>
              <w:t>Calibration: ±15%</w:t>
            </w:r>
          </w:p>
          <w:p w14:paraId="14909C67" w14:textId="77777777" w:rsidR="00CB62C7" w:rsidRDefault="00CB62C7" w:rsidP="00D050E7">
            <w:pPr>
              <w:pStyle w:val="TableParagraph"/>
              <w:spacing w:line="213" w:lineRule="exact"/>
              <w:ind w:left="513"/>
              <w:rPr>
                <w:sz w:val="20"/>
              </w:rPr>
            </w:pPr>
            <w:r>
              <w:rPr>
                <w:sz w:val="20"/>
              </w:rPr>
              <w:t>Recovery: ±30%</w:t>
            </w:r>
          </w:p>
        </w:tc>
      </w:tr>
      <w:tr w:rsidR="00CB62C7" w14:paraId="792FA9EA" w14:textId="77777777" w:rsidTr="00D050E7">
        <w:trPr>
          <w:trHeight w:val="460"/>
        </w:trPr>
        <w:tc>
          <w:tcPr>
            <w:tcW w:w="3404" w:type="dxa"/>
            <w:tcBorders>
              <w:top w:val="single" w:sz="6" w:space="0" w:color="000000"/>
              <w:right w:val="single" w:sz="6" w:space="0" w:color="000000"/>
            </w:tcBorders>
          </w:tcPr>
          <w:p w14:paraId="6DB13E4B" w14:textId="77777777" w:rsidR="00CB62C7" w:rsidRDefault="00CB62C7" w:rsidP="00D050E7">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right w:val="single" w:sz="6" w:space="0" w:color="000000"/>
            </w:tcBorders>
          </w:tcPr>
          <w:p w14:paraId="43AFB044" w14:textId="77777777" w:rsidR="00CB62C7" w:rsidRDefault="00CB62C7" w:rsidP="00D050E7">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60A05A2" w14:textId="77777777" w:rsidR="00CB62C7" w:rsidRDefault="00CB62C7" w:rsidP="00D050E7">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0986E508" w14:textId="77777777" w:rsidR="00CB62C7" w:rsidRDefault="00CB62C7" w:rsidP="00D050E7">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170D1AD5"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6CCB1652" w14:textId="77777777" w:rsidR="00CB62C7" w:rsidRDefault="00CB62C7" w:rsidP="00D050E7">
            <w:pPr>
              <w:pStyle w:val="TableParagraph"/>
              <w:spacing w:line="227" w:lineRule="exact"/>
              <w:ind w:left="446"/>
              <w:rPr>
                <w:sz w:val="20"/>
              </w:rPr>
            </w:pPr>
            <w:r>
              <w:rPr>
                <w:sz w:val="20"/>
              </w:rPr>
              <w:t>Calibration: ±15%</w:t>
            </w:r>
          </w:p>
          <w:p w14:paraId="462449CA" w14:textId="77777777" w:rsidR="00CB62C7" w:rsidRDefault="00CB62C7" w:rsidP="00D050E7">
            <w:pPr>
              <w:pStyle w:val="TableParagraph"/>
              <w:spacing w:line="214" w:lineRule="exact"/>
              <w:ind w:left="513"/>
              <w:rPr>
                <w:sz w:val="20"/>
              </w:rPr>
            </w:pPr>
            <w:r>
              <w:rPr>
                <w:sz w:val="20"/>
              </w:rPr>
              <w:t>Recovery: ±30%</w:t>
            </w:r>
          </w:p>
        </w:tc>
      </w:tr>
    </w:tbl>
    <w:p w14:paraId="3496668D" w14:textId="77777777" w:rsidR="00CB62C7" w:rsidRDefault="00CB62C7" w:rsidP="00CB62C7">
      <w:pPr>
        <w:pStyle w:val="BodyText"/>
        <w:spacing w:before="90"/>
        <w:ind w:left="820" w:right="38"/>
        <w:jc w:val="both"/>
        <w:rPr>
          <w:sz w:val="20"/>
          <w:szCs w:val="20"/>
        </w:rPr>
      </w:pPr>
      <w:bookmarkStart w:id="114" w:name="_Hlk116643956"/>
      <w:r w:rsidRPr="00401F53">
        <w:rPr>
          <w:sz w:val="20"/>
          <w:szCs w:val="20"/>
        </w:rPr>
        <w:t xml:space="preserve">GCFID, gas chromatograph flame ionization detector </w:t>
      </w:r>
    </w:p>
    <w:p w14:paraId="08E90279" w14:textId="77777777" w:rsidR="00CB62C7" w:rsidRPr="00401F53" w:rsidRDefault="00CB62C7" w:rsidP="00CB62C7">
      <w:pPr>
        <w:pStyle w:val="BodyText"/>
        <w:spacing w:before="90"/>
        <w:ind w:left="820" w:right="38"/>
        <w:jc w:val="both"/>
        <w:rPr>
          <w:sz w:val="20"/>
          <w:szCs w:val="20"/>
        </w:rPr>
      </w:pPr>
      <w:r w:rsidRPr="00401F53">
        <w:rPr>
          <w:sz w:val="20"/>
          <w:szCs w:val="20"/>
        </w:rPr>
        <w:t xml:space="preserve">GCPID, gas chromatograph photo ionization detector </w:t>
      </w:r>
    </w:p>
    <w:p w14:paraId="6E1087DD" w14:textId="77777777" w:rsidR="00CB62C7" w:rsidRPr="00401F53" w:rsidRDefault="00CB62C7" w:rsidP="00CB62C7">
      <w:pPr>
        <w:pStyle w:val="BodyText"/>
        <w:spacing w:before="90"/>
        <w:ind w:left="820" w:right="38"/>
        <w:jc w:val="both"/>
        <w:rPr>
          <w:ins w:id="115" w:author="Benjamin Meyer" w:date="2022-08-22T15:28:00Z"/>
          <w:sz w:val="20"/>
          <w:szCs w:val="20"/>
        </w:rPr>
      </w:pPr>
      <w:del w:id="116" w:author="Benjamin Meyer" w:date="2023-01-18T13:31:00Z">
        <w:r w:rsidRPr="00401F53" w:rsidDel="00F51AF8">
          <w:rPr>
            <w:sz w:val="20"/>
            <w:szCs w:val="20"/>
          </w:rPr>
          <w:delText>PQL</w:delText>
        </w:r>
      </w:del>
      <w:ins w:id="117" w:author="Benjamin Meyer" w:date="2023-01-18T13:31:00Z">
        <w:r>
          <w:rPr>
            <w:sz w:val="20"/>
            <w:szCs w:val="20"/>
          </w:rPr>
          <w:t>LOQ</w:t>
        </w:r>
      </w:ins>
      <w:r w:rsidRPr="00401F53">
        <w:rPr>
          <w:sz w:val="20"/>
          <w:szCs w:val="20"/>
        </w:rPr>
        <w:t>,</w:t>
      </w:r>
      <w:del w:id="118" w:author="Benjamin Meyer" w:date="2023-01-18T13:31:00Z">
        <w:r w:rsidRPr="00401F53" w:rsidDel="00F51AF8">
          <w:rPr>
            <w:sz w:val="20"/>
            <w:szCs w:val="20"/>
          </w:rPr>
          <w:delText xml:space="preserve"> practical quantification</w:delText>
        </w:r>
      </w:del>
      <w:r w:rsidRPr="00401F53">
        <w:rPr>
          <w:sz w:val="20"/>
          <w:szCs w:val="20"/>
        </w:rPr>
        <w:t xml:space="preserve"> limit</w:t>
      </w:r>
      <w:ins w:id="119" w:author="Benjamin Meyer" w:date="2023-01-18T13:31:00Z">
        <w:r>
          <w:rPr>
            <w:sz w:val="20"/>
            <w:szCs w:val="20"/>
          </w:rPr>
          <w:t xml:space="preserve"> of quantitation</w:t>
        </w:r>
      </w:ins>
    </w:p>
    <w:p w14:paraId="0B391410" w14:textId="77777777" w:rsidR="00CB62C7" w:rsidRPr="00401F53" w:rsidRDefault="00CB62C7" w:rsidP="00CB62C7">
      <w:pPr>
        <w:pStyle w:val="BodyText"/>
        <w:spacing w:before="90"/>
        <w:ind w:right="3287" w:firstLine="720"/>
        <w:rPr>
          <w:sz w:val="20"/>
          <w:szCs w:val="20"/>
        </w:rPr>
      </w:pPr>
      <w:bookmarkStart w:id="120" w:name="_Hlk116644019"/>
      <w:bookmarkEnd w:id="114"/>
      <w:r w:rsidRPr="00401F53">
        <w:rPr>
          <w:sz w:val="20"/>
          <w:szCs w:val="20"/>
        </w:rPr>
        <w:t xml:space="preserve">  µg/L, micrograms per liter (parts per billion) </w:t>
      </w:r>
    </w:p>
    <w:p w14:paraId="27C35725" w14:textId="77777777" w:rsidR="00CB62C7" w:rsidRPr="00401F53" w:rsidRDefault="00CB62C7" w:rsidP="00CB62C7">
      <w:pPr>
        <w:pStyle w:val="BodyText"/>
        <w:spacing w:before="90"/>
        <w:ind w:left="820" w:right="3287"/>
        <w:rPr>
          <w:sz w:val="20"/>
          <w:szCs w:val="20"/>
        </w:rPr>
      </w:pPr>
      <w:r w:rsidRPr="00401F53">
        <w:rPr>
          <w:sz w:val="20"/>
          <w:szCs w:val="20"/>
        </w:rPr>
        <w:t xml:space="preserve">mg/L, milligrams per liter (parts per million) </w:t>
      </w:r>
    </w:p>
    <w:p w14:paraId="0BF2FC2A" w14:textId="77777777" w:rsidR="00CB62C7" w:rsidRPr="00401F53" w:rsidRDefault="00CB62C7" w:rsidP="00CB62C7">
      <w:pPr>
        <w:pStyle w:val="BodyText"/>
        <w:spacing w:before="90"/>
        <w:ind w:left="820" w:right="3287"/>
        <w:rPr>
          <w:sz w:val="20"/>
          <w:szCs w:val="20"/>
        </w:rPr>
      </w:pPr>
      <w:ins w:id="121" w:author="Benjamin Meyer" w:date="2022-08-22T15:41:00Z">
        <w:r w:rsidRPr="00401F53">
          <w:rPr>
            <w:sz w:val="20"/>
            <w:szCs w:val="20"/>
          </w:rPr>
          <w:t>RPD</w:t>
        </w:r>
      </w:ins>
      <w:ins w:id="122" w:author="Benjamin Meyer" w:date="2022-08-22T15:42:00Z">
        <w:r w:rsidRPr="00401F53">
          <w:rPr>
            <w:sz w:val="20"/>
            <w:szCs w:val="20"/>
          </w:rPr>
          <w:t>; relative percent difference</w:t>
        </w:r>
      </w:ins>
      <w:bookmarkEnd w:id="120"/>
    </w:p>
    <w:bookmarkStart w:id="123" w:name="Table_2._Continued._"/>
    <w:bookmarkStart w:id="124" w:name="_Hlk116643892"/>
    <w:bookmarkEnd w:id="123"/>
    <w:p w14:paraId="03C082F2" w14:textId="1DF97314" w:rsidR="00CB62C7" w:rsidRDefault="0020526C" w:rsidP="00CB62C7">
      <w:pPr>
        <w:spacing w:before="208"/>
        <w:ind w:left="928"/>
        <w:rPr>
          <w:b/>
          <w:sz w:val="24"/>
        </w:rPr>
      </w:pPr>
      <w:r>
        <w:rPr>
          <w:b/>
          <w:sz w:val="24"/>
        </w:rPr>
        <w:lastRenderedPageBreak/>
        <w:fldChar w:fldCharType="begin"/>
      </w:r>
      <w:r>
        <w:rPr>
          <w:b/>
          <w:sz w:val="24"/>
        </w:rPr>
        <w:instrText xml:space="preserve"> REF _Ref125970212 \h </w:instrText>
      </w:r>
      <w:r>
        <w:rPr>
          <w:b/>
          <w:sz w:val="24"/>
        </w:rPr>
      </w:r>
      <w:r>
        <w:rPr>
          <w:b/>
          <w:sz w:val="24"/>
        </w:rPr>
        <w:fldChar w:fldCharType="separate"/>
      </w:r>
      <w:r w:rsidRPr="001E77E8">
        <w:rPr>
          <w:b/>
          <w:sz w:val="24"/>
          <w:szCs w:val="24"/>
        </w:rPr>
        <w:t xml:space="preserve">Table </w:t>
      </w:r>
      <w:r>
        <w:rPr>
          <w:b/>
          <w:noProof/>
          <w:sz w:val="24"/>
          <w:szCs w:val="24"/>
        </w:rPr>
        <w:t>4</w:t>
      </w:r>
      <w:r>
        <w:rPr>
          <w:b/>
          <w:sz w:val="24"/>
        </w:rPr>
        <w:fldChar w:fldCharType="end"/>
      </w:r>
      <w:r w:rsidR="00CB62C7">
        <w:rPr>
          <w:b/>
          <w:sz w:val="24"/>
        </w:rPr>
        <w:t>.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CB62C7" w14:paraId="0F2D52D4" w14:textId="77777777" w:rsidTr="00D050E7">
        <w:trPr>
          <w:trHeight w:val="312"/>
        </w:trPr>
        <w:tc>
          <w:tcPr>
            <w:tcW w:w="2572" w:type="dxa"/>
            <w:tcBorders>
              <w:left w:val="double" w:sz="2" w:space="0" w:color="000000"/>
              <w:bottom w:val="single" w:sz="6" w:space="0" w:color="000000"/>
              <w:right w:val="single" w:sz="6" w:space="0" w:color="000000"/>
            </w:tcBorders>
          </w:tcPr>
          <w:p w14:paraId="0B6C2D6C" w14:textId="77777777" w:rsidR="00CB62C7" w:rsidRDefault="00CB62C7" w:rsidP="00D050E7">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501741DB" w14:textId="77777777" w:rsidR="00CB62C7" w:rsidRDefault="00CB62C7" w:rsidP="00D050E7">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7463C30" w14:textId="77777777" w:rsidR="00CB62C7" w:rsidRDefault="00CB62C7" w:rsidP="00D050E7">
            <w:pPr>
              <w:pStyle w:val="TableParagraph"/>
              <w:spacing w:before="17" w:line="275" w:lineRule="exact"/>
              <w:ind w:left="229" w:right="216"/>
              <w:jc w:val="center"/>
              <w:rPr>
                <w:b/>
                <w:sz w:val="20"/>
              </w:rPr>
            </w:pPr>
            <w:r>
              <w:rPr>
                <w:b/>
                <w:sz w:val="24"/>
              </w:rPr>
              <w:t xml:space="preserve">Sensitivity </w:t>
            </w:r>
            <w:r>
              <w:rPr>
                <w:b/>
                <w:sz w:val="20"/>
              </w:rPr>
              <w:t>(</w:t>
            </w:r>
            <w:del w:id="125" w:author="Benjamin Meyer" w:date="2023-01-18T13:37:00Z">
              <w:r w:rsidDel="00F51AF8">
                <w:rPr>
                  <w:b/>
                  <w:sz w:val="20"/>
                </w:rPr>
                <w:delText>MDL</w:delText>
              </w:r>
            </w:del>
            <w:ins w:id="126" w:author="Benjamin Meyer" w:date="2023-01-18T13:37:00Z">
              <w:r>
                <w:rPr>
                  <w:b/>
                  <w:sz w:val="20"/>
                </w:rPr>
                <w:t>DL</w:t>
              </w:r>
            </w:ins>
            <w:r>
              <w:rPr>
                <w:b/>
                <w:sz w:val="20"/>
              </w:rPr>
              <w:t>)</w:t>
            </w:r>
          </w:p>
        </w:tc>
        <w:tc>
          <w:tcPr>
            <w:tcW w:w="1155" w:type="dxa"/>
            <w:tcBorders>
              <w:left w:val="single" w:sz="6" w:space="0" w:color="000000"/>
              <w:bottom w:val="single" w:sz="6" w:space="0" w:color="000000"/>
              <w:right w:val="single" w:sz="6" w:space="0" w:color="000000"/>
            </w:tcBorders>
          </w:tcPr>
          <w:p w14:paraId="4C7FB7CE" w14:textId="77777777" w:rsidR="00CB62C7" w:rsidRDefault="00CB62C7" w:rsidP="00D050E7">
            <w:pPr>
              <w:pStyle w:val="TableParagraph"/>
              <w:ind w:left="371"/>
              <w:rPr>
                <w:b/>
                <w:sz w:val="20"/>
              </w:rPr>
            </w:pPr>
            <w:del w:id="127" w:author="Benjamin Meyer" w:date="2023-01-18T13:31:00Z">
              <w:r w:rsidDel="00F51AF8">
                <w:rPr>
                  <w:b/>
                  <w:sz w:val="20"/>
                </w:rPr>
                <w:delText>PQL</w:delText>
              </w:r>
            </w:del>
            <w:ins w:id="128" w:author="Benjamin Meyer" w:date="2023-01-18T13:31:00Z">
              <w:r>
                <w:rPr>
                  <w:b/>
                  <w:sz w:val="20"/>
                </w:rPr>
                <w:t>LOQ</w:t>
              </w:r>
            </w:ins>
          </w:p>
        </w:tc>
        <w:tc>
          <w:tcPr>
            <w:tcW w:w="3839" w:type="dxa"/>
            <w:tcBorders>
              <w:left w:val="single" w:sz="6" w:space="0" w:color="000000"/>
              <w:bottom w:val="single" w:sz="6" w:space="0" w:color="000000"/>
              <w:right w:val="single" w:sz="6" w:space="0" w:color="000000"/>
            </w:tcBorders>
          </w:tcPr>
          <w:p w14:paraId="5ABB46C8" w14:textId="77777777" w:rsidR="00CB62C7" w:rsidRDefault="00CB62C7" w:rsidP="00D050E7">
            <w:pPr>
              <w:pStyle w:val="TableParagraph"/>
              <w:spacing w:before="40"/>
              <w:ind w:left="333" w:right="316"/>
              <w:jc w:val="center"/>
              <w:rPr>
                <w:b/>
                <w:sz w:val="20"/>
              </w:rPr>
            </w:pPr>
            <w:r>
              <w:rPr>
                <w:b/>
                <w:sz w:val="20"/>
              </w:rPr>
              <w:t>OVERALL PROJECT PRECISION</w:t>
            </w:r>
            <w:ins w:id="129" w:author="Benjamin Meyer" w:date="2022-08-22T15:47:00Z">
              <w:r>
                <w:rPr>
                  <w:rStyle w:val="FootnoteReference"/>
                  <w:b/>
                  <w:sz w:val="20"/>
                </w:rPr>
                <w:footnoteReference w:customMarkFollows="1" w:id="4"/>
                <w:t>*</w:t>
              </w:r>
            </w:ins>
          </w:p>
        </w:tc>
        <w:tc>
          <w:tcPr>
            <w:tcW w:w="1571" w:type="dxa"/>
            <w:tcBorders>
              <w:left w:val="single" w:sz="6" w:space="0" w:color="000000"/>
              <w:bottom w:val="single" w:sz="6" w:space="0" w:color="000000"/>
              <w:right w:val="double" w:sz="2" w:space="0" w:color="000000"/>
            </w:tcBorders>
          </w:tcPr>
          <w:p w14:paraId="5D97448A" w14:textId="77777777" w:rsidR="00CB62C7" w:rsidRDefault="00CB62C7" w:rsidP="00D050E7">
            <w:pPr>
              <w:pStyle w:val="TableParagraph"/>
              <w:spacing w:before="40"/>
              <w:ind w:left="188" w:right="156"/>
              <w:jc w:val="center"/>
              <w:rPr>
                <w:b/>
                <w:sz w:val="20"/>
              </w:rPr>
            </w:pPr>
            <w:r>
              <w:rPr>
                <w:b/>
                <w:sz w:val="20"/>
              </w:rPr>
              <w:t>ACCURACY</w:t>
            </w:r>
          </w:p>
        </w:tc>
      </w:tr>
      <w:tr w:rsidR="00CB62C7" w14:paraId="5B128155" w14:textId="77777777" w:rsidTr="00D050E7">
        <w:trPr>
          <w:trHeight w:val="231"/>
        </w:trPr>
        <w:tc>
          <w:tcPr>
            <w:tcW w:w="2572" w:type="dxa"/>
            <w:tcBorders>
              <w:top w:val="single" w:sz="6" w:space="0" w:color="000000"/>
              <w:left w:val="double" w:sz="2" w:space="0" w:color="000000"/>
              <w:bottom w:val="single" w:sz="6" w:space="0" w:color="000000"/>
              <w:right w:val="single" w:sz="6" w:space="0" w:color="000000"/>
            </w:tcBorders>
          </w:tcPr>
          <w:p w14:paraId="58CF49AF" w14:textId="77777777" w:rsidR="00CB62C7" w:rsidRDefault="00CB62C7" w:rsidP="00D050E7">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234AA108" w14:textId="77777777" w:rsidR="00CB62C7" w:rsidRDefault="00CB62C7" w:rsidP="00D050E7">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1107D50" w14:textId="77777777" w:rsidR="00CB62C7" w:rsidRDefault="00CB62C7" w:rsidP="00D050E7">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70A40B86" w14:textId="77777777" w:rsidR="00CB62C7" w:rsidRDefault="00CB62C7" w:rsidP="00D050E7">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605B0CFD" w14:textId="77777777" w:rsidR="00CB62C7" w:rsidRDefault="00CB62C7" w:rsidP="00D050E7">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00E2E4A" w14:textId="77777777" w:rsidR="00CB62C7" w:rsidRDefault="00CB62C7" w:rsidP="00D050E7">
            <w:pPr>
              <w:pStyle w:val="TableParagraph"/>
              <w:spacing w:line="211" w:lineRule="exact"/>
              <w:ind w:left="188" w:right="153"/>
              <w:jc w:val="center"/>
              <w:rPr>
                <w:sz w:val="20"/>
              </w:rPr>
            </w:pPr>
            <w:r>
              <w:rPr>
                <w:sz w:val="20"/>
              </w:rPr>
              <w:t>±20.5%</w:t>
            </w:r>
          </w:p>
        </w:tc>
      </w:tr>
      <w:tr w:rsidR="00CB62C7" w14:paraId="4F1E8FB1"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6FF87969" w14:textId="77777777" w:rsidR="00CB62C7" w:rsidRDefault="00CB62C7" w:rsidP="00D050E7">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2A56A1B0" w14:textId="77777777" w:rsidR="00CB62C7" w:rsidRDefault="00CB62C7" w:rsidP="00D050E7">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885B02F" w14:textId="77777777" w:rsidR="00CB62C7" w:rsidRDefault="00CB62C7" w:rsidP="00D050E7">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1BC4CD59" w14:textId="77777777" w:rsidR="00CB62C7" w:rsidRDefault="00CB62C7" w:rsidP="00D050E7">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680693BD" w14:textId="77777777" w:rsidR="00CB62C7" w:rsidRDefault="00CB62C7" w:rsidP="00D050E7">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F5EB3A4" w14:textId="77777777" w:rsidR="00CB62C7" w:rsidRDefault="00CB62C7" w:rsidP="00D050E7">
            <w:pPr>
              <w:pStyle w:val="TableParagraph"/>
              <w:spacing w:line="210" w:lineRule="exact"/>
              <w:ind w:left="188" w:right="155"/>
              <w:jc w:val="center"/>
              <w:rPr>
                <w:sz w:val="20"/>
              </w:rPr>
            </w:pPr>
            <w:r>
              <w:rPr>
                <w:sz w:val="20"/>
              </w:rPr>
              <w:t>±21%</w:t>
            </w:r>
          </w:p>
        </w:tc>
      </w:tr>
      <w:tr w:rsidR="00CB62C7" w14:paraId="50269F31"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627B4F77" w14:textId="77777777" w:rsidR="00CB62C7" w:rsidRDefault="00CB62C7" w:rsidP="00D050E7">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2FA48417" w14:textId="77777777" w:rsidR="00CB62C7" w:rsidRDefault="00CB62C7" w:rsidP="00D050E7">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56C237F" w14:textId="77777777" w:rsidR="00CB62C7" w:rsidRDefault="00CB62C7" w:rsidP="00D050E7">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9AA15E" w14:textId="77777777" w:rsidR="00CB62C7" w:rsidRDefault="00CB62C7" w:rsidP="00D050E7">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72D7202" w14:textId="77777777" w:rsidR="00CB62C7" w:rsidRDefault="00CB62C7" w:rsidP="00D050E7">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57B8EEA" w14:textId="77777777" w:rsidR="00CB62C7" w:rsidRDefault="00CB62C7" w:rsidP="00D050E7">
            <w:pPr>
              <w:pStyle w:val="TableParagraph"/>
              <w:spacing w:line="210" w:lineRule="exact"/>
              <w:ind w:left="188" w:right="153"/>
              <w:jc w:val="center"/>
              <w:rPr>
                <w:sz w:val="20"/>
              </w:rPr>
            </w:pPr>
            <w:r>
              <w:rPr>
                <w:sz w:val="20"/>
              </w:rPr>
              <w:t>±20.5%</w:t>
            </w:r>
          </w:p>
        </w:tc>
      </w:tr>
      <w:tr w:rsidR="00CB62C7" w14:paraId="4969F6CD"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74B60220" w14:textId="77777777" w:rsidR="00CB62C7" w:rsidRDefault="00CB62C7" w:rsidP="00D050E7">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57C71FA" w14:textId="77777777" w:rsidR="00CB62C7" w:rsidRDefault="00CB62C7" w:rsidP="00D050E7">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22D2A1D" w14:textId="77777777" w:rsidR="00CB62C7" w:rsidRDefault="00CB62C7" w:rsidP="00D050E7">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69B5470A" w14:textId="77777777" w:rsidR="00CB62C7" w:rsidRDefault="00CB62C7" w:rsidP="00D050E7">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6A7346C9" w14:textId="77777777" w:rsidR="00CB62C7" w:rsidRDefault="00CB62C7" w:rsidP="00D050E7">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36F8C65" w14:textId="77777777" w:rsidR="00CB62C7" w:rsidRDefault="00CB62C7" w:rsidP="00D050E7">
            <w:pPr>
              <w:pStyle w:val="TableParagraph"/>
              <w:spacing w:line="210" w:lineRule="exact"/>
              <w:ind w:left="188" w:right="153"/>
              <w:jc w:val="center"/>
              <w:rPr>
                <w:sz w:val="20"/>
              </w:rPr>
            </w:pPr>
            <w:r>
              <w:rPr>
                <w:sz w:val="20"/>
              </w:rPr>
              <w:t>±20.5%</w:t>
            </w:r>
          </w:p>
        </w:tc>
      </w:tr>
      <w:tr w:rsidR="00CB62C7" w14:paraId="063C34D2"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012DF6D6" w14:textId="77777777" w:rsidR="00CB62C7" w:rsidRDefault="00CB62C7" w:rsidP="00D050E7">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5B63137B" w14:textId="77777777" w:rsidR="00CB62C7" w:rsidRDefault="00CB62C7" w:rsidP="00D050E7">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2EF482E" w14:textId="77777777" w:rsidR="00CB62C7" w:rsidRDefault="00CB62C7" w:rsidP="00D050E7">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B0BA45" w14:textId="77777777" w:rsidR="00CB62C7" w:rsidRDefault="00CB62C7" w:rsidP="00D050E7">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06E6AD55" w14:textId="77777777" w:rsidR="00CB62C7" w:rsidRDefault="00CB62C7" w:rsidP="00D050E7">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A944C33" w14:textId="77777777" w:rsidR="00CB62C7" w:rsidRDefault="00CB62C7" w:rsidP="00D050E7">
            <w:pPr>
              <w:pStyle w:val="TableParagraph"/>
              <w:spacing w:line="210" w:lineRule="exact"/>
              <w:ind w:left="188" w:right="155"/>
              <w:jc w:val="center"/>
              <w:rPr>
                <w:sz w:val="20"/>
              </w:rPr>
            </w:pPr>
            <w:r>
              <w:rPr>
                <w:sz w:val="20"/>
              </w:rPr>
              <w:t>±22%</w:t>
            </w:r>
          </w:p>
        </w:tc>
      </w:tr>
      <w:tr w:rsidR="00CB62C7" w14:paraId="269ECAF9" w14:textId="77777777" w:rsidTr="00D050E7">
        <w:trPr>
          <w:trHeight w:val="460"/>
        </w:trPr>
        <w:tc>
          <w:tcPr>
            <w:tcW w:w="2572" w:type="dxa"/>
            <w:tcBorders>
              <w:top w:val="single" w:sz="6" w:space="0" w:color="000000"/>
              <w:left w:val="double" w:sz="2" w:space="0" w:color="000000"/>
              <w:bottom w:val="single" w:sz="6" w:space="0" w:color="000000"/>
              <w:right w:val="single" w:sz="6" w:space="0" w:color="000000"/>
            </w:tcBorders>
          </w:tcPr>
          <w:p w14:paraId="4EC30C2B" w14:textId="77777777" w:rsidR="00CB62C7" w:rsidRDefault="00CB62C7" w:rsidP="00D050E7">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2BB6AA16" w14:textId="77777777" w:rsidR="00CB62C7" w:rsidRDefault="00CB62C7" w:rsidP="00D050E7">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9A7C704" w14:textId="77777777" w:rsidR="00CB62C7" w:rsidRDefault="00CB62C7" w:rsidP="00D050E7">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48AA0B2" w14:textId="77777777" w:rsidR="00CB62C7" w:rsidRDefault="00CB62C7" w:rsidP="00D050E7">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543A800" w14:textId="77777777" w:rsidR="00CB62C7" w:rsidRDefault="00CB62C7" w:rsidP="00D050E7">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F90F1F2" w14:textId="77777777" w:rsidR="00CB62C7" w:rsidRDefault="00CB62C7" w:rsidP="00D050E7">
            <w:pPr>
              <w:pStyle w:val="TableParagraph"/>
              <w:spacing w:line="228" w:lineRule="exact"/>
              <w:ind w:left="188" w:right="153"/>
              <w:jc w:val="center"/>
              <w:rPr>
                <w:sz w:val="20"/>
              </w:rPr>
            </w:pPr>
            <w:r>
              <w:rPr>
                <w:sz w:val="20"/>
              </w:rPr>
              <w:t>±18.5%</w:t>
            </w:r>
          </w:p>
        </w:tc>
      </w:tr>
      <w:tr w:rsidR="00CB62C7" w14:paraId="5491D332" w14:textId="77777777" w:rsidTr="00D050E7">
        <w:trPr>
          <w:trHeight w:val="460"/>
        </w:trPr>
        <w:tc>
          <w:tcPr>
            <w:tcW w:w="2572" w:type="dxa"/>
            <w:tcBorders>
              <w:top w:val="single" w:sz="6" w:space="0" w:color="000000"/>
              <w:left w:val="double" w:sz="2" w:space="0" w:color="000000"/>
              <w:bottom w:val="single" w:sz="6" w:space="0" w:color="000000"/>
              <w:right w:val="single" w:sz="6" w:space="0" w:color="000000"/>
            </w:tcBorders>
          </w:tcPr>
          <w:p w14:paraId="34DD8840" w14:textId="77777777" w:rsidR="00CB62C7" w:rsidRDefault="00CB62C7" w:rsidP="00D050E7">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31C0D844" w14:textId="77777777" w:rsidR="00CB62C7" w:rsidRDefault="00CB62C7" w:rsidP="00D050E7">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E357A73" w14:textId="77777777" w:rsidR="00CB62C7" w:rsidRDefault="00CB62C7" w:rsidP="00D050E7">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74A76E22" w14:textId="77777777" w:rsidR="00CB62C7" w:rsidRDefault="00CB62C7" w:rsidP="00D050E7">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5638FED1" w14:textId="77777777" w:rsidR="00CB62C7" w:rsidRDefault="00CB62C7" w:rsidP="00D050E7">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3948A7D" w14:textId="77777777" w:rsidR="00CB62C7" w:rsidRDefault="00CB62C7" w:rsidP="00D050E7">
            <w:pPr>
              <w:pStyle w:val="TableParagraph"/>
              <w:spacing w:line="228" w:lineRule="exact"/>
              <w:ind w:left="188" w:right="153"/>
              <w:jc w:val="center"/>
              <w:rPr>
                <w:sz w:val="20"/>
              </w:rPr>
            </w:pPr>
            <w:r>
              <w:rPr>
                <w:sz w:val="20"/>
              </w:rPr>
              <w:t>±14.4%</w:t>
            </w:r>
          </w:p>
        </w:tc>
      </w:tr>
      <w:tr w:rsidR="00CB62C7" w14:paraId="78E20739" w14:textId="77777777" w:rsidTr="00D050E7">
        <w:trPr>
          <w:trHeight w:val="460"/>
        </w:trPr>
        <w:tc>
          <w:tcPr>
            <w:tcW w:w="2572" w:type="dxa"/>
            <w:tcBorders>
              <w:top w:val="single" w:sz="6" w:space="0" w:color="000000"/>
              <w:left w:val="double" w:sz="2" w:space="0" w:color="000000"/>
              <w:bottom w:val="double" w:sz="2" w:space="0" w:color="000000"/>
              <w:right w:val="single" w:sz="6" w:space="0" w:color="000000"/>
            </w:tcBorders>
          </w:tcPr>
          <w:p w14:paraId="796013AE" w14:textId="77777777" w:rsidR="00CB62C7" w:rsidRDefault="00CB62C7" w:rsidP="00D050E7">
            <w:pPr>
              <w:pStyle w:val="TableParagraph"/>
              <w:spacing w:line="227" w:lineRule="exact"/>
              <w:ind w:left="92"/>
              <w:rPr>
                <w:sz w:val="20"/>
              </w:rPr>
            </w:pPr>
            <w:r>
              <w:rPr>
                <w:sz w:val="20"/>
              </w:rPr>
              <w:t>Toluene D-8</w:t>
            </w:r>
          </w:p>
          <w:p w14:paraId="75DFF757" w14:textId="77777777" w:rsidR="00CB62C7" w:rsidRDefault="00CB62C7" w:rsidP="00D050E7">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C20ABA2" w14:textId="77777777" w:rsidR="00CB62C7" w:rsidRDefault="00CB62C7" w:rsidP="00D050E7">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7C653665" w14:textId="77777777" w:rsidR="00CB62C7" w:rsidRDefault="00CB62C7" w:rsidP="00D050E7">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51E4CB02" w14:textId="77777777" w:rsidR="00CB62C7" w:rsidRDefault="00CB62C7" w:rsidP="00D050E7">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514CF18E" w14:textId="77777777" w:rsidR="00CB62C7" w:rsidRDefault="00CB62C7" w:rsidP="00D050E7">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FDBA8A9" w14:textId="77777777" w:rsidR="00CB62C7" w:rsidRDefault="00CB62C7" w:rsidP="00D050E7">
            <w:pPr>
              <w:pStyle w:val="TableParagraph"/>
              <w:spacing w:line="227" w:lineRule="exact"/>
              <w:ind w:left="188" w:right="153"/>
              <w:jc w:val="center"/>
              <w:rPr>
                <w:sz w:val="20"/>
              </w:rPr>
            </w:pPr>
            <w:r>
              <w:rPr>
                <w:sz w:val="20"/>
              </w:rPr>
              <w:t>±11.5%</w:t>
            </w:r>
          </w:p>
        </w:tc>
      </w:tr>
    </w:tbl>
    <w:p w14:paraId="123C1FE1" w14:textId="77777777" w:rsidR="00CB62C7" w:rsidRDefault="00CB62C7" w:rsidP="00CB62C7">
      <w:pPr>
        <w:spacing w:before="90"/>
        <w:ind w:left="820"/>
        <w:rPr>
          <w:b/>
          <w:sz w:val="24"/>
        </w:rPr>
      </w:pPr>
      <w:bookmarkStart w:id="134" w:name="_bookmark8"/>
      <w:bookmarkStart w:id="135" w:name="_Hlk116644188"/>
      <w:bookmarkEnd w:id="95"/>
      <w:bookmarkEnd w:id="124"/>
      <w:bookmarkEnd w:id="134"/>
    </w:p>
    <w:p w14:paraId="279FAC1E" w14:textId="77777777" w:rsidR="00CB62C7" w:rsidRDefault="00CB62C7" w:rsidP="00CB62C7">
      <w:pPr>
        <w:spacing w:before="90"/>
        <w:ind w:left="820"/>
        <w:rPr>
          <w:b/>
          <w:sz w:val="24"/>
        </w:rPr>
      </w:pPr>
    </w:p>
    <w:p w14:paraId="339AC946" w14:textId="77777777" w:rsidR="00CB62C7" w:rsidRDefault="00CB62C7" w:rsidP="00CB62C7">
      <w:pPr>
        <w:spacing w:before="90"/>
        <w:ind w:left="820"/>
        <w:rPr>
          <w:b/>
          <w:sz w:val="24"/>
        </w:rPr>
      </w:pPr>
    </w:p>
    <w:p w14:paraId="54285C1E" w14:textId="77777777" w:rsidR="00CB62C7" w:rsidRDefault="00CB62C7" w:rsidP="00CB62C7">
      <w:pPr>
        <w:spacing w:before="90"/>
        <w:ind w:left="820"/>
        <w:rPr>
          <w:b/>
          <w:sz w:val="24"/>
        </w:rPr>
      </w:pPr>
    </w:p>
    <w:p w14:paraId="2B62D500" w14:textId="77777777" w:rsidR="00CB62C7" w:rsidRDefault="00CB62C7" w:rsidP="00CB62C7">
      <w:pPr>
        <w:spacing w:before="90"/>
        <w:ind w:left="820"/>
        <w:rPr>
          <w:b/>
          <w:sz w:val="24"/>
        </w:rPr>
      </w:pPr>
    </w:p>
    <w:p w14:paraId="09921C46" w14:textId="77777777" w:rsidR="00CB62C7" w:rsidRDefault="00CB62C7" w:rsidP="00CB62C7">
      <w:pPr>
        <w:spacing w:before="90"/>
        <w:ind w:left="820"/>
        <w:rPr>
          <w:b/>
          <w:sz w:val="24"/>
        </w:rPr>
      </w:pPr>
    </w:p>
    <w:p w14:paraId="4553508B" w14:textId="77777777" w:rsidR="00CB62C7" w:rsidRDefault="00CB62C7" w:rsidP="00CB62C7">
      <w:pPr>
        <w:spacing w:before="90"/>
        <w:ind w:left="820"/>
        <w:rPr>
          <w:b/>
          <w:sz w:val="24"/>
        </w:rPr>
      </w:pPr>
    </w:p>
    <w:p w14:paraId="2845B74B" w14:textId="77777777" w:rsidR="00CB62C7" w:rsidRDefault="00CB62C7" w:rsidP="00CB62C7">
      <w:pPr>
        <w:spacing w:before="90"/>
        <w:ind w:left="820"/>
        <w:rPr>
          <w:b/>
          <w:sz w:val="24"/>
        </w:rPr>
      </w:pPr>
    </w:p>
    <w:p w14:paraId="15958713" w14:textId="77777777" w:rsidR="00CB62C7" w:rsidRDefault="00CB62C7" w:rsidP="00CB62C7">
      <w:pPr>
        <w:spacing w:before="90"/>
        <w:ind w:left="820"/>
        <w:rPr>
          <w:b/>
          <w:sz w:val="24"/>
        </w:rPr>
      </w:pPr>
    </w:p>
    <w:p w14:paraId="246B9AAD" w14:textId="77777777" w:rsidR="00CB62C7" w:rsidRDefault="00CB62C7" w:rsidP="00CB62C7">
      <w:pPr>
        <w:spacing w:before="90"/>
        <w:ind w:left="820"/>
        <w:rPr>
          <w:b/>
          <w:sz w:val="24"/>
        </w:rPr>
      </w:pPr>
    </w:p>
    <w:p w14:paraId="4F19B038" w14:textId="77777777" w:rsidR="00CB62C7" w:rsidRDefault="00CB62C7" w:rsidP="00CB62C7">
      <w:pPr>
        <w:spacing w:before="90"/>
        <w:ind w:left="820"/>
        <w:rPr>
          <w:b/>
          <w:sz w:val="24"/>
        </w:rPr>
      </w:pPr>
    </w:p>
    <w:p w14:paraId="278A383A" w14:textId="77777777" w:rsidR="00CB62C7" w:rsidRDefault="00CB62C7" w:rsidP="00CB62C7">
      <w:pPr>
        <w:spacing w:before="90"/>
        <w:ind w:left="820"/>
        <w:rPr>
          <w:b/>
          <w:sz w:val="24"/>
        </w:rPr>
      </w:pPr>
    </w:p>
    <w:p w14:paraId="7C9BC16A" w14:textId="77777777" w:rsidR="00CB62C7" w:rsidRDefault="00CB62C7" w:rsidP="00CB62C7">
      <w:pPr>
        <w:spacing w:before="90"/>
        <w:ind w:left="820"/>
        <w:rPr>
          <w:b/>
          <w:sz w:val="24"/>
        </w:rPr>
      </w:pPr>
    </w:p>
    <w:p w14:paraId="7E57F01F" w14:textId="77777777" w:rsidR="00CB62C7" w:rsidRDefault="00CB62C7" w:rsidP="00CB62C7">
      <w:pPr>
        <w:spacing w:before="90"/>
        <w:ind w:left="820"/>
        <w:rPr>
          <w:b/>
          <w:sz w:val="24"/>
        </w:rPr>
      </w:pPr>
    </w:p>
    <w:p w14:paraId="6BC4FA0B" w14:textId="3966D4FE" w:rsidR="00555404" w:rsidRDefault="00555404" w:rsidP="00F91D88">
      <w:pPr>
        <w:pStyle w:val="Caption"/>
        <w:rPr>
          <w:b/>
          <w:i w:val="0"/>
          <w:color w:val="auto"/>
          <w:sz w:val="24"/>
          <w:szCs w:val="24"/>
        </w:rPr>
      </w:pPr>
    </w:p>
    <w:p w14:paraId="3E4C8776" w14:textId="5D71A49D" w:rsidR="00CB62C7" w:rsidRPr="00555404" w:rsidRDefault="00F91D88" w:rsidP="00F91D88">
      <w:pPr>
        <w:pStyle w:val="Caption"/>
        <w:rPr>
          <w:b/>
          <w:i w:val="0"/>
          <w:color w:val="auto"/>
          <w:sz w:val="24"/>
          <w:szCs w:val="24"/>
        </w:rPr>
      </w:pPr>
      <w:bookmarkStart w:id="136" w:name="_Ref125971578"/>
      <w:bookmarkStart w:id="137" w:name="_Toc126826252"/>
      <w:r w:rsidRPr="00555404">
        <w:rPr>
          <w:b/>
          <w:i w:val="0"/>
          <w:color w:val="auto"/>
          <w:sz w:val="24"/>
          <w:szCs w:val="24"/>
        </w:rPr>
        <w:lastRenderedPageBreak/>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5</w:t>
      </w:r>
      <w:r w:rsidRPr="00555404">
        <w:rPr>
          <w:b/>
          <w:i w:val="0"/>
          <w:color w:val="auto"/>
          <w:sz w:val="24"/>
          <w:szCs w:val="24"/>
        </w:rPr>
        <w:fldChar w:fldCharType="end"/>
      </w:r>
      <w:bookmarkEnd w:id="136"/>
      <w:r w:rsidRPr="00555404">
        <w:rPr>
          <w:b/>
          <w:i w:val="0"/>
          <w:color w:val="auto"/>
          <w:sz w:val="24"/>
          <w:szCs w:val="24"/>
        </w:rPr>
        <w:t>. Data Quality Objectives for Metals Collected for Agency Baseline (Supplied by SGS Laboratories, Anchorage, AK; and ALS Laboratories, Kelso, WA)</w:t>
      </w:r>
      <w:bookmarkEnd w:id="137"/>
    </w:p>
    <w:p w14:paraId="18F589BE"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424"/>
        <w:gridCol w:w="1813"/>
        <w:gridCol w:w="1613"/>
        <w:gridCol w:w="2520"/>
      </w:tblGrid>
      <w:tr w:rsidR="00CB62C7" w14:paraId="6D5C7155" w14:textId="77777777" w:rsidTr="00D050E7">
        <w:trPr>
          <w:trHeight w:val="890"/>
        </w:trPr>
        <w:tc>
          <w:tcPr>
            <w:tcW w:w="2821" w:type="dxa"/>
            <w:tcBorders>
              <w:bottom w:val="single" w:sz="6" w:space="0" w:color="000000"/>
              <w:right w:val="single" w:sz="6" w:space="0" w:color="000000"/>
            </w:tcBorders>
          </w:tcPr>
          <w:p w14:paraId="1EB209A1" w14:textId="77777777" w:rsidR="00CB62C7" w:rsidRPr="00A54D7E" w:rsidRDefault="00CB62C7" w:rsidP="00D050E7">
            <w:pPr>
              <w:pStyle w:val="TableParagraph"/>
              <w:rPr>
                <w:b/>
              </w:rPr>
            </w:pPr>
          </w:p>
          <w:p w14:paraId="2F282388" w14:textId="77777777" w:rsidR="00CB62C7" w:rsidRPr="00A54D7E" w:rsidRDefault="00CB62C7" w:rsidP="00D050E7">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31E7DB2B" w14:textId="77777777" w:rsidR="00CB62C7" w:rsidRPr="00A54D7E" w:rsidRDefault="00CB62C7" w:rsidP="00D050E7">
            <w:pPr>
              <w:pStyle w:val="TableParagraph"/>
              <w:rPr>
                <w:b/>
              </w:rPr>
            </w:pPr>
          </w:p>
          <w:p w14:paraId="26CFD465" w14:textId="77777777" w:rsidR="00CB62C7" w:rsidRPr="00A54D7E" w:rsidRDefault="00CB62C7" w:rsidP="00D050E7">
            <w:pPr>
              <w:pStyle w:val="TableParagraph"/>
              <w:spacing w:before="1"/>
              <w:ind w:left="107"/>
              <w:rPr>
                <w:b/>
                <w:sz w:val="24"/>
              </w:rPr>
            </w:pPr>
            <w:r w:rsidRPr="00A54D7E">
              <w:rPr>
                <w:b/>
                <w:sz w:val="24"/>
              </w:rPr>
              <w:t>METHOD</w:t>
            </w:r>
          </w:p>
        </w:tc>
        <w:tc>
          <w:tcPr>
            <w:tcW w:w="2424" w:type="dxa"/>
            <w:tcBorders>
              <w:left w:val="single" w:sz="6" w:space="0" w:color="000000"/>
              <w:bottom w:val="single" w:sz="6" w:space="0" w:color="000000"/>
              <w:right w:val="single" w:sz="6" w:space="0" w:color="000000"/>
            </w:tcBorders>
          </w:tcPr>
          <w:p w14:paraId="0E13DD05" w14:textId="77777777" w:rsidR="00CB62C7" w:rsidRPr="00A54D7E" w:rsidRDefault="00CB62C7" w:rsidP="00D050E7">
            <w:pPr>
              <w:pStyle w:val="TableParagraph"/>
              <w:spacing w:before="116"/>
              <w:ind w:left="748" w:right="296" w:hanging="414"/>
              <w:rPr>
                <w:b/>
                <w:sz w:val="24"/>
              </w:rPr>
            </w:pPr>
            <w:r w:rsidRPr="00A54D7E">
              <w:rPr>
                <w:b/>
                <w:sz w:val="24"/>
              </w:rPr>
              <w:t>SENSITIVITY (</w:t>
            </w:r>
            <w:del w:id="138" w:author="Benjamin Meyer" w:date="2023-01-18T13:37:00Z">
              <w:r w:rsidRPr="00A54D7E" w:rsidDel="00F51AF8">
                <w:rPr>
                  <w:b/>
                  <w:sz w:val="24"/>
                </w:rPr>
                <w:delText>MDL</w:delText>
              </w:r>
            </w:del>
            <w:ins w:id="139" w:author="Benjamin Meyer" w:date="2023-01-18T13:37:00Z">
              <w:r w:rsidRPr="00A54D7E">
                <w:rPr>
                  <w:b/>
                  <w:sz w:val="24"/>
                </w:rPr>
                <w:t>DL</w:t>
              </w:r>
            </w:ins>
            <w:r w:rsidRPr="00A54D7E">
              <w:rPr>
                <w:b/>
                <w:sz w:val="24"/>
              </w:rPr>
              <w:t>)</w:t>
            </w:r>
          </w:p>
        </w:tc>
        <w:tc>
          <w:tcPr>
            <w:tcW w:w="1813" w:type="dxa"/>
            <w:tcBorders>
              <w:left w:val="single" w:sz="6" w:space="0" w:color="000000"/>
              <w:bottom w:val="single" w:sz="6" w:space="0" w:color="000000"/>
              <w:right w:val="single" w:sz="6" w:space="0" w:color="000000"/>
            </w:tcBorders>
          </w:tcPr>
          <w:p w14:paraId="2B12B061" w14:textId="77777777" w:rsidR="00CB62C7" w:rsidRPr="00A54D7E" w:rsidRDefault="00CB62C7" w:rsidP="00D050E7">
            <w:pPr>
              <w:pStyle w:val="TableParagraph"/>
              <w:spacing w:before="46"/>
              <w:ind w:left="478" w:right="460"/>
              <w:jc w:val="center"/>
              <w:rPr>
                <w:b/>
                <w:sz w:val="24"/>
              </w:rPr>
            </w:pPr>
            <w:del w:id="140" w:author="Benjamin Meyer" w:date="2023-01-18T13:32:00Z">
              <w:r w:rsidRPr="00A54D7E" w:rsidDel="00F51AF8">
                <w:rPr>
                  <w:b/>
                  <w:sz w:val="24"/>
                </w:rPr>
                <w:delText>PQL</w:delText>
              </w:r>
            </w:del>
            <w:ins w:id="141" w:author="Benjamin Meyer" w:date="2023-01-18T13:32:00Z">
              <w:r w:rsidRPr="00A54D7E">
                <w:rPr>
                  <w:b/>
                  <w:sz w:val="24"/>
                </w:rPr>
                <w:t>LOQ</w:t>
              </w:r>
            </w:ins>
          </w:p>
        </w:tc>
        <w:tc>
          <w:tcPr>
            <w:tcW w:w="1613" w:type="dxa"/>
            <w:tcBorders>
              <w:left w:val="single" w:sz="6" w:space="0" w:color="000000"/>
              <w:bottom w:val="single" w:sz="6" w:space="0" w:color="000000"/>
              <w:right w:val="single" w:sz="6" w:space="0" w:color="000000"/>
            </w:tcBorders>
          </w:tcPr>
          <w:p w14:paraId="07054F7C" w14:textId="77777777" w:rsidR="00CB62C7" w:rsidRDefault="00CB62C7" w:rsidP="00D050E7">
            <w:pPr>
              <w:pStyle w:val="TableParagraph"/>
              <w:spacing w:before="45"/>
              <w:ind w:right="416"/>
              <w:jc w:val="center"/>
              <w:rPr>
                <w:b/>
                <w:sz w:val="20"/>
              </w:rPr>
            </w:pPr>
            <w:r>
              <w:rPr>
                <w:b/>
                <w:sz w:val="20"/>
              </w:rPr>
              <w:t>OVERALL PROJECT PRECISION</w:t>
            </w:r>
            <w:ins w:id="142" w:author="Benjamin Meyer" w:date="2022-08-22T15:47:00Z">
              <w:r>
                <w:rPr>
                  <w:rStyle w:val="FootnoteReference"/>
                  <w:b/>
                  <w:sz w:val="20"/>
                </w:rPr>
                <w:footnoteReference w:customMarkFollows="1" w:id="5"/>
                <w:t>*</w:t>
              </w:r>
            </w:ins>
          </w:p>
        </w:tc>
        <w:tc>
          <w:tcPr>
            <w:tcW w:w="2520" w:type="dxa"/>
            <w:tcBorders>
              <w:left w:val="single" w:sz="6" w:space="0" w:color="000000"/>
              <w:bottom w:val="single" w:sz="6" w:space="0" w:color="000000"/>
            </w:tcBorders>
          </w:tcPr>
          <w:p w14:paraId="71C6FE24" w14:textId="77777777" w:rsidR="00CB62C7" w:rsidRDefault="00CB62C7" w:rsidP="00D050E7">
            <w:pPr>
              <w:pStyle w:val="TableParagraph"/>
              <w:spacing w:before="7"/>
              <w:rPr>
                <w:b/>
                <w:sz w:val="26"/>
              </w:rPr>
            </w:pPr>
          </w:p>
          <w:p w14:paraId="7A10B0D2" w14:textId="77777777" w:rsidR="00CB62C7" w:rsidRDefault="00CB62C7" w:rsidP="00D050E7">
            <w:pPr>
              <w:pStyle w:val="TableParagraph"/>
              <w:ind w:left="318" w:right="281"/>
              <w:jc w:val="center"/>
              <w:rPr>
                <w:b/>
                <w:sz w:val="24"/>
              </w:rPr>
            </w:pPr>
            <w:r>
              <w:rPr>
                <w:b/>
                <w:sz w:val="24"/>
              </w:rPr>
              <w:t>ACCURACY</w:t>
            </w:r>
          </w:p>
        </w:tc>
      </w:tr>
      <w:tr w:rsidR="00CB62C7" w14:paraId="207859BB" w14:textId="77777777" w:rsidTr="00D050E7">
        <w:trPr>
          <w:trHeight w:val="828"/>
        </w:trPr>
        <w:tc>
          <w:tcPr>
            <w:tcW w:w="2821" w:type="dxa"/>
            <w:tcBorders>
              <w:top w:val="single" w:sz="6" w:space="0" w:color="000000"/>
              <w:bottom w:val="single" w:sz="6" w:space="0" w:color="000000"/>
              <w:right w:val="single" w:sz="6" w:space="0" w:color="000000"/>
            </w:tcBorders>
          </w:tcPr>
          <w:p w14:paraId="0E74AC43" w14:textId="77777777" w:rsidR="00CB62C7" w:rsidRPr="00A54D7E" w:rsidRDefault="00CB62C7" w:rsidP="00D050E7">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2D014CD9" w14:textId="77777777" w:rsidR="00CB62C7" w:rsidRPr="008200D5" w:rsidRDefault="00CB62C7" w:rsidP="00D050E7">
            <w:pPr>
              <w:pStyle w:val="TableParagraph"/>
              <w:spacing w:line="273" w:lineRule="exact"/>
              <w:ind w:left="107"/>
              <w:rPr>
                <w:sz w:val="24"/>
              </w:rPr>
            </w:pPr>
            <w:r w:rsidRPr="00A54D7E">
              <w:rPr>
                <w:sz w:val="24"/>
              </w:rPr>
              <w:t>Calculated from Ca, total</w:t>
            </w:r>
            <w:r>
              <w:rPr>
                <w:sz w:val="24"/>
              </w:rPr>
              <w:t xml:space="preserve"> </w:t>
            </w:r>
            <w:r w:rsidRPr="00A54D7E">
              <w:rPr>
                <w:position w:val="1"/>
                <w:sz w:val="24"/>
              </w:rPr>
              <w:t>and Mg, total as CaCO</w:t>
            </w:r>
            <w:r w:rsidRPr="00A54D7E">
              <w:rPr>
                <w:sz w:val="16"/>
              </w:rPr>
              <w:t xml:space="preserve">3 </w:t>
            </w:r>
            <w:r w:rsidRPr="00A54D7E">
              <w:rPr>
                <w:position w:val="1"/>
                <w:sz w:val="24"/>
              </w:rPr>
              <w:t>+ MgCO</w:t>
            </w:r>
            <w:r w:rsidRPr="00A54D7E">
              <w:rPr>
                <w:sz w:val="16"/>
              </w:rPr>
              <w:t>3</w:t>
            </w:r>
          </w:p>
        </w:tc>
        <w:tc>
          <w:tcPr>
            <w:tcW w:w="2424" w:type="dxa"/>
            <w:tcBorders>
              <w:top w:val="single" w:sz="6" w:space="0" w:color="000000"/>
              <w:left w:val="single" w:sz="6" w:space="0" w:color="000000"/>
              <w:bottom w:val="single" w:sz="6" w:space="0" w:color="000000"/>
              <w:right w:val="single" w:sz="6" w:space="0" w:color="000000"/>
            </w:tcBorders>
          </w:tcPr>
          <w:p w14:paraId="25EDF7C0" w14:textId="77777777" w:rsidR="00CB62C7" w:rsidRPr="00A54D7E" w:rsidRDefault="00CB62C7" w:rsidP="00D050E7">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35464F33" w14:textId="77777777" w:rsidR="00CB62C7" w:rsidRPr="00A54D7E" w:rsidRDefault="00CB62C7" w:rsidP="00D050E7">
            <w:pPr>
              <w:pStyle w:val="TableParagraph"/>
            </w:pPr>
          </w:p>
        </w:tc>
        <w:tc>
          <w:tcPr>
            <w:tcW w:w="1613" w:type="dxa"/>
            <w:tcBorders>
              <w:top w:val="single" w:sz="6" w:space="0" w:color="000000"/>
              <w:left w:val="single" w:sz="6" w:space="0" w:color="000000"/>
              <w:bottom w:val="single" w:sz="6" w:space="0" w:color="000000"/>
              <w:right w:val="single" w:sz="6" w:space="0" w:color="000000"/>
            </w:tcBorders>
          </w:tcPr>
          <w:p w14:paraId="6559382F" w14:textId="77777777" w:rsidR="00CB62C7" w:rsidRDefault="00CB62C7" w:rsidP="00D050E7">
            <w:pPr>
              <w:pStyle w:val="TableParagraph"/>
            </w:pPr>
          </w:p>
        </w:tc>
        <w:tc>
          <w:tcPr>
            <w:tcW w:w="2520" w:type="dxa"/>
            <w:tcBorders>
              <w:top w:val="single" w:sz="6" w:space="0" w:color="000000"/>
              <w:left w:val="single" w:sz="6" w:space="0" w:color="000000"/>
              <w:bottom w:val="single" w:sz="6" w:space="0" w:color="000000"/>
            </w:tcBorders>
          </w:tcPr>
          <w:p w14:paraId="2ACD490E" w14:textId="77777777" w:rsidR="00CB62C7" w:rsidRDefault="00CB62C7" w:rsidP="00D050E7">
            <w:pPr>
              <w:pStyle w:val="TableParagraph"/>
            </w:pPr>
          </w:p>
        </w:tc>
      </w:tr>
      <w:tr w:rsidR="00CB62C7" w14:paraId="72A6EED5" w14:textId="77777777" w:rsidTr="00D050E7">
        <w:trPr>
          <w:trHeight w:val="265"/>
        </w:trPr>
        <w:tc>
          <w:tcPr>
            <w:tcW w:w="2821" w:type="dxa"/>
            <w:tcBorders>
              <w:top w:val="single" w:sz="6" w:space="0" w:color="000000"/>
              <w:bottom w:val="single" w:sz="6" w:space="0" w:color="000000"/>
              <w:right w:val="single" w:sz="6" w:space="0" w:color="000000"/>
            </w:tcBorders>
          </w:tcPr>
          <w:p w14:paraId="441724E3" w14:textId="77777777" w:rsidR="00CB62C7" w:rsidRPr="008200D5" w:rsidRDefault="00CB62C7" w:rsidP="00D050E7">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46EEFD05" w14:textId="77777777" w:rsidR="00CB62C7" w:rsidRDefault="00CB62C7" w:rsidP="00D050E7">
            <w:pPr>
              <w:pStyle w:val="TableParagraph"/>
              <w:spacing w:line="246"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596D7983" w14:textId="77777777" w:rsidR="00CB62C7" w:rsidRDefault="00CB62C7" w:rsidP="00D050E7">
            <w:pPr>
              <w:pStyle w:val="TableParagraph"/>
              <w:spacing w:line="246" w:lineRule="exact"/>
              <w:ind w:right="648"/>
              <w:jc w:val="right"/>
              <w:rPr>
                <w:sz w:val="24"/>
              </w:rPr>
            </w:pPr>
            <w:r>
              <w:rPr>
                <w:sz w:val="24"/>
              </w:rPr>
              <w:t>0.9 µg/L</w:t>
            </w:r>
          </w:p>
        </w:tc>
        <w:tc>
          <w:tcPr>
            <w:tcW w:w="1813" w:type="dxa"/>
            <w:tcBorders>
              <w:top w:val="single" w:sz="6" w:space="0" w:color="000000"/>
              <w:left w:val="single" w:sz="6" w:space="0" w:color="000000"/>
              <w:bottom w:val="single" w:sz="6" w:space="0" w:color="000000"/>
              <w:right w:val="single" w:sz="6" w:space="0" w:color="000000"/>
            </w:tcBorders>
          </w:tcPr>
          <w:p w14:paraId="57DB887B" w14:textId="77777777" w:rsidR="00CB62C7" w:rsidRDefault="00CB62C7" w:rsidP="00D050E7">
            <w:pPr>
              <w:pStyle w:val="TableParagraph"/>
              <w:spacing w:line="246" w:lineRule="exact"/>
              <w:ind w:left="468"/>
              <w:rPr>
                <w:sz w:val="24"/>
              </w:rPr>
            </w:pPr>
            <w:r>
              <w:rPr>
                <w:sz w:val="24"/>
              </w:rPr>
              <w:t>4.0 mg/L</w:t>
            </w:r>
          </w:p>
        </w:tc>
        <w:tc>
          <w:tcPr>
            <w:tcW w:w="1613" w:type="dxa"/>
            <w:tcBorders>
              <w:top w:val="single" w:sz="6" w:space="0" w:color="000000"/>
              <w:left w:val="single" w:sz="6" w:space="0" w:color="000000"/>
              <w:bottom w:val="single" w:sz="6" w:space="0" w:color="000000"/>
              <w:right w:val="single" w:sz="6" w:space="0" w:color="000000"/>
            </w:tcBorders>
          </w:tcPr>
          <w:p w14:paraId="1C0FB41F" w14:textId="77777777" w:rsidR="00CB62C7" w:rsidRDefault="00CB62C7" w:rsidP="00D050E7">
            <w:pPr>
              <w:pStyle w:val="TableParagraph"/>
              <w:spacing w:line="246"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17DD025" w14:textId="77777777" w:rsidR="00CB62C7" w:rsidRDefault="00CB62C7" w:rsidP="00D050E7">
            <w:pPr>
              <w:pStyle w:val="TableParagraph"/>
              <w:spacing w:line="246" w:lineRule="exact"/>
              <w:ind w:left="318" w:right="281"/>
              <w:jc w:val="center"/>
              <w:rPr>
                <w:sz w:val="24"/>
              </w:rPr>
            </w:pPr>
            <w:r>
              <w:rPr>
                <w:sz w:val="24"/>
              </w:rPr>
              <w:t>85 – 115  %LCS</w:t>
            </w:r>
          </w:p>
        </w:tc>
      </w:tr>
      <w:tr w:rsidR="00CB62C7" w14:paraId="30EE7739" w14:textId="77777777" w:rsidTr="00D050E7">
        <w:trPr>
          <w:trHeight w:val="275"/>
        </w:trPr>
        <w:tc>
          <w:tcPr>
            <w:tcW w:w="2821" w:type="dxa"/>
            <w:tcBorders>
              <w:top w:val="single" w:sz="6" w:space="0" w:color="000000"/>
              <w:bottom w:val="single" w:sz="6" w:space="0" w:color="000000"/>
              <w:right w:val="single" w:sz="6" w:space="0" w:color="000000"/>
            </w:tcBorders>
          </w:tcPr>
          <w:p w14:paraId="092567F4" w14:textId="77777777" w:rsidR="00CB62C7" w:rsidRPr="008200D5" w:rsidRDefault="00CB62C7" w:rsidP="00D050E7">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7B11B7CE" w14:textId="77777777" w:rsidR="00CB62C7" w:rsidRDefault="00CB62C7" w:rsidP="00D050E7">
            <w:pPr>
              <w:pStyle w:val="TableParagraph"/>
              <w:spacing w:line="255"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71C55491" w14:textId="77777777" w:rsidR="00CB62C7" w:rsidRDefault="00CB62C7" w:rsidP="00D050E7">
            <w:pPr>
              <w:pStyle w:val="TableParagraph"/>
              <w:spacing w:line="255" w:lineRule="exact"/>
              <w:ind w:right="648"/>
              <w:jc w:val="right"/>
              <w:rPr>
                <w:sz w:val="24"/>
              </w:rPr>
            </w:pPr>
            <w:r>
              <w:rPr>
                <w:sz w:val="24"/>
              </w:rPr>
              <w:t>3.0 µg/L</w:t>
            </w:r>
          </w:p>
        </w:tc>
        <w:tc>
          <w:tcPr>
            <w:tcW w:w="1813" w:type="dxa"/>
            <w:tcBorders>
              <w:top w:val="single" w:sz="6" w:space="0" w:color="000000"/>
              <w:left w:val="single" w:sz="6" w:space="0" w:color="000000"/>
              <w:bottom w:val="single" w:sz="6" w:space="0" w:color="000000"/>
              <w:right w:val="single" w:sz="6" w:space="0" w:color="000000"/>
            </w:tcBorders>
          </w:tcPr>
          <w:p w14:paraId="3A4A2CE5" w14:textId="77777777" w:rsidR="00CB62C7" w:rsidRDefault="00CB62C7" w:rsidP="00D050E7">
            <w:pPr>
              <w:pStyle w:val="TableParagraph"/>
              <w:spacing w:line="255" w:lineRule="exact"/>
              <w:ind w:left="468"/>
              <w:rPr>
                <w:sz w:val="24"/>
              </w:rPr>
            </w:pPr>
            <w:r>
              <w:rPr>
                <w:sz w:val="24"/>
              </w:rPr>
              <w:t>8.0 mg/L</w:t>
            </w:r>
          </w:p>
        </w:tc>
        <w:tc>
          <w:tcPr>
            <w:tcW w:w="1613" w:type="dxa"/>
            <w:tcBorders>
              <w:top w:val="single" w:sz="6" w:space="0" w:color="000000"/>
              <w:left w:val="single" w:sz="6" w:space="0" w:color="000000"/>
              <w:bottom w:val="single" w:sz="6" w:space="0" w:color="000000"/>
              <w:right w:val="single" w:sz="6" w:space="0" w:color="000000"/>
            </w:tcBorders>
          </w:tcPr>
          <w:p w14:paraId="4AA92E86" w14:textId="77777777" w:rsidR="00CB62C7" w:rsidRDefault="00CB62C7" w:rsidP="00D050E7">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76AA2A5" w14:textId="77777777" w:rsidR="00CB62C7" w:rsidRDefault="00CB62C7" w:rsidP="00D050E7">
            <w:pPr>
              <w:pStyle w:val="TableParagraph"/>
              <w:spacing w:line="255" w:lineRule="exact"/>
              <w:ind w:left="318" w:right="281"/>
              <w:jc w:val="center"/>
              <w:rPr>
                <w:sz w:val="24"/>
              </w:rPr>
            </w:pPr>
            <w:r>
              <w:rPr>
                <w:sz w:val="24"/>
              </w:rPr>
              <w:t>85 – 115  %LCS</w:t>
            </w:r>
          </w:p>
        </w:tc>
      </w:tr>
      <w:tr w:rsidR="00CB62C7" w14:paraId="4F17031F" w14:textId="77777777" w:rsidTr="00D050E7">
        <w:trPr>
          <w:trHeight w:val="276"/>
        </w:trPr>
        <w:tc>
          <w:tcPr>
            <w:tcW w:w="2821" w:type="dxa"/>
            <w:tcBorders>
              <w:top w:val="single" w:sz="6" w:space="0" w:color="000000"/>
              <w:bottom w:val="single" w:sz="6" w:space="0" w:color="000000"/>
              <w:right w:val="single" w:sz="6" w:space="0" w:color="000000"/>
            </w:tcBorders>
          </w:tcPr>
          <w:p w14:paraId="47609308" w14:textId="77777777" w:rsidR="00CB62C7" w:rsidRPr="008200D5" w:rsidRDefault="00CB62C7" w:rsidP="00D050E7">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5EF58521" w14:textId="77777777" w:rsidR="00CB62C7" w:rsidRDefault="00CB62C7" w:rsidP="00D050E7">
            <w:pPr>
              <w:pStyle w:val="TableParagraph"/>
              <w:spacing w:line="257"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0C011A0F" w14:textId="77777777" w:rsidR="00CB62C7" w:rsidRDefault="00CB62C7" w:rsidP="00D050E7">
            <w:pPr>
              <w:pStyle w:val="TableParagraph"/>
              <w:spacing w:line="257" w:lineRule="exact"/>
              <w:ind w:right="648"/>
              <w:jc w:val="right"/>
              <w:rPr>
                <w:sz w:val="24"/>
              </w:rPr>
            </w:pPr>
            <w:r>
              <w:rPr>
                <w:sz w:val="24"/>
              </w:rPr>
              <w:t>0.3 µg/L</w:t>
            </w:r>
          </w:p>
        </w:tc>
        <w:tc>
          <w:tcPr>
            <w:tcW w:w="1813" w:type="dxa"/>
            <w:tcBorders>
              <w:top w:val="single" w:sz="6" w:space="0" w:color="000000"/>
              <w:left w:val="single" w:sz="6" w:space="0" w:color="000000"/>
              <w:bottom w:val="single" w:sz="6" w:space="0" w:color="000000"/>
              <w:right w:val="single" w:sz="6" w:space="0" w:color="000000"/>
            </w:tcBorders>
          </w:tcPr>
          <w:p w14:paraId="2151677A" w14:textId="77777777" w:rsidR="00CB62C7" w:rsidRDefault="00CB62C7" w:rsidP="00D050E7">
            <w:pPr>
              <w:pStyle w:val="TableParagraph"/>
              <w:spacing w:line="257" w:lineRule="exact"/>
              <w:ind w:left="478" w:right="460"/>
              <w:jc w:val="center"/>
              <w:rPr>
                <w:sz w:val="24"/>
              </w:rPr>
            </w:pPr>
            <w:r>
              <w:rPr>
                <w:sz w:val="24"/>
              </w:rPr>
              <w:t>2.0 mg/L</w:t>
            </w:r>
          </w:p>
        </w:tc>
        <w:tc>
          <w:tcPr>
            <w:tcW w:w="1613" w:type="dxa"/>
            <w:tcBorders>
              <w:top w:val="single" w:sz="6" w:space="0" w:color="000000"/>
              <w:left w:val="single" w:sz="6" w:space="0" w:color="000000"/>
              <w:bottom w:val="single" w:sz="6" w:space="0" w:color="000000"/>
              <w:right w:val="single" w:sz="6" w:space="0" w:color="000000"/>
            </w:tcBorders>
          </w:tcPr>
          <w:p w14:paraId="4AFB655F" w14:textId="77777777" w:rsidR="00CB62C7" w:rsidRDefault="00CB62C7" w:rsidP="00D050E7">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96CD43D" w14:textId="77777777" w:rsidR="00CB62C7" w:rsidRDefault="00CB62C7" w:rsidP="00D050E7">
            <w:pPr>
              <w:pStyle w:val="TableParagraph"/>
              <w:spacing w:line="257" w:lineRule="exact"/>
              <w:ind w:left="318" w:right="281"/>
              <w:jc w:val="center"/>
              <w:rPr>
                <w:sz w:val="24"/>
              </w:rPr>
            </w:pPr>
            <w:r>
              <w:rPr>
                <w:sz w:val="24"/>
              </w:rPr>
              <w:t>85 – 115  %LCS</w:t>
            </w:r>
          </w:p>
        </w:tc>
      </w:tr>
      <w:tr w:rsidR="00CB62C7" w14:paraId="565C7940" w14:textId="77777777" w:rsidTr="00D050E7">
        <w:trPr>
          <w:trHeight w:val="551"/>
        </w:trPr>
        <w:tc>
          <w:tcPr>
            <w:tcW w:w="2821" w:type="dxa"/>
            <w:tcBorders>
              <w:top w:val="single" w:sz="6" w:space="0" w:color="000000"/>
              <w:bottom w:val="single" w:sz="6" w:space="0" w:color="000000"/>
              <w:right w:val="single" w:sz="6" w:space="0" w:color="000000"/>
            </w:tcBorders>
          </w:tcPr>
          <w:p w14:paraId="40DFA9BB" w14:textId="77777777" w:rsidR="00CB62C7" w:rsidRDefault="00CB62C7" w:rsidP="00D050E7">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5F7F533B" w14:textId="77777777" w:rsidR="00CB62C7" w:rsidRDefault="00CB62C7" w:rsidP="00D050E7">
            <w:pPr>
              <w:pStyle w:val="TableParagraph"/>
              <w:spacing w:line="272"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2A8F8A5" w14:textId="77777777" w:rsidR="00CB62C7" w:rsidRDefault="00CB62C7" w:rsidP="00D050E7">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17578F3C" w14:textId="77777777" w:rsidR="00CB62C7" w:rsidRDefault="00CB62C7" w:rsidP="00D050E7">
            <w:pPr>
              <w:pStyle w:val="TableParagraph"/>
              <w:spacing w:line="272" w:lineRule="exact"/>
              <w:ind w:left="492"/>
              <w:rPr>
                <w:sz w:val="24"/>
              </w:rPr>
            </w:pPr>
            <w:r>
              <w:rPr>
                <w:sz w:val="24"/>
              </w:rPr>
              <w:t>5.0 µg/L</w:t>
            </w:r>
          </w:p>
        </w:tc>
        <w:tc>
          <w:tcPr>
            <w:tcW w:w="1613" w:type="dxa"/>
            <w:tcBorders>
              <w:top w:val="single" w:sz="6" w:space="0" w:color="000000"/>
              <w:left w:val="single" w:sz="6" w:space="0" w:color="000000"/>
              <w:bottom w:val="single" w:sz="6" w:space="0" w:color="000000"/>
              <w:right w:val="single" w:sz="6" w:space="0" w:color="000000"/>
            </w:tcBorders>
          </w:tcPr>
          <w:p w14:paraId="151EBA9B" w14:textId="77777777" w:rsidR="00CB62C7" w:rsidRDefault="00CB62C7" w:rsidP="00D050E7">
            <w:pPr>
              <w:pStyle w:val="TableParagraph"/>
              <w:spacing w:line="272"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6E97C90" w14:textId="77777777" w:rsidR="00CB62C7" w:rsidRDefault="00CB62C7" w:rsidP="00D050E7">
            <w:pPr>
              <w:pStyle w:val="TableParagraph"/>
              <w:spacing w:line="272" w:lineRule="exact"/>
              <w:ind w:left="318" w:right="281"/>
              <w:jc w:val="center"/>
              <w:rPr>
                <w:sz w:val="24"/>
              </w:rPr>
            </w:pPr>
            <w:r>
              <w:rPr>
                <w:sz w:val="24"/>
              </w:rPr>
              <w:t>±15 % LFB</w:t>
            </w:r>
          </w:p>
        </w:tc>
      </w:tr>
      <w:tr w:rsidR="00CB62C7" w14:paraId="46FC2087" w14:textId="77777777" w:rsidTr="00D050E7">
        <w:trPr>
          <w:trHeight w:val="276"/>
        </w:trPr>
        <w:tc>
          <w:tcPr>
            <w:tcW w:w="2821" w:type="dxa"/>
            <w:tcBorders>
              <w:top w:val="single" w:sz="6" w:space="0" w:color="000000"/>
              <w:bottom w:val="single" w:sz="6" w:space="0" w:color="000000"/>
              <w:right w:val="single" w:sz="6" w:space="0" w:color="000000"/>
            </w:tcBorders>
          </w:tcPr>
          <w:p w14:paraId="34A47D65" w14:textId="77777777" w:rsidR="00CB62C7" w:rsidRDefault="00CB62C7" w:rsidP="00D050E7">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256B49CF"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1FFB53EE" w14:textId="77777777" w:rsidR="00CB62C7" w:rsidRDefault="00CB62C7" w:rsidP="00D050E7">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07CFA11D" w14:textId="77777777" w:rsidR="00CB62C7" w:rsidRDefault="00CB62C7" w:rsidP="00D050E7">
            <w:pPr>
              <w:pStyle w:val="TableParagraph"/>
              <w:spacing w:line="257" w:lineRule="exact"/>
              <w:ind w:left="432"/>
              <w:rPr>
                <w:sz w:val="24"/>
              </w:rPr>
            </w:pPr>
            <w:r>
              <w:rPr>
                <w:sz w:val="24"/>
              </w:rPr>
              <w:t>0.50 µg/L</w:t>
            </w:r>
          </w:p>
        </w:tc>
        <w:tc>
          <w:tcPr>
            <w:tcW w:w="1613" w:type="dxa"/>
            <w:tcBorders>
              <w:top w:val="single" w:sz="6" w:space="0" w:color="000000"/>
              <w:left w:val="single" w:sz="6" w:space="0" w:color="000000"/>
              <w:bottom w:val="single" w:sz="6" w:space="0" w:color="000000"/>
              <w:right w:val="single" w:sz="6" w:space="0" w:color="000000"/>
            </w:tcBorders>
          </w:tcPr>
          <w:p w14:paraId="43648C3C" w14:textId="77777777" w:rsidR="00CB62C7" w:rsidRDefault="00CB62C7" w:rsidP="00D050E7">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364A434" w14:textId="77777777" w:rsidR="00CB62C7" w:rsidRDefault="00CB62C7" w:rsidP="00D050E7">
            <w:pPr>
              <w:pStyle w:val="TableParagraph"/>
              <w:spacing w:line="257" w:lineRule="exact"/>
              <w:ind w:left="318" w:right="281"/>
              <w:jc w:val="center"/>
              <w:rPr>
                <w:sz w:val="24"/>
              </w:rPr>
            </w:pPr>
            <w:r>
              <w:rPr>
                <w:sz w:val="24"/>
              </w:rPr>
              <w:t>±15 % LFB</w:t>
            </w:r>
          </w:p>
        </w:tc>
      </w:tr>
      <w:tr w:rsidR="00CB62C7" w14:paraId="1DDB5BBC" w14:textId="77777777" w:rsidTr="00D050E7">
        <w:trPr>
          <w:trHeight w:val="275"/>
        </w:trPr>
        <w:tc>
          <w:tcPr>
            <w:tcW w:w="2821" w:type="dxa"/>
            <w:tcBorders>
              <w:top w:val="single" w:sz="6" w:space="0" w:color="000000"/>
              <w:bottom w:val="single" w:sz="6" w:space="0" w:color="000000"/>
              <w:right w:val="single" w:sz="6" w:space="0" w:color="000000"/>
            </w:tcBorders>
          </w:tcPr>
          <w:p w14:paraId="5178B960" w14:textId="77777777" w:rsidR="00CB62C7" w:rsidRDefault="00CB62C7" w:rsidP="00D050E7">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1F6C8C04" w14:textId="77777777" w:rsidR="00CB62C7" w:rsidRDefault="00CB62C7" w:rsidP="00D050E7">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2443DC3" w14:textId="77777777" w:rsidR="00CB62C7" w:rsidRDefault="00CB62C7" w:rsidP="00D050E7">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F02202E" w14:textId="77777777" w:rsidR="00CB62C7" w:rsidRDefault="00CB62C7" w:rsidP="00D050E7">
            <w:pPr>
              <w:pStyle w:val="TableParagraph"/>
              <w:spacing w:line="255" w:lineRule="exact"/>
              <w:ind w:left="492"/>
              <w:rPr>
                <w:sz w:val="24"/>
              </w:rPr>
            </w:pPr>
            <w:r>
              <w:rPr>
                <w:sz w:val="24"/>
              </w:rPr>
              <w:t>2.0 µg/L</w:t>
            </w:r>
          </w:p>
        </w:tc>
        <w:tc>
          <w:tcPr>
            <w:tcW w:w="1613" w:type="dxa"/>
            <w:tcBorders>
              <w:top w:val="single" w:sz="6" w:space="0" w:color="000000"/>
              <w:left w:val="single" w:sz="6" w:space="0" w:color="000000"/>
              <w:bottom w:val="single" w:sz="6" w:space="0" w:color="000000"/>
              <w:right w:val="single" w:sz="6" w:space="0" w:color="000000"/>
            </w:tcBorders>
          </w:tcPr>
          <w:p w14:paraId="7F996358" w14:textId="77777777" w:rsidR="00CB62C7" w:rsidRDefault="00CB62C7" w:rsidP="00D050E7">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A85109E" w14:textId="77777777" w:rsidR="00CB62C7" w:rsidRDefault="00CB62C7" w:rsidP="00D050E7">
            <w:pPr>
              <w:pStyle w:val="TableParagraph"/>
              <w:spacing w:line="255" w:lineRule="exact"/>
              <w:ind w:left="318" w:right="281"/>
              <w:jc w:val="center"/>
              <w:rPr>
                <w:sz w:val="24"/>
              </w:rPr>
            </w:pPr>
            <w:r>
              <w:rPr>
                <w:sz w:val="24"/>
              </w:rPr>
              <w:t>±15 % LFB</w:t>
            </w:r>
          </w:p>
        </w:tc>
      </w:tr>
      <w:tr w:rsidR="00CB62C7" w14:paraId="7806AFCB" w14:textId="77777777" w:rsidTr="00D050E7">
        <w:trPr>
          <w:trHeight w:val="276"/>
        </w:trPr>
        <w:tc>
          <w:tcPr>
            <w:tcW w:w="2821" w:type="dxa"/>
            <w:tcBorders>
              <w:top w:val="single" w:sz="6" w:space="0" w:color="000000"/>
              <w:bottom w:val="single" w:sz="6" w:space="0" w:color="000000"/>
              <w:right w:val="single" w:sz="6" w:space="0" w:color="000000"/>
            </w:tcBorders>
          </w:tcPr>
          <w:p w14:paraId="035B0914" w14:textId="77777777" w:rsidR="00CB62C7" w:rsidRDefault="00CB62C7" w:rsidP="00D050E7">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5677E635"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50C763F5" w14:textId="77777777" w:rsidR="00CB62C7" w:rsidRDefault="00CB62C7" w:rsidP="00D050E7">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0C528CA4" w14:textId="77777777" w:rsidR="00CB62C7" w:rsidRDefault="00CB62C7" w:rsidP="00D050E7">
            <w:pPr>
              <w:pStyle w:val="TableParagraph"/>
              <w:spacing w:line="257" w:lineRule="exact"/>
              <w:ind w:left="492"/>
              <w:rPr>
                <w:sz w:val="24"/>
              </w:rPr>
            </w:pPr>
            <w:r>
              <w:rPr>
                <w:sz w:val="24"/>
              </w:rPr>
              <w:t>1.0 µg/L</w:t>
            </w:r>
          </w:p>
        </w:tc>
        <w:tc>
          <w:tcPr>
            <w:tcW w:w="1613" w:type="dxa"/>
            <w:tcBorders>
              <w:top w:val="single" w:sz="6" w:space="0" w:color="000000"/>
              <w:left w:val="single" w:sz="6" w:space="0" w:color="000000"/>
              <w:bottom w:val="single" w:sz="6" w:space="0" w:color="000000"/>
              <w:right w:val="single" w:sz="6" w:space="0" w:color="000000"/>
            </w:tcBorders>
          </w:tcPr>
          <w:p w14:paraId="55EA32DD" w14:textId="77777777" w:rsidR="00CB62C7" w:rsidRDefault="00CB62C7" w:rsidP="00D050E7">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4AE2679" w14:textId="77777777" w:rsidR="00CB62C7" w:rsidRDefault="00CB62C7" w:rsidP="00D050E7">
            <w:pPr>
              <w:pStyle w:val="TableParagraph"/>
              <w:spacing w:line="257" w:lineRule="exact"/>
              <w:ind w:left="318" w:right="281"/>
              <w:jc w:val="center"/>
              <w:rPr>
                <w:sz w:val="24"/>
              </w:rPr>
            </w:pPr>
            <w:r>
              <w:rPr>
                <w:sz w:val="24"/>
              </w:rPr>
              <w:t>±15 % LFB</w:t>
            </w:r>
          </w:p>
        </w:tc>
      </w:tr>
      <w:tr w:rsidR="00CB62C7" w14:paraId="66EB8DBA" w14:textId="77777777" w:rsidTr="00D050E7">
        <w:trPr>
          <w:trHeight w:val="275"/>
        </w:trPr>
        <w:tc>
          <w:tcPr>
            <w:tcW w:w="2821" w:type="dxa"/>
            <w:tcBorders>
              <w:top w:val="single" w:sz="6" w:space="0" w:color="000000"/>
              <w:bottom w:val="single" w:sz="6" w:space="0" w:color="000000"/>
              <w:right w:val="single" w:sz="6" w:space="0" w:color="000000"/>
            </w:tcBorders>
          </w:tcPr>
          <w:p w14:paraId="3392F5A9" w14:textId="77777777" w:rsidR="00CB62C7" w:rsidRDefault="00CB62C7" w:rsidP="00D050E7">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27E71210" w14:textId="77777777" w:rsidR="00CB62C7" w:rsidRDefault="00CB62C7" w:rsidP="00D050E7">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66ACB618" w14:textId="77777777" w:rsidR="00CB62C7" w:rsidRDefault="00CB62C7" w:rsidP="00D050E7">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0AD29F19" w14:textId="77777777" w:rsidR="00CB62C7" w:rsidRDefault="00CB62C7" w:rsidP="00D050E7">
            <w:pPr>
              <w:pStyle w:val="TableParagraph"/>
              <w:spacing w:line="255" w:lineRule="exact"/>
              <w:ind w:left="492"/>
              <w:rPr>
                <w:sz w:val="24"/>
              </w:rPr>
            </w:pPr>
            <w:r>
              <w:rPr>
                <w:sz w:val="24"/>
              </w:rPr>
              <w:t>0.2 µg/L</w:t>
            </w:r>
          </w:p>
        </w:tc>
        <w:tc>
          <w:tcPr>
            <w:tcW w:w="1613" w:type="dxa"/>
            <w:tcBorders>
              <w:top w:val="single" w:sz="6" w:space="0" w:color="000000"/>
              <w:left w:val="single" w:sz="6" w:space="0" w:color="000000"/>
              <w:bottom w:val="single" w:sz="6" w:space="0" w:color="000000"/>
              <w:right w:val="single" w:sz="6" w:space="0" w:color="000000"/>
            </w:tcBorders>
          </w:tcPr>
          <w:p w14:paraId="4D2E3688" w14:textId="77777777" w:rsidR="00CB62C7" w:rsidRDefault="00CB62C7" w:rsidP="00D050E7">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0EEDEF2" w14:textId="77777777" w:rsidR="00CB62C7" w:rsidRDefault="00CB62C7" w:rsidP="00D050E7">
            <w:pPr>
              <w:pStyle w:val="TableParagraph"/>
              <w:spacing w:line="255" w:lineRule="exact"/>
              <w:ind w:left="318" w:right="281"/>
              <w:jc w:val="center"/>
              <w:rPr>
                <w:sz w:val="24"/>
              </w:rPr>
            </w:pPr>
            <w:r>
              <w:rPr>
                <w:sz w:val="24"/>
              </w:rPr>
              <w:t>±15 % LFB</w:t>
            </w:r>
          </w:p>
        </w:tc>
      </w:tr>
      <w:tr w:rsidR="00CB62C7" w14:paraId="3E14E9F0" w14:textId="77777777" w:rsidTr="00D050E7">
        <w:trPr>
          <w:trHeight w:val="277"/>
        </w:trPr>
        <w:tc>
          <w:tcPr>
            <w:tcW w:w="2821" w:type="dxa"/>
            <w:tcBorders>
              <w:top w:val="single" w:sz="6" w:space="0" w:color="000000"/>
              <w:right w:val="single" w:sz="6" w:space="0" w:color="000000"/>
            </w:tcBorders>
          </w:tcPr>
          <w:p w14:paraId="75A91207" w14:textId="77777777" w:rsidR="00CB62C7" w:rsidRDefault="00CB62C7" w:rsidP="00D050E7">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72258CB4"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right w:val="single" w:sz="6" w:space="0" w:color="000000"/>
            </w:tcBorders>
          </w:tcPr>
          <w:p w14:paraId="2593C077" w14:textId="77777777" w:rsidR="00CB62C7" w:rsidRDefault="00CB62C7" w:rsidP="00D050E7">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304B5E70" w14:textId="77777777" w:rsidR="00CB62C7" w:rsidRDefault="00CB62C7" w:rsidP="00D050E7">
            <w:pPr>
              <w:pStyle w:val="TableParagraph"/>
              <w:spacing w:line="257" w:lineRule="exact"/>
              <w:ind w:left="432"/>
              <w:rPr>
                <w:sz w:val="24"/>
              </w:rPr>
            </w:pPr>
            <w:r>
              <w:rPr>
                <w:sz w:val="24"/>
              </w:rPr>
              <w:t>10.0 µg/L</w:t>
            </w:r>
          </w:p>
        </w:tc>
        <w:tc>
          <w:tcPr>
            <w:tcW w:w="1613" w:type="dxa"/>
            <w:tcBorders>
              <w:top w:val="single" w:sz="6" w:space="0" w:color="000000"/>
              <w:left w:val="single" w:sz="6" w:space="0" w:color="000000"/>
              <w:right w:val="single" w:sz="6" w:space="0" w:color="000000"/>
            </w:tcBorders>
          </w:tcPr>
          <w:p w14:paraId="5672B3EC" w14:textId="77777777" w:rsidR="00CB62C7" w:rsidRDefault="00CB62C7" w:rsidP="00D050E7">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tcBorders>
          </w:tcPr>
          <w:p w14:paraId="096D3848" w14:textId="77777777" w:rsidR="00CB62C7" w:rsidRDefault="00CB62C7" w:rsidP="00D050E7">
            <w:pPr>
              <w:pStyle w:val="TableParagraph"/>
              <w:spacing w:line="257" w:lineRule="exact"/>
              <w:ind w:left="318" w:right="281"/>
              <w:jc w:val="center"/>
              <w:rPr>
                <w:sz w:val="24"/>
              </w:rPr>
            </w:pPr>
            <w:r>
              <w:rPr>
                <w:sz w:val="24"/>
              </w:rPr>
              <w:t>±15 % LFB</w:t>
            </w:r>
          </w:p>
        </w:tc>
      </w:tr>
      <w:bookmarkEnd w:id="135"/>
    </w:tbl>
    <w:p w14:paraId="435F767A" w14:textId="77777777" w:rsidR="00CB62C7" w:rsidRDefault="00CB62C7" w:rsidP="00CB62C7">
      <w:pPr>
        <w:pStyle w:val="BodyText"/>
        <w:spacing w:before="11"/>
        <w:rPr>
          <w:b/>
        </w:rPr>
      </w:pPr>
    </w:p>
    <w:p w14:paraId="4050FB70" w14:textId="77777777" w:rsidR="00CB62C7" w:rsidRDefault="00CB62C7" w:rsidP="00CB62C7">
      <w:pPr>
        <w:pStyle w:val="BodyText"/>
        <w:tabs>
          <w:tab w:val="left" w:pos="8019"/>
        </w:tabs>
        <w:ind w:left="820"/>
      </w:pPr>
      <w:bookmarkStart w:id="146" w:name="_Hlk116644230"/>
      <w:r>
        <w:t>DL, detection</w:t>
      </w:r>
      <w:r>
        <w:rPr>
          <w:spacing w:val="-3"/>
        </w:rPr>
        <w:t xml:space="preserve"> </w:t>
      </w:r>
      <w:r>
        <w:t>limit</w:t>
      </w:r>
      <w:bookmarkEnd w:id="146"/>
      <w:r>
        <w:tab/>
      </w:r>
      <w:bookmarkStart w:id="147" w:name="_Hlk116644286"/>
      <w:r>
        <w:t>µg/L, micrograms per liter (ppb)</w:t>
      </w:r>
      <w:bookmarkEnd w:id="147"/>
    </w:p>
    <w:p w14:paraId="7DCADEB6" w14:textId="77777777" w:rsidR="00CB62C7" w:rsidRDefault="00CB62C7" w:rsidP="00CB62C7">
      <w:pPr>
        <w:pStyle w:val="BodyText"/>
        <w:tabs>
          <w:tab w:val="left" w:pos="8019"/>
        </w:tabs>
        <w:ind w:left="820" w:right="4485"/>
      </w:pPr>
      <w:bookmarkStart w:id="148" w:name="_Hlk116644240"/>
      <w:ins w:id="149" w:author="Benjamin Meyer" w:date="2023-01-18T13:32:00Z">
        <w:r>
          <w:t>LOQ</w:t>
        </w:r>
      </w:ins>
      <w:r>
        <w:t xml:space="preserve">, </w:t>
      </w:r>
      <w:bookmarkEnd w:id="148"/>
      <w:ins w:id="150" w:author="Benjamin Meyer" w:date="2023-01-18T13:32:00Z">
        <w:r>
          <w:t>limit of quantitation</w:t>
        </w:r>
      </w:ins>
      <w:r>
        <w:tab/>
      </w:r>
      <w:bookmarkStart w:id="151" w:name="_Hlk116644308"/>
      <w:r>
        <w:t xml:space="preserve">RPD, relative percent difference </w:t>
      </w:r>
      <w:bookmarkStart w:id="152" w:name="_Hlk116644252"/>
      <w:bookmarkEnd w:id="151"/>
      <w:r>
        <w:t>LCS, laboratory control</w:t>
      </w:r>
      <w:r>
        <w:rPr>
          <w:spacing w:val="-1"/>
        </w:rPr>
        <w:t xml:space="preserve"> </w:t>
      </w:r>
      <w:r>
        <w:t>sample</w:t>
      </w:r>
    </w:p>
    <w:p w14:paraId="1DE587C7" w14:textId="231F508D" w:rsidR="00CB62C7" w:rsidRDefault="00CB62C7" w:rsidP="00555404">
      <w:pPr>
        <w:pStyle w:val="BodyText"/>
        <w:ind w:left="820" w:right="11640"/>
        <w:sectPr w:rsidR="00CB62C7">
          <w:headerReference w:type="default" r:id="rId32"/>
          <w:footerReference w:type="default" r:id="rId33"/>
          <w:pgSz w:w="16840" w:h="11900" w:orient="landscape"/>
          <w:pgMar w:top="1320" w:right="600" w:bottom="940" w:left="620" w:header="929" w:footer="745" w:gutter="0"/>
          <w:cols w:space="720"/>
        </w:sectPr>
      </w:pPr>
      <w:r>
        <w:t>LFB, laboratory fortified blank mg/L, milligrams per liter (ppm</w:t>
      </w:r>
      <w:bookmarkEnd w:id="152"/>
      <w:r w:rsidR="0020526C">
        <w:t>)</w:t>
      </w:r>
    </w:p>
    <w:p w14:paraId="0996AEBE" w14:textId="77777777" w:rsidR="00CB62C7" w:rsidRDefault="00CB62C7" w:rsidP="00CB62C7">
      <w:pPr>
        <w:pStyle w:val="BodyText"/>
        <w:spacing w:before="2"/>
        <w:rPr>
          <w:sz w:val="26"/>
        </w:rPr>
      </w:pPr>
    </w:p>
    <w:p w14:paraId="74BA7381" w14:textId="4CCC6C1C" w:rsidR="00CB62C7" w:rsidRPr="00555404" w:rsidRDefault="00F91D88" w:rsidP="00F91D88">
      <w:pPr>
        <w:pStyle w:val="Caption"/>
        <w:rPr>
          <w:b/>
          <w:i w:val="0"/>
          <w:color w:val="auto"/>
          <w:sz w:val="24"/>
          <w:szCs w:val="24"/>
        </w:rPr>
      </w:pPr>
      <w:bookmarkStart w:id="153" w:name="_bookmark9"/>
      <w:bookmarkStart w:id="154" w:name="_Ref125970027"/>
      <w:bookmarkStart w:id="155" w:name="_Toc126826253"/>
      <w:bookmarkEnd w:id="153"/>
      <w:r w:rsidRPr="00555404">
        <w:rPr>
          <w:b/>
          <w:i w:val="0"/>
          <w:color w:val="auto"/>
          <w:sz w:val="24"/>
          <w:szCs w:val="24"/>
        </w:rPr>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6</w:t>
      </w:r>
      <w:r w:rsidRPr="00555404">
        <w:rPr>
          <w:b/>
          <w:i w:val="0"/>
          <w:color w:val="auto"/>
          <w:sz w:val="24"/>
          <w:szCs w:val="24"/>
        </w:rPr>
        <w:fldChar w:fldCharType="end"/>
      </w:r>
      <w:bookmarkEnd w:id="154"/>
      <w:r w:rsidR="00CB62C7" w:rsidRPr="00555404">
        <w:rPr>
          <w:b/>
          <w:i w:val="0"/>
          <w:color w:val="auto"/>
          <w:sz w:val="24"/>
          <w:szCs w:val="24"/>
        </w:rPr>
        <w:t>. Data Quality Objectives for Nutrients, Fecal Coliform, and Total Suspended Solids (Supplied by Analytica Group F.C., and SGS)</w:t>
      </w:r>
      <w:bookmarkEnd w:id="155"/>
      <w:r w:rsidRPr="00555404">
        <w:rPr>
          <w:b/>
          <w:i w:val="0"/>
          <w:color w:val="auto"/>
          <w:sz w:val="24"/>
          <w:szCs w:val="24"/>
        </w:rPr>
        <w:t xml:space="preserve"> </w:t>
      </w:r>
    </w:p>
    <w:p w14:paraId="2FEE1CD1"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CB62C7" w14:paraId="0D89EEAA" w14:textId="77777777" w:rsidTr="00D050E7">
        <w:trPr>
          <w:trHeight w:val="1028"/>
        </w:trPr>
        <w:tc>
          <w:tcPr>
            <w:tcW w:w="2218" w:type="dxa"/>
            <w:tcBorders>
              <w:bottom w:val="single" w:sz="6" w:space="0" w:color="000000"/>
              <w:right w:val="single" w:sz="6" w:space="0" w:color="000000"/>
            </w:tcBorders>
          </w:tcPr>
          <w:p w14:paraId="5CD448A1" w14:textId="77777777" w:rsidR="00CB62C7" w:rsidRDefault="00CB62C7" w:rsidP="00D050E7">
            <w:pPr>
              <w:pStyle w:val="TableParagraph"/>
              <w:rPr>
                <w:b/>
                <w:sz w:val="28"/>
              </w:rPr>
            </w:pPr>
          </w:p>
          <w:p w14:paraId="56F325FF" w14:textId="77777777" w:rsidR="00CB62C7" w:rsidRDefault="00CB62C7" w:rsidP="00D050E7">
            <w:pPr>
              <w:pStyle w:val="TableParagraph"/>
              <w:ind w:left="92"/>
              <w:rPr>
                <w:b/>
                <w:sz w:val="24"/>
              </w:rPr>
            </w:pPr>
            <w:bookmarkStart w:id="156" w:name="PARAMETER"/>
            <w:bookmarkEnd w:id="156"/>
            <w:r>
              <w:rPr>
                <w:b/>
                <w:sz w:val="24"/>
              </w:rPr>
              <w:t>PARAMETER</w:t>
            </w:r>
          </w:p>
        </w:tc>
        <w:tc>
          <w:tcPr>
            <w:tcW w:w="3250" w:type="dxa"/>
            <w:tcBorders>
              <w:left w:val="single" w:sz="6" w:space="0" w:color="000000"/>
              <w:bottom w:val="single" w:sz="6" w:space="0" w:color="000000"/>
              <w:right w:val="single" w:sz="6" w:space="0" w:color="000000"/>
            </w:tcBorders>
          </w:tcPr>
          <w:p w14:paraId="49059BDA" w14:textId="77777777" w:rsidR="00CB62C7" w:rsidRDefault="00CB62C7" w:rsidP="00D050E7">
            <w:pPr>
              <w:pStyle w:val="TableParagraph"/>
              <w:rPr>
                <w:b/>
                <w:sz w:val="28"/>
              </w:rPr>
            </w:pPr>
          </w:p>
          <w:p w14:paraId="7738C977" w14:textId="77777777" w:rsidR="00CB62C7" w:rsidRDefault="00CB62C7" w:rsidP="00D050E7">
            <w:pPr>
              <w:pStyle w:val="TableParagraph"/>
              <w:ind w:left="107"/>
              <w:rPr>
                <w:b/>
                <w:sz w:val="24"/>
              </w:rPr>
            </w:pPr>
            <w:bookmarkStart w:id="157" w:name="METHOD"/>
            <w:bookmarkEnd w:id="157"/>
            <w:r>
              <w:rPr>
                <w:b/>
                <w:sz w:val="24"/>
              </w:rPr>
              <w:t>METHOD</w:t>
            </w:r>
          </w:p>
        </w:tc>
        <w:tc>
          <w:tcPr>
            <w:tcW w:w="2400" w:type="dxa"/>
            <w:tcBorders>
              <w:left w:val="single" w:sz="6" w:space="0" w:color="000000"/>
              <w:bottom w:val="single" w:sz="6" w:space="0" w:color="000000"/>
              <w:right w:val="single" w:sz="6" w:space="0" w:color="000000"/>
            </w:tcBorders>
          </w:tcPr>
          <w:p w14:paraId="5895E12D" w14:textId="77777777" w:rsidR="00CB62C7" w:rsidRDefault="00CB62C7" w:rsidP="00D050E7">
            <w:pPr>
              <w:pStyle w:val="TableParagraph"/>
              <w:spacing w:before="184"/>
              <w:ind w:left="838" w:right="393" w:hanging="414"/>
              <w:rPr>
                <w:b/>
                <w:sz w:val="24"/>
              </w:rPr>
            </w:pPr>
            <w:bookmarkStart w:id="158" w:name="SENSITIVITY_(MDL)"/>
            <w:bookmarkEnd w:id="158"/>
            <w:r>
              <w:rPr>
                <w:b/>
                <w:sz w:val="24"/>
              </w:rPr>
              <w:t>SENSITIVITY (</w:t>
            </w:r>
            <w:del w:id="159" w:author="Benjamin Meyer" w:date="2023-01-18T13:37:00Z">
              <w:r w:rsidDel="00F51AF8">
                <w:rPr>
                  <w:b/>
                  <w:sz w:val="24"/>
                </w:rPr>
                <w:delText>MDL</w:delText>
              </w:r>
            </w:del>
            <w:ins w:id="160" w:author="Benjamin Meyer" w:date="2023-01-18T13:37:00Z">
              <w:r>
                <w:rPr>
                  <w:b/>
                  <w:sz w:val="24"/>
                </w:rPr>
                <w:t>DL</w:t>
              </w:r>
            </w:ins>
            <w:r>
              <w:rPr>
                <w:b/>
                <w:sz w:val="24"/>
              </w:rPr>
              <w:t>)</w:t>
            </w:r>
          </w:p>
        </w:tc>
        <w:tc>
          <w:tcPr>
            <w:tcW w:w="1882" w:type="dxa"/>
            <w:tcBorders>
              <w:left w:val="single" w:sz="6" w:space="0" w:color="000000"/>
              <w:bottom w:val="single" w:sz="6" w:space="0" w:color="000000"/>
              <w:right w:val="single" w:sz="6" w:space="0" w:color="000000"/>
            </w:tcBorders>
          </w:tcPr>
          <w:p w14:paraId="08EC5A6F" w14:textId="77777777" w:rsidR="00CB62C7" w:rsidRDefault="00CB62C7" w:rsidP="00D050E7">
            <w:pPr>
              <w:pStyle w:val="TableParagraph"/>
              <w:spacing w:before="46"/>
              <w:ind w:left="672" w:right="661"/>
              <w:jc w:val="center"/>
              <w:rPr>
                <w:b/>
                <w:sz w:val="24"/>
              </w:rPr>
            </w:pPr>
            <w:bookmarkStart w:id="161" w:name="PQL"/>
            <w:bookmarkEnd w:id="161"/>
            <w:del w:id="162" w:author="Benjamin Meyer" w:date="2023-01-18T13:32:00Z">
              <w:r w:rsidDel="00F51AF8">
                <w:rPr>
                  <w:b/>
                  <w:sz w:val="24"/>
                </w:rPr>
                <w:delText>PQL</w:delText>
              </w:r>
            </w:del>
            <w:ins w:id="163" w:author="Benjamin Meyer" w:date="2023-01-18T13:32:00Z">
              <w:r>
                <w:rPr>
                  <w:b/>
                  <w:sz w:val="24"/>
                </w:rPr>
                <w:t>LOQ</w:t>
              </w:r>
            </w:ins>
          </w:p>
        </w:tc>
        <w:tc>
          <w:tcPr>
            <w:tcW w:w="1977" w:type="dxa"/>
            <w:tcBorders>
              <w:left w:val="single" w:sz="6" w:space="0" w:color="000000"/>
              <w:bottom w:val="single" w:sz="6" w:space="0" w:color="000000"/>
              <w:right w:val="single" w:sz="6" w:space="0" w:color="000000"/>
            </w:tcBorders>
          </w:tcPr>
          <w:p w14:paraId="6E561B0E" w14:textId="77777777" w:rsidR="00CB62C7" w:rsidRDefault="00CB62C7" w:rsidP="00D050E7">
            <w:pPr>
              <w:pStyle w:val="TableParagraph"/>
              <w:spacing w:before="46"/>
              <w:ind w:left="272" w:right="260" w:firstLine="73"/>
              <w:jc w:val="both"/>
              <w:rPr>
                <w:b/>
                <w:sz w:val="24"/>
              </w:rPr>
            </w:pPr>
            <w:bookmarkStart w:id="164" w:name="OVERALL_PROJECT_PRECISION"/>
            <w:bookmarkEnd w:id="164"/>
            <w:r>
              <w:rPr>
                <w:b/>
                <w:sz w:val="24"/>
              </w:rPr>
              <w:t>OVERALL PROJECT PRECISION</w:t>
            </w:r>
            <w:ins w:id="165" w:author="Benjamin Meyer" w:date="2022-08-22T15:48:00Z">
              <w:r>
                <w:rPr>
                  <w:rStyle w:val="FootnoteReference"/>
                  <w:b/>
                  <w:sz w:val="24"/>
                </w:rPr>
                <w:footnoteReference w:id="6"/>
              </w:r>
            </w:ins>
          </w:p>
        </w:tc>
        <w:tc>
          <w:tcPr>
            <w:tcW w:w="1980" w:type="dxa"/>
            <w:tcBorders>
              <w:left w:val="single" w:sz="6" w:space="0" w:color="000000"/>
              <w:bottom w:val="single" w:sz="6" w:space="0" w:color="000000"/>
            </w:tcBorders>
          </w:tcPr>
          <w:p w14:paraId="7858D3E8" w14:textId="77777777" w:rsidR="00CB62C7" w:rsidRDefault="00CB62C7" w:rsidP="00D050E7">
            <w:pPr>
              <w:pStyle w:val="TableParagraph"/>
              <w:spacing w:before="8"/>
              <w:rPr>
                <w:b/>
                <w:sz w:val="32"/>
              </w:rPr>
            </w:pPr>
          </w:p>
          <w:p w14:paraId="02C653CF" w14:textId="77777777" w:rsidR="00CB62C7" w:rsidRDefault="00CB62C7" w:rsidP="00D050E7">
            <w:pPr>
              <w:pStyle w:val="TableParagraph"/>
              <w:ind w:left="279" w:right="253"/>
              <w:jc w:val="center"/>
              <w:rPr>
                <w:b/>
                <w:sz w:val="24"/>
              </w:rPr>
            </w:pPr>
            <w:r>
              <w:rPr>
                <w:b/>
                <w:sz w:val="24"/>
              </w:rPr>
              <w:t>ACCURACY</w:t>
            </w:r>
          </w:p>
        </w:tc>
      </w:tr>
      <w:tr w:rsidR="00CB62C7" w14:paraId="04A73E80" w14:textId="77777777" w:rsidTr="00D050E7">
        <w:trPr>
          <w:trHeight w:val="276"/>
        </w:trPr>
        <w:tc>
          <w:tcPr>
            <w:tcW w:w="2218" w:type="dxa"/>
            <w:tcBorders>
              <w:top w:val="single" w:sz="6" w:space="0" w:color="000000"/>
              <w:bottom w:val="single" w:sz="6" w:space="0" w:color="000000"/>
              <w:right w:val="single" w:sz="6" w:space="0" w:color="000000"/>
            </w:tcBorders>
          </w:tcPr>
          <w:p w14:paraId="7F95A7A7" w14:textId="77777777" w:rsidR="00CB62C7" w:rsidRDefault="00CB62C7" w:rsidP="00D050E7">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2B4DB5D8" w14:textId="77777777" w:rsidR="00CB62C7" w:rsidRDefault="00CB62C7" w:rsidP="00D050E7">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5F45E2D4" w14:textId="77777777" w:rsidR="00CB62C7" w:rsidRDefault="00CB62C7" w:rsidP="00D050E7">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171BC42C" w14:textId="77777777" w:rsidR="00CB62C7" w:rsidRDefault="00CB62C7" w:rsidP="00D050E7">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1F4187B4" w14:textId="77777777" w:rsidR="00CB62C7" w:rsidRDefault="00CB62C7" w:rsidP="00D050E7">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2FFFD551" w14:textId="77777777" w:rsidR="00CB62C7" w:rsidRDefault="00CB62C7" w:rsidP="00D050E7">
            <w:pPr>
              <w:pStyle w:val="TableParagraph"/>
              <w:spacing w:line="257" w:lineRule="exact"/>
              <w:ind w:left="279" w:right="253"/>
              <w:jc w:val="center"/>
              <w:rPr>
                <w:sz w:val="24"/>
              </w:rPr>
            </w:pPr>
            <w:r>
              <w:rPr>
                <w:sz w:val="24"/>
              </w:rPr>
              <w:t>±25 % LFB</w:t>
            </w:r>
          </w:p>
        </w:tc>
      </w:tr>
      <w:tr w:rsidR="00CB62C7" w14:paraId="15CB7D98" w14:textId="77777777" w:rsidTr="00D050E7">
        <w:trPr>
          <w:trHeight w:val="551"/>
        </w:trPr>
        <w:tc>
          <w:tcPr>
            <w:tcW w:w="2218" w:type="dxa"/>
            <w:tcBorders>
              <w:top w:val="single" w:sz="6" w:space="0" w:color="000000"/>
              <w:bottom w:val="single" w:sz="6" w:space="0" w:color="000000"/>
              <w:right w:val="single" w:sz="6" w:space="0" w:color="000000"/>
            </w:tcBorders>
          </w:tcPr>
          <w:p w14:paraId="1F155F36" w14:textId="77777777" w:rsidR="00CB62C7" w:rsidRDefault="00CB62C7" w:rsidP="00D050E7">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11F262A0" w14:textId="77777777" w:rsidR="00CB62C7" w:rsidRDefault="00CB62C7" w:rsidP="00D050E7">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1ABE5CF5" w14:textId="77777777" w:rsidR="00CB62C7" w:rsidRDefault="00CB62C7" w:rsidP="00D050E7">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1400EBC3" w14:textId="77777777" w:rsidR="00CB62C7" w:rsidRDefault="00CB62C7" w:rsidP="00D050E7">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026159A2" w14:textId="77777777" w:rsidR="00CB62C7" w:rsidRDefault="00CB62C7" w:rsidP="00D050E7">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6BB83B65" w14:textId="77777777" w:rsidR="00CB62C7" w:rsidRDefault="00CB62C7" w:rsidP="00D050E7">
            <w:pPr>
              <w:pStyle w:val="TableParagraph"/>
              <w:spacing w:line="272" w:lineRule="exact"/>
              <w:ind w:left="279" w:right="253"/>
              <w:jc w:val="center"/>
              <w:rPr>
                <w:sz w:val="24"/>
              </w:rPr>
            </w:pPr>
            <w:r>
              <w:rPr>
                <w:sz w:val="24"/>
              </w:rPr>
              <w:t>±10 % LCS</w:t>
            </w:r>
          </w:p>
        </w:tc>
      </w:tr>
      <w:tr w:rsidR="00CB62C7" w14:paraId="4C92F070" w14:textId="77777777" w:rsidTr="00D050E7">
        <w:trPr>
          <w:trHeight w:val="541"/>
        </w:trPr>
        <w:tc>
          <w:tcPr>
            <w:tcW w:w="2218" w:type="dxa"/>
            <w:tcBorders>
              <w:top w:val="single" w:sz="6" w:space="0" w:color="000000"/>
              <w:bottom w:val="single" w:sz="6" w:space="0" w:color="000000"/>
              <w:right w:val="single" w:sz="6" w:space="0" w:color="000000"/>
            </w:tcBorders>
          </w:tcPr>
          <w:p w14:paraId="3A9DE9FD" w14:textId="77777777" w:rsidR="00CB62C7" w:rsidRDefault="00CB62C7" w:rsidP="00D050E7">
            <w:pPr>
              <w:pStyle w:val="TableParagraph"/>
              <w:spacing w:line="263" w:lineRule="exact"/>
              <w:ind w:left="92"/>
              <w:rPr>
                <w:sz w:val="24"/>
              </w:rPr>
            </w:pPr>
            <w:r>
              <w:rPr>
                <w:sz w:val="24"/>
              </w:rPr>
              <w:t>Suspended solids,</w:t>
            </w:r>
          </w:p>
          <w:p w14:paraId="57266A79" w14:textId="77777777" w:rsidR="00CB62C7" w:rsidRDefault="00CB62C7" w:rsidP="00D050E7">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CF7C72" w14:textId="77777777" w:rsidR="00CB62C7" w:rsidRDefault="00CB62C7" w:rsidP="00D050E7">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6DE60F1B" w14:textId="77777777" w:rsidR="00CB62C7" w:rsidRDefault="00CB62C7" w:rsidP="00D050E7">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2DDE7C04" w14:textId="77777777" w:rsidR="00CB62C7" w:rsidRDefault="00CB62C7" w:rsidP="00D050E7">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4B486D02" w14:textId="77777777" w:rsidR="00CB62C7" w:rsidRDefault="00CB62C7" w:rsidP="00D050E7">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348AD179" w14:textId="77777777" w:rsidR="00CB62C7" w:rsidRDefault="00CB62C7" w:rsidP="00D050E7">
            <w:pPr>
              <w:pStyle w:val="TableParagraph"/>
              <w:spacing w:line="264" w:lineRule="exact"/>
              <w:ind w:left="278" w:right="253"/>
              <w:jc w:val="center"/>
              <w:rPr>
                <w:sz w:val="24"/>
              </w:rPr>
            </w:pPr>
            <w:r>
              <w:rPr>
                <w:sz w:val="24"/>
              </w:rPr>
              <w:t>±25 %</w:t>
            </w:r>
          </w:p>
        </w:tc>
      </w:tr>
      <w:tr w:rsidR="00CB62C7" w14:paraId="7213204B" w14:textId="77777777" w:rsidTr="00D050E7">
        <w:trPr>
          <w:trHeight w:val="553"/>
        </w:trPr>
        <w:tc>
          <w:tcPr>
            <w:tcW w:w="2218" w:type="dxa"/>
            <w:tcBorders>
              <w:top w:val="single" w:sz="6" w:space="0" w:color="000000"/>
              <w:right w:val="single" w:sz="6" w:space="0" w:color="000000"/>
            </w:tcBorders>
          </w:tcPr>
          <w:p w14:paraId="3C1EDE97" w14:textId="77777777" w:rsidR="00CB62C7" w:rsidRDefault="00CB62C7" w:rsidP="00D050E7">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74E21E6" w14:textId="77777777" w:rsidR="00CB62C7" w:rsidRDefault="00CB62C7" w:rsidP="00D050E7">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5B771C44" w14:textId="77777777" w:rsidR="00CB62C7" w:rsidRDefault="00CB62C7" w:rsidP="00D050E7">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038440E3" w14:textId="77777777" w:rsidR="00CB62C7" w:rsidRDefault="00CB62C7" w:rsidP="00D050E7">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3B9F253" w14:textId="77777777" w:rsidR="00CB62C7" w:rsidRDefault="00CB62C7" w:rsidP="00D050E7">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0F9213ED" w14:textId="77777777" w:rsidR="00CB62C7" w:rsidRDefault="00CB62C7" w:rsidP="00D050E7">
            <w:pPr>
              <w:pStyle w:val="TableParagraph"/>
              <w:spacing w:line="274" w:lineRule="exact"/>
              <w:ind w:left="277" w:right="253"/>
              <w:jc w:val="center"/>
              <w:rPr>
                <w:sz w:val="24"/>
              </w:rPr>
            </w:pPr>
            <w:r>
              <w:rPr>
                <w:sz w:val="24"/>
              </w:rPr>
              <w:t>**</w:t>
            </w:r>
          </w:p>
        </w:tc>
      </w:tr>
    </w:tbl>
    <w:p w14:paraId="62CADC19" w14:textId="77777777" w:rsidR="00CB62C7" w:rsidRDefault="00CB62C7" w:rsidP="00CB62C7">
      <w:pPr>
        <w:pStyle w:val="BodyText"/>
        <w:spacing w:before="11"/>
        <w:rPr>
          <w:b/>
        </w:rPr>
      </w:pPr>
    </w:p>
    <w:p w14:paraId="1B6A98DB" w14:textId="77777777" w:rsidR="00CB62C7" w:rsidRDefault="00CB62C7" w:rsidP="00CB62C7">
      <w:pPr>
        <w:ind w:left="820" w:right="12025"/>
      </w:pPr>
      <w:r>
        <w:t>DL, detection</w:t>
      </w:r>
      <w:r>
        <w:rPr>
          <w:spacing w:val="-3"/>
        </w:rPr>
        <w:t xml:space="preserve"> </w:t>
      </w:r>
      <w:r>
        <w:t>limit</w:t>
      </w:r>
    </w:p>
    <w:p w14:paraId="6376C101" w14:textId="64BABC30" w:rsidR="00CB62C7" w:rsidRDefault="00CB62C7" w:rsidP="00CB62C7">
      <w:pPr>
        <w:ind w:left="820" w:right="12025"/>
        <w:rPr>
          <w:sz w:val="20"/>
        </w:rPr>
      </w:pPr>
      <w:r>
        <w:rPr>
          <w:sz w:val="20"/>
        </w:rPr>
        <w:t>LOQ, limit of quantitation</w:t>
      </w:r>
    </w:p>
    <w:p w14:paraId="5DD72D16" w14:textId="2DF7D09F" w:rsidR="00CB62C7" w:rsidRDefault="00CB62C7" w:rsidP="00CB62C7">
      <w:pPr>
        <w:ind w:left="820" w:right="12025"/>
        <w:rPr>
          <w:sz w:val="20"/>
        </w:rPr>
      </w:pPr>
      <w:r>
        <w:rPr>
          <w:sz w:val="20"/>
        </w:rPr>
        <w:t>mg/L, milligrams per liter</w:t>
      </w:r>
      <w:r>
        <w:rPr>
          <w:spacing w:val="-10"/>
          <w:sz w:val="20"/>
        </w:rPr>
        <w:t xml:space="preserve"> </w:t>
      </w:r>
      <w:r>
        <w:rPr>
          <w:sz w:val="20"/>
        </w:rPr>
        <w:t>(ppm)</w:t>
      </w:r>
    </w:p>
    <w:p w14:paraId="22E98A26" w14:textId="77777777" w:rsidR="00CB62C7" w:rsidRDefault="00CB62C7" w:rsidP="00CB62C7">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4658F85" w14:textId="77777777" w:rsidR="00CB62C7" w:rsidRDefault="00CB62C7" w:rsidP="00CB62C7">
      <w:pPr>
        <w:spacing w:before="1"/>
        <w:ind w:left="820" w:right="12258"/>
        <w:rPr>
          <w:sz w:val="20"/>
        </w:rPr>
      </w:pPr>
      <w:r>
        <w:rPr>
          <w:sz w:val="20"/>
        </w:rPr>
        <w:t>LFB, laboratory fortified blank LCS, laboratory control sample</w:t>
      </w:r>
    </w:p>
    <w:p w14:paraId="773FD899" w14:textId="77777777" w:rsidR="00CB62C7" w:rsidRDefault="00CB62C7" w:rsidP="00CB62C7">
      <w:pPr>
        <w:spacing w:line="230" w:lineRule="exact"/>
        <w:ind w:left="820"/>
        <w:rPr>
          <w:sz w:val="20"/>
        </w:rPr>
      </w:pPr>
      <w:r>
        <w:rPr>
          <w:sz w:val="20"/>
        </w:rPr>
        <w:t>* depends on dilution: filter 100 ml, &lt;1/0; filter 50 ml, &lt;2</w:t>
      </w:r>
    </w:p>
    <w:p w14:paraId="67656C60" w14:textId="09665598" w:rsidR="00CB62C7" w:rsidRDefault="00CB62C7" w:rsidP="00CB62C7">
      <w:pPr>
        <w:spacing w:before="1"/>
        <w:ind w:left="820"/>
        <w:rPr>
          <w:sz w:val="20"/>
        </w:rPr>
      </w:pPr>
      <w:r>
        <w:rPr>
          <w:sz w:val="20"/>
        </w:rPr>
        <w:t>** control checks of sterility, temperature</w:t>
      </w:r>
    </w:p>
    <w:p w14:paraId="35EE5B52" w14:textId="1A697D46" w:rsidR="00CB1E35" w:rsidRDefault="00CB1E35" w:rsidP="00CB62C7">
      <w:pPr>
        <w:spacing w:before="1"/>
        <w:ind w:left="820"/>
        <w:rPr>
          <w:sz w:val="20"/>
        </w:rPr>
      </w:pPr>
    </w:p>
    <w:p w14:paraId="5BF7B7A7" w14:textId="68A1F90D" w:rsidR="00CB1E35" w:rsidRDefault="00CB1E35" w:rsidP="00CB62C7">
      <w:pPr>
        <w:spacing w:before="1"/>
        <w:ind w:left="820"/>
        <w:rPr>
          <w:sz w:val="20"/>
        </w:rPr>
      </w:pPr>
    </w:p>
    <w:p w14:paraId="28DC4F20" w14:textId="1E290BCB" w:rsidR="00CB1E35" w:rsidRDefault="00CB1E35" w:rsidP="00CB62C7">
      <w:pPr>
        <w:spacing w:before="1"/>
        <w:ind w:left="820"/>
        <w:rPr>
          <w:sz w:val="20"/>
        </w:rPr>
      </w:pPr>
    </w:p>
    <w:p w14:paraId="27B6365A" w14:textId="7385F3A5" w:rsidR="00CB1E35" w:rsidRDefault="00CB1E35" w:rsidP="00CB62C7">
      <w:pPr>
        <w:spacing w:before="1"/>
        <w:ind w:left="820"/>
        <w:rPr>
          <w:sz w:val="20"/>
        </w:rPr>
      </w:pPr>
    </w:p>
    <w:p w14:paraId="74E0FD8B" w14:textId="5FAE3636" w:rsidR="00CB1E35" w:rsidRDefault="00CB1E35" w:rsidP="00CB62C7">
      <w:pPr>
        <w:spacing w:before="1"/>
        <w:ind w:left="820"/>
        <w:rPr>
          <w:sz w:val="20"/>
        </w:rPr>
      </w:pPr>
    </w:p>
    <w:p w14:paraId="39629800" w14:textId="4AF2112C" w:rsidR="00CB1E35" w:rsidRDefault="00CB1E35" w:rsidP="00CB62C7">
      <w:pPr>
        <w:spacing w:before="1"/>
        <w:ind w:left="820"/>
        <w:rPr>
          <w:sz w:val="20"/>
        </w:rPr>
      </w:pPr>
    </w:p>
    <w:p w14:paraId="4389965B" w14:textId="230CC22A" w:rsidR="00CB1E35" w:rsidRDefault="00CB1E35" w:rsidP="00CB62C7">
      <w:pPr>
        <w:spacing w:before="1"/>
        <w:ind w:left="820"/>
        <w:rPr>
          <w:sz w:val="20"/>
        </w:rPr>
      </w:pPr>
    </w:p>
    <w:p w14:paraId="3B8198CE" w14:textId="5134867D" w:rsidR="00CB1E35" w:rsidRDefault="00CB1E35" w:rsidP="00CB62C7">
      <w:pPr>
        <w:spacing w:before="1"/>
        <w:ind w:left="820"/>
        <w:rPr>
          <w:sz w:val="20"/>
        </w:rPr>
      </w:pPr>
    </w:p>
    <w:p w14:paraId="67185288" w14:textId="77777777" w:rsidR="00CB1E35" w:rsidRDefault="00CB1E35" w:rsidP="00CB62C7">
      <w:pPr>
        <w:spacing w:before="1"/>
        <w:ind w:left="820"/>
        <w:rPr>
          <w:sz w:val="20"/>
        </w:rPr>
      </w:pPr>
    </w:p>
    <w:p w14:paraId="38FB9663" w14:textId="77777777" w:rsidR="00CB62C7" w:rsidRDefault="00CB62C7" w:rsidP="00CB62C7">
      <w:pPr>
        <w:rPr>
          <w:sz w:val="20"/>
        </w:rPr>
        <w:sectPr w:rsidR="00CB62C7">
          <w:footnotePr>
            <w:numFmt w:val="chicago"/>
          </w:footnotePr>
          <w:pgSz w:w="16840" w:h="11900" w:orient="landscape"/>
          <w:pgMar w:top="1320" w:right="600" w:bottom="940" w:left="620" w:header="929" w:footer="745" w:gutter="0"/>
          <w:cols w:space="720"/>
        </w:sectPr>
      </w:pPr>
    </w:p>
    <w:p w14:paraId="26C522F1" w14:textId="1288516C" w:rsidR="00CB62C7" w:rsidRDefault="00CB62C7" w:rsidP="00CB62C7">
      <w:pPr>
        <w:pStyle w:val="BodyText"/>
        <w:spacing w:before="2"/>
        <w:rPr>
          <w:sz w:val="26"/>
        </w:rPr>
      </w:pPr>
    </w:p>
    <w:p w14:paraId="12A85C4D" w14:textId="77777777" w:rsidR="00F91D88" w:rsidRDefault="00F91D88" w:rsidP="00CB62C7">
      <w:pPr>
        <w:pStyle w:val="BodyText"/>
        <w:spacing w:before="2"/>
        <w:rPr>
          <w:sz w:val="26"/>
        </w:rPr>
      </w:pPr>
    </w:p>
    <w:p w14:paraId="73DA3C42" w14:textId="4CDC5659" w:rsidR="00CB62C7" w:rsidRPr="00555404" w:rsidRDefault="00F91D88" w:rsidP="00F91D88">
      <w:pPr>
        <w:pStyle w:val="Caption"/>
        <w:keepNext/>
        <w:rPr>
          <w:b/>
          <w:i w:val="0"/>
          <w:color w:val="auto"/>
          <w:sz w:val="24"/>
          <w:szCs w:val="24"/>
        </w:rPr>
      </w:pPr>
      <w:bookmarkStart w:id="170" w:name="_bookmark10"/>
      <w:bookmarkStart w:id="171" w:name="_Ref125968599"/>
      <w:bookmarkStart w:id="172" w:name="_Toc126826254"/>
      <w:bookmarkEnd w:id="170"/>
      <w:r w:rsidRPr="00555404">
        <w:rPr>
          <w:b/>
          <w:i w:val="0"/>
          <w:color w:val="auto"/>
          <w:sz w:val="24"/>
          <w:szCs w:val="24"/>
        </w:rPr>
        <w:lastRenderedPageBreak/>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7</w:t>
      </w:r>
      <w:r w:rsidRPr="00555404">
        <w:rPr>
          <w:b/>
          <w:i w:val="0"/>
          <w:color w:val="auto"/>
          <w:sz w:val="24"/>
          <w:szCs w:val="24"/>
        </w:rPr>
        <w:fldChar w:fldCharType="end"/>
      </w:r>
      <w:bookmarkEnd w:id="171"/>
      <w:r w:rsidR="00CB62C7" w:rsidRPr="00555404">
        <w:rPr>
          <w:b/>
          <w:i w:val="0"/>
          <w:color w:val="auto"/>
          <w:sz w:val="24"/>
          <w:szCs w:val="24"/>
        </w:rPr>
        <w:t>. Data Quality Objectives for Stream Temperature Monitoring (From Cook Inlet</w:t>
      </w:r>
      <w:r w:rsidR="005D522B" w:rsidRPr="00555404">
        <w:rPr>
          <w:b/>
          <w:i w:val="0"/>
          <w:color w:val="auto"/>
          <w:sz w:val="24"/>
          <w:szCs w:val="24"/>
        </w:rPr>
        <w:t>k</w:t>
      </w:r>
      <w:r w:rsidR="00CB62C7" w:rsidRPr="00555404">
        <w:rPr>
          <w:b/>
          <w:i w:val="0"/>
          <w:color w:val="auto"/>
          <w:sz w:val="24"/>
          <w:szCs w:val="24"/>
        </w:rPr>
        <w:t>eeper)</w:t>
      </w:r>
      <w:bookmarkEnd w:id="172"/>
    </w:p>
    <w:p w14:paraId="16469F79" w14:textId="77777777" w:rsidR="00CB62C7" w:rsidRDefault="00CB62C7" w:rsidP="00CB62C7">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CB62C7" w14:paraId="2E383471" w14:textId="77777777" w:rsidTr="00D050E7">
        <w:trPr>
          <w:trHeight w:val="374"/>
        </w:trPr>
        <w:tc>
          <w:tcPr>
            <w:tcW w:w="1710" w:type="dxa"/>
            <w:tcBorders>
              <w:bottom w:val="single" w:sz="6" w:space="0" w:color="000000"/>
              <w:right w:val="single" w:sz="6" w:space="0" w:color="000000"/>
            </w:tcBorders>
          </w:tcPr>
          <w:p w14:paraId="2E60A339" w14:textId="77777777" w:rsidR="00CB62C7" w:rsidRDefault="00CB62C7" w:rsidP="00D050E7">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4C62995F" w14:textId="77777777" w:rsidR="00CB62C7" w:rsidRDefault="00CB62C7" w:rsidP="00D050E7">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DA2BF47" w14:textId="77777777" w:rsidR="00CB62C7" w:rsidRDefault="00CB62C7" w:rsidP="00D050E7">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67910AF7" w14:textId="77777777" w:rsidR="00CB62C7" w:rsidRDefault="00CB62C7" w:rsidP="00D050E7">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25E8F74" w14:textId="77777777" w:rsidR="00CB62C7" w:rsidRDefault="00CB62C7" w:rsidP="00D050E7">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40B23A4B" w14:textId="77777777" w:rsidR="00CB62C7" w:rsidRDefault="00CB62C7" w:rsidP="00D050E7">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0733155" w14:textId="77777777" w:rsidR="00CB62C7" w:rsidRDefault="00CB62C7" w:rsidP="00D050E7">
            <w:pPr>
              <w:pStyle w:val="TableParagraph"/>
              <w:spacing w:before="89"/>
              <w:ind w:left="107"/>
              <w:rPr>
                <w:b/>
                <w:sz w:val="20"/>
              </w:rPr>
            </w:pPr>
            <w:r>
              <w:rPr>
                <w:b/>
                <w:sz w:val="20"/>
              </w:rPr>
              <w:t>COMPLETENESS</w:t>
            </w:r>
          </w:p>
        </w:tc>
      </w:tr>
      <w:tr w:rsidR="00CB62C7" w14:paraId="038F785D" w14:textId="77777777" w:rsidTr="00D050E7">
        <w:trPr>
          <w:trHeight w:val="924"/>
        </w:trPr>
        <w:tc>
          <w:tcPr>
            <w:tcW w:w="1710" w:type="dxa"/>
            <w:tcBorders>
              <w:top w:val="single" w:sz="6" w:space="0" w:color="000000"/>
              <w:bottom w:val="single" w:sz="6" w:space="0" w:color="000000"/>
              <w:right w:val="single" w:sz="6" w:space="0" w:color="000000"/>
            </w:tcBorders>
          </w:tcPr>
          <w:p w14:paraId="3D408D1F" w14:textId="77777777" w:rsidR="00CB62C7" w:rsidRDefault="00CB62C7" w:rsidP="00D050E7">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7072AF55" w14:textId="77777777" w:rsidR="00CB62C7" w:rsidRDefault="00CB62C7" w:rsidP="00D050E7">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7ABD3E3F" w14:textId="77777777" w:rsidR="00CB62C7" w:rsidRDefault="00CB62C7" w:rsidP="00D050E7">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4909E628" w14:textId="77777777" w:rsidR="00CB62C7" w:rsidRDefault="00CB62C7" w:rsidP="00D050E7">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BCF5C55" w14:textId="77777777" w:rsidR="00CB62C7" w:rsidRDefault="00CB62C7" w:rsidP="00D050E7">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7D15ED83" w14:textId="77777777" w:rsidR="00CB62C7" w:rsidRDefault="00CB62C7" w:rsidP="00D050E7">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4D45A31D" w14:textId="77777777" w:rsidR="00CB62C7" w:rsidRDefault="00CB62C7" w:rsidP="00D050E7">
            <w:pPr>
              <w:pStyle w:val="TableParagraph"/>
              <w:spacing w:before="87"/>
              <w:ind w:left="107"/>
              <w:rPr>
                <w:sz w:val="20"/>
              </w:rPr>
            </w:pPr>
            <w:r>
              <w:rPr>
                <w:sz w:val="20"/>
              </w:rPr>
              <w:t>90%</w:t>
            </w:r>
          </w:p>
        </w:tc>
      </w:tr>
      <w:tr w:rsidR="00CB62C7" w14:paraId="048D87A3" w14:textId="77777777" w:rsidTr="00D050E7">
        <w:trPr>
          <w:trHeight w:val="705"/>
        </w:trPr>
        <w:tc>
          <w:tcPr>
            <w:tcW w:w="1710" w:type="dxa"/>
            <w:tcBorders>
              <w:top w:val="single" w:sz="6" w:space="0" w:color="000000"/>
              <w:right w:val="single" w:sz="6" w:space="0" w:color="000000"/>
            </w:tcBorders>
          </w:tcPr>
          <w:p w14:paraId="32093FAF" w14:textId="77777777" w:rsidR="00CB62C7" w:rsidRDefault="00CB62C7" w:rsidP="00D050E7">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27DCE362" w14:textId="77777777" w:rsidR="00CB62C7" w:rsidRDefault="00CB62C7" w:rsidP="00D050E7">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600BF307" w14:textId="77777777" w:rsidR="00CB62C7" w:rsidRDefault="00CB62C7" w:rsidP="00D050E7">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457737DF" w14:textId="77777777" w:rsidR="00CB62C7" w:rsidRDefault="00CB62C7" w:rsidP="00D050E7">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9A7482C" w14:textId="77777777" w:rsidR="00CB62C7" w:rsidRDefault="00CB62C7" w:rsidP="00D050E7">
            <w:pPr>
              <w:pStyle w:val="TableParagraph"/>
              <w:spacing w:before="88"/>
              <w:ind w:left="107"/>
              <w:rPr>
                <w:sz w:val="20"/>
              </w:rPr>
            </w:pPr>
            <w:r>
              <w:rPr>
                <w:sz w:val="21"/>
              </w:rPr>
              <w:t>±</w:t>
            </w:r>
            <w:r>
              <w:rPr>
                <w:sz w:val="20"/>
              </w:rPr>
              <w:t>0.2 @</w:t>
            </w:r>
          </w:p>
          <w:p w14:paraId="71887182" w14:textId="77777777" w:rsidR="00CB62C7" w:rsidRDefault="00CB62C7" w:rsidP="00D050E7">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1A778AE7" w14:textId="77777777" w:rsidR="00CB62C7" w:rsidRDefault="00CB62C7" w:rsidP="00D050E7">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718915D" w14:textId="77777777" w:rsidR="00CB62C7" w:rsidRDefault="00CB62C7" w:rsidP="00D050E7">
            <w:pPr>
              <w:pStyle w:val="TableParagraph"/>
              <w:spacing w:before="86"/>
              <w:ind w:left="107"/>
              <w:rPr>
                <w:sz w:val="20"/>
              </w:rPr>
            </w:pPr>
            <w:r>
              <w:rPr>
                <w:sz w:val="20"/>
              </w:rPr>
              <w:t>90%</w:t>
            </w:r>
          </w:p>
        </w:tc>
      </w:tr>
    </w:tbl>
    <w:p w14:paraId="46940FAC" w14:textId="77777777" w:rsidR="00630926" w:rsidRDefault="00630926" w:rsidP="0044308E">
      <w:pPr>
        <w:pStyle w:val="BodyText"/>
        <w:tabs>
          <w:tab w:val="left" w:pos="2777"/>
        </w:tabs>
        <w:spacing w:before="90"/>
        <w:ind w:right="38"/>
        <w:jc w:val="both"/>
      </w:pPr>
    </w:p>
    <w:p w14:paraId="392A047D" w14:textId="77777777" w:rsidR="00630926" w:rsidRDefault="00630926" w:rsidP="00ED3851">
      <w:pPr>
        <w:pStyle w:val="BodyText"/>
        <w:spacing w:before="90"/>
        <w:ind w:right="38"/>
        <w:jc w:val="both"/>
      </w:pPr>
    </w:p>
    <w:p w14:paraId="1BFB026F" w14:textId="77777777" w:rsidR="00630926" w:rsidRDefault="00630926" w:rsidP="00ED3851">
      <w:pPr>
        <w:pStyle w:val="BodyText"/>
        <w:spacing w:before="90"/>
        <w:ind w:right="38"/>
        <w:jc w:val="both"/>
      </w:pPr>
    </w:p>
    <w:p w14:paraId="079919B2" w14:textId="77777777" w:rsidR="00D054D8" w:rsidRDefault="00D054D8" w:rsidP="00E81AB1">
      <w:pPr>
        <w:widowControl/>
        <w:autoSpaceDE/>
        <w:autoSpaceDN/>
        <w:rPr>
          <w:sz w:val="21"/>
        </w:rPr>
      </w:pPr>
    </w:p>
    <w:p w14:paraId="177B6C14" w14:textId="77777777" w:rsidR="00D054D8" w:rsidRDefault="00D054D8" w:rsidP="00E81AB1">
      <w:pPr>
        <w:widowControl/>
        <w:autoSpaceDE/>
        <w:autoSpaceDN/>
        <w:rPr>
          <w:sz w:val="21"/>
        </w:rPr>
      </w:pPr>
    </w:p>
    <w:p w14:paraId="74EDE765" w14:textId="77777777" w:rsidR="00D054D8" w:rsidRDefault="00D054D8" w:rsidP="00E81AB1">
      <w:pPr>
        <w:widowControl/>
        <w:autoSpaceDE/>
        <w:autoSpaceDN/>
        <w:rPr>
          <w:sz w:val="21"/>
        </w:rPr>
      </w:pPr>
    </w:p>
    <w:p w14:paraId="65D30D5E" w14:textId="77777777" w:rsidR="00D054D8" w:rsidRDefault="00D054D8" w:rsidP="00E81AB1">
      <w:pPr>
        <w:widowControl/>
        <w:autoSpaceDE/>
        <w:autoSpaceDN/>
        <w:rPr>
          <w:sz w:val="21"/>
        </w:rPr>
        <w:sectPr w:rsidR="00D054D8" w:rsidSect="00CB1E35">
          <w:headerReference w:type="default" r:id="rId34"/>
          <w:footerReference w:type="default" r:id="rId35"/>
          <w:footnotePr>
            <w:numFmt w:val="chicago"/>
          </w:footnotePr>
          <w:type w:val="continuous"/>
          <w:pgSz w:w="16840" w:h="11900" w:orient="landscape"/>
          <w:pgMar w:top="1320" w:right="600" w:bottom="1160" w:left="620" w:header="929" w:footer="976" w:gutter="0"/>
          <w:cols w:space="720"/>
        </w:sectPr>
      </w:pPr>
    </w:p>
    <w:p w14:paraId="6CB4BCC4" w14:textId="77777777" w:rsidR="00E81AB1" w:rsidRDefault="00E81AB1" w:rsidP="00E81AB1">
      <w:pPr>
        <w:widowControl/>
        <w:autoSpaceDE/>
        <w:autoSpaceDN/>
        <w:rPr>
          <w:sz w:val="16"/>
        </w:rPr>
      </w:pPr>
    </w:p>
    <w:p w14:paraId="7ECF3B03" w14:textId="77777777" w:rsidR="005D522B" w:rsidRDefault="005D522B" w:rsidP="005D522B">
      <w:pPr>
        <w:pStyle w:val="BodyText"/>
        <w:spacing w:before="89"/>
        <w:ind w:right="288"/>
      </w:pPr>
      <w:r>
        <w:rPr>
          <w:b/>
          <w:u w:val="thick"/>
        </w:rPr>
        <w:t>Detectability</w:t>
      </w:r>
      <w:r>
        <w:rPr>
          <w:b/>
        </w:rPr>
        <w:t xml:space="preserve"> </w:t>
      </w:r>
      <w:r>
        <w:t xml:space="preserve">is the ability of the method to reliably measure a pollutant concentration above background. ADEC DOW uses two components to define detectability: detection limit (DL) and </w:t>
      </w:r>
      <w:ins w:id="173" w:author="Benjamin Meyer" w:date="2023-01-18T13:33:00Z">
        <w:r>
          <w:t xml:space="preserve">limit of quantitation </w:t>
        </w:r>
      </w:ins>
      <w:r>
        <w:t>(</w:t>
      </w:r>
      <w:ins w:id="174" w:author="Benjamin Meyer" w:date="2023-01-18T13:33:00Z">
        <w:r>
          <w:t>LOQ</w:t>
        </w:r>
      </w:ins>
      <w:r>
        <w:t>) or reporting limit (RL).</w:t>
      </w:r>
    </w:p>
    <w:p w14:paraId="453DC4E6" w14:textId="77777777" w:rsidR="005D522B" w:rsidRDefault="005D522B" w:rsidP="005D522B">
      <w:pPr>
        <w:pStyle w:val="BodyText"/>
        <w:numPr>
          <w:ilvl w:val="0"/>
          <w:numId w:val="63"/>
        </w:numPr>
        <w:spacing w:before="89"/>
        <w:ind w:right="288"/>
      </w:pPr>
      <w:r w:rsidRPr="005D522B">
        <w:t xml:space="preserve">The </w:t>
      </w:r>
      <w:ins w:id="175" w:author="Benjamin Meyer" w:date="2023-01-18T13:38:00Z">
        <w:r w:rsidRPr="005D522B">
          <w:t>DL</w:t>
        </w:r>
      </w:ins>
      <w:r w:rsidRPr="005D522B">
        <w:t xml:space="preserve"> is the minimum value which the instrument can discern above background but no certainty to the accuracy of the measured value. For field measurements the manufacturer’s listed instrument detection limit (IDL) can be</w:t>
      </w:r>
      <w:r w:rsidRPr="005D522B">
        <w:rPr>
          <w:spacing w:val="-6"/>
        </w:rPr>
        <w:t xml:space="preserve"> </w:t>
      </w:r>
      <w:r w:rsidRPr="005D522B">
        <w:t>used.</w:t>
      </w:r>
    </w:p>
    <w:p w14:paraId="34B2A587" w14:textId="48DF9AAD" w:rsidR="005D522B" w:rsidRPr="005D522B" w:rsidRDefault="005D522B" w:rsidP="005D522B">
      <w:pPr>
        <w:pStyle w:val="BodyText"/>
        <w:numPr>
          <w:ilvl w:val="0"/>
          <w:numId w:val="63"/>
        </w:numPr>
        <w:spacing w:before="89"/>
        <w:ind w:right="288"/>
      </w:pPr>
      <w:r w:rsidRPr="005D522B">
        <w:t xml:space="preserve">The </w:t>
      </w:r>
      <w:ins w:id="176" w:author="Benjamin Meyer" w:date="2023-01-18T13:33:00Z">
        <w:r w:rsidRPr="005D522B">
          <w:t>LOQ</w:t>
        </w:r>
      </w:ins>
      <w:r w:rsidRPr="005D522B">
        <w:t xml:space="preserve"> or RL is the minimum value that can be reported with confidence (usually some multiple of the</w:t>
      </w:r>
      <w:r w:rsidRPr="005D522B">
        <w:rPr>
          <w:spacing w:val="-2"/>
        </w:rPr>
        <w:t xml:space="preserve"> </w:t>
      </w:r>
      <w:ins w:id="177" w:author="Benjamin Meyer" w:date="2023-01-18T13:38:00Z">
        <w:r w:rsidRPr="005D522B">
          <w:t>DL</w:t>
        </w:r>
      </w:ins>
      <w:r w:rsidRPr="005D522B">
        <w:t>).</w:t>
      </w:r>
    </w:p>
    <w:p w14:paraId="4484FB51" w14:textId="77777777" w:rsidR="005D522B" w:rsidRDefault="005D522B" w:rsidP="005D522B">
      <w:pPr>
        <w:pStyle w:val="BodyText"/>
        <w:spacing w:before="9"/>
        <w:rPr>
          <w:sz w:val="23"/>
        </w:rPr>
      </w:pPr>
    </w:p>
    <w:p w14:paraId="3CAA3302" w14:textId="0371ADFA" w:rsidR="005D522B" w:rsidRDefault="005D522B" w:rsidP="005D522B">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3B2C132F" w14:textId="77777777" w:rsidR="005D522B" w:rsidRDefault="005D522B" w:rsidP="005D522B">
      <w:pPr>
        <w:pStyle w:val="BodyText"/>
        <w:ind w:left="1768" w:right="500" w:hanging="720"/>
      </w:pPr>
    </w:p>
    <w:p w14:paraId="05AB3E67" w14:textId="14EF78EF" w:rsidR="000D14B5" w:rsidRDefault="005D522B" w:rsidP="005D522B">
      <w:pPr>
        <w:pStyle w:val="BodyText"/>
        <w:ind w:right="475"/>
      </w:pPr>
      <w:r>
        <w:t xml:space="preserve">Sample data measured below the </w:t>
      </w:r>
      <w:ins w:id="178" w:author="Benjamin Meyer" w:date="2023-01-18T13:38:00Z">
        <w:r>
          <w:t>DL</w:t>
        </w:r>
      </w:ins>
      <w:r>
        <w:t xml:space="preserve"> is reported as ND or non-detect. Sample data measured ≥ </w:t>
      </w:r>
      <w:ins w:id="179" w:author="Benjamin Meyer" w:date="2023-01-18T13:38:00Z">
        <w:r>
          <w:t>DL</w:t>
        </w:r>
      </w:ins>
      <w:r>
        <w:t xml:space="preserve"> but ≤ </w:t>
      </w:r>
      <w:ins w:id="180" w:author="Benjamin Meyer" w:date="2023-01-18T13:33:00Z">
        <w:r>
          <w:t>LOQ</w:t>
        </w:r>
      </w:ins>
      <w:r>
        <w:t xml:space="preserve"> or RL is reported as estimated data. Sample data measured above the </w:t>
      </w:r>
      <w:ins w:id="181" w:author="Benjamin Meyer" w:date="2023-01-18T13:33:00Z">
        <w:r>
          <w:t>LOQ</w:t>
        </w:r>
      </w:ins>
      <w:r>
        <w:t xml:space="preserve"> or RL is reported as reliable data unless otherwise qualified per the specific sample analysis.</w:t>
      </w:r>
      <w:r w:rsidR="00DD2708">
        <w:t xml:space="preserve"> </w:t>
      </w:r>
    </w:p>
    <w:p w14:paraId="3233967D" w14:textId="77777777" w:rsidR="005D522B" w:rsidRDefault="005D522B" w:rsidP="005D522B">
      <w:pPr>
        <w:spacing w:line="275" w:lineRule="exact"/>
        <w:rPr>
          <w:sz w:val="24"/>
          <w:szCs w:val="24"/>
        </w:rPr>
      </w:pPr>
    </w:p>
    <w:p w14:paraId="42263C74" w14:textId="2D8714BE" w:rsidR="000D14B5" w:rsidRDefault="009748A5" w:rsidP="005D522B">
      <w:pPr>
        <w:spacing w:line="275" w:lineRule="exact"/>
        <w:rPr>
          <w:b/>
          <w:sz w:val="24"/>
        </w:rPr>
      </w:pPr>
      <w:r>
        <w:rPr>
          <w:b/>
          <w:sz w:val="24"/>
          <w:u w:val="thick"/>
        </w:rPr>
        <w:t>Precision</w:t>
      </w:r>
    </w:p>
    <w:p w14:paraId="5E10DCB1" w14:textId="77777777" w:rsidR="005D522B" w:rsidRDefault="005D522B" w:rsidP="005D522B">
      <w:pPr>
        <w:pStyle w:val="BodyText"/>
        <w:ind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82" w:author="Benjamin Meyer" w:date="2022-08-22T15:25:00Z">
        <w:r>
          <w:t xml:space="preserve"> In order to use measurements for RPD calculations they must be above the parameters </w:t>
        </w:r>
      </w:ins>
      <w:ins w:id="183" w:author="Benjamin Meyer" w:date="2023-01-18T13:34:00Z">
        <w:r>
          <w:t>limit of quantitation (LOQ</w:t>
        </w:r>
      </w:ins>
      <w:ins w:id="184" w:author="Benjamin Meyer" w:date="2022-08-22T15:26:00Z">
        <w:r>
          <w:t>) and/or reporting limit (RL).</w:t>
        </w:r>
      </w:ins>
    </w:p>
    <w:p w14:paraId="47EF4B04" w14:textId="77777777" w:rsidR="005D522B" w:rsidRDefault="005D522B" w:rsidP="005D522B">
      <w:pPr>
        <w:pStyle w:val="BodyText"/>
        <w:spacing w:before="119"/>
        <w:ind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421DB4B1" w14:textId="77777777" w:rsidR="005D522B" w:rsidRDefault="005D522B" w:rsidP="005D522B"/>
    <w:p w14:paraId="08A9B4C9" w14:textId="77777777" w:rsidR="005D522B" w:rsidRDefault="005D522B" w:rsidP="005D522B"/>
    <w:p w14:paraId="3567558E" w14:textId="45DF3E30" w:rsidR="005D522B" w:rsidRDefault="005D522B" w:rsidP="005D522B">
      <w:pPr>
        <w:sectPr w:rsidR="005D522B" w:rsidSect="0088566D">
          <w:headerReference w:type="default" r:id="rId36"/>
          <w:footerReference w:type="default" r:id="rId37"/>
          <w:pgSz w:w="11900" w:h="16840"/>
          <w:pgMar w:top="1620" w:right="940" w:bottom="940" w:left="1040" w:header="929" w:footer="744" w:gutter="0"/>
          <w:cols w:space="720"/>
        </w:sectPr>
      </w:pPr>
      <m:oMathPara>
        <m:oMath>
          <m:r>
            <w:rPr>
              <w:rFonts w:ascii="Cambria Math" w:hAnsi="Cambria Math" w:cs="Cambria Math"/>
            </w:rPr>
            <m:t>RPD</m:t>
          </m:r>
          <m:r>
            <m:rPr>
              <m:sty m:val="p"/>
            </m:rPr>
            <w:rPr>
              <w:rFonts w:ascii="Cambria Math" w:hAnsi="Cambria Math" w:cs="Cambria Math"/>
            </w:rPr>
            <m:t>=</m:t>
          </m:r>
          <m:f>
            <m:fPr>
              <m:ctrlPr>
                <w:ins w:id="190" w:author="Benjamin Meyer" w:date="2023-01-06T09:38:00Z">
                  <w:rPr>
                    <w:rFonts w:ascii="Cambria Math" w:hAnsi="Cambria Math"/>
                  </w:rPr>
                </w:ins>
              </m:ctrlPr>
            </m:fPr>
            <m:num>
              <m:r>
                <m:rPr>
                  <m:sty m:val="p"/>
                </m:rPr>
                <w:rPr>
                  <w:rFonts w:ascii="Cambria Math" w:hAnsi="Cambria Math" w:cs="Cambria Math"/>
                </w:rPr>
                <m:t>A-B*100</m:t>
              </m:r>
            </m:num>
            <m:den>
              <m:f>
                <m:fPr>
                  <m:ctrlPr>
                    <w:ins w:id="191" w:author="Benjamin Meyer" w:date="2023-01-06T09:38:00Z">
                      <w:rPr>
                        <w:rFonts w:ascii="Cambria Math" w:hAnsi="Cambria Math" w:cs="Cambria Math"/>
                        <w:i/>
                      </w:rPr>
                    </w:ins>
                  </m:ctrlPr>
                </m:fPr>
                <m:num>
                  <m:d>
                    <m:dPr>
                      <m:ctrlPr>
                        <w:ins w:id="192" w:author="Benjamin Meyer" w:date="2023-01-06T09:38:00Z">
                          <w:rPr>
                            <w:rFonts w:ascii="Cambria Math" w:hAnsi="Cambria Math" w:cs="Cambria Math"/>
                          </w:rPr>
                        </w:ins>
                      </m:ctrlPr>
                    </m:dPr>
                    <m:e>
                      <m:r>
                        <m:rPr>
                          <m:sty m:val="p"/>
                        </m:rPr>
                        <w:rPr>
                          <w:rFonts w:ascii="Cambria Math" w:hAnsi="Cambria Math" w:cs="Cambria Math"/>
                        </w:rPr>
                        <m:t>A+B</m:t>
                      </m:r>
                    </m:e>
                  </m:d>
                  <m:ctrlPr>
                    <w:ins w:id="193" w:author="Benjamin Meyer" w:date="2023-01-06T09:38:00Z">
                      <w:rPr>
                        <w:rFonts w:ascii="Cambria Math" w:hAnsi="Cambria Math"/>
                        <w:i/>
                      </w:rPr>
                    </w:ins>
                  </m:ctrlPr>
                </m:num>
                <m:den>
                  <m:r>
                    <w:rPr>
                      <w:rFonts w:ascii="Cambria Math" w:hAnsi="Cambria Math"/>
                    </w:rPr>
                    <m:t>2</m:t>
                  </m:r>
                </m:den>
              </m:f>
            </m:den>
          </m:f>
        </m:oMath>
      </m:oMathPara>
    </w:p>
    <w:p w14:paraId="7ADA9018" w14:textId="55D6D380" w:rsidR="005D522B" w:rsidRDefault="005D522B" w:rsidP="005D522B">
      <w:pPr>
        <w:pStyle w:val="BodyText"/>
        <w:spacing w:before="90"/>
        <w:ind w:right="1021"/>
      </w:pPr>
      <w:r>
        <w:lastRenderedPageBreak/>
        <w:t>For larger sets of paired precision data sets (e.g. overall project precision) or multiple replicate precision data, use the following formula:</w:t>
      </w:r>
    </w:p>
    <w:p w14:paraId="2DD6E720" w14:textId="77777777" w:rsidR="005D522B" w:rsidRDefault="005D522B" w:rsidP="005D522B">
      <w:pPr>
        <w:pStyle w:val="BodyText"/>
        <w:spacing w:before="90"/>
        <w:ind w:left="688" w:right="1021"/>
      </w:pPr>
    </w:p>
    <w:p w14:paraId="286D7A96" w14:textId="77777777" w:rsidR="005D522B" w:rsidRDefault="005D522B" w:rsidP="005D522B">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0B049CAB" w14:textId="77777777" w:rsidR="005D522B" w:rsidRDefault="005D522B" w:rsidP="005D522B">
      <w:pPr>
        <w:pStyle w:val="BodyText"/>
        <w:spacing w:before="1"/>
        <w:rPr>
          <w:rFonts w:ascii="Alfios"/>
          <w:sz w:val="9"/>
        </w:rPr>
      </w:pPr>
    </w:p>
    <w:p w14:paraId="4AFB0D3C" w14:textId="6285C361" w:rsidR="005D522B" w:rsidRDefault="005D522B" w:rsidP="005D522B">
      <w:pPr>
        <w:pStyle w:val="BodyText"/>
        <w:spacing w:before="90"/>
        <w:ind w:right="314"/>
      </w:pPr>
      <w:r>
        <w:t>Replicate samples will be taken as described in section B5. Goals for precision are described for each element of t</w:t>
      </w:r>
      <w:r w:rsidR="00555404">
        <w:t xml:space="preserve">he monitoring effort </w:t>
      </w:r>
      <w:r w:rsidR="00555404" w:rsidRPr="00555404">
        <w:t xml:space="preserve">in </w:t>
      </w:r>
      <w:r w:rsidR="00555404" w:rsidRPr="00555404">
        <w:fldChar w:fldCharType="begin"/>
      </w:r>
      <w:r w:rsidR="00555404" w:rsidRPr="00555404">
        <w:instrText xml:space="preserve"> REF _Ref125965085 \h  \* MERGEFORMAT </w:instrText>
      </w:r>
      <w:r w:rsidR="00555404" w:rsidRPr="00555404">
        <w:fldChar w:fldCharType="separate"/>
      </w:r>
      <w:r w:rsidR="00555404" w:rsidRPr="00555404">
        <w:t xml:space="preserve">Table </w:t>
      </w:r>
      <w:r w:rsidR="00555404" w:rsidRPr="00555404">
        <w:rPr>
          <w:noProof/>
        </w:rPr>
        <w:t>3</w:t>
      </w:r>
      <w:r w:rsidR="00555404" w:rsidRPr="00555404">
        <w:fldChar w:fldCharType="end"/>
      </w:r>
      <w:r w:rsidR="00555404" w:rsidRPr="00555404">
        <w:t xml:space="preserve"> through </w:t>
      </w:r>
      <w:r w:rsidR="00555404" w:rsidRPr="00555404">
        <w:fldChar w:fldCharType="begin"/>
      </w:r>
      <w:r w:rsidR="00555404" w:rsidRPr="00555404">
        <w:instrText xml:space="preserve"> REF _Ref125968599 \h  \* MERGEFORMAT </w:instrText>
      </w:r>
      <w:r w:rsidR="00555404" w:rsidRPr="00555404">
        <w:fldChar w:fldCharType="separate"/>
      </w:r>
      <w:r w:rsidR="00555404" w:rsidRPr="00555404">
        <w:t xml:space="preserve">Table </w:t>
      </w:r>
      <w:r w:rsidR="00555404" w:rsidRPr="00555404">
        <w:rPr>
          <w:noProof/>
        </w:rPr>
        <w:t>7</w:t>
      </w:r>
      <w:r w:rsidR="00555404" w:rsidRPr="00555404">
        <w:fldChar w:fldCharType="end"/>
      </w:r>
      <w:r w:rsidRPr="00555404">
        <w:t>.</w:t>
      </w:r>
    </w:p>
    <w:p w14:paraId="1C378AB8" w14:textId="77777777" w:rsidR="005D522B" w:rsidRDefault="005D522B" w:rsidP="005D522B">
      <w:pPr>
        <w:pStyle w:val="BodyText"/>
        <w:spacing w:before="2"/>
      </w:pPr>
    </w:p>
    <w:p w14:paraId="19D1791B" w14:textId="77777777" w:rsidR="005D522B" w:rsidRDefault="005D522B" w:rsidP="005D522B">
      <w:pPr>
        <w:spacing w:before="1" w:line="275" w:lineRule="exact"/>
        <w:rPr>
          <w:b/>
          <w:sz w:val="24"/>
        </w:rPr>
      </w:pPr>
      <w:r>
        <w:rPr>
          <w:b/>
          <w:sz w:val="24"/>
          <w:u w:val="thick"/>
        </w:rPr>
        <w:t>Accuracy</w:t>
      </w:r>
    </w:p>
    <w:p w14:paraId="141FC67F" w14:textId="77777777" w:rsidR="005D522B" w:rsidRDefault="005D522B" w:rsidP="005D522B">
      <w:pPr>
        <w:pStyle w:val="BodyText"/>
        <w:ind w:right="368"/>
      </w:pPr>
      <w:r>
        <w:t>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verification checks, internal standards, sample blank measurements (field and lab blanks), external standards), performance audit samples (DMRQA, blind Water Supply or Water Pollution PE samples from A2LA certified, etc. Accuracy is usually assessed using the following formula:</w:t>
      </w:r>
    </w:p>
    <w:p w14:paraId="220EA6C4" w14:textId="77777777" w:rsidR="005D522B" w:rsidRDefault="005D522B" w:rsidP="005D522B">
      <w:pPr>
        <w:pStyle w:val="BodyText"/>
        <w:spacing w:before="89"/>
        <w:ind w:left="688" w:right="880"/>
      </w:pPr>
    </w:p>
    <w:p w14:paraId="253FEA4D" w14:textId="09872AA5" w:rsidR="005D522B" w:rsidRDefault="005D522B" w:rsidP="00514236">
      <w:pPr>
        <w:pStyle w:val="BodyText"/>
        <w:spacing w:before="10"/>
        <w:rPr>
          <w:sz w:val="16"/>
        </w:rPr>
        <w:sectPr w:rsidR="005D522B">
          <w:pgSz w:w="11900" w:h="16840"/>
          <w:pgMar w:top="1620" w:right="940" w:bottom="940" w:left="1040" w:header="929" w:footer="744" w:gutter="0"/>
          <w:cols w:space="720"/>
        </w:sectPr>
      </w:pPr>
      <m:oMathPara>
        <m:oMath>
          <m:r>
            <w:rPr>
              <w:rFonts w:ascii="Cambria Math" w:hAnsi="Cambria Math" w:cs="Cambria Math"/>
            </w:rPr>
            <m:t>Accuracy</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200C4BF7" w14:textId="77777777" w:rsidR="005D522B" w:rsidRDefault="005D522B" w:rsidP="005D522B">
      <w:pPr>
        <w:rPr>
          <w:rFonts w:ascii="Alfios" w:hAnsi="Alfios"/>
        </w:rPr>
        <w:sectPr w:rsidR="005D522B">
          <w:type w:val="continuous"/>
          <w:pgSz w:w="11900" w:h="16840"/>
          <w:pgMar w:top="840" w:right="940" w:bottom="280" w:left="1040" w:header="720" w:footer="720" w:gutter="0"/>
          <w:cols w:num="3" w:space="720" w:equalWidth="0">
            <w:col w:w="4555" w:space="40"/>
            <w:col w:w="1835" w:space="39"/>
            <w:col w:w="3451"/>
          </w:cols>
        </w:sectPr>
      </w:pPr>
    </w:p>
    <w:p w14:paraId="100658E9" w14:textId="4345C1F0" w:rsidR="005D522B" w:rsidRDefault="005D522B" w:rsidP="005D522B">
      <w:pPr>
        <w:spacing w:before="90" w:line="275" w:lineRule="exact"/>
        <w:rPr>
          <w:b/>
          <w:sz w:val="24"/>
        </w:rPr>
      </w:pPr>
      <w:r>
        <w:rPr>
          <w:b/>
          <w:sz w:val="24"/>
          <w:u w:val="thick"/>
        </w:rPr>
        <w:lastRenderedPageBreak/>
        <w:t>Representativeness</w:t>
      </w:r>
    </w:p>
    <w:p w14:paraId="5E8DA2B5" w14:textId="77777777" w:rsidR="005D522B" w:rsidRDefault="005D522B" w:rsidP="005D522B">
      <w:pPr>
        <w:pStyle w:val="BodyText"/>
        <w:ind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7AA7DF34" w14:textId="77777777" w:rsidR="005D522B" w:rsidRDefault="005D522B" w:rsidP="005D522B">
      <w:pPr>
        <w:pStyle w:val="BodyText"/>
      </w:pPr>
    </w:p>
    <w:p w14:paraId="152ACBD9" w14:textId="77777777" w:rsidR="005D522B" w:rsidRDefault="005D522B" w:rsidP="005D522B">
      <w:pPr>
        <w:spacing w:line="275" w:lineRule="exact"/>
        <w:rPr>
          <w:b/>
          <w:sz w:val="24"/>
        </w:rPr>
      </w:pPr>
      <w:r>
        <w:rPr>
          <w:b/>
          <w:sz w:val="24"/>
          <w:u w:val="thick"/>
        </w:rPr>
        <w:t>Comparability</w:t>
      </w:r>
    </w:p>
    <w:p w14:paraId="25DB0459" w14:textId="77777777" w:rsidR="005D522B" w:rsidRDefault="005D522B" w:rsidP="005D522B">
      <w:pPr>
        <w:pStyle w:val="BodyText"/>
        <w:ind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5E428CDE" w14:textId="77777777" w:rsidR="005D522B" w:rsidRDefault="005D522B" w:rsidP="005D522B">
      <w:pPr>
        <w:pStyle w:val="BodyText"/>
        <w:spacing w:before="1"/>
      </w:pPr>
    </w:p>
    <w:p w14:paraId="3A2305E1" w14:textId="77777777" w:rsidR="005D522B" w:rsidRDefault="005D522B" w:rsidP="005D522B">
      <w:pPr>
        <w:spacing w:line="275" w:lineRule="exact"/>
        <w:rPr>
          <w:b/>
          <w:sz w:val="24"/>
        </w:rPr>
      </w:pPr>
      <w:r>
        <w:rPr>
          <w:b/>
          <w:sz w:val="24"/>
          <w:u w:val="thick"/>
        </w:rPr>
        <w:t>Completeness</w:t>
      </w:r>
    </w:p>
    <w:p w14:paraId="1C4B6167" w14:textId="7019465E" w:rsidR="005D522B" w:rsidRDefault="005D522B" w:rsidP="005D522B">
      <w:pPr>
        <w:pStyle w:val="BodyText"/>
        <w:ind w:right="328"/>
      </w:pPr>
      <w:r>
        <w:t xml:space="preserve">Completeness is the comparison between the </w:t>
      </w:r>
      <w:r w:rsidR="00CB1E35">
        <w:t>amounts</w:t>
      </w:r>
      <w:r>
        <w:t xml:space="preserve"> of usable data collected versus the amount of data called for in the sampling plan. Completeness is measured as the percentage 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12E466F1" w14:textId="77777777" w:rsidR="005D522B" w:rsidRDefault="005D522B" w:rsidP="005D522B">
      <w:pPr>
        <w:pStyle w:val="BodyText"/>
        <w:ind w:left="688" w:right="328"/>
      </w:pPr>
    </w:p>
    <w:p w14:paraId="5F4DD9B4" w14:textId="77777777" w:rsidR="005D522B" w:rsidRDefault="005D522B" w:rsidP="005D522B">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48A5CA66" w14:textId="77777777" w:rsidR="005D522B" w:rsidRDefault="005D522B" w:rsidP="005D522B">
      <w:pPr>
        <w:pStyle w:val="BodyText"/>
        <w:spacing w:before="3"/>
        <w:rPr>
          <w:rFonts w:ascii="Alfios"/>
          <w:sz w:val="13"/>
        </w:rPr>
      </w:pPr>
    </w:p>
    <w:p w14:paraId="1B527623" w14:textId="77777777" w:rsidR="005D522B" w:rsidRDefault="005D522B" w:rsidP="005D522B">
      <w:pPr>
        <w:pStyle w:val="BodyText"/>
        <w:spacing w:before="90" w:line="343" w:lineRule="auto"/>
        <w:ind w:left="1408" w:right="4205" w:hanging="720"/>
      </w:pPr>
      <w:r>
        <w:t>Where T = Total number of expected measurements I = Number of invalid results</w:t>
      </w:r>
    </w:p>
    <w:p w14:paraId="458AD057" w14:textId="77777777" w:rsidR="005D522B" w:rsidRDefault="005D522B" w:rsidP="005D522B">
      <w:pPr>
        <w:pStyle w:val="BodyText"/>
        <w:spacing w:before="2"/>
        <w:ind w:left="1408" w:right="558"/>
      </w:pPr>
      <w:r>
        <w:t>NC = Number of results not produced (e.g., spilled sample, etc.) or rejected during data validation.</w:t>
      </w:r>
    </w:p>
    <w:p w14:paraId="79677936" w14:textId="77777777" w:rsidR="005D522B" w:rsidRDefault="005D522B" w:rsidP="005D522B"/>
    <w:p w14:paraId="11A20422" w14:textId="77777777" w:rsidR="005D522B" w:rsidRDefault="005D522B" w:rsidP="005D522B"/>
    <w:p w14:paraId="0F85350A" w14:textId="77777777" w:rsidR="005D522B" w:rsidRDefault="005D522B" w:rsidP="005D522B"/>
    <w:p w14:paraId="04508C50" w14:textId="77777777" w:rsidR="005D522B" w:rsidRDefault="005D522B" w:rsidP="005D522B"/>
    <w:p w14:paraId="21239E13" w14:textId="77777777" w:rsidR="005D522B" w:rsidRPr="00DF002B" w:rsidRDefault="005D522B" w:rsidP="005D522B">
      <w:pPr>
        <w:spacing w:line="275" w:lineRule="exact"/>
        <w:rPr>
          <w:b/>
          <w:sz w:val="24"/>
          <w:szCs w:val="24"/>
          <w:u w:val="thick"/>
        </w:rPr>
      </w:pPr>
      <w:r w:rsidRPr="00DF002B">
        <w:rPr>
          <w:b/>
          <w:sz w:val="24"/>
          <w:szCs w:val="24"/>
          <w:u w:val="thick"/>
        </w:rPr>
        <w:t>Qualifiers</w:t>
      </w:r>
    </w:p>
    <w:p w14:paraId="00406E74" w14:textId="7F83127D" w:rsidR="005D522B" w:rsidRDefault="005D522B" w:rsidP="005D522B">
      <w:pPr>
        <w:pStyle w:val="BodyText"/>
        <w:spacing w:before="2"/>
        <w:ind w:right="558"/>
        <w:rPr>
          <w:rStyle w:val="hgkelc"/>
          <w:lang w:val="en"/>
        </w:rPr>
      </w:pPr>
      <w:r w:rsidRPr="00DF002B">
        <w:t xml:space="preserve">Qualifiers refer </w:t>
      </w:r>
      <w:r>
        <w:t xml:space="preserve">data points with additional information about a particular analytical condition. </w:t>
      </w:r>
      <w:r w:rsidRPr="00DF002B">
        <w:rPr>
          <w:rStyle w:val="hgkelc"/>
          <w:lang w:val="en"/>
        </w:rPr>
        <w:t>This information is useful for a</w:t>
      </w:r>
      <w:r>
        <w:rPr>
          <w:rStyle w:val="hgkelc"/>
          <w:lang w:val="en"/>
        </w:rPr>
        <w:t xml:space="preserve"> condition handler to determine what corrective actions to take. In this project, the qualifiers applied will be from those </w:t>
      </w:r>
      <w:r w:rsidRPr="00F0674A">
        <w:rPr>
          <w:rStyle w:val="hgkelc"/>
          <w:lang w:val="en"/>
        </w:rPr>
        <w:t>outlined by SGS Laboratories America, which are p</w:t>
      </w:r>
      <w:r w:rsidR="005B46B7" w:rsidRPr="00F0674A">
        <w:rPr>
          <w:rStyle w:val="hgkelc"/>
          <w:lang w:val="en"/>
        </w:rPr>
        <w:t xml:space="preserve">rovided as part of a standard </w:t>
      </w:r>
      <w:r w:rsidR="00F0674A" w:rsidRPr="00F0674A">
        <w:rPr>
          <w:rStyle w:val="hgkelc"/>
          <w:lang w:val="en"/>
        </w:rPr>
        <w:t>annual results report (</w:t>
      </w:r>
      <w:r w:rsidR="00F0674A" w:rsidRPr="00F0674A">
        <w:rPr>
          <w:rStyle w:val="hgkelc"/>
          <w:lang w:val="en"/>
        </w:rPr>
        <w:fldChar w:fldCharType="begin"/>
      </w:r>
      <w:r w:rsidR="00F0674A" w:rsidRPr="00F0674A">
        <w:rPr>
          <w:rStyle w:val="hgkelc"/>
          <w:lang w:val="en"/>
        </w:rPr>
        <w:instrText xml:space="preserve"> REF _Ref125968846 \h  \* MERGEFORMAT </w:instrText>
      </w:r>
      <w:r w:rsidR="00F0674A" w:rsidRPr="00F0674A">
        <w:rPr>
          <w:rStyle w:val="hgkelc"/>
          <w:lang w:val="en"/>
        </w:rPr>
      </w:r>
      <w:r w:rsidR="00F0674A" w:rsidRPr="00F0674A">
        <w:rPr>
          <w:rStyle w:val="hgkelc"/>
          <w:lang w:val="en"/>
        </w:rPr>
        <w:fldChar w:fldCharType="separate"/>
      </w:r>
      <w:r w:rsidR="00F0674A" w:rsidRPr="00F0674A">
        <w:t xml:space="preserve">Table </w:t>
      </w:r>
      <w:r w:rsidR="00F0674A" w:rsidRPr="00F0674A">
        <w:rPr>
          <w:noProof/>
        </w:rPr>
        <w:t>8</w:t>
      </w:r>
      <w:r w:rsidR="00F0674A" w:rsidRPr="00F0674A">
        <w:rPr>
          <w:rStyle w:val="hgkelc"/>
          <w:lang w:val="en"/>
        </w:rPr>
        <w:fldChar w:fldCharType="end"/>
      </w:r>
      <w:r w:rsidRPr="00F0674A">
        <w:rPr>
          <w:rStyle w:val="hgkelc"/>
          <w:lang w:val="en"/>
        </w:rPr>
        <w:t>).</w:t>
      </w:r>
    </w:p>
    <w:p w14:paraId="586B3A1E" w14:textId="30C57A31" w:rsidR="00CB1E35" w:rsidRDefault="00CB1E35" w:rsidP="005D522B">
      <w:pPr>
        <w:pStyle w:val="BodyText"/>
        <w:spacing w:before="2"/>
        <w:ind w:right="558"/>
        <w:rPr>
          <w:rStyle w:val="hgkelc"/>
          <w:lang w:val="en"/>
        </w:rPr>
      </w:pPr>
    </w:p>
    <w:p w14:paraId="001DDD24" w14:textId="77777777" w:rsidR="00CB1E35" w:rsidRDefault="00CB1E35" w:rsidP="00CB1E35">
      <w:pPr>
        <w:spacing w:line="275" w:lineRule="exact"/>
        <w:ind w:left="688"/>
        <w:rPr>
          <w:b/>
          <w:sz w:val="24"/>
        </w:rPr>
      </w:pPr>
    </w:p>
    <w:p w14:paraId="32E76DC9" w14:textId="0F6D1C1C" w:rsidR="00CB1E35" w:rsidRDefault="00CB1E35" w:rsidP="00CB1E35">
      <w:pPr>
        <w:spacing w:line="275" w:lineRule="exact"/>
        <w:ind w:left="688"/>
        <w:rPr>
          <w:b/>
          <w:sz w:val="24"/>
        </w:rPr>
      </w:pPr>
    </w:p>
    <w:p w14:paraId="67DC0715" w14:textId="77777777" w:rsidR="00514236" w:rsidRDefault="00514236" w:rsidP="00CB1E35">
      <w:pPr>
        <w:spacing w:line="275" w:lineRule="exact"/>
        <w:ind w:left="688"/>
        <w:rPr>
          <w:b/>
          <w:sz w:val="24"/>
        </w:rPr>
      </w:pPr>
    </w:p>
    <w:p w14:paraId="4C5C3B8C" w14:textId="31F6B8CD" w:rsidR="00CB1E35" w:rsidRPr="00F91D88" w:rsidRDefault="00F91D88" w:rsidP="00F91D88">
      <w:pPr>
        <w:pStyle w:val="Caption"/>
        <w:rPr>
          <w:rStyle w:val="hgkelc"/>
          <w:b/>
          <w:color w:val="auto"/>
          <w:sz w:val="24"/>
          <w:szCs w:val="24"/>
          <w:lang w:val="en"/>
        </w:rPr>
      </w:pPr>
      <w:bookmarkStart w:id="194" w:name="_Ref125968846"/>
      <w:bookmarkStart w:id="195" w:name="_Toc126826255"/>
      <w:r w:rsidRPr="00F91D88">
        <w:rPr>
          <w:b/>
          <w:color w:val="auto"/>
          <w:sz w:val="24"/>
          <w:szCs w:val="24"/>
        </w:rPr>
        <w:lastRenderedPageBreak/>
        <w:t xml:space="preserve">Table </w:t>
      </w:r>
      <w:r w:rsidRPr="00F91D88">
        <w:rPr>
          <w:b/>
          <w:color w:val="auto"/>
          <w:sz w:val="24"/>
          <w:szCs w:val="24"/>
        </w:rPr>
        <w:fldChar w:fldCharType="begin"/>
      </w:r>
      <w:r w:rsidRPr="00F91D88">
        <w:rPr>
          <w:b/>
          <w:color w:val="auto"/>
          <w:sz w:val="24"/>
          <w:szCs w:val="24"/>
        </w:rPr>
        <w:instrText xml:space="preserve"> SEQ Table \* ARABIC </w:instrText>
      </w:r>
      <w:r w:rsidRPr="00F91D88">
        <w:rPr>
          <w:b/>
          <w:color w:val="auto"/>
          <w:sz w:val="24"/>
          <w:szCs w:val="24"/>
        </w:rPr>
        <w:fldChar w:fldCharType="separate"/>
      </w:r>
      <w:r w:rsidR="00F4536B">
        <w:rPr>
          <w:b/>
          <w:noProof/>
          <w:color w:val="auto"/>
          <w:sz w:val="24"/>
          <w:szCs w:val="24"/>
        </w:rPr>
        <w:t>8</w:t>
      </w:r>
      <w:r w:rsidRPr="00F91D88">
        <w:rPr>
          <w:b/>
          <w:color w:val="auto"/>
          <w:sz w:val="24"/>
          <w:szCs w:val="24"/>
        </w:rPr>
        <w:fldChar w:fldCharType="end"/>
      </w:r>
      <w:bookmarkEnd w:id="194"/>
      <w:r w:rsidR="00CB1E35" w:rsidRPr="00F91D88">
        <w:rPr>
          <w:b/>
          <w:color w:val="auto"/>
          <w:sz w:val="24"/>
          <w:szCs w:val="24"/>
        </w:rPr>
        <w:t>. Data Qual</w:t>
      </w:r>
      <w:r w:rsidRPr="00F91D88">
        <w:rPr>
          <w:b/>
          <w:color w:val="auto"/>
          <w:sz w:val="24"/>
          <w:szCs w:val="24"/>
        </w:rPr>
        <w:t>ifiers (from SGS North America)</w:t>
      </w:r>
      <w:bookmarkEnd w:id="195"/>
    </w:p>
    <w:tbl>
      <w:tblPr>
        <w:tblStyle w:val="TableGrid"/>
        <w:tblW w:w="0" w:type="auto"/>
        <w:tblInd w:w="688" w:type="dxa"/>
        <w:tblLook w:val="04A0" w:firstRow="1" w:lastRow="0" w:firstColumn="1" w:lastColumn="0" w:noHBand="0" w:noVBand="1"/>
      </w:tblPr>
      <w:tblGrid>
        <w:gridCol w:w="2637"/>
        <w:gridCol w:w="6585"/>
      </w:tblGrid>
      <w:tr w:rsidR="00CB1E35" w14:paraId="4B288B11" w14:textId="77777777" w:rsidTr="00B658D2">
        <w:tc>
          <w:tcPr>
            <w:tcW w:w="2637" w:type="dxa"/>
          </w:tcPr>
          <w:p w14:paraId="096555C3" w14:textId="77777777" w:rsidR="00CB1E35" w:rsidRPr="00CB1E35" w:rsidRDefault="00CB1E35" w:rsidP="00B658D2">
            <w:pPr>
              <w:spacing w:line="275" w:lineRule="exact"/>
              <w:rPr>
                <w:rStyle w:val="hgkelc"/>
                <w:lang w:val="en"/>
              </w:rPr>
            </w:pPr>
            <w:r w:rsidRPr="00CB1E35">
              <w:rPr>
                <w:rStyle w:val="hgkelc"/>
                <w:lang w:val="en"/>
              </w:rPr>
              <w:t>*</w:t>
            </w:r>
          </w:p>
        </w:tc>
        <w:tc>
          <w:tcPr>
            <w:tcW w:w="6585" w:type="dxa"/>
          </w:tcPr>
          <w:p w14:paraId="0F97BC89" w14:textId="77777777" w:rsidR="00CB1E35" w:rsidRPr="00CB1E35" w:rsidRDefault="00CB1E35" w:rsidP="00B658D2">
            <w:pPr>
              <w:spacing w:line="275" w:lineRule="exact"/>
              <w:rPr>
                <w:rStyle w:val="hgkelc"/>
                <w:sz w:val="20"/>
                <w:szCs w:val="20"/>
                <w:lang w:val="en"/>
              </w:rPr>
            </w:pPr>
            <w:r w:rsidRPr="00CB1E35">
              <w:rPr>
                <w:rFonts w:eastAsiaTheme="minorHAnsi"/>
                <w:sz w:val="20"/>
                <w:szCs w:val="20"/>
              </w:rPr>
              <w:t>The analyte has exceeded allowable regulatory or control limits.</w:t>
            </w:r>
          </w:p>
        </w:tc>
      </w:tr>
      <w:tr w:rsidR="00CB1E35" w14:paraId="0CC2122D" w14:textId="77777777" w:rsidTr="00B658D2">
        <w:tc>
          <w:tcPr>
            <w:tcW w:w="2637" w:type="dxa"/>
          </w:tcPr>
          <w:p w14:paraId="6D6BE6F6" w14:textId="77777777" w:rsidR="00CB1E35" w:rsidRPr="00CB1E35" w:rsidRDefault="00CB1E35" w:rsidP="00B658D2">
            <w:pPr>
              <w:spacing w:line="275" w:lineRule="exact"/>
              <w:rPr>
                <w:rStyle w:val="hgkelc"/>
                <w:lang w:val="en"/>
              </w:rPr>
            </w:pPr>
            <w:r w:rsidRPr="00CB1E35">
              <w:rPr>
                <w:rStyle w:val="hgkelc"/>
                <w:lang w:val="en"/>
              </w:rPr>
              <w:t>!</w:t>
            </w:r>
          </w:p>
        </w:tc>
        <w:tc>
          <w:tcPr>
            <w:tcW w:w="6585" w:type="dxa"/>
          </w:tcPr>
          <w:p w14:paraId="5F8858C3" w14:textId="77777777" w:rsidR="00CB1E35" w:rsidRPr="00CB1E35" w:rsidRDefault="00CB1E35" w:rsidP="00B658D2">
            <w:pPr>
              <w:spacing w:line="275" w:lineRule="exact"/>
              <w:rPr>
                <w:rStyle w:val="hgkelc"/>
                <w:lang w:val="en"/>
              </w:rPr>
            </w:pPr>
            <w:r w:rsidRPr="00CB1E35">
              <w:rPr>
                <w:rFonts w:eastAsiaTheme="minorHAnsi"/>
                <w:sz w:val="20"/>
                <w:szCs w:val="20"/>
              </w:rPr>
              <w:t>Surrogate out of control limits.</w:t>
            </w:r>
          </w:p>
        </w:tc>
      </w:tr>
      <w:tr w:rsidR="00CB1E35" w14:paraId="6D88B546" w14:textId="77777777" w:rsidTr="00B658D2">
        <w:tc>
          <w:tcPr>
            <w:tcW w:w="2637" w:type="dxa"/>
          </w:tcPr>
          <w:p w14:paraId="0C3FF9F4" w14:textId="77777777" w:rsidR="00CB1E35" w:rsidRPr="00CB1E35" w:rsidRDefault="00CB1E35" w:rsidP="00B658D2">
            <w:pPr>
              <w:spacing w:line="275" w:lineRule="exact"/>
              <w:rPr>
                <w:rStyle w:val="hgkelc"/>
                <w:lang w:val="en"/>
              </w:rPr>
            </w:pPr>
            <w:r w:rsidRPr="00CB1E35">
              <w:rPr>
                <w:rStyle w:val="hgkelc"/>
                <w:lang w:val="en"/>
              </w:rPr>
              <w:t>B</w:t>
            </w:r>
          </w:p>
        </w:tc>
        <w:tc>
          <w:tcPr>
            <w:tcW w:w="6585" w:type="dxa"/>
          </w:tcPr>
          <w:p w14:paraId="0D64C290"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Indicates the analyte is found in a blank associated with the sample.</w:t>
            </w:r>
          </w:p>
        </w:tc>
      </w:tr>
      <w:tr w:rsidR="00CB1E35" w14:paraId="5BF7628E" w14:textId="77777777" w:rsidTr="00B658D2">
        <w:tc>
          <w:tcPr>
            <w:tcW w:w="2637" w:type="dxa"/>
          </w:tcPr>
          <w:p w14:paraId="309F29A7" w14:textId="77777777" w:rsidR="00CB1E35" w:rsidRPr="00CB1E35" w:rsidRDefault="00CB1E35" w:rsidP="00B658D2">
            <w:pPr>
              <w:spacing w:line="275" w:lineRule="exact"/>
              <w:rPr>
                <w:rStyle w:val="hgkelc"/>
                <w:lang w:val="en"/>
              </w:rPr>
            </w:pPr>
            <w:r w:rsidRPr="00CB1E35">
              <w:rPr>
                <w:rFonts w:eastAsiaTheme="minorHAnsi"/>
                <w:sz w:val="20"/>
                <w:szCs w:val="20"/>
              </w:rPr>
              <w:t>CCV/CVA/CVB</w:t>
            </w:r>
          </w:p>
        </w:tc>
        <w:tc>
          <w:tcPr>
            <w:tcW w:w="6585" w:type="dxa"/>
          </w:tcPr>
          <w:p w14:paraId="650DC2CF" w14:textId="77777777" w:rsidR="00CB1E35" w:rsidRPr="00CB1E35" w:rsidRDefault="00CB1E35" w:rsidP="00B658D2">
            <w:pPr>
              <w:spacing w:line="275" w:lineRule="exact"/>
              <w:rPr>
                <w:rStyle w:val="hgkelc"/>
                <w:lang w:val="en"/>
              </w:rPr>
            </w:pPr>
            <w:r w:rsidRPr="00CB1E35">
              <w:rPr>
                <w:rFonts w:eastAsiaTheme="minorHAnsi"/>
                <w:sz w:val="20"/>
                <w:szCs w:val="20"/>
              </w:rPr>
              <w:t>Continuing Calibration Verification</w:t>
            </w:r>
          </w:p>
        </w:tc>
      </w:tr>
      <w:tr w:rsidR="00CB1E35" w14:paraId="5DAB928C" w14:textId="77777777" w:rsidTr="00B658D2">
        <w:tc>
          <w:tcPr>
            <w:tcW w:w="2637" w:type="dxa"/>
          </w:tcPr>
          <w:p w14:paraId="3C8CB5E1" w14:textId="77777777" w:rsidR="00CB1E35" w:rsidRPr="00CB1E35" w:rsidRDefault="00CB1E35" w:rsidP="00B658D2">
            <w:pPr>
              <w:spacing w:line="275" w:lineRule="exact"/>
              <w:rPr>
                <w:rStyle w:val="hgkelc"/>
                <w:lang w:val="en"/>
              </w:rPr>
            </w:pPr>
            <w:r w:rsidRPr="00CB1E35">
              <w:rPr>
                <w:rFonts w:eastAsiaTheme="minorHAnsi"/>
                <w:sz w:val="20"/>
                <w:szCs w:val="20"/>
              </w:rPr>
              <w:t>CCCV/CVC/CVCA/CVCB</w:t>
            </w:r>
          </w:p>
        </w:tc>
        <w:tc>
          <w:tcPr>
            <w:tcW w:w="6585" w:type="dxa"/>
          </w:tcPr>
          <w:p w14:paraId="7D2A5FD6" w14:textId="77777777" w:rsidR="00CB1E35" w:rsidRPr="00CB1E35" w:rsidRDefault="00CB1E35" w:rsidP="00B658D2">
            <w:pPr>
              <w:spacing w:line="275" w:lineRule="exact"/>
              <w:rPr>
                <w:rStyle w:val="hgkelc"/>
                <w:lang w:val="en"/>
              </w:rPr>
            </w:pPr>
            <w:r w:rsidRPr="00CB1E35">
              <w:rPr>
                <w:rFonts w:eastAsiaTheme="minorHAnsi"/>
                <w:sz w:val="20"/>
                <w:szCs w:val="20"/>
              </w:rPr>
              <w:t>Closing Continuing Calibration Verification</w:t>
            </w:r>
          </w:p>
        </w:tc>
      </w:tr>
      <w:tr w:rsidR="00CB1E35" w14:paraId="571697BA" w14:textId="77777777" w:rsidTr="00B658D2">
        <w:tc>
          <w:tcPr>
            <w:tcW w:w="2637" w:type="dxa"/>
          </w:tcPr>
          <w:p w14:paraId="1A21DDCD" w14:textId="77777777" w:rsidR="00CB1E35" w:rsidRPr="00CB1E35" w:rsidRDefault="00CB1E35" w:rsidP="00B658D2">
            <w:pPr>
              <w:spacing w:line="275" w:lineRule="exact"/>
              <w:rPr>
                <w:rStyle w:val="hgkelc"/>
                <w:lang w:val="en"/>
              </w:rPr>
            </w:pPr>
            <w:r w:rsidRPr="00CB1E35">
              <w:rPr>
                <w:rFonts w:eastAsiaTheme="minorHAnsi"/>
                <w:sz w:val="20"/>
                <w:szCs w:val="20"/>
              </w:rPr>
              <w:t>CL</w:t>
            </w:r>
          </w:p>
        </w:tc>
        <w:tc>
          <w:tcPr>
            <w:tcW w:w="6585" w:type="dxa"/>
          </w:tcPr>
          <w:p w14:paraId="2046CC41"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Control Limit</w:t>
            </w:r>
          </w:p>
        </w:tc>
      </w:tr>
      <w:tr w:rsidR="00CB1E35" w14:paraId="5A2171D7" w14:textId="77777777" w:rsidTr="00B658D2">
        <w:tc>
          <w:tcPr>
            <w:tcW w:w="2637" w:type="dxa"/>
          </w:tcPr>
          <w:p w14:paraId="18C7AAAA" w14:textId="77777777" w:rsidR="00CB1E35" w:rsidRPr="00CB1E35" w:rsidRDefault="00CB1E35" w:rsidP="00B658D2">
            <w:pPr>
              <w:spacing w:line="275" w:lineRule="exact"/>
              <w:rPr>
                <w:rStyle w:val="hgkelc"/>
                <w:lang w:val="en"/>
              </w:rPr>
            </w:pPr>
            <w:r w:rsidRPr="00CB1E35">
              <w:rPr>
                <w:rStyle w:val="hgkelc"/>
                <w:lang w:val="en"/>
              </w:rPr>
              <w:t>DF</w:t>
            </w:r>
          </w:p>
        </w:tc>
        <w:tc>
          <w:tcPr>
            <w:tcW w:w="6585" w:type="dxa"/>
          </w:tcPr>
          <w:p w14:paraId="3EEB0B68" w14:textId="77777777" w:rsidR="00CB1E35" w:rsidRPr="00CB1E35" w:rsidRDefault="00CB1E35" w:rsidP="00B658D2">
            <w:pPr>
              <w:spacing w:line="275" w:lineRule="exact"/>
              <w:rPr>
                <w:rStyle w:val="hgkelc"/>
                <w:lang w:val="en"/>
              </w:rPr>
            </w:pPr>
            <w:r w:rsidRPr="00CB1E35">
              <w:rPr>
                <w:rFonts w:eastAsiaTheme="minorHAnsi"/>
                <w:sz w:val="20"/>
                <w:szCs w:val="20"/>
              </w:rPr>
              <w:t>Analytical Dilution Factor</w:t>
            </w:r>
          </w:p>
        </w:tc>
      </w:tr>
      <w:tr w:rsidR="00CB1E35" w14:paraId="661F156C" w14:textId="77777777" w:rsidTr="00B658D2">
        <w:tc>
          <w:tcPr>
            <w:tcW w:w="2637" w:type="dxa"/>
          </w:tcPr>
          <w:p w14:paraId="501935DF" w14:textId="77777777" w:rsidR="00CB1E35" w:rsidRPr="00CB1E35" w:rsidRDefault="00CB1E35" w:rsidP="00B658D2">
            <w:pPr>
              <w:spacing w:line="275" w:lineRule="exact"/>
              <w:rPr>
                <w:rStyle w:val="hgkelc"/>
                <w:lang w:val="en"/>
              </w:rPr>
            </w:pPr>
            <w:r w:rsidRPr="00CB1E35">
              <w:rPr>
                <w:rStyle w:val="hgkelc"/>
                <w:lang w:val="en"/>
              </w:rPr>
              <w:t>DL</w:t>
            </w:r>
          </w:p>
        </w:tc>
        <w:tc>
          <w:tcPr>
            <w:tcW w:w="6585" w:type="dxa"/>
          </w:tcPr>
          <w:p w14:paraId="72349402"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Detection Limit (i.e., maximum method detection limit)</w:t>
            </w:r>
          </w:p>
        </w:tc>
      </w:tr>
      <w:tr w:rsidR="00CB1E35" w14:paraId="6A55B64E" w14:textId="77777777" w:rsidTr="00B658D2">
        <w:tc>
          <w:tcPr>
            <w:tcW w:w="2637" w:type="dxa"/>
          </w:tcPr>
          <w:p w14:paraId="5185C473" w14:textId="77777777" w:rsidR="00CB1E35" w:rsidRPr="00CB1E35" w:rsidRDefault="00CB1E35" w:rsidP="00B658D2">
            <w:pPr>
              <w:spacing w:line="275" w:lineRule="exact"/>
              <w:rPr>
                <w:rStyle w:val="hgkelc"/>
                <w:lang w:val="en"/>
              </w:rPr>
            </w:pPr>
            <w:r w:rsidRPr="00CB1E35">
              <w:rPr>
                <w:rStyle w:val="hgkelc"/>
                <w:lang w:val="en"/>
              </w:rPr>
              <w:t>E</w:t>
            </w:r>
          </w:p>
        </w:tc>
        <w:tc>
          <w:tcPr>
            <w:tcW w:w="6585" w:type="dxa"/>
          </w:tcPr>
          <w:p w14:paraId="13CE3F0E" w14:textId="77777777" w:rsidR="00CB1E35" w:rsidRPr="00CB1E35" w:rsidRDefault="00CB1E35" w:rsidP="00B658D2">
            <w:pPr>
              <w:spacing w:line="275" w:lineRule="exact"/>
              <w:rPr>
                <w:rStyle w:val="hgkelc"/>
                <w:lang w:val="en"/>
              </w:rPr>
            </w:pPr>
            <w:r w:rsidRPr="00CB1E35">
              <w:rPr>
                <w:rFonts w:eastAsiaTheme="minorHAnsi"/>
                <w:sz w:val="20"/>
                <w:szCs w:val="20"/>
              </w:rPr>
              <w:t>Detection Limit (i.e., maximum method detection limit)</w:t>
            </w:r>
          </w:p>
        </w:tc>
      </w:tr>
      <w:tr w:rsidR="00CB1E35" w14:paraId="77865BBC" w14:textId="77777777" w:rsidTr="00B658D2">
        <w:tc>
          <w:tcPr>
            <w:tcW w:w="2637" w:type="dxa"/>
          </w:tcPr>
          <w:p w14:paraId="753FAD58" w14:textId="77777777" w:rsidR="00CB1E35" w:rsidRPr="00CB1E35" w:rsidRDefault="00CB1E35" w:rsidP="00B658D2">
            <w:pPr>
              <w:spacing w:line="275" w:lineRule="exact"/>
              <w:rPr>
                <w:rStyle w:val="hgkelc"/>
                <w:lang w:val="en"/>
              </w:rPr>
            </w:pPr>
            <w:r w:rsidRPr="00CB1E35">
              <w:rPr>
                <w:rStyle w:val="hgkelc"/>
                <w:lang w:val="en"/>
              </w:rPr>
              <w:t>GT</w:t>
            </w:r>
          </w:p>
        </w:tc>
        <w:tc>
          <w:tcPr>
            <w:tcW w:w="6585" w:type="dxa"/>
          </w:tcPr>
          <w:p w14:paraId="26E9EF19" w14:textId="77777777" w:rsidR="00CB1E35" w:rsidRPr="00CB1E35" w:rsidRDefault="00CB1E35" w:rsidP="00B658D2">
            <w:pPr>
              <w:spacing w:line="275" w:lineRule="exact"/>
              <w:rPr>
                <w:rStyle w:val="hgkelc"/>
                <w:lang w:val="en"/>
              </w:rPr>
            </w:pPr>
            <w:r w:rsidRPr="00CB1E35">
              <w:rPr>
                <w:rFonts w:eastAsiaTheme="minorHAnsi"/>
                <w:sz w:val="20"/>
                <w:szCs w:val="20"/>
              </w:rPr>
              <w:t>Greater Than</w:t>
            </w:r>
          </w:p>
        </w:tc>
      </w:tr>
      <w:tr w:rsidR="00CB1E35" w14:paraId="6B43CB3A" w14:textId="77777777" w:rsidTr="00B658D2">
        <w:tc>
          <w:tcPr>
            <w:tcW w:w="2637" w:type="dxa"/>
          </w:tcPr>
          <w:p w14:paraId="787A2A56" w14:textId="77777777" w:rsidR="00CB1E35" w:rsidRPr="00CB1E35" w:rsidRDefault="00CB1E35" w:rsidP="00B658D2">
            <w:pPr>
              <w:spacing w:line="275" w:lineRule="exact"/>
              <w:rPr>
                <w:rStyle w:val="hgkelc"/>
                <w:lang w:val="en"/>
              </w:rPr>
            </w:pPr>
            <w:r w:rsidRPr="00CB1E35">
              <w:rPr>
                <w:rStyle w:val="hgkelc"/>
                <w:lang w:val="en"/>
              </w:rPr>
              <w:t>IB</w:t>
            </w:r>
          </w:p>
        </w:tc>
        <w:tc>
          <w:tcPr>
            <w:tcW w:w="6585" w:type="dxa"/>
          </w:tcPr>
          <w:p w14:paraId="01B72CF1"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Instrument Blank</w:t>
            </w:r>
          </w:p>
        </w:tc>
      </w:tr>
      <w:tr w:rsidR="00CB1E35" w14:paraId="6BC08809" w14:textId="77777777" w:rsidTr="00B658D2">
        <w:tc>
          <w:tcPr>
            <w:tcW w:w="2637" w:type="dxa"/>
          </w:tcPr>
          <w:p w14:paraId="22D85A53" w14:textId="77777777" w:rsidR="00CB1E35" w:rsidRPr="00CB1E35" w:rsidRDefault="00CB1E35" w:rsidP="00B658D2">
            <w:pPr>
              <w:spacing w:line="275" w:lineRule="exact"/>
              <w:rPr>
                <w:rStyle w:val="hgkelc"/>
                <w:lang w:val="en"/>
              </w:rPr>
            </w:pPr>
            <w:r w:rsidRPr="00CB1E35">
              <w:rPr>
                <w:rStyle w:val="hgkelc"/>
                <w:lang w:val="en"/>
              </w:rPr>
              <w:t>ICV</w:t>
            </w:r>
          </w:p>
        </w:tc>
        <w:tc>
          <w:tcPr>
            <w:tcW w:w="6585" w:type="dxa"/>
          </w:tcPr>
          <w:p w14:paraId="610DDC12" w14:textId="77777777" w:rsidR="00CB1E35" w:rsidRPr="00CB1E35" w:rsidRDefault="00CB1E35" w:rsidP="00B658D2">
            <w:pPr>
              <w:spacing w:line="275" w:lineRule="exact"/>
              <w:rPr>
                <w:rStyle w:val="hgkelc"/>
                <w:lang w:val="en"/>
              </w:rPr>
            </w:pPr>
            <w:r w:rsidRPr="00CB1E35">
              <w:rPr>
                <w:rFonts w:eastAsiaTheme="minorHAnsi"/>
                <w:sz w:val="20"/>
                <w:szCs w:val="20"/>
              </w:rPr>
              <w:t>Initial Calibration Verification</w:t>
            </w:r>
          </w:p>
        </w:tc>
      </w:tr>
      <w:tr w:rsidR="00CB1E35" w14:paraId="443EB7BE" w14:textId="77777777" w:rsidTr="00B658D2">
        <w:tc>
          <w:tcPr>
            <w:tcW w:w="2637" w:type="dxa"/>
          </w:tcPr>
          <w:p w14:paraId="542FB7E1" w14:textId="77777777" w:rsidR="00CB1E35" w:rsidRPr="00CB1E35" w:rsidRDefault="00CB1E35" w:rsidP="00B658D2">
            <w:pPr>
              <w:spacing w:line="275" w:lineRule="exact"/>
              <w:rPr>
                <w:rStyle w:val="hgkelc"/>
                <w:lang w:val="en"/>
              </w:rPr>
            </w:pPr>
            <w:r w:rsidRPr="00CB1E35">
              <w:rPr>
                <w:rStyle w:val="hgkelc"/>
                <w:lang w:val="en"/>
              </w:rPr>
              <w:t>J</w:t>
            </w:r>
          </w:p>
        </w:tc>
        <w:tc>
          <w:tcPr>
            <w:tcW w:w="6585" w:type="dxa"/>
          </w:tcPr>
          <w:p w14:paraId="45AE2142" w14:textId="77777777" w:rsidR="00CB1E35" w:rsidRPr="00CB1E35" w:rsidRDefault="00CB1E35" w:rsidP="00B658D2">
            <w:pPr>
              <w:spacing w:line="275" w:lineRule="exact"/>
              <w:rPr>
                <w:rStyle w:val="hgkelc"/>
                <w:lang w:val="en"/>
              </w:rPr>
            </w:pPr>
            <w:r w:rsidRPr="00CB1E35">
              <w:rPr>
                <w:rFonts w:eastAsiaTheme="minorHAnsi"/>
                <w:sz w:val="20"/>
                <w:szCs w:val="20"/>
              </w:rPr>
              <w:t>The quantitation is an estimation.</w:t>
            </w:r>
          </w:p>
        </w:tc>
      </w:tr>
      <w:tr w:rsidR="00CB1E35" w14:paraId="6C64515E" w14:textId="77777777" w:rsidTr="00B658D2">
        <w:tc>
          <w:tcPr>
            <w:tcW w:w="2637" w:type="dxa"/>
          </w:tcPr>
          <w:p w14:paraId="351BDAE7" w14:textId="77777777" w:rsidR="00CB1E35" w:rsidRPr="00CB1E35" w:rsidRDefault="00CB1E35" w:rsidP="00B658D2">
            <w:pPr>
              <w:spacing w:line="275" w:lineRule="exact"/>
              <w:rPr>
                <w:rStyle w:val="hgkelc"/>
                <w:lang w:val="en"/>
              </w:rPr>
            </w:pPr>
            <w:r w:rsidRPr="00CB1E35">
              <w:rPr>
                <w:rStyle w:val="hgkelc"/>
                <w:lang w:val="en"/>
              </w:rPr>
              <w:t>LCS(D)</w:t>
            </w:r>
          </w:p>
        </w:tc>
        <w:tc>
          <w:tcPr>
            <w:tcW w:w="6585" w:type="dxa"/>
          </w:tcPr>
          <w:p w14:paraId="08A99275" w14:textId="77777777" w:rsidR="00CB1E35" w:rsidRPr="00CB1E35" w:rsidRDefault="00CB1E35" w:rsidP="00B658D2">
            <w:pPr>
              <w:spacing w:line="275" w:lineRule="exact"/>
              <w:rPr>
                <w:rStyle w:val="hgkelc"/>
                <w:lang w:val="en"/>
              </w:rPr>
            </w:pPr>
            <w:r w:rsidRPr="00CB1E35">
              <w:rPr>
                <w:rFonts w:eastAsiaTheme="minorHAnsi"/>
                <w:sz w:val="20"/>
                <w:szCs w:val="20"/>
              </w:rPr>
              <w:t>Laboratory Control Spike (Duplicate)</w:t>
            </w:r>
          </w:p>
        </w:tc>
      </w:tr>
      <w:tr w:rsidR="00CB1E35" w14:paraId="32051011" w14:textId="77777777" w:rsidTr="00B658D2">
        <w:tc>
          <w:tcPr>
            <w:tcW w:w="2637" w:type="dxa"/>
          </w:tcPr>
          <w:p w14:paraId="5F926C32" w14:textId="77777777" w:rsidR="00CB1E35" w:rsidRPr="00CB1E35" w:rsidRDefault="00CB1E35" w:rsidP="00B658D2">
            <w:pPr>
              <w:spacing w:line="275" w:lineRule="exact"/>
              <w:rPr>
                <w:rStyle w:val="hgkelc"/>
                <w:lang w:val="en"/>
              </w:rPr>
            </w:pPr>
            <w:r w:rsidRPr="00CB1E35">
              <w:rPr>
                <w:rStyle w:val="hgkelc"/>
                <w:lang w:val="en"/>
              </w:rPr>
              <w:t>LLQC/LLIQC</w:t>
            </w:r>
          </w:p>
        </w:tc>
        <w:tc>
          <w:tcPr>
            <w:tcW w:w="6585" w:type="dxa"/>
          </w:tcPr>
          <w:p w14:paraId="0F4DAD7B" w14:textId="77777777" w:rsidR="00CB1E35" w:rsidRPr="00CB1E35" w:rsidRDefault="00CB1E35" w:rsidP="00B658D2">
            <w:pPr>
              <w:spacing w:line="275" w:lineRule="exact"/>
              <w:rPr>
                <w:rStyle w:val="hgkelc"/>
                <w:lang w:val="en"/>
              </w:rPr>
            </w:pPr>
            <w:r w:rsidRPr="00CB1E35">
              <w:rPr>
                <w:rFonts w:eastAsiaTheme="minorHAnsi"/>
                <w:sz w:val="20"/>
                <w:szCs w:val="20"/>
              </w:rPr>
              <w:t>Low Level Quantitation Check</w:t>
            </w:r>
          </w:p>
        </w:tc>
      </w:tr>
      <w:tr w:rsidR="00CB1E35" w14:paraId="3B7493F9" w14:textId="77777777" w:rsidTr="00B658D2">
        <w:tc>
          <w:tcPr>
            <w:tcW w:w="2637" w:type="dxa"/>
          </w:tcPr>
          <w:p w14:paraId="0746217D" w14:textId="77777777" w:rsidR="00CB1E35" w:rsidRPr="00CB1E35" w:rsidRDefault="00CB1E35" w:rsidP="00B658D2">
            <w:pPr>
              <w:spacing w:line="275" w:lineRule="exact"/>
              <w:rPr>
                <w:rStyle w:val="hgkelc"/>
                <w:lang w:val="en"/>
              </w:rPr>
            </w:pPr>
            <w:r w:rsidRPr="00CB1E35">
              <w:rPr>
                <w:rFonts w:eastAsiaTheme="minorHAnsi"/>
                <w:sz w:val="20"/>
                <w:szCs w:val="20"/>
              </w:rPr>
              <w:t>LOD Limit of Detection</w:t>
            </w:r>
          </w:p>
        </w:tc>
        <w:tc>
          <w:tcPr>
            <w:tcW w:w="6585" w:type="dxa"/>
          </w:tcPr>
          <w:p w14:paraId="287F6C90" w14:textId="77777777" w:rsidR="00CB1E35" w:rsidRPr="00CB1E35" w:rsidRDefault="00CB1E35" w:rsidP="00B658D2">
            <w:pPr>
              <w:spacing w:line="275" w:lineRule="exact"/>
              <w:rPr>
                <w:rStyle w:val="hgkelc"/>
                <w:lang w:val="en"/>
              </w:rPr>
            </w:pPr>
            <w:r w:rsidRPr="00CB1E35">
              <w:rPr>
                <w:rFonts w:eastAsiaTheme="minorHAnsi"/>
                <w:sz w:val="20"/>
                <w:szCs w:val="20"/>
              </w:rPr>
              <w:t>(i.e., 1/2 of the LOQ)</w:t>
            </w:r>
          </w:p>
        </w:tc>
      </w:tr>
      <w:tr w:rsidR="00CB1E35" w14:paraId="664B4A58" w14:textId="77777777" w:rsidTr="00B658D2">
        <w:tc>
          <w:tcPr>
            <w:tcW w:w="2637" w:type="dxa"/>
          </w:tcPr>
          <w:p w14:paraId="025D9220" w14:textId="77777777" w:rsidR="00CB1E35" w:rsidRPr="00CB1E35" w:rsidRDefault="00CB1E35" w:rsidP="00B658D2">
            <w:pPr>
              <w:spacing w:line="275" w:lineRule="exact"/>
              <w:rPr>
                <w:rStyle w:val="hgkelc"/>
                <w:lang w:val="en"/>
              </w:rPr>
            </w:pPr>
            <w:r w:rsidRPr="00CB1E35">
              <w:rPr>
                <w:rFonts w:eastAsiaTheme="minorHAnsi"/>
                <w:sz w:val="20"/>
                <w:szCs w:val="20"/>
              </w:rPr>
              <w:t>LOQ Limit of Quantitation</w:t>
            </w:r>
          </w:p>
        </w:tc>
        <w:tc>
          <w:tcPr>
            <w:tcW w:w="6585" w:type="dxa"/>
          </w:tcPr>
          <w:p w14:paraId="5ABB80DB" w14:textId="77777777" w:rsidR="00CB1E35" w:rsidRPr="00CB1E35" w:rsidRDefault="00CB1E35" w:rsidP="00B658D2">
            <w:pPr>
              <w:spacing w:line="275" w:lineRule="exact"/>
              <w:rPr>
                <w:rStyle w:val="hgkelc"/>
                <w:lang w:val="en"/>
              </w:rPr>
            </w:pPr>
            <w:r w:rsidRPr="00CB1E35">
              <w:rPr>
                <w:rFonts w:eastAsiaTheme="minorHAnsi"/>
                <w:sz w:val="20"/>
                <w:szCs w:val="20"/>
              </w:rPr>
              <w:t>(i.e., reporting or practical quantitation limit)</w:t>
            </w:r>
          </w:p>
        </w:tc>
      </w:tr>
      <w:tr w:rsidR="00CB1E35" w14:paraId="2D2D24D8" w14:textId="77777777" w:rsidTr="00B658D2">
        <w:tc>
          <w:tcPr>
            <w:tcW w:w="2637" w:type="dxa"/>
          </w:tcPr>
          <w:p w14:paraId="716FFB51" w14:textId="77777777" w:rsidR="00CB1E35" w:rsidRPr="00CB1E35" w:rsidRDefault="00CB1E35" w:rsidP="00B658D2">
            <w:pPr>
              <w:spacing w:line="275" w:lineRule="exact"/>
              <w:rPr>
                <w:rStyle w:val="hgkelc"/>
                <w:lang w:val="en"/>
              </w:rPr>
            </w:pPr>
            <w:r w:rsidRPr="00CB1E35">
              <w:rPr>
                <w:rStyle w:val="hgkelc"/>
                <w:lang w:val="en"/>
              </w:rPr>
              <w:t>LT</w:t>
            </w:r>
          </w:p>
        </w:tc>
        <w:tc>
          <w:tcPr>
            <w:tcW w:w="6585" w:type="dxa"/>
          </w:tcPr>
          <w:p w14:paraId="70093B19"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Less Than</w:t>
            </w:r>
          </w:p>
        </w:tc>
      </w:tr>
      <w:tr w:rsidR="00CB1E35" w14:paraId="651A1B5E" w14:textId="77777777" w:rsidTr="00B658D2">
        <w:tc>
          <w:tcPr>
            <w:tcW w:w="2637" w:type="dxa"/>
          </w:tcPr>
          <w:p w14:paraId="37EB4890" w14:textId="77777777" w:rsidR="00CB1E35" w:rsidRPr="00CB1E35" w:rsidRDefault="00CB1E35" w:rsidP="00B658D2">
            <w:pPr>
              <w:spacing w:line="275" w:lineRule="exact"/>
              <w:rPr>
                <w:rStyle w:val="hgkelc"/>
                <w:lang w:val="en"/>
              </w:rPr>
            </w:pPr>
            <w:r w:rsidRPr="00CB1E35">
              <w:rPr>
                <w:rStyle w:val="hgkelc"/>
                <w:lang w:val="en"/>
              </w:rPr>
              <w:t>MB</w:t>
            </w:r>
          </w:p>
        </w:tc>
        <w:tc>
          <w:tcPr>
            <w:tcW w:w="6585" w:type="dxa"/>
          </w:tcPr>
          <w:p w14:paraId="584B8AD6"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Method Blank</w:t>
            </w:r>
          </w:p>
        </w:tc>
      </w:tr>
      <w:tr w:rsidR="00CB1E35" w14:paraId="36F48CD2" w14:textId="77777777" w:rsidTr="00B658D2">
        <w:tc>
          <w:tcPr>
            <w:tcW w:w="2637" w:type="dxa"/>
          </w:tcPr>
          <w:p w14:paraId="3598C701" w14:textId="77777777" w:rsidR="00CB1E35" w:rsidRPr="00CB1E35" w:rsidRDefault="00CB1E35" w:rsidP="00B658D2">
            <w:pPr>
              <w:spacing w:line="275" w:lineRule="exact"/>
              <w:rPr>
                <w:rStyle w:val="hgkelc"/>
                <w:lang w:val="en"/>
              </w:rPr>
            </w:pPr>
            <w:r w:rsidRPr="00CB1E35">
              <w:rPr>
                <w:rStyle w:val="hgkelc"/>
                <w:lang w:val="en"/>
              </w:rPr>
              <w:t>MS(D)</w:t>
            </w:r>
          </w:p>
        </w:tc>
        <w:tc>
          <w:tcPr>
            <w:tcW w:w="6585" w:type="dxa"/>
          </w:tcPr>
          <w:p w14:paraId="411753BF"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Matrix Spike (Duplicate)</w:t>
            </w:r>
          </w:p>
        </w:tc>
      </w:tr>
      <w:tr w:rsidR="00CB1E35" w14:paraId="77BA8837" w14:textId="77777777" w:rsidTr="00B658D2">
        <w:tc>
          <w:tcPr>
            <w:tcW w:w="2637" w:type="dxa"/>
          </w:tcPr>
          <w:p w14:paraId="5ECB243C" w14:textId="77777777" w:rsidR="00CB1E35" w:rsidRPr="00CB1E35" w:rsidRDefault="00CB1E35" w:rsidP="00B658D2">
            <w:pPr>
              <w:spacing w:line="275" w:lineRule="exact"/>
              <w:rPr>
                <w:rStyle w:val="hgkelc"/>
                <w:lang w:val="en"/>
              </w:rPr>
            </w:pPr>
            <w:r w:rsidRPr="00CB1E35">
              <w:rPr>
                <w:rStyle w:val="hgkelc"/>
                <w:lang w:val="en"/>
              </w:rPr>
              <w:t>ND</w:t>
            </w:r>
          </w:p>
        </w:tc>
        <w:tc>
          <w:tcPr>
            <w:tcW w:w="6585" w:type="dxa"/>
          </w:tcPr>
          <w:p w14:paraId="323A0ABB" w14:textId="77777777" w:rsidR="00CB1E35" w:rsidRPr="00CB1E35" w:rsidRDefault="00CB1E35" w:rsidP="00B658D2">
            <w:pPr>
              <w:spacing w:line="275" w:lineRule="exact"/>
              <w:rPr>
                <w:rStyle w:val="hgkelc"/>
                <w:lang w:val="en"/>
              </w:rPr>
            </w:pPr>
            <w:r w:rsidRPr="00CB1E35">
              <w:rPr>
                <w:rFonts w:eastAsiaTheme="minorHAnsi"/>
                <w:sz w:val="20"/>
                <w:szCs w:val="20"/>
              </w:rPr>
              <w:t>Indicates the analyte is not detected</w:t>
            </w:r>
          </w:p>
        </w:tc>
      </w:tr>
      <w:tr w:rsidR="00CB1E35" w14:paraId="3C0965E8" w14:textId="77777777" w:rsidTr="00B658D2">
        <w:tc>
          <w:tcPr>
            <w:tcW w:w="2637" w:type="dxa"/>
          </w:tcPr>
          <w:p w14:paraId="4A088F7B" w14:textId="77777777" w:rsidR="00CB1E35" w:rsidRPr="00CB1E35" w:rsidRDefault="00CB1E35" w:rsidP="00B658D2">
            <w:pPr>
              <w:spacing w:line="275" w:lineRule="exact"/>
              <w:rPr>
                <w:rStyle w:val="hgkelc"/>
                <w:lang w:val="en"/>
              </w:rPr>
            </w:pPr>
            <w:r w:rsidRPr="00CB1E35">
              <w:rPr>
                <w:rStyle w:val="hgkelc"/>
                <w:lang w:val="en"/>
              </w:rPr>
              <w:t>RPD</w:t>
            </w:r>
          </w:p>
        </w:tc>
        <w:tc>
          <w:tcPr>
            <w:tcW w:w="6585" w:type="dxa"/>
          </w:tcPr>
          <w:p w14:paraId="457531EF" w14:textId="77777777" w:rsidR="00CB1E35" w:rsidRPr="00CB1E35" w:rsidRDefault="00CB1E35" w:rsidP="00B658D2">
            <w:pPr>
              <w:spacing w:line="275" w:lineRule="exact"/>
              <w:rPr>
                <w:rStyle w:val="hgkelc"/>
                <w:lang w:val="en"/>
              </w:rPr>
            </w:pPr>
            <w:r w:rsidRPr="00CB1E35">
              <w:rPr>
                <w:rFonts w:eastAsiaTheme="minorHAnsi"/>
                <w:sz w:val="20"/>
                <w:szCs w:val="20"/>
              </w:rPr>
              <w:t>Relative Percent Difference</w:t>
            </w:r>
          </w:p>
        </w:tc>
      </w:tr>
      <w:tr w:rsidR="00CB1E35" w14:paraId="735121DD" w14:textId="77777777" w:rsidTr="00B658D2">
        <w:tc>
          <w:tcPr>
            <w:tcW w:w="2637" w:type="dxa"/>
          </w:tcPr>
          <w:p w14:paraId="4F974514" w14:textId="77777777" w:rsidR="00CB1E35" w:rsidRPr="00CB1E35" w:rsidRDefault="00CB1E35" w:rsidP="00B658D2">
            <w:pPr>
              <w:spacing w:line="275" w:lineRule="exact"/>
              <w:rPr>
                <w:rStyle w:val="hgkelc"/>
                <w:lang w:val="en"/>
              </w:rPr>
            </w:pPr>
            <w:r w:rsidRPr="00CB1E35">
              <w:rPr>
                <w:rStyle w:val="hgkelc"/>
                <w:lang w:val="en"/>
              </w:rPr>
              <w:t>TNTC</w:t>
            </w:r>
          </w:p>
        </w:tc>
        <w:tc>
          <w:tcPr>
            <w:tcW w:w="6585" w:type="dxa"/>
          </w:tcPr>
          <w:p w14:paraId="7941FB43"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Too Numerous To Count</w:t>
            </w:r>
          </w:p>
        </w:tc>
      </w:tr>
      <w:tr w:rsidR="00CB1E35" w14:paraId="595F3D00" w14:textId="77777777" w:rsidTr="00B658D2">
        <w:tc>
          <w:tcPr>
            <w:tcW w:w="2637" w:type="dxa"/>
          </w:tcPr>
          <w:p w14:paraId="0A8D041D" w14:textId="77777777" w:rsidR="00CB1E35" w:rsidRPr="00CB1E35" w:rsidRDefault="00CB1E35" w:rsidP="00B658D2">
            <w:pPr>
              <w:spacing w:line="275" w:lineRule="exact"/>
              <w:rPr>
                <w:rStyle w:val="hgkelc"/>
                <w:lang w:val="en"/>
              </w:rPr>
            </w:pPr>
            <w:r w:rsidRPr="00CB1E35">
              <w:rPr>
                <w:rStyle w:val="hgkelc"/>
                <w:lang w:val="en"/>
              </w:rPr>
              <w:t>U</w:t>
            </w:r>
          </w:p>
        </w:tc>
        <w:tc>
          <w:tcPr>
            <w:tcW w:w="6585" w:type="dxa"/>
          </w:tcPr>
          <w:p w14:paraId="5EE38481" w14:textId="77777777" w:rsidR="00CB1E35" w:rsidRPr="00CB1E35" w:rsidRDefault="00CB1E35" w:rsidP="00B658D2">
            <w:pPr>
              <w:spacing w:line="275" w:lineRule="exact"/>
              <w:rPr>
                <w:rStyle w:val="hgkelc"/>
                <w:sz w:val="24"/>
                <w:szCs w:val="24"/>
                <w:lang w:val="en"/>
              </w:rPr>
            </w:pPr>
            <w:r w:rsidRPr="00CB1E35">
              <w:rPr>
                <w:rFonts w:eastAsiaTheme="minorHAnsi"/>
                <w:sz w:val="20"/>
                <w:szCs w:val="20"/>
              </w:rPr>
              <w:t>Indicates the analyte was analyzed for but not detecte</w:t>
            </w:r>
            <w:r w:rsidRPr="00CB1E35">
              <w:rPr>
                <w:rFonts w:eastAsiaTheme="minorHAnsi"/>
                <w:sz w:val="24"/>
                <w:szCs w:val="24"/>
              </w:rPr>
              <w:t>d</w:t>
            </w:r>
          </w:p>
        </w:tc>
      </w:tr>
    </w:tbl>
    <w:p w14:paraId="22ED7E79" w14:textId="77777777" w:rsidR="00CB1E35" w:rsidRDefault="00CB1E35" w:rsidP="005D522B">
      <w:pPr>
        <w:pStyle w:val="BodyText"/>
        <w:spacing w:before="2"/>
        <w:ind w:right="558"/>
      </w:pPr>
    </w:p>
    <w:p w14:paraId="07618EE9" w14:textId="77777777" w:rsidR="007F406F" w:rsidRDefault="007F406F" w:rsidP="007F406F">
      <w:pPr>
        <w:pStyle w:val="Heading2"/>
        <w:ind w:left="0"/>
        <w:rPr>
          <w:b w:val="0"/>
          <w:bCs w:val="0"/>
          <w:i w:val="0"/>
        </w:rPr>
      </w:pPr>
      <w:bookmarkStart w:id="196" w:name="A8._TRAINING_REQUIREMENTS"/>
      <w:bookmarkStart w:id="197" w:name="_Toc117087851"/>
      <w:bookmarkEnd w:id="196"/>
    </w:p>
    <w:p w14:paraId="7BE24D4D" w14:textId="7A83758B" w:rsidR="007F406F" w:rsidRDefault="007F406F" w:rsidP="007F406F">
      <w:pPr>
        <w:pStyle w:val="Heading2"/>
        <w:ind w:left="0"/>
        <w:rPr>
          <w:b w:val="0"/>
          <w:bCs w:val="0"/>
          <w:i w:val="0"/>
        </w:rPr>
      </w:pPr>
    </w:p>
    <w:p w14:paraId="12A6FBD7" w14:textId="155869DF" w:rsidR="000D14B5" w:rsidRDefault="009748A5" w:rsidP="007F406F">
      <w:pPr>
        <w:pStyle w:val="Heading2"/>
        <w:ind w:left="0"/>
      </w:pPr>
      <w:bookmarkStart w:id="198" w:name="_Toc125960343"/>
      <w:bookmarkStart w:id="199" w:name="_Toc125984003"/>
      <w:bookmarkStart w:id="200" w:name="_Toc125984286"/>
      <w:r>
        <w:t>A8.</w:t>
      </w:r>
      <w:r>
        <w:tab/>
      </w:r>
      <w:r w:rsidR="00685FEE">
        <w:t>Training</w:t>
      </w:r>
      <w:r w:rsidR="00685FEE">
        <w:rPr>
          <w:spacing w:val="-1"/>
        </w:rPr>
        <w:t xml:space="preserve"> </w:t>
      </w:r>
      <w:r w:rsidR="00685FEE">
        <w:t>Requirements</w:t>
      </w:r>
      <w:bookmarkEnd w:id="197"/>
      <w:bookmarkEnd w:id="198"/>
      <w:bookmarkEnd w:id="199"/>
      <w:bookmarkEnd w:id="200"/>
    </w:p>
    <w:p w14:paraId="38DDC090" w14:textId="77777777" w:rsidR="000D14B5" w:rsidRPr="00D050E7" w:rsidRDefault="000D14B5" w:rsidP="00D050E7">
      <w:pPr>
        <w:pStyle w:val="Heading2"/>
        <w:ind w:left="0"/>
        <w:rPr>
          <w:b w:val="0"/>
          <w:i w:val="0"/>
        </w:rPr>
      </w:pPr>
    </w:p>
    <w:p w14:paraId="2E312BD5" w14:textId="3F3371AF" w:rsidR="000D14B5" w:rsidRDefault="009748A5" w:rsidP="00D050E7">
      <w:pPr>
        <w:pStyle w:val="BodyText"/>
      </w:pPr>
      <w:r>
        <w:t xml:space="preserve">Training workshops are held for all monitors from the various agencies on how to collect water samples and secure them for transportation to the </w:t>
      </w:r>
      <w:r w:rsidR="00317DA9">
        <w:t>drop-off location</w:t>
      </w:r>
      <w:r>
        <w:t>. Training sessions occur the day preceding each sampling event (See Appendix B, Agency Baseline Monitoring Procedures). Monitors are also instructed on how to complete the Agency Baseline Field Data Sheet (</w:t>
      </w:r>
      <w:r w:rsidRPr="009340DD">
        <w:t>Appendix C</w:t>
      </w:r>
      <w:r w:rsidRPr="009340DD">
        <w:rPr>
          <w:b/>
        </w:rPr>
        <w:t xml:space="preserve">) </w:t>
      </w:r>
      <w:r w:rsidRPr="009340DD">
        <w:t>to</w:t>
      </w:r>
      <w:r>
        <w:t xml:space="preserve">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w:t>
      </w:r>
      <w:r w:rsidR="00B06D55">
        <w:t>receiving location</w:t>
      </w:r>
      <w:r>
        <w:t xml:space="preserve">, we will review their sampling procedure and data collection to </w:t>
      </w:r>
      <w:r w:rsidR="00B06D55">
        <w:t>ensure</w:t>
      </w:r>
      <w:r>
        <w:t xml:space="preserv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32621D7B" w14:textId="77777777" w:rsidR="006F30EE" w:rsidRDefault="006F30EE" w:rsidP="006F30EE">
      <w:pPr>
        <w:pStyle w:val="Heading2"/>
        <w:ind w:left="0"/>
        <w:rPr>
          <w:bCs w:val="0"/>
        </w:rPr>
      </w:pPr>
      <w:bookmarkStart w:id="201" w:name="A9._DOCUMENTATION_AND_RECORDS"/>
      <w:bookmarkStart w:id="202" w:name="_Toc117087852"/>
      <w:bookmarkEnd w:id="201"/>
    </w:p>
    <w:p w14:paraId="4ADFF544" w14:textId="7E98437D" w:rsidR="000D14B5" w:rsidRDefault="009748A5" w:rsidP="00CB1E35">
      <w:pPr>
        <w:pStyle w:val="Heading2"/>
        <w:ind w:left="0"/>
      </w:pPr>
      <w:bookmarkStart w:id="203" w:name="_Toc125960344"/>
      <w:bookmarkStart w:id="204" w:name="_Toc125984004"/>
      <w:bookmarkStart w:id="205" w:name="_Toc125984287"/>
      <w:r>
        <w:t>A9.</w:t>
      </w:r>
      <w:r w:rsidR="006B2794">
        <w:t xml:space="preserve"> </w:t>
      </w:r>
      <w:r w:rsidR="00B06D55">
        <w:t>Documentation and</w:t>
      </w:r>
      <w:r w:rsidR="00B06D55">
        <w:rPr>
          <w:spacing w:val="-2"/>
        </w:rPr>
        <w:t xml:space="preserve"> </w:t>
      </w:r>
      <w:r w:rsidR="00B06D55">
        <w:t>Records</w:t>
      </w:r>
      <w:bookmarkEnd w:id="202"/>
      <w:bookmarkEnd w:id="203"/>
      <w:bookmarkEnd w:id="204"/>
      <w:bookmarkEnd w:id="205"/>
    </w:p>
    <w:p w14:paraId="01861F6E" w14:textId="2EC0FEC7" w:rsidR="00B06D55" w:rsidRDefault="00B06D55" w:rsidP="00B06D55">
      <w:pPr>
        <w:pStyle w:val="BodyText"/>
        <w:spacing w:before="1"/>
        <w:ind w:right="714"/>
      </w:pPr>
    </w:p>
    <w:p w14:paraId="12619CA4" w14:textId="7DB253D6" w:rsidR="00CB1E35" w:rsidRDefault="00CB1E35" w:rsidP="00CB1E35">
      <w:pPr>
        <w:pStyle w:val="BodyText"/>
        <w:spacing w:before="1"/>
        <w:ind w:right="714"/>
      </w:pPr>
      <w:r>
        <w:t xml:space="preserve">The field logbook will be a 3-ring binder containing individual field forms and chain-of- custody forms. Please see </w:t>
      </w:r>
      <w:r w:rsidR="009340DD">
        <w:t>Appendix</w:t>
      </w:r>
      <w:r>
        <w:t xml:space="preserve"> C </w:t>
      </w:r>
      <w:r w:rsidR="009340DD">
        <w:t xml:space="preserve">and Appendix D </w:t>
      </w:r>
      <w:r>
        <w:t>for examples of these documents.</w:t>
      </w:r>
    </w:p>
    <w:p w14:paraId="45C2F0CE" w14:textId="77777777" w:rsidR="00CB1E35" w:rsidRDefault="00CB1E35" w:rsidP="00CB1E35">
      <w:pPr>
        <w:pStyle w:val="BodyText"/>
      </w:pPr>
    </w:p>
    <w:p w14:paraId="629CF5A3" w14:textId="77777777" w:rsidR="00CB1E35" w:rsidRDefault="00CB1E35" w:rsidP="00CB1E35">
      <w:pPr>
        <w:pStyle w:val="BodyText"/>
        <w:ind w:right="334"/>
      </w:pPr>
      <w:r>
        <w:lastRenderedPageBreak/>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1E704F03" w14:textId="77777777" w:rsidR="00CB1E35" w:rsidRDefault="00CB1E35" w:rsidP="00CB1E35">
      <w:pPr>
        <w:pStyle w:val="ListParagraph"/>
        <w:numPr>
          <w:ilvl w:val="0"/>
          <w:numId w:val="87"/>
        </w:numPr>
        <w:tabs>
          <w:tab w:val="left" w:pos="1407"/>
          <w:tab w:val="left" w:pos="1408"/>
        </w:tabs>
        <w:spacing w:before="121"/>
        <w:rPr>
          <w:sz w:val="24"/>
        </w:rPr>
      </w:pPr>
      <w:r w:rsidRPr="00CB1E35">
        <w:rPr>
          <w:sz w:val="24"/>
        </w:rPr>
        <w:t>Entries will be made legibly with black (or dark) waterproof</w:t>
      </w:r>
      <w:r w:rsidRPr="00CB1E35">
        <w:rPr>
          <w:spacing w:val="-6"/>
          <w:sz w:val="24"/>
        </w:rPr>
        <w:t xml:space="preserve"> </w:t>
      </w:r>
      <w:r w:rsidRPr="00CB1E35">
        <w:rPr>
          <w:sz w:val="24"/>
        </w:rPr>
        <w:t>ink.</w:t>
      </w:r>
    </w:p>
    <w:p w14:paraId="4D9BB503" w14:textId="77777777" w:rsidR="00CB1E35" w:rsidRDefault="00CB1E35" w:rsidP="00CB1E35">
      <w:pPr>
        <w:pStyle w:val="ListParagraph"/>
        <w:numPr>
          <w:ilvl w:val="0"/>
          <w:numId w:val="87"/>
        </w:numPr>
        <w:tabs>
          <w:tab w:val="left" w:pos="1407"/>
          <w:tab w:val="left" w:pos="1408"/>
        </w:tabs>
        <w:spacing w:before="121"/>
        <w:rPr>
          <w:sz w:val="24"/>
        </w:rPr>
      </w:pPr>
      <w:r w:rsidRPr="00CB1E35">
        <w:rPr>
          <w:sz w:val="24"/>
        </w:rPr>
        <w:t xml:space="preserve">Corrections will be made by </w:t>
      </w:r>
      <w:r w:rsidRPr="00CB1E35">
        <w:rPr>
          <w:sz w:val="24"/>
          <w:u w:val="single"/>
        </w:rPr>
        <w:t>drawing a single line through the original entry</w:t>
      </w:r>
      <w:r w:rsidRPr="00CB1E35">
        <w:rPr>
          <w:sz w:val="24"/>
        </w:rPr>
        <w:t xml:space="preserve"> allowing the original entry to be read. The corrected entry will be written alongside the original. Corrections will be initialed and dated and may require a footnote for explanation.</w:t>
      </w:r>
    </w:p>
    <w:p w14:paraId="24C7AA85" w14:textId="77777777" w:rsidR="00CB1E35" w:rsidRDefault="00CB1E35" w:rsidP="00B658D2">
      <w:pPr>
        <w:pStyle w:val="ListParagraph"/>
        <w:numPr>
          <w:ilvl w:val="0"/>
          <w:numId w:val="87"/>
        </w:numPr>
        <w:tabs>
          <w:tab w:val="left" w:pos="1407"/>
          <w:tab w:val="left" w:pos="1408"/>
        </w:tabs>
        <w:spacing w:before="90" w:line="276" w:lineRule="auto"/>
        <w:ind w:right="272"/>
        <w:rPr>
          <w:sz w:val="24"/>
        </w:rPr>
      </w:pPr>
      <w:r w:rsidRPr="00CB1E35">
        <w:rPr>
          <w:sz w:val="24"/>
        </w:rPr>
        <w:t>Unbiased, accurate language will be</w:t>
      </w:r>
      <w:r w:rsidRPr="00CB1E35">
        <w:rPr>
          <w:spacing w:val="-2"/>
          <w:sz w:val="24"/>
        </w:rPr>
        <w:t xml:space="preserve"> </w:t>
      </w:r>
      <w:r w:rsidRPr="00CB1E35">
        <w:rPr>
          <w:sz w:val="24"/>
        </w:rPr>
        <w:t>used</w:t>
      </w:r>
    </w:p>
    <w:p w14:paraId="1458B70A" w14:textId="77777777" w:rsidR="00CB1E35" w:rsidRDefault="00CB1E35" w:rsidP="00CB1E35">
      <w:pPr>
        <w:pStyle w:val="ListParagraph"/>
        <w:numPr>
          <w:ilvl w:val="0"/>
          <w:numId w:val="87"/>
        </w:numPr>
        <w:tabs>
          <w:tab w:val="left" w:pos="1407"/>
          <w:tab w:val="left" w:pos="1408"/>
        </w:tabs>
        <w:spacing w:before="90" w:line="276" w:lineRule="auto"/>
        <w:ind w:right="272"/>
        <w:rPr>
          <w:sz w:val="24"/>
        </w:rPr>
      </w:pPr>
      <w:r w:rsidRPr="00CB1E35">
        <w:rPr>
          <w:sz w:val="24"/>
        </w:rPr>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68C4ED83" w14:textId="77777777" w:rsidR="00CB1E35" w:rsidRDefault="00CB1E35" w:rsidP="00CB1E35">
      <w:pPr>
        <w:pStyle w:val="ListParagraph"/>
        <w:numPr>
          <w:ilvl w:val="0"/>
          <w:numId w:val="87"/>
        </w:numPr>
        <w:tabs>
          <w:tab w:val="left" w:pos="1407"/>
          <w:tab w:val="left" w:pos="1408"/>
        </w:tabs>
        <w:spacing w:before="90" w:line="276" w:lineRule="auto"/>
        <w:ind w:right="272"/>
        <w:rPr>
          <w:sz w:val="24"/>
        </w:rPr>
      </w:pPr>
      <w:r w:rsidRPr="00CB1E35">
        <w:rPr>
          <w:sz w:val="24"/>
        </w:rPr>
        <w:t>The date and time, will appear on each</w:t>
      </w:r>
      <w:r w:rsidRPr="00CB1E35">
        <w:rPr>
          <w:spacing w:val="-1"/>
          <w:sz w:val="24"/>
        </w:rPr>
        <w:t xml:space="preserve"> </w:t>
      </w:r>
      <w:r w:rsidRPr="00CB1E35">
        <w:rPr>
          <w:sz w:val="24"/>
        </w:rPr>
        <w:t>page.</w:t>
      </w:r>
    </w:p>
    <w:p w14:paraId="21B4824C" w14:textId="26821DFB" w:rsidR="00CB1E35" w:rsidRPr="00CB1E35" w:rsidRDefault="00CB1E35" w:rsidP="00CB1E35">
      <w:pPr>
        <w:pStyle w:val="ListParagraph"/>
        <w:numPr>
          <w:ilvl w:val="0"/>
          <w:numId w:val="87"/>
        </w:numPr>
        <w:tabs>
          <w:tab w:val="left" w:pos="1407"/>
          <w:tab w:val="left" w:pos="1408"/>
        </w:tabs>
        <w:spacing w:before="90" w:line="276" w:lineRule="auto"/>
        <w:ind w:right="272"/>
        <w:rPr>
          <w:sz w:val="24"/>
        </w:rPr>
      </w:pPr>
      <w:r w:rsidRPr="00CB1E35">
        <w:rPr>
          <w:sz w:val="24"/>
        </w:rPr>
        <w:t>Names of person(s) conducting the monitoring will be recorded on each data</w:t>
      </w:r>
      <w:r w:rsidRPr="00CB1E35">
        <w:rPr>
          <w:spacing w:val="-12"/>
          <w:sz w:val="24"/>
        </w:rPr>
        <w:t xml:space="preserve"> </w:t>
      </w:r>
      <w:r w:rsidRPr="00CB1E35">
        <w:rPr>
          <w:sz w:val="24"/>
        </w:rPr>
        <w:t>sheet.</w:t>
      </w:r>
    </w:p>
    <w:p w14:paraId="0712164D" w14:textId="77777777" w:rsidR="00CB1E35" w:rsidRDefault="00CB1E35" w:rsidP="00CB1E35">
      <w:pPr>
        <w:pStyle w:val="Heading2"/>
        <w:ind w:left="0"/>
        <w:rPr>
          <w:b w:val="0"/>
          <w:bCs w:val="0"/>
          <w:i w:val="0"/>
          <w:sz w:val="38"/>
        </w:rPr>
      </w:pPr>
      <w:bookmarkStart w:id="206" w:name="_Toc96073958"/>
    </w:p>
    <w:p w14:paraId="409AD765" w14:textId="49A982F7" w:rsidR="00CB1E35" w:rsidRDefault="00CB1E35" w:rsidP="00CB1E35">
      <w:pPr>
        <w:pStyle w:val="Heading2"/>
        <w:ind w:left="0"/>
      </w:pPr>
      <w:bookmarkStart w:id="207" w:name="_Toc125960345"/>
      <w:bookmarkStart w:id="208" w:name="_Toc125984005"/>
      <w:bookmarkStart w:id="209" w:name="_Toc125984288"/>
      <w:r>
        <w:t>Agency Baseline</w:t>
      </w:r>
      <w:bookmarkEnd w:id="206"/>
      <w:bookmarkEnd w:id="207"/>
      <w:bookmarkEnd w:id="208"/>
      <w:bookmarkEnd w:id="209"/>
    </w:p>
    <w:p w14:paraId="0F4616DC" w14:textId="3CEAB83A" w:rsidR="00CB1E35" w:rsidRDefault="00CB1E35" w:rsidP="00CB1E35">
      <w:pPr>
        <w:pStyle w:val="BodyText"/>
        <w:ind w:right="388"/>
      </w:pPr>
      <w:r>
        <w:t xml:space="preserve">All data gathered in the field will be recorded on site at the time sampling occurs using the Agency Baseline Field Data Sheet (Appendix C). This form is then returned to the </w:t>
      </w:r>
      <w:r w:rsidR="00317DA9">
        <w:t>drop-off location</w:t>
      </w:r>
      <w:r>
        <w: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0EE7AF3F" w14:textId="77777777" w:rsidR="00CB1E35" w:rsidRDefault="00CB1E35" w:rsidP="00CB1E35">
      <w:pPr>
        <w:pStyle w:val="BodyText"/>
        <w:spacing w:before="10"/>
        <w:rPr>
          <w:sz w:val="23"/>
        </w:rPr>
      </w:pPr>
    </w:p>
    <w:p w14:paraId="693AB5A3" w14:textId="592A8922" w:rsidR="00CB1E35" w:rsidRDefault="00CB1E35" w:rsidP="00CB1E35">
      <w:pPr>
        <w:pStyle w:val="BodyText"/>
        <w:spacing w:before="1"/>
        <w:ind w:right="254"/>
      </w:pPr>
      <w:r>
        <w:t>Results for parameters analyzed at the Soldotna Wastewater Treatment Plant on the sampling event day will be recorded on the Agency Baseline L</w:t>
      </w:r>
      <w:r w:rsidR="00317DA9">
        <w:t>ab Test Results form (Appendix E</w:t>
      </w:r>
      <w:r>
        <w:t>).</w:t>
      </w:r>
    </w:p>
    <w:p w14:paraId="7A225C61" w14:textId="77777777" w:rsidR="00CB1E35" w:rsidRDefault="00CB1E35" w:rsidP="00CB1E35">
      <w:pPr>
        <w:pStyle w:val="BodyText"/>
        <w:ind w:right="502"/>
      </w:pPr>
    </w:p>
    <w:p w14:paraId="0C571F6F" w14:textId="2667E0A8" w:rsidR="00CB1E35" w:rsidRDefault="00CB1E35" w:rsidP="00CB1E35">
      <w:pPr>
        <w:pStyle w:val="BodyText"/>
        <w:ind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B8AF9A1" w14:textId="77777777" w:rsidR="00CB1E35" w:rsidRDefault="00CB1E35" w:rsidP="00CB1E35">
      <w:pPr>
        <w:pStyle w:val="BodyText"/>
        <w:ind w:right="362"/>
      </w:pPr>
    </w:p>
    <w:p w14:paraId="755F43C0" w14:textId="283A9C4D" w:rsidR="00CB1E35" w:rsidRDefault="00CB1E35" w:rsidP="00CB1E35">
      <w:pPr>
        <w:pStyle w:val="BodyText"/>
        <w:ind w:right="362"/>
      </w:pPr>
      <w:r>
        <w:t>Hard copies of all data sheets will be kept at the KWF office for 10 years and at SGS lab for 5 years.</w:t>
      </w:r>
    </w:p>
    <w:p w14:paraId="69BC1993" w14:textId="77777777" w:rsidR="000D14B5" w:rsidRDefault="000D14B5" w:rsidP="00D602D6">
      <w:pPr>
        <w:pStyle w:val="BodyText"/>
        <w:spacing w:before="1"/>
        <w:ind w:left="360" w:right="254"/>
      </w:pPr>
    </w:p>
    <w:p w14:paraId="578EA03B" w14:textId="77777777" w:rsidR="00B06D55" w:rsidRPr="00975383" w:rsidRDefault="00B06D55" w:rsidP="00D050E7">
      <w:pPr>
        <w:pStyle w:val="Heading2"/>
        <w:ind w:left="0"/>
        <w:rPr>
          <w:i w:val="0"/>
        </w:rPr>
      </w:pPr>
      <w:bookmarkStart w:id="210" w:name="_Toc117087853"/>
      <w:bookmarkStart w:id="211" w:name="_Toc125960346"/>
      <w:bookmarkStart w:id="212" w:name="_Toc125984006"/>
      <w:bookmarkStart w:id="213" w:name="_Toc125984289"/>
      <w:r w:rsidRPr="00975383">
        <w:rPr>
          <w:i w:val="0"/>
        </w:rPr>
        <w:t>B1. S</w:t>
      </w:r>
      <w:r w:rsidR="00975383">
        <w:rPr>
          <w:i w:val="0"/>
        </w:rPr>
        <w:t>ampling</w:t>
      </w:r>
      <w:r w:rsidRPr="00975383">
        <w:rPr>
          <w:i w:val="0"/>
        </w:rPr>
        <w:t xml:space="preserve"> P</w:t>
      </w:r>
      <w:r w:rsidR="00975383">
        <w:rPr>
          <w:i w:val="0"/>
        </w:rPr>
        <w:t>rocess</w:t>
      </w:r>
      <w:r w:rsidRPr="00975383">
        <w:rPr>
          <w:i w:val="0"/>
          <w:spacing w:val="-2"/>
        </w:rPr>
        <w:t xml:space="preserve"> </w:t>
      </w:r>
      <w:r w:rsidRPr="00975383">
        <w:rPr>
          <w:i w:val="0"/>
        </w:rPr>
        <w:t>D</w:t>
      </w:r>
      <w:r w:rsidR="00975383">
        <w:rPr>
          <w:i w:val="0"/>
        </w:rPr>
        <w:t>esign</w:t>
      </w:r>
      <w:bookmarkEnd w:id="210"/>
      <w:bookmarkEnd w:id="211"/>
      <w:bookmarkEnd w:id="212"/>
      <w:bookmarkEnd w:id="213"/>
    </w:p>
    <w:p w14:paraId="15A5E847" w14:textId="2DC4615B" w:rsidR="00021763" w:rsidRDefault="00021763" w:rsidP="00621F9D">
      <w:pPr>
        <w:pStyle w:val="BodyText"/>
      </w:pPr>
      <w:bookmarkStart w:id="214" w:name="B1._SAMPLING_PROCESS_DESIGN"/>
      <w:bookmarkEnd w:id="214"/>
    </w:p>
    <w:p w14:paraId="72B3BD74" w14:textId="77777777" w:rsidR="000D14B5" w:rsidRDefault="009748A5" w:rsidP="00D602D6">
      <w:pPr>
        <w:pStyle w:val="BodyText"/>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39E27CF7" w14:textId="77777777" w:rsidR="000D14B5" w:rsidRPr="00D602D6" w:rsidRDefault="000D14B5" w:rsidP="00D602D6">
      <w:pPr>
        <w:pStyle w:val="BodyText"/>
        <w:ind w:left="360"/>
      </w:pPr>
    </w:p>
    <w:p w14:paraId="1C9425A0" w14:textId="151BFADB" w:rsidR="000D14B5" w:rsidRDefault="009748A5" w:rsidP="00D602D6">
      <w:pPr>
        <w:pStyle w:val="BodyText"/>
      </w:pPr>
      <w:r>
        <w:t xml:space="preserve">Applying the above criteria, the Kenai Watershed Forum has established </w:t>
      </w:r>
      <w:r w:rsidR="003321DF">
        <w:t>22</w:t>
      </w:r>
      <w:r>
        <w:t xml:space="preserve"> sites along the Kenai River and several of its tributaries. Sites were also selected based on a previous water- quality monitoring project performed by the Alaska Department of Fish and Game in 1990.</w:t>
      </w:r>
      <w:r w:rsidR="003321DF">
        <w:t xml:space="preserve"> </w:t>
      </w:r>
      <w:r>
        <w:t xml:space="preserve">Each site is given </w:t>
      </w:r>
      <w:r>
        <w:lastRenderedPageBreak/>
        <w:t>a name and identified by river mile and a location description, as well as by its latitude, longitude and elevation as determined using USGS 1:63,360 scale topographical maps and o</w:t>
      </w:r>
      <w:r w:rsidR="00FE75D6">
        <w:t>n</w:t>
      </w:r>
      <w:r w:rsidR="003321DF">
        <w:t>-</w:t>
      </w:r>
      <w:r w:rsidR="00FE75D6">
        <w:t xml:space="preserve">site GPS readings. See </w:t>
      </w:r>
      <w:r w:rsidR="00511601" w:rsidRPr="00511601">
        <w:fldChar w:fldCharType="begin"/>
      </w:r>
      <w:r w:rsidR="00511601" w:rsidRPr="00511601">
        <w:instrText xml:space="preserve"> REF _Ref125968456 \h  \* MERGEFORMAT </w:instrText>
      </w:r>
      <w:r w:rsidR="00511601" w:rsidRPr="00511601">
        <w:fldChar w:fldCharType="separate"/>
      </w:r>
      <w:r w:rsidR="00511601" w:rsidRPr="00511601">
        <w:t xml:space="preserve">Table </w:t>
      </w:r>
      <w:r w:rsidR="00511601" w:rsidRPr="00511601">
        <w:rPr>
          <w:noProof/>
        </w:rPr>
        <w:t>10</w:t>
      </w:r>
      <w:r w:rsidR="00511601" w:rsidRPr="00511601">
        <w:fldChar w:fldCharType="end"/>
      </w:r>
      <w:r w:rsidR="00511601" w:rsidRPr="00511601">
        <w:t xml:space="preserve"> </w:t>
      </w:r>
      <w:r w:rsidRPr="00511601">
        <w:t>for</w:t>
      </w:r>
      <w:r>
        <w:t xml:space="preserve"> Agency Baseline sampling locations. Site selection for future monitoring within the basin will be based on similar factors.</w:t>
      </w:r>
    </w:p>
    <w:p w14:paraId="7A74292A" w14:textId="77777777" w:rsidR="000D14B5" w:rsidRPr="00D602D6" w:rsidRDefault="000D14B5" w:rsidP="00D602D6">
      <w:pPr>
        <w:pStyle w:val="BodyText"/>
        <w:ind w:left="360"/>
      </w:pPr>
    </w:p>
    <w:p w14:paraId="34533112" w14:textId="7EFE1E06" w:rsidR="000D14B5" w:rsidRDefault="009748A5" w:rsidP="00D602D6">
      <w:pPr>
        <w:pStyle w:val="BodyText"/>
      </w:pPr>
      <w:r>
        <w:t>As described in Section A6 (Project Objectives/Task Description), testing parameters are selected based on their usefulness in inventorying water quality and projecting the general "health" of the water bodies in question.</w:t>
      </w:r>
      <w:r w:rsidR="003321DF">
        <w:t xml:space="preserve"> </w:t>
      </w:r>
      <w:r>
        <w:t xml:space="preserve">Surface water grab samples will be taken at all </w:t>
      </w:r>
      <w:r w:rsidR="00B06D55">
        <w:t>2</w:t>
      </w:r>
      <w:r w:rsidR="003321DF">
        <w:t>2</w:t>
      </w:r>
      <w:r>
        <w:t xml:space="preserve"> stations during July/August when the river is heavily used and is at high flow and then again during April/May breakup when the river is at low flow. </w:t>
      </w:r>
      <w:r w:rsidR="00B06D55">
        <w:t>Agencies that have received training and are supplying staff to conduct monitoring</w:t>
      </w:r>
      <w:r w:rsidR="002712EA">
        <w:t xml:space="preserve"> are outlined in Section A</w:t>
      </w:r>
      <w:r w:rsidR="005C79E7">
        <w:t>4</w:t>
      </w:r>
      <w:r w:rsidR="002712EA">
        <w:t xml:space="preserve"> (“</w:t>
      </w:r>
      <w:r w:rsidR="005C79E7">
        <w:t>Key Contacts and Responsibilities</w:t>
      </w:r>
      <w:r w:rsidR="002712EA">
        <w:t>”) of this document</w:t>
      </w:r>
      <w:r>
        <w:t>.</w:t>
      </w:r>
    </w:p>
    <w:p w14:paraId="737496BF" w14:textId="77777777" w:rsidR="00026012" w:rsidRDefault="00026012" w:rsidP="00026012">
      <w:pPr>
        <w:pStyle w:val="BodyText"/>
        <w:ind w:right="219"/>
        <w:jc w:val="both"/>
      </w:pPr>
    </w:p>
    <w:p w14:paraId="7F5ECBD3" w14:textId="45FCC9E1" w:rsidR="000D14B5" w:rsidRDefault="009748A5" w:rsidP="00D602D6">
      <w:pPr>
        <w:pStyle w:val="BodyText"/>
        <w:ind w:right="219"/>
        <w:jc w:val="both"/>
      </w:pPr>
      <w:r>
        <w:t>The</w:t>
      </w:r>
      <w:r>
        <w:rPr>
          <w:spacing w:val="-15"/>
        </w:rPr>
        <w:t xml:space="preserve"> </w:t>
      </w:r>
      <w:r>
        <w:t>2</w:t>
      </w:r>
      <w:r w:rsidR="009F72AC">
        <w:t xml:space="preserve">2 </w:t>
      </w:r>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 xml:space="preserve">incorporating the 17 sites used during the ADF&amp;G 1990/91 Water Quality study with the addition of four additional sites in the estuary portion of the river and Juneau Creek. The selected sites with GPS coordinates are listed in </w:t>
      </w:r>
      <w:r w:rsidR="00F4536B" w:rsidRPr="00F4536B">
        <w:fldChar w:fldCharType="begin"/>
      </w:r>
      <w:r w:rsidR="00F4536B" w:rsidRPr="00F4536B">
        <w:instrText xml:space="preserve"> REF _Ref125968456 \h  \* MERGEFORMAT </w:instrText>
      </w:r>
      <w:r w:rsidR="00F4536B" w:rsidRPr="00F4536B">
        <w:fldChar w:fldCharType="separate"/>
      </w:r>
      <w:r w:rsidR="00F4536B" w:rsidRPr="00F4536B">
        <w:t xml:space="preserve">Table </w:t>
      </w:r>
      <w:r w:rsidR="00F4536B" w:rsidRPr="00F4536B">
        <w:rPr>
          <w:noProof/>
        </w:rPr>
        <w:t>10</w:t>
      </w:r>
      <w:r w:rsidR="00F4536B" w:rsidRPr="00F4536B">
        <w:fldChar w:fldCharType="end"/>
      </w:r>
      <w:r>
        <w:t>.</w:t>
      </w:r>
    </w:p>
    <w:p w14:paraId="72BE6532" w14:textId="22D00A1D" w:rsidR="000D14B5" w:rsidRDefault="000D14B5" w:rsidP="00D050E7">
      <w:pPr>
        <w:pStyle w:val="BodyText"/>
        <w:ind w:left="360" w:right="219"/>
        <w:jc w:val="both"/>
      </w:pPr>
    </w:p>
    <w:p w14:paraId="51808712" w14:textId="24649188" w:rsidR="00D050E7" w:rsidRDefault="00D050E7" w:rsidP="00740AA8">
      <w:pPr>
        <w:pStyle w:val="BodyText"/>
        <w:ind w:right="219"/>
        <w:jc w:val="both"/>
      </w:pPr>
    </w:p>
    <w:p w14:paraId="118737C0" w14:textId="2206F8BD" w:rsidR="000D14B5" w:rsidRPr="00F4536B" w:rsidRDefault="00F4536B" w:rsidP="00F4536B">
      <w:pPr>
        <w:pStyle w:val="Caption"/>
        <w:rPr>
          <w:b/>
          <w:i w:val="0"/>
          <w:color w:val="auto"/>
          <w:sz w:val="24"/>
          <w:szCs w:val="24"/>
        </w:rPr>
      </w:pPr>
      <w:bookmarkStart w:id="215" w:name="_bookmark14"/>
      <w:bookmarkStart w:id="216" w:name="_Ref125968456"/>
      <w:bookmarkStart w:id="217" w:name="_Toc126826256"/>
      <w:bookmarkEnd w:id="215"/>
      <w:r w:rsidRPr="00F4536B">
        <w:rPr>
          <w:b/>
          <w:i w:val="0"/>
          <w:color w:val="auto"/>
          <w:sz w:val="24"/>
          <w:szCs w:val="24"/>
        </w:rPr>
        <w:t xml:space="preserve">Table </w:t>
      </w:r>
      <w:r w:rsidRPr="00F4536B">
        <w:rPr>
          <w:b/>
          <w:i w:val="0"/>
          <w:color w:val="auto"/>
          <w:sz w:val="24"/>
          <w:szCs w:val="24"/>
        </w:rPr>
        <w:fldChar w:fldCharType="begin"/>
      </w:r>
      <w:r w:rsidRPr="00F4536B">
        <w:rPr>
          <w:b/>
          <w:i w:val="0"/>
          <w:color w:val="auto"/>
          <w:sz w:val="24"/>
          <w:szCs w:val="24"/>
        </w:rPr>
        <w:instrText xml:space="preserve"> SEQ Table \* ARABIC </w:instrText>
      </w:r>
      <w:r w:rsidRPr="00F4536B">
        <w:rPr>
          <w:b/>
          <w:i w:val="0"/>
          <w:color w:val="auto"/>
          <w:sz w:val="24"/>
          <w:szCs w:val="24"/>
        </w:rPr>
        <w:fldChar w:fldCharType="separate"/>
      </w:r>
      <w:r w:rsidRPr="00F4536B">
        <w:rPr>
          <w:b/>
          <w:i w:val="0"/>
          <w:noProof/>
          <w:color w:val="auto"/>
          <w:sz w:val="24"/>
          <w:szCs w:val="24"/>
        </w:rPr>
        <w:t>10</w:t>
      </w:r>
      <w:r w:rsidRPr="00F4536B">
        <w:rPr>
          <w:b/>
          <w:i w:val="0"/>
          <w:color w:val="auto"/>
          <w:sz w:val="24"/>
          <w:szCs w:val="24"/>
        </w:rPr>
        <w:fldChar w:fldCharType="end"/>
      </w:r>
      <w:bookmarkEnd w:id="216"/>
      <w:r w:rsidRPr="00F4536B">
        <w:rPr>
          <w:b/>
          <w:i w:val="0"/>
          <w:color w:val="auto"/>
          <w:sz w:val="24"/>
          <w:szCs w:val="24"/>
        </w:rPr>
        <w:t>. Sampling Locations for Agency Baseline Monitoring</w:t>
      </w:r>
      <w:bookmarkEnd w:id="217"/>
      <w:r w:rsidRPr="00F4536B">
        <w:rPr>
          <w:b/>
          <w:i w:val="0"/>
          <w:color w:val="auto"/>
          <w:sz w:val="24"/>
          <w:szCs w:val="24"/>
        </w:rPr>
        <w:t xml:space="preserve"> </w:t>
      </w:r>
      <w:r w:rsidR="009748A5" w:rsidRPr="00F4536B">
        <w:rPr>
          <w:b/>
          <w:i w:val="0"/>
          <w:color w:val="auto"/>
          <w:sz w:val="24"/>
          <w:szCs w:val="24"/>
        </w:rPr>
        <w:t xml:space="preserve"> </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218" w:name="KENAI_RIVER_STATIONS"/>
            <w:bookmarkEnd w:id="218"/>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219" w:name="RIVER_MILE"/>
            <w:bookmarkEnd w:id="219"/>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220" w:name="LATITUDE"/>
            <w:bookmarkEnd w:id="220"/>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221" w:name="LONGITUDE"/>
            <w:bookmarkEnd w:id="221"/>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72986457" w14:textId="77777777" w:rsidR="004D09A6" w:rsidRDefault="004D09A6" w:rsidP="00B74CB3">
      <w:pPr>
        <w:pStyle w:val="BodyText"/>
        <w:ind w:right="219"/>
        <w:jc w:val="both"/>
      </w:pPr>
    </w:p>
    <w:p w14:paraId="5B4E556A" w14:textId="77777777" w:rsidR="004D09A6" w:rsidRDefault="004D09A6" w:rsidP="00D74E5D">
      <w:pPr>
        <w:pStyle w:val="BodyText"/>
        <w:ind w:left="360" w:right="219"/>
        <w:jc w:val="both"/>
      </w:pPr>
    </w:p>
    <w:p w14:paraId="672FAE6E" w14:textId="77777777" w:rsidR="004D09A6" w:rsidRDefault="004D09A6" w:rsidP="00D74E5D">
      <w:pPr>
        <w:pStyle w:val="BodyText"/>
        <w:ind w:left="360" w:right="219"/>
        <w:jc w:val="both"/>
      </w:pPr>
      <w:r>
        <w:rPr>
          <w:noProof/>
          <w:sz w:val="20"/>
        </w:rPr>
        <w:lastRenderedPageBreak/>
        <w:drawing>
          <wp:inline distT="0" distB="0" distL="0" distR="0" wp14:anchorId="2B439385" wp14:editId="5A7F1BD3">
            <wp:extent cx="5198679" cy="4023360"/>
            <wp:effectExtent l="0" t="0" r="0" b="0"/>
            <wp:docPr id="20"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8" cstate="print"/>
                    <a:stretch>
                      <a:fillRect/>
                    </a:stretch>
                  </pic:blipFill>
                  <pic:spPr>
                    <a:xfrm>
                      <a:off x="0" y="0"/>
                      <a:ext cx="5198679" cy="4023360"/>
                    </a:xfrm>
                    <a:prstGeom prst="rect">
                      <a:avLst/>
                    </a:prstGeom>
                  </pic:spPr>
                </pic:pic>
              </a:graphicData>
            </a:graphic>
          </wp:inline>
        </w:drawing>
      </w:r>
    </w:p>
    <w:p w14:paraId="519AFBFD" w14:textId="2D01E974" w:rsidR="000D14B5" w:rsidRPr="00D602D6" w:rsidRDefault="009748A5" w:rsidP="00D602D6">
      <w:pPr>
        <w:pStyle w:val="Caption"/>
        <w:ind w:firstLine="360"/>
        <w:rPr>
          <w:sz w:val="24"/>
        </w:rPr>
      </w:pPr>
      <w:bookmarkStart w:id="222" w:name="_bookmark15"/>
      <w:bookmarkStart w:id="223" w:name="_Toc125959529"/>
      <w:bookmarkEnd w:id="222"/>
      <w:r w:rsidRPr="00D602D6">
        <w:rPr>
          <w:i w:val="0"/>
          <w:color w:val="auto"/>
          <w:sz w:val="24"/>
        </w:rPr>
        <w:t xml:space="preserve">Figure </w:t>
      </w:r>
      <w:r w:rsidR="00662FD7" w:rsidRPr="00662FD7">
        <w:rPr>
          <w:i w:val="0"/>
          <w:color w:val="auto"/>
          <w:sz w:val="24"/>
          <w:szCs w:val="24"/>
        </w:rPr>
        <w:fldChar w:fldCharType="begin"/>
      </w:r>
      <w:r w:rsidR="00662FD7" w:rsidRPr="00662FD7">
        <w:rPr>
          <w:i w:val="0"/>
          <w:color w:val="auto"/>
          <w:sz w:val="24"/>
          <w:szCs w:val="24"/>
        </w:rPr>
        <w:instrText xml:space="preserve"> SEQ Figure \* ARABIC </w:instrText>
      </w:r>
      <w:r w:rsidR="00662FD7" w:rsidRPr="00662FD7">
        <w:rPr>
          <w:i w:val="0"/>
          <w:color w:val="auto"/>
          <w:sz w:val="24"/>
          <w:szCs w:val="24"/>
        </w:rPr>
        <w:fldChar w:fldCharType="separate"/>
      </w:r>
      <w:r w:rsidR="00AD3520">
        <w:rPr>
          <w:i w:val="0"/>
          <w:noProof/>
          <w:color w:val="auto"/>
          <w:sz w:val="24"/>
          <w:szCs w:val="24"/>
        </w:rPr>
        <w:t>2</w:t>
      </w:r>
      <w:r w:rsidR="00662FD7" w:rsidRPr="00662FD7">
        <w:rPr>
          <w:i w:val="0"/>
          <w:color w:val="auto"/>
          <w:sz w:val="24"/>
          <w:szCs w:val="24"/>
        </w:rPr>
        <w:fldChar w:fldCharType="end"/>
      </w:r>
      <w:r w:rsidR="00662FD7">
        <w:rPr>
          <w:i w:val="0"/>
          <w:color w:val="auto"/>
          <w:sz w:val="24"/>
          <w:szCs w:val="24"/>
        </w:rPr>
        <w:t>.</w:t>
      </w:r>
      <w:r w:rsidRPr="00D602D6">
        <w:rPr>
          <w:i w:val="0"/>
          <w:color w:val="auto"/>
          <w:sz w:val="24"/>
        </w:rPr>
        <w:t xml:space="preserve"> Map of the multi-agency baseline sample locations and the Kenai River watershed.</w:t>
      </w:r>
      <w:bookmarkEnd w:id="223"/>
    </w:p>
    <w:p w14:paraId="60487340" w14:textId="77777777" w:rsidR="00740AA8" w:rsidRDefault="00740AA8" w:rsidP="00D602D6">
      <w:pPr>
        <w:pStyle w:val="BodyText"/>
        <w:spacing w:before="89"/>
        <w:ind w:right="220"/>
        <w:jc w:val="both"/>
      </w:pPr>
      <w:bookmarkStart w:id="224" w:name="_bookmark16"/>
      <w:bookmarkStart w:id="225" w:name="_Hlk117067798"/>
      <w:bookmarkEnd w:id="224"/>
    </w:p>
    <w:p w14:paraId="79BC2596" w14:textId="7D59275F" w:rsidR="007F406F" w:rsidRDefault="009748A5" w:rsidP="00D602D6">
      <w:pPr>
        <w:pStyle w:val="BodyText"/>
        <w:spacing w:before="89"/>
        <w:ind w:right="220"/>
        <w:jc w:val="both"/>
      </w:pPr>
      <w:r>
        <w:t>The City of Soldotna Wastewater Treatment Plant has the capability and equipment to test</w:t>
      </w:r>
      <w:r>
        <w:rPr>
          <w:spacing w:val="-43"/>
        </w:rPr>
        <w:t xml:space="preserve"> </w:t>
      </w:r>
      <w:r w:rsidR="00D5447C">
        <w:rPr>
          <w:spacing w:val="-43"/>
        </w:rPr>
        <w:t xml:space="preserve"> </w:t>
      </w:r>
      <w:r>
        <w:t>the following parameters and will do so as time allows and staffs are available and willing to donate</w:t>
      </w:r>
      <w:r>
        <w:rPr>
          <w:spacing w:val="-1"/>
        </w:rPr>
        <w:t xml:space="preserve"> </w:t>
      </w:r>
      <w:r>
        <w:t>time:</w:t>
      </w:r>
    </w:p>
    <w:p w14:paraId="1C3B301C" w14:textId="77777777" w:rsidR="007F406F" w:rsidRDefault="009748A5" w:rsidP="00D602D6">
      <w:pPr>
        <w:pStyle w:val="BodyText"/>
        <w:numPr>
          <w:ilvl w:val="0"/>
          <w:numId w:val="74"/>
        </w:numPr>
        <w:spacing w:before="89"/>
        <w:ind w:right="220"/>
        <w:jc w:val="both"/>
      </w:pPr>
      <w:r w:rsidRPr="00AF7CAA">
        <w:t>Turbidity</w:t>
      </w:r>
    </w:p>
    <w:p w14:paraId="068FC6E6" w14:textId="77777777" w:rsidR="007F406F" w:rsidRDefault="009748A5" w:rsidP="00D602D6">
      <w:pPr>
        <w:pStyle w:val="BodyText"/>
        <w:numPr>
          <w:ilvl w:val="0"/>
          <w:numId w:val="74"/>
        </w:numPr>
        <w:spacing w:before="89"/>
        <w:ind w:right="220"/>
        <w:jc w:val="both"/>
      </w:pPr>
      <w:r w:rsidRPr="00AF7CAA">
        <w:t>Conductivity</w:t>
      </w:r>
    </w:p>
    <w:p w14:paraId="70053421" w14:textId="77777777" w:rsidR="007F406F" w:rsidRDefault="009748A5" w:rsidP="00D602D6">
      <w:pPr>
        <w:pStyle w:val="BodyText"/>
        <w:numPr>
          <w:ilvl w:val="0"/>
          <w:numId w:val="74"/>
        </w:numPr>
        <w:spacing w:before="89"/>
        <w:ind w:right="220"/>
        <w:jc w:val="both"/>
      </w:pPr>
      <w:r w:rsidRPr="00AF7CAA">
        <w:t>pH</w:t>
      </w:r>
    </w:p>
    <w:p w14:paraId="2DC63AB9" w14:textId="77777777" w:rsidR="007F406F" w:rsidRDefault="009748A5" w:rsidP="00D602D6">
      <w:pPr>
        <w:pStyle w:val="BodyText"/>
        <w:numPr>
          <w:ilvl w:val="0"/>
          <w:numId w:val="74"/>
        </w:numPr>
        <w:spacing w:before="89"/>
        <w:ind w:right="220"/>
        <w:jc w:val="both"/>
      </w:pPr>
      <w:r w:rsidRPr="00AF7CAA">
        <w:t>Total Suspended</w:t>
      </w:r>
      <w:r w:rsidRPr="007F406F">
        <w:rPr>
          <w:spacing w:val="-1"/>
        </w:rPr>
        <w:t xml:space="preserve"> </w:t>
      </w:r>
      <w:r>
        <w:t>Solids</w:t>
      </w:r>
    </w:p>
    <w:p w14:paraId="67CB5C91" w14:textId="354B88A7" w:rsidR="000D14B5" w:rsidRDefault="009748A5" w:rsidP="007F406F">
      <w:pPr>
        <w:pStyle w:val="BodyText"/>
        <w:numPr>
          <w:ilvl w:val="0"/>
          <w:numId w:val="74"/>
        </w:numPr>
        <w:spacing w:before="89"/>
        <w:ind w:right="220"/>
        <w:jc w:val="both"/>
      </w:pPr>
      <w:r w:rsidRPr="00AF7CAA">
        <w:t>Fecal</w:t>
      </w:r>
      <w:r w:rsidRPr="007F406F">
        <w:rPr>
          <w:spacing w:val="-1"/>
        </w:rPr>
        <w:t xml:space="preserve"> </w:t>
      </w:r>
      <w:r>
        <w:t>Coliform</w:t>
      </w:r>
    </w:p>
    <w:p w14:paraId="03298C4F" w14:textId="77777777" w:rsidR="007F406F" w:rsidRDefault="007F406F" w:rsidP="007F406F">
      <w:pPr>
        <w:pStyle w:val="BodyText"/>
        <w:jc w:val="both"/>
      </w:pPr>
    </w:p>
    <w:p w14:paraId="62028E4D" w14:textId="6F71FDFB" w:rsidR="000D14B5" w:rsidRDefault="009748A5" w:rsidP="00D602D6">
      <w:pPr>
        <w:pStyle w:val="BodyText"/>
        <w:jc w:val="both"/>
      </w:pPr>
      <w:r>
        <w:t>SGS</w:t>
      </w:r>
      <w:r w:rsidR="00434CF1">
        <w:t xml:space="preserve"> Anchorage</w:t>
      </w:r>
      <w:r>
        <w:t xml:space="preserve"> will be under contract for a more intensive analysis of water quality parameters including:</w:t>
      </w:r>
    </w:p>
    <w:p w14:paraId="1719F9F7" w14:textId="77777777" w:rsidR="000D14B5" w:rsidRDefault="000D14B5" w:rsidP="00D602D6">
      <w:pPr>
        <w:pStyle w:val="BodyText"/>
        <w:ind w:left="360"/>
        <w:jc w:val="both"/>
      </w:pPr>
    </w:p>
    <w:p w14:paraId="2456BDFB" w14:textId="77777777" w:rsidR="007F406F" w:rsidRDefault="009748A5" w:rsidP="00D602D6">
      <w:pPr>
        <w:pStyle w:val="BodyText"/>
        <w:numPr>
          <w:ilvl w:val="0"/>
          <w:numId w:val="75"/>
        </w:numPr>
        <w:jc w:val="both"/>
      </w:pPr>
      <w:r w:rsidRPr="00AF7CAA">
        <w:t>Hydrocarbons</w:t>
      </w:r>
    </w:p>
    <w:p w14:paraId="06955F12" w14:textId="77777777" w:rsidR="007F406F" w:rsidRDefault="009748A5" w:rsidP="00D602D6">
      <w:pPr>
        <w:pStyle w:val="BodyText"/>
        <w:numPr>
          <w:ilvl w:val="0"/>
          <w:numId w:val="75"/>
        </w:numPr>
        <w:jc w:val="both"/>
      </w:pPr>
      <w:r w:rsidRPr="00AF7CAA">
        <w:t>Trace</w:t>
      </w:r>
      <w:r w:rsidRPr="007F406F">
        <w:rPr>
          <w:spacing w:val="-1"/>
        </w:rPr>
        <w:t xml:space="preserve"> </w:t>
      </w:r>
      <w:r>
        <w:t>Metals</w:t>
      </w:r>
    </w:p>
    <w:p w14:paraId="7C9B6F72" w14:textId="77777777" w:rsidR="007F406F" w:rsidRDefault="009748A5" w:rsidP="00D602D6">
      <w:pPr>
        <w:pStyle w:val="BodyText"/>
        <w:numPr>
          <w:ilvl w:val="0"/>
          <w:numId w:val="75"/>
        </w:numPr>
        <w:jc w:val="both"/>
      </w:pPr>
      <w:r w:rsidRPr="00AF7CAA">
        <w:t>Total</w:t>
      </w:r>
      <w:r w:rsidRPr="007F406F">
        <w:rPr>
          <w:spacing w:val="-1"/>
        </w:rPr>
        <w:t xml:space="preserve"> </w:t>
      </w:r>
      <w:r>
        <w:t>Phosphorous</w:t>
      </w:r>
    </w:p>
    <w:p w14:paraId="1F4DA067" w14:textId="48E46249" w:rsidR="000D14B5" w:rsidRDefault="009748A5" w:rsidP="007F406F">
      <w:pPr>
        <w:pStyle w:val="BodyText"/>
        <w:numPr>
          <w:ilvl w:val="0"/>
          <w:numId w:val="75"/>
        </w:numPr>
        <w:jc w:val="both"/>
      </w:pPr>
      <w:r w:rsidRPr="00AF7CAA">
        <w:t>Nitrates</w:t>
      </w:r>
    </w:p>
    <w:p w14:paraId="6B090F77" w14:textId="77777777" w:rsidR="007F406F" w:rsidRDefault="007F406F" w:rsidP="007F406F">
      <w:pPr>
        <w:pStyle w:val="BodyText"/>
        <w:rPr>
          <w:szCs w:val="22"/>
        </w:rPr>
      </w:pPr>
    </w:p>
    <w:p w14:paraId="323A1B3D" w14:textId="123A8B92" w:rsidR="009F72AC" w:rsidRPr="00AF7CAA" w:rsidRDefault="009F72AC" w:rsidP="00D602D6">
      <w:pPr>
        <w:pStyle w:val="BodyText"/>
      </w:pPr>
      <w:r w:rsidRPr="00AF7CAA">
        <w:t xml:space="preserve">Tauriainen </w:t>
      </w:r>
      <w:r w:rsidRPr="00434CF1">
        <w:t>Engineering &amp; Testing will be under contract for analysis of water quality parameters including:</w:t>
      </w:r>
    </w:p>
    <w:p w14:paraId="7D94E9F4" w14:textId="46251438" w:rsidR="00434CF1" w:rsidRPr="00E16D23" w:rsidRDefault="00434CF1" w:rsidP="00D602D6">
      <w:pPr>
        <w:pStyle w:val="BodyText"/>
        <w:ind w:left="360"/>
      </w:pPr>
    </w:p>
    <w:p w14:paraId="79F0FEF2" w14:textId="42CC6214" w:rsidR="00434CF1" w:rsidRDefault="00434CF1" w:rsidP="00D602D6">
      <w:pPr>
        <w:pStyle w:val="BodyText"/>
        <w:numPr>
          <w:ilvl w:val="0"/>
          <w:numId w:val="76"/>
        </w:numPr>
      </w:pPr>
      <w:r w:rsidRPr="00412CB2">
        <w:t xml:space="preserve">Fecal Coliform </w:t>
      </w:r>
      <w:r w:rsidRPr="00434CF1">
        <w:t>(when the City of Soldotna cannot provide this</w:t>
      </w:r>
      <w:r w:rsidRPr="00434CF1">
        <w:rPr>
          <w:spacing w:val="-7"/>
        </w:rPr>
        <w:t xml:space="preserve"> </w:t>
      </w:r>
      <w:r w:rsidRPr="00434CF1">
        <w:t>analysis)</w:t>
      </w:r>
    </w:p>
    <w:p w14:paraId="641BC1A5" w14:textId="77777777" w:rsidR="000D14B5" w:rsidRDefault="000D14B5">
      <w:pPr>
        <w:pStyle w:val="BodyText"/>
        <w:spacing w:before="9"/>
        <w:rPr>
          <w:sz w:val="23"/>
        </w:rPr>
      </w:pPr>
    </w:p>
    <w:p w14:paraId="17E0D5B9" w14:textId="64022F40" w:rsidR="000D14B5" w:rsidRDefault="009748A5" w:rsidP="00D602D6">
      <w:pPr>
        <w:pStyle w:val="BodyText"/>
        <w:spacing w:before="1"/>
        <w:ind w:right="320"/>
      </w:pPr>
      <w:r>
        <w:t xml:space="preserve">Agency representatives receive training on sampling techniques directly from the SGS and the KWF Quality Assurance Officer on the day prior to sampling. Each team receiving training will be </w:t>
      </w:r>
      <w:r>
        <w:lastRenderedPageBreak/>
        <w:t xml:space="preserve">assigned from 1 to 5 sites to collect multiple water samples. </w:t>
      </w:r>
      <w:r w:rsidR="00944357">
        <w:t>Total suspended solids</w:t>
      </w:r>
      <w:r>
        <w:t xml:space="preserve"> samples will be taken directly to the City of Soldotna Wastewater Treatment for analysis within the capacity of the Soldotna Wastewater treatment plant. Remaining samples will be sent to SGS</w:t>
      </w:r>
      <w:r w:rsidR="00434CF1">
        <w:t xml:space="preserve"> or Tauriainen</w:t>
      </w:r>
      <w:r>
        <w:t xml:space="preserve"> for the more specific analysis as described above. </w:t>
      </w:r>
    </w:p>
    <w:bookmarkEnd w:id="225"/>
    <w:p w14:paraId="628F9311" w14:textId="77777777" w:rsidR="00260B58" w:rsidRPr="00C75F2A" w:rsidRDefault="00260B58" w:rsidP="00944357">
      <w:pPr>
        <w:pStyle w:val="BodyText"/>
        <w:spacing w:before="1"/>
        <w:ind w:left="687" w:right="320"/>
      </w:pPr>
    </w:p>
    <w:p w14:paraId="3909D927" w14:textId="77777777" w:rsidR="00260B58" w:rsidRPr="00C75F2A" w:rsidRDefault="00260B58" w:rsidP="00260B58">
      <w:pPr>
        <w:pStyle w:val="BodyText"/>
        <w:spacing w:before="1"/>
        <w:ind w:right="320"/>
      </w:pPr>
    </w:p>
    <w:p w14:paraId="49DC8F2D" w14:textId="77777777" w:rsidR="00260B58" w:rsidRPr="00C75F2A" w:rsidRDefault="00260B58" w:rsidP="005A0A2D">
      <w:pPr>
        <w:pStyle w:val="Heading2"/>
        <w:ind w:left="0"/>
        <w:rPr>
          <w:i w:val="0"/>
        </w:rPr>
      </w:pPr>
      <w:bookmarkStart w:id="226" w:name="_Toc117087854"/>
      <w:bookmarkStart w:id="227" w:name="_Toc125960347"/>
      <w:bookmarkStart w:id="228" w:name="_Toc125984007"/>
      <w:bookmarkStart w:id="229" w:name="_Toc125984290"/>
      <w:r w:rsidRPr="00C75F2A">
        <w:rPr>
          <w:i w:val="0"/>
        </w:rPr>
        <w:t>B2</w:t>
      </w:r>
      <w:r w:rsidR="00B54A80" w:rsidRPr="00C75F2A">
        <w:rPr>
          <w:i w:val="0"/>
        </w:rPr>
        <w:t xml:space="preserve">. </w:t>
      </w:r>
      <w:r w:rsidRPr="00C75F2A">
        <w:rPr>
          <w:i w:val="0"/>
        </w:rPr>
        <w:t>Sampling Methods</w:t>
      </w:r>
      <w:r w:rsidRPr="00C75F2A">
        <w:rPr>
          <w:i w:val="0"/>
          <w:spacing w:val="-2"/>
        </w:rPr>
        <w:t xml:space="preserve"> </w:t>
      </w:r>
      <w:r w:rsidRPr="00C75F2A">
        <w:rPr>
          <w:i w:val="0"/>
        </w:rPr>
        <w:t>Requirements</w:t>
      </w:r>
      <w:bookmarkEnd w:id="226"/>
      <w:bookmarkEnd w:id="227"/>
      <w:bookmarkEnd w:id="228"/>
      <w:bookmarkEnd w:id="229"/>
    </w:p>
    <w:p w14:paraId="0D6A7432" w14:textId="03836B22" w:rsidR="000D14B5" w:rsidRPr="00580EED" w:rsidRDefault="000D14B5" w:rsidP="00D602D6">
      <w:pPr>
        <w:pStyle w:val="BodyText"/>
      </w:pPr>
      <w:bookmarkStart w:id="230" w:name="B2_SAMPLING_METHODS_REQUIREMENTS"/>
      <w:bookmarkStart w:id="231" w:name="_Hlk117068141"/>
      <w:bookmarkEnd w:id="230"/>
    </w:p>
    <w:p w14:paraId="47F868E5" w14:textId="5C201D86" w:rsidR="000D14B5" w:rsidRDefault="009748A5" w:rsidP="00D602D6">
      <w:pPr>
        <w:pStyle w:val="BodyText"/>
        <w:ind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r w:rsidR="00C75F2A" w:rsidRPr="00C75F2A">
        <w:t xml:space="preserve"> </w:t>
      </w: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Pr="00D602D6" w:rsidRDefault="000D14B5">
      <w:pPr>
        <w:pStyle w:val="BodyText"/>
        <w:spacing w:before="11"/>
      </w:pPr>
    </w:p>
    <w:p w14:paraId="56B78BEA" w14:textId="3F0AD1D3" w:rsidR="000D14B5" w:rsidRDefault="009748A5" w:rsidP="00D602D6">
      <w:pPr>
        <w:pStyle w:val="BodyText"/>
        <w:ind w:right="301"/>
      </w:pPr>
      <w:r>
        <w:t xml:space="preserve">Surface water samples will be taken at all </w:t>
      </w:r>
      <w:r w:rsidR="00260B58" w:rsidRPr="00C75F2A">
        <w:t>2</w:t>
      </w:r>
      <w:r w:rsidR="00B54A80" w:rsidRPr="00C75F2A">
        <w:t>2</w:t>
      </w:r>
      <w:r>
        <w:t xml:space="preserve"> stations during </w:t>
      </w:r>
      <w:r w:rsidR="0007134B" w:rsidRPr="00C75F2A">
        <w:t>April breakup when the river is at low flow</w:t>
      </w:r>
      <w:r w:rsidR="0007134B">
        <w:t xml:space="preserve"> and then again during </w:t>
      </w:r>
      <w:r>
        <w:t>July when the river is heavily used and is at high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2E4C00CD" w:rsidR="000D14B5" w:rsidRDefault="009748A5" w:rsidP="00D602D6">
      <w:pPr>
        <w:pStyle w:val="BodyText"/>
        <w:ind w:right="316"/>
      </w:pPr>
      <w:r>
        <w:t>Each sample bottle will be labeled with a unique sample number, sample site name, analysis to be performed, date and time, and initials of the person collecting the sample. SGS will provide and prepare all uncontaminated testing sample bottles for each. See Section B3, Sampling Handling and Custody Requirements, for details on how the samples will be prepared and handled for transport.</w:t>
      </w:r>
    </w:p>
    <w:p w14:paraId="24F7F6D9" w14:textId="77777777" w:rsidR="000D14B5" w:rsidRPr="00D602D6" w:rsidRDefault="000D14B5">
      <w:pPr>
        <w:pStyle w:val="BodyText"/>
        <w:spacing w:before="10"/>
      </w:pPr>
    </w:p>
    <w:p w14:paraId="57C5B94C" w14:textId="34C78114" w:rsidR="000D14B5" w:rsidRDefault="009748A5" w:rsidP="00D602D6">
      <w:pPr>
        <w:pStyle w:val="BodyText"/>
        <w:spacing w:before="1"/>
        <w:ind w:right="302"/>
      </w:pPr>
      <w:r>
        <w:t>The recommended time for sampling is morning so that samples can be analyzed in the early afternoon at the Soldotna Wastewater Treatment Plant and prepared for travel and subsequent analysis at the SGS in Anchorage</w:t>
      </w:r>
      <w:r w:rsidR="00260B58" w:rsidRPr="00C75F2A">
        <w:t>.</w:t>
      </w:r>
      <w:r>
        <w:t xml:space="preserve"> At the sampling stations located in the tidal areas of the Kenai River, samples will be taken during outgoing tide to obtain river water rather than tidally influenced salt water.</w:t>
      </w:r>
    </w:p>
    <w:p w14:paraId="576289FA" w14:textId="77777777" w:rsidR="000D14B5" w:rsidRPr="00D602D6" w:rsidRDefault="000D14B5">
      <w:pPr>
        <w:pStyle w:val="BodyText"/>
        <w:spacing w:before="7"/>
      </w:pPr>
    </w:p>
    <w:p w14:paraId="7D872D5B" w14:textId="77777777" w:rsidR="00FE75D6" w:rsidRPr="00D602D6" w:rsidRDefault="00FE75D6" w:rsidP="00D602D6">
      <w:pPr>
        <w:pStyle w:val="BodyText"/>
        <w:spacing w:before="7"/>
        <w:rPr>
          <w:sz w:val="34"/>
        </w:rPr>
      </w:pPr>
      <w:bookmarkStart w:id="232" w:name="_bookmark18"/>
      <w:bookmarkEnd w:id="232"/>
    </w:p>
    <w:p w14:paraId="7658C797" w14:textId="77777777" w:rsidR="00FE75D6" w:rsidRPr="00580EED" w:rsidRDefault="00FE75D6" w:rsidP="00D602D6">
      <w:pPr>
        <w:pStyle w:val="Caption"/>
        <w:keepNext/>
        <w:ind w:firstLine="360"/>
        <w:rPr>
          <w:b/>
          <w:sz w:val="24"/>
        </w:rPr>
      </w:pPr>
    </w:p>
    <w:p w14:paraId="444A4753" w14:textId="77777777" w:rsidR="00FE75D6" w:rsidRPr="00580EED" w:rsidRDefault="00FE75D6" w:rsidP="00D602D6">
      <w:pPr>
        <w:pStyle w:val="Caption"/>
        <w:keepNext/>
        <w:ind w:firstLine="360"/>
        <w:rPr>
          <w:b/>
          <w:sz w:val="24"/>
        </w:rPr>
      </w:pPr>
    </w:p>
    <w:p w14:paraId="6AA77D50" w14:textId="77777777" w:rsidR="00FE75D6" w:rsidRPr="007618AD" w:rsidRDefault="00FE75D6" w:rsidP="00D602D6">
      <w:pPr>
        <w:pStyle w:val="Caption"/>
        <w:keepNext/>
        <w:ind w:firstLine="360"/>
        <w:rPr>
          <w:b/>
          <w:sz w:val="24"/>
        </w:rPr>
      </w:pPr>
    </w:p>
    <w:p w14:paraId="31AD3B87" w14:textId="77777777" w:rsidR="00FE75D6" w:rsidRPr="00D602D6" w:rsidRDefault="00FE75D6" w:rsidP="00D602D6">
      <w:pPr>
        <w:rPr>
          <w:i/>
        </w:rPr>
      </w:pPr>
    </w:p>
    <w:p w14:paraId="45FA1EAA" w14:textId="6EFE904F" w:rsidR="00FE75D6" w:rsidRDefault="00FE75D6" w:rsidP="00D602D6">
      <w:pPr>
        <w:pStyle w:val="Caption"/>
        <w:keepNext/>
        <w:ind w:firstLine="360"/>
        <w:rPr>
          <w:b/>
          <w:sz w:val="24"/>
        </w:rPr>
      </w:pPr>
    </w:p>
    <w:p w14:paraId="36F31B4A" w14:textId="61DE8E5E" w:rsidR="00740AA8" w:rsidRDefault="00740AA8" w:rsidP="00740AA8"/>
    <w:p w14:paraId="32089E91" w14:textId="6201AB01" w:rsidR="00740AA8" w:rsidRDefault="00740AA8" w:rsidP="00740AA8"/>
    <w:p w14:paraId="750A227F" w14:textId="4B6F7482" w:rsidR="00621F9D" w:rsidRDefault="00621F9D" w:rsidP="00740AA8"/>
    <w:p w14:paraId="0DD57A7E" w14:textId="3A6642BD" w:rsidR="00621F9D" w:rsidRDefault="00621F9D" w:rsidP="00740AA8"/>
    <w:p w14:paraId="001B1AE4" w14:textId="77777777" w:rsidR="00621F9D" w:rsidRPr="00740AA8" w:rsidRDefault="00621F9D" w:rsidP="00740AA8"/>
    <w:p w14:paraId="7A540ED6" w14:textId="774E35FD" w:rsidR="000D14B5" w:rsidRPr="00D602D6" w:rsidRDefault="00D602D6" w:rsidP="00D602D6">
      <w:pPr>
        <w:pStyle w:val="Caption"/>
        <w:rPr>
          <w:b/>
          <w:color w:val="auto"/>
          <w:sz w:val="24"/>
          <w:szCs w:val="24"/>
        </w:rPr>
      </w:pPr>
      <w:bookmarkStart w:id="233" w:name="_Toc126826257"/>
      <w:r w:rsidRPr="00D602D6">
        <w:rPr>
          <w:b/>
          <w:color w:val="auto"/>
          <w:sz w:val="24"/>
          <w:szCs w:val="24"/>
        </w:rPr>
        <w:lastRenderedPageBreak/>
        <w:t xml:space="preserve">Table </w:t>
      </w:r>
      <w:r w:rsidRPr="00D602D6">
        <w:rPr>
          <w:b/>
          <w:color w:val="auto"/>
          <w:sz w:val="24"/>
          <w:szCs w:val="24"/>
        </w:rPr>
        <w:fldChar w:fldCharType="begin"/>
      </w:r>
      <w:r w:rsidRPr="00D602D6">
        <w:rPr>
          <w:b/>
          <w:color w:val="auto"/>
          <w:sz w:val="24"/>
          <w:szCs w:val="24"/>
        </w:rPr>
        <w:instrText xml:space="preserve"> SEQ Table \* ARABIC </w:instrText>
      </w:r>
      <w:r w:rsidRPr="00D602D6">
        <w:rPr>
          <w:b/>
          <w:color w:val="auto"/>
          <w:sz w:val="24"/>
          <w:szCs w:val="24"/>
        </w:rPr>
        <w:fldChar w:fldCharType="separate"/>
      </w:r>
      <w:r w:rsidR="00F4536B">
        <w:rPr>
          <w:b/>
          <w:noProof/>
          <w:color w:val="auto"/>
          <w:sz w:val="24"/>
          <w:szCs w:val="24"/>
        </w:rPr>
        <w:t>11</w:t>
      </w:r>
      <w:r w:rsidRPr="00D602D6">
        <w:rPr>
          <w:b/>
          <w:color w:val="auto"/>
          <w:sz w:val="24"/>
          <w:szCs w:val="24"/>
        </w:rPr>
        <w:fldChar w:fldCharType="end"/>
      </w:r>
      <w:r w:rsidR="00260B58" w:rsidRPr="00D602D6">
        <w:rPr>
          <w:b/>
          <w:color w:val="auto"/>
          <w:sz w:val="24"/>
          <w:szCs w:val="24"/>
        </w:rPr>
        <w:t>.</w:t>
      </w:r>
      <w:r w:rsidR="009748A5" w:rsidRPr="00D602D6">
        <w:rPr>
          <w:b/>
          <w:color w:val="auto"/>
          <w:sz w:val="24"/>
          <w:szCs w:val="24"/>
        </w:rPr>
        <w:t xml:space="preserve"> Preservation and Holding Times for Sample Analysis</w:t>
      </w:r>
      <w:bookmarkEnd w:id="233"/>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rsidP="00D90FB3">
            <w:pPr>
              <w:pStyle w:val="TableParagraph"/>
              <w:numPr>
                <w:ilvl w:val="0"/>
                <w:numId w:val="8"/>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rsidP="00D90FB3">
            <w:pPr>
              <w:pStyle w:val="TableParagraph"/>
              <w:numPr>
                <w:ilvl w:val="0"/>
                <w:numId w:val="8"/>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rsidP="00D90FB3">
            <w:pPr>
              <w:pStyle w:val="TableParagraph"/>
              <w:numPr>
                <w:ilvl w:val="0"/>
                <w:numId w:val="7"/>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rsidP="00D90FB3">
            <w:pPr>
              <w:pStyle w:val="TableParagraph"/>
              <w:numPr>
                <w:ilvl w:val="0"/>
                <w:numId w:val="7"/>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rsidP="00D90FB3">
            <w:pPr>
              <w:pStyle w:val="TableParagraph"/>
              <w:numPr>
                <w:ilvl w:val="0"/>
                <w:numId w:val="6"/>
              </w:numPr>
              <w:tabs>
                <w:tab w:val="left" w:pos="267"/>
              </w:tabs>
              <w:ind w:right="145"/>
              <w:rPr>
                <w:sz w:val="20"/>
              </w:rPr>
            </w:pPr>
            <w:r>
              <w:rPr>
                <w:sz w:val="20"/>
              </w:rPr>
              <w:t>lab</w:t>
            </w:r>
            <w:r w:rsidR="009748A5">
              <w:rPr>
                <w:sz w:val="20"/>
              </w:rPr>
              <w:t xml:space="preserve"> filtration w/0.45 µm filter within </w:t>
            </w:r>
            <w:r>
              <w:rPr>
                <w:sz w:val="20"/>
              </w:rPr>
              <w:t>14</w:t>
            </w:r>
            <w:r w:rsidR="009748A5">
              <w:rPr>
                <w:sz w:val="20"/>
              </w:rPr>
              <w:t xml:space="preserve"> </w:t>
            </w:r>
            <w:r>
              <w:rPr>
                <w:sz w:val="20"/>
              </w:rPr>
              <w:t>days</w:t>
            </w:r>
            <w:r w:rsidR="009748A5">
              <w:rPr>
                <w:sz w:val="20"/>
              </w:rPr>
              <w:t xml:space="preserve"> of collection followed by</w:t>
            </w:r>
          </w:p>
          <w:p w14:paraId="65CDD638" w14:textId="77777777" w:rsidR="000D14B5" w:rsidRDefault="009748A5" w:rsidP="00D90FB3">
            <w:pPr>
              <w:pStyle w:val="TableParagraph"/>
              <w:numPr>
                <w:ilvl w:val="0"/>
                <w:numId w:val="6"/>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r w:rsidR="00186878">
              <w:rPr>
                <w:sz w:val="20"/>
                <w:vertAlign w:val="subscript"/>
              </w:rPr>
              <w:t xml:space="preserve"> </w:t>
            </w:r>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rsidP="00D90FB3">
            <w:pPr>
              <w:pStyle w:val="TableParagraph"/>
              <w:numPr>
                <w:ilvl w:val="0"/>
                <w:numId w:val="5"/>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rsidP="00D90FB3">
            <w:pPr>
              <w:pStyle w:val="TableParagraph"/>
              <w:numPr>
                <w:ilvl w:val="0"/>
                <w:numId w:val="4"/>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3BB42335" w:rsidR="000D14B5" w:rsidRDefault="009748A5">
      <w:pPr>
        <w:tabs>
          <w:tab w:val="left" w:pos="1862"/>
          <w:tab w:val="left" w:pos="2127"/>
        </w:tabs>
        <w:spacing w:before="92"/>
        <w:ind w:left="687" w:right="622"/>
        <w:rPr>
          <w:sz w:val="18"/>
        </w:rPr>
      </w:pPr>
      <w:r>
        <w:rPr>
          <w:sz w:val="18"/>
        </w:rPr>
        <w:t>PA, P, FP, G</w:t>
      </w:r>
      <w:r w:rsidR="00186878">
        <w:rPr>
          <w:sz w:val="18"/>
        </w:rPr>
        <w:t>:</w:t>
      </w:r>
      <w:r w:rsidR="005A0A2D">
        <w:rPr>
          <w:sz w:val="18"/>
        </w:rPr>
        <w:t xml:space="preserve"> </w:t>
      </w:r>
      <w:r>
        <w:rPr>
          <w:sz w:val="18"/>
        </w:rPr>
        <w:t>PA is any sterizable (autoclavable) plastic, “P” is polyethylene, “FP” is fluoropolymer, “G” is glass HDPE is “high-density polyethylene”, VOA is “volatile organic</w:t>
      </w:r>
      <w:r>
        <w:rPr>
          <w:spacing w:val="-4"/>
          <w:sz w:val="18"/>
        </w:rPr>
        <w:t xml:space="preserve"> </w:t>
      </w:r>
      <w:r>
        <w:rPr>
          <w:sz w:val="18"/>
        </w:rPr>
        <w:t>analysis”</w:t>
      </w:r>
    </w:p>
    <w:p w14:paraId="4BBB5827" w14:textId="77777777" w:rsidR="000D14B5" w:rsidRPr="00D602D6" w:rsidRDefault="000D14B5" w:rsidP="00D602D6">
      <w:pPr>
        <w:tabs>
          <w:tab w:val="left" w:pos="1862"/>
          <w:tab w:val="left" w:pos="2127"/>
        </w:tabs>
        <w:spacing w:before="92"/>
        <w:ind w:left="687" w:right="622"/>
        <w:rPr>
          <w:sz w:val="18"/>
        </w:rPr>
      </w:pPr>
    </w:p>
    <w:p w14:paraId="3F5D7F30" w14:textId="77777777" w:rsidR="00C75F2A" w:rsidRDefault="00C75F2A" w:rsidP="00C75F2A">
      <w:pPr>
        <w:tabs>
          <w:tab w:val="left" w:pos="1862"/>
          <w:tab w:val="left" w:pos="2127"/>
        </w:tabs>
        <w:spacing w:before="92"/>
        <w:ind w:right="622"/>
        <w:rPr>
          <w:sz w:val="24"/>
          <w:szCs w:val="24"/>
        </w:rPr>
      </w:pPr>
    </w:p>
    <w:p w14:paraId="00E534A6" w14:textId="77777777" w:rsidR="00C75F2A" w:rsidRDefault="00C75F2A" w:rsidP="00C75F2A">
      <w:pPr>
        <w:tabs>
          <w:tab w:val="left" w:pos="1862"/>
          <w:tab w:val="left" w:pos="2127"/>
        </w:tabs>
        <w:spacing w:before="92"/>
        <w:ind w:right="622"/>
        <w:rPr>
          <w:sz w:val="24"/>
          <w:szCs w:val="24"/>
        </w:rPr>
      </w:pPr>
    </w:p>
    <w:p w14:paraId="1A4EAE5D" w14:textId="45F75199" w:rsidR="000D14B5" w:rsidRDefault="00C75F2A" w:rsidP="00D602D6">
      <w:pPr>
        <w:pStyle w:val="Heading2"/>
        <w:ind w:left="0"/>
      </w:pPr>
      <w:bookmarkStart w:id="234" w:name="_Toc117087855"/>
      <w:bookmarkStart w:id="235" w:name="_Toc125960348"/>
      <w:bookmarkStart w:id="236" w:name="_Toc125984008"/>
      <w:bookmarkStart w:id="237" w:name="_Toc125984291"/>
      <w:r>
        <w:t>B3.</w:t>
      </w:r>
      <w:r w:rsidR="009748A5">
        <w:t xml:space="preserve"> Sample Handling and Custody</w:t>
      </w:r>
      <w:r w:rsidR="009748A5" w:rsidRPr="00D602D6">
        <w:rPr>
          <w:spacing w:val="-4"/>
        </w:rPr>
        <w:t xml:space="preserve"> </w:t>
      </w:r>
      <w:r w:rsidR="009748A5">
        <w:t>Requirements</w:t>
      </w:r>
      <w:bookmarkEnd w:id="234"/>
      <w:bookmarkEnd w:id="235"/>
      <w:bookmarkEnd w:id="236"/>
      <w:bookmarkEnd w:id="237"/>
    </w:p>
    <w:p w14:paraId="1FC86248" w14:textId="7DDDC131" w:rsidR="007F406F" w:rsidRDefault="007F406F" w:rsidP="00D602D6">
      <w:pPr>
        <w:pStyle w:val="BodyText"/>
        <w:rPr>
          <w:b/>
        </w:rPr>
      </w:pPr>
      <w:bookmarkStart w:id="238" w:name="B3._SAMPLE_HANDLING_AND_CUSTODY_REQUIREM"/>
      <w:bookmarkStart w:id="239" w:name="_Hlk117073971"/>
      <w:bookmarkEnd w:id="231"/>
      <w:bookmarkEnd w:id="238"/>
    </w:p>
    <w:p w14:paraId="25F0E7B4" w14:textId="2D8896E2" w:rsidR="00621F9D" w:rsidRPr="00621F9D" w:rsidRDefault="00621F9D" w:rsidP="00D602D6">
      <w:pPr>
        <w:pStyle w:val="BodyText"/>
        <w:rPr>
          <w:i/>
        </w:rPr>
      </w:pPr>
      <w:r w:rsidRPr="00621F9D">
        <w:rPr>
          <w:i/>
        </w:rPr>
        <w:t>Sample transport from field to office</w:t>
      </w:r>
    </w:p>
    <w:p w14:paraId="1B999844" w14:textId="77777777" w:rsidR="001852A0" w:rsidRPr="00C75F2A" w:rsidRDefault="001852A0" w:rsidP="001852A0">
      <w:pPr>
        <w:pStyle w:val="ListParagraph"/>
        <w:numPr>
          <w:ilvl w:val="0"/>
          <w:numId w:val="64"/>
        </w:numPr>
        <w:tabs>
          <w:tab w:val="left" w:pos="1047"/>
          <w:tab w:val="left" w:pos="1048"/>
        </w:tabs>
        <w:ind w:right="653"/>
        <w:rPr>
          <w:sz w:val="24"/>
        </w:rPr>
      </w:pPr>
      <w:r w:rsidRPr="00C75F2A">
        <w:rPr>
          <w:sz w:val="24"/>
        </w:rPr>
        <w:t xml:space="preserve">Samples will be labeled (see Figure </w:t>
      </w:r>
      <w:r>
        <w:rPr>
          <w:sz w:val="24"/>
        </w:rPr>
        <w:t>3</w:t>
      </w:r>
      <w:r w:rsidRPr="00C75F2A">
        <w:rPr>
          <w:sz w:val="24"/>
        </w:rPr>
        <w:t>) and logged on the Agency Baseline Field Data Sheet (Appendix</w:t>
      </w:r>
      <w:r w:rsidRPr="00C75F2A">
        <w:rPr>
          <w:spacing w:val="-1"/>
          <w:sz w:val="24"/>
        </w:rPr>
        <w:t xml:space="preserve"> </w:t>
      </w:r>
      <w:r w:rsidRPr="00C75F2A">
        <w:rPr>
          <w:sz w:val="24"/>
        </w:rPr>
        <w:t>C).</w:t>
      </w:r>
    </w:p>
    <w:p w14:paraId="6E732D2F"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w:t>
      </w:r>
      <w:r>
        <w:rPr>
          <w:sz w:val="24"/>
        </w:rPr>
        <w:t>the drop-off location</w:t>
      </w:r>
      <w:r w:rsidRPr="00C75F2A">
        <w:rPr>
          <w:sz w:val="24"/>
        </w:rPr>
        <w:t xml:space="preserve">. </w:t>
      </w:r>
    </w:p>
    <w:p w14:paraId="53996506"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Once samples have been delivered to the </w:t>
      </w:r>
      <w:r>
        <w:rPr>
          <w:sz w:val="24"/>
        </w:rPr>
        <w:t>drop-off location</w:t>
      </w:r>
      <w:r w:rsidRPr="00C75F2A">
        <w:rPr>
          <w:sz w:val="24"/>
        </w:rPr>
        <w:t xml:space="preserve"> they undergo initial analysis; KWF staff analyzes samples for conductivity, pH, and turbidity, while the Soldotna Wastewater Treatment Plant lab technicians analyze samples for total suspended solids, and fecal coliform</w:t>
      </w:r>
      <w:r w:rsidRPr="00C75F2A">
        <w:rPr>
          <w:spacing w:val="-2"/>
          <w:sz w:val="24"/>
        </w:rPr>
        <w:t xml:space="preserve"> </w:t>
      </w:r>
      <w:r w:rsidRPr="00C75F2A">
        <w:rPr>
          <w:sz w:val="24"/>
        </w:rPr>
        <w:t>bacteria.</w:t>
      </w:r>
    </w:p>
    <w:p w14:paraId="3EC5883F"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A portion of the samples will also be prepared for travel to SGS for further analysis. Samples will be repacked in insulated ice chests and kept in chilled condition with freezable ice packs. Temperature in transit will be monitoring with a temperature blank </w:t>
      </w:r>
      <w:r w:rsidRPr="00C75F2A">
        <w:rPr>
          <w:sz w:val="24"/>
        </w:rPr>
        <w:lastRenderedPageBreak/>
        <w:t>with an objective of maintaining 4 degrees centigrade plus or minus 2 degrees</w:t>
      </w:r>
      <w:r w:rsidRPr="00C75F2A">
        <w:rPr>
          <w:spacing w:val="-19"/>
          <w:sz w:val="24"/>
        </w:rPr>
        <w:t xml:space="preserve"> </w:t>
      </w:r>
      <w:r w:rsidRPr="00C75F2A">
        <w:rPr>
          <w:sz w:val="24"/>
        </w:rPr>
        <w:t>centigrade.</w:t>
      </w:r>
    </w:p>
    <w:p w14:paraId="3B08B666"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An SGS Chain of Custody Form will be used to record all transport and storage information.</w:t>
      </w:r>
    </w:p>
    <w:p w14:paraId="30B88F20" w14:textId="23C7B5D8" w:rsidR="000D14B5" w:rsidRPr="001852A0" w:rsidRDefault="001852A0" w:rsidP="00D602D6">
      <w:pPr>
        <w:pStyle w:val="ListParagraph"/>
        <w:numPr>
          <w:ilvl w:val="0"/>
          <w:numId w:val="64"/>
        </w:numPr>
        <w:tabs>
          <w:tab w:val="left" w:pos="1047"/>
          <w:tab w:val="left" w:pos="1048"/>
        </w:tabs>
        <w:ind w:right="653"/>
        <w:rPr>
          <w:sz w:val="24"/>
        </w:rPr>
      </w:pPr>
      <w:r w:rsidRPr="00C75F2A">
        <w:rPr>
          <w:sz w:val="24"/>
        </w:rPr>
        <w:t>Each sample bottle will be labeled with a unique sample number, sample site name, analysis to be performed, date and time, and initials of the person collecting the sample.</w:t>
      </w:r>
    </w:p>
    <w:p w14:paraId="6FFE8613" w14:textId="77777777" w:rsidR="00C75F2A" w:rsidRDefault="00C75F2A" w:rsidP="00C75F2A">
      <w:pPr>
        <w:rPr>
          <w:sz w:val="24"/>
        </w:rPr>
      </w:pPr>
    </w:p>
    <w:p w14:paraId="126A7054" w14:textId="77777777" w:rsidR="00C75F2A" w:rsidRDefault="00C75F2A" w:rsidP="00C75F2A">
      <w:pPr>
        <w:rPr>
          <w:sz w:val="24"/>
        </w:rPr>
      </w:pPr>
    </w:p>
    <w:p w14:paraId="18640FE0" w14:textId="77777777" w:rsidR="00C75F2A" w:rsidRDefault="00C75F2A" w:rsidP="00C75F2A">
      <w:pPr>
        <w:rPr>
          <w:sz w:val="24"/>
        </w:rPr>
      </w:pPr>
    </w:p>
    <w:p w14:paraId="51C1B12E" w14:textId="77777777" w:rsidR="00C75F2A" w:rsidRDefault="00C75F2A" w:rsidP="00C75F2A">
      <w:pPr>
        <w:rPr>
          <w:sz w:val="24"/>
        </w:rPr>
      </w:pPr>
    </w:p>
    <w:p w14:paraId="0EB72361" w14:textId="77777777" w:rsidR="00C75F2A" w:rsidRDefault="00C75F2A" w:rsidP="00C75F2A">
      <w:pPr>
        <w:pStyle w:val="BodyText"/>
        <w:ind w:left="2364"/>
        <w:rPr>
          <w:sz w:val="20"/>
        </w:rPr>
      </w:pPr>
      <w:r>
        <w:rPr>
          <w:noProof/>
          <w:sz w:val="20"/>
        </w:rPr>
        <mc:AlternateContent>
          <mc:Choice Requires="wpg">
            <w:drawing>
              <wp:inline distT="0" distB="0" distL="0" distR="0" wp14:anchorId="61BE40CF" wp14:editId="5AC93DD5">
                <wp:extent cx="3575050" cy="3075940"/>
                <wp:effectExtent l="0" t="0" r="0" b="0"/>
                <wp:docPr id="2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2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5DB18" w14:textId="77777777" w:rsidR="00AD45FB" w:rsidRDefault="00AD45FB"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30"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7AF4C" w14:textId="77777777" w:rsidR="00AD45FB" w:rsidRDefault="00AD45FB" w:rsidP="00C75F2A">
                              <w:pPr>
                                <w:spacing w:line="199" w:lineRule="exact"/>
                                <w:rPr>
                                  <w:b/>
                                  <w:sz w:val="18"/>
                                </w:rPr>
                              </w:pPr>
                              <w:r>
                                <w:rPr>
                                  <w:b/>
                                  <w:sz w:val="18"/>
                                </w:rPr>
                                <w:t>Lab Information:</w:t>
                              </w:r>
                            </w:p>
                            <w:p w14:paraId="37DCF3F7" w14:textId="77777777" w:rsidR="00AD45FB" w:rsidRDefault="00AD45FB"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31"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90E37" w14:textId="77777777" w:rsidR="00AD45FB" w:rsidRDefault="00AD45FB"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32"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D6B0" w14:textId="77777777" w:rsidR="00AD45FB" w:rsidRDefault="00AD45FB" w:rsidP="00C75F2A">
                              <w:pPr>
                                <w:ind w:left="1865" w:right="737" w:hanging="418"/>
                                <w:rPr>
                                  <w:b/>
                                  <w:sz w:val="18"/>
                                </w:rPr>
                              </w:pPr>
                              <w:r>
                                <w:rPr>
                                  <w:b/>
                                  <w:sz w:val="18"/>
                                </w:rPr>
                                <w:t>KENAI WATERSHED FORUM Phone (907) 260-5449</w:t>
                              </w:r>
                            </w:p>
                            <w:p w14:paraId="33001C7E" w14:textId="77777777" w:rsidR="00AD45FB" w:rsidRDefault="00AD45FB" w:rsidP="00C75F2A">
                              <w:pPr>
                                <w:spacing w:before="38"/>
                                <w:rPr>
                                  <w:b/>
                                  <w:sz w:val="18"/>
                                </w:rPr>
                              </w:pPr>
                              <w:r>
                                <w:rPr>
                                  <w:b/>
                                  <w:sz w:val="18"/>
                                </w:rPr>
                                <w:t>Field Information:</w:t>
                              </w:r>
                            </w:p>
                            <w:p w14:paraId="2651DFAC" w14:textId="77777777" w:rsidR="00AD45FB" w:rsidRDefault="00AD45FB"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AD45FB" w:rsidRDefault="00AD45FB"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AD45FB" w:rsidRDefault="00AD45FB"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AD45FB" w:rsidRDefault="00AD45FB"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AD45FB" w:rsidRDefault="00AD45FB"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61BE40CF"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B15DB18" w14:textId="77777777" w:rsidR="00AD45FB" w:rsidRDefault="00AD45FB"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E07AF4C" w14:textId="77777777" w:rsidR="00AD45FB" w:rsidRDefault="00AD45FB" w:rsidP="00C75F2A">
                        <w:pPr>
                          <w:spacing w:line="199" w:lineRule="exact"/>
                          <w:rPr>
                            <w:b/>
                            <w:sz w:val="18"/>
                          </w:rPr>
                        </w:pPr>
                        <w:r>
                          <w:rPr>
                            <w:b/>
                            <w:sz w:val="18"/>
                          </w:rPr>
                          <w:t>Lab Information:</w:t>
                        </w:r>
                      </w:p>
                      <w:p w14:paraId="37DCF3F7" w14:textId="77777777" w:rsidR="00AD45FB" w:rsidRDefault="00AD45FB"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Text Box 39" o:sp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B490E37" w14:textId="77777777" w:rsidR="00AD45FB" w:rsidRDefault="00AD45FB"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C73D6B0" w14:textId="77777777" w:rsidR="00AD45FB" w:rsidRDefault="00AD45FB" w:rsidP="00C75F2A">
                        <w:pPr>
                          <w:ind w:left="1865" w:right="737" w:hanging="418"/>
                          <w:rPr>
                            <w:b/>
                            <w:sz w:val="18"/>
                          </w:rPr>
                        </w:pPr>
                        <w:r>
                          <w:rPr>
                            <w:b/>
                            <w:sz w:val="18"/>
                          </w:rPr>
                          <w:t>KENAI WATERSHED FORUM Phone (907) 260-5449</w:t>
                        </w:r>
                      </w:p>
                      <w:p w14:paraId="33001C7E" w14:textId="77777777" w:rsidR="00AD45FB" w:rsidRDefault="00AD45FB" w:rsidP="00C75F2A">
                        <w:pPr>
                          <w:spacing w:before="38"/>
                          <w:rPr>
                            <w:b/>
                            <w:sz w:val="18"/>
                          </w:rPr>
                        </w:pPr>
                        <w:r>
                          <w:rPr>
                            <w:b/>
                            <w:sz w:val="18"/>
                          </w:rPr>
                          <w:t>Field Information:</w:t>
                        </w:r>
                      </w:p>
                      <w:p w14:paraId="2651DFAC" w14:textId="77777777" w:rsidR="00AD45FB" w:rsidRDefault="00AD45FB"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AD45FB" w:rsidRDefault="00AD45FB"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AD45FB" w:rsidRDefault="00AD45FB"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AD45FB" w:rsidRDefault="00AD45FB"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AD45FB" w:rsidRDefault="00AD45FB"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bookmarkStart w:id="240" w:name="_Toc125959530"/>
    <w:p w14:paraId="247D7099" w14:textId="28F8C2CC" w:rsidR="00C75F2A" w:rsidRDefault="00C75F2A" w:rsidP="009B20CC">
      <w:pPr>
        <w:pStyle w:val="Caption"/>
        <w:jc w:val="center"/>
        <w:rPr>
          <w:i w:val="0"/>
          <w:color w:val="auto"/>
          <w:sz w:val="24"/>
        </w:rPr>
      </w:pPr>
      <w:r w:rsidRPr="00D602D6">
        <w:rPr>
          <w:i w:val="0"/>
          <w:noProof/>
          <w:color w:val="auto"/>
          <w:sz w:val="24"/>
          <w:szCs w:val="24"/>
        </w:rPr>
        <mc:AlternateContent>
          <mc:Choice Requires="wps">
            <w:drawing>
              <wp:anchor distT="0" distB="0" distL="114300" distR="114300" simplePos="0" relativeHeight="251688960" behindDoc="1" locked="0" layoutInCell="1" allowOverlap="1" wp14:anchorId="7555FF26" wp14:editId="7F2A4EC9">
                <wp:simplePos x="0" y="0"/>
                <wp:positionH relativeFrom="page">
                  <wp:posOffset>2249170</wp:posOffset>
                </wp:positionH>
                <wp:positionV relativeFrom="paragraph">
                  <wp:posOffset>-375285</wp:posOffset>
                </wp:positionV>
                <wp:extent cx="1143000" cy="0"/>
                <wp:effectExtent l="0" t="0" r="0" b="0"/>
                <wp:wrapNone/>
                <wp:docPr id="3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598B86" id="Line 36"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IEfT9x4CAABDBAAADgAAAAAAAAAAAAAAAAAuAgAAZHJzL2Uyb0RvYy54bWxQ&#10;SwECLQAUAAYACAAAACEAgN0UYeAAAAALAQAADwAAAAAAAAAAAAAAAAB4BAAAZHJzL2Rvd25yZXYu&#10;eG1sUEsFBgAAAAAEAAQA8wAAAIUFAAAAAA==&#10;" strokeweight=".36pt">
                <w10:wrap anchorx="page"/>
              </v:line>
            </w:pict>
          </mc:Fallback>
        </mc:AlternateContent>
      </w:r>
      <w:bookmarkStart w:id="241" w:name="_Hlk117074405"/>
      <w:r w:rsidR="009748A5" w:rsidRPr="00D602D6">
        <w:rPr>
          <w:i w:val="0"/>
          <w:color w:val="auto"/>
          <w:sz w:val="24"/>
        </w:rPr>
        <w:t xml:space="preserve">Figure </w:t>
      </w:r>
      <w:r w:rsidR="009B20CC" w:rsidRPr="00D602D6">
        <w:rPr>
          <w:i w:val="0"/>
          <w:color w:val="auto"/>
          <w:sz w:val="24"/>
          <w:szCs w:val="24"/>
        </w:rPr>
        <w:fldChar w:fldCharType="begin"/>
      </w:r>
      <w:r w:rsidR="009B20CC" w:rsidRPr="00D602D6">
        <w:rPr>
          <w:i w:val="0"/>
          <w:color w:val="auto"/>
          <w:sz w:val="24"/>
          <w:szCs w:val="24"/>
        </w:rPr>
        <w:instrText xml:space="preserve"> SEQ Figure \* ARABIC </w:instrText>
      </w:r>
      <w:r w:rsidR="009B20CC" w:rsidRPr="00D602D6">
        <w:rPr>
          <w:i w:val="0"/>
          <w:color w:val="auto"/>
          <w:sz w:val="24"/>
          <w:szCs w:val="24"/>
        </w:rPr>
        <w:fldChar w:fldCharType="separate"/>
      </w:r>
      <w:r w:rsidR="00AD3520" w:rsidRPr="00D602D6">
        <w:rPr>
          <w:i w:val="0"/>
          <w:noProof/>
          <w:color w:val="auto"/>
          <w:sz w:val="24"/>
          <w:szCs w:val="24"/>
        </w:rPr>
        <w:t>3</w:t>
      </w:r>
      <w:r w:rsidR="009B20CC" w:rsidRPr="00D602D6">
        <w:rPr>
          <w:i w:val="0"/>
          <w:color w:val="auto"/>
          <w:sz w:val="24"/>
          <w:szCs w:val="24"/>
        </w:rPr>
        <w:fldChar w:fldCharType="end"/>
      </w:r>
      <w:r w:rsidR="009B20CC" w:rsidRPr="00D602D6">
        <w:rPr>
          <w:i w:val="0"/>
          <w:color w:val="auto"/>
          <w:sz w:val="24"/>
          <w:szCs w:val="24"/>
        </w:rPr>
        <w:t>.</w:t>
      </w:r>
      <w:r w:rsidR="009748A5" w:rsidRPr="00D602D6">
        <w:rPr>
          <w:i w:val="0"/>
          <w:color w:val="auto"/>
          <w:sz w:val="24"/>
        </w:rPr>
        <w:t xml:space="preserve"> Sample Container Labe</w:t>
      </w:r>
      <w:bookmarkEnd w:id="240"/>
      <w:r w:rsidR="00621F9D">
        <w:rPr>
          <w:i w:val="0"/>
          <w:color w:val="auto"/>
          <w:sz w:val="24"/>
        </w:rPr>
        <w:t>l</w:t>
      </w:r>
    </w:p>
    <w:p w14:paraId="6A55CAAC" w14:textId="17F478CC" w:rsidR="00621F9D" w:rsidRDefault="00621F9D" w:rsidP="00621F9D"/>
    <w:p w14:paraId="18CAF81D" w14:textId="066DD2F3" w:rsidR="00621F9D" w:rsidRDefault="00621F9D" w:rsidP="00621F9D"/>
    <w:p w14:paraId="3E426B80" w14:textId="217F39AE" w:rsidR="00621F9D" w:rsidRDefault="00621F9D" w:rsidP="00621F9D"/>
    <w:p w14:paraId="28D47E50" w14:textId="24C584E7" w:rsidR="00621F9D" w:rsidRDefault="00621F9D" w:rsidP="00621F9D">
      <w:pPr>
        <w:rPr>
          <w:i/>
        </w:rPr>
      </w:pPr>
      <w:r>
        <w:rPr>
          <w:i/>
        </w:rPr>
        <w:t>Sample transport from office to laboratory</w:t>
      </w:r>
    </w:p>
    <w:p w14:paraId="6ABE6436" w14:textId="07D4488D" w:rsidR="00A93966" w:rsidRDefault="00A93966" w:rsidP="00621F9D">
      <w:pPr>
        <w:rPr>
          <w:rFonts w:eastAsiaTheme="minorHAnsi"/>
          <w:color w:val="000000"/>
          <w:sz w:val="24"/>
          <w:szCs w:val="24"/>
        </w:rPr>
      </w:pPr>
    </w:p>
    <w:p w14:paraId="4FDFD2AA" w14:textId="47BE4DE0" w:rsidR="00621F9D" w:rsidRDefault="00621F9D" w:rsidP="00621F9D">
      <w:pPr>
        <w:rPr>
          <w:rFonts w:eastAsiaTheme="minorHAnsi"/>
          <w:color w:val="000000"/>
          <w:sz w:val="24"/>
          <w:szCs w:val="24"/>
        </w:rPr>
      </w:pPr>
      <w:r w:rsidRPr="00621F9D">
        <w:rPr>
          <w:rFonts w:eastAsiaTheme="minorHAnsi"/>
          <w:color w:val="000000"/>
          <w:sz w:val="24"/>
          <w:szCs w:val="24"/>
        </w:rPr>
        <w:t xml:space="preserve">Samples and sample containers will be maintained in a secure environment from the time the bottles leave the laboratory until the samples are received at the laboratory. The laboratories will maintain custody of bottles and samples using their normal custody procedures. </w:t>
      </w:r>
    </w:p>
    <w:p w14:paraId="2DE8A292" w14:textId="77777777" w:rsidR="004C0CA2" w:rsidRPr="00621F9D" w:rsidRDefault="004C0CA2" w:rsidP="00621F9D">
      <w:pPr>
        <w:rPr>
          <w:i/>
        </w:rPr>
      </w:pPr>
    </w:p>
    <w:p w14:paraId="0BC0CEEB" w14:textId="77777777" w:rsidR="004C0CA2" w:rsidRDefault="00621F9D" w:rsidP="004C0CA2">
      <w:pPr>
        <w:widowControl/>
        <w:adjustRightInd w:val="0"/>
        <w:rPr>
          <w:rFonts w:eastAsiaTheme="minorHAnsi"/>
          <w:color w:val="000000"/>
          <w:sz w:val="24"/>
          <w:szCs w:val="24"/>
        </w:rPr>
      </w:pPr>
      <w:r w:rsidRPr="00621F9D">
        <w:rPr>
          <w:rFonts w:eastAsiaTheme="minorHAnsi"/>
          <w:color w:val="000000"/>
          <w:sz w:val="24"/>
          <w:szCs w:val="24"/>
        </w:rPr>
        <w:t xml:space="preserve">Samples must be in the sampler’s possession or in a cooler sealed with signed and dated friable evidence tape on opposing sides of the cooler. When the cooler is sealed, the method of securing the samples must be such that tampering with samples or bottles is not possible. The cooler must be secured so that the lid cannot be removed without breaking the evidence tape or cutting the lock. </w:t>
      </w:r>
    </w:p>
    <w:p w14:paraId="72505C01" w14:textId="77777777" w:rsidR="004C0CA2" w:rsidRDefault="004C0CA2" w:rsidP="004C0CA2">
      <w:pPr>
        <w:widowControl/>
        <w:adjustRightInd w:val="0"/>
        <w:rPr>
          <w:rFonts w:eastAsiaTheme="minorHAnsi"/>
          <w:color w:val="000000"/>
          <w:sz w:val="24"/>
          <w:szCs w:val="24"/>
        </w:rPr>
      </w:pPr>
    </w:p>
    <w:p w14:paraId="76DE7B4A" w14:textId="21477C22" w:rsidR="004C0CA2" w:rsidRPr="004C0CA2" w:rsidRDefault="004C0CA2" w:rsidP="004C0CA2">
      <w:pPr>
        <w:widowControl/>
        <w:adjustRightInd w:val="0"/>
        <w:rPr>
          <w:rFonts w:eastAsiaTheme="minorHAnsi"/>
          <w:sz w:val="24"/>
          <w:szCs w:val="24"/>
        </w:rPr>
      </w:pPr>
      <w:r w:rsidRPr="004C0CA2">
        <w:rPr>
          <w:rFonts w:eastAsiaTheme="minorHAnsi"/>
          <w:sz w:val="24"/>
          <w:szCs w:val="24"/>
        </w:rPr>
        <w:t xml:space="preserve">Transfer of samples will be accomplished using the laboratory’s Chain-of-Custody (COC) form. When samples are transferred between personnel, such transfer will be indicated on the COC form with signature, date, and time of transfer. The COC will remain with the samples, sealed inside the cooler, until received by the laboratory. </w:t>
      </w:r>
    </w:p>
    <w:p w14:paraId="243D036B" w14:textId="53C654FD" w:rsidR="004C0CA2" w:rsidRDefault="004C0CA2" w:rsidP="00621F9D">
      <w:pPr>
        <w:widowControl/>
        <w:adjustRightInd w:val="0"/>
        <w:rPr>
          <w:rFonts w:eastAsiaTheme="minorHAnsi"/>
          <w:sz w:val="24"/>
          <w:szCs w:val="24"/>
        </w:rPr>
      </w:pPr>
    </w:p>
    <w:p w14:paraId="65335BF9" w14:textId="39238F4B" w:rsidR="00621F9D" w:rsidRPr="00621F9D" w:rsidRDefault="00621F9D" w:rsidP="00621F9D">
      <w:pPr>
        <w:widowControl/>
        <w:adjustRightInd w:val="0"/>
        <w:rPr>
          <w:rFonts w:eastAsiaTheme="minorHAnsi"/>
          <w:sz w:val="24"/>
          <w:szCs w:val="24"/>
        </w:rPr>
      </w:pPr>
      <w:r w:rsidRPr="00621F9D">
        <w:rPr>
          <w:rFonts w:eastAsiaTheme="minorHAnsi"/>
          <w:sz w:val="24"/>
          <w:szCs w:val="24"/>
        </w:rPr>
        <w:t xml:space="preserve">If custody is broken at any time during sample transfer, a note must be made on the COC form accompanying the sample. Upon receipt at the laboratory, the laboratory sample custodian will make note if a breach of custody has occurred (for example, if a custody seal has broken during transport). </w:t>
      </w:r>
    </w:p>
    <w:p w14:paraId="318A1F0F" w14:textId="77777777" w:rsidR="00373E89" w:rsidRDefault="00373E89" w:rsidP="00621F9D">
      <w:pPr>
        <w:widowControl/>
        <w:adjustRightInd w:val="0"/>
        <w:rPr>
          <w:rFonts w:eastAsiaTheme="minorHAnsi"/>
          <w:b/>
          <w:bCs/>
          <w:sz w:val="24"/>
          <w:szCs w:val="24"/>
        </w:rPr>
      </w:pPr>
    </w:p>
    <w:p w14:paraId="7E5C4E33" w14:textId="508C4D9B" w:rsidR="00621F9D" w:rsidRPr="00621F9D" w:rsidRDefault="00621F9D" w:rsidP="00621F9D">
      <w:pPr>
        <w:widowControl/>
        <w:adjustRightInd w:val="0"/>
        <w:rPr>
          <w:rFonts w:eastAsiaTheme="minorHAnsi"/>
          <w:i/>
          <w:sz w:val="24"/>
          <w:szCs w:val="24"/>
        </w:rPr>
      </w:pPr>
      <w:r w:rsidRPr="00621F9D">
        <w:rPr>
          <w:rFonts w:eastAsiaTheme="minorHAnsi"/>
          <w:bCs/>
          <w:i/>
          <w:sz w:val="24"/>
          <w:szCs w:val="24"/>
        </w:rPr>
        <w:t xml:space="preserve">Shipping Requirements </w:t>
      </w:r>
    </w:p>
    <w:p w14:paraId="3630E633" w14:textId="77777777" w:rsidR="00621F9D" w:rsidRPr="00621F9D" w:rsidRDefault="00621F9D" w:rsidP="00621F9D">
      <w:pPr>
        <w:widowControl/>
        <w:adjustRightInd w:val="0"/>
        <w:rPr>
          <w:rFonts w:eastAsiaTheme="minorHAnsi"/>
          <w:sz w:val="24"/>
          <w:szCs w:val="24"/>
        </w:rPr>
      </w:pPr>
      <w:r w:rsidRPr="00621F9D">
        <w:rPr>
          <w:rFonts w:eastAsiaTheme="minorHAnsi"/>
          <w:sz w:val="24"/>
          <w:szCs w:val="24"/>
        </w:rPr>
        <w:t xml:space="preserve">Packaging, marking, labeling, and shipping of samples will comply with all regulations promulgated by the U. S. Department of Transportation in 49 CFR 171-177. Staff should receive the necessary training for shipping samples or consult with the contracted laboratory for shipping instructions. </w:t>
      </w:r>
    </w:p>
    <w:p w14:paraId="6EA50C68" w14:textId="77777777" w:rsidR="00373E89" w:rsidRDefault="00373E89" w:rsidP="00621F9D">
      <w:pPr>
        <w:widowControl/>
        <w:adjustRightInd w:val="0"/>
        <w:rPr>
          <w:rFonts w:eastAsiaTheme="minorHAnsi"/>
          <w:sz w:val="24"/>
          <w:szCs w:val="24"/>
        </w:rPr>
      </w:pPr>
    </w:p>
    <w:p w14:paraId="0CFC0D1E" w14:textId="2FADC6EF" w:rsidR="00621F9D" w:rsidRDefault="00621F9D" w:rsidP="00621F9D">
      <w:pPr>
        <w:widowControl/>
        <w:adjustRightInd w:val="0"/>
        <w:rPr>
          <w:rFonts w:eastAsiaTheme="minorHAnsi"/>
          <w:sz w:val="24"/>
          <w:szCs w:val="24"/>
        </w:rPr>
      </w:pPr>
      <w:r w:rsidRPr="00621F9D">
        <w:rPr>
          <w:rFonts w:eastAsiaTheme="minorHAnsi"/>
          <w:sz w:val="24"/>
          <w:szCs w:val="24"/>
        </w:rPr>
        <w:t xml:space="preserve">Samples collected in plastic bottles may be placed in the cooler with sufficient padding (e.g., bubble wrap, cardboard, etc.) to limit movement of the bottles in the cooler during transport. </w:t>
      </w:r>
      <w:r w:rsidR="00373E89">
        <w:rPr>
          <w:rFonts w:eastAsiaTheme="minorHAnsi"/>
          <w:sz w:val="24"/>
          <w:szCs w:val="24"/>
        </w:rPr>
        <w:t xml:space="preserve">The </w:t>
      </w:r>
      <w:r w:rsidRPr="00621F9D">
        <w:rPr>
          <w:rFonts w:eastAsiaTheme="minorHAnsi"/>
          <w:sz w:val="24"/>
          <w:szCs w:val="24"/>
        </w:rPr>
        <w:t xml:space="preserve">plastic sample bottles will be placed into a bag-lined cooler with ice sealed in plastic bags or gel-ice/blue-ice to maintain a temperature of less than four degrees C. A temperature blank, 250 or 500 mL in size, will be placed in the cooler. Temperature will be measured prior to shipment and upon receipt at the lab. The chain of custody (COC) form will be placed in a plastic bag within the cooler. The cooler will be taped closed securely using packing tape at the </w:t>
      </w:r>
      <w:r w:rsidR="00373E89">
        <w:rPr>
          <w:rFonts w:eastAsiaTheme="minorHAnsi"/>
          <w:sz w:val="24"/>
          <w:szCs w:val="24"/>
        </w:rPr>
        <w:t>drop-off location</w:t>
      </w:r>
      <w:r w:rsidRPr="00621F9D">
        <w:rPr>
          <w:rFonts w:eastAsiaTheme="minorHAnsi"/>
          <w:sz w:val="24"/>
          <w:szCs w:val="24"/>
        </w:rPr>
        <w:t xml:space="preserve">. </w:t>
      </w:r>
    </w:p>
    <w:p w14:paraId="561862C3" w14:textId="77777777" w:rsidR="00373E89" w:rsidRPr="00621F9D" w:rsidRDefault="00373E89" w:rsidP="00621F9D">
      <w:pPr>
        <w:widowControl/>
        <w:adjustRightInd w:val="0"/>
        <w:rPr>
          <w:rFonts w:eastAsiaTheme="minorHAnsi"/>
          <w:sz w:val="24"/>
          <w:szCs w:val="24"/>
        </w:rPr>
      </w:pPr>
    </w:p>
    <w:p w14:paraId="1A0396F2" w14:textId="4C98F8EB" w:rsidR="00621F9D" w:rsidRPr="00621F9D" w:rsidRDefault="00621F9D" w:rsidP="00621F9D">
      <w:pPr>
        <w:rPr>
          <w:i/>
          <w:sz w:val="24"/>
          <w:szCs w:val="24"/>
        </w:rPr>
      </w:pPr>
      <w:r w:rsidRPr="00621F9D">
        <w:rPr>
          <w:rFonts w:eastAsiaTheme="minorHAnsi"/>
          <w:sz w:val="24"/>
          <w:szCs w:val="24"/>
        </w:rPr>
        <w:t>The six-hour holding time limitation for the bacteria samples must be met. To accomplish this, this project will use a combination of transportation to get the samples from waterbodies to laboratory</w:t>
      </w:r>
      <w:r w:rsidR="00373E89">
        <w:rPr>
          <w:rFonts w:eastAsiaTheme="minorHAnsi"/>
          <w:sz w:val="24"/>
          <w:szCs w:val="24"/>
        </w:rPr>
        <w:t xml:space="preserve"> within the specified hold time</w:t>
      </w:r>
      <w:r w:rsidRPr="00621F9D">
        <w:rPr>
          <w:rFonts w:eastAsiaTheme="minorHAnsi"/>
          <w:sz w:val="24"/>
          <w:szCs w:val="24"/>
        </w:rPr>
        <w:t xml:space="preserve">. Water chemistry samples will </w:t>
      </w:r>
      <w:r w:rsidR="00373E89">
        <w:rPr>
          <w:rFonts w:eastAsiaTheme="minorHAnsi"/>
          <w:sz w:val="24"/>
          <w:szCs w:val="24"/>
        </w:rPr>
        <w:t>be delivered to contracted</w:t>
      </w:r>
      <w:r w:rsidRPr="00621F9D">
        <w:rPr>
          <w:rFonts w:eastAsiaTheme="minorHAnsi"/>
          <w:sz w:val="24"/>
          <w:szCs w:val="24"/>
        </w:rPr>
        <w:t xml:space="preserve"> laboratories within 4</w:t>
      </w:r>
      <w:r w:rsidR="00373E89">
        <w:rPr>
          <w:rFonts w:eastAsiaTheme="minorHAnsi"/>
          <w:sz w:val="24"/>
          <w:szCs w:val="24"/>
        </w:rPr>
        <w:t>8 hours to meet the hold times.</w:t>
      </w:r>
    </w:p>
    <w:p w14:paraId="3D32DF2B" w14:textId="1DA5F905" w:rsidR="00621F9D" w:rsidRPr="00621F9D" w:rsidRDefault="00621F9D" w:rsidP="00621F9D">
      <w:pPr>
        <w:rPr>
          <w:i/>
        </w:rPr>
        <w:sectPr w:rsidR="00621F9D" w:rsidRPr="00621F9D">
          <w:headerReference w:type="default" r:id="rId39"/>
          <w:footerReference w:type="default" r:id="rId40"/>
          <w:pgSz w:w="11900" w:h="16840"/>
          <w:pgMar w:top="1620" w:right="940" w:bottom="940" w:left="1040" w:header="929" w:footer="744" w:gutter="0"/>
          <w:cols w:space="720"/>
        </w:sectPr>
      </w:pPr>
    </w:p>
    <w:p w14:paraId="017ABEE7" w14:textId="1FA3BD2F" w:rsidR="001D5A4D" w:rsidRPr="001D5A4D" w:rsidRDefault="001D5A4D" w:rsidP="007F406F">
      <w:pPr>
        <w:pStyle w:val="Heading2"/>
        <w:ind w:left="0"/>
        <w:rPr>
          <w:i w:val="0"/>
        </w:rPr>
      </w:pPr>
      <w:bookmarkStart w:id="242" w:name="_Toc117087856"/>
      <w:bookmarkStart w:id="243" w:name="_Toc125960349"/>
      <w:bookmarkStart w:id="244" w:name="_Toc125984009"/>
      <w:bookmarkStart w:id="245" w:name="_Toc125984292"/>
      <w:r w:rsidRPr="001D5A4D">
        <w:rPr>
          <w:i w:val="0"/>
        </w:rPr>
        <w:lastRenderedPageBreak/>
        <w:t>B4. Analytical Methods</w:t>
      </w:r>
      <w:r w:rsidRPr="001D5A4D">
        <w:rPr>
          <w:i w:val="0"/>
          <w:spacing w:val="-3"/>
        </w:rPr>
        <w:t xml:space="preserve"> </w:t>
      </w:r>
      <w:r w:rsidRPr="001D5A4D">
        <w:rPr>
          <w:i w:val="0"/>
        </w:rPr>
        <w:t>Requirements</w:t>
      </w:r>
      <w:bookmarkEnd w:id="242"/>
      <w:bookmarkEnd w:id="243"/>
      <w:bookmarkEnd w:id="244"/>
      <w:bookmarkEnd w:id="245"/>
    </w:p>
    <w:p w14:paraId="2F5DD53D" w14:textId="29F1A872" w:rsidR="000D14B5" w:rsidRDefault="009748A5" w:rsidP="00D602D6">
      <w:pPr>
        <w:pStyle w:val="BodyText"/>
        <w:ind w:right="402"/>
      </w:pPr>
      <w:bookmarkStart w:id="246" w:name="B4._ANALYTICAL_METHODS_REQUIREMENTS"/>
      <w:bookmarkStart w:id="247" w:name="_Hlk117074459"/>
      <w:bookmarkEnd w:id="239"/>
      <w:bookmarkEnd w:id="241"/>
      <w:bookmarkEnd w:id="246"/>
      <w:r>
        <w:t xml:space="preserve">Monitoring shall be conducted in accordance with EPA-approved analytical procedures and in compliance with 40 CFR Part 136, </w:t>
      </w:r>
      <w:r>
        <w:rPr>
          <w:i/>
        </w:rPr>
        <w:t>Guidelines Establishing Test Procedures for Analysis of Pollutants</w:t>
      </w:r>
      <w:r w:rsidR="001D5A4D">
        <w:rPr>
          <w:i/>
        </w:rPr>
        <w:t xml:space="preserve"> </w:t>
      </w:r>
      <w:r w:rsidR="001D5A4D">
        <w:rPr>
          <w:i/>
        </w:rPr>
        <w:fldChar w:fldCharType="begin" w:fldLock="1"/>
      </w:r>
      <w:r w:rsidR="005A4E5E">
        <w:rPr>
          <w:i/>
        </w:rPr>
        <w:instrText>ADDIN paperpile_citation &lt;clusterId&gt;T835H982W372B166&lt;/clusterId&gt;&lt;metadata&gt;&lt;citation&gt;&lt;id&gt;77eac8ea-3e50-4717-9085-4898de1dfc00&lt;/id&gt;&lt;/citation&gt;&lt;/metadata&gt;&lt;data&gt;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&lt;/data&gt; \* MERGEFORMAT</w:instrText>
      </w:r>
      <w:r w:rsidR="001D5A4D">
        <w:rPr>
          <w:i/>
        </w:rPr>
        <w:fldChar w:fldCharType="separate"/>
      </w:r>
      <w:r w:rsidR="001D5A4D" w:rsidRPr="001D5A4D">
        <w:rPr>
          <w:noProof/>
        </w:rPr>
        <w:t>(EPA 1996)</w:t>
      </w:r>
      <w:r w:rsidR="001D5A4D">
        <w:rPr>
          <w:i/>
        </w:rPr>
        <w:fldChar w:fldCharType="end"/>
      </w:r>
      <w:r w:rsidR="001D5A4D">
        <w:t>.</w:t>
      </w:r>
      <w:r>
        <w:t xml:space="preserve"> Documentation of methods used, along with precision and accuracy and detectability information is provided in </w:t>
      </w:r>
      <w:r w:rsidR="00636CFA" w:rsidRPr="00636CFA">
        <w:fldChar w:fldCharType="begin"/>
      </w:r>
      <w:r w:rsidR="00636CFA" w:rsidRPr="00636CFA">
        <w:instrText xml:space="preserve"> REF _Ref125965085 \h  \* MERGEFORMAT </w:instrText>
      </w:r>
      <w:r w:rsidR="00636CFA" w:rsidRPr="00636CFA">
        <w:fldChar w:fldCharType="separate"/>
      </w:r>
      <w:r w:rsidR="00636CFA" w:rsidRPr="00636CFA">
        <w:t>Table</w:t>
      </w:r>
      <w:r w:rsidR="00636CFA">
        <w:t>s</w:t>
      </w:r>
      <w:r w:rsidR="00636CFA" w:rsidRPr="00636CFA">
        <w:t xml:space="preserve"> </w:t>
      </w:r>
      <w:r w:rsidR="00636CFA" w:rsidRPr="00636CFA">
        <w:rPr>
          <w:noProof/>
        </w:rPr>
        <w:t>3</w:t>
      </w:r>
      <w:r w:rsidR="00636CFA" w:rsidRPr="00636CFA">
        <w:fldChar w:fldCharType="end"/>
      </w:r>
      <w:r w:rsidR="00636CFA" w:rsidRPr="00636CFA">
        <w:t xml:space="preserve"> through </w:t>
      </w:r>
      <w:r w:rsidR="00636CFA" w:rsidRPr="00636CFA">
        <w:fldChar w:fldCharType="begin"/>
      </w:r>
      <w:r w:rsidR="00636CFA" w:rsidRPr="00636CFA">
        <w:instrText xml:space="preserve"> REF _Ref125970027 \h  \* MERGEFORMAT </w:instrText>
      </w:r>
      <w:r w:rsidR="00636CFA" w:rsidRPr="00636CFA">
        <w:fldChar w:fldCharType="separate"/>
      </w:r>
      <w:r w:rsidR="00636CFA" w:rsidRPr="00636CFA">
        <w:t xml:space="preserve">Table </w:t>
      </w:r>
      <w:r w:rsidR="00636CFA" w:rsidRPr="00636CFA">
        <w:rPr>
          <w:noProof/>
        </w:rPr>
        <w:t>6</w:t>
      </w:r>
      <w:r w:rsidR="00636CFA" w:rsidRPr="00636CFA">
        <w:fldChar w:fldCharType="end"/>
      </w:r>
      <w:r w:rsidRPr="00636CFA">
        <w:t>.</w:t>
      </w:r>
      <w:r>
        <w:t xml:space="preserve"> For each sample collected, the method used is recorded in the data.</w:t>
      </w:r>
    </w:p>
    <w:p w14:paraId="3DCA59D4" w14:textId="77777777" w:rsidR="000D14B5" w:rsidRDefault="000D14B5">
      <w:pPr>
        <w:pStyle w:val="BodyText"/>
        <w:spacing w:before="11"/>
        <w:rPr>
          <w:sz w:val="23"/>
        </w:rPr>
      </w:pPr>
    </w:p>
    <w:p w14:paraId="3DE9DF76" w14:textId="6A7573F1" w:rsidR="000D14B5" w:rsidRDefault="009748A5" w:rsidP="002B7AD7">
      <w:pPr>
        <w:pStyle w:val="BodyText"/>
        <w:ind w:right="842"/>
      </w:pPr>
      <w:r>
        <w:t xml:space="preserve">Under direction of the Project Manager, project staff will ensure that all equipment and sampling kits used in the field and laboratories use EPA </w:t>
      </w:r>
      <w:r w:rsidR="00B22E6F">
        <w:t>Clean Water Act (</w:t>
      </w:r>
      <w:r>
        <w:t>CWA</w:t>
      </w:r>
      <w:r w:rsidR="00B22E6F">
        <w:t>)</w:t>
      </w:r>
      <w:r>
        <w:t xml:space="preserve"> approved methods. The project’s QA officer will verify that only EPA CWA approved methods (or in specific incidences ADEC DOW pre- approved methods) are used.</w:t>
      </w:r>
      <w:r w:rsidR="00B22E6F">
        <w:t xml:space="preserve"> </w:t>
      </w:r>
      <w:r>
        <w:t>Agency Baseline</w:t>
      </w:r>
      <w:r w:rsidR="00F81752">
        <w:t xml:space="preserve">. </w:t>
      </w:r>
      <w:r>
        <w:t xml:space="preserve">Soldotna Wastewater Treatment Lab will analyze samples for Total Suspended Solids, </w:t>
      </w:r>
      <w:r w:rsidR="00385894">
        <w:t xml:space="preserve">as well as for Fecal Coliforms when resources allow. As </w:t>
      </w:r>
      <w:r w:rsidR="00BE24EE">
        <w:t xml:space="preserve">capacity for </w:t>
      </w:r>
      <w:r w:rsidR="00385894">
        <w:t xml:space="preserve">collaboration permits, they will also analyze samples for turbidity, </w:t>
      </w:r>
      <w:r>
        <w:t xml:space="preserve">conductivity, and </w:t>
      </w:r>
      <w:r w:rsidR="001D5A4D">
        <w:t>pH</w:t>
      </w:r>
      <w:r>
        <w:t xml:space="preserve">. SGS will perform laboratory analysis of water quality beyond the capacity of the Soldotna Wastewater Treatment Plant. Their Quality Management Plan is on file with </w:t>
      </w:r>
      <w:r w:rsidR="008229CA">
        <w:t>Kenai Watershed Forum, and available upon request from either KWF or the Soldotna Wastewater Treatment Plant</w:t>
      </w:r>
      <w:r>
        <w:t>.</w:t>
      </w:r>
    </w:p>
    <w:p w14:paraId="006E9361" w14:textId="77777777" w:rsidR="000D14B5" w:rsidRDefault="000D14B5" w:rsidP="00141D6D">
      <w:pPr>
        <w:pStyle w:val="BodyText"/>
        <w:ind w:left="720" w:right="842"/>
      </w:pPr>
    </w:p>
    <w:p w14:paraId="2D189AE0" w14:textId="56BAB527" w:rsidR="000D14B5" w:rsidRPr="002B7AD7" w:rsidRDefault="009748A5" w:rsidP="002B7AD7">
      <w:pPr>
        <w:pStyle w:val="Heading2"/>
        <w:ind w:left="0"/>
        <w:rPr>
          <w:i w:val="0"/>
        </w:rPr>
      </w:pPr>
      <w:bookmarkStart w:id="248" w:name="B5._QUALITY_CONTROL_REQUIREMENTS"/>
      <w:bookmarkEnd w:id="248"/>
      <w:r w:rsidRPr="002B7AD7">
        <w:rPr>
          <w:i w:val="0"/>
        </w:rPr>
        <w:t>B5.</w:t>
      </w:r>
      <w:r w:rsidR="00F81752" w:rsidRPr="002B7AD7">
        <w:rPr>
          <w:i w:val="0"/>
        </w:rPr>
        <w:t xml:space="preserve"> </w:t>
      </w:r>
      <w:r w:rsidR="001D5A4D" w:rsidRPr="002B7AD7">
        <w:rPr>
          <w:i w:val="0"/>
        </w:rPr>
        <w:t>Q</w:t>
      </w:r>
      <w:r w:rsidR="00F81752" w:rsidRPr="002B7AD7">
        <w:rPr>
          <w:i w:val="0"/>
        </w:rPr>
        <w:t>uality</w:t>
      </w:r>
      <w:r w:rsidR="001D5A4D" w:rsidRPr="002B7AD7">
        <w:rPr>
          <w:i w:val="0"/>
        </w:rPr>
        <w:t xml:space="preserve"> C</w:t>
      </w:r>
      <w:r w:rsidR="00F81752" w:rsidRPr="002B7AD7">
        <w:rPr>
          <w:i w:val="0"/>
        </w:rPr>
        <w:t>ontrol</w:t>
      </w:r>
      <w:r w:rsidR="001D5A4D" w:rsidRPr="002B7AD7">
        <w:rPr>
          <w:i w:val="0"/>
          <w:spacing w:val="-1"/>
        </w:rPr>
        <w:t xml:space="preserve"> </w:t>
      </w:r>
      <w:r w:rsidR="001D5A4D" w:rsidRPr="002B7AD7">
        <w:rPr>
          <w:i w:val="0"/>
        </w:rPr>
        <w:t>R</w:t>
      </w:r>
      <w:r w:rsidR="00F81752" w:rsidRPr="002B7AD7">
        <w:rPr>
          <w:i w:val="0"/>
        </w:rPr>
        <w:t>equirements</w:t>
      </w:r>
    </w:p>
    <w:p w14:paraId="23FA446A" w14:textId="70926534" w:rsidR="000D14B5" w:rsidRDefault="009748A5" w:rsidP="00141D6D">
      <w:pPr>
        <w:pStyle w:val="BodyText"/>
        <w:ind w:right="327"/>
      </w:pPr>
      <w:r>
        <w:t>Quality Control (QC) is the overall system of technical activities that measures the attributes and performance of a process, item, or service against defined standards to verify that they meet the monitoring project’s data quality objectives. This information</w:t>
      </w:r>
      <w:r w:rsidR="001852A0">
        <w:t xml:space="preserve"> is summarized </w:t>
      </w:r>
      <w:r w:rsidR="001852A0" w:rsidRPr="00C72215">
        <w:t xml:space="preserve">in </w:t>
      </w:r>
      <w:r w:rsidR="00C72215" w:rsidRPr="00C72215">
        <w:fldChar w:fldCharType="begin"/>
      </w:r>
      <w:r w:rsidR="00C72215" w:rsidRPr="00C72215">
        <w:instrText xml:space="preserve"> REF _Ref125970095 \h  \* MERGEFORMAT </w:instrText>
      </w:r>
      <w:r w:rsidR="00C72215" w:rsidRPr="00C72215">
        <w:fldChar w:fldCharType="separate"/>
      </w:r>
      <w:r w:rsidR="00C72215" w:rsidRPr="00C72215">
        <w:t xml:space="preserve">Table </w:t>
      </w:r>
      <w:r w:rsidR="00C72215" w:rsidRPr="00C72215">
        <w:rPr>
          <w:noProof/>
        </w:rPr>
        <w:t>12</w:t>
      </w:r>
      <w:r w:rsidR="00C72215" w:rsidRPr="00C72215">
        <w:fldChar w:fldCharType="end"/>
      </w:r>
      <w:r w:rsidRPr="00C72215">
        <w:t>.</w:t>
      </w:r>
    </w:p>
    <w:p w14:paraId="531F6EF6" w14:textId="77777777" w:rsidR="000D14B5" w:rsidRDefault="000D14B5" w:rsidP="00141D6D">
      <w:pPr>
        <w:pStyle w:val="BodyText"/>
        <w:ind w:left="720" w:right="327"/>
      </w:pPr>
    </w:p>
    <w:p w14:paraId="77F0AA65" w14:textId="298E1117" w:rsidR="000D14B5" w:rsidRPr="002B7AD7" w:rsidRDefault="009748A5" w:rsidP="002B7AD7">
      <w:pPr>
        <w:pStyle w:val="BodyText"/>
        <w:rPr>
          <w:b/>
        </w:rPr>
      </w:pPr>
      <w:bookmarkStart w:id="249" w:name="_Toc117087857"/>
      <w:bookmarkStart w:id="250" w:name="_Toc125960350"/>
      <w:bookmarkStart w:id="251" w:name="_Toc125984010"/>
      <w:bookmarkStart w:id="252" w:name="_Toc125984293"/>
      <w:r w:rsidRPr="002B7AD7">
        <w:rPr>
          <w:b/>
        </w:rPr>
        <w:t>B.5.1</w:t>
      </w:r>
      <w:r w:rsidR="00F81752" w:rsidRPr="002B7AD7">
        <w:rPr>
          <w:b/>
        </w:rPr>
        <w:t xml:space="preserve"> </w:t>
      </w:r>
      <w:r w:rsidRPr="002B7AD7">
        <w:rPr>
          <w:b/>
        </w:rPr>
        <w:t>Field Quality Control (QC)</w:t>
      </w:r>
      <w:r w:rsidRPr="002B7AD7">
        <w:rPr>
          <w:b/>
          <w:spacing w:val="-1"/>
        </w:rPr>
        <w:t xml:space="preserve"> </w:t>
      </w:r>
      <w:r w:rsidRPr="002B7AD7">
        <w:rPr>
          <w:b/>
        </w:rPr>
        <w:t>Measures</w:t>
      </w:r>
      <w:bookmarkEnd w:id="249"/>
      <w:bookmarkEnd w:id="250"/>
      <w:bookmarkEnd w:id="251"/>
      <w:bookmarkEnd w:id="252"/>
    </w:p>
    <w:p w14:paraId="66C5D0BC" w14:textId="77777777" w:rsidR="000D14B5" w:rsidRDefault="009748A5" w:rsidP="00141D6D">
      <w:pPr>
        <w:pStyle w:val="BodyText"/>
        <w:spacing w:line="275" w:lineRule="exact"/>
      </w:pPr>
      <w:r>
        <w:t>QC measures in the field include but are not limited to:</w:t>
      </w:r>
    </w:p>
    <w:p w14:paraId="2BD17BFE" w14:textId="77777777" w:rsidR="007F406F" w:rsidRDefault="009748A5" w:rsidP="00141D6D">
      <w:pPr>
        <w:pStyle w:val="BodyText"/>
        <w:numPr>
          <w:ilvl w:val="0"/>
          <w:numId w:val="77"/>
        </w:numPr>
        <w:spacing w:line="275" w:lineRule="exact"/>
      </w:pPr>
      <w:r w:rsidRPr="00AF7CAA">
        <w:t xml:space="preserve">Adherence to documented procedures and the comprehensive documentation </w:t>
      </w:r>
      <w:r>
        <w:t>of sample collection information included in the field data</w:t>
      </w:r>
      <w:r>
        <w:rPr>
          <w:spacing w:val="-7"/>
        </w:rPr>
        <w:t xml:space="preserve"> </w:t>
      </w:r>
      <w:r>
        <w:t>sheets.</w:t>
      </w:r>
    </w:p>
    <w:p w14:paraId="3FA56C92" w14:textId="77777777" w:rsidR="007F406F" w:rsidRDefault="009748A5" w:rsidP="00141D6D">
      <w:pPr>
        <w:pStyle w:val="BodyText"/>
        <w:numPr>
          <w:ilvl w:val="0"/>
          <w:numId w:val="77"/>
        </w:numPr>
        <w:spacing w:line="275" w:lineRule="exact"/>
      </w:pPr>
      <w:r w:rsidRPr="00AF7CAA">
        <w:t xml:space="preserve">A rigidly enforced chain-of-custody program will ensure sample integrity </w:t>
      </w:r>
      <w:r>
        <w:t>and identification. The chain-of-custody procedure documents the handling of each sample from the time the sample was collected to the arrival of the sample at the</w:t>
      </w:r>
      <w:r w:rsidRPr="007F406F">
        <w:rPr>
          <w:spacing w:val="-16"/>
        </w:rPr>
        <w:t xml:space="preserve"> </w:t>
      </w:r>
      <w:r>
        <w:t>laboratory.</w:t>
      </w:r>
    </w:p>
    <w:p w14:paraId="66C955BD" w14:textId="77777777" w:rsidR="007F406F" w:rsidRDefault="009748A5" w:rsidP="00141D6D">
      <w:pPr>
        <w:pStyle w:val="BodyText"/>
        <w:numPr>
          <w:ilvl w:val="0"/>
          <w:numId w:val="77"/>
        </w:numPr>
        <w:spacing w:line="275" w:lineRule="exact"/>
      </w:pPr>
      <w:r w:rsidRPr="00AF7CAA">
        <w:t>Proper cleaning of sample containers and sampling</w:t>
      </w:r>
      <w:r w:rsidRPr="007F406F">
        <w:rPr>
          <w:spacing w:val="-4"/>
        </w:rPr>
        <w:t xml:space="preserve"> </w:t>
      </w:r>
      <w:r>
        <w:t>equipment.</w:t>
      </w:r>
    </w:p>
    <w:p w14:paraId="2BA30ECA" w14:textId="77777777" w:rsidR="007F406F" w:rsidRDefault="009748A5" w:rsidP="00141D6D">
      <w:pPr>
        <w:pStyle w:val="BodyText"/>
        <w:numPr>
          <w:ilvl w:val="0"/>
          <w:numId w:val="77"/>
        </w:numPr>
        <w:spacing w:line="275" w:lineRule="exact"/>
      </w:pPr>
      <w:r w:rsidRPr="00AF7CAA">
        <w:t xml:space="preserve">Maintenance, </w:t>
      </w:r>
      <w:r>
        <w:t>cleaning and calibration of field equipment/kits per the manufacturer’s and/or laboratory’s specification, and field</w:t>
      </w:r>
      <w:r w:rsidRPr="007F406F">
        <w:rPr>
          <w:spacing w:val="-4"/>
        </w:rPr>
        <w:t xml:space="preserve"> </w:t>
      </w:r>
      <w:r>
        <w:t>SOPs.</w:t>
      </w:r>
    </w:p>
    <w:p w14:paraId="5B948671" w14:textId="77777777" w:rsidR="007F406F" w:rsidRDefault="009748A5" w:rsidP="00141D6D">
      <w:pPr>
        <w:pStyle w:val="BodyText"/>
        <w:numPr>
          <w:ilvl w:val="0"/>
          <w:numId w:val="77"/>
        </w:numPr>
        <w:spacing w:line="275" w:lineRule="exact"/>
      </w:pPr>
      <w:r w:rsidRPr="00AF7CAA">
        <w:t>Chemical reagents and standard reference materials used prior to expiration</w:t>
      </w:r>
      <w:r w:rsidRPr="007F406F">
        <w:rPr>
          <w:spacing w:val="-9"/>
        </w:rPr>
        <w:t xml:space="preserve"> </w:t>
      </w:r>
      <w:r>
        <w:t>dates.</w:t>
      </w:r>
    </w:p>
    <w:p w14:paraId="108B1405" w14:textId="77777777" w:rsidR="007F406F" w:rsidRDefault="009748A5" w:rsidP="00141D6D">
      <w:pPr>
        <w:pStyle w:val="BodyText"/>
        <w:numPr>
          <w:ilvl w:val="0"/>
          <w:numId w:val="77"/>
        </w:numPr>
        <w:spacing w:line="275" w:lineRule="exact"/>
      </w:pPr>
      <w:r w:rsidRPr="00AF7CAA">
        <w:t>Ensuring that field sample collection containers s</w:t>
      </w:r>
      <w:r w:rsidRPr="00E16D23">
        <w:t>eals remain unbroken until sampling is conducted.</w:t>
      </w:r>
    </w:p>
    <w:p w14:paraId="2EF56649" w14:textId="77777777" w:rsidR="007F406F" w:rsidRDefault="009748A5" w:rsidP="00141D6D">
      <w:pPr>
        <w:pStyle w:val="BodyText"/>
        <w:numPr>
          <w:ilvl w:val="0"/>
          <w:numId w:val="77"/>
        </w:numPr>
        <w:spacing w:line="275" w:lineRule="exact"/>
      </w:pPr>
      <w:r w:rsidRPr="00AF7CAA">
        <w:t>Proper field sample collection and analysis</w:t>
      </w:r>
      <w:r w:rsidRPr="007F406F">
        <w:rPr>
          <w:spacing w:val="-7"/>
        </w:rPr>
        <w:t xml:space="preserve"> </w:t>
      </w:r>
      <w:r>
        <w:t>techniques.</w:t>
      </w:r>
    </w:p>
    <w:p w14:paraId="7325132D" w14:textId="77777777" w:rsidR="007F406F" w:rsidRDefault="009748A5" w:rsidP="00141D6D">
      <w:pPr>
        <w:pStyle w:val="BodyText"/>
        <w:numPr>
          <w:ilvl w:val="0"/>
          <w:numId w:val="77"/>
        </w:numPr>
        <w:spacing w:line="275" w:lineRule="exact"/>
      </w:pPr>
      <w:r w:rsidRPr="00AF7CAA">
        <w:t xml:space="preserve">Correct sample </w:t>
      </w:r>
      <w:r>
        <w:t>labeling and data</w:t>
      </w:r>
      <w:r w:rsidRPr="007F406F">
        <w:rPr>
          <w:spacing w:val="-3"/>
        </w:rPr>
        <w:t xml:space="preserve"> </w:t>
      </w:r>
      <w:r>
        <w:t>entry.</w:t>
      </w:r>
    </w:p>
    <w:p w14:paraId="0D5BED97" w14:textId="77777777" w:rsidR="007F406F" w:rsidRDefault="009748A5" w:rsidP="00141D6D">
      <w:pPr>
        <w:pStyle w:val="BodyText"/>
        <w:numPr>
          <w:ilvl w:val="0"/>
          <w:numId w:val="77"/>
        </w:numPr>
        <w:spacing w:line="275" w:lineRule="exact"/>
      </w:pPr>
      <w:r w:rsidRPr="00AF7CAA">
        <w:t>Proper sample handling and shipping/transport</w:t>
      </w:r>
      <w:r w:rsidRPr="007F406F">
        <w:rPr>
          <w:spacing w:val="-3"/>
        </w:rPr>
        <w:t xml:space="preserve"> </w:t>
      </w:r>
      <w:r>
        <w:t>techniques.</w:t>
      </w:r>
    </w:p>
    <w:p w14:paraId="2BC319D2" w14:textId="00E339CA" w:rsidR="007F406F" w:rsidRPr="00514236" w:rsidRDefault="009748A5" w:rsidP="00141D6D">
      <w:pPr>
        <w:pStyle w:val="BodyText"/>
        <w:numPr>
          <w:ilvl w:val="0"/>
          <w:numId w:val="77"/>
        </w:numPr>
        <w:spacing w:line="275" w:lineRule="exact"/>
      </w:pPr>
      <w:r w:rsidRPr="00AF7CAA">
        <w:t>Field replicate samples</w:t>
      </w:r>
      <w:r w:rsidR="002B7AD7">
        <w:t xml:space="preserve"> (blind to the laboratory)</w:t>
      </w:r>
      <w:r w:rsidRPr="00AF7CAA">
        <w:t>. A</w:t>
      </w:r>
      <w:r w:rsidRPr="00E16D23">
        <w:t xml:space="preserve"> minimum of 10% of the field samples will be duplicated with a replicate sample. Two replicate samples will be collected during the spring Monitoring event and again during the summer Monitoring </w:t>
      </w:r>
      <w:r w:rsidRPr="00514236">
        <w:t>event. The replicate samples will be rotated among the 7 teams of</w:t>
      </w:r>
      <w:r w:rsidRPr="00514236">
        <w:rPr>
          <w:spacing w:val="-3"/>
        </w:rPr>
        <w:t xml:space="preserve"> </w:t>
      </w:r>
      <w:r w:rsidRPr="00514236">
        <w:t>monitors.</w:t>
      </w:r>
    </w:p>
    <w:p w14:paraId="483FD8A3" w14:textId="79076538" w:rsidR="000D14B5" w:rsidRDefault="009748A5" w:rsidP="007F406F">
      <w:pPr>
        <w:pStyle w:val="BodyText"/>
        <w:numPr>
          <w:ilvl w:val="0"/>
          <w:numId w:val="77"/>
        </w:numPr>
        <w:spacing w:line="275" w:lineRule="exact"/>
      </w:pPr>
      <w:r w:rsidRPr="00E16D23">
        <w:t>Field replicate measurements.</w:t>
      </w:r>
      <w:r w:rsidR="001D5A4D" w:rsidRPr="00C10D15">
        <w:t xml:space="preserve"> </w:t>
      </w:r>
      <w:r w:rsidR="00C82A02">
        <w:t>At least</w:t>
      </w:r>
      <w:r w:rsidRPr="00AF7CAA">
        <w:t xml:space="preserve"> </w:t>
      </w:r>
      <w:r>
        <w:t>10% of the instrument multi-day deployments are duplicated using two instruments side by side. Comparison of the two data sets is to be reported in an annual summary to demonstrate</w:t>
      </w:r>
      <w:r w:rsidRPr="007F406F">
        <w:rPr>
          <w:spacing w:val="-3"/>
        </w:rPr>
        <w:t xml:space="preserve"> </w:t>
      </w:r>
      <w:r>
        <w:t>comparability.</w:t>
      </w:r>
    </w:p>
    <w:bookmarkEnd w:id="247"/>
    <w:p w14:paraId="1A62F8A9" w14:textId="0FD1ADE2" w:rsidR="00C82A02" w:rsidRDefault="00C82A02" w:rsidP="00C82A02">
      <w:pPr>
        <w:pStyle w:val="Caption"/>
        <w:keepNext/>
        <w:rPr>
          <w:i w:val="0"/>
          <w:iCs w:val="0"/>
          <w:color w:val="auto"/>
          <w:sz w:val="24"/>
          <w:szCs w:val="24"/>
        </w:rPr>
      </w:pPr>
    </w:p>
    <w:p w14:paraId="7A086CE6" w14:textId="719C5745" w:rsidR="002B7AD7" w:rsidRDefault="002B7AD7" w:rsidP="002B7AD7"/>
    <w:p w14:paraId="15CCF678" w14:textId="36A8B6FF" w:rsidR="00514236" w:rsidRDefault="00514236" w:rsidP="002B7AD7"/>
    <w:p w14:paraId="01811F6B" w14:textId="77777777" w:rsidR="00514236" w:rsidRPr="002B7AD7" w:rsidRDefault="00514236" w:rsidP="002B7AD7"/>
    <w:p w14:paraId="2F9280C1" w14:textId="77777777" w:rsidR="00D602D6" w:rsidRPr="00D602D6" w:rsidRDefault="00D602D6" w:rsidP="00D602D6"/>
    <w:p w14:paraId="06A7D7A6" w14:textId="4D4C9D06" w:rsidR="000D14B5" w:rsidRPr="00C72215" w:rsidRDefault="00D602D6" w:rsidP="00D602D6">
      <w:pPr>
        <w:pStyle w:val="Caption"/>
        <w:rPr>
          <w:b/>
          <w:i w:val="0"/>
          <w:color w:val="auto"/>
          <w:sz w:val="24"/>
          <w:szCs w:val="24"/>
        </w:rPr>
      </w:pPr>
      <w:bookmarkStart w:id="253" w:name="_bookmark22"/>
      <w:bookmarkStart w:id="254" w:name="_Ref125970095"/>
      <w:bookmarkStart w:id="255" w:name="_Toc126826258"/>
      <w:bookmarkStart w:id="256" w:name="_Hlk117075281"/>
      <w:bookmarkEnd w:id="253"/>
      <w:r w:rsidRPr="00C72215">
        <w:rPr>
          <w:b/>
          <w:i w:val="0"/>
          <w:color w:val="auto"/>
          <w:sz w:val="24"/>
          <w:szCs w:val="24"/>
        </w:rPr>
        <w:lastRenderedPageBreak/>
        <w:t xml:space="preserve">Table </w:t>
      </w:r>
      <w:r w:rsidRPr="00C72215">
        <w:rPr>
          <w:b/>
          <w:i w:val="0"/>
          <w:color w:val="auto"/>
          <w:sz w:val="24"/>
          <w:szCs w:val="24"/>
        </w:rPr>
        <w:fldChar w:fldCharType="begin"/>
      </w:r>
      <w:r w:rsidRPr="00C72215">
        <w:rPr>
          <w:b/>
          <w:i w:val="0"/>
          <w:color w:val="auto"/>
          <w:sz w:val="24"/>
          <w:szCs w:val="24"/>
        </w:rPr>
        <w:instrText xml:space="preserve"> SEQ Table \* ARABIC </w:instrText>
      </w:r>
      <w:r w:rsidRPr="00C72215">
        <w:rPr>
          <w:b/>
          <w:i w:val="0"/>
          <w:color w:val="auto"/>
          <w:sz w:val="24"/>
          <w:szCs w:val="24"/>
        </w:rPr>
        <w:fldChar w:fldCharType="separate"/>
      </w:r>
      <w:r w:rsidR="00F4536B" w:rsidRPr="00C72215">
        <w:rPr>
          <w:b/>
          <w:i w:val="0"/>
          <w:noProof/>
          <w:color w:val="auto"/>
          <w:sz w:val="24"/>
          <w:szCs w:val="24"/>
        </w:rPr>
        <w:t>12</w:t>
      </w:r>
      <w:r w:rsidRPr="00C72215">
        <w:rPr>
          <w:b/>
          <w:i w:val="0"/>
          <w:color w:val="auto"/>
          <w:sz w:val="24"/>
          <w:szCs w:val="24"/>
        </w:rPr>
        <w:fldChar w:fldCharType="end"/>
      </w:r>
      <w:bookmarkEnd w:id="254"/>
      <w:r w:rsidRPr="00C72215">
        <w:rPr>
          <w:b/>
          <w:i w:val="0"/>
          <w:color w:val="auto"/>
          <w:sz w:val="24"/>
          <w:szCs w:val="24"/>
        </w:rPr>
        <w:t xml:space="preserve"> </w:t>
      </w:r>
      <w:r w:rsidR="001852A0" w:rsidRPr="00C72215">
        <w:rPr>
          <w:b/>
          <w:i w:val="0"/>
          <w:color w:val="auto"/>
          <w:sz w:val="24"/>
          <w:szCs w:val="24"/>
        </w:rPr>
        <w:t>(page 1 of 2)</w:t>
      </w:r>
      <w:r w:rsidR="009D3EAA" w:rsidRPr="00C72215">
        <w:rPr>
          <w:b/>
          <w:i w:val="0"/>
          <w:color w:val="auto"/>
          <w:sz w:val="24"/>
          <w:szCs w:val="24"/>
        </w:rPr>
        <w:t>.</w:t>
      </w:r>
      <w:r w:rsidR="009748A5" w:rsidRPr="00C72215">
        <w:rPr>
          <w:b/>
          <w:i w:val="0"/>
          <w:color w:val="auto"/>
          <w:sz w:val="24"/>
          <w:szCs w:val="24"/>
        </w:rPr>
        <w:t xml:space="preserve"> Field Quality Control Samples. Table contains information for Hydrolabs and stream temperature monitoring for general reference.</w:t>
      </w:r>
      <w:bookmarkEnd w:id="255"/>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09D6264B" w14:textId="77777777" w:rsidR="000D14B5" w:rsidRPr="00740AA8" w:rsidRDefault="009748A5">
            <w:pPr>
              <w:pStyle w:val="TableParagraph"/>
              <w:spacing w:before="126"/>
              <w:ind w:left="932"/>
              <w:rPr>
                <w:sz w:val="20"/>
                <w:szCs w:val="20"/>
              </w:rPr>
            </w:pPr>
            <w:r w:rsidRPr="00740AA8">
              <w:rPr>
                <w:sz w:val="20"/>
                <w:szCs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Pr="00740AA8" w:rsidRDefault="009748A5">
            <w:pPr>
              <w:pStyle w:val="TableParagraph"/>
              <w:spacing w:before="26" w:line="229" w:lineRule="exact"/>
              <w:ind w:left="882"/>
              <w:rPr>
                <w:sz w:val="20"/>
                <w:szCs w:val="20"/>
              </w:rPr>
            </w:pPr>
            <w:r w:rsidRPr="00740AA8">
              <w:rPr>
                <w:sz w:val="20"/>
                <w:szCs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38281C9" w14:textId="3D226B32" w:rsidR="000D14B5" w:rsidRPr="00740AA8" w:rsidRDefault="009748A5" w:rsidP="008157C8">
            <w:pPr>
              <w:pStyle w:val="TableParagraph"/>
              <w:spacing w:before="10" w:line="230" w:lineRule="atLeast"/>
              <w:ind w:right="98"/>
              <w:jc w:val="center"/>
              <w:rPr>
                <w:sz w:val="20"/>
                <w:szCs w:val="20"/>
              </w:rPr>
            </w:pPr>
            <w:r w:rsidRPr="00740AA8">
              <w:rPr>
                <w:sz w:val="20"/>
                <w:szCs w:val="20"/>
              </w:rPr>
              <w:t xml:space="preserve">≤ BTEX </w:t>
            </w:r>
            <w:r w:rsidR="00F51AF8" w:rsidRPr="00740AA8">
              <w:rPr>
                <w:sz w:val="20"/>
                <w:szCs w:val="20"/>
              </w:rPr>
              <w:t>DL</w:t>
            </w:r>
            <w:r w:rsidRPr="00740AA8">
              <w:rPr>
                <w:sz w:val="20"/>
                <w:szCs w:val="20"/>
              </w:rPr>
              <w:t xml:space="preserve"> (see </w:t>
            </w:r>
            <w:r w:rsidR="008157C8" w:rsidRPr="00740AA8">
              <w:rPr>
                <w:sz w:val="20"/>
                <w:szCs w:val="20"/>
              </w:rPr>
              <w:fldChar w:fldCharType="begin"/>
            </w:r>
            <w:r w:rsidR="008157C8" w:rsidRPr="00740AA8">
              <w:rPr>
                <w:sz w:val="20"/>
                <w:szCs w:val="20"/>
              </w:rPr>
              <w:instrText xml:space="preserve"> REF _Ref125965085 \h  \* MERGEFORMAT </w:instrText>
            </w:r>
            <w:r w:rsidR="008157C8" w:rsidRPr="00740AA8">
              <w:rPr>
                <w:sz w:val="20"/>
                <w:szCs w:val="20"/>
              </w:rPr>
            </w:r>
            <w:r w:rsidR="008157C8" w:rsidRPr="00740AA8">
              <w:rPr>
                <w:sz w:val="20"/>
                <w:szCs w:val="20"/>
              </w:rPr>
              <w:fldChar w:fldCharType="separate"/>
            </w:r>
            <w:r w:rsidR="00D93537" w:rsidRPr="00740AA8">
              <w:rPr>
                <w:sz w:val="20"/>
                <w:szCs w:val="20"/>
              </w:rPr>
              <w:t xml:space="preserve">Table </w:t>
            </w:r>
            <w:r w:rsidR="00D93537" w:rsidRPr="00740AA8">
              <w:rPr>
                <w:noProof/>
                <w:sz w:val="20"/>
                <w:szCs w:val="20"/>
              </w:rPr>
              <w:t>3</w:t>
            </w:r>
            <w:r w:rsidR="008157C8" w:rsidRPr="00740AA8">
              <w:rPr>
                <w:sz w:val="20"/>
                <w:szCs w:val="20"/>
              </w:rPr>
              <w:fldChar w:fldCharType="end"/>
            </w:r>
            <w:r w:rsidR="008157C8" w:rsidRPr="00740AA8">
              <w:rPr>
                <w:sz w:val="20"/>
                <w:szCs w:val="20"/>
              </w:rPr>
              <w:t>)</w:t>
            </w:r>
          </w:p>
        </w:tc>
      </w:tr>
      <w:tr w:rsidR="001A7499" w14:paraId="6AFEA052" w14:textId="77777777" w:rsidTr="001A7499">
        <w:trPr>
          <w:trHeight w:val="593"/>
        </w:trPr>
        <w:tc>
          <w:tcPr>
            <w:tcW w:w="2796" w:type="dxa"/>
            <w:tcBorders>
              <w:top w:val="single" w:sz="4" w:space="0" w:color="000000"/>
              <w:bottom w:val="single" w:sz="4" w:space="0" w:color="000000"/>
              <w:right w:val="single" w:sz="4" w:space="0" w:color="000000"/>
            </w:tcBorders>
          </w:tcPr>
          <w:p w14:paraId="6D9F9F75" w14:textId="49309D99" w:rsidR="001A7499" w:rsidRPr="001A7499" w:rsidRDefault="001A7499" w:rsidP="001A7499">
            <w:pPr>
              <w:pStyle w:val="TableParagraph"/>
              <w:jc w:val="center"/>
              <w:rPr>
                <w:sz w:val="20"/>
                <w:szCs w:val="20"/>
              </w:rPr>
            </w:pPr>
            <w:commentRangeStart w:id="257"/>
            <w:r w:rsidRPr="001A7499">
              <w:rPr>
                <w:sz w:val="20"/>
                <w:szCs w:val="20"/>
              </w:rPr>
              <w:t>Field Blank</w:t>
            </w:r>
            <w:commentRangeEnd w:id="257"/>
            <w:r>
              <w:rPr>
                <w:rStyle w:val="CommentReference"/>
              </w:rPr>
              <w:commentReference w:id="257"/>
            </w:r>
          </w:p>
        </w:tc>
        <w:tc>
          <w:tcPr>
            <w:tcW w:w="2514" w:type="dxa"/>
            <w:tcBorders>
              <w:top w:val="single" w:sz="4" w:space="0" w:color="000000"/>
              <w:left w:val="single" w:sz="4" w:space="0" w:color="000000"/>
              <w:bottom w:val="single" w:sz="4" w:space="0" w:color="000000"/>
              <w:right w:val="single" w:sz="4" w:space="0" w:color="000000"/>
            </w:tcBorders>
          </w:tcPr>
          <w:p w14:paraId="1FB548DC" w14:textId="77777777" w:rsidR="001A7499" w:rsidRDefault="001A7499">
            <w:pPr>
              <w:pStyle w:val="TableParagraph"/>
              <w:spacing w:before="2" w:line="237" w:lineRule="auto"/>
              <w:ind w:left="113" w:right="94"/>
              <w:jc w:val="center"/>
              <w:rPr>
                <w:sz w:val="20"/>
              </w:rPr>
            </w:pPr>
          </w:p>
        </w:tc>
        <w:tc>
          <w:tcPr>
            <w:tcW w:w="1399" w:type="dxa"/>
            <w:tcBorders>
              <w:top w:val="single" w:sz="4" w:space="0" w:color="000000"/>
              <w:left w:val="single" w:sz="4" w:space="0" w:color="000000"/>
              <w:bottom w:val="single" w:sz="4" w:space="0" w:color="000000"/>
              <w:right w:val="single" w:sz="4" w:space="0" w:color="000000"/>
            </w:tcBorders>
          </w:tcPr>
          <w:p w14:paraId="08B8F56B" w14:textId="77777777" w:rsidR="001A7499" w:rsidRDefault="001A7499">
            <w:pPr>
              <w:pStyle w:val="TableParagraph"/>
              <w:ind w:left="150" w:right="132"/>
              <w:jc w:val="center"/>
              <w:rPr>
                <w:sz w:val="20"/>
              </w:rPr>
            </w:pPr>
          </w:p>
        </w:tc>
        <w:tc>
          <w:tcPr>
            <w:tcW w:w="2328" w:type="dxa"/>
            <w:tcBorders>
              <w:top w:val="single" w:sz="4" w:space="0" w:color="000000"/>
              <w:left w:val="single" w:sz="4" w:space="0" w:color="000000"/>
              <w:bottom w:val="single" w:sz="4" w:space="0" w:color="000000"/>
            </w:tcBorders>
          </w:tcPr>
          <w:p w14:paraId="3AABC703" w14:textId="77777777" w:rsidR="001A7499" w:rsidRPr="00740AA8" w:rsidRDefault="001A7499">
            <w:pPr>
              <w:pStyle w:val="TableParagraph"/>
              <w:rPr>
                <w:sz w:val="20"/>
                <w:szCs w:val="20"/>
              </w:rPr>
            </w:pP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Pr="00740AA8" w:rsidRDefault="000D14B5">
            <w:pPr>
              <w:pStyle w:val="TableParagraph"/>
              <w:rPr>
                <w:sz w:val="20"/>
                <w:szCs w:val="20"/>
              </w:rPr>
            </w:pPr>
          </w:p>
          <w:p w14:paraId="230C6A6D" w14:textId="77777777" w:rsidR="000D14B5" w:rsidRPr="00740AA8" w:rsidRDefault="000D14B5">
            <w:pPr>
              <w:pStyle w:val="TableParagraph"/>
              <w:rPr>
                <w:sz w:val="20"/>
                <w:szCs w:val="20"/>
              </w:rPr>
            </w:pPr>
          </w:p>
          <w:p w14:paraId="2E5BAFDD" w14:textId="1AF2971F" w:rsidR="000D14B5" w:rsidRPr="00740AA8" w:rsidRDefault="009748A5">
            <w:pPr>
              <w:pStyle w:val="TableParagraph"/>
              <w:ind w:left="159" w:right="134"/>
              <w:jc w:val="center"/>
              <w:rPr>
                <w:sz w:val="20"/>
                <w:szCs w:val="20"/>
              </w:rPr>
            </w:pPr>
            <w:r w:rsidRPr="00740AA8">
              <w:rPr>
                <w:sz w:val="20"/>
                <w:szCs w:val="20"/>
              </w:rPr>
              <w:t>See Section A7</w:t>
            </w:r>
            <w:r w:rsidR="008A1901" w:rsidRPr="00740AA8">
              <w:rPr>
                <w:sz w:val="20"/>
                <w:szCs w:val="20"/>
              </w:rPr>
              <w:t xml:space="preserve">, </w:t>
            </w:r>
            <w:r w:rsidR="008A1901" w:rsidRPr="00740AA8">
              <w:rPr>
                <w:sz w:val="20"/>
                <w:szCs w:val="20"/>
              </w:rPr>
              <w:fldChar w:fldCharType="begin"/>
            </w:r>
            <w:r w:rsidR="008A1901" w:rsidRPr="00740AA8">
              <w:rPr>
                <w:sz w:val="20"/>
                <w:szCs w:val="20"/>
              </w:rPr>
              <w:instrText xml:space="preserve"> REF _Ref125970212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4</w:t>
            </w:r>
            <w:r w:rsidR="008A1901" w:rsidRPr="00740AA8">
              <w:rPr>
                <w:sz w:val="20"/>
                <w:szCs w:val="20"/>
              </w:rPr>
              <w:fldChar w:fldCharType="end"/>
            </w:r>
            <w:r w:rsidR="008A1901" w:rsidRPr="00740AA8">
              <w:rPr>
                <w:sz w:val="20"/>
                <w:szCs w:val="20"/>
              </w:rPr>
              <w:t xml:space="preserve"> through </w:t>
            </w:r>
            <w:r w:rsidR="008A1901" w:rsidRPr="00740AA8">
              <w:rPr>
                <w:sz w:val="20"/>
                <w:szCs w:val="20"/>
              </w:rPr>
              <w:fldChar w:fldCharType="begin"/>
            </w:r>
            <w:r w:rsidR="008A1901" w:rsidRPr="00740AA8">
              <w:rPr>
                <w:sz w:val="20"/>
                <w:szCs w:val="20"/>
              </w:rPr>
              <w:instrText xml:space="preserve"> REF _Ref125970027 \h </w:instrText>
            </w:r>
            <w:r w:rsidR="00740AA8" w:rsidRPr="00740AA8">
              <w:rPr>
                <w:sz w:val="20"/>
                <w:szCs w:val="20"/>
              </w:rPr>
              <w:instrText xml:space="preserve">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6</w:t>
            </w:r>
            <w:r w:rsidR="008A1901" w:rsidRPr="00740AA8">
              <w:rPr>
                <w:sz w:val="20"/>
                <w:szCs w:val="20"/>
              </w:rPr>
              <w:fldChar w:fldCharType="end"/>
            </w:r>
            <w:r w:rsidR="008A1901" w:rsidRPr="00740AA8">
              <w:rPr>
                <w:sz w:val="20"/>
                <w:szCs w:val="20"/>
              </w:rPr>
              <w:t xml:space="preserve"> for</w:t>
            </w:r>
            <w:r w:rsidRPr="00740AA8">
              <w:rPr>
                <w:sz w:val="20"/>
                <w:szCs w:val="20"/>
              </w:rPr>
              <w:t xml:space="preserve">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Pr="00740AA8" w:rsidRDefault="000D14B5">
            <w:pPr>
              <w:pStyle w:val="TableParagraph"/>
              <w:rPr>
                <w:sz w:val="20"/>
                <w:szCs w:val="20"/>
              </w:rPr>
            </w:pPr>
          </w:p>
          <w:p w14:paraId="7E099288" w14:textId="77777777" w:rsidR="000D14B5" w:rsidRPr="00740AA8" w:rsidRDefault="000D14B5">
            <w:pPr>
              <w:pStyle w:val="TableParagraph"/>
              <w:spacing w:before="2"/>
              <w:rPr>
                <w:sz w:val="20"/>
                <w:szCs w:val="20"/>
              </w:rPr>
            </w:pPr>
          </w:p>
          <w:p w14:paraId="50476550" w14:textId="1FB8F940" w:rsidR="000D14B5" w:rsidRPr="00740AA8" w:rsidRDefault="008A1901">
            <w:pPr>
              <w:pStyle w:val="TableParagraph"/>
              <w:ind w:left="485" w:right="273" w:hanging="188"/>
              <w:rPr>
                <w:sz w:val="20"/>
                <w:szCs w:val="20"/>
              </w:rPr>
            </w:pPr>
            <w:r w:rsidRPr="00740AA8">
              <w:rPr>
                <w:sz w:val="20"/>
                <w:szCs w:val="20"/>
              </w:rPr>
              <w:t xml:space="preserve">See Section A7, </w:t>
            </w:r>
            <w:r w:rsidRPr="00740AA8">
              <w:rPr>
                <w:sz w:val="20"/>
                <w:szCs w:val="20"/>
              </w:rPr>
              <w:fldChar w:fldCharType="begin"/>
            </w:r>
            <w:r w:rsidRPr="00740AA8">
              <w:rPr>
                <w:sz w:val="20"/>
                <w:szCs w:val="20"/>
              </w:rPr>
              <w:instrText xml:space="preserve"> REF _Ref125965085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3</w:t>
            </w:r>
            <w:r w:rsidRPr="00740AA8">
              <w:rPr>
                <w:sz w:val="20"/>
                <w:szCs w:val="20"/>
              </w:rPr>
              <w:fldChar w:fldCharType="end"/>
            </w:r>
            <w:r w:rsidRPr="00740AA8">
              <w:rPr>
                <w:sz w:val="20"/>
                <w:szCs w:val="20"/>
              </w:rPr>
              <w:t xml:space="preserve"> for </w:t>
            </w:r>
            <w:r w:rsidR="009748A5" w:rsidRPr="00740AA8">
              <w:rPr>
                <w:sz w:val="20"/>
                <w:szCs w:val="20"/>
              </w:rPr>
              <w:t>analyte-specific precision criteria</w:t>
            </w:r>
          </w:p>
        </w:tc>
      </w:tr>
      <w:tr w:rsidR="000D14B5" w14:paraId="1907DF42" w14:textId="77777777" w:rsidTr="008A1901">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2DD44DB6" w14:textId="63CEA7ED" w:rsidR="000D14B5" w:rsidRDefault="009748A5" w:rsidP="008A1901">
            <w:pPr>
              <w:pStyle w:val="TableParagraph"/>
              <w:ind w:left="187" w:right="166" w:hanging="1"/>
              <w:jc w:val="center"/>
              <w:rPr>
                <w:sz w:val="20"/>
              </w:rPr>
            </w:pPr>
            <w:r>
              <w:rPr>
                <w:sz w:val="20"/>
              </w:rPr>
              <w:t>2/each deployment (beginning and end</w:t>
            </w:r>
            <w:r w:rsidR="008A1901">
              <w:rPr>
                <w:sz w:val="20"/>
              </w:rPr>
              <w:t xml:space="preserve"> of ice-free season) </w:t>
            </w:r>
          </w:p>
        </w:tc>
        <w:tc>
          <w:tcPr>
            <w:tcW w:w="2328" w:type="dxa"/>
            <w:tcBorders>
              <w:top w:val="single" w:sz="4" w:space="0" w:color="000000"/>
              <w:left w:val="single" w:sz="4" w:space="0" w:color="000000"/>
              <w:bottom w:val="single" w:sz="4" w:space="0" w:color="000000"/>
            </w:tcBorders>
            <w:vAlign w:val="center"/>
          </w:tcPr>
          <w:p w14:paraId="44B619C8" w14:textId="0162F8BD" w:rsidR="000D14B5" w:rsidRPr="00740AA8" w:rsidRDefault="008A1901" w:rsidP="008A1901">
            <w:pPr>
              <w:pStyle w:val="TableParagraph"/>
              <w:jc w:val="center"/>
              <w:rPr>
                <w:sz w:val="20"/>
                <w:szCs w:val="20"/>
              </w:rPr>
            </w:pPr>
            <w:r w:rsidRPr="00740AA8">
              <w:rPr>
                <w:sz w:val="20"/>
                <w:szCs w:val="20"/>
              </w:rPr>
              <w:t xml:space="preserve">See Mauger et al. </w:t>
            </w:r>
            <w:r w:rsidRPr="00740AA8">
              <w:rPr>
                <w:sz w:val="20"/>
                <w:szCs w:val="20"/>
              </w:rPr>
              <w:fldChar w:fldCharType="begin" w:fldLock="1">
                <w:fldData xml:space="preserve">ZQBKAHkAVgBWADIAMQB2ADMATABnAFIALwBpAHYARQBmAGcAaABhAFkATABVAG0AOQBTADQAZgBn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</w:fldData>
              </w:fldChar>
            </w:r>
            <w:r w:rsidRPr="00740AA8">
              <w:rPr>
                <w:sz w:val="20"/>
                <w:szCs w:val="20"/>
              </w:rPr>
              <w:instrText>ADDIN paperpile_citation &lt;clusterId&gt;T861G228W618A323&lt;/clusterId&gt;&lt;version&gt;0.6.11&lt;/version&gt;&lt;metadata&gt;&lt;citation&gt;&lt;id&gt;592654ec-e6cc-4a77-92fa-cebd62353b65&lt;/id&gt;&lt;no_author&gt;true&lt;/no_author&gt;&lt;prefix/&gt;&lt;suffix/&gt;&lt;locator/&gt;&lt;locator_label&gt;page&lt;/locator_label&gt;&lt;/citation&gt;&lt;/metadata&gt; \* MERGEFORMAT</w:instrText>
            </w:r>
            <w:r w:rsidRPr="00740AA8">
              <w:rPr>
                <w:sz w:val="20"/>
                <w:szCs w:val="20"/>
              </w:rPr>
            </w:r>
            <w:r w:rsidRPr="00740AA8">
              <w:rPr>
                <w:sz w:val="20"/>
                <w:szCs w:val="20"/>
              </w:rPr>
              <w:fldChar w:fldCharType="separate"/>
            </w:r>
            <w:r w:rsidRPr="00740AA8">
              <w:rPr>
                <w:noProof/>
                <w:sz w:val="20"/>
                <w:szCs w:val="20"/>
              </w:rPr>
              <w:t>(2015)</w:t>
            </w:r>
            <w:r w:rsidRPr="00740AA8">
              <w:rPr>
                <w:sz w:val="20"/>
                <w:szCs w:val="20"/>
              </w:rPr>
              <w:fldChar w:fldCharType="end"/>
            </w: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679C39D8" w:rsidR="000D14B5" w:rsidRPr="00740AA8" w:rsidRDefault="008A1901">
            <w:pPr>
              <w:pStyle w:val="TableParagraph"/>
              <w:spacing w:before="126"/>
              <w:ind w:left="169" w:right="125" w:firstLine="205"/>
              <w:rPr>
                <w:sz w:val="20"/>
                <w:szCs w:val="20"/>
              </w:rPr>
            </w:pPr>
            <w:r w:rsidRPr="00740AA8">
              <w:rPr>
                <w:sz w:val="20"/>
                <w:szCs w:val="20"/>
              </w:rPr>
              <w:t xml:space="preserve">See </w:t>
            </w:r>
            <w:r w:rsidRPr="00740AA8">
              <w:rPr>
                <w:sz w:val="20"/>
                <w:szCs w:val="20"/>
              </w:rPr>
              <w:fldChar w:fldCharType="begin"/>
            </w:r>
            <w:r w:rsidRPr="00740AA8">
              <w:rPr>
                <w:sz w:val="20"/>
                <w:szCs w:val="20"/>
              </w:rPr>
              <w:instrText xml:space="preserve"> REF _Ref125965085 \h </w:instrText>
            </w:r>
            <w:r w:rsidR="00740AA8" w:rsidRPr="00740AA8">
              <w:rPr>
                <w:sz w:val="20"/>
                <w:szCs w:val="20"/>
              </w:rPr>
              <w:instrText xml:space="preserve">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3</w:t>
            </w:r>
            <w:r w:rsidRPr="00740AA8">
              <w:rPr>
                <w:sz w:val="20"/>
                <w:szCs w:val="20"/>
              </w:rPr>
              <w:fldChar w:fldCharType="end"/>
            </w:r>
            <w:r w:rsidRPr="00740AA8">
              <w:rPr>
                <w:sz w:val="20"/>
                <w:szCs w:val="20"/>
              </w:rPr>
              <w:t xml:space="preserve"> </w:t>
            </w:r>
            <w:r w:rsidR="009748A5" w:rsidRPr="00740AA8">
              <w:rPr>
                <w:sz w:val="20"/>
                <w:szCs w:val="20"/>
              </w:rPr>
              <w:t>analyte- specific accuracy criteria</w:t>
            </w:r>
          </w:p>
        </w:tc>
      </w:tr>
      <w:tr w:rsidR="00E86594" w14:paraId="5E6F54CE" w14:textId="77777777">
        <w:trPr>
          <w:trHeight w:val="287"/>
        </w:trPr>
        <w:tc>
          <w:tcPr>
            <w:tcW w:w="2796" w:type="dxa"/>
            <w:vMerge w:val="restart"/>
            <w:tcBorders>
              <w:top w:val="single" w:sz="4" w:space="0" w:color="000000"/>
              <w:right w:val="single" w:sz="4" w:space="0" w:color="000000"/>
            </w:tcBorders>
          </w:tcPr>
          <w:p w14:paraId="29DBFB48" w14:textId="77777777" w:rsidR="00E86594" w:rsidRDefault="00E86594" w:rsidP="00E86594">
            <w:pPr>
              <w:pStyle w:val="TableParagraph"/>
              <w:jc w:val="center"/>
              <w:rPr>
                <w:b/>
              </w:rPr>
            </w:pPr>
          </w:p>
          <w:p w14:paraId="2DCA0E49" w14:textId="7743C954" w:rsidR="00E86594" w:rsidRDefault="00E86594" w:rsidP="00E86594">
            <w:pPr>
              <w:pStyle w:val="TableParagraph"/>
              <w:jc w:val="center"/>
              <w:rPr>
                <w:sz w:val="20"/>
              </w:rPr>
            </w:pPr>
            <w:r>
              <w:rPr>
                <w:sz w:val="20"/>
              </w:rPr>
              <w:t>Temperature Blank</w:t>
            </w:r>
          </w:p>
        </w:tc>
        <w:tc>
          <w:tcPr>
            <w:tcW w:w="2514" w:type="dxa"/>
            <w:tcBorders>
              <w:top w:val="single" w:sz="4" w:space="0" w:color="000000"/>
              <w:left w:val="single" w:sz="4" w:space="0" w:color="000000"/>
              <w:right w:val="single" w:sz="4" w:space="0" w:color="000000"/>
            </w:tcBorders>
          </w:tcPr>
          <w:p w14:paraId="7E8F82FD" w14:textId="77777777" w:rsidR="00E86594" w:rsidRDefault="00E86594" w:rsidP="00E86594">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3B92C589" w14:textId="62A11E44" w:rsidR="00E86594" w:rsidRDefault="00E86594" w:rsidP="00E86594">
            <w:pPr>
              <w:pStyle w:val="TableParagraph"/>
              <w:jc w:val="center"/>
              <w:rPr>
                <w:sz w:val="20"/>
              </w:rPr>
            </w:pPr>
            <w:r>
              <w:rPr>
                <w:sz w:val="20"/>
              </w:rPr>
              <w:t>Turbidity</w:t>
            </w:r>
          </w:p>
        </w:tc>
        <w:tc>
          <w:tcPr>
            <w:tcW w:w="1399" w:type="dxa"/>
            <w:tcBorders>
              <w:top w:val="single" w:sz="4" w:space="0" w:color="000000"/>
              <w:left w:val="single" w:sz="4" w:space="0" w:color="000000"/>
              <w:right w:val="single" w:sz="4" w:space="0" w:color="000000"/>
            </w:tcBorders>
          </w:tcPr>
          <w:p w14:paraId="08B0E965" w14:textId="5A13085E" w:rsidR="00E86594" w:rsidRDefault="00E86594" w:rsidP="00E86594">
            <w:pPr>
              <w:pStyle w:val="TableParagraph"/>
              <w:rPr>
                <w:sz w:val="20"/>
              </w:rPr>
            </w:pPr>
            <w:r>
              <w:rPr>
                <w:sz w:val="20"/>
              </w:rPr>
              <w:t>1/cooler/ship ment</w:t>
            </w:r>
          </w:p>
        </w:tc>
        <w:tc>
          <w:tcPr>
            <w:tcW w:w="2328" w:type="dxa"/>
            <w:tcBorders>
              <w:top w:val="single" w:sz="4" w:space="0" w:color="000000"/>
              <w:left w:val="single" w:sz="4" w:space="0" w:color="000000"/>
            </w:tcBorders>
          </w:tcPr>
          <w:p w14:paraId="2734ED0B" w14:textId="77777777" w:rsidR="00E86594" w:rsidRPr="00740AA8" w:rsidRDefault="00E86594" w:rsidP="00E86594">
            <w:pPr>
              <w:pStyle w:val="TableParagraph"/>
              <w:spacing w:before="8"/>
              <w:rPr>
                <w:sz w:val="20"/>
                <w:szCs w:val="20"/>
              </w:rPr>
            </w:pPr>
          </w:p>
          <w:p w14:paraId="05F68C41" w14:textId="3476923E" w:rsidR="00E86594" w:rsidRPr="00740AA8" w:rsidRDefault="00E86594" w:rsidP="00E86594">
            <w:pPr>
              <w:pStyle w:val="TableParagraph"/>
              <w:rPr>
                <w:sz w:val="20"/>
                <w:szCs w:val="20"/>
              </w:rPr>
            </w:pPr>
            <w:r w:rsidRPr="00740AA8">
              <w:rPr>
                <w:sz w:val="20"/>
                <w:szCs w:val="20"/>
              </w:rPr>
              <w:t>≤ 6°C</w:t>
            </w:r>
          </w:p>
        </w:tc>
      </w:tr>
      <w:tr w:rsidR="00E86594" w14:paraId="41825BBD" w14:textId="77777777" w:rsidTr="004468AF">
        <w:trPr>
          <w:trHeight w:val="287"/>
        </w:trPr>
        <w:tc>
          <w:tcPr>
            <w:tcW w:w="2796" w:type="dxa"/>
            <w:vMerge/>
            <w:tcBorders>
              <w:bottom w:val="single" w:sz="4" w:space="0" w:color="000000"/>
              <w:right w:val="single" w:sz="4" w:space="0" w:color="000000"/>
            </w:tcBorders>
          </w:tcPr>
          <w:p w14:paraId="5BB19B5B" w14:textId="77777777" w:rsidR="00E86594" w:rsidRDefault="00E86594" w:rsidP="00E86594">
            <w:pPr>
              <w:pStyle w:val="TableParagraph"/>
              <w:rPr>
                <w:b/>
              </w:rPr>
            </w:pPr>
          </w:p>
        </w:tc>
        <w:tc>
          <w:tcPr>
            <w:tcW w:w="2514" w:type="dxa"/>
            <w:tcBorders>
              <w:top w:val="single" w:sz="4" w:space="0" w:color="000000"/>
              <w:left w:val="single" w:sz="4" w:space="0" w:color="000000"/>
              <w:bottom w:val="single" w:sz="4" w:space="0" w:color="000000"/>
              <w:right w:val="single" w:sz="4" w:space="0" w:color="000000"/>
            </w:tcBorders>
          </w:tcPr>
          <w:p w14:paraId="47A1C7B4" w14:textId="410632CF" w:rsidR="00E86594" w:rsidRDefault="00E86594" w:rsidP="00E86594">
            <w:pPr>
              <w:pStyle w:val="TableParagraph"/>
              <w:ind w:left="275" w:right="254" w:hanging="1"/>
              <w:jc w:val="center"/>
              <w:rPr>
                <w:sz w:val="20"/>
              </w:rPr>
            </w:pPr>
            <w:r>
              <w:rPr>
                <w:sz w:val="20"/>
              </w:rPr>
              <w:t>Fecal Coliforms</w:t>
            </w:r>
          </w:p>
        </w:tc>
        <w:tc>
          <w:tcPr>
            <w:tcW w:w="1399" w:type="dxa"/>
            <w:tcBorders>
              <w:top w:val="single" w:sz="4" w:space="0" w:color="000000"/>
              <w:left w:val="single" w:sz="4" w:space="0" w:color="000000"/>
              <w:bottom w:val="single" w:sz="4" w:space="0" w:color="000000"/>
              <w:right w:val="single" w:sz="4" w:space="0" w:color="000000"/>
            </w:tcBorders>
          </w:tcPr>
          <w:p w14:paraId="24770F79" w14:textId="77777777" w:rsidR="00E86594" w:rsidRDefault="00E86594" w:rsidP="00E86594">
            <w:pPr>
              <w:pStyle w:val="TableParagraph"/>
              <w:rPr>
                <w:sz w:val="20"/>
              </w:rPr>
            </w:pPr>
          </w:p>
        </w:tc>
        <w:tc>
          <w:tcPr>
            <w:tcW w:w="2328" w:type="dxa"/>
            <w:tcBorders>
              <w:top w:val="single" w:sz="4" w:space="0" w:color="000000"/>
              <w:left w:val="single" w:sz="4" w:space="0" w:color="000000"/>
              <w:bottom w:val="single" w:sz="4" w:space="0" w:color="000000"/>
            </w:tcBorders>
          </w:tcPr>
          <w:p w14:paraId="06994896" w14:textId="25D7FE2D" w:rsidR="00E86594" w:rsidRPr="00740AA8" w:rsidRDefault="00E86594" w:rsidP="00E86594">
            <w:pPr>
              <w:pStyle w:val="TableParagraph"/>
              <w:spacing w:before="8"/>
              <w:rPr>
                <w:sz w:val="20"/>
                <w:szCs w:val="20"/>
              </w:rPr>
            </w:pPr>
            <w:r w:rsidRPr="00740AA8">
              <w:rPr>
                <w:sz w:val="20"/>
                <w:szCs w:val="20"/>
              </w:rPr>
              <w:t>≤ 10°C</w:t>
            </w:r>
          </w:p>
        </w:tc>
      </w:tr>
      <w:tr w:rsidR="00E86594" w14:paraId="006F8B9E" w14:textId="77777777" w:rsidTr="00E86594">
        <w:trPr>
          <w:trHeight w:val="287"/>
        </w:trPr>
        <w:tc>
          <w:tcPr>
            <w:tcW w:w="2796" w:type="dxa"/>
            <w:tcBorders>
              <w:top w:val="single" w:sz="4" w:space="0" w:color="000000"/>
              <w:bottom w:val="single" w:sz="4" w:space="0" w:color="000000"/>
              <w:right w:val="single" w:sz="4" w:space="0" w:color="000000"/>
            </w:tcBorders>
          </w:tcPr>
          <w:p w14:paraId="608A9539" w14:textId="787A1055" w:rsidR="00E86594" w:rsidRDefault="00E86594" w:rsidP="00E86594">
            <w:pPr>
              <w:pStyle w:val="TableParagraph"/>
              <w:jc w:val="center"/>
              <w:rPr>
                <w:b/>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3F8B8D0A" w14:textId="7DD17ACC" w:rsidR="00E86594" w:rsidRDefault="00E86594" w:rsidP="00E86594">
            <w:pPr>
              <w:pStyle w:val="TableParagraph"/>
              <w:ind w:left="275" w:right="254" w:hanging="1"/>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67AE9099" w14:textId="5F110467" w:rsidR="00E86594" w:rsidRDefault="00E86594" w:rsidP="00E86594">
            <w:pPr>
              <w:pStyle w:val="TableParagraph"/>
              <w:rPr>
                <w:sz w:val="20"/>
              </w:rPr>
            </w:pPr>
            <w:r>
              <w:rPr>
                <w:sz w:val="20"/>
              </w:rPr>
              <w:t>1/cooler/ship-ment</w:t>
            </w:r>
          </w:p>
        </w:tc>
        <w:tc>
          <w:tcPr>
            <w:tcW w:w="2328" w:type="dxa"/>
            <w:tcBorders>
              <w:top w:val="single" w:sz="4" w:space="0" w:color="000000"/>
              <w:left w:val="single" w:sz="4" w:space="0" w:color="000000"/>
              <w:bottom w:val="single" w:sz="4" w:space="0" w:color="000000"/>
            </w:tcBorders>
          </w:tcPr>
          <w:p w14:paraId="2EEE20DD" w14:textId="11DE4538" w:rsidR="00E86594" w:rsidRPr="00740AA8" w:rsidRDefault="00E86594" w:rsidP="008157C8">
            <w:pPr>
              <w:pStyle w:val="TableParagraph"/>
              <w:spacing w:line="227" w:lineRule="exact"/>
              <w:ind w:right="97"/>
              <w:jc w:val="center"/>
              <w:rPr>
                <w:sz w:val="20"/>
                <w:szCs w:val="20"/>
              </w:rPr>
            </w:pPr>
            <w:r w:rsidRPr="00740AA8">
              <w:rPr>
                <w:sz w:val="20"/>
                <w:szCs w:val="20"/>
              </w:rPr>
              <w:t xml:space="preserve">≤ BTEX DL (see </w:t>
            </w:r>
            <w:r w:rsidR="008157C8" w:rsidRPr="00740AA8">
              <w:rPr>
                <w:sz w:val="20"/>
                <w:szCs w:val="20"/>
              </w:rPr>
              <w:fldChar w:fldCharType="begin"/>
            </w:r>
            <w:r w:rsidR="008157C8" w:rsidRPr="00740AA8">
              <w:rPr>
                <w:sz w:val="20"/>
                <w:szCs w:val="20"/>
              </w:rPr>
              <w:instrText xml:space="preserve"> REF _Ref125965085 \h  \* MERGEFORMAT </w:instrText>
            </w:r>
            <w:r w:rsidR="008157C8" w:rsidRPr="00740AA8">
              <w:rPr>
                <w:sz w:val="20"/>
                <w:szCs w:val="20"/>
              </w:rPr>
            </w:r>
            <w:r w:rsidR="008157C8" w:rsidRPr="00740AA8">
              <w:rPr>
                <w:sz w:val="20"/>
                <w:szCs w:val="20"/>
              </w:rPr>
              <w:fldChar w:fldCharType="separate"/>
            </w:r>
            <w:r w:rsidR="00D93537" w:rsidRPr="00740AA8">
              <w:rPr>
                <w:sz w:val="20"/>
                <w:szCs w:val="20"/>
              </w:rPr>
              <w:t xml:space="preserve">Table </w:t>
            </w:r>
            <w:r w:rsidR="00D93537" w:rsidRPr="00740AA8">
              <w:rPr>
                <w:noProof/>
                <w:sz w:val="20"/>
                <w:szCs w:val="20"/>
              </w:rPr>
              <w:t>3</w:t>
            </w:r>
            <w:r w:rsidR="008157C8" w:rsidRPr="00740AA8">
              <w:rPr>
                <w:sz w:val="20"/>
                <w:szCs w:val="20"/>
              </w:rPr>
              <w:fldChar w:fldCharType="end"/>
            </w:r>
            <w:r w:rsidRPr="00740AA8">
              <w:rPr>
                <w:sz w:val="20"/>
                <w:szCs w:val="20"/>
              </w:rPr>
              <w:t>)</w:t>
            </w:r>
          </w:p>
        </w:tc>
      </w:tr>
      <w:tr w:rsidR="00E86594" w14:paraId="228C593E" w14:textId="77777777" w:rsidTr="008A1901">
        <w:trPr>
          <w:trHeight w:val="287"/>
        </w:trPr>
        <w:tc>
          <w:tcPr>
            <w:tcW w:w="2796" w:type="dxa"/>
            <w:tcBorders>
              <w:top w:val="single" w:sz="4" w:space="0" w:color="000000"/>
              <w:right w:val="single" w:sz="4" w:space="0" w:color="000000"/>
            </w:tcBorders>
          </w:tcPr>
          <w:p w14:paraId="59CE64A7" w14:textId="77777777" w:rsidR="00E86594" w:rsidRDefault="00E86594" w:rsidP="00E86594">
            <w:pPr>
              <w:pStyle w:val="TableParagraph"/>
              <w:rPr>
                <w:b/>
              </w:rPr>
            </w:pPr>
          </w:p>
          <w:p w14:paraId="5DF83A93" w14:textId="77777777" w:rsidR="00E86594" w:rsidRDefault="00E86594" w:rsidP="00E86594">
            <w:pPr>
              <w:pStyle w:val="TableParagraph"/>
              <w:rPr>
                <w:b/>
              </w:rPr>
            </w:pPr>
          </w:p>
          <w:p w14:paraId="16EC066D" w14:textId="77777777" w:rsidR="00E86594" w:rsidRDefault="00E86594" w:rsidP="00E86594">
            <w:pPr>
              <w:pStyle w:val="TableParagraph"/>
              <w:spacing w:before="8"/>
              <w:rPr>
                <w:b/>
                <w:sz w:val="25"/>
              </w:rPr>
            </w:pPr>
          </w:p>
          <w:p w14:paraId="0E4BB3E5" w14:textId="77BF4216" w:rsidR="00E86594" w:rsidRDefault="00E86594" w:rsidP="00E86594">
            <w:pPr>
              <w:pStyle w:val="TableParagraph"/>
              <w:rPr>
                <w:sz w:val="20"/>
              </w:rPr>
            </w:pPr>
            <w:r>
              <w:rPr>
                <w:sz w:val="20"/>
              </w:rPr>
              <w:t>Field Replicate (Blind to Lab)</w:t>
            </w:r>
          </w:p>
        </w:tc>
        <w:tc>
          <w:tcPr>
            <w:tcW w:w="2514" w:type="dxa"/>
            <w:tcBorders>
              <w:top w:val="single" w:sz="4" w:space="0" w:color="000000"/>
              <w:left w:val="single" w:sz="4" w:space="0" w:color="000000"/>
              <w:right w:val="single" w:sz="4" w:space="0" w:color="000000"/>
            </w:tcBorders>
          </w:tcPr>
          <w:p w14:paraId="7F57328F" w14:textId="77777777" w:rsidR="00E86594" w:rsidRDefault="00E86594" w:rsidP="00E86594">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0940FE1C" w14:textId="4F3B9FCB" w:rsidR="00E86594" w:rsidRDefault="00E86594" w:rsidP="00E86594">
            <w:pPr>
              <w:pStyle w:val="TableParagraph"/>
              <w:ind w:left="275" w:right="254" w:hanging="1"/>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right w:val="single" w:sz="4" w:space="0" w:color="000000"/>
            </w:tcBorders>
          </w:tcPr>
          <w:p w14:paraId="1D612834" w14:textId="3D6E14B9" w:rsidR="00E86594" w:rsidRDefault="00E86594" w:rsidP="00E86594">
            <w:pPr>
              <w:pStyle w:val="TableParagraph"/>
              <w:rPr>
                <w:sz w:val="20"/>
              </w:rPr>
            </w:pPr>
            <w:r>
              <w:rPr>
                <w:sz w:val="20"/>
              </w:rPr>
              <w:t>10%</w:t>
            </w:r>
          </w:p>
        </w:tc>
        <w:tc>
          <w:tcPr>
            <w:tcW w:w="2328" w:type="dxa"/>
            <w:tcBorders>
              <w:top w:val="single" w:sz="4" w:space="0" w:color="000000"/>
              <w:left w:val="single" w:sz="4" w:space="0" w:color="000000"/>
            </w:tcBorders>
            <w:vAlign w:val="center"/>
          </w:tcPr>
          <w:p w14:paraId="335016ED" w14:textId="1FF3095B" w:rsidR="00E86594" w:rsidRPr="00740AA8" w:rsidRDefault="008A1901" w:rsidP="008A1901">
            <w:pPr>
              <w:pStyle w:val="TableParagraph"/>
              <w:spacing w:line="227" w:lineRule="exact"/>
              <w:ind w:right="97"/>
              <w:jc w:val="center"/>
              <w:rPr>
                <w:sz w:val="20"/>
                <w:szCs w:val="20"/>
              </w:rPr>
            </w:pPr>
            <w:r w:rsidRPr="00740AA8">
              <w:rPr>
                <w:sz w:val="20"/>
                <w:szCs w:val="20"/>
              </w:rPr>
              <w:t xml:space="preserve">See Section A7, </w:t>
            </w:r>
            <w:r w:rsidRPr="00740AA8">
              <w:rPr>
                <w:sz w:val="20"/>
                <w:szCs w:val="20"/>
              </w:rPr>
              <w:fldChar w:fldCharType="begin"/>
            </w:r>
            <w:r w:rsidRPr="00740AA8">
              <w:rPr>
                <w:sz w:val="20"/>
                <w:szCs w:val="20"/>
              </w:rPr>
              <w:instrText xml:space="preserve"> REF _Ref125970212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4</w:t>
            </w:r>
            <w:r w:rsidRPr="00740AA8">
              <w:rPr>
                <w:sz w:val="20"/>
                <w:szCs w:val="20"/>
              </w:rPr>
              <w:fldChar w:fldCharType="end"/>
            </w:r>
            <w:r w:rsidRPr="00740AA8">
              <w:rPr>
                <w:sz w:val="20"/>
                <w:szCs w:val="20"/>
              </w:rPr>
              <w:t xml:space="preserve"> through </w:t>
            </w:r>
            <w:r w:rsidRPr="00740AA8">
              <w:rPr>
                <w:sz w:val="20"/>
                <w:szCs w:val="20"/>
              </w:rPr>
              <w:fldChar w:fldCharType="begin"/>
            </w:r>
            <w:r w:rsidRPr="00740AA8">
              <w:rPr>
                <w:sz w:val="20"/>
                <w:szCs w:val="20"/>
              </w:rPr>
              <w:instrText xml:space="preserve"> REF _Ref125970027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6</w:t>
            </w:r>
            <w:r w:rsidRPr="00740AA8">
              <w:rPr>
                <w:sz w:val="20"/>
                <w:szCs w:val="20"/>
              </w:rPr>
              <w:fldChar w:fldCharType="end"/>
            </w:r>
            <w:r w:rsidRPr="00740AA8">
              <w:rPr>
                <w:sz w:val="20"/>
                <w:szCs w:val="20"/>
              </w:rPr>
              <w:t xml:space="preserve"> for analyte-specific precision criteria</w:t>
            </w:r>
          </w:p>
        </w:tc>
      </w:tr>
    </w:tbl>
    <w:p w14:paraId="70154FB4" w14:textId="15029C0A" w:rsidR="000D14B5" w:rsidRDefault="009748A5">
      <w:pPr>
        <w:spacing w:line="249" w:lineRule="auto"/>
        <w:ind w:left="957" w:right="288" w:hanging="210"/>
        <w:rPr>
          <w:sz w:val="20"/>
        </w:rPr>
      </w:pPr>
      <w:r>
        <w:rPr>
          <w:position w:val="9"/>
          <w:sz w:val="16"/>
        </w:rPr>
        <w:t xml:space="preserve">a </w:t>
      </w:r>
      <w:r>
        <w:rPr>
          <w:sz w:val="20"/>
        </w:rPr>
        <w:t xml:space="preserve">Two replicate samples will be collected during the </w:t>
      </w:r>
      <w:del w:id="258" w:author="Benjamin Meyer" w:date="2023-01-30T11:34:00Z">
        <w:r w:rsidDel="008A1901">
          <w:rPr>
            <w:sz w:val="20"/>
          </w:rPr>
          <w:delText xml:space="preserve">spring Monitoring event and again during the </w:delText>
        </w:r>
      </w:del>
      <w:r>
        <w:rPr>
          <w:sz w:val="20"/>
        </w:rPr>
        <w:t xml:space="preserve">summer Monitoring </w:t>
      </w:r>
      <w:r w:rsidRPr="002B7AD7">
        <w:rPr>
          <w:sz w:val="20"/>
        </w:rPr>
        <w:t>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bookmarkStart w:id="259" w:name="_bookmark23"/>
    <w:bookmarkEnd w:id="259"/>
    <w:p w14:paraId="143CF9F0" w14:textId="7AD562C9" w:rsidR="000D14B5" w:rsidRPr="00740AA8" w:rsidRDefault="00740AA8" w:rsidP="003B7E56">
      <w:pPr>
        <w:pStyle w:val="Caption"/>
        <w:keepNext/>
        <w:rPr>
          <w:b/>
          <w:i w:val="0"/>
          <w:sz w:val="24"/>
        </w:rPr>
      </w:pPr>
      <w:r w:rsidRPr="00740AA8">
        <w:rPr>
          <w:b/>
          <w:i w:val="0"/>
          <w:color w:val="auto"/>
          <w:sz w:val="24"/>
        </w:rPr>
        <w:lastRenderedPageBreak/>
        <w:fldChar w:fldCharType="begin"/>
      </w:r>
      <w:r w:rsidRPr="00740AA8">
        <w:rPr>
          <w:b/>
          <w:i w:val="0"/>
          <w:color w:val="auto"/>
          <w:sz w:val="24"/>
        </w:rPr>
        <w:instrText xml:space="preserve"> REF _Ref125970095 \h  \* MERGEFORMAT </w:instrText>
      </w:r>
      <w:r w:rsidRPr="00740AA8">
        <w:rPr>
          <w:b/>
          <w:i w:val="0"/>
          <w:color w:val="auto"/>
          <w:sz w:val="24"/>
        </w:rPr>
      </w:r>
      <w:r w:rsidRPr="00740AA8">
        <w:rPr>
          <w:b/>
          <w:i w:val="0"/>
          <w:color w:val="auto"/>
          <w:sz w:val="24"/>
        </w:rPr>
        <w:fldChar w:fldCharType="separate"/>
      </w:r>
      <w:r w:rsidRPr="00740AA8">
        <w:rPr>
          <w:b/>
          <w:i w:val="0"/>
          <w:color w:val="auto"/>
          <w:sz w:val="24"/>
          <w:szCs w:val="24"/>
        </w:rPr>
        <w:t xml:space="preserve">Table </w:t>
      </w:r>
      <w:r w:rsidRPr="00740AA8">
        <w:rPr>
          <w:b/>
          <w:i w:val="0"/>
          <w:noProof/>
          <w:color w:val="auto"/>
          <w:sz w:val="24"/>
          <w:szCs w:val="24"/>
        </w:rPr>
        <w:t>12</w:t>
      </w:r>
      <w:r w:rsidRPr="00740AA8">
        <w:rPr>
          <w:b/>
          <w:i w:val="0"/>
          <w:color w:val="auto"/>
          <w:sz w:val="24"/>
        </w:rPr>
        <w:fldChar w:fldCharType="end"/>
      </w:r>
      <w:r w:rsidRPr="00740AA8">
        <w:rPr>
          <w:b/>
          <w:i w:val="0"/>
          <w:color w:val="auto"/>
          <w:sz w:val="24"/>
        </w:rPr>
        <w:t xml:space="preserve">. </w:t>
      </w:r>
      <w:r w:rsidR="003B7E56" w:rsidRPr="00740AA8">
        <w:rPr>
          <w:b/>
          <w:i w:val="0"/>
          <w:color w:val="auto"/>
          <w:sz w:val="24"/>
          <w:szCs w:val="24"/>
        </w:rPr>
        <w:t>(page 2 of 3</w:t>
      </w:r>
      <w:r w:rsidR="001852A0" w:rsidRPr="00740AA8">
        <w:rPr>
          <w:b/>
          <w:i w:val="0"/>
          <w:color w:val="auto"/>
          <w:sz w:val="24"/>
          <w:szCs w:val="24"/>
        </w:rPr>
        <w:t>)</w:t>
      </w:r>
      <w:r w:rsidR="009D3EAA" w:rsidRPr="00740AA8">
        <w:rPr>
          <w:b/>
          <w:i w:val="0"/>
          <w:color w:val="auto"/>
          <w:sz w:val="24"/>
          <w:szCs w:val="24"/>
        </w:rPr>
        <w:t>.</w:t>
      </w:r>
      <w:r w:rsidR="009748A5" w:rsidRPr="00740AA8">
        <w:rPr>
          <w:b/>
          <w:i w:val="0"/>
          <w:color w:val="auto"/>
          <w:sz w:val="24"/>
        </w:rPr>
        <w:t xml:space="preserve">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7B55A31C" w14:textId="439859CB" w:rsidR="000D14B5" w:rsidRPr="00740AA8" w:rsidRDefault="009748A5">
            <w:pPr>
              <w:pStyle w:val="TableParagraph"/>
              <w:spacing w:line="230" w:lineRule="exact"/>
              <w:ind w:left="158" w:right="134"/>
              <w:jc w:val="center"/>
              <w:rPr>
                <w:sz w:val="20"/>
                <w:szCs w:val="20"/>
              </w:rPr>
            </w:pPr>
            <w:r w:rsidRPr="00740AA8">
              <w:rPr>
                <w:sz w:val="20"/>
                <w:szCs w:val="20"/>
              </w:rPr>
              <w:t xml:space="preserve">≤ </w:t>
            </w:r>
            <w:r w:rsidR="00F51AF8" w:rsidRPr="00740AA8">
              <w:rPr>
                <w:sz w:val="20"/>
                <w:szCs w:val="20"/>
              </w:rPr>
              <w:t>DL</w:t>
            </w:r>
            <w:r w:rsidR="0053135F" w:rsidRPr="00740AA8">
              <w:rPr>
                <w:sz w:val="20"/>
                <w:szCs w:val="20"/>
              </w:rPr>
              <w:t xml:space="preserve"> </w:t>
            </w:r>
            <w:r w:rsidR="008A1901" w:rsidRPr="00740AA8">
              <w:rPr>
                <w:sz w:val="20"/>
                <w:szCs w:val="20"/>
              </w:rPr>
              <w:t xml:space="preserve">(See Section A7, </w:t>
            </w:r>
            <w:r w:rsidR="008A1901" w:rsidRPr="00740AA8">
              <w:rPr>
                <w:sz w:val="20"/>
                <w:szCs w:val="20"/>
              </w:rPr>
              <w:fldChar w:fldCharType="begin"/>
            </w:r>
            <w:r w:rsidR="008A1901" w:rsidRPr="00740AA8">
              <w:rPr>
                <w:sz w:val="20"/>
                <w:szCs w:val="20"/>
              </w:rPr>
              <w:instrText xml:space="preserve"> REF _Ref125970212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4</w:t>
            </w:r>
            <w:r w:rsidR="008A1901" w:rsidRPr="00740AA8">
              <w:rPr>
                <w:sz w:val="20"/>
                <w:szCs w:val="20"/>
              </w:rPr>
              <w:fldChar w:fldCharType="end"/>
            </w:r>
            <w:r w:rsidR="008A1901" w:rsidRPr="00740AA8">
              <w:rPr>
                <w:sz w:val="20"/>
                <w:szCs w:val="20"/>
              </w:rPr>
              <w:t xml:space="preserve"> through </w:t>
            </w:r>
            <w:r w:rsidR="008A1901" w:rsidRPr="00740AA8">
              <w:rPr>
                <w:sz w:val="20"/>
                <w:szCs w:val="20"/>
              </w:rPr>
              <w:fldChar w:fldCharType="begin"/>
            </w:r>
            <w:r w:rsidR="008A1901" w:rsidRPr="00740AA8">
              <w:rPr>
                <w:sz w:val="20"/>
                <w:szCs w:val="20"/>
              </w:rPr>
              <w:instrText xml:space="preserve"> REF _Ref125970027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6</w:t>
            </w:r>
            <w:r w:rsidR="008A1901" w:rsidRPr="00740AA8">
              <w:rPr>
                <w:sz w:val="20"/>
                <w:szCs w:val="20"/>
              </w:rPr>
              <w:fldChar w:fldCharType="end"/>
            </w:r>
            <w:r w:rsidR="008A1901" w:rsidRPr="00740AA8">
              <w:rPr>
                <w:sz w:val="20"/>
                <w:szCs w:val="20"/>
              </w:rPr>
              <w:t xml:space="preserve"> for analyte-specific precision criteria)</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rsidTr="00E86594">
        <w:trPr>
          <w:trHeight w:val="460"/>
        </w:trPr>
        <w:tc>
          <w:tcPr>
            <w:tcW w:w="2796" w:type="dxa"/>
            <w:vMerge/>
            <w:tcBorders>
              <w:top w:val="nil"/>
              <w:bottom w:val="nil"/>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r w:rsidR="00E86594" w14:paraId="2664096F" w14:textId="77777777">
        <w:trPr>
          <w:trHeight w:val="460"/>
        </w:trPr>
        <w:tc>
          <w:tcPr>
            <w:tcW w:w="2796" w:type="dxa"/>
            <w:tcBorders>
              <w:top w:val="nil"/>
              <w:bottom w:val="single" w:sz="4" w:space="0" w:color="000000"/>
              <w:right w:val="single" w:sz="4" w:space="0" w:color="000000"/>
            </w:tcBorders>
          </w:tcPr>
          <w:p w14:paraId="7C81E9CA" w14:textId="77777777" w:rsidR="00E86594" w:rsidRDefault="00E86594" w:rsidP="00E86594">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EF2E7F7" w14:textId="4DABD3D1" w:rsidR="00E86594" w:rsidRDefault="00E86594" w:rsidP="00E86594">
            <w:pPr>
              <w:pStyle w:val="TableParagraph"/>
              <w:spacing w:before="113"/>
              <w:ind w:left="113" w:right="93"/>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7B9B2B0" w14:textId="77777777" w:rsidR="00E86594" w:rsidRDefault="00E86594" w:rsidP="00E86594">
            <w:pPr>
              <w:pStyle w:val="TableParagraph"/>
              <w:rPr>
                <w:sz w:val="18"/>
              </w:rPr>
            </w:pPr>
          </w:p>
        </w:tc>
        <w:tc>
          <w:tcPr>
            <w:tcW w:w="2328" w:type="dxa"/>
            <w:tcBorders>
              <w:top w:val="single" w:sz="4" w:space="0" w:color="000000"/>
              <w:left w:val="single" w:sz="4" w:space="0" w:color="000000"/>
              <w:bottom w:val="single" w:sz="4" w:space="0" w:color="000000"/>
            </w:tcBorders>
          </w:tcPr>
          <w:p w14:paraId="5A090079" w14:textId="53E9C8CC" w:rsidR="00E86594" w:rsidRDefault="00E86594" w:rsidP="00E86594">
            <w:pPr>
              <w:pStyle w:val="TableParagraph"/>
              <w:spacing w:line="228" w:lineRule="exact"/>
              <w:ind w:left="158" w:right="134"/>
              <w:jc w:val="center"/>
              <w:rPr>
                <w:sz w:val="20"/>
              </w:rPr>
            </w:pPr>
            <w:r>
              <w:rPr>
                <w:sz w:val="20"/>
              </w:rPr>
              <w:t>Calibration: ±15%</w:t>
            </w:r>
          </w:p>
        </w:tc>
      </w:tr>
    </w:tbl>
    <w:p w14:paraId="7A6DFD37" w14:textId="77777777" w:rsidR="009D3EAA" w:rsidRDefault="009D3EAA" w:rsidP="009D3EAA">
      <w:pPr>
        <w:spacing w:line="228" w:lineRule="exact"/>
        <w:jc w:val="center"/>
        <w:rPr>
          <w:sz w:val="20"/>
        </w:rPr>
        <w:sectPr w:rsidR="009D3EAA">
          <w:pgSz w:w="11900" w:h="16840"/>
          <w:pgMar w:top="1620" w:right="940" w:bottom="940" w:left="1040" w:header="929" w:footer="744" w:gutter="0"/>
          <w:cols w:space="720"/>
        </w:sectPr>
      </w:pPr>
    </w:p>
    <w:p w14:paraId="3FF27169" w14:textId="701A51BE" w:rsidR="000D14B5" w:rsidRPr="00740AA8" w:rsidRDefault="00740AA8">
      <w:pPr>
        <w:pStyle w:val="BodyText"/>
        <w:rPr>
          <w:b/>
          <w:sz w:val="8"/>
        </w:rPr>
      </w:pPr>
      <w:r w:rsidRPr="00740AA8">
        <w:rPr>
          <w:b/>
        </w:rPr>
        <w:lastRenderedPageBreak/>
        <w:fldChar w:fldCharType="begin"/>
      </w:r>
      <w:r w:rsidRPr="00740AA8">
        <w:rPr>
          <w:b/>
        </w:rPr>
        <w:instrText xml:space="preserve"> REF _Ref125970095 \h  \* MERGEFORMAT </w:instrText>
      </w:r>
      <w:r w:rsidRPr="00740AA8">
        <w:rPr>
          <w:b/>
        </w:rPr>
      </w:r>
      <w:r w:rsidRPr="00740AA8">
        <w:rPr>
          <w:b/>
        </w:rPr>
        <w:fldChar w:fldCharType="separate"/>
      </w:r>
      <w:r w:rsidRPr="00740AA8">
        <w:rPr>
          <w:b/>
        </w:rPr>
        <w:t xml:space="preserve">Table </w:t>
      </w:r>
      <w:r w:rsidRPr="00740AA8">
        <w:rPr>
          <w:b/>
          <w:noProof/>
        </w:rPr>
        <w:t>12</w:t>
      </w:r>
      <w:r w:rsidRPr="00740AA8">
        <w:rPr>
          <w:b/>
        </w:rPr>
        <w:fldChar w:fldCharType="end"/>
      </w:r>
      <w:r w:rsidRPr="00740AA8">
        <w:rPr>
          <w:b/>
        </w:rPr>
        <w:t xml:space="preserve">. </w:t>
      </w:r>
      <w:r>
        <w:rPr>
          <w:b/>
        </w:rPr>
        <w:t>(page 3</w:t>
      </w:r>
      <w:r w:rsidRPr="00740AA8">
        <w:rPr>
          <w:b/>
        </w:rPr>
        <w:t xml:space="preserve"> of 3). Field/Laboratory Quality Control Samples</w:t>
      </w:r>
    </w:p>
    <w:p w14:paraId="51982D07" w14:textId="77777777" w:rsidR="003B7E56" w:rsidRDefault="003B7E56">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E52445" w14:paraId="6F4B41F8" w14:textId="77777777" w:rsidTr="00BE2DF2">
        <w:trPr>
          <w:trHeight w:val="1839"/>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68982B3A" w:rsidR="00E52445" w:rsidRPr="00BE2DF2" w:rsidRDefault="00E52445" w:rsidP="00BE2DF2">
            <w:pPr>
              <w:pStyle w:val="TableParagraph"/>
              <w:jc w:val="center"/>
            </w:pPr>
            <w:commentRangeStart w:id="260"/>
            <w:r w:rsidRPr="00BE2DF2">
              <w:t>Filter Blank</w:t>
            </w:r>
            <w:commentRangeEnd w:id="260"/>
            <w:r w:rsidR="00C82A02">
              <w:rPr>
                <w:rStyle w:val="CommentReference"/>
              </w:rPr>
              <w:commentReference w:id="260"/>
            </w:r>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sz w:val="20"/>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5D0A4D7B" w14:textId="1979815B" w:rsidR="00E52445" w:rsidRPr="00740AA8" w:rsidRDefault="00BE2DF2" w:rsidP="005B7A0C">
            <w:pPr>
              <w:pStyle w:val="TableParagraph"/>
              <w:spacing w:line="230" w:lineRule="exact"/>
              <w:ind w:left="158" w:right="134"/>
              <w:jc w:val="center"/>
              <w:rPr>
                <w:sz w:val="20"/>
                <w:szCs w:val="20"/>
              </w:rPr>
            </w:pPr>
            <w:r w:rsidRPr="00740AA8">
              <w:rPr>
                <w:sz w:val="20"/>
                <w:szCs w:val="20"/>
              </w:rPr>
              <w:t xml:space="preserve">≤ </w:t>
            </w:r>
            <w:r w:rsidR="00F51AF8" w:rsidRPr="00740AA8">
              <w:rPr>
                <w:sz w:val="20"/>
                <w:szCs w:val="20"/>
              </w:rPr>
              <w:t>DL</w:t>
            </w:r>
            <w:r w:rsidRPr="00740AA8">
              <w:rPr>
                <w:sz w:val="20"/>
                <w:szCs w:val="20"/>
              </w:rPr>
              <w:t xml:space="preserve"> (</w:t>
            </w:r>
            <w:r w:rsidR="005B7A0C" w:rsidRPr="00740AA8">
              <w:rPr>
                <w:sz w:val="20"/>
                <w:szCs w:val="20"/>
              </w:rPr>
              <w:t xml:space="preserve">see </w:t>
            </w:r>
            <w:r w:rsidR="005B7A0C" w:rsidRPr="00740AA8">
              <w:rPr>
                <w:sz w:val="20"/>
                <w:szCs w:val="20"/>
              </w:rPr>
              <w:fldChar w:fldCharType="begin"/>
            </w:r>
            <w:r w:rsidR="005B7A0C" w:rsidRPr="00740AA8">
              <w:rPr>
                <w:sz w:val="20"/>
                <w:szCs w:val="20"/>
              </w:rPr>
              <w:instrText xml:space="preserve"> REF _Ref125971578 \h </w:instrText>
            </w:r>
            <w:r w:rsidR="00740AA8" w:rsidRPr="00740AA8">
              <w:rPr>
                <w:sz w:val="20"/>
                <w:szCs w:val="20"/>
              </w:rPr>
              <w:instrText xml:space="preserve"> \* MERGEFORMAT </w:instrText>
            </w:r>
            <w:r w:rsidR="005B7A0C" w:rsidRPr="00740AA8">
              <w:rPr>
                <w:sz w:val="20"/>
                <w:szCs w:val="20"/>
              </w:rPr>
            </w:r>
            <w:r w:rsidR="005B7A0C" w:rsidRPr="00740AA8">
              <w:rPr>
                <w:sz w:val="20"/>
                <w:szCs w:val="20"/>
              </w:rPr>
              <w:fldChar w:fldCharType="separate"/>
            </w:r>
            <w:r w:rsidR="005B7A0C" w:rsidRPr="00740AA8">
              <w:rPr>
                <w:sz w:val="20"/>
                <w:szCs w:val="20"/>
              </w:rPr>
              <w:t xml:space="preserve">Table </w:t>
            </w:r>
            <w:r w:rsidR="005B7A0C" w:rsidRPr="00740AA8">
              <w:rPr>
                <w:noProof/>
                <w:sz w:val="20"/>
                <w:szCs w:val="20"/>
              </w:rPr>
              <w:t>5</w:t>
            </w:r>
            <w:r w:rsidR="005B7A0C" w:rsidRPr="00740AA8">
              <w:rPr>
                <w:sz w:val="20"/>
                <w:szCs w:val="20"/>
              </w:rPr>
              <w:fldChar w:fldCharType="end"/>
            </w:r>
            <w:r w:rsidR="005B7A0C" w:rsidRPr="00740AA8">
              <w:rPr>
                <w:sz w:val="20"/>
                <w:szCs w:val="20"/>
              </w:rPr>
              <w:t>)</w:t>
            </w:r>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Pr="00740AA8" w:rsidRDefault="000D14B5">
            <w:pPr>
              <w:pStyle w:val="TableParagraph"/>
              <w:rPr>
                <w:sz w:val="20"/>
                <w:szCs w:val="20"/>
              </w:rPr>
            </w:pPr>
          </w:p>
          <w:p w14:paraId="6DBC7C75" w14:textId="77777777" w:rsidR="000D14B5" w:rsidRPr="00740AA8" w:rsidRDefault="000D14B5">
            <w:pPr>
              <w:pStyle w:val="TableParagraph"/>
              <w:rPr>
                <w:sz w:val="20"/>
                <w:szCs w:val="20"/>
              </w:rPr>
            </w:pPr>
          </w:p>
          <w:p w14:paraId="72FF8AAA" w14:textId="77777777" w:rsidR="000D14B5" w:rsidRPr="00740AA8" w:rsidRDefault="009748A5">
            <w:pPr>
              <w:pStyle w:val="TableParagraph"/>
              <w:spacing w:before="180"/>
              <w:ind w:left="158" w:right="134"/>
              <w:jc w:val="center"/>
              <w:rPr>
                <w:sz w:val="20"/>
                <w:szCs w:val="20"/>
              </w:rPr>
            </w:pPr>
            <w:r w:rsidRPr="00740AA8">
              <w:rPr>
                <w:sz w:val="20"/>
                <w:szCs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092B94FB" w14:textId="77777777" w:rsidR="007F406F" w:rsidRDefault="007F406F" w:rsidP="007F406F">
      <w:pPr>
        <w:pStyle w:val="BodyText"/>
        <w:spacing w:before="90"/>
        <w:ind w:right="1087"/>
        <w:rPr>
          <w:b/>
          <w:sz w:val="20"/>
        </w:rPr>
      </w:pPr>
    </w:p>
    <w:p w14:paraId="233A0CC1" w14:textId="6211F63C" w:rsidR="00E86594" w:rsidRDefault="00E86594" w:rsidP="007F406F">
      <w:pPr>
        <w:pStyle w:val="BodyText"/>
        <w:spacing w:before="90"/>
        <w:ind w:right="1087"/>
      </w:pPr>
    </w:p>
    <w:p w14:paraId="411EA0C8" w14:textId="59AB7F28" w:rsidR="000D14B5" w:rsidRDefault="009748A5" w:rsidP="007F406F">
      <w:pPr>
        <w:pStyle w:val="BodyText"/>
        <w:spacing w:before="90"/>
        <w:ind w:right="1087"/>
      </w:pPr>
      <w:r>
        <w:t>If analytical sample results exceed state water quality standards the KWF will do the following:</w:t>
      </w:r>
    </w:p>
    <w:p w14:paraId="4F0AEC33" w14:textId="77777777" w:rsidR="000D14B5" w:rsidRDefault="000D14B5">
      <w:pPr>
        <w:pStyle w:val="BodyText"/>
        <w:spacing w:before="1"/>
      </w:pPr>
    </w:p>
    <w:p w14:paraId="791DC21E" w14:textId="77777777" w:rsidR="007F406F" w:rsidRDefault="009748A5" w:rsidP="0053135F">
      <w:pPr>
        <w:pStyle w:val="ListParagraph"/>
        <w:numPr>
          <w:ilvl w:val="0"/>
          <w:numId w:val="78"/>
        </w:numPr>
        <w:tabs>
          <w:tab w:val="left" w:pos="1047"/>
          <w:tab w:val="left" w:pos="1048"/>
        </w:tabs>
        <w:ind w:right="667"/>
        <w:rPr>
          <w:sz w:val="24"/>
        </w:rPr>
      </w:pPr>
      <w:r w:rsidRPr="007F406F">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sidRPr="007F406F">
        <w:rPr>
          <w:spacing w:val="-3"/>
          <w:sz w:val="24"/>
        </w:rPr>
        <w:t xml:space="preserve"> </w:t>
      </w:r>
      <w:r w:rsidRPr="007F406F">
        <w:rPr>
          <w:sz w:val="24"/>
        </w:rPr>
        <w:t>location.</w:t>
      </w:r>
    </w:p>
    <w:p w14:paraId="270911DF" w14:textId="77777777" w:rsidR="007F406F" w:rsidRDefault="009748A5" w:rsidP="0053135F">
      <w:pPr>
        <w:pStyle w:val="ListParagraph"/>
        <w:numPr>
          <w:ilvl w:val="0"/>
          <w:numId w:val="78"/>
        </w:numPr>
        <w:tabs>
          <w:tab w:val="left" w:pos="1047"/>
          <w:tab w:val="left" w:pos="1048"/>
        </w:tabs>
        <w:ind w:right="667"/>
        <w:rPr>
          <w:sz w:val="24"/>
        </w:rPr>
      </w:pPr>
      <w:r w:rsidRPr="007F406F">
        <w:rPr>
          <w:sz w:val="24"/>
        </w:rPr>
        <w:t>Flag the data, validate it, notify ADEC as soon as feasible and summarize it in the final report.</w:t>
      </w:r>
    </w:p>
    <w:p w14:paraId="6770A4DB" w14:textId="77777777" w:rsidR="007F406F" w:rsidRDefault="009748A5" w:rsidP="0053135F">
      <w:pPr>
        <w:pStyle w:val="ListParagraph"/>
        <w:numPr>
          <w:ilvl w:val="0"/>
          <w:numId w:val="78"/>
        </w:numPr>
        <w:tabs>
          <w:tab w:val="left" w:pos="1047"/>
          <w:tab w:val="left" w:pos="1048"/>
        </w:tabs>
        <w:ind w:right="667"/>
        <w:rPr>
          <w:sz w:val="24"/>
        </w:rPr>
      </w:pPr>
      <w:r w:rsidRPr="007F406F">
        <w:rPr>
          <w:sz w:val="24"/>
        </w:rPr>
        <w:lastRenderedPageBreak/>
        <w:t>Flag the data, validate it, and use the information to help determine where and what to sample for in the</w:t>
      </w:r>
      <w:r w:rsidRPr="007F406F">
        <w:rPr>
          <w:spacing w:val="-1"/>
          <w:sz w:val="24"/>
        </w:rPr>
        <w:t xml:space="preserve"> </w:t>
      </w:r>
      <w:r w:rsidRPr="007F406F">
        <w:rPr>
          <w:sz w:val="24"/>
        </w:rPr>
        <w:t>future.</w:t>
      </w:r>
    </w:p>
    <w:p w14:paraId="529E2E54" w14:textId="7B593654" w:rsidR="000D14B5" w:rsidRPr="007F406F" w:rsidRDefault="009748A5" w:rsidP="007F406F">
      <w:pPr>
        <w:pStyle w:val="ListParagraph"/>
        <w:numPr>
          <w:ilvl w:val="0"/>
          <w:numId w:val="78"/>
        </w:numPr>
        <w:tabs>
          <w:tab w:val="left" w:pos="1047"/>
          <w:tab w:val="left" w:pos="1048"/>
        </w:tabs>
        <w:ind w:right="667"/>
        <w:rPr>
          <w:sz w:val="24"/>
        </w:rPr>
        <w:sectPr w:rsidR="000D14B5" w:rsidRPr="007F406F">
          <w:pgSz w:w="11900" w:h="16840"/>
          <w:pgMar w:top="1620" w:right="940" w:bottom="940" w:left="1040" w:header="929" w:footer="744" w:gutter="0"/>
          <w:cols w:space="720"/>
        </w:sectPr>
      </w:pPr>
      <w:r w:rsidRPr="007F406F">
        <w:rPr>
          <w:sz w:val="24"/>
        </w:rPr>
        <w:t>Prior to the public release of any data, KWF will inform ADEC of KWF’s intention to report the data. KWF will work closely with the ADEC project manager to ensure an accurate and consistent message will be</w:t>
      </w:r>
      <w:r w:rsidRPr="007F406F">
        <w:rPr>
          <w:spacing w:val="-4"/>
          <w:sz w:val="24"/>
        </w:rPr>
        <w:t xml:space="preserve"> </w:t>
      </w:r>
      <w:r w:rsidRPr="007F406F">
        <w:rPr>
          <w:sz w:val="24"/>
        </w:rPr>
        <w:t>delivered.</w:t>
      </w:r>
      <w:r w:rsidR="00434CF1" w:rsidRPr="007F406F">
        <w:rPr>
          <w:sz w:val="24"/>
        </w:rPr>
        <w:t xml:space="preserve"> Prior to final release, KWF will also notify partner organizations involved with fieldwork, sample analysis, and data management to ensure</w:t>
      </w:r>
      <w:r w:rsidR="008631EA" w:rsidRPr="007F406F">
        <w:rPr>
          <w:sz w:val="24"/>
        </w:rPr>
        <w:t xml:space="preserve"> consistent messaging.</w:t>
      </w:r>
    </w:p>
    <w:p w14:paraId="32A75CA7" w14:textId="18F90701" w:rsidR="000D14B5" w:rsidRDefault="009748A5" w:rsidP="00457A58">
      <w:pPr>
        <w:pStyle w:val="Heading2"/>
        <w:ind w:left="0"/>
      </w:pPr>
      <w:bookmarkStart w:id="261" w:name="B6._INSTRUMENT_/_EQUIPMENT_TESTING,_INSP"/>
      <w:bookmarkStart w:id="262" w:name="_Toc117087858"/>
      <w:bookmarkStart w:id="263" w:name="_Toc125960351"/>
      <w:bookmarkStart w:id="264" w:name="_Toc125984011"/>
      <w:bookmarkStart w:id="265" w:name="_Toc125984294"/>
      <w:bookmarkEnd w:id="261"/>
      <w:r>
        <w:lastRenderedPageBreak/>
        <w:t>B6.</w:t>
      </w:r>
      <w:r w:rsidR="004A6F10">
        <w:t xml:space="preserve"> </w:t>
      </w:r>
      <w:r w:rsidR="009D3EAA">
        <w:t>I</w:t>
      </w:r>
      <w:r w:rsidR="004A6F10">
        <w:t>nstrument</w:t>
      </w:r>
      <w:r w:rsidR="009D3EAA">
        <w:t xml:space="preserve"> / E</w:t>
      </w:r>
      <w:r w:rsidR="004A6F10">
        <w:t>quipment</w:t>
      </w:r>
      <w:r w:rsidR="009D3EAA">
        <w:t xml:space="preserve"> T</w:t>
      </w:r>
      <w:r w:rsidR="004A6F10">
        <w:t>esting</w:t>
      </w:r>
      <w:r w:rsidR="009D3EAA">
        <w:t>, I</w:t>
      </w:r>
      <w:r w:rsidR="004A6F10">
        <w:t>nspection</w:t>
      </w:r>
      <w:r w:rsidR="009D3EAA">
        <w:t xml:space="preserve"> </w:t>
      </w:r>
      <w:r w:rsidR="00C82A02">
        <w:t>a</w:t>
      </w:r>
      <w:r w:rsidR="004A6F10">
        <w:t>nd</w:t>
      </w:r>
      <w:r w:rsidR="009D3EAA">
        <w:t xml:space="preserve"> M</w:t>
      </w:r>
      <w:r w:rsidR="004A6F10">
        <w:t>aintenance</w:t>
      </w:r>
      <w:bookmarkEnd w:id="262"/>
      <w:bookmarkEnd w:id="263"/>
      <w:bookmarkEnd w:id="264"/>
      <w:bookmarkEnd w:id="265"/>
    </w:p>
    <w:p w14:paraId="599A4A2F" w14:textId="77777777" w:rsidR="000D14B5" w:rsidRDefault="000D14B5">
      <w:pPr>
        <w:pStyle w:val="BodyText"/>
        <w:rPr>
          <w:b/>
        </w:rPr>
      </w:pPr>
    </w:p>
    <w:p w14:paraId="0F1CCCE9" w14:textId="0B666D1D" w:rsidR="000D14B5" w:rsidRDefault="009748A5" w:rsidP="007F406F">
      <w:pPr>
        <w:pStyle w:val="Heading2"/>
        <w:ind w:left="0"/>
      </w:pPr>
      <w:bookmarkStart w:id="266" w:name="_Toc117087859"/>
      <w:bookmarkStart w:id="267" w:name="_Toc125960352"/>
      <w:bookmarkStart w:id="268" w:name="_Toc125984012"/>
      <w:bookmarkStart w:id="269" w:name="_Toc125984295"/>
      <w:r>
        <w:t>Agency Baseline</w:t>
      </w:r>
      <w:bookmarkEnd w:id="266"/>
      <w:bookmarkEnd w:id="267"/>
      <w:bookmarkEnd w:id="268"/>
      <w:bookmarkEnd w:id="269"/>
    </w:p>
    <w:p w14:paraId="5EEDC655" w14:textId="7EF56E83" w:rsidR="000D14B5" w:rsidRDefault="009748A5" w:rsidP="007F406F">
      <w:pPr>
        <w:pStyle w:val="BodyText"/>
        <w:ind w:right="248"/>
      </w:pPr>
      <w:r>
        <w:t xml:space="preserve">Training is conducted by the QA Officer and/or SGS staff. The trainers describe the proper handling and maintenance of sample bottles and, once the water samples were taken, how to handle the samples while in transit to the </w:t>
      </w:r>
      <w:r w:rsidR="00C82A02">
        <w:t>drop off point</w:t>
      </w:r>
      <w:r w:rsidR="009D3EAA">
        <w:t>.</w:t>
      </w:r>
      <w:r>
        <w:t xml:space="preserve">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5F5E2741" w14:textId="62A0A099" w:rsidR="000D14B5" w:rsidRDefault="009748A5" w:rsidP="00457A58">
      <w:pPr>
        <w:pStyle w:val="BodyText"/>
        <w:ind w:right="302"/>
      </w:pPr>
      <w:r>
        <w:t xml:space="preserve">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w:t>
      </w:r>
      <w:r w:rsidR="00317DA9">
        <w:t>drop-off location</w:t>
      </w:r>
      <w:r>
        <w:t>.</w:t>
      </w:r>
      <w:r w:rsidR="00457A58">
        <w:t xml:space="preserve"> </w:t>
      </w:r>
      <w:r>
        <w:t>SGS will provide extra sampling bottles in case some are missing in the kits.</w:t>
      </w:r>
    </w:p>
    <w:p w14:paraId="3A14DC27" w14:textId="77777777" w:rsidR="000D14B5" w:rsidRDefault="000D14B5">
      <w:pPr>
        <w:pStyle w:val="BodyText"/>
        <w:spacing w:before="2"/>
      </w:pPr>
    </w:p>
    <w:p w14:paraId="4D4EA174" w14:textId="00A3913A" w:rsidR="000D14B5" w:rsidRDefault="009748A5" w:rsidP="00FE2C57">
      <w:pPr>
        <w:pStyle w:val="Heading2"/>
        <w:ind w:left="0"/>
      </w:pPr>
      <w:bookmarkStart w:id="270" w:name="B7._INSTRUMENT_CALIBRATION_PROCEDURES"/>
      <w:bookmarkStart w:id="271" w:name="_Toc117087860"/>
      <w:bookmarkStart w:id="272" w:name="_Toc125960353"/>
      <w:bookmarkStart w:id="273" w:name="_Toc125984013"/>
      <w:bookmarkStart w:id="274" w:name="_Toc125984296"/>
      <w:bookmarkEnd w:id="270"/>
      <w:r>
        <w:t>B7.</w:t>
      </w:r>
      <w:r w:rsidR="004A6F10">
        <w:t xml:space="preserve"> </w:t>
      </w:r>
      <w:r w:rsidR="009D3EAA">
        <w:t>I</w:t>
      </w:r>
      <w:r w:rsidR="004A6F10">
        <w:t>nstrument</w:t>
      </w:r>
      <w:r w:rsidR="009D3EAA">
        <w:t xml:space="preserve"> C</w:t>
      </w:r>
      <w:r w:rsidR="004A6F10">
        <w:t>alibration</w:t>
      </w:r>
      <w:r w:rsidR="009D3EAA">
        <w:rPr>
          <w:spacing w:val="-2"/>
        </w:rPr>
        <w:t xml:space="preserve"> </w:t>
      </w:r>
      <w:r w:rsidR="009D3EAA">
        <w:t>P</w:t>
      </w:r>
      <w:r w:rsidR="004A6F10">
        <w:t>rocedures</w:t>
      </w:r>
      <w:bookmarkEnd w:id="271"/>
      <w:bookmarkEnd w:id="272"/>
      <w:bookmarkEnd w:id="273"/>
      <w:bookmarkEnd w:id="274"/>
    </w:p>
    <w:p w14:paraId="5C94BE73" w14:textId="77777777" w:rsidR="000D14B5" w:rsidRDefault="009748A5" w:rsidP="007F406F">
      <w:pPr>
        <w:pStyle w:val="BodyText"/>
        <w:ind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rsidP="007F406F">
      <w:pPr>
        <w:pStyle w:val="BodyText"/>
        <w:ind w:right="262"/>
      </w:pPr>
      <w:r>
        <w:t>Contracted and sub-contracted laboratories will follow the calibration procedures found in its QAP and the laboratory’s SOPs. Specific calibration procedures for regulated pollutants will be in agreement with the respective EPA Approved CWA method of analysis</w:t>
      </w:r>
      <w:r w:rsidRPr="000736AF">
        <w:t>. Field and/or laboratory calibration records will be made available to ADEC upon request.</w:t>
      </w:r>
    </w:p>
    <w:p w14:paraId="65A69D8C" w14:textId="77777777" w:rsidR="000D14B5" w:rsidRDefault="000D14B5">
      <w:pPr>
        <w:pStyle w:val="BodyText"/>
        <w:spacing w:before="9"/>
        <w:rPr>
          <w:b/>
          <w:i/>
          <w:sz w:val="23"/>
        </w:rPr>
      </w:pPr>
    </w:p>
    <w:p w14:paraId="43F6DF89" w14:textId="5F999ED7" w:rsidR="000D14B5" w:rsidRPr="000736AF" w:rsidRDefault="000736AF" w:rsidP="000736AF">
      <w:pPr>
        <w:pStyle w:val="AppendixSubheadings"/>
        <w:rPr>
          <w:sz w:val="24"/>
          <w:szCs w:val="24"/>
        </w:rPr>
      </w:pPr>
      <w:bookmarkStart w:id="275" w:name="_Toc125960354"/>
      <w:bookmarkStart w:id="276" w:name="_Toc125984297"/>
      <w:r w:rsidRPr="000736AF">
        <w:rPr>
          <w:sz w:val="24"/>
          <w:szCs w:val="24"/>
        </w:rPr>
        <w:t>Standard Calibration Procedures for Hydrolab Minisonde MS 5 are i</w:t>
      </w:r>
      <w:r w:rsidR="009748A5" w:rsidRPr="000736AF">
        <w:t>ncluded as Appendix H to this document.</w:t>
      </w:r>
      <w:bookmarkEnd w:id="275"/>
      <w:bookmarkEnd w:id="276"/>
    </w:p>
    <w:p w14:paraId="70EA5A7E" w14:textId="77777777" w:rsidR="000D14B5" w:rsidRDefault="000D14B5">
      <w:pPr>
        <w:pStyle w:val="BodyText"/>
      </w:pPr>
    </w:p>
    <w:p w14:paraId="699E77CD" w14:textId="5F94EC8C" w:rsidR="000D14B5" w:rsidRDefault="009748A5" w:rsidP="007F406F">
      <w:pPr>
        <w:pStyle w:val="BodyText"/>
        <w:ind w:right="502"/>
      </w:pPr>
      <w:r>
        <w:t>Note: YSI meters are calibrated to the manual specifications for each model listed. YSI meters are only used to collect temperature data. Th</w:t>
      </w:r>
      <w:r w:rsidR="00FE2C57">
        <w:t>e YSI Temperature Meter QA form</w:t>
      </w:r>
      <w:r>
        <w:t xml:space="preserve"> is found in Appendix I.</w:t>
      </w:r>
    </w:p>
    <w:p w14:paraId="7F66E031" w14:textId="77777777" w:rsidR="000D14B5" w:rsidRDefault="000D14B5">
      <w:pPr>
        <w:pStyle w:val="BodyText"/>
        <w:spacing w:before="3"/>
      </w:pPr>
    </w:p>
    <w:p w14:paraId="75D58CEB" w14:textId="77777777" w:rsidR="009D3EAA" w:rsidRDefault="009D3EAA" w:rsidP="007F406F">
      <w:pPr>
        <w:pStyle w:val="Heading2"/>
        <w:ind w:left="0"/>
      </w:pPr>
      <w:bookmarkStart w:id="277" w:name="B8._INSPECTION_AND_ACCEPTANCE_REQUIREMEN"/>
      <w:bookmarkStart w:id="278" w:name="_Toc117087861"/>
      <w:bookmarkStart w:id="279" w:name="_Toc125960355"/>
      <w:bookmarkStart w:id="280" w:name="_Toc125984014"/>
      <w:bookmarkStart w:id="281" w:name="_Toc125984298"/>
      <w:bookmarkEnd w:id="277"/>
      <w:r>
        <w:t>B8.</w:t>
      </w:r>
      <w:r w:rsidR="00C364A7">
        <w:t xml:space="preserve"> </w:t>
      </w:r>
      <w:r>
        <w:t>I</w:t>
      </w:r>
      <w:r w:rsidR="00C364A7">
        <w:t>nspection</w:t>
      </w:r>
      <w:r>
        <w:t xml:space="preserve"> </w:t>
      </w:r>
      <w:r w:rsidR="00C82A02">
        <w:t>a</w:t>
      </w:r>
      <w:r w:rsidR="00C364A7">
        <w:t>nd</w:t>
      </w:r>
      <w:r>
        <w:t xml:space="preserve"> A</w:t>
      </w:r>
      <w:r w:rsidR="00C364A7">
        <w:t>cceptance</w:t>
      </w:r>
      <w:r>
        <w:t xml:space="preserve"> R</w:t>
      </w:r>
      <w:r w:rsidR="00C364A7">
        <w:t>equirements</w:t>
      </w:r>
      <w:r>
        <w:t xml:space="preserve"> </w:t>
      </w:r>
      <w:r w:rsidR="00C82A02">
        <w:t>f</w:t>
      </w:r>
      <w:r w:rsidR="00C364A7">
        <w:t>or</w:t>
      </w:r>
      <w:r>
        <w:rPr>
          <w:spacing w:val="-9"/>
        </w:rPr>
        <w:t xml:space="preserve"> </w:t>
      </w:r>
      <w:r>
        <w:t>S</w:t>
      </w:r>
      <w:r w:rsidR="00C364A7">
        <w:t>upplies</w:t>
      </w:r>
      <w:bookmarkEnd w:id="278"/>
      <w:bookmarkEnd w:id="279"/>
      <w:bookmarkEnd w:id="280"/>
      <w:bookmarkEnd w:id="281"/>
    </w:p>
    <w:p w14:paraId="0F200D49" w14:textId="77777777" w:rsidR="000D14B5" w:rsidRDefault="000D14B5">
      <w:pPr>
        <w:pStyle w:val="BodyText"/>
        <w:rPr>
          <w:b/>
        </w:rPr>
      </w:pPr>
    </w:p>
    <w:p w14:paraId="5BAA7100" w14:textId="5A493075" w:rsidR="000D14B5" w:rsidRPr="00580EED" w:rsidRDefault="009748A5" w:rsidP="00457A58">
      <w:pPr>
        <w:pStyle w:val="BodyText"/>
      </w:pPr>
      <w:r w:rsidRPr="00457A58">
        <w:rPr>
          <w:b/>
        </w:rPr>
        <w:t>Agency Baselin</w:t>
      </w:r>
      <w:r w:rsidR="00B36AEB" w:rsidRPr="00457A58">
        <w:rPr>
          <w:b/>
        </w:rPr>
        <w:t>e</w:t>
      </w:r>
    </w:p>
    <w:p w14:paraId="34BDF1C8" w14:textId="1C8C0A49" w:rsidR="000D14B5" w:rsidRDefault="009748A5" w:rsidP="007F406F">
      <w:pPr>
        <w:pStyle w:val="BodyText"/>
        <w:ind w:right="274"/>
      </w:pPr>
      <w:r>
        <w:t xml:space="preserve">Monitoring supplies are provided by SGS. The lead contact at SGS has the responsibility of ordering equipment and supplies. All sample containers, tubing, filters, etc. provided by SGS will be certified clean for the analyses of interest. </w:t>
      </w:r>
      <w:r w:rsidR="0022144D">
        <w:t xml:space="preserve">The </w:t>
      </w:r>
      <w:r>
        <w:t>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3E38368C" w:rsidR="000D14B5" w:rsidRDefault="009748A5" w:rsidP="00457A58">
      <w:pPr>
        <w:pStyle w:val="Heading2"/>
        <w:ind w:left="0"/>
      </w:pPr>
      <w:bookmarkStart w:id="282" w:name="B9._DATA_ACQUISITION_REQUIREMENTS_FOR_NO"/>
      <w:bookmarkStart w:id="283" w:name="_Toc117087862"/>
      <w:bookmarkStart w:id="284" w:name="_Toc125960356"/>
      <w:bookmarkStart w:id="285" w:name="_Toc125984015"/>
      <w:bookmarkStart w:id="286" w:name="_Toc125984299"/>
      <w:bookmarkEnd w:id="282"/>
      <w:r>
        <w:t>B9.</w:t>
      </w:r>
      <w:r w:rsidR="00C364A7">
        <w:t xml:space="preserve"> </w:t>
      </w:r>
      <w:r w:rsidR="009D3EAA">
        <w:t>D</w:t>
      </w:r>
      <w:r w:rsidR="00C364A7">
        <w:t>ata</w:t>
      </w:r>
      <w:r w:rsidR="009D3EAA">
        <w:t xml:space="preserve"> A</w:t>
      </w:r>
      <w:r w:rsidR="00C364A7">
        <w:t>cquisition</w:t>
      </w:r>
      <w:r w:rsidR="009D3EAA">
        <w:t xml:space="preserve"> R</w:t>
      </w:r>
      <w:r w:rsidR="00C364A7">
        <w:t>equirements</w:t>
      </w:r>
      <w:r w:rsidR="009D3EAA">
        <w:t xml:space="preserve"> </w:t>
      </w:r>
      <w:r w:rsidR="0022144D">
        <w:t>f</w:t>
      </w:r>
      <w:r w:rsidR="00C364A7">
        <w:t>or</w:t>
      </w:r>
      <w:r w:rsidR="009D3EAA">
        <w:t xml:space="preserve"> N</w:t>
      </w:r>
      <w:r w:rsidR="00C364A7">
        <w:t>on</w:t>
      </w:r>
      <w:r w:rsidR="009D3EAA">
        <w:t>-D</w:t>
      </w:r>
      <w:r w:rsidR="00C364A7">
        <w:t xml:space="preserve">irect </w:t>
      </w:r>
      <w:r w:rsidR="009D3EAA">
        <w:t>M</w:t>
      </w:r>
      <w:r w:rsidR="00C364A7">
        <w:t>easurements</w:t>
      </w:r>
      <w:bookmarkEnd w:id="283"/>
      <w:bookmarkEnd w:id="284"/>
      <w:bookmarkEnd w:id="285"/>
      <w:bookmarkEnd w:id="286"/>
    </w:p>
    <w:p w14:paraId="4D5BF8F8" w14:textId="77777777" w:rsidR="000D14B5" w:rsidRDefault="000D14B5">
      <w:pPr>
        <w:pStyle w:val="BodyText"/>
        <w:rPr>
          <w:b/>
        </w:rPr>
      </w:pPr>
    </w:p>
    <w:p w14:paraId="5C6B206D" w14:textId="1E9F3B7D" w:rsidR="000D14B5" w:rsidRPr="00580EED" w:rsidRDefault="009748A5" w:rsidP="00457A58">
      <w:pPr>
        <w:pStyle w:val="BodyText"/>
      </w:pPr>
      <w:bookmarkStart w:id="287" w:name="_Toc117087863"/>
      <w:r w:rsidRPr="00457A58">
        <w:rPr>
          <w:b/>
          <w:i/>
        </w:rPr>
        <w:t>Applies to all elements of the monitoring effort</w:t>
      </w:r>
      <w:bookmarkEnd w:id="287"/>
    </w:p>
    <w:p w14:paraId="14C7E9BD" w14:textId="1E26C301" w:rsidR="000D14B5" w:rsidRDefault="009748A5" w:rsidP="007F406F">
      <w:pPr>
        <w:pStyle w:val="BodyText"/>
        <w:ind w:right="254"/>
      </w:pPr>
      <w:r>
        <w:t xml:space="preserve">Weather data downloaded or purchased through the National Oceanic and Atmospheric Administration (NOAA) </w:t>
      </w:r>
      <w:r w:rsidR="009D3EAA">
        <w:t>w</w:t>
      </w:r>
      <w:r w:rsidR="00C266A5" w:rsidRPr="006F1622">
        <w:t>eb site (</w:t>
      </w:r>
      <w:hyperlink r:id="rId41" w:history="1">
        <w:r w:rsidR="00C266A5" w:rsidRPr="006F1622">
          <w:rPr>
            <w:rStyle w:val="Hyperlink"/>
          </w:rPr>
          <w:t>http://www.ncei.noaa.gov</w:t>
        </w:r>
      </w:hyperlink>
      <w:r w:rsidR="00C266A5" w:rsidRPr="006F1622">
        <w:t xml:space="preserve">) </w:t>
      </w:r>
      <w:r>
        <w:t xml:space="preserve">also will be used and assumed accurate. Stream discharge data may be obtained from the U.S. Geological Survey (USGS) </w:t>
      </w:r>
      <w:r w:rsidR="0022144D">
        <w:t>(</w:t>
      </w:r>
      <w:hyperlink r:id="rId42" w:history="1">
        <w:r w:rsidR="0022144D" w:rsidRPr="0022144D">
          <w:rPr>
            <w:rStyle w:val="Hyperlink"/>
          </w:rPr>
          <w:t>https://maps.waterdata.usgs.gov/mapper/)</w:t>
        </w:r>
      </w:hyperlink>
      <w:r>
        <w:t>and will be assumed to be accurate.</w:t>
      </w:r>
    </w:p>
    <w:p w14:paraId="545EBFF7" w14:textId="77777777" w:rsidR="000D14B5" w:rsidRDefault="000D14B5">
      <w:pPr>
        <w:pStyle w:val="BodyText"/>
        <w:spacing w:before="2"/>
      </w:pPr>
    </w:p>
    <w:p w14:paraId="51F74B6F" w14:textId="2074E2E8" w:rsidR="000D14B5" w:rsidRDefault="009748A5" w:rsidP="007B1BD4">
      <w:pPr>
        <w:pStyle w:val="Heading2"/>
        <w:ind w:left="0"/>
      </w:pPr>
      <w:bookmarkStart w:id="288" w:name="B10._DATA_MANAGEMENT"/>
      <w:bookmarkStart w:id="289" w:name="_Toc117087864"/>
      <w:bookmarkStart w:id="290" w:name="_Toc125960357"/>
      <w:bookmarkStart w:id="291" w:name="_Toc125984016"/>
      <w:bookmarkStart w:id="292" w:name="_Toc125984300"/>
      <w:bookmarkEnd w:id="288"/>
      <w:r>
        <w:t>B10.</w:t>
      </w:r>
      <w:r w:rsidR="00C266A5">
        <w:t xml:space="preserve"> </w:t>
      </w:r>
      <w:r w:rsidR="009D3EAA">
        <w:t>D</w:t>
      </w:r>
      <w:r w:rsidR="00C266A5">
        <w:t>ata</w:t>
      </w:r>
      <w:r w:rsidR="009D3EAA">
        <w:rPr>
          <w:spacing w:val="-2"/>
        </w:rPr>
        <w:t xml:space="preserve"> </w:t>
      </w:r>
      <w:r w:rsidR="009D3EAA">
        <w:t>M</w:t>
      </w:r>
      <w:r w:rsidR="00C266A5">
        <w:t>anagement</w:t>
      </w:r>
      <w:bookmarkEnd w:id="289"/>
      <w:bookmarkEnd w:id="290"/>
      <w:bookmarkEnd w:id="291"/>
      <w:bookmarkEnd w:id="292"/>
    </w:p>
    <w:p w14:paraId="1715BFF6" w14:textId="4585BF23" w:rsidR="000D14B5" w:rsidRDefault="009748A5" w:rsidP="007B1BD4">
      <w:pPr>
        <w:pStyle w:val="BodyText"/>
      </w:pPr>
      <w:r>
        <w:t>The success of a monitoring project relies on data and their interpretation. It is critical that data be available to users and that these data are:</w:t>
      </w:r>
    </w:p>
    <w:p w14:paraId="37026D05" w14:textId="77777777" w:rsidR="00B90285" w:rsidRDefault="00B90285" w:rsidP="007B1BD4">
      <w:pPr>
        <w:pStyle w:val="BodyText"/>
        <w:ind w:left="687"/>
      </w:pPr>
    </w:p>
    <w:p w14:paraId="0676ED65" w14:textId="77777777" w:rsidR="007F406F" w:rsidRDefault="009748A5" w:rsidP="007B1BD4">
      <w:pPr>
        <w:pStyle w:val="BodyText"/>
        <w:numPr>
          <w:ilvl w:val="0"/>
          <w:numId w:val="79"/>
        </w:numPr>
      </w:pPr>
      <w:r w:rsidRPr="00AF7CAA">
        <w:t>Of known</w:t>
      </w:r>
      <w:r w:rsidRPr="00E16D23">
        <w:rPr>
          <w:spacing w:val="-2"/>
        </w:rPr>
        <w:t xml:space="preserve"> </w:t>
      </w:r>
      <w:r w:rsidRPr="00412CB2">
        <w:t>quality</w:t>
      </w:r>
    </w:p>
    <w:p w14:paraId="08F5AFB3" w14:textId="77777777" w:rsidR="007F406F" w:rsidRDefault="009748A5" w:rsidP="007B1BD4">
      <w:pPr>
        <w:pStyle w:val="BodyText"/>
        <w:numPr>
          <w:ilvl w:val="0"/>
          <w:numId w:val="79"/>
        </w:numPr>
      </w:pPr>
      <w:r w:rsidRPr="00E16D23">
        <w:t>Reliable</w:t>
      </w:r>
    </w:p>
    <w:p w14:paraId="41DCD5A3" w14:textId="77777777" w:rsidR="007F406F" w:rsidRDefault="009748A5" w:rsidP="007B1BD4">
      <w:pPr>
        <w:pStyle w:val="BodyText"/>
        <w:numPr>
          <w:ilvl w:val="0"/>
          <w:numId w:val="79"/>
        </w:numPr>
      </w:pPr>
      <w:r w:rsidRPr="00E16D23">
        <w:t>Aggregated in a manner consistent with their prime use</w:t>
      </w:r>
    </w:p>
    <w:p w14:paraId="49D5D99A" w14:textId="51D05F17" w:rsidR="000D14B5" w:rsidRPr="00AF7CAA" w:rsidRDefault="009748A5" w:rsidP="007F406F">
      <w:pPr>
        <w:pStyle w:val="BodyText"/>
        <w:numPr>
          <w:ilvl w:val="0"/>
          <w:numId w:val="79"/>
        </w:numPr>
      </w:pPr>
      <w:r w:rsidRPr="00E16D23">
        <w:t>Accessible to a variety of</w:t>
      </w:r>
      <w:r w:rsidRPr="007F406F">
        <w:rPr>
          <w:spacing w:val="-2"/>
        </w:rPr>
        <w:t xml:space="preserve"> </w:t>
      </w:r>
      <w:r w:rsidRPr="00412CB2">
        <w:t>users</w:t>
      </w:r>
    </w:p>
    <w:p w14:paraId="6B36E0C3" w14:textId="77777777" w:rsidR="007F406F" w:rsidRDefault="007F406F" w:rsidP="007F406F">
      <w:pPr>
        <w:pStyle w:val="BodyText"/>
        <w:ind w:right="475"/>
        <w:rPr>
          <w:sz w:val="23"/>
        </w:rPr>
      </w:pPr>
    </w:p>
    <w:p w14:paraId="0F06793C" w14:textId="269EE29C" w:rsidR="000D14B5" w:rsidRDefault="009748A5" w:rsidP="007B1BD4">
      <w:pPr>
        <w:pStyle w:val="BodyText"/>
        <w:ind w:right="475"/>
      </w:pPr>
      <w:r>
        <w:t>Quality Assurance/Quality Control (QA/QC) of data management begins with the raw data and ends with a defensible report, preferably through the computerized messaging of raw data.</w:t>
      </w:r>
      <w:r w:rsidR="00124C91">
        <w:t xml:space="preserve"> See </w:t>
      </w:r>
      <w:r w:rsidR="00124C91" w:rsidRPr="00124C91">
        <w:t xml:space="preserve">Figure </w:t>
      </w:r>
      <w:fldSimple w:instr=" SEQ Figure \* ARABIC ">
        <w:r w:rsidR="00124C91" w:rsidRPr="00124C91">
          <w:rPr>
            <w:noProof/>
          </w:rPr>
          <w:t>4</w:t>
        </w:r>
      </w:fldSimple>
      <w:r w:rsidR="00124C91">
        <w:t xml:space="preserve"> for details.</w:t>
      </w:r>
    </w:p>
    <w:p w14:paraId="25447A85" w14:textId="77777777" w:rsidR="007F406F" w:rsidRDefault="007F406F" w:rsidP="007F406F">
      <w:pPr>
        <w:pStyle w:val="BodyText"/>
        <w:ind w:right="389"/>
      </w:pPr>
    </w:p>
    <w:p w14:paraId="3C29344D" w14:textId="4C9FB08A" w:rsidR="00B515CF" w:rsidRDefault="009748A5" w:rsidP="007B1BD4">
      <w:pPr>
        <w:pStyle w:val="BodyText"/>
        <w:ind w:right="389"/>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601D0357" w14:textId="77777777" w:rsidR="007F406F" w:rsidRDefault="007F406F" w:rsidP="007F406F">
      <w:pPr>
        <w:pStyle w:val="BodyText"/>
        <w:ind w:right="389"/>
      </w:pPr>
    </w:p>
    <w:p w14:paraId="68FC2D74" w14:textId="669AEA57" w:rsidR="000D14B5" w:rsidRDefault="009748A5" w:rsidP="007B1BD4">
      <w:pPr>
        <w:pStyle w:val="BodyText"/>
        <w:ind w:right="389"/>
      </w:pPr>
      <w:r>
        <w:t>Various people are responsible for separate or discrete parts of the data management process:</w:t>
      </w:r>
    </w:p>
    <w:p w14:paraId="0D17B7C6" w14:textId="77777777" w:rsidR="00B515CF" w:rsidRDefault="00B515CF" w:rsidP="00457A58">
      <w:pPr>
        <w:pStyle w:val="BodyText"/>
        <w:ind w:left="720" w:right="389"/>
      </w:pPr>
    </w:p>
    <w:p w14:paraId="17F5E29B" w14:textId="5452F7BB" w:rsidR="007F406F" w:rsidRDefault="009748A5" w:rsidP="00457A58">
      <w:pPr>
        <w:pStyle w:val="BodyText"/>
        <w:numPr>
          <w:ilvl w:val="0"/>
          <w:numId w:val="80"/>
        </w:numPr>
        <w:ind w:right="389"/>
      </w:pPr>
      <w:r w:rsidRPr="00AF7CAA">
        <w:t xml:space="preserve">The sampling team is responsible for field measurements/sample </w:t>
      </w:r>
      <w:r w:rsidRPr="00E16D23">
        <w:t>collection and recording of data and subsequent shipment of samples to laboratories for analyses. They assemble data files, which includes raw data, calibration information and certificates, QC checks (routine checks), data flags, sampler comments and meta</w:t>
      </w:r>
      <w:r w:rsidRPr="00412CB2">
        <w:t>data where available. These files are assembled and forwarded for secondary data review by the sampling manager or</w:t>
      </w:r>
      <w:r>
        <w:rPr>
          <w:spacing w:val="-1"/>
        </w:rPr>
        <w:t xml:space="preserve"> </w:t>
      </w:r>
      <w:r>
        <w:t>supervisor.</w:t>
      </w:r>
    </w:p>
    <w:p w14:paraId="2181A3AE" w14:textId="77777777" w:rsidR="007F406F" w:rsidRDefault="009748A5" w:rsidP="00457A58">
      <w:pPr>
        <w:pStyle w:val="BodyText"/>
        <w:numPr>
          <w:ilvl w:val="0"/>
          <w:numId w:val="80"/>
        </w:numPr>
        <w:ind w:right="389"/>
      </w:pPr>
      <w:r w:rsidRPr="00AF7CAA">
        <w:t>Laboratories are responsible for complying with the data quality objectives specified in the QAPP and as specified in the labora</w:t>
      </w:r>
      <w:r w:rsidRPr="00E16D23">
        <w:t>tory QAP and method specific SOPs. Validated sample laboratory data results with respective analytical method QA/QC results and acceptance criteria are reported to the sampling manager or project</w:t>
      </w:r>
      <w:r w:rsidRPr="007F406F">
        <w:rPr>
          <w:spacing w:val="-11"/>
        </w:rPr>
        <w:t xml:space="preserve"> </w:t>
      </w:r>
      <w:r>
        <w:t>supervisor.</w:t>
      </w:r>
    </w:p>
    <w:p w14:paraId="3FB72C3B" w14:textId="77777777" w:rsidR="007F406F" w:rsidRDefault="009748A5" w:rsidP="00457A58">
      <w:pPr>
        <w:pStyle w:val="BodyText"/>
        <w:numPr>
          <w:ilvl w:val="0"/>
          <w:numId w:val="80"/>
        </w:numPr>
        <w:ind w:right="389"/>
      </w:pPr>
      <w:r w:rsidRPr="00AF7CAA">
        <w:t>Secondary reviewers (sampling coordinator/superv</w:t>
      </w:r>
      <w:r w:rsidRPr="00E16D23">
        <w:t xml:space="preserve">isor/project supervisor) are responsible for QA/QC review, verification and validation of field and laboratory data and data reformatting as appropriate for reporting to </w:t>
      </w:r>
      <w:r w:rsidR="00307E5C">
        <w:t>the EPA Water Quality Exchange</w:t>
      </w:r>
      <w:r w:rsidR="009D3EAA" w:rsidRPr="00EA0AA6">
        <w:t>, A</w:t>
      </w:r>
      <w:r w:rsidR="00307E5C">
        <w:t>W</w:t>
      </w:r>
      <w:r w:rsidR="009D3EAA" w:rsidRPr="00EA0AA6">
        <w:t>QMS</w:t>
      </w:r>
      <w:r w:rsidRPr="00AF7CAA">
        <w:t>, and reporting validated data to the project</w:t>
      </w:r>
      <w:r w:rsidRPr="007F406F">
        <w:rPr>
          <w:spacing w:val="-3"/>
        </w:rPr>
        <w:t xml:space="preserve"> </w:t>
      </w:r>
      <w:r>
        <w:t>manager.</w:t>
      </w:r>
    </w:p>
    <w:p w14:paraId="21F1A926" w14:textId="77777777" w:rsidR="007F406F" w:rsidRDefault="009748A5" w:rsidP="00457A58">
      <w:pPr>
        <w:pStyle w:val="BodyText"/>
        <w:numPr>
          <w:ilvl w:val="0"/>
          <w:numId w:val="80"/>
        </w:numPr>
        <w:ind w:right="389"/>
      </w:pPr>
      <w:r w:rsidRPr="00AF7CAA">
        <w:t>The project QA of</w:t>
      </w:r>
      <w:r w:rsidRPr="00E16D23">
        <w:t>ficer is responsible for performing routine independent reviews of data to ensure the monitoring projects data quality objectives are being met. Findings and recommended corrective actions (as appropriate) are reported directly to project management.</w:t>
      </w:r>
    </w:p>
    <w:p w14:paraId="67D62577" w14:textId="71C3397A" w:rsidR="007F406F" w:rsidRDefault="009748A5" w:rsidP="00457A58">
      <w:pPr>
        <w:pStyle w:val="BodyText"/>
        <w:numPr>
          <w:ilvl w:val="0"/>
          <w:numId w:val="80"/>
        </w:numPr>
        <w:ind w:right="389"/>
      </w:pPr>
      <w:r w:rsidRPr="00AF7CAA">
        <w:t xml:space="preserve">The </w:t>
      </w:r>
      <w:r w:rsidRPr="00B34ACF">
        <w:t>project manager is responsible for final data</w:t>
      </w:r>
      <w:r w:rsidRPr="007F406F">
        <w:rPr>
          <w:spacing w:val="-4"/>
        </w:rPr>
        <w:t xml:space="preserve"> </w:t>
      </w:r>
      <w:r w:rsidRPr="00B34ACF">
        <w:t>certification</w:t>
      </w:r>
    </w:p>
    <w:p w14:paraId="5DAA8213" w14:textId="4AE8E3E4" w:rsidR="000D14B5" w:rsidRPr="00124C91" w:rsidRDefault="00124C91" w:rsidP="00124C91">
      <w:pPr>
        <w:pStyle w:val="BodyText"/>
        <w:numPr>
          <w:ilvl w:val="0"/>
          <w:numId w:val="80"/>
        </w:numPr>
        <w:ind w:right="389"/>
      </w:pPr>
      <w:commentRangeStart w:id="293"/>
      <w:r>
        <w:lastRenderedPageBreak/>
        <w:t xml:space="preserve">Prior to uplift to the EPA Water Quality Exchange, a final tertiary review is conducted by a third party, such as the </w:t>
      </w:r>
      <w:r w:rsidR="009748A5" w:rsidRPr="00124C91">
        <w:t>ADEC DOW Project Manager/WQAO</w:t>
      </w:r>
      <w:r>
        <w:t xml:space="preserve"> or another party as recommended by ADEC</w:t>
      </w:r>
      <w:r w:rsidR="009748A5" w:rsidRPr="00124C91">
        <w:t>.</w:t>
      </w:r>
      <w:commentRangeEnd w:id="293"/>
      <w:r>
        <w:rPr>
          <w:rStyle w:val="CommentReference"/>
        </w:rPr>
        <w:commentReference w:id="293"/>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66F10095" w:rsidR="000D14B5" w:rsidRPr="007F406F" w:rsidRDefault="007F406F" w:rsidP="007F406F">
      <w:pPr>
        <w:tabs>
          <w:tab w:val="left" w:pos="1408"/>
        </w:tabs>
        <w:spacing w:line="275" w:lineRule="exact"/>
        <w:rPr>
          <w:b/>
          <w:sz w:val="24"/>
        </w:rPr>
      </w:pPr>
      <w:r>
        <w:rPr>
          <w:b/>
          <w:sz w:val="24"/>
        </w:rPr>
        <w:t xml:space="preserve">B10.1 </w:t>
      </w:r>
      <w:r w:rsidR="009748A5" w:rsidRPr="007F406F">
        <w:rPr>
          <w:b/>
          <w:sz w:val="24"/>
        </w:rPr>
        <w:t>Data Storage and</w:t>
      </w:r>
      <w:r w:rsidR="009748A5" w:rsidRPr="007F406F">
        <w:rPr>
          <w:b/>
          <w:spacing w:val="-2"/>
          <w:sz w:val="24"/>
        </w:rPr>
        <w:t xml:space="preserve"> </w:t>
      </w:r>
      <w:r w:rsidR="009748A5" w:rsidRPr="007F406F">
        <w:rPr>
          <w:b/>
          <w:sz w:val="24"/>
        </w:rPr>
        <w:t>Retention</w:t>
      </w:r>
    </w:p>
    <w:p w14:paraId="753A0E5E" w14:textId="77777777" w:rsidR="000D14B5" w:rsidRDefault="009748A5" w:rsidP="007F406F">
      <w:pPr>
        <w:pStyle w:val="BodyText"/>
        <w:ind w:right="341"/>
      </w:pPr>
      <w:r>
        <w:t>Data management files will be stored as described below and in Section A9, Documents and Records. Laboratory records must be retained by the contract laboratory for a minimum of five years.</w:t>
      </w:r>
    </w:p>
    <w:p w14:paraId="2BD279DE" w14:textId="77777777" w:rsidR="00A412ED" w:rsidRDefault="00A412ED" w:rsidP="009D3EAA">
      <w:pPr>
        <w:pStyle w:val="BodyText"/>
        <w:ind w:left="688" w:right="341"/>
      </w:pPr>
    </w:p>
    <w:p w14:paraId="51CFCE10" w14:textId="3B0DF2C1" w:rsidR="000D14B5" w:rsidRDefault="009748A5" w:rsidP="007F406F">
      <w:pPr>
        <w:pStyle w:val="BodyText"/>
        <w:ind w:right="295"/>
      </w:pPr>
      <w:r>
        <w:t xml:space="preserve">All data are reviewed by the Project QA Officer and the Project Manager before data are accepted. Data will be </w:t>
      </w:r>
      <w:r w:rsidR="00230E63">
        <w:t>converted</w:t>
      </w:r>
      <w:r>
        <w:t xml:space="preserve"> into a customized</w:t>
      </w:r>
      <w:r w:rsidR="00B515CF">
        <w:t xml:space="preserve"> template in Microsoft Excel</w:t>
      </w:r>
      <w:r w:rsidR="00E671E7">
        <w:t xml:space="preserve"> compatible with the data uplift proc</w:t>
      </w:r>
      <w:r w:rsidR="009D4825">
        <w:t>edure being applied (e.g. the EPA Water Quality Exchange or the Ambient Water Quality Management System (AWQMS))</w:t>
      </w:r>
      <w:r w:rsidR="009D3EAA">
        <w:t>.</w:t>
      </w:r>
      <w:r>
        <w:t xml:space="preserve"> Data will be reviewed to determine if water quality problems exist and any values exceed water quality standards. Data files are backed up on KWF server</w:t>
      </w:r>
      <w:r w:rsidR="00230E63">
        <w:t>, which in turn is backed up at a remote location by the IT service provider North Tech Group (</w:t>
      </w:r>
      <w:hyperlink r:id="rId43" w:history="1">
        <w:r w:rsidR="00230E63" w:rsidRPr="00EC698C">
          <w:rPr>
            <w:rStyle w:val="Hyperlink"/>
          </w:rPr>
          <w:t>https://northtechgroup.com/</w:t>
        </w:r>
      </w:hyperlink>
      <w:r w:rsidR="00230E63">
        <w:t>). See Figure 4 for the data management flowchart</w:t>
      </w:r>
      <w:r>
        <w:t>.</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Pr="00457A58" w:rsidRDefault="000D14B5" w:rsidP="00231651">
      <w:pPr>
        <w:pStyle w:val="BodyText"/>
        <w:spacing w:before="9"/>
        <w:rPr>
          <w:sz w:val="21"/>
        </w:rPr>
      </w:pPr>
    </w:p>
    <w:p w14:paraId="6482A250" w14:textId="77777777" w:rsidR="000D14B5" w:rsidRPr="00457A58" w:rsidRDefault="000D14B5" w:rsidP="00231651">
      <w:pPr>
        <w:pStyle w:val="BodyText"/>
        <w:spacing w:before="9"/>
        <w:rPr>
          <w:sz w:val="21"/>
        </w:rPr>
      </w:pPr>
    </w:p>
    <w:p w14:paraId="33F9215B" w14:textId="77777777" w:rsidR="009D3EAA" w:rsidRDefault="009D3EAA" w:rsidP="009D3EAA">
      <w:pPr>
        <w:pStyle w:val="BodyText"/>
        <w:spacing w:before="2"/>
        <w:rPr>
          <w:sz w:val="7"/>
        </w:rPr>
      </w:pPr>
    </w:p>
    <w:p w14:paraId="778171CD" w14:textId="77777777" w:rsidR="009D3EAA" w:rsidRDefault="009D3EAA" w:rsidP="009D3EAA">
      <w:pPr>
        <w:spacing w:before="90"/>
        <w:rPr>
          <w:b/>
          <w:sz w:val="24"/>
        </w:rPr>
      </w:pPr>
    </w:p>
    <w:p w14:paraId="3BF7CC32" w14:textId="77777777" w:rsidR="009D3EAA" w:rsidRDefault="009D3EAA" w:rsidP="009D3EAA">
      <w:pPr>
        <w:rPr>
          <w:sz w:val="24"/>
        </w:rPr>
      </w:pPr>
    </w:p>
    <w:p w14:paraId="2C61646B" w14:textId="77777777" w:rsidR="00846D72" w:rsidRDefault="00846D72" w:rsidP="009D3EAA">
      <w:pPr>
        <w:rPr>
          <w:sz w:val="24"/>
        </w:rPr>
      </w:pPr>
    </w:p>
    <w:p w14:paraId="2F5636F0" w14:textId="77777777" w:rsidR="00846D72" w:rsidRDefault="00846D72" w:rsidP="009D3EAA">
      <w:pPr>
        <w:rPr>
          <w:sz w:val="24"/>
        </w:rPr>
      </w:pPr>
    </w:p>
    <w:p w14:paraId="19865567" w14:textId="77777777" w:rsidR="00846D72" w:rsidRDefault="00846D72" w:rsidP="009D3EAA">
      <w:pPr>
        <w:rPr>
          <w:sz w:val="24"/>
        </w:rPr>
      </w:pPr>
    </w:p>
    <w:p w14:paraId="51871D72" w14:textId="77777777" w:rsidR="00846D72" w:rsidRDefault="00846D72" w:rsidP="009D3EAA">
      <w:pPr>
        <w:rPr>
          <w:sz w:val="24"/>
        </w:rPr>
      </w:pPr>
    </w:p>
    <w:p w14:paraId="47816DC3" w14:textId="77777777" w:rsidR="00846D72" w:rsidRDefault="00846D72" w:rsidP="009D3EAA">
      <w:pPr>
        <w:rPr>
          <w:sz w:val="24"/>
        </w:rPr>
      </w:pPr>
    </w:p>
    <w:p w14:paraId="4B5CB964" w14:textId="06493447" w:rsidR="00846D72" w:rsidRDefault="001F4FD2" w:rsidP="009D3EAA">
      <w:pPr>
        <w:rPr>
          <w:sz w:val="24"/>
        </w:rPr>
      </w:pPr>
      <w:r>
        <w:rPr>
          <w:noProof/>
          <w:sz w:val="24"/>
        </w:rPr>
        <w:lastRenderedPageBreak/>
        <w:drawing>
          <wp:inline distT="0" distB="0" distL="0" distR="0" wp14:anchorId="416732CD" wp14:editId="26741F49">
            <wp:extent cx="6299200" cy="7229475"/>
            <wp:effectExtent l="0" t="0" r="635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FT Figure 5 Data Management Flowchart KWF.png"/>
                    <pic:cNvPicPr/>
                  </pic:nvPicPr>
                  <pic:blipFill rotWithShape="1">
                    <a:blip r:embed="rId44">
                      <a:extLst>
                        <a:ext uri="{28A0092B-C50C-407E-A947-70E740481C1C}">
                          <a14:useLocalDpi xmlns:a14="http://schemas.microsoft.com/office/drawing/2010/main" val="0"/>
                        </a:ext>
                      </a:extLst>
                    </a:blip>
                    <a:srcRect b="11318"/>
                    <a:stretch/>
                  </pic:blipFill>
                  <pic:spPr bwMode="auto">
                    <a:xfrm>
                      <a:off x="0" y="0"/>
                      <a:ext cx="6299200" cy="7229475"/>
                    </a:xfrm>
                    <a:prstGeom prst="rect">
                      <a:avLst/>
                    </a:prstGeom>
                    <a:ln>
                      <a:noFill/>
                    </a:ln>
                    <a:extLst>
                      <a:ext uri="{53640926-AAD7-44D8-BBD7-CCE9431645EC}">
                        <a14:shadowObscured xmlns:a14="http://schemas.microsoft.com/office/drawing/2010/main"/>
                      </a:ext>
                    </a:extLst>
                  </pic:spPr>
                </pic:pic>
              </a:graphicData>
            </a:graphic>
          </wp:inline>
        </w:drawing>
      </w:r>
    </w:p>
    <w:p w14:paraId="3F410C37" w14:textId="77777777" w:rsidR="00AD3520" w:rsidRPr="00AD3520" w:rsidRDefault="00AD3520" w:rsidP="00AD3520">
      <w:pPr>
        <w:pStyle w:val="Caption"/>
        <w:jc w:val="center"/>
        <w:rPr>
          <w:b/>
          <w:i w:val="0"/>
          <w:color w:val="auto"/>
          <w:sz w:val="24"/>
          <w:szCs w:val="24"/>
        </w:rPr>
        <w:sectPr w:rsidR="00AD3520" w:rsidRPr="00AD3520">
          <w:pgSz w:w="11900" w:h="16840"/>
          <w:pgMar w:top="1620" w:right="940" w:bottom="940" w:left="1040" w:header="929" w:footer="744" w:gutter="0"/>
          <w:cols w:space="720"/>
        </w:sectPr>
      </w:pPr>
      <w:bookmarkStart w:id="294" w:name="_Toc125959531"/>
      <w:r w:rsidRPr="00AD3520">
        <w:rPr>
          <w:b/>
          <w:i w:val="0"/>
          <w:color w:val="auto"/>
          <w:sz w:val="24"/>
          <w:szCs w:val="24"/>
        </w:rPr>
        <w:t xml:space="preserve">Figure </w:t>
      </w:r>
      <w:r w:rsidRPr="00AD3520">
        <w:rPr>
          <w:b/>
          <w:i w:val="0"/>
          <w:color w:val="auto"/>
          <w:sz w:val="24"/>
          <w:szCs w:val="24"/>
        </w:rPr>
        <w:fldChar w:fldCharType="begin"/>
      </w:r>
      <w:r w:rsidRPr="00AD3520">
        <w:rPr>
          <w:b/>
          <w:i w:val="0"/>
          <w:color w:val="auto"/>
          <w:sz w:val="24"/>
          <w:szCs w:val="24"/>
        </w:rPr>
        <w:instrText xml:space="preserve"> SEQ Figure \* ARABIC </w:instrText>
      </w:r>
      <w:r w:rsidRPr="00AD3520">
        <w:rPr>
          <w:b/>
          <w:i w:val="0"/>
          <w:color w:val="auto"/>
          <w:sz w:val="24"/>
          <w:szCs w:val="24"/>
        </w:rPr>
        <w:fldChar w:fldCharType="separate"/>
      </w:r>
      <w:r w:rsidRPr="00AD3520">
        <w:rPr>
          <w:b/>
          <w:i w:val="0"/>
          <w:noProof/>
          <w:color w:val="auto"/>
          <w:sz w:val="24"/>
          <w:szCs w:val="24"/>
        </w:rPr>
        <w:t>4</w:t>
      </w:r>
      <w:r w:rsidRPr="00AD3520">
        <w:rPr>
          <w:b/>
          <w:i w:val="0"/>
          <w:color w:val="auto"/>
          <w:sz w:val="24"/>
          <w:szCs w:val="24"/>
        </w:rPr>
        <w:fldChar w:fldCharType="end"/>
      </w:r>
      <w:r w:rsidRPr="00AD3520">
        <w:rPr>
          <w:b/>
          <w:i w:val="0"/>
          <w:color w:val="auto"/>
          <w:sz w:val="24"/>
          <w:szCs w:val="24"/>
        </w:rPr>
        <w:t>. Data</w:t>
      </w:r>
      <w:r>
        <w:rPr>
          <w:b/>
          <w:i w:val="0"/>
          <w:color w:val="auto"/>
          <w:sz w:val="24"/>
          <w:szCs w:val="24"/>
        </w:rPr>
        <w:t xml:space="preserve"> management and evaluation flowchart for Kenai River Agency Baseline Water  Quality Monitoring Project.</w:t>
      </w:r>
      <w:bookmarkEnd w:id="294"/>
    </w:p>
    <w:p w14:paraId="3D7E807C" w14:textId="77777777" w:rsidR="00846D72" w:rsidRDefault="00846D72" w:rsidP="00AD3520">
      <w:pPr>
        <w:pStyle w:val="Heading2"/>
        <w:ind w:left="0"/>
      </w:pPr>
      <w:bookmarkStart w:id="295" w:name="_Toc117087865"/>
    </w:p>
    <w:p w14:paraId="3913DB1B" w14:textId="77777777" w:rsidR="009D3EAA" w:rsidRDefault="009D3EAA" w:rsidP="007F406F">
      <w:pPr>
        <w:pStyle w:val="Heading2"/>
        <w:ind w:left="0"/>
      </w:pPr>
      <w:bookmarkStart w:id="296" w:name="_Toc125960358"/>
      <w:bookmarkStart w:id="297" w:name="_Toc125984017"/>
      <w:bookmarkStart w:id="298" w:name="_Toc125984301"/>
      <w:r>
        <w:t>C1.</w:t>
      </w:r>
      <w:r w:rsidR="00593B5E">
        <w:t xml:space="preserve"> </w:t>
      </w:r>
      <w:r>
        <w:t>A</w:t>
      </w:r>
      <w:r w:rsidR="00593B5E">
        <w:t>ssessments</w:t>
      </w:r>
      <w:r>
        <w:t xml:space="preserve"> </w:t>
      </w:r>
      <w:r w:rsidR="00B61701">
        <w:t>a</w:t>
      </w:r>
      <w:r w:rsidR="00593B5E">
        <w:t>nd</w:t>
      </w:r>
      <w:r>
        <w:t xml:space="preserve"> R</w:t>
      </w:r>
      <w:r w:rsidR="00593B5E">
        <w:t>esponse</w:t>
      </w:r>
      <w:r>
        <w:rPr>
          <w:spacing w:val="-2"/>
        </w:rPr>
        <w:t xml:space="preserve"> </w:t>
      </w:r>
      <w:r>
        <w:t>A</w:t>
      </w:r>
      <w:r w:rsidR="00593B5E">
        <w:t>ctions</w:t>
      </w:r>
      <w:bookmarkEnd w:id="295"/>
      <w:bookmarkEnd w:id="296"/>
      <w:bookmarkEnd w:id="297"/>
      <w:bookmarkEnd w:id="298"/>
    </w:p>
    <w:p w14:paraId="7F959E7E" w14:textId="77777777" w:rsidR="000D14B5" w:rsidRDefault="000D14B5">
      <w:pPr>
        <w:pStyle w:val="BodyText"/>
        <w:spacing w:before="9"/>
        <w:rPr>
          <w:b/>
          <w:sz w:val="23"/>
        </w:rPr>
      </w:pPr>
      <w:bookmarkStart w:id="299" w:name="C1._ASSESSMENTS_AND_RESPONSE_ACTIONS"/>
      <w:bookmarkEnd w:id="299"/>
    </w:p>
    <w:p w14:paraId="29EE4667" w14:textId="77777777" w:rsidR="000D14B5" w:rsidRDefault="009748A5" w:rsidP="007F406F">
      <w:pPr>
        <w:pStyle w:val="BodyText"/>
        <w:ind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rsidP="007F406F">
      <w:pPr>
        <w:pStyle w:val="BodyText"/>
        <w:spacing w:before="1"/>
      </w:pPr>
      <w:r>
        <w:rPr>
          <w:u w:val="single"/>
        </w:rPr>
        <w:t>Field Assessments (each pollutant)</w:t>
      </w:r>
    </w:p>
    <w:p w14:paraId="72683301" w14:textId="69E716C6" w:rsidR="000D14B5" w:rsidRPr="007F406F" w:rsidRDefault="009748A5" w:rsidP="007F406F">
      <w:pPr>
        <w:pStyle w:val="ListParagraph"/>
        <w:numPr>
          <w:ilvl w:val="0"/>
          <w:numId w:val="81"/>
        </w:numPr>
        <w:tabs>
          <w:tab w:val="left" w:pos="1407"/>
          <w:tab w:val="left" w:pos="1408"/>
        </w:tabs>
        <w:ind w:right="332"/>
        <w:rPr>
          <w:sz w:val="24"/>
        </w:rPr>
      </w:pPr>
      <w:r w:rsidRPr="007F406F">
        <w:rPr>
          <w:sz w:val="24"/>
        </w:rPr>
        <w:t>Precision (replicate) sample measurements. Precision criter</w:t>
      </w:r>
      <w:r w:rsidR="0003137E">
        <w:rPr>
          <w:sz w:val="24"/>
        </w:rPr>
        <w:t>ia are specified in Section A7</w:t>
      </w:r>
      <w:r w:rsidR="0003137E" w:rsidRPr="0003137E">
        <w:rPr>
          <w:sz w:val="24"/>
        </w:rPr>
        <w:t xml:space="preserve">, </w:t>
      </w:r>
      <w:r w:rsidR="0003137E" w:rsidRPr="0003137E">
        <w:rPr>
          <w:sz w:val="24"/>
        </w:rPr>
        <w:fldChar w:fldCharType="begin"/>
      </w:r>
      <w:r w:rsidR="0003137E" w:rsidRPr="0003137E">
        <w:rPr>
          <w:sz w:val="24"/>
        </w:rPr>
        <w:instrText xml:space="preserve"> REF _Ref125965085 \h  \* MERGEFORMAT </w:instrText>
      </w:r>
      <w:r w:rsidR="0003137E" w:rsidRPr="0003137E">
        <w:rPr>
          <w:sz w:val="24"/>
        </w:rPr>
      </w:r>
      <w:r w:rsidR="0003137E" w:rsidRPr="0003137E">
        <w:rPr>
          <w:sz w:val="24"/>
        </w:rPr>
        <w:fldChar w:fldCharType="separate"/>
      </w:r>
      <w:r w:rsidR="0003137E" w:rsidRPr="0003137E">
        <w:rPr>
          <w:sz w:val="24"/>
          <w:szCs w:val="24"/>
        </w:rPr>
        <w:t xml:space="preserve">Table </w:t>
      </w:r>
      <w:r w:rsidR="0003137E" w:rsidRPr="0003137E">
        <w:rPr>
          <w:noProof/>
          <w:sz w:val="24"/>
          <w:szCs w:val="24"/>
        </w:rPr>
        <w:t>3</w:t>
      </w:r>
      <w:r w:rsidR="0003137E" w:rsidRPr="0003137E">
        <w:rPr>
          <w:sz w:val="24"/>
        </w:rPr>
        <w:fldChar w:fldCharType="end"/>
      </w:r>
      <w:r w:rsidR="0030482F" w:rsidRPr="0003137E">
        <w:rPr>
          <w:sz w:val="24"/>
        </w:rPr>
        <w:t xml:space="preserve"> </w:t>
      </w:r>
      <w:r w:rsidR="0030482F" w:rsidRPr="00044944">
        <w:rPr>
          <w:sz w:val="24"/>
        </w:rPr>
        <w:t>through</w:t>
      </w:r>
      <w:r w:rsidR="00044944" w:rsidRPr="00044944">
        <w:rPr>
          <w:sz w:val="24"/>
        </w:rPr>
        <w:t xml:space="preserve"> </w:t>
      </w:r>
      <w:r w:rsidR="00044944" w:rsidRPr="00044944">
        <w:rPr>
          <w:sz w:val="24"/>
        </w:rPr>
        <w:fldChar w:fldCharType="begin"/>
      </w:r>
      <w:r w:rsidR="00044944" w:rsidRPr="00044944">
        <w:rPr>
          <w:sz w:val="24"/>
        </w:rPr>
        <w:instrText xml:space="preserve"> REF _Ref125968599 \h  \* MERGEFORMAT </w:instrText>
      </w:r>
      <w:r w:rsidR="00044944" w:rsidRPr="00044944">
        <w:rPr>
          <w:sz w:val="24"/>
        </w:rPr>
      </w:r>
      <w:r w:rsidR="00044944" w:rsidRPr="00044944">
        <w:rPr>
          <w:sz w:val="24"/>
        </w:rPr>
        <w:fldChar w:fldCharType="separate"/>
      </w:r>
      <w:r w:rsidR="00044944" w:rsidRPr="00044944">
        <w:rPr>
          <w:sz w:val="24"/>
          <w:szCs w:val="24"/>
        </w:rPr>
        <w:t xml:space="preserve">Table </w:t>
      </w:r>
      <w:r w:rsidR="00044944" w:rsidRPr="00044944">
        <w:rPr>
          <w:noProof/>
          <w:sz w:val="24"/>
          <w:szCs w:val="24"/>
        </w:rPr>
        <w:t>7</w:t>
      </w:r>
      <w:r w:rsidR="00044944" w:rsidRPr="00044944">
        <w:rPr>
          <w:sz w:val="24"/>
        </w:rPr>
        <w:fldChar w:fldCharType="end"/>
      </w:r>
      <w:r w:rsidRPr="0003137E">
        <w:rPr>
          <w:sz w:val="24"/>
        </w:rPr>
        <w:t>.</w:t>
      </w:r>
    </w:p>
    <w:p w14:paraId="22799D75" w14:textId="77777777" w:rsidR="000D14B5" w:rsidRPr="007F406F" w:rsidRDefault="009748A5" w:rsidP="00457A58">
      <w:pPr>
        <w:pStyle w:val="ListParagraph"/>
        <w:numPr>
          <w:ilvl w:val="0"/>
          <w:numId w:val="81"/>
        </w:numPr>
        <w:tabs>
          <w:tab w:val="left" w:pos="1407"/>
          <w:tab w:val="left" w:pos="1408"/>
        </w:tabs>
        <w:ind w:right="320"/>
        <w:rPr>
          <w:sz w:val="24"/>
        </w:rPr>
      </w:pPr>
      <w:r w:rsidRPr="007F406F">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sidRPr="007F406F">
        <w:rPr>
          <w:spacing w:val="-2"/>
          <w:sz w:val="24"/>
        </w:rPr>
        <w:t xml:space="preserve"> </w:t>
      </w:r>
      <w:r w:rsidRPr="007F406F">
        <w:rPr>
          <w:sz w:val="24"/>
        </w:rPr>
        <w:t>errors).</w:t>
      </w:r>
    </w:p>
    <w:p w14:paraId="2E9A6127" w14:textId="77777777" w:rsidR="000D14B5" w:rsidRDefault="000D14B5">
      <w:pPr>
        <w:pStyle w:val="BodyText"/>
        <w:spacing w:before="9"/>
        <w:rPr>
          <w:sz w:val="23"/>
        </w:rPr>
      </w:pPr>
    </w:p>
    <w:p w14:paraId="738DF23A" w14:textId="77777777" w:rsidR="000D14B5" w:rsidRDefault="009748A5" w:rsidP="007F406F">
      <w:pPr>
        <w:pStyle w:val="BodyText"/>
      </w:pPr>
      <w:r>
        <w:rPr>
          <w:u w:val="single"/>
        </w:rPr>
        <w:t>Field samples collected for subsequent laboratory analysis (each pollutant)</w:t>
      </w:r>
    </w:p>
    <w:p w14:paraId="27928BD7" w14:textId="25DED4D0" w:rsidR="000D14B5" w:rsidRPr="007F406F" w:rsidRDefault="009748A5" w:rsidP="007F406F">
      <w:pPr>
        <w:pStyle w:val="ListParagraph"/>
        <w:numPr>
          <w:ilvl w:val="0"/>
          <w:numId w:val="82"/>
        </w:numPr>
        <w:tabs>
          <w:tab w:val="left" w:pos="1407"/>
          <w:tab w:val="left" w:pos="1408"/>
        </w:tabs>
        <w:spacing w:before="1"/>
        <w:ind w:right="878"/>
        <w:rPr>
          <w:sz w:val="24"/>
        </w:rPr>
      </w:pPr>
      <w:r w:rsidRPr="007F406F">
        <w:rPr>
          <w:sz w:val="24"/>
        </w:rPr>
        <w:t xml:space="preserve">Blind replicate samples for each pollutant to be measured. Precision criteria are specified in Section A7, </w:t>
      </w:r>
      <w:r w:rsidR="00044944" w:rsidRPr="0003137E">
        <w:rPr>
          <w:sz w:val="24"/>
        </w:rPr>
        <w:fldChar w:fldCharType="begin"/>
      </w:r>
      <w:r w:rsidR="00044944" w:rsidRPr="0003137E">
        <w:rPr>
          <w:sz w:val="24"/>
        </w:rPr>
        <w:instrText xml:space="preserve"> REF _Ref125965085 \h  \* MERGEFORMAT </w:instrText>
      </w:r>
      <w:r w:rsidR="00044944" w:rsidRPr="0003137E">
        <w:rPr>
          <w:sz w:val="24"/>
        </w:rPr>
      </w:r>
      <w:r w:rsidR="00044944" w:rsidRPr="0003137E">
        <w:rPr>
          <w:sz w:val="24"/>
        </w:rPr>
        <w:fldChar w:fldCharType="separate"/>
      </w:r>
      <w:r w:rsidR="00044944" w:rsidRPr="0003137E">
        <w:rPr>
          <w:sz w:val="24"/>
          <w:szCs w:val="24"/>
        </w:rPr>
        <w:t xml:space="preserve">Table </w:t>
      </w:r>
      <w:r w:rsidR="00044944" w:rsidRPr="0003137E">
        <w:rPr>
          <w:noProof/>
          <w:sz w:val="24"/>
          <w:szCs w:val="24"/>
        </w:rPr>
        <w:t>3</w:t>
      </w:r>
      <w:r w:rsidR="00044944" w:rsidRPr="0003137E">
        <w:rPr>
          <w:sz w:val="24"/>
        </w:rPr>
        <w:fldChar w:fldCharType="end"/>
      </w:r>
      <w:r w:rsidR="00044944" w:rsidRPr="0003137E">
        <w:rPr>
          <w:sz w:val="24"/>
        </w:rPr>
        <w:t xml:space="preserve"> </w:t>
      </w:r>
      <w:r w:rsidR="00044944" w:rsidRPr="00044944">
        <w:rPr>
          <w:sz w:val="24"/>
        </w:rPr>
        <w:t xml:space="preserve">through </w:t>
      </w:r>
      <w:r w:rsidR="00044944" w:rsidRPr="00044944">
        <w:rPr>
          <w:sz w:val="24"/>
        </w:rPr>
        <w:fldChar w:fldCharType="begin"/>
      </w:r>
      <w:r w:rsidR="00044944" w:rsidRPr="00044944">
        <w:rPr>
          <w:sz w:val="24"/>
        </w:rPr>
        <w:instrText xml:space="preserve"> REF _Ref125968599 \h  \* MERGEFORMAT </w:instrText>
      </w:r>
      <w:r w:rsidR="00044944" w:rsidRPr="00044944">
        <w:rPr>
          <w:sz w:val="24"/>
        </w:rPr>
      </w:r>
      <w:r w:rsidR="00044944" w:rsidRPr="00044944">
        <w:rPr>
          <w:sz w:val="24"/>
        </w:rPr>
        <w:fldChar w:fldCharType="separate"/>
      </w:r>
      <w:r w:rsidR="00044944" w:rsidRPr="00044944">
        <w:rPr>
          <w:sz w:val="24"/>
          <w:szCs w:val="24"/>
        </w:rPr>
        <w:t xml:space="preserve">Table </w:t>
      </w:r>
      <w:r w:rsidR="00044944" w:rsidRPr="00044944">
        <w:rPr>
          <w:noProof/>
          <w:sz w:val="24"/>
          <w:szCs w:val="24"/>
        </w:rPr>
        <w:t>7</w:t>
      </w:r>
      <w:r w:rsidR="00044944" w:rsidRPr="00044944">
        <w:rPr>
          <w:sz w:val="24"/>
        </w:rPr>
        <w:fldChar w:fldCharType="end"/>
      </w:r>
      <w:r w:rsidRPr="007F406F">
        <w:rPr>
          <w:sz w:val="24"/>
        </w:rPr>
        <w:t>.</w:t>
      </w:r>
    </w:p>
    <w:p w14:paraId="3C0B78D1" w14:textId="459B8869" w:rsidR="000D14B5" w:rsidRPr="007F406F" w:rsidRDefault="009748A5" w:rsidP="00457A58">
      <w:pPr>
        <w:pStyle w:val="ListParagraph"/>
        <w:numPr>
          <w:ilvl w:val="0"/>
          <w:numId w:val="82"/>
        </w:numPr>
        <w:tabs>
          <w:tab w:val="left" w:pos="1407"/>
          <w:tab w:val="left" w:pos="1408"/>
        </w:tabs>
        <w:ind w:right="469"/>
        <w:rPr>
          <w:sz w:val="24"/>
        </w:rPr>
      </w:pPr>
      <w:r w:rsidRPr="007F406F">
        <w:rPr>
          <w:sz w:val="24"/>
        </w:rPr>
        <w:t xml:space="preserve">Matrix spike duplicates (MSD) (assesses total measurement bias for project – both precision and accuracy). Frequency of MSDs is usually specified by the analytical method. Accuracy and precision of criteria for each pollutant and analytical method are specified in the project’s </w:t>
      </w:r>
      <w:r w:rsidR="009D3EAA" w:rsidRPr="007F406F">
        <w:rPr>
          <w:sz w:val="24"/>
        </w:rPr>
        <w:t>M</w:t>
      </w:r>
      <w:r w:rsidR="00D23A1E" w:rsidRPr="007F406F">
        <w:rPr>
          <w:sz w:val="24"/>
        </w:rPr>
        <w:t>easurement Quality Objectives (MQO)</w:t>
      </w:r>
      <w:r w:rsidR="009D3EAA" w:rsidRPr="007F406F">
        <w:rPr>
          <w:sz w:val="24"/>
        </w:rPr>
        <w:t xml:space="preserve"> table</w:t>
      </w:r>
      <w:r w:rsidR="00D23A1E" w:rsidRPr="007F406F">
        <w:rPr>
          <w:sz w:val="24"/>
        </w:rPr>
        <w:t>s</w:t>
      </w:r>
      <w:r w:rsidRPr="007F406F">
        <w:rPr>
          <w:sz w:val="24"/>
        </w:rPr>
        <w:t>, see section</w:t>
      </w:r>
      <w:r w:rsidRPr="007F406F">
        <w:rPr>
          <w:spacing w:val="-6"/>
          <w:sz w:val="24"/>
        </w:rPr>
        <w:t xml:space="preserve"> </w:t>
      </w:r>
      <w:r w:rsidRPr="007F406F">
        <w:rPr>
          <w:sz w:val="24"/>
        </w:rPr>
        <w:t>A7.</w:t>
      </w:r>
    </w:p>
    <w:p w14:paraId="1F26CF3B" w14:textId="7ACCF956" w:rsidR="000D14B5" w:rsidRPr="007F406F" w:rsidRDefault="009748A5" w:rsidP="00457A58">
      <w:pPr>
        <w:pStyle w:val="ListParagraph"/>
        <w:numPr>
          <w:ilvl w:val="0"/>
          <w:numId w:val="82"/>
        </w:numPr>
        <w:tabs>
          <w:tab w:val="left" w:pos="1407"/>
          <w:tab w:val="left" w:pos="1408"/>
        </w:tabs>
        <w:ind w:right="446"/>
        <w:rPr>
          <w:sz w:val="24"/>
        </w:rPr>
      </w:pPr>
      <w:r w:rsidRPr="007F406F">
        <w:rPr>
          <w:sz w:val="24"/>
        </w:rPr>
        <w:t xml:space="preserve">Matrix spike (MS) assess project accuracy are specified in the project’s MQO </w:t>
      </w:r>
      <w:r w:rsidR="009D3EAA" w:rsidRPr="007F406F">
        <w:rPr>
          <w:sz w:val="24"/>
        </w:rPr>
        <w:t>table</w:t>
      </w:r>
      <w:r w:rsidR="00D23A1E" w:rsidRPr="007F406F">
        <w:rPr>
          <w:sz w:val="24"/>
        </w:rPr>
        <w:t>s</w:t>
      </w:r>
      <w:r w:rsidRPr="007F406F">
        <w:rPr>
          <w:sz w:val="24"/>
        </w:rPr>
        <w:t>, see section</w:t>
      </w:r>
      <w:r w:rsidRPr="007F406F">
        <w:rPr>
          <w:spacing w:val="-3"/>
          <w:sz w:val="24"/>
        </w:rPr>
        <w:t xml:space="preserve"> </w:t>
      </w:r>
      <w:r w:rsidRPr="007F406F">
        <w:rPr>
          <w:sz w:val="24"/>
        </w:rPr>
        <w:t>A7.</w:t>
      </w:r>
    </w:p>
    <w:p w14:paraId="2EE8D417" w14:textId="77777777" w:rsidR="000D14B5" w:rsidRDefault="000D14B5">
      <w:pPr>
        <w:pStyle w:val="BodyText"/>
        <w:spacing w:before="8"/>
        <w:rPr>
          <w:sz w:val="23"/>
        </w:rPr>
      </w:pPr>
    </w:p>
    <w:p w14:paraId="351D3F09" w14:textId="77777777" w:rsidR="000D14B5" w:rsidRDefault="009748A5" w:rsidP="00457A58">
      <w:pPr>
        <w:pStyle w:val="BodyText"/>
      </w:pPr>
      <w:r>
        <w:rPr>
          <w:u w:val="single"/>
        </w:rPr>
        <w:t>On-Site Assessments</w:t>
      </w:r>
    </w:p>
    <w:p w14:paraId="3E081D74" w14:textId="77777777" w:rsidR="000D14B5" w:rsidRPr="007F406F" w:rsidRDefault="009748A5" w:rsidP="007F406F">
      <w:pPr>
        <w:pStyle w:val="ListParagraph"/>
        <w:numPr>
          <w:ilvl w:val="0"/>
          <w:numId w:val="83"/>
        </w:numPr>
        <w:tabs>
          <w:tab w:val="left" w:pos="1407"/>
          <w:tab w:val="left" w:pos="1408"/>
        </w:tabs>
        <w:spacing w:before="1"/>
        <w:ind w:right="285"/>
        <w:rPr>
          <w:sz w:val="24"/>
        </w:rPr>
      </w:pPr>
      <w:r w:rsidRPr="007F406F">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sidRPr="007F406F">
        <w:rPr>
          <w:spacing w:val="-2"/>
          <w:sz w:val="24"/>
        </w:rPr>
        <w:t xml:space="preserve"> </w:t>
      </w:r>
      <w:r w:rsidRPr="007F406F">
        <w:rPr>
          <w:sz w:val="24"/>
        </w:rPr>
        <w:t>errors).</w:t>
      </w:r>
    </w:p>
    <w:p w14:paraId="585EB52B" w14:textId="77777777" w:rsidR="000D14B5" w:rsidRPr="007F406F" w:rsidRDefault="009748A5" w:rsidP="00457A58">
      <w:pPr>
        <w:pStyle w:val="ListParagraph"/>
        <w:numPr>
          <w:ilvl w:val="0"/>
          <w:numId w:val="83"/>
        </w:numPr>
        <w:tabs>
          <w:tab w:val="left" w:pos="1407"/>
          <w:tab w:val="left" w:pos="1408"/>
        </w:tabs>
        <w:spacing w:line="293" w:lineRule="exact"/>
        <w:rPr>
          <w:sz w:val="24"/>
        </w:rPr>
      </w:pPr>
      <w:r w:rsidRPr="007F406F">
        <w:rPr>
          <w:sz w:val="24"/>
        </w:rPr>
        <w:t>Audit of project field measurement data</w:t>
      </w:r>
      <w:r w:rsidRPr="007F406F">
        <w:rPr>
          <w:spacing w:val="-2"/>
          <w:sz w:val="24"/>
        </w:rPr>
        <w:t xml:space="preserve"> </w:t>
      </w:r>
      <w:r w:rsidRPr="007F406F">
        <w:rPr>
          <w:sz w:val="24"/>
        </w:rPr>
        <w:t>results.</w:t>
      </w:r>
    </w:p>
    <w:p w14:paraId="44591E25" w14:textId="77777777" w:rsidR="000D14B5" w:rsidRDefault="000D14B5">
      <w:pPr>
        <w:pStyle w:val="BodyText"/>
        <w:spacing w:before="10"/>
        <w:rPr>
          <w:sz w:val="23"/>
        </w:rPr>
      </w:pPr>
    </w:p>
    <w:p w14:paraId="29E63E05" w14:textId="77777777" w:rsidR="000D14B5" w:rsidRDefault="009748A5" w:rsidP="00457A58">
      <w:pPr>
        <w:pStyle w:val="BodyText"/>
        <w:spacing w:before="1"/>
      </w:pPr>
      <w:r>
        <w:rPr>
          <w:u w:val="single"/>
        </w:rPr>
        <w:t>Project Data Assessments</w:t>
      </w:r>
    </w:p>
    <w:p w14:paraId="58065C67" w14:textId="77777777" w:rsidR="007F406F" w:rsidRDefault="009748A5" w:rsidP="007F406F">
      <w:pPr>
        <w:pStyle w:val="ListParagraph"/>
        <w:numPr>
          <w:ilvl w:val="0"/>
          <w:numId w:val="84"/>
        </w:numPr>
        <w:tabs>
          <w:tab w:val="left" w:pos="1407"/>
          <w:tab w:val="left" w:pos="1408"/>
        </w:tabs>
        <w:ind w:right="360"/>
        <w:rPr>
          <w:sz w:val="24"/>
        </w:rPr>
      </w:pPr>
      <w:r w:rsidRPr="007F406F">
        <w:rPr>
          <w:sz w:val="24"/>
        </w:rPr>
        <w:t>QA review (verification and validation) of Monitoring Data. Recommended QA coverage is 100% QA for data entered by hand. A 10% QA is recommended for data copy/pasted or downloaded from a</w:t>
      </w:r>
      <w:r w:rsidRPr="007F406F">
        <w:rPr>
          <w:spacing w:val="-5"/>
          <w:sz w:val="24"/>
        </w:rPr>
        <w:t xml:space="preserve"> </w:t>
      </w:r>
      <w:r w:rsidRPr="007F406F">
        <w:rPr>
          <w:sz w:val="24"/>
        </w:rPr>
        <w:t>database.</w:t>
      </w:r>
      <w:r w:rsidR="00BF13C9" w:rsidRPr="00457A58">
        <w:rPr>
          <w:sz w:val="24"/>
        </w:rPr>
        <w:t xml:space="preserve"> Data that receives manual QA review will be recorded as such in the spreadsheet being reviewed. The reviewer will record their initials and the date in a column adjacent to each row that has been manually reviewed. If the records are being checked against a paper copy, the reviewer will note their initials and the date in the lower right corner of the paper sheet once complete in the following format: “QA1: AB 10/30/2022.”</w:t>
      </w:r>
    </w:p>
    <w:p w14:paraId="154299C3" w14:textId="240B13E1" w:rsidR="000D14B5" w:rsidRPr="007F406F" w:rsidRDefault="009748A5" w:rsidP="007F406F">
      <w:pPr>
        <w:pStyle w:val="ListParagraph"/>
        <w:numPr>
          <w:ilvl w:val="0"/>
          <w:numId w:val="84"/>
        </w:numPr>
        <w:tabs>
          <w:tab w:val="left" w:pos="1407"/>
          <w:tab w:val="left" w:pos="1408"/>
        </w:tabs>
        <w:ind w:right="360"/>
        <w:rPr>
          <w:sz w:val="24"/>
        </w:rPr>
      </w:pPr>
      <w:r w:rsidRPr="007F406F">
        <w:rPr>
          <w:sz w:val="24"/>
        </w:rPr>
        <w:lastRenderedPageBreak/>
        <w:t>Calculation of monitoring project’s overall achieved precision, accuracy and data completeness compared to QAPP defined precision, accuracy and data completeness goals.</w:t>
      </w:r>
    </w:p>
    <w:p w14:paraId="267FB071" w14:textId="77777777" w:rsidR="007F406F" w:rsidRDefault="007F406F" w:rsidP="007F406F">
      <w:pPr>
        <w:pStyle w:val="BodyText"/>
        <w:rPr>
          <w:sz w:val="23"/>
        </w:rPr>
      </w:pPr>
    </w:p>
    <w:p w14:paraId="356CDFAB" w14:textId="32E21656" w:rsidR="000D14B5" w:rsidRPr="00580EED" w:rsidRDefault="009748A5" w:rsidP="00231651">
      <w:pPr>
        <w:pStyle w:val="BodyText"/>
      </w:pPr>
      <w:r w:rsidRPr="00231651">
        <w:rPr>
          <w:b/>
        </w:rPr>
        <w:t>Agency Baseline</w:t>
      </w:r>
    </w:p>
    <w:p w14:paraId="2457E51B" w14:textId="1E6BE48F" w:rsidR="000D14B5" w:rsidRDefault="009748A5" w:rsidP="00231651">
      <w:pPr>
        <w:pStyle w:val="BodyText"/>
        <w:ind w:right="316"/>
        <w:rPr>
          <w:sz w:val="23"/>
        </w:rPr>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r w:rsidR="002B33B9">
        <w:t>, which may include a corrective action report.</w:t>
      </w:r>
      <w:r w:rsidR="002B33B9">
        <w:rPr>
          <w:sz w:val="23"/>
        </w:rPr>
        <w:t xml:space="preserve"> </w:t>
      </w:r>
    </w:p>
    <w:p w14:paraId="5AFCF587" w14:textId="0492160D" w:rsidR="000D14B5" w:rsidRDefault="009748A5" w:rsidP="007F406F">
      <w:pPr>
        <w:pStyle w:val="BodyText"/>
        <w:spacing w:before="90"/>
        <w:ind w:right="388"/>
      </w:pPr>
      <w:r>
        <w:t>Procedures for inspection, acceptance, calibration and maintenance of equipment and supplies are described in detail in Sections B6, B7</w:t>
      </w:r>
      <w:r w:rsidR="005765BB">
        <w:t>,</w:t>
      </w:r>
      <w:r>
        <w:t xml:space="preserve">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rsidP="007F406F">
      <w:pPr>
        <w:pStyle w:val="BodyText"/>
        <w:spacing w:before="1"/>
        <w:ind w:right="394"/>
      </w:pPr>
      <w:r>
        <w:t xml:space="preserve">The Technical Advisory </w:t>
      </w:r>
      <w:r w:rsidRPr="009340DD">
        <w:t>Committee (Appendix A) will review this QAPP and the overall project design bi-annually and may suggest procedural refinements or additional testing procedures. This may include new parameters</w:t>
      </w:r>
      <w:r>
        <w:t xml:space="preserve">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25A2D940" w:rsidR="000D14B5" w:rsidRDefault="009748A5" w:rsidP="007F406F">
      <w:pPr>
        <w:pStyle w:val="BodyText"/>
        <w:ind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5B55E5D8" w:rsidR="000D14B5" w:rsidRPr="00231651" w:rsidRDefault="009748A5" w:rsidP="00231651">
      <w:pPr>
        <w:pStyle w:val="BodyText"/>
        <w:rPr>
          <w:b/>
        </w:rPr>
      </w:pPr>
      <w:bookmarkStart w:id="300" w:name="C2._QA_REPORTS_to_Management"/>
      <w:bookmarkEnd w:id="300"/>
      <w:r w:rsidRPr="00231651">
        <w:rPr>
          <w:b/>
        </w:rPr>
        <w:t>C2.</w:t>
      </w:r>
      <w:r w:rsidR="000206FF" w:rsidRPr="000206FF">
        <w:rPr>
          <w:b/>
        </w:rPr>
        <w:t xml:space="preserve"> </w:t>
      </w:r>
      <w:r w:rsidRPr="00231651">
        <w:rPr>
          <w:b/>
        </w:rPr>
        <w:t xml:space="preserve">QA </w:t>
      </w:r>
      <w:r w:rsidR="009D3EAA" w:rsidRPr="000206FF">
        <w:rPr>
          <w:b/>
        </w:rPr>
        <w:t>R</w:t>
      </w:r>
      <w:r w:rsidR="000206FF">
        <w:rPr>
          <w:b/>
        </w:rPr>
        <w:t>eports</w:t>
      </w:r>
      <w:r w:rsidRPr="00231651">
        <w:rPr>
          <w:b/>
        </w:rPr>
        <w:t xml:space="preserve"> to</w:t>
      </w:r>
      <w:r w:rsidRPr="00231651">
        <w:rPr>
          <w:b/>
          <w:spacing w:val="-3"/>
        </w:rPr>
        <w:t xml:space="preserve"> </w:t>
      </w:r>
      <w:r w:rsidRPr="00231651">
        <w:rPr>
          <w:b/>
        </w:rPr>
        <w:t>Management</w:t>
      </w:r>
    </w:p>
    <w:p w14:paraId="1F158F03" w14:textId="77777777" w:rsidR="000D14B5" w:rsidRDefault="000D14B5">
      <w:pPr>
        <w:pStyle w:val="BodyText"/>
        <w:spacing w:before="9"/>
        <w:rPr>
          <w:b/>
          <w:sz w:val="23"/>
        </w:rPr>
      </w:pPr>
    </w:p>
    <w:p w14:paraId="191C293A" w14:textId="534DAD36" w:rsidR="000D14B5" w:rsidRDefault="009748A5" w:rsidP="007F406F">
      <w:pPr>
        <w:pStyle w:val="BodyText"/>
        <w:ind w:right="761"/>
      </w:pPr>
      <w:r w:rsidRPr="005E7686">
        <w:t>Annually a QA summary report will be produced and submitted to the Project Manager, ADEC Project Manager and ADEC</w:t>
      </w:r>
      <w:r>
        <w:t xml:space="preserve"> QA Officer. QA summary report to include the following:</w:t>
      </w:r>
    </w:p>
    <w:p w14:paraId="68666651" w14:textId="77777777" w:rsidR="000D14B5" w:rsidRDefault="009748A5" w:rsidP="00231651">
      <w:pPr>
        <w:pStyle w:val="BodyText"/>
        <w:numPr>
          <w:ilvl w:val="0"/>
          <w:numId w:val="85"/>
        </w:numPr>
        <w:ind w:right="761"/>
      </w:pPr>
      <w:r w:rsidRPr="00AF7CAA">
        <w:t xml:space="preserve">A written summary stating whether the project-specific data </w:t>
      </w:r>
      <w:r>
        <w:t>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rPr>
        <w:t xml:space="preserve"> </w:t>
      </w:r>
      <w:r>
        <w:t>objectives.</w:t>
      </w:r>
    </w:p>
    <w:p w14:paraId="6711C2AC" w14:textId="77777777" w:rsidR="007F406F" w:rsidRDefault="009748A5" w:rsidP="00231651">
      <w:pPr>
        <w:pStyle w:val="ListParagraph"/>
        <w:numPr>
          <w:ilvl w:val="0"/>
          <w:numId w:val="85"/>
        </w:numPr>
        <w:tabs>
          <w:tab w:val="left" w:pos="1407"/>
          <w:tab w:val="left" w:pos="1408"/>
        </w:tabs>
        <w:spacing w:line="292" w:lineRule="exact"/>
        <w:rPr>
          <w:sz w:val="24"/>
        </w:rPr>
      </w:pPr>
      <w:r w:rsidRPr="007F406F">
        <w:rPr>
          <w:sz w:val="24"/>
        </w:rPr>
        <w:t xml:space="preserve">Precision </w:t>
      </w:r>
      <w:r w:rsidR="009D3EAA" w:rsidRPr="007F406F">
        <w:rPr>
          <w:sz w:val="24"/>
        </w:rPr>
        <w:t>asse</w:t>
      </w:r>
      <w:r w:rsidR="00FE2174" w:rsidRPr="007F406F">
        <w:rPr>
          <w:sz w:val="24"/>
        </w:rPr>
        <w:t>ss</w:t>
      </w:r>
      <w:r w:rsidR="009D3EAA" w:rsidRPr="007F406F">
        <w:rPr>
          <w:sz w:val="24"/>
        </w:rPr>
        <w:t>ments</w:t>
      </w:r>
      <w:r w:rsidRPr="007F406F">
        <w:rPr>
          <w:sz w:val="24"/>
        </w:rPr>
        <w:t xml:space="preserve"> and Precision Table listing for each</w:t>
      </w:r>
      <w:r w:rsidRPr="007F406F">
        <w:rPr>
          <w:spacing w:val="-3"/>
          <w:sz w:val="24"/>
        </w:rPr>
        <w:t xml:space="preserve"> </w:t>
      </w:r>
      <w:r w:rsidRPr="007F406F">
        <w:rPr>
          <w:sz w:val="24"/>
        </w:rPr>
        <w:t>analyte</w:t>
      </w:r>
      <w:r w:rsidR="00FE2174" w:rsidRPr="007F406F">
        <w:rPr>
          <w:sz w:val="24"/>
        </w:rPr>
        <w:t>—</w:t>
      </w:r>
    </w:p>
    <w:p w14:paraId="59AAAD71" w14:textId="77777777" w:rsidR="007F406F" w:rsidRDefault="009748A5" w:rsidP="007F406F">
      <w:pPr>
        <w:pStyle w:val="ListParagraph"/>
        <w:numPr>
          <w:ilvl w:val="1"/>
          <w:numId w:val="85"/>
        </w:numPr>
        <w:tabs>
          <w:tab w:val="left" w:pos="1407"/>
          <w:tab w:val="left" w:pos="1408"/>
        </w:tabs>
        <w:spacing w:line="292" w:lineRule="exact"/>
        <w:rPr>
          <w:sz w:val="24"/>
        </w:rPr>
      </w:pPr>
      <w:r w:rsidRPr="007F406F">
        <w:rPr>
          <w:sz w:val="24"/>
        </w:rPr>
        <w:t>All field replicate sample pairs (even if sample values are</w:t>
      </w:r>
      <w:r w:rsidRPr="007F406F">
        <w:rPr>
          <w:spacing w:val="-11"/>
          <w:sz w:val="24"/>
        </w:rPr>
        <w:t xml:space="preserve"> </w:t>
      </w:r>
      <w:r w:rsidRPr="007F406F">
        <w:rPr>
          <w:sz w:val="24"/>
        </w:rPr>
        <w:t>qualified).</w:t>
      </w:r>
    </w:p>
    <w:p w14:paraId="07736A9E" w14:textId="77777777" w:rsidR="007F406F" w:rsidRDefault="009748A5" w:rsidP="00231651">
      <w:pPr>
        <w:pStyle w:val="ListParagraph"/>
        <w:numPr>
          <w:ilvl w:val="1"/>
          <w:numId w:val="85"/>
        </w:numPr>
        <w:tabs>
          <w:tab w:val="left" w:pos="1407"/>
          <w:tab w:val="left" w:pos="1408"/>
        </w:tabs>
        <w:spacing w:line="292" w:lineRule="exact"/>
        <w:rPr>
          <w:sz w:val="24"/>
        </w:rPr>
      </w:pPr>
      <w:r w:rsidRPr="007F406F">
        <w:rPr>
          <w:sz w:val="24"/>
        </w:rPr>
        <w:t>Sample collection date of respective field replicate sample</w:t>
      </w:r>
      <w:r w:rsidRPr="007F406F">
        <w:rPr>
          <w:spacing w:val="-5"/>
          <w:sz w:val="24"/>
        </w:rPr>
        <w:t xml:space="preserve"> </w:t>
      </w:r>
      <w:r w:rsidRPr="007F406F">
        <w:rPr>
          <w:sz w:val="24"/>
        </w:rPr>
        <w:t>pairs.</w:t>
      </w:r>
    </w:p>
    <w:p w14:paraId="13CCD782" w14:textId="51A7B3AB" w:rsidR="007F406F" w:rsidRDefault="009748A5" w:rsidP="00231651">
      <w:pPr>
        <w:pStyle w:val="ListParagraph"/>
        <w:numPr>
          <w:ilvl w:val="1"/>
          <w:numId w:val="85"/>
        </w:numPr>
        <w:tabs>
          <w:tab w:val="left" w:pos="1407"/>
          <w:tab w:val="left" w:pos="1408"/>
        </w:tabs>
        <w:spacing w:line="292" w:lineRule="exact"/>
        <w:rPr>
          <w:sz w:val="24"/>
        </w:rPr>
      </w:pPr>
      <w:r w:rsidRPr="007F406F">
        <w:rPr>
          <w:sz w:val="24"/>
        </w:rPr>
        <w:t xml:space="preserve">Calculated individual precision of each paired field replicate where both values ≥ analyte specific </w:t>
      </w:r>
      <w:r w:rsidR="00F51AF8" w:rsidRPr="007F406F">
        <w:rPr>
          <w:sz w:val="24"/>
        </w:rPr>
        <w:t>limit of quantitation</w:t>
      </w:r>
      <w:r w:rsidRPr="007F406F">
        <w:rPr>
          <w:sz w:val="24"/>
        </w:rPr>
        <w:t>/reporting limit (</w:t>
      </w:r>
      <w:r w:rsidR="00F51AF8" w:rsidRPr="007F406F">
        <w:rPr>
          <w:sz w:val="24"/>
        </w:rPr>
        <w:t>LOQ</w:t>
      </w:r>
      <w:r w:rsidRPr="007F406F">
        <w:rPr>
          <w:sz w:val="24"/>
        </w:rPr>
        <w:t xml:space="preserve"> or RL). Use algorithm</w:t>
      </w:r>
      <w:r w:rsidRPr="007F406F">
        <w:rPr>
          <w:spacing w:val="-3"/>
          <w:sz w:val="24"/>
        </w:rPr>
        <w:t xml:space="preserve"> </w:t>
      </w:r>
      <w:r w:rsidR="005D6838">
        <w:rPr>
          <w:spacing w:val="-3"/>
          <w:sz w:val="24"/>
        </w:rPr>
        <w:t>in section A7</w:t>
      </w:r>
    </w:p>
    <w:p w14:paraId="18939FF6" w14:textId="44A13C55" w:rsidR="005D6838" w:rsidRPr="005D6838" w:rsidRDefault="009748A5" w:rsidP="00231651">
      <w:pPr>
        <w:pStyle w:val="ListParagraph"/>
        <w:numPr>
          <w:ilvl w:val="1"/>
          <w:numId w:val="85"/>
        </w:numPr>
        <w:tabs>
          <w:tab w:val="left" w:pos="1407"/>
          <w:tab w:val="left" w:pos="1408"/>
        </w:tabs>
        <w:spacing w:line="292" w:lineRule="exact"/>
        <w:rPr>
          <w:sz w:val="24"/>
          <w:szCs w:val="24"/>
        </w:rPr>
      </w:pPr>
      <w:r w:rsidRPr="005D6838">
        <w:rPr>
          <w:sz w:val="24"/>
          <w:szCs w:val="24"/>
        </w:rPr>
        <w:t>Calculated overall precision project precision where both values ≥</w:t>
      </w:r>
      <w:r w:rsidRPr="005D6838">
        <w:rPr>
          <w:spacing w:val="-6"/>
          <w:sz w:val="24"/>
          <w:szCs w:val="24"/>
        </w:rPr>
        <w:t xml:space="preserve"> </w:t>
      </w:r>
      <w:r w:rsidRPr="005D6838">
        <w:rPr>
          <w:sz w:val="24"/>
          <w:szCs w:val="24"/>
        </w:rPr>
        <w:t>analyte</w:t>
      </w:r>
      <w:r w:rsidR="00231651" w:rsidRPr="005D6838">
        <w:rPr>
          <w:sz w:val="24"/>
          <w:szCs w:val="24"/>
        </w:rPr>
        <w:t xml:space="preserve"> </w:t>
      </w:r>
      <w:r w:rsidRPr="005D6838">
        <w:rPr>
          <w:sz w:val="24"/>
          <w:szCs w:val="24"/>
        </w:rPr>
        <w:t xml:space="preserve">specific </w:t>
      </w:r>
      <w:r w:rsidR="00F51AF8" w:rsidRPr="005D6838">
        <w:rPr>
          <w:sz w:val="24"/>
          <w:szCs w:val="24"/>
        </w:rPr>
        <w:t>LOQ</w:t>
      </w:r>
      <w:r w:rsidRPr="005D6838">
        <w:rPr>
          <w:sz w:val="24"/>
          <w:szCs w:val="24"/>
        </w:rPr>
        <w:t xml:space="preserve"> or RL. Use algorithm </w:t>
      </w:r>
      <w:r w:rsidR="005D6838" w:rsidRPr="005D6838">
        <w:rPr>
          <w:sz w:val="24"/>
          <w:szCs w:val="24"/>
        </w:rPr>
        <w:t>in section A7.</w:t>
      </w:r>
    </w:p>
    <w:p w14:paraId="4489CC5D" w14:textId="6FB45D48" w:rsidR="000D14B5" w:rsidRPr="005D6838" w:rsidRDefault="009748A5" w:rsidP="0059311B">
      <w:pPr>
        <w:pStyle w:val="ListParagraph"/>
        <w:numPr>
          <w:ilvl w:val="1"/>
          <w:numId w:val="85"/>
        </w:numPr>
        <w:tabs>
          <w:tab w:val="left" w:pos="1407"/>
          <w:tab w:val="left" w:pos="1408"/>
        </w:tabs>
        <w:spacing w:line="292" w:lineRule="exact"/>
      </w:pPr>
      <w:r w:rsidRPr="005D6838">
        <w:rPr>
          <w:sz w:val="24"/>
          <w:szCs w:val="24"/>
        </w:rPr>
        <w:t>QAPP specified Precision Measurement Quality Objective</w:t>
      </w:r>
      <w:r w:rsidRPr="005D6838">
        <w:rPr>
          <w:spacing w:val="-7"/>
          <w:sz w:val="24"/>
          <w:szCs w:val="24"/>
        </w:rPr>
        <w:t xml:space="preserve"> </w:t>
      </w:r>
      <w:r w:rsidRPr="005D6838">
        <w:rPr>
          <w:sz w:val="24"/>
          <w:szCs w:val="24"/>
        </w:rPr>
        <w:t>(MQO)</w:t>
      </w:r>
    </w:p>
    <w:p w14:paraId="2961CB12" w14:textId="77777777" w:rsidR="007F406F" w:rsidRDefault="009748A5" w:rsidP="00231651">
      <w:pPr>
        <w:pStyle w:val="ListParagraph"/>
        <w:numPr>
          <w:ilvl w:val="0"/>
          <w:numId w:val="86"/>
        </w:numPr>
        <w:tabs>
          <w:tab w:val="left" w:pos="1407"/>
          <w:tab w:val="left" w:pos="1408"/>
        </w:tabs>
        <w:spacing w:before="1"/>
        <w:ind w:right="687"/>
        <w:rPr>
          <w:sz w:val="24"/>
        </w:rPr>
      </w:pPr>
      <w:r w:rsidRPr="007F406F">
        <w:rPr>
          <w:sz w:val="24"/>
        </w:rPr>
        <w:lastRenderedPageBreak/>
        <w:t>Accuracy (Assessment-- Accuracy Table listing for each analyte measured where sample spike recoveries are required by analytical method and project specific QAPP) the</w:t>
      </w:r>
      <w:r w:rsidRPr="007F406F">
        <w:rPr>
          <w:spacing w:val="-1"/>
          <w:sz w:val="24"/>
        </w:rPr>
        <w:t xml:space="preserve"> </w:t>
      </w:r>
      <w:r w:rsidRPr="007F406F">
        <w:rPr>
          <w:sz w:val="24"/>
        </w:rPr>
        <w:t>following:</w:t>
      </w:r>
    </w:p>
    <w:p w14:paraId="260E22F5"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spiked and unspiked</w:t>
      </w:r>
      <w:r w:rsidRPr="007F406F">
        <w:rPr>
          <w:spacing w:val="-1"/>
          <w:sz w:val="24"/>
        </w:rPr>
        <w:t xml:space="preserve"> </w:t>
      </w:r>
      <w:r w:rsidRPr="007F406F">
        <w:rPr>
          <w:sz w:val="24"/>
        </w:rPr>
        <w:t>results</w:t>
      </w:r>
    </w:p>
    <w:p w14:paraId="1261C4C9"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Date of analysis of sample and spiked</w:t>
      </w:r>
      <w:r w:rsidRPr="007F406F">
        <w:rPr>
          <w:spacing w:val="-3"/>
          <w:sz w:val="24"/>
        </w:rPr>
        <w:t xml:space="preserve"> </w:t>
      </w:r>
      <w:r w:rsidRPr="007F406F">
        <w:rPr>
          <w:sz w:val="24"/>
        </w:rPr>
        <w:t>sample</w:t>
      </w:r>
    </w:p>
    <w:p w14:paraId="63F45EBD"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Per cent (%) sample spike</w:t>
      </w:r>
      <w:r w:rsidRPr="007F406F">
        <w:rPr>
          <w:spacing w:val="-3"/>
          <w:sz w:val="24"/>
        </w:rPr>
        <w:t xml:space="preserve"> </w:t>
      </w:r>
      <w:r w:rsidRPr="007F406F">
        <w:rPr>
          <w:sz w:val="24"/>
        </w:rPr>
        <w:t>recovery</w:t>
      </w:r>
    </w:p>
    <w:p w14:paraId="1A8E873C"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unspiked and spike duplicate</w:t>
      </w:r>
      <w:r w:rsidRPr="007F406F">
        <w:rPr>
          <w:spacing w:val="-1"/>
          <w:sz w:val="24"/>
        </w:rPr>
        <w:t xml:space="preserve"> </w:t>
      </w:r>
      <w:r w:rsidRPr="007F406F">
        <w:rPr>
          <w:sz w:val="24"/>
        </w:rPr>
        <w:t>results</w:t>
      </w:r>
    </w:p>
    <w:p w14:paraId="00E9E9A8"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Date of analysis of dup sample and dup spiked</w:t>
      </w:r>
      <w:r w:rsidRPr="007F406F">
        <w:rPr>
          <w:spacing w:val="-3"/>
          <w:sz w:val="24"/>
        </w:rPr>
        <w:t xml:space="preserve"> </w:t>
      </w:r>
      <w:r w:rsidRPr="007F406F">
        <w:rPr>
          <w:sz w:val="24"/>
        </w:rPr>
        <w:t>sample</w:t>
      </w:r>
    </w:p>
    <w:p w14:paraId="222AF64A"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 sample spike duplicate</w:t>
      </w:r>
      <w:r w:rsidRPr="007F406F">
        <w:rPr>
          <w:spacing w:val="-1"/>
          <w:sz w:val="24"/>
        </w:rPr>
        <w:t xml:space="preserve"> </w:t>
      </w:r>
      <w:r w:rsidRPr="007F406F">
        <w:rPr>
          <w:sz w:val="24"/>
        </w:rPr>
        <w:t>recovery</w:t>
      </w:r>
    </w:p>
    <w:p w14:paraId="365AE5AB"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spiked duplicate</w:t>
      </w:r>
      <w:r w:rsidRPr="007F406F">
        <w:rPr>
          <w:spacing w:val="-2"/>
          <w:sz w:val="24"/>
        </w:rPr>
        <w:t xml:space="preserve"> </w:t>
      </w:r>
      <w:r w:rsidRPr="007F406F">
        <w:rPr>
          <w:sz w:val="24"/>
        </w:rPr>
        <w:t>RPD</w:t>
      </w:r>
    </w:p>
    <w:p w14:paraId="62CE1697" w14:textId="3AE9CC99" w:rsidR="000D14B5" w:rsidRPr="007F406F" w:rsidRDefault="009748A5" w:rsidP="007F406F">
      <w:pPr>
        <w:pStyle w:val="ListParagraph"/>
        <w:numPr>
          <w:ilvl w:val="1"/>
          <w:numId w:val="86"/>
        </w:numPr>
        <w:tabs>
          <w:tab w:val="left" w:pos="1407"/>
          <w:tab w:val="left" w:pos="1408"/>
        </w:tabs>
        <w:spacing w:before="1"/>
        <w:ind w:right="687"/>
        <w:rPr>
          <w:sz w:val="24"/>
        </w:rPr>
      </w:pPr>
      <w:r w:rsidRPr="007F406F">
        <w:rPr>
          <w:sz w:val="24"/>
        </w:rPr>
        <w:t>QAPP specified Accuracy</w:t>
      </w:r>
      <w:r w:rsidRPr="007F406F">
        <w:rPr>
          <w:spacing w:val="-2"/>
          <w:sz w:val="24"/>
        </w:rPr>
        <w:t xml:space="preserve"> </w:t>
      </w:r>
      <w:r w:rsidRPr="007F406F">
        <w:rPr>
          <w:sz w:val="24"/>
        </w:rPr>
        <w:t>MQO</w:t>
      </w:r>
    </w:p>
    <w:p w14:paraId="547E2102" w14:textId="3AAAFA45" w:rsidR="000D14B5" w:rsidRDefault="009748A5" w:rsidP="005D6838">
      <w:pPr>
        <w:pStyle w:val="BodyText"/>
        <w:ind w:left="2128"/>
      </w:pPr>
      <w:r>
        <w:t xml:space="preserve">Note: Accuracy for spiked sample results is determined by calculation </w:t>
      </w:r>
      <w:r w:rsidR="009D3EAA">
        <w:t>percent</w:t>
      </w:r>
      <w:r>
        <w:t xml:space="preserve">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Pr="005D6838" w:rsidRDefault="000D14B5" w:rsidP="005D6838">
      <w:pPr>
        <w:spacing w:before="1"/>
        <w:rPr>
          <w:sz w:val="24"/>
        </w:rPr>
      </w:pPr>
    </w:p>
    <w:p w14:paraId="5ED402D7" w14:textId="77777777" w:rsidR="007F406F" w:rsidRPr="007F406F" w:rsidRDefault="009748A5" w:rsidP="007F406F">
      <w:pPr>
        <w:pStyle w:val="ListParagraph"/>
        <w:numPr>
          <w:ilvl w:val="0"/>
          <w:numId w:val="86"/>
        </w:numPr>
        <w:spacing w:before="1"/>
        <w:rPr>
          <w:sz w:val="26"/>
        </w:rPr>
      </w:pPr>
      <w:r w:rsidRPr="007F406F">
        <w:rPr>
          <w:sz w:val="24"/>
        </w:rPr>
        <w:t>Data Completeness Assessment—Data Completeness Table listing each analyte measured the following:</w:t>
      </w:r>
      <w:r w:rsidRPr="007F406F">
        <w:rPr>
          <w:spacing w:val="-2"/>
          <w:sz w:val="24"/>
        </w:rPr>
        <w:t xml:space="preserve"> </w:t>
      </w:r>
      <w:r w:rsidRPr="007F406F">
        <w:rPr>
          <w:sz w:val="24"/>
        </w:rPr>
        <w:t>following:</w:t>
      </w:r>
    </w:p>
    <w:p w14:paraId="52358CD6" w14:textId="77777777" w:rsidR="007F406F" w:rsidRPr="007F406F" w:rsidRDefault="009748A5" w:rsidP="005D6838">
      <w:pPr>
        <w:pStyle w:val="ListParagraph"/>
        <w:numPr>
          <w:ilvl w:val="1"/>
          <w:numId w:val="86"/>
        </w:numPr>
        <w:spacing w:before="1"/>
        <w:rPr>
          <w:sz w:val="26"/>
        </w:rPr>
      </w:pPr>
      <w:r w:rsidRPr="007F406F">
        <w:rPr>
          <w:sz w:val="24"/>
        </w:rPr>
        <w:t>Number of samples scheduled to be collected/analyzed as specified in the</w:t>
      </w:r>
      <w:r w:rsidRPr="007F406F">
        <w:rPr>
          <w:spacing w:val="-17"/>
          <w:sz w:val="24"/>
        </w:rPr>
        <w:t xml:space="preserve"> </w:t>
      </w:r>
      <w:r w:rsidRPr="007F406F">
        <w:rPr>
          <w:sz w:val="24"/>
        </w:rPr>
        <w:t>QAPP.</w:t>
      </w:r>
    </w:p>
    <w:p w14:paraId="4F3BD4D4" w14:textId="77777777" w:rsidR="007F406F" w:rsidRPr="007F406F" w:rsidRDefault="009748A5" w:rsidP="005D6838">
      <w:pPr>
        <w:pStyle w:val="ListParagraph"/>
        <w:numPr>
          <w:ilvl w:val="1"/>
          <w:numId w:val="86"/>
        </w:numPr>
        <w:spacing w:before="1"/>
        <w:rPr>
          <w:sz w:val="26"/>
        </w:rPr>
      </w:pPr>
      <w:r w:rsidRPr="007F406F">
        <w:rPr>
          <w:sz w:val="24"/>
        </w:rPr>
        <w:t>Number of samples collected/analyzed and reported as valid</w:t>
      </w:r>
      <w:r w:rsidRPr="007F406F">
        <w:rPr>
          <w:spacing w:val="-4"/>
          <w:sz w:val="24"/>
        </w:rPr>
        <w:t xml:space="preserve"> </w:t>
      </w:r>
      <w:r w:rsidRPr="007F406F">
        <w:rPr>
          <w:sz w:val="24"/>
        </w:rPr>
        <w:t>data.</w:t>
      </w:r>
    </w:p>
    <w:p w14:paraId="7C00DDD4" w14:textId="2E2EA9FB" w:rsidR="000D14B5" w:rsidRPr="007F406F" w:rsidRDefault="009748A5" w:rsidP="007F406F">
      <w:pPr>
        <w:pStyle w:val="ListParagraph"/>
        <w:numPr>
          <w:ilvl w:val="1"/>
          <w:numId w:val="86"/>
        </w:numPr>
        <w:spacing w:before="1"/>
        <w:rPr>
          <w:sz w:val="26"/>
        </w:rPr>
      </w:pPr>
      <w:r w:rsidRPr="007F406F">
        <w:rPr>
          <w:sz w:val="24"/>
        </w:rPr>
        <w:t>QAPP required Data Completeness</w:t>
      </w:r>
      <w:r w:rsidRPr="007F406F">
        <w:rPr>
          <w:spacing w:val="-3"/>
          <w:sz w:val="24"/>
        </w:rPr>
        <w:t xml:space="preserve"> </w:t>
      </w:r>
      <w:r w:rsidRPr="007F406F">
        <w:rPr>
          <w:sz w:val="24"/>
        </w:rPr>
        <w:t>requirement.</w:t>
      </w:r>
    </w:p>
    <w:p w14:paraId="484B091F" w14:textId="77777777" w:rsidR="000D14B5" w:rsidRDefault="000D14B5">
      <w:pPr>
        <w:pStyle w:val="BodyText"/>
        <w:spacing w:before="2"/>
      </w:pPr>
    </w:p>
    <w:p w14:paraId="01A9D4E4" w14:textId="17F78C3A" w:rsidR="000D14B5" w:rsidRDefault="009748A5" w:rsidP="005D6838">
      <w:pPr>
        <w:pStyle w:val="Heading2"/>
        <w:spacing w:before="1"/>
        <w:ind w:left="0"/>
      </w:pPr>
      <w:bookmarkStart w:id="301" w:name="_Toc117087866"/>
      <w:bookmarkStart w:id="302" w:name="_Toc125960359"/>
      <w:bookmarkStart w:id="303" w:name="_Toc125984018"/>
      <w:bookmarkStart w:id="304" w:name="_Toc125984302"/>
      <w:r>
        <w:t>Agency Baseline</w:t>
      </w:r>
      <w:bookmarkEnd w:id="301"/>
      <w:bookmarkEnd w:id="302"/>
      <w:bookmarkEnd w:id="303"/>
      <w:bookmarkEnd w:id="304"/>
    </w:p>
    <w:p w14:paraId="6B58CE25" w14:textId="35AF385A" w:rsidR="000D14B5" w:rsidRDefault="009748A5" w:rsidP="005D6838">
      <w:pPr>
        <w:pStyle w:val="BodyText"/>
        <w:ind w:right="388"/>
      </w:pPr>
      <w:r w:rsidRPr="005D6838">
        <w:t>A comprehensive report will be produced every 5 years</w:t>
      </w:r>
      <w:r w:rsidR="005D6838">
        <w:t xml:space="preserve"> </w:t>
      </w:r>
      <w:ins w:id="305" w:author="Benjamin Meyer" w:date="2023-01-27T13:00:00Z">
        <w:r w:rsidR="005D6838" w:rsidRPr="005D6838">
          <w:t>contingent on available fu</w:t>
        </w:r>
        <w:r w:rsidR="005D6838">
          <w:t>nd</w:t>
        </w:r>
        <w:r w:rsidR="005D6838" w:rsidRPr="005D6838">
          <w:t>ing</w:t>
        </w:r>
      </w:ins>
      <w:r w:rsidRPr="005D6838">
        <w:t>. An open data report will be produced within one year of data collection. The open data reports will be available on line through a lin</w:t>
      </w:r>
      <w:hyperlink r:id="rId45">
        <w:r w:rsidRPr="005D6838">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27CB9309" w:rsidR="000D14B5" w:rsidRDefault="009748A5" w:rsidP="0059311B">
      <w:pPr>
        <w:pStyle w:val="Heading2"/>
        <w:ind w:left="0"/>
      </w:pPr>
      <w:bookmarkStart w:id="306" w:name="D1._DATA_REVIEW,_VALIDATION_AND_VERIFICA"/>
      <w:bookmarkStart w:id="307" w:name="_Toc117087867"/>
      <w:bookmarkStart w:id="308" w:name="_Toc125960360"/>
      <w:bookmarkStart w:id="309" w:name="_Toc125984019"/>
      <w:bookmarkStart w:id="310" w:name="_Toc125984303"/>
      <w:bookmarkEnd w:id="306"/>
      <w:r>
        <w:t>D1.</w:t>
      </w:r>
      <w:r w:rsidR="00B075AD">
        <w:t xml:space="preserve"> </w:t>
      </w:r>
      <w:r w:rsidR="009D3EAA">
        <w:t>D</w:t>
      </w:r>
      <w:r w:rsidR="00FE2174">
        <w:t>ata</w:t>
      </w:r>
      <w:r w:rsidR="009D3EAA">
        <w:t xml:space="preserve"> R</w:t>
      </w:r>
      <w:r w:rsidR="00FE2174">
        <w:t>eview</w:t>
      </w:r>
      <w:r w:rsidR="009D3EAA">
        <w:t>, V</w:t>
      </w:r>
      <w:r w:rsidR="00FE2174">
        <w:t>alidation</w:t>
      </w:r>
      <w:r w:rsidR="00B075AD">
        <w:t>,</w:t>
      </w:r>
      <w:r w:rsidR="00FE2174">
        <w:t xml:space="preserve"> and</w:t>
      </w:r>
      <w:r w:rsidR="009D3EAA">
        <w:t xml:space="preserve"> </w:t>
      </w:r>
      <w:r w:rsidR="00B075AD">
        <w:t>Verification Requirements</w:t>
      </w:r>
      <w:bookmarkEnd w:id="307"/>
      <w:bookmarkEnd w:id="308"/>
      <w:bookmarkEnd w:id="309"/>
      <w:bookmarkEnd w:id="310"/>
    </w:p>
    <w:p w14:paraId="31829DFD" w14:textId="77777777" w:rsidR="000D14B5" w:rsidRDefault="000D14B5">
      <w:pPr>
        <w:pStyle w:val="BodyText"/>
        <w:spacing w:before="9"/>
        <w:rPr>
          <w:b/>
          <w:sz w:val="23"/>
        </w:rPr>
      </w:pPr>
    </w:p>
    <w:p w14:paraId="7AF3C7CD" w14:textId="005EDA22" w:rsidR="000D14B5" w:rsidRDefault="009748A5" w:rsidP="0059311B">
      <w:pPr>
        <w:pStyle w:val="BodyText"/>
        <w:ind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r w:rsidR="003E0C23">
        <w:t xml:space="preserve"> </w:t>
      </w:r>
    </w:p>
    <w:p w14:paraId="51E30DDC" w14:textId="77777777" w:rsidR="003E0C23" w:rsidRDefault="003E0C23" w:rsidP="003E0C23">
      <w:pPr>
        <w:pStyle w:val="BodyText"/>
        <w:ind w:left="687" w:right="296"/>
      </w:pPr>
    </w:p>
    <w:p w14:paraId="0E97A404" w14:textId="77777777" w:rsidR="009D3EAA" w:rsidRDefault="009D3EAA" w:rsidP="00146D46">
      <w:pPr>
        <w:pStyle w:val="Heading2"/>
        <w:ind w:left="0"/>
      </w:pPr>
      <w:bookmarkStart w:id="311" w:name="_Toc117087868"/>
      <w:bookmarkStart w:id="312" w:name="_Toc125960361"/>
      <w:bookmarkStart w:id="313" w:name="_Toc125984020"/>
      <w:bookmarkStart w:id="314" w:name="_Toc125984304"/>
      <w:r>
        <w:t>D2. V</w:t>
      </w:r>
      <w:r w:rsidR="00411993">
        <w:t>alidation and</w:t>
      </w:r>
      <w:r>
        <w:t xml:space="preserve"> V</w:t>
      </w:r>
      <w:r w:rsidR="00411993">
        <w:t>erification</w:t>
      </w:r>
      <w:r>
        <w:t xml:space="preserve"> M</w:t>
      </w:r>
      <w:r w:rsidR="00411993">
        <w:t>ethods</w:t>
      </w:r>
      <w:bookmarkEnd w:id="311"/>
      <w:bookmarkEnd w:id="312"/>
      <w:bookmarkEnd w:id="313"/>
      <w:bookmarkEnd w:id="314"/>
    </w:p>
    <w:p w14:paraId="6A7BEF50" w14:textId="77777777" w:rsidR="009D3EAA" w:rsidRDefault="009D3EAA" w:rsidP="009D3EAA">
      <w:pPr>
        <w:pStyle w:val="BodyText"/>
        <w:spacing w:before="9"/>
        <w:rPr>
          <w:b/>
          <w:sz w:val="23"/>
        </w:rPr>
      </w:pPr>
    </w:p>
    <w:p w14:paraId="59F736E5" w14:textId="4148BFEE" w:rsidR="000D14B5" w:rsidRDefault="009748A5" w:rsidP="005D6838">
      <w:pPr>
        <w:pStyle w:val="BodyText"/>
        <w:jc w:val="both"/>
      </w:pPr>
      <w:bookmarkStart w:id="315" w:name="D2._VALIDATION_AND_VERIFICATION_METHODS"/>
      <w:bookmarkEnd w:id="315"/>
      <w:r>
        <w:t>Project QA Officer and Project Manager will conduct data validation and verification.</w:t>
      </w:r>
      <w:r w:rsidR="00146D46">
        <w:t xml:space="preserve"> </w:t>
      </w:r>
      <w:r>
        <w:t xml:space="preserve">Project QA </w:t>
      </w:r>
      <w:r>
        <w:lastRenderedPageBreak/>
        <w:t>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rsidP="005D6838">
      <w:pPr>
        <w:pStyle w:val="BodyText"/>
        <w:ind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Pr="00580EED" w:rsidRDefault="009748A5" w:rsidP="005D6838">
      <w:pPr>
        <w:pStyle w:val="BodyText"/>
      </w:pPr>
      <w:r w:rsidRPr="0059311B">
        <w:rPr>
          <w:b/>
          <w:i/>
        </w:rPr>
        <w:t>Laboratory Quality Control (QC) Measures</w:t>
      </w:r>
    </w:p>
    <w:p w14:paraId="0E6F570C" w14:textId="77777777" w:rsidR="000D14B5" w:rsidRDefault="000D14B5">
      <w:pPr>
        <w:pStyle w:val="BodyText"/>
        <w:spacing w:before="9"/>
        <w:rPr>
          <w:b/>
          <w:i/>
          <w:sz w:val="23"/>
        </w:rPr>
      </w:pPr>
    </w:p>
    <w:p w14:paraId="606B1750" w14:textId="77777777" w:rsidR="000D14B5" w:rsidRDefault="009748A5" w:rsidP="005D6838">
      <w:pPr>
        <w:pStyle w:val="BodyText"/>
      </w:pPr>
      <w:r>
        <w:t>Laboratory QC includes the following:</w:t>
      </w:r>
    </w:p>
    <w:p w14:paraId="076A3B7F" w14:textId="77777777" w:rsidR="000D14B5" w:rsidRDefault="009748A5" w:rsidP="005D6838">
      <w:pPr>
        <w:pStyle w:val="ListParagraph"/>
        <w:numPr>
          <w:ilvl w:val="0"/>
          <w:numId w:val="71"/>
        </w:numPr>
        <w:tabs>
          <w:tab w:val="left" w:pos="810"/>
        </w:tabs>
        <w:spacing w:before="1" w:line="293" w:lineRule="exact"/>
        <w:ind w:left="720"/>
        <w:rPr>
          <w:sz w:val="24"/>
        </w:rPr>
      </w:pPr>
      <w:r>
        <w:rPr>
          <w:sz w:val="24"/>
        </w:rPr>
        <w:t>Laboratory instrumentation calibrated with the analytical</w:t>
      </w:r>
      <w:r>
        <w:rPr>
          <w:spacing w:val="-5"/>
          <w:sz w:val="24"/>
        </w:rPr>
        <w:t xml:space="preserve"> </w:t>
      </w:r>
      <w:r>
        <w:rPr>
          <w:sz w:val="24"/>
        </w:rPr>
        <w:t>procedure.</w:t>
      </w:r>
    </w:p>
    <w:p w14:paraId="11792C0A" w14:textId="1EF7F564" w:rsidR="000D14B5" w:rsidRDefault="009748A5" w:rsidP="005D6838">
      <w:pPr>
        <w:pStyle w:val="ListParagraph"/>
        <w:numPr>
          <w:ilvl w:val="0"/>
          <w:numId w:val="71"/>
        </w:numPr>
        <w:tabs>
          <w:tab w:val="left" w:pos="810"/>
        </w:tabs>
        <w:spacing w:before="1" w:line="293" w:lineRule="exact"/>
        <w:ind w:left="720"/>
        <w:rPr>
          <w:sz w:val="24"/>
        </w:rPr>
      </w:pP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298DAE55" w:rsidR="000D14B5" w:rsidRDefault="009748A5" w:rsidP="005D6838">
      <w:pPr>
        <w:pStyle w:val="ListParagraph"/>
        <w:numPr>
          <w:ilvl w:val="0"/>
          <w:numId w:val="71"/>
        </w:numPr>
        <w:tabs>
          <w:tab w:val="left" w:pos="810"/>
        </w:tabs>
        <w:spacing w:before="1" w:line="293" w:lineRule="exact"/>
        <w:ind w:left="720"/>
        <w:rPr>
          <w:sz w:val="24"/>
        </w:rPr>
      </w:pP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rsidP="005D6838">
      <w:pPr>
        <w:pStyle w:val="ListParagraph"/>
        <w:numPr>
          <w:ilvl w:val="0"/>
          <w:numId w:val="71"/>
        </w:numPr>
        <w:tabs>
          <w:tab w:val="left" w:pos="810"/>
        </w:tabs>
        <w:spacing w:before="1" w:line="293" w:lineRule="exact"/>
        <w:ind w:left="720"/>
        <w:rPr>
          <w:sz w:val="24"/>
        </w:rPr>
      </w:pPr>
      <w:r>
        <w:rPr>
          <w:sz w:val="24"/>
        </w:rPr>
        <w:t>Specific QC activities prescribed in the project’s</w:t>
      </w:r>
      <w:r>
        <w:rPr>
          <w:spacing w:val="-7"/>
          <w:sz w:val="24"/>
        </w:rPr>
        <w:t xml:space="preserve"> </w:t>
      </w:r>
      <w:r>
        <w:rPr>
          <w:sz w:val="24"/>
        </w:rPr>
        <w:t>QAPP.</w:t>
      </w:r>
    </w:p>
    <w:p w14:paraId="10E6AC86" w14:textId="3B65C4C7" w:rsidR="000D14B5" w:rsidRDefault="009748A5" w:rsidP="005D6838">
      <w:pPr>
        <w:pStyle w:val="ListParagraph"/>
        <w:numPr>
          <w:ilvl w:val="0"/>
          <w:numId w:val="71"/>
        </w:numPr>
        <w:tabs>
          <w:tab w:val="left" w:pos="810"/>
        </w:tabs>
        <w:spacing w:before="1" w:line="293" w:lineRule="exact"/>
        <w:ind w:left="720"/>
        <w:rPr>
          <w:sz w:val="24"/>
        </w:rPr>
      </w:pP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rsidP="005D6838">
      <w:pPr>
        <w:pStyle w:val="BodyText"/>
        <w:ind w:right="234"/>
        <w:rPr>
          <w:sz w:val="23"/>
        </w:rPr>
      </w:pPr>
    </w:p>
    <w:p w14:paraId="3920AB93" w14:textId="77777777" w:rsidR="000D14B5" w:rsidRDefault="009748A5" w:rsidP="0059311B">
      <w:pPr>
        <w:pStyle w:val="BodyText"/>
        <w:ind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08354BCF" w:rsidR="000D14B5" w:rsidRDefault="009748A5" w:rsidP="0059311B">
      <w:pPr>
        <w:pStyle w:val="Heading2"/>
        <w:ind w:left="0"/>
      </w:pPr>
      <w:bookmarkStart w:id="316" w:name="D3._RECONCILIATION_WITH_DATA_QUALITY_OBJ"/>
      <w:bookmarkStart w:id="317" w:name="_Toc117087869"/>
      <w:bookmarkStart w:id="318" w:name="_Toc125960362"/>
      <w:bookmarkStart w:id="319" w:name="_Toc125984021"/>
      <w:bookmarkStart w:id="320" w:name="_Toc125984305"/>
      <w:bookmarkEnd w:id="316"/>
      <w:r>
        <w:t>D3.</w:t>
      </w:r>
      <w:r w:rsidR="003A402A">
        <w:t xml:space="preserve"> </w:t>
      </w:r>
      <w:r w:rsidR="009D3EAA">
        <w:t>R</w:t>
      </w:r>
      <w:r w:rsidR="003A402A">
        <w:t>econciliation</w:t>
      </w:r>
      <w:r w:rsidR="009D3EAA">
        <w:t xml:space="preserve"> </w:t>
      </w:r>
      <w:r w:rsidR="00877D5B">
        <w:t>with</w:t>
      </w:r>
      <w:r w:rsidR="009D3EAA">
        <w:t xml:space="preserve"> D</w:t>
      </w:r>
      <w:r w:rsidR="003A402A">
        <w:t>ata</w:t>
      </w:r>
      <w:r w:rsidR="009D3EAA">
        <w:t xml:space="preserve"> Q</w:t>
      </w:r>
      <w:r w:rsidR="003A402A">
        <w:t>uality</w:t>
      </w:r>
      <w:r w:rsidR="009D3EAA">
        <w:rPr>
          <w:spacing w:val="-4"/>
        </w:rPr>
        <w:t xml:space="preserve"> </w:t>
      </w:r>
      <w:r w:rsidR="009D3EAA">
        <w:t>O</w:t>
      </w:r>
      <w:r w:rsidR="003A402A">
        <w:t>bjectives</w:t>
      </w:r>
      <w:bookmarkEnd w:id="317"/>
      <w:bookmarkEnd w:id="318"/>
      <w:bookmarkEnd w:id="319"/>
      <w:bookmarkEnd w:id="320"/>
    </w:p>
    <w:p w14:paraId="37F38136" w14:textId="77777777" w:rsidR="000D14B5" w:rsidRDefault="000D14B5">
      <w:pPr>
        <w:pStyle w:val="BodyText"/>
        <w:spacing w:before="9"/>
        <w:rPr>
          <w:b/>
          <w:sz w:val="23"/>
        </w:rPr>
      </w:pPr>
    </w:p>
    <w:p w14:paraId="13B0D893" w14:textId="69752CAF" w:rsidR="000D14B5" w:rsidRDefault="009748A5" w:rsidP="005D6838">
      <w:pPr>
        <w:pStyle w:val="BodyText"/>
        <w:spacing w:before="1"/>
        <w:ind w:right="89"/>
      </w:pPr>
      <w:r>
        <w:t>The Project QA Officer and/or the Project Manager will compare the results and associated variability, accuracy, precision, and completeness with project objectives. If data quality indicators do not meet prog</w:t>
      </w:r>
      <w:r w:rsidR="005D6838">
        <w:t>ram specifications (</w:t>
      </w:r>
      <w:r w:rsidR="005D6838" w:rsidRPr="004638CA">
        <w:t>see</w:t>
      </w:r>
      <w:r w:rsidR="004638CA" w:rsidRPr="004638CA">
        <w:t xml:space="preserve"> </w:t>
      </w:r>
      <w:r w:rsidR="004638CA" w:rsidRPr="004638CA">
        <w:fldChar w:fldCharType="begin"/>
      </w:r>
      <w:r w:rsidR="004638CA" w:rsidRPr="004638CA">
        <w:instrText xml:space="preserve"> REF _Ref125965085 \h  \* MERGEFORMAT </w:instrText>
      </w:r>
      <w:r w:rsidR="004638CA" w:rsidRPr="004638CA">
        <w:fldChar w:fldCharType="separate"/>
      </w:r>
      <w:r w:rsidR="004638CA" w:rsidRPr="004638CA">
        <w:t xml:space="preserve">Table </w:t>
      </w:r>
      <w:r w:rsidR="004638CA" w:rsidRPr="004638CA">
        <w:rPr>
          <w:noProof/>
        </w:rPr>
        <w:t>3</w:t>
      </w:r>
      <w:r w:rsidR="004638CA" w:rsidRPr="004638CA">
        <w:fldChar w:fldCharType="end"/>
      </w:r>
      <w:r w:rsidR="004638CA" w:rsidRPr="004638CA">
        <w:t xml:space="preserve"> </w:t>
      </w:r>
      <w:r w:rsidR="00877D5B" w:rsidRPr="004638CA">
        <w:t>through</w:t>
      </w:r>
      <w:r w:rsidR="004638CA" w:rsidRPr="004638CA">
        <w:t xml:space="preserve"> </w:t>
      </w:r>
      <w:r w:rsidR="004638CA" w:rsidRPr="004638CA">
        <w:fldChar w:fldCharType="begin"/>
      </w:r>
      <w:r w:rsidR="004638CA" w:rsidRPr="004638CA">
        <w:instrText xml:space="preserve"> REF _Ref125968599 \h  \* MERGEFORMAT </w:instrText>
      </w:r>
      <w:r w:rsidR="004638CA" w:rsidRPr="004638CA">
        <w:fldChar w:fldCharType="separate"/>
      </w:r>
      <w:r w:rsidR="004638CA" w:rsidRPr="004638CA">
        <w:t xml:space="preserve">Table </w:t>
      </w:r>
      <w:r w:rsidR="004638CA" w:rsidRPr="004638CA">
        <w:rPr>
          <w:noProof/>
        </w:rPr>
        <w:t>7</w:t>
      </w:r>
      <w:r w:rsidR="004638CA" w:rsidRPr="004638CA">
        <w:fldChar w:fldCharType="end"/>
      </w:r>
      <w:r w:rsidRPr="004638CA">
        <w:t>)</w:t>
      </w:r>
      <w:r>
        <w:t xml:space="preserve"> data will not be </w:t>
      </w:r>
      <w:r w:rsidR="00646D5A">
        <w:t xml:space="preserve">uplifted to </w:t>
      </w:r>
      <w:r w:rsidR="00877D5B">
        <w:t xml:space="preserve">AQWMS nor to </w:t>
      </w:r>
      <w:r w:rsidR="005D6838">
        <w:t>the EPA</w:t>
      </w:r>
      <w:r w:rsidR="0059311B">
        <w:t xml:space="preserve"> </w:t>
      </w:r>
      <w:r w:rsidR="00646D5A">
        <w:t>Water Quality Exchange</w:t>
      </w:r>
      <w:r>
        <w:t>.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modification, problems associated with collecting and analyzing data, as well as potential solutions will be reported</w:t>
      </w:r>
      <w:r w:rsidR="003E0C23">
        <w:t xml:space="preserve"> </w:t>
      </w:r>
      <w:r w:rsidR="00F2658C">
        <w:t>to ADEC</w:t>
      </w:r>
      <w:r w:rsidR="005D6838">
        <w:t>.</w:t>
      </w:r>
    </w:p>
    <w:p w14:paraId="3626634A" w14:textId="77777777" w:rsidR="00DD7EEA" w:rsidRDefault="00DD7EEA" w:rsidP="00DD7EEA">
      <w:pPr>
        <w:pStyle w:val="BodyText"/>
        <w:spacing w:before="1"/>
        <w:ind w:right="89"/>
      </w:pPr>
    </w:p>
    <w:p w14:paraId="4D7FDEFA" w14:textId="77777777" w:rsidR="000D14B5" w:rsidRDefault="009748A5" w:rsidP="005D6838">
      <w:pPr>
        <w:pStyle w:val="BodyText"/>
        <w:spacing w:before="89"/>
        <w:ind w:right="266"/>
      </w:pPr>
      <w:r>
        <w:t xml:space="preserve">If failure to meet program specifications is found to be unrelated to equipment, methods, or </w:t>
      </w:r>
      <w:r>
        <w:lastRenderedPageBreak/>
        <w:t>monitor error, specifications may be revised. Revisions to this QAPP will be submitted to the designated state ADEC and federal EPA, Region 10 Quality Assurance Officers for approval.</w:t>
      </w:r>
    </w:p>
    <w:bookmarkEnd w:id="256"/>
    <w:p w14:paraId="79BBD42A" w14:textId="77777777" w:rsidR="009D3EAA" w:rsidRDefault="009D3EAA" w:rsidP="00C161F5">
      <w:pPr>
        <w:pStyle w:val="BodyText"/>
        <w:spacing w:before="1"/>
        <w:ind w:right="268"/>
      </w:pPr>
    </w:p>
    <w:p w14:paraId="35C737A2" w14:textId="77777777" w:rsidR="00BA7093" w:rsidRDefault="00BA7093" w:rsidP="00C161F5">
      <w:pPr>
        <w:pStyle w:val="BodyText"/>
        <w:spacing w:before="1"/>
        <w:ind w:right="268"/>
      </w:pPr>
    </w:p>
    <w:p w14:paraId="36AE1CBE" w14:textId="77777777" w:rsidR="00BA7093" w:rsidRDefault="00BA7093" w:rsidP="00C161F5">
      <w:pPr>
        <w:pStyle w:val="BodyText"/>
        <w:spacing w:before="1"/>
        <w:ind w:right="268"/>
      </w:pPr>
    </w:p>
    <w:p w14:paraId="50916529" w14:textId="77777777" w:rsidR="00BA7093" w:rsidRDefault="00BA7093" w:rsidP="00C161F5">
      <w:pPr>
        <w:pStyle w:val="BodyText"/>
        <w:spacing w:before="1"/>
        <w:ind w:right="268"/>
      </w:pPr>
    </w:p>
    <w:p w14:paraId="74E2C250" w14:textId="77777777" w:rsidR="00BA7093" w:rsidRDefault="00BA7093" w:rsidP="00C161F5">
      <w:pPr>
        <w:pStyle w:val="BodyText"/>
        <w:spacing w:before="1"/>
        <w:ind w:right="268"/>
      </w:pPr>
    </w:p>
    <w:p w14:paraId="3A4570E6" w14:textId="77777777" w:rsidR="00BA7093" w:rsidRDefault="00BA7093" w:rsidP="00C161F5">
      <w:pPr>
        <w:pStyle w:val="BodyText"/>
        <w:spacing w:before="1"/>
        <w:ind w:right="268"/>
      </w:pPr>
    </w:p>
    <w:p w14:paraId="1508E885" w14:textId="77777777" w:rsidR="0044308E" w:rsidRDefault="0044308E" w:rsidP="00530E7B">
      <w:pPr>
        <w:pStyle w:val="BodyText"/>
        <w:ind w:right="696"/>
      </w:pPr>
    </w:p>
    <w:p w14:paraId="11CCFC4D" w14:textId="77777777" w:rsidR="0044308E" w:rsidRDefault="0044308E" w:rsidP="00530E7B">
      <w:pPr>
        <w:pStyle w:val="BodyText"/>
        <w:ind w:right="696"/>
      </w:pPr>
    </w:p>
    <w:p w14:paraId="7FF7E279" w14:textId="77777777" w:rsidR="0044308E" w:rsidRDefault="0044308E" w:rsidP="00530E7B">
      <w:pPr>
        <w:pStyle w:val="BodyText"/>
        <w:ind w:right="696"/>
      </w:pPr>
    </w:p>
    <w:p w14:paraId="63B82741" w14:textId="511AE2B5" w:rsidR="0044308E" w:rsidRDefault="0044308E" w:rsidP="00530E7B">
      <w:pPr>
        <w:pStyle w:val="BodyText"/>
        <w:ind w:right="696"/>
      </w:pPr>
    </w:p>
    <w:p w14:paraId="0F780882" w14:textId="1C1E596D" w:rsidR="00A20351" w:rsidRDefault="00A20351" w:rsidP="00530E7B">
      <w:pPr>
        <w:pStyle w:val="BodyText"/>
        <w:ind w:right="696"/>
      </w:pPr>
    </w:p>
    <w:p w14:paraId="53597779" w14:textId="4409A152" w:rsidR="00A20351" w:rsidRDefault="00A20351" w:rsidP="00530E7B">
      <w:pPr>
        <w:pStyle w:val="BodyText"/>
        <w:ind w:right="696"/>
      </w:pPr>
    </w:p>
    <w:p w14:paraId="407E9E3B" w14:textId="1883CC27" w:rsidR="00A20351" w:rsidRDefault="00A20351" w:rsidP="00530E7B">
      <w:pPr>
        <w:pStyle w:val="BodyText"/>
        <w:ind w:right="696"/>
      </w:pPr>
    </w:p>
    <w:p w14:paraId="133BBF8D" w14:textId="5986D3C5" w:rsidR="00A20351" w:rsidRDefault="00A20351" w:rsidP="00530E7B">
      <w:pPr>
        <w:pStyle w:val="BodyText"/>
        <w:ind w:right="696"/>
      </w:pPr>
    </w:p>
    <w:p w14:paraId="2476FF84" w14:textId="7608E81E" w:rsidR="00A20351" w:rsidRDefault="00A20351" w:rsidP="00530E7B">
      <w:pPr>
        <w:pStyle w:val="BodyText"/>
        <w:ind w:right="696"/>
      </w:pPr>
    </w:p>
    <w:p w14:paraId="4EBDACF3" w14:textId="111848F5" w:rsidR="00A20351" w:rsidRDefault="00A20351" w:rsidP="00530E7B">
      <w:pPr>
        <w:pStyle w:val="BodyText"/>
        <w:ind w:right="696"/>
      </w:pPr>
    </w:p>
    <w:p w14:paraId="6BB3A476" w14:textId="227DEEC2" w:rsidR="00A20351" w:rsidRDefault="00A20351" w:rsidP="00530E7B">
      <w:pPr>
        <w:pStyle w:val="BodyText"/>
        <w:ind w:right="696"/>
      </w:pPr>
    </w:p>
    <w:p w14:paraId="543D3D3A" w14:textId="61D2C65A" w:rsidR="00A20351" w:rsidRDefault="00A20351" w:rsidP="00530E7B">
      <w:pPr>
        <w:pStyle w:val="BodyText"/>
        <w:ind w:right="696"/>
      </w:pPr>
    </w:p>
    <w:p w14:paraId="6E1063B4" w14:textId="50537A6D" w:rsidR="00A20351" w:rsidRDefault="00A20351" w:rsidP="00530E7B">
      <w:pPr>
        <w:pStyle w:val="BodyText"/>
        <w:ind w:right="696"/>
      </w:pPr>
    </w:p>
    <w:p w14:paraId="2D8C8CFA" w14:textId="0F698F65" w:rsidR="00A20351" w:rsidRDefault="00A20351" w:rsidP="00530E7B">
      <w:pPr>
        <w:pStyle w:val="BodyText"/>
        <w:ind w:right="696"/>
      </w:pPr>
    </w:p>
    <w:p w14:paraId="5FAEBD07" w14:textId="1B8D68E6" w:rsidR="00A20351" w:rsidRDefault="00A20351" w:rsidP="00530E7B">
      <w:pPr>
        <w:pStyle w:val="BodyText"/>
        <w:ind w:right="696"/>
      </w:pPr>
    </w:p>
    <w:p w14:paraId="1AFDF847" w14:textId="71E26899" w:rsidR="00A20351" w:rsidRDefault="00A20351" w:rsidP="00530E7B">
      <w:pPr>
        <w:pStyle w:val="BodyText"/>
        <w:ind w:right="696"/>
      </w:pPr>
    </w:p>
    <w:p w14:paraId="15D3BB55" w14:textId="10E9CB2A" w:rsidR="00A20351" w:rsidRDefault="00A20351" w:rsidP="00530E7B">
      <w:pPr>
        <w:pStyle w:val="BodyText"/>
        <w:ind w:right="696"/>
      </w:pPr>
    </w:p>
    <w:p w14:paraId="7423BA5C" w14:textId="2178724B" w:rsidR="00A20351" w:rsidRDefault="00A20351" w:rsidP="00530E7B">
      <w:pPr>
        <w:pStyle w:val="BodyText"/>
        <w:ind w:right="696"/>
      </w:pPr>
    </w:p>
    <w:p w14:paraId="24C56AD5" w14:textId="1CE6E1F6" w:rsidR="00A20351" w:rsidRDefault="00A20351" w:rsidP="00530E7B">
      <w:pPr>
        <w:pStyle w:val="BodyText"/>
        <w:ind w:right="696"/>
      </w:pPr>
    </w:p>
    <w:p w14:paraId="607761D9" w14:textId="20BFBD6B" w:rsidR="00A20351" w:rsidRDefault="00A20351" w:rsidP="00530E7B">
      <w:pPr>
        <w:pStyle w:val="BodyText"/>
        <w:ind w:right="696"/>
      </w:pPr>
    </w:p>
    <w:p w14:paraId="76D26319" w14:textId="6689E0E8" w:rsidR="00A20351" w:rsidRDefault="00A20351" w:rsidP="00530E7B">
      <w:pPr>
        <w:pStyle w:val="BodyText"/>
        <w:ind w:right="696"/>
      </w:pPr>
    </w:p>
    <w:p w14:paraId="528606D0" w14:textId="093D0CE6" w:rsidR="00A20351" w:rsidRDefault="00A20351" w:rsidP="00530E7B">
      <w:pPr>
        <w:pStyle w:val="BodyText"/>
        <w:ind w:right="696"/>
      </w:pPr>
    </w:p>
    <w:p w14:paraId="06249499" w14:textId="62EA8FDA" w:rsidR="00A20351" w:rsidRDefault="00A20351" w:rsidP="00530E7B">
      <w:pPr>
        <w:pStyle w:val="BodyText"/>
        <w:ind w:right="696"/>
      </w:pPr>
    </w:p>
    <w:p w14:paraId="5B9D800D" w14:textId="1648BFF1" w:rsidR="00A20351" w:rsidRDefault="00A20351" w:rsidP="00530E7B">
      <w:pPr>
        <w:pStyle w:val="BodyText"/>
        <w:ind w:right="696"/>
      </w:pPr>
    </w:p>
    <w:p w14:paraId="7FF8452E" w14:textId="2515F423" w:rsidR="00A20351" w:rsidRDefault="00A20351" w:rsidP="00530E7B">
      <w:pPr>
        <w:pStyle w:val="BodyText"/>
        <w:ind w:right="696"/>
      </w:pPr>
    </w:p>
    <w:p w14:paraId="56439F68" w14:textId="79C91B59" w:rsidR="00A20351" w:rsidRDefault="00A20351" w:rsidP="00530E7B">
      <w:pPr>
        <w:pStyle w:val="BodyText"/>
        <w:ind w:right="696"/>
      </w:pPr>
    </w:p>
    <w:p w14:paraId="332B2EC0" w14:textId="78710AA3" w:rsidR="00A20351" w:rsidRDefault="00A20351" w:rsidP="00530E7B">
      <w:pPr>
        <w:pStyle w:val="BodyText"/>
        <w:ind w:right="696"/>
      </w:pPr>
    </w:p>
    <w:p w14:paraId="23B217D0" w14:textId="03D75B65" w:rsidR="00A20351" w:rsidRDefault="00A20351" w:rsidP="00530E7B">
      <w:pPr>
        <w:pStyle w:val="BodyText"/>
        <w:ind w:right="696"/>
      </w:pPr>
    </w:p>
    <w:p w14:paraId="77D9DDD2" w14:textId="209E3C3D" w:rsidR="00A20351" w:rsidRDefault="00A20351" w:rsidP="00530E7B">
      <w:pPr>
        <w:pStyle w:val="BodyText"/>
        <w:ind w:right="696"/>
      </w:pPr>
    </w:p>
    <w:p w14:paraId="7179B4DE" w14:textId="1466B89D" w:rsidR="00A20351" w:rsidRDefault="00A20351" w:rsidP="00530E7B">
      <w:pPr>
        <w:pStyle w:val="BodyText"/>
        <w:ind w:right="696"/>
      </w:pPr>
    </w:p>
    <w:p w14:paraId="43C5191B" w14:textId="4C67046A" w:rsidR="00A20351" w:rsidRDefault="00A20351" w:rsidP="00530E7B">
      <w:pPr>
        <w:pStyle w:val="BodyText"/>
        <w:ind w:right="696"/>
      </w:pPr>
    </w:p>
    <w:p w14:paraId="27212170" w14:textId="45BED587" w:rsidR="00A20351" w:rsidRDefault="00A20351" w:rsidP="00530E7B">
      <w:pPr>
        <w:pStyle w:val="BodyText"/>
        <w:ind w:right="696"/>
      </w:pPr>
    </w:p>
    <w:p w14:paraId="45126A1E" w14:textId="63365A2F" w:rsidR="00A20351" w:rsidRDefault="00A20351" w:rsidP="00530E7B">
      <w:pPr>
        <w:pStyle w:val="BodyText"/>
        <w:ind w:right="696"/>
      </w:pPr>
    </w:p>
    <w:p w14:paraId="372EA4ED" w14:textId="409551D6" w:rsidR="00A20351" w:rsidRDefault="00A20351" w:rsidP="00530E7B">
      <w:pPr>
        <w:pStyle w:val="BodyText"/>
        <w:ind w:right="696"/>
      </w:pPr>
    </w:p>
    <w:p w14:paraId="3B7152F6" w14:textId="475DF98E" w:rsidR="00A20351" w:rsidRDefault="00A20351" w:rsidP="00530E7B">
      <w:pPr>
        <w:pStyle w:val="BodyText"/>
        <w:ind w:right="696"/>
      </w:pPr>
    </w:p>
    <w:p w14:paraId="7B3B9BE4" w14:textId="4DB37B87" w:rsidR="00A20351" w:rsidRDefault="00A20351" w:rsidP="00530E7B">
      <w:pPr>
        <w:pStyle w:val="BodyText"/>
        <w:ind w:right="696"/>
      </w:pPr>
    </w:p>
    <w:p w14:paraId="7996BBC9" w14:textId="2CA54088" w:rsidR="00A20351" w:rsidRDefault="00A20351" w:rsidP="00530E7B">
      <w:pPr>
        <w:pStyle w:val="BodyText"/>
        <w:ind w:right="696"/>
      </w:pPr>
    </w:p>
    <w:p w14:paraId="5AA96777" w14:textId="61EFAD55" w:rsidR="00A20351" w:rsidRDefault="00A20351" w:rsidP="00530E7B">
      <w:pPr>
        <w:pStyle w:val="BodyText"/>
        <w:ind w:right="696"/>
      </w:pPr>
    </w:p>
    <w:p w14:paraId="3C000CB7" w14:textId="59684711" w:rsidR="00A20351" w:rsidRDefault="00A20351" w:rsidP="00530E7B">
      <w:pPr>
        <w:pStyle w:val="BodyText"/>
        <w:ind w:right="696"/>
      </w:pPr>
    </w:p>
    <w:p w14:paraId="58B588D1" w14:textId="77777777" w:rsidR="00A20351" w:rsidRPr="00826A3C" w:rsidRDefault="00A20351" w:rsidP="00A20351">
      <w:pPr>
        <w:pStyle w:val="Heading2"/>
        <w:ind w:left="0"/>
      </w:pPr>
      <w:bookmarkStart w:id="321" w:name="_Toc125960363"/>
      <w:bookmarkStart w:id="322" w:name="_Toc125984022"/>
      <w:bookmarkStart w:id="323" w:name="_Toc125984306"/>
      <w:r>
        <w:t>References</w:t>
      </w:r>
      <w:bookmarkEnd w:id="321"/>
      <w:bookmarkEnd w:id="322"/>
      <w:bookmarkEnd w:id="323"/>
    </w:p>
    <w:p w14:paraId="474E90FE" w14:textId="77777777" w:rsidR="00A20351" w:rsidRPr="00826A3C" w:rsidRDefault="00A20351" w:rsidP="00A20351">
      <w:pPr>
        <w:pStyle w:val="Heading2"/>
      </w:pPr>
    </w:p>
    <w:p w14:paraId="7EC4446E" w14:textId="7F51AFD6" w:rsidR="00B23E79" w:rsidRDefault="00A20351" w:rsidP="008A1901">
      <w:pPr>
        <w:spacing w:line="240" w:lineRule="exact"/>
        <w:ind w:left="720" w:right="730" w:hanging="720"/>
        <w:rPr>
          <w:noProof/>
        </w:rPr>
      </w:pPr>
      <w:r w:rsidRPr="00826A3C">
        <w:fldChar w:fldCharType="begin" w:fldLock="1"/>
      </w:r>
      <w:r w:rsidR="00B23E79">
        <w:instrText>ADDIN paperpile_bibliography &lt;pp-bibliography&gt;&lt;first-reference-indices&gt;&lt;formatting&gt;1&lt;/formatting&gt;&lt;space-after&gt;1&lt;/space-after&gt;&lt;/first-reference-indices&gt;&lt;/pp-bibliography&gt; \* MERGEFORMAT</w:instrText>
      </w:r>
      <w:r w:rsidRPr="00826A3C">
        <w:fldChar w:fldCharType="separate"/>
      </w:r>
      <w:r w:rsidR="00B23E79">
        <w:rPr>
          <w:noProof/>
        </w:rPr>
        <w:t>ADEC. 2022a. “Kenai River Water Quality Monitoring Activities.” 2022. https://dec.alaska.gov/water/nonpoint-source-control/waters-in-the-spotlight/kenai-river-water-quality-monitoring-activities/.</w:t>
      </w:r>
    </w:p>
    <w:p w14:paraId="6897754E" w14:textId="77777777" w:rsidR="00B23E79" w:rsidRDefault="00B23E79" w:rsidP="008A1901">
      <w:pPr>
        <w:spacing w:line="240" w:lineRule="exact"/>
        <w:ind w:left="720" w:right="730" w:hanging="720"/>
        <w:rPr>
          <w:noProof/>
        </w:rPr>
      </w:pPr>
      <w:r>
        <w:rPr>
          <w:noProof/>
        </w:rPr>
        <w:t>———. 2022b. “Water Quality Standards and Restoration, Water Quality Reports.” February 15, 2022. https://dec.alaska.gov/water/water-quality/reports.</w:t>
      </w:r>
    </w:p>
    <w:p w14:paraId="5485FAD8" w14:textId="77777777" w:rsidR="00B23E79" w:rsidRDefault="00B23E79" w:rsidP="008A1901">
      <w:pPr>
        <w:spacing w:line="240" w:lineRule="exact"/>
        <w:ind w:left="720" w:right="730" w:hanging="720"/>
        <w:rPr>
          <w:noProof/>
        </w:rPr>
      </w:pPr>
      <w:r>
        <w:rPr>
          <w:noProof/>
        </w:rPr>
        <w:t>AKDNR. 1997. “Kenai River Comprehensive Management Plan.” https://www.kenaifishpartnership.org/wp-content/uploads/2021/10/krsma_1997_editable_sm.pdf.</w:t>
      </w:r>
    </w:p>
    <w:p w14:paraId="513BC700" w14:textId="77777777" w:rsidR="00B23E79" w:rsidRDefault="00B23E79" w:rsidP="008A1901">
      <w:pPr>
        <w:spacing w:line="240" w:lineRule="exact"/>
        <w:ind w:left="720" w:right="730" w:hanging="720"/>
        <w:rPr>
          <w:noProof/>
        </w:rPr>
      </w:pPr>
      <w:r>
        <w:rPr>
          <w:noProof/>
        </w:rPr>
        <w:t>EPA. 1996. “Guidelines Establishing Test Procedures for the Analysis of Pollutants (40 CFR Part 136).” 1996. https://www.ecfr.gov/current/title-40/chapter-I/subchapter-D/part-136?toc=1.</w:t>
      </w:r>
    </w:p>
    <w:p w14:paraId="5BE3C524" w14:textId="77777777" w:rsidR="00B23E79" w:rsidRDefault="00B23E79" w:rsidP="008A1901">
      <w:pPr>
        <w:spacing w:line="240" w:lineRule="exact"/>
        <w:ind w:left="720" w:right="730" w:hanging="720"/>
        <w:rPr>
          <w:noProof/>
        </w:rPr>
      </w:pPr>
      <w:r>
        <w:rPr>
          <w:noProof/>
        </w:rPr>
        <w:t>Guerron Orejuela, Edgar. 2016. “Water Quality Assessment of the Kenai River Watershed from July 2000 to July 2014.” Kenai Watershed Forum. https://dec.alaska.gov/media/16756/kenai-river-baseline-monitoring-report-final-zncuappendix.pdf.</w:t>
      </w:r>
    </w:p>
    <w:p w14:paraId="6B20B790" w14:textId="77777777" w:rsidR="00B23E79" w:rsidRDefault="00B23E79" w:rsidP="008A1901">
      <w:pPr>
        <w:spacing w:line="240" w:lineRule="exact"/>
        <w:ind w:left="720" w:right="730" w:hanging="720"/>
        <w:rPr>
          <w:noProof/>
        </w:rPr>
      </w:pPr>
      <w:r>
        <w:rPr>
          <w:noProof/>
        </w:rPr>
        <w:t>Litchfield, V. P., and G. B. Kyle. 1992. “Kenai River Water Quality Investigation Completion Report.” 123. Alaska Department of Fish and Game. http://www.adfg.alaska.gov/fedaidpdfs/FRED.123.pdf.</w:t>
      </w:r>
    </w:p>
    <w:p w14:paraId="3D9C7F2F" w14:textId="77777777" w:rsidR="00B23E79" w:rsidRDefault="00B23E79" w:rsidP="008A1901">
      <w:pPr>
        <w:spacing w:line="240" w:lineRule="exact"/>
        <w:ind w:left="720" w:right="730" w:hanging="720"/>
        <w:rPr>
          <w:noProof/>
        </w:rPr>
      </w:pPr>
      <w:r>
        <w:rPr>
          <w:noProof/>
        </w:rPr>
        <w:t>Martin, Michelle, Joe Charbonnet, Elizabeth Jones, Jim Czarnezki, and Robert Ruffner. 2011. “Turbidity Monitoring on the Lower Kenai River, 2008-2010.” Kenai Watershed Forum.</w:t>
      </w:r>
    </w:p>
    <w:p w14:paraId="10182B5B" w14:textId="77777777" w:rsidR="00B23E79" w:rsidRDefault="00B23E79" w:rsidP="008A1901">
      <w:pPr>
        <w:spacing w:line="240" w:lineRule="exact"/>
        <w:ind w:left="720" w:right="730" w:hanging="720"/>
        <w:rPr>
          <w:noProof/>
        </w:rPr>
      </w:pPr>
      <w:r>
        <w:rPr>
          <w:noProof/>
        </w:rPr>
        <w:t>Mauger, Sue. 2013. “Cook Inlet Stream Temp Network Synthesis Report 2008-2012.” Cook Inletekeeper. https://inletkeeper.org/wp-content/uploads/2017/03/Cook-Inlet-Stream-Temp-Network-Synthesis-Report.pdf.</w:t>
      </w:r>
    </w:p>
    <w:p w14:paraId="4997D507" w14:textId="77777777" w:rsidR="00B23E79" w:rsidRDefault="00B23E79" w:rsidP="008A1901">
      <w:pPr>
        <w:spacing w:line="240" w:lineRule="exact"/>
        <w:ind w:left="720" w:right="730" w:hanging="720"/>
        <w:rPr>
          <w:noProof/>
        </w:rPr>
      </w:pPr>
      <w:r>
        <w:rPr>
          <w:noProof/>
        </w:rPr>
        <w:t xml:space="preserve">Mauger, Sue, Rebecca Shaftel, Jason C. Leppi, and Daniel J. Rinella. 2017. “Summer Temperature Regimes in Southcentral Alaska Streams: Watershed Drivers of Variation and Potential Implications for Pacific Salmon.” </w:t>
      </w:r>
      <w:r w:rsidRPr="00B23E79">
        <w:rPr>
          <w:i/>
          <w:noProof/>
        </w:rPr>
        <w:t>Canadian Journal of Fisheries and Aquatic Sciences. Journal Canadien Des Sciences Halieutiques et Aquatiques</w:t>
      </w:r>
      <w:r>
        <w:rPr>
          <w:noProof/>
        </w:rPr>
        <w:t xml:space="preserve"> 74 (5): 702–15.</w:t>
      </w:r>
    </w:p>
    <w:p w14:paraId="07FA110C" w14:textId="77777777" w:rsidR="00B23E79" w:rsidRDefault="00B23E79" w:rsidP="008A1901">
      <w:pPr>
        <w:spacing w:line="240" w:lineRule="exact"/>
        <w:ind w:left="720" w:right="730" w:hanging="720"/>
        <w:rPr>
          <w:noProof/>
        </w:rPr>
      </w:pPr>
      <w:r>
        <w:rPr>
          <w:noProof/>
        </w:rPr>
        <w:t xml:space="preserve">Mauger, Sue, Rebecca Shaftel, E. Jamie Trammell, Marcus Geist, and Dan Bogan. 2015. “Stream Temperature Data Collection Standards for Alaska: Minimum Standards to Generate Data Useful for Regional-Scale Analyses.” </w:t>
      </w:r>
      <w:r w:rsidRPr="00B23E79">
        <w:rPr>
          <w:i/>
          <w:noProof/>
        </w:rPr>
        <w:t>Journal of Hydrology: Regional Studies</w:t>
      </w:r>
      <w:r>
        <w:rPr>
          <w:noProof/>
        </w:rPr>
        <w:t xml:space="preserve"> 4, Part B (September): 431–38.</w:t>
      </w:r>
    </w:p>
    <w:p w14:paraId="26C50433" w14:textId="77777777" w:rsidR="00B23E79" w:rsidRDefault="00B23E79" w:rsidP="008A1901">
      <w:pPr>
        <w:spacing w:line="240" w:lineRule="exact"/>
        <w:ind w:left="720" w:right="730" w:hanging="720"/>
        <w:rPr>
          <w:noProof/>
        </w:rPr>
      </w:pPr>
      <w:r>
        <w:rPr>
          <w:noProof/>
        </w:rPr>
        <w:t>McCard, Jennifer J. 2007. “Water Quality Assessment of the Kenai River Watershed from July 2000 to July 2006.” Kenai Watershed Forum.</w:t>
      </w:r>
    </w:p>
    <w:p w14:paraId="221862D5" w14:textId="77777777" w:rsidR="00B23E79" w:rsidRDefault="00B23E79" w:rsidP="008A1901">
      <w:pPr>
        <w:spacing w:line="240" w:lineRule="exact"/>
        <w:ind w:left="720" w:right="730" w:hanging="720"/>
        <w:rPr>
          <w:noProof/>
        </w:rPr>
      </w:pPr>
      <w:r>
        <w:rPr>
          <w:noProof/>
        </w:rPr>
        <w:t>Meyer, Benjamin. 2021. “Status of Copper and Zinc Throughout the Kenai River Watershed.” Kenai Watershed Forum. https://dec.alaska.gov/media/22967/copper-zinc-field-report-2019-2020.pdf.</w:t>
      </w:r>
    </w:p>
    <w:p w14:paraId="5238B702" w14:textId="77777777" w:rsidR="00B23E79" w:rsidRDefault="00B23E79" w:rsidP="008A1901">
      <w:pPr>
        <w:spacing w:line="240" w:lineRule="exact"/>
        <w:ind w:left="720" w:right="730" w:hanging="720"/>
        <w:rPr>
          <w:noProof/>
        </w:rPr>
      </w:pPr>
      <w:r>
        <w:rPr>
          <w:noProof/>
        </w:rPr>
        <w:t>Sires, Jeff. 2017a. “A Review of Potential Zinc and Copper Pollution Sources in the Kenai River Watershed.” DEC. https://dec.alaska.gov/media/5181/zcliteraturereviewfinal.pdf.</w:t>
      </w:r>
    </w:p>
    <w:p w14:paraId="53B5FFC0" w14:textId="77777777" w:rsidR="00B23E79" w:rsidRDefault="00B23E79" w:rsidP="008A1901">
      <w:pPr>
        <w:spacing w:line="240" w:lineRule="exact"/>
        <w:ind w:left="720" w:right="730" w:hanging="720"/>
        <w:rPr>
          <w:noProof/>
        </w:rPr>
      </w:pPr>
      <w:r>
        <w:rPr>
          <w:noProof/>
        </w:rPr>
        <w:t>———. 2017b. “Kenai River Watershed Zinc and Copper Pollution: A Summary of Data Analysis, Literature Review Results, And Suggested Actions.” DEC. http://www.dec.alaska.gov/media/16761/kenai-river-zinc-and-copper-pollution-study.pdf.</w:t>
      </w:r>
    </w:p>
    <w:p w14:paraId="754877B6" w14:textId="082145BD" w:rsidR="00A20351" w:rsidRDefault="00B23E79" w:rsidP="008A1901">
      <w:pPr>
        <w:spacing w:line="240" w:lineRule="exact"/>
        <w:ind w:left="720" w:right="730" w:hanging="720"/>
        <w:sectPr w:rsidR="00A20351" w:rsidSect="0044308E">
          <w:pgSz w:w="12240" w:h="15840"/>
          <w:pgMar w:top="1440" w:right="1440" w:bottom="1440" w:left="1440" w:header="720" w:footer="720" w:gutter="0"/>
          <w:cols w:space="720"/>
          <w:docGrid w:linePitch="360"/>
        </w:sectPr>
      </w:pPr>
      <w:r>
        <w:rPr>
          <w:noProof/>
        </w:rPr>
        <w:t>USFWS. 1997. “Upper Kenai River Cooperative Plan.” https://www.fws.gov/uploadedFiles/UpperKenaiRiverCoop_Plan_1997.pdf.</w:t>
      </w:r>
      <w:r w:rsidR="00A20351" w:rsidRPr="00826A3C">
        <w:fldChar w:fldCharType="end"/>
      </w:r>
    </w:p>
    <w:p w14:paraId="086F96E0" w14:textId="5F1B5255" w:rsidR="000D14B5" w:rsidRDefault="00461CAC" w:rsidP="00E61CB6">
      <w:pPr>
        <w:pStyle w:val="AppendixSubheadings"/>
        <w:jc w:val="center"/>
        <w:rPr>
          <w:b/>
        </w:rPr>
      </w:pPr>
      <w:bookmarkStart w:id="324" w:name="_Toc125984307"/>
      <w:r w:rsidRPr="00635EC2">
        <w:rPr>
          <w:b/>
        </w:rPr>
        <w:lastRenderedPageBreak/>
        <w:t>Appendix</w:t>
      </w:r>
      <w:bookmarkStart w:id="325" w:name="APPENDIX_A"/>
      <w:bookmarkStart w:id="326" w:name="_bookmark34"/>
      <w:bookmarkStart w:id="327" w:name="_Toc96073989"/>
      <w:bookmarkStart w:id="328" w:name="_Hlk117079059"/>
      <w:bookmarkEnd w:id="325"/>
      <w:bookmarkEnd w:id="326"/>
      <w:r w:rsidR="009748A5" w:rsidRPr="00635EC2">
        <w:rPr>
          <w:b/>
        </w:rPr>
        <w:t xml:space="preserve"> A</w:t>
      </w:r>
      <w:bookmarkEnd w:id="327"/>
      <w:r w:rsidR="00635EC2" w:rsidRPr="00635EC2">
        <w:rPr>
          <w:b/>
        </w:rPr>
        <w:t>:</w:t>
      </w:r>
      <w:r w:rsidR="00635EC2">
        <w:rPr>
          <w:b/>
        </w:rPr>
        <w:t xml:space="preserve"> </w:t>
      </w:r>
      <w:r w:rsidR="009748A5" w:rsidRPr="00635EC2">
        <w:rPr>
          <w:b/>
        </w:rPr>
        <w:t>Technical Advisory Committee</w:t>
      </w:r>
      <w:bookmarkEnd w:id="324"/>
    </w:p>
    <w:p w14:paraId="3BFBC8FF" w14:textId="5668AC93" w:rsidR="000D14B5" w:rsidRDefault="000D14B5">
      <w:pPr>
        <w:pStyle w:val="BodyText"/>
        <w:rPr>
          <w:b/>
          <w:sz w:val="22"/>
        </w:rPr>
      </w:pPr>
    </w:p>
    <w:p w14:paraId="455AAC43" w14:textId="73EA5DF8" w:rsidR="000D14B5" w:rsidRPr="00635EC2" w:rsidRDefault="009748A5" w:rsidP="00635EC2">
      <w:pPr>
        <w:pStyle w:val="BodyText"/>
        <w:ind w:firstLine="688"/>
        <w:rPr>
          <w:b/>
          <w:i/>
        </w:rPr>
      </w:pPr>
      <w:bookmarkStart w:id="329" w:name="_Toc96073990"/>
      <w:bookmarkStart w:id="330" w:name="_Toc117087870"/>
      <w:bookmarkStart w:id="331" w:name="_Toc125541899"/>
      <w:r w:rsidRPr="00635EC2">
        <w:rPr>
          <w:b/>
          <w:i/>
        </w:rPr>
        <w:t>Scott Curtin</w:t>
      </w:r>
      <w:bookmarkEnd w:id="329"/>
      <w:bookmarkEnd w:id="330"/>
      <w:bookmarkEnd w:id="331"/>
    </w:p>
    <w:p w14:paraId="72B0E203" w14:textId="77777777" w:rsidR="008043F1" w:rsidRDefault="009748A5" w:rsidP="008043F1">
      <w:pPr>
        <w:pStyle w:val="BodyText"/>
        <w:ind w:left="688"/>
      </w:pPr>
      <w:r>
        <w:t xml:space="preserve">City of Kenai Wastewater Treatment Plant </w:t>
      </w:r>
    </w:p>
    <w:p w14:paraId="428F6713" w14:textId="77777777" w:rsidR="000D14B5" w:rsidRDefault="009748A5" w:rsidP="005D6838">
      <w:pPr>
        <w:pStyle w:val="BodyText"/>
        <w:ind w:left="688"/>
      </w:pPr>
      <w:r>
        <w:t>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Pr="00635EC2" w:rsidRDefault="009748A5" w:rsidP="00635EC2">
      <w:pPr>
        <w:pStyle w:val="BodyText"/>
        <w:ind w:firstLine="688"/>
        <w:rPr>
          <w:b/>
          <w:i/>
        </w:rPr>
      </w:pPr>
      <w:bookmarkStart w:id="332" w:name="_Toc96073991"/>
      <w:bookmarkStart w:id="333" w:name="_Toc117087871"/>
      <w:bookmarkStart w:id="334" w:name="_Toc125541900"/>
      <w:commentRangeStart w:id="335"/>
      <w:r w:rsidRPr="00635EC2">
        <w:rPr>
          <w:b/>
          <w:i/>
        </w:rPr>
        <w:t>Jeff Anderson</w:t>
      </w:r>
      <w:bookmarkEnd w:id="332"/>
      <w:bookmarkEnd w:id="333"/>
      <w:bookmarkEnd w:id="334"/>
      <w:commentRangeEnd w:id="335"/>
      <w:r w:rsidR="00F4147C">
        <w:rPr>
          <w:rStyle w:val="CommentReference"/>
        </w:rPr>
        <w:commentReference w:id="335"/>
      </w:r>
    </w:p>
    <w:p w14:paraId="58BDD2FB" w14:textId="77777777" w:rsidR="000D14B5" w:rsidRDefault="009748A5">
      <w:pPr>
        <w:pStyle w:val="BodyText"/>
        <w:spacing w:line="275" w:lineRule="exact"/>
        <w:ind w:left="688"/>
      </w:pPr>
      <w:r>
        <w:t>Ecological Services</w:t>
      </w:r>
    </w:p>
    <w:p w14:paraId="06DB80A2" w14:textId="77777777" w:rsidR="008043F1" w:rsidRDefault="009748A5" w:rsidP="008043F1">
      <w:pPr>
        <w:pStyle w:val="BodyText"/>
        <w:ind w:left="688"/>
      </w:pPr>
      <w:r>
        <w:t xml:space="preserve">U.S. Fish and Wildlife Service </w:t>
      </w:r>
    </w:p>
    <w:p w14:paraId="2DE27DED" w14:textId="77777777" w:rsidR="008043F1" w:rsidRDefault="009748A5" w:rsidP="008043F1">
      <w:pPr>
        <w:pStyle w:val="BodyText"/>
        <w:ind w:left="688"/>
      </w:pPr>
      <w:r>
        <w:t xml:space="preserve">43655 Kalifornsky Beach Road </w:t>
      </w:r>
    </w:p>
    <w:p w14:paraId="0553DB1A" w14:textId="77777777" w:rsidR="000D14B5" w:rsidRDefault="009748A5" w:rsidP="005D6838">
      <w:pPr>
        <w:pStyle w:val="BodyText"/>
        <w:ind w:left="688"/>
      </w:pPr>
      <w:r>
        <w:t>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Pr="00635EC2" w:rsidRDefault="009748A5" w:rsidP="00635EC2">
      <w:pPr>
        <w:pStyle w:val="BodyText"/>
        <w:ind w:firstLine="688"/>
        <w:rPr>
          <w:b/>
          <w:i/>
        </w:rPr>
      </w:pPr>
      <w:bookmarkStart w:id="336" w:name="_Toc96073992"/>
      <w:bookmarkStart w:id="337" w:name="_Toc117087872"/>
      <w:bookmarkStart w:id="338" w:name="_Toc125541901"/>
      <w:r w:rsidRPr="00635EC2">
        <w:rPr>
          <w:b/>
          <w:i/>
        </w:rPr>
        <w:t>Jack Blackwell</w:t>
      </w:r>
      <w:bookmarkEnd w:id="336"/>
      <w:bookmarkEnd w:id="337"/>
      <w:bookmarkEnd w:id="338"/>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0F695D8F" w:rsidR="000D14B5" w:rsidRDefault="009748A5" w:rsidP="005D6838">
      <w:pPr>
        <w:pStyle w:val="BodyText"/>
        <w:ind w:left="688"/>
      </w:pPr>
      <w:r>
        <w:t xml:space="preserve">P.O. Box 1247 Soldotna, AK 99669 </w:t>
      </w:r>
    </w:p>
    <w:p w14:paraId="6505B3FA" w14:textId="77777777" w:rsidR="00DD7EEA" w:rsidRDefault="00DD7EEA" w:rsidP="008043F1">
      <w:pPr>
        <w:pStyle w:val="BodyText"/>
        <w:ind w:left="688"/>
      </w:pPr>
      <w:r>
        <w:t>Phone:</w:t>
      </w:r>
      <w:r>
        <w:rPr>
          <w:spacing w:val="18"/>
        </w:rPr>
        <w:t xml:space="preserve"> </w:t>
      </w:r>
      <w:r>
        <w:rPr>
          <w:spacing w:val="-3"/>
        </w:rPr>
        <w:t>907-262-5581</w:t>
      </w:r>
    </w:p>
    <w:p w14:paraId="2B4FC582" w14:textId="77777777" w:rsidR="000D14B5" w:rsidRDefault="000D14B5">
      <w:pPr>
        <w:pStyle w:val="BodyText"/>
        <w:spacing w:before="1"/>
      </w:pPr>
    </w:p>
    <w:p w14:paraId="2E58DDC0" w14:textId="46975AE2" w:rsidR="000D14B5" w:rsidRPr="00635EC2" w:rsidRDefault="00B66E98" w:rsidP="00635EC2">
      <w:pPr>
        <w:pStyle w:val="BodyText"/>
        <w:ind w:firstLine="688"/>
        <w:rPr>
          <w:b/>
          <w:i/>
        </w:rPr>
      </w:pPr>
      <w:r>
        <w:rPr>
          <w:b/>
          <w:i/>
        </w:rPr>
        <w:t>Ruth D’Amico</w:t>
      </w:r>
    </w:p>
    <w:p w14:paraId="481A5AFD" w14:textId="77777777" w:rsidR="008043F1" w:rsidRPr="008043F1" w:rsidRDefault="009748A5" w:rsidP="008043F1">
      <w:pPr>
        <w:pStyle w:val="BodyText"/>
        <w:ind w:left="688"/>
      </w:pPr>
      <w:r>
        <w:t xml:space="preserve">U.S. Forest Service </w:t>
      </w:r>
    </w:p>
    <w:p w14:paraId="223FDA34" w14:textId="77777777" w:rsidR="000D14B5" w:rsidRDefault="009748A5" w:rsidP="005D6838">
      <w:pPr>
        <w:pStyle w:val="BodyText"/>
        <w:ind w:left="688"/>
      </w:pPr>
      <w:r>
        <w:t>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2244FEC3" w14:textId="709CBC57" w:rsidR="000D14B5" w:rsidRPr="00505ACF" w:rsidRDefault="00B66E98" w:rsidP="00505ACF">
      <w:pPr>
        <w:pStyle w:val="BodyText"/>
        <w:ind w:left="688"/>
      </w:pPr>
      <w:r>
        <w:t>Phone: 907-288-7730</w:t>
      </w:r>
    </w:p>
    <w:p w14:paraId="4BEE5156" w14:textId="77777777" w:rsidR="000D14B5" w:rsidRDefault="000D14B5">
      <w:pPr>
        <w:pStyle w:val="BodyText"/>
        <w:spacing w:before="4"/>
        <w:rPr>
          <w:sz w:val="22"/>
        </w:rPr>
      </w:pPr>
    </w:p>
    <w:p w14:paraId="10B3298F" w14:textId="69EA536C" w:rsidR="000D14B5" w:rsidRPr="00635EC2" w:rsidRDefault="009748A5" w:rsidP="00635EC2">
      <w:pPr>
        <w:pStyle w:val="BodyText"/>
        <w:ind w:firstLine="688"/>
        <w:rPr>
          <w:b/>
          <w:i/>
        </w:rPr>
      </w:pPr>
      <w:bookmarkStart w:id="339" w:name="_Toc96073994"/>
      <w:bookmarkStart w:id="340" w:name="_Toc117087874"/>
      <w:bookmarkStart w:id="341" w:name="_Toc125541903"/>
      <w:r w:rsidRPr="00635EC2">
        <w:rPr>
          <w:b/>
          <w:i/>
        </w:rPr>
        <w:t>Dean Day</w:t>
      </w:r>
      <w:bookmarkEnd w:id="339"/>
      <w:bookmarkEnd w:id="340"/>
      <w:bookmarkEnd w:id="341"/>
    </w:p>
    <w:p w14:paraId="36217048" w14:textId="77777777" w:rsidR="00907836" w:rsidRDefault="009748A5" w:rsidP="008043F1">
      <w:pPr>
        <w:pStyle w:val="BodyText"/>
        <w:ind w:left="688"/>
      </w:pPr>
      <w:r>
        <w:t xml:space="preserve">Executive Director </w:t>
      </w:r>
    </w:p>
    <w:p w14:paraId="444E1A35" w14:textId="77777777" w:rsidR="000D14B5" w:rsidRDefault="009748A5" w:rsidP="005D6838">
      <w:pPr>
        <w:pStyle w:val="BodyText"/>
        <w:ind w:left="688"/>
      </w:pPr>
      <w:r>
        <w:t>Cook Inlet Aquaculture</w:t>
      </w:r>
    </w:p>
    <w:p w14:paraId="3BDD41DD" w14:textId="77777777" w:rsidR="008043F1" w:rsidRDefault="009748A5" w:rsidP="008043F1">
      <w:pPr>
        <w:pStyle w:val="BodyText"/>
        <w:ind w:left="688"/>
      </w:pPr>
      <w:r>
        <w:t xml:space="preserve">40610 Kalifornsky Beach Rd. </w:t>
      </w:r>
    </w:p>
    <w:p w14:paraId="03503322" w14:textId="77777777" w:rsidR="000D14B5" w:rsidRDefault="009748A5" w:rsidP="005D6838">
      <w:pPr>
        <w:pStyle w:val="BodyText"/>
        <w:ind w:left="688"/>
      </w:pPr>
      <w:r>
        <w:t>Kenai, AK 99611</w:t>
      </w:r>
    </w:p>
    <w:p w14:paraId="714C5A9C" w14:textId="09C552B8" w:rsidR="00505ACF" w:rsidRDefault="009748A5" w:rsidP="005D6838">
      <w:pPr>
        <w:pStyle w:val="BodyText"/>
        <w:ind w:left="688"/>
      </w:pPr>
      <w:r>
        <w:t>Phone: 907-283-5761</w:t>
      </w:r>
      <w:bookmarkStart w:id="342" w:name="_Toc96073995"/>
    </w:p>
    <w:p w14:paraId="4085845A" w14:textId="77777777" w:rsidR="00505ACF" w:rsidRDefault="00505ACF" w:rsidP="005D6838">
      <w:pPr>
        <w:pStyle w:val="BodyText"/>
        <w:spacing w:before="2"/>
      </w:pPr>
    </w:p>
    <w:p w14:paraId="5A9B991A" w14:textId="3EA0F937" w:rsidR="000D14B5" w:rsidRPr="00635EC2" w:rsidRDefault="009748A5" w:rsidP="00635EC2">
      <w:pPr>
        <w:pStyle w:val="BodyText"/>
        <w:ind w:firstLine="688"/>
        <w:rPr>
          <w:b/>
          <w:i/>
        </w:rPr>
      </w:pPr>
      <w:bookmarkStart w:id="343" w:name="_Toc117087875"/>
      <w:bookmarkStart w:id="344" w:name="_Toc125541904"/>
      <w:r w:rsidRPr="00635EC2">
        <w:rPr>
          <w:b/>
          <w:i/>
        </w:rPr>
        <w:t>Justin Nelson</w:t>
      </w:r>
      <w:bookmarkEnd w:id="342"/>
      <w:bookmarkEnd w:id="343"/>
      <w:bookmarkEnd w:id="344"/>
    </w:p>
    <w:p w14:paraId="1E4D6BAA" w14:textId="77777777" w:rsidR="000D14B5" w:rsidRDefault="009748A5">
      <w:pPr>
        <w:pStyle w:val="BodyText"/>
        <w:spacing w:line="275" w:lineRule="exact"/>
        <w:ind w:left="688"/>
      </w:pPr>
      <w:r>
        <w:t>Client Service Manager</w:t>
      </w:r>
    </w:p>
    <w:p w14:paraId="1B281DD8" w14:textId="77777777" w:rsidR="000D14B5" w:rsidRDefault="009748A5" w:rsidP="005D6838">
      <w:pPr>
        <w:pStyle w:val="BodyText"/>
        <w:ind w:left="688"/>
      </w:pPr>
      <w:r>
        <w:t>SGS Environmental Laboratory Services</w:t>
      </w:r>
    </w:p>
    <w:p w14:paraId="6D0DAD13" w14:textId="77777777" w:rsidR="000D14B5" w:rsidRDefault="009748A5" w:rsidP="005D6838">
      <w:pPr>
        <w:pStyle w:val="BodyText"/>
        <w:ind w:left="688"/>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Pr="00635EC2" w:rsidRDefault="00434CF1" w:rsidP="00294DCB">
      <w:pPr>
        <w:pStyle w:val="BodyText"/>
        <w:ind w:firstLine="688"/>
        <w:rPr>
          <w:b/>
          <w:i/>
        </w:rPr>
      </w:pPr>
      <w:bookmarkStart w:id="345" w:name="_Toc96073996"/>
      <w:bookmarkStart w:id="346" w:name="_Toc117087876"/>
      <w:bookmarkStart w:id="347" w:name="_Toc125541905"/>
      <w:r w:rsidRPr="00635EC2">
        <w:rPr>
          <w:b/>
          <w:i/>
        </w:rPr>
        <w:t>Jon Essert</w:t>
      </w:r>
      <w:bookmarkEnd w:id="345"/>
      <w:bookmarkEnd w:id="346"/>
      <w:bookmarkEnd w:id="347"/>
    </w:p>
    <w:p w14:paraId="6D12C390" w14:textId="77777777" w:rsidR="000D14B5" w:rsidRDefault="009748A5">
      <w:pPr>
        <w:pStyle w:val="BodyText"/>
        <w:spacing w:line="275" w:lineRule="exact"/>
        <w:ind w:left="688"/>
      </w:pPr>
      <w:r>
        <w:t>Utility Department Manager</w:t>
      </w:r>
    </w:p>
    <w:p w14:paraId="03E55E68" w14:textId="010FB572" w:rsidR="000D14B5" w:rsidRDefault="009748A5" w:rsidP="005D6838">
      <w:pPr>
        <w:pStyle w:val="BodyText"/>
        <w:ind w:left="688"/>
      </w:pPr>
      <w:r>
        <w:t>City of Soldotna Wastewater Treatment</w:t>
      </w:r>
      <w:r w:rsidR="00AA387F">
        <w:t xml:space="preserve"> </w:t>
      </w:r>
      <w:r>
        <w:t>Plant</w:t>
      </w:r>
    </w:p>
    <w:p w14:paraId="11636F43" w14:textId="77777777" w:rsidR="000D14B5" w:rsidRDefault="009748A5" w:rsidP="005D6838">
      <w:pPr>
        <w:pStyle w:val="BodyText"/>
        <w:ind w:left="688"/>
      </w:pPr>
      <w:r>
        <w:t>215 S Kobuk St Soldotna, AK 99669</w:t>
      </w:r>
    </w:p>
    <w:p w14:paraId="181008D7" w14:textId="2BF65251" w:rsidR="00534C0D" w:rsidRPr="00E61CB6" w:rsidRDefault="009748A5" w:rsidP="00E61CB6">
      <w:pPr>
        <w:pStyle w:val="BodyText"/>
        <w:ind w:left="688"/>
      </w:pPr>
      <w:r>
        <w:t>Phone: 907-262-4205</w:t>
      </w:r>
      <w:bookmarkEnd w:id="328"/>
    </w:p>
    <w:p w14:paraId="768B1A27" w14:textId="38F1DC61" w:rsidR="004911DB" w:rsidRPr="00294DCB" w:rsidRDefault="00461CAC" w:rsidP="00534C0D">
      <w:pPr>
        <w:pStyle w:val="AppendixSubheadings"/>
        <w:jc w:val="center"/>
        <w:rPr>
          <w:b/>
          <w:sz w:val="24"/>
          <w:szCs w:val="24"/>
        </w:rPr>
      </w:pPr>
      <w:bookmarkStart w:id="348" w:name="_Toc125984308"/>
      <w:r w:rsidRPr="00294DCB">
        <w:rPr>
          <w:b/>
          <w:sz w:val="24"/>
          <w:szCs w:val="24"/>
        </w:rPr>
        <w:lastRenderedPageBreak/>
        <w:t>Appendix</w:t>
      </w:r>
      <w:r w:rsidR="004911DB" w:rsidRPr="00294DCB">
        <w:rPr>
          <w:b/>
          <w:sz w:val="24"/>
          <w:szCs w:val="24"/>
        </w:rPr>
        <w:t xml:space="preserve"> B</w:t>
      </w:r>
      <w:bookmarkStart w:id="349" w:name="_Hlk117087691"/>
      <w:r w:rsidR="00534C0D" w:rsidRPr="00294DCB">
        <w:rPr>
          <w:b/>
          <w:sz w:val="24"/>
          <w:szCs w:val="24"/>
        </w:rPr>
        <w:t xml:space="preserve">: </w:t>
      </w:r>
      <w:r w:rsidR="004911DB" w:rsidRPr="00294DCB">
        <w:rPr>
          <w:b/>
          <w:sz w:val="24"/>
          <w:szCs w:val="24"/>
        </w:rPr>
        <w:t>Fieldwork Sampling SOP</w:t>
      </w:r>
      <w:bookmarkEnd w:id="348"/>
    </w:p>
    <w:bookmarkEnd w:id="349"/>
    <w:p w14:paraId="4C411FB2" w14:textId="77777777" w:rsidR="000D14B5" w:rsidRPr="005D6838" w:rsidRDefault="000D14B5" w:rsidP="005D6838">
      <w:pPr>
        <w:pStyle w:val="AppendixSubheadings"/>
        <w:jc w:val="center"/>
        <w:rPr>
          <w:b/>
        </w:rPr>
      </w:pPr>
    </w:p>
    <w:p w14:paraId="16B5CC9E" w14:textId="77777777" w:rsidR="007F6044" w:rsidRPr="007F6044" w:rsidRDefault="007F6044" w:rsidP="007F6044">
      <w:pPr>
        <w:widowControl/>
        <w:autoSpaceDE/>
        <w:autoSpaceDN/>
        <w:rPr>
          <w:rFonts w:ascii="Times" w:eastAsia="Times" w:hAnsi="Times"/>
          <w:b/>
          <w:sz w:val="24"/>
          <w:szCs w:val="20"/>
        </w:rPr>
      </w:pPr>
      <w:bookmarkStart w:id="350" w:name="APPENDIX_B"/>
      <w:bookmarkStart w:id="351" w:name="_bookmark35"/>
      <w:bookmarkStart w:id="352" w:name="_Hlk117087791"/>
      <w:bookmarkEnd w:id="350"/>
      <w:bookmarkEnd w:id="351"/>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6">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7"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D90FB3">
      <w:pPr>
        <w:widowControl/>
        <w:numPr>
          <w:ilvl w:val="0"/>
          <w:numId w:val="21"/>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D90FB3">
      <w:pPr>
        <w:widowControl/>
        <w:numPr>
          <w:ilvl w:val="2"/>
          <w:numId w:val="21"/>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0E307C3"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Confirm plans with </w:t>
      </w:r>
      <w:r w:rsidR="00C01915" w:rsidRPr="007F6044">
        <w:rPr>
          <w:rFonts w:ascii="Times" w:eastAsia="Times" w:hAnsi="Times"/>
          <w:sz w:val="24"/>
          <w:szCs w:val="20"/>
        </w:rPr>
        <w:t>you</w:t>
      </w:r>
      <w:r w:rsidR="00C01915">
        <w:rPr>
          <w:rFonts w:ascii="Times" w:eastAsia="Times" w:hAnsi="Times"/>
          <w:sz w:val="24"/>
          <w:szCs w:val="20"/>
        </w:rPr>
        <w:t>r</w:t>
      </w:r>
      <w:r w:rsidRPr="007F6044">
        <w:rPr>
          <w:rFonts w:ascii="Times" w:eastAsia="Times" w:hAnsi="Times"/>
          <w:sz w:val="24"/>
          <w:szCs w:val="20"/>
        </w:rPr>
        <w:t xml:space="preserve"> fieldwork partners and supervisor. </w:t>
      </w:r>
    </w:p>
    <w:p w14:paraId="06CBD428" w14:textId="77777777" w:rsidR="007F6044" w:rsidRPr="007F6044" w:rsidRDefault="007F6044" w:rsidP="00D90FB3">
      <w:pPr>
        <w:widowControl/>
        <w:numPr>
          <w:ilvl w:val="3"/>
          <w:numId w:val="22"/>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D90FB3">
      <w:pPr>
        <w:widowControl/>
        <w:numPr>
          <w:ilvl w:val="0"/>
          <w:numId w:val="23"/>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D90FB3">
      <w:pPr>
        <w:widowControl/>
        <w:numPr>
          <w:ilvl w:val="3"/>
          <w:numId w:val="23"/>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D90FB3">
      <w:pPr>
        <w:widowControl/>
        <w:numPr>
          <w:ilvl w:val="1"/>
          <w:numId w:val="23"/>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D90FB3">
      <w:pPr>
        <w:widowControl/>
        <w:numPr>
          <w:ilvl w:val="3"/>
          <w:numId w:val="13"/>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Other sample label notes</w:t>
      </w:r>
    </w:p>
    <w:p w14:paraId="75E6CDEE"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7"/>
      </w:r>
      <w:r w:rsidRPr="007F6044">
        <w:rPr>
          <w:rFonts w:ascii="Times" w:eastAsia="Times" w:hAnsi="Times"/>
          <w:sz w:val="24"/>
          <w:szCs w:val="20"/>
        </w:rPr>
        <w:t>.</w:t>
      </w:r>
    </w:p>
    <w:p w14:paraId="6CE5382A"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D90FB3">
      <w:pPr>
        <w:widowControl/>
        <w:numPr>
          <w:ilvl w:val="3"/>
          <w:numId w:val="28"/>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8"/>
          <w:footerReference w:type="default" r:id="rId49"/>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50"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D90FB3">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D90FB3">
      <w:pPr>
        <w:widowControl/>
        <w:numPr>
          <w:ilvl w:val="0"/>
          <w:numId w:val="15"/>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2F62A7EB"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D90FB3">
      <w:pPr>
        <w:widowControl/>
        <w:numPr>
          <w:ilvl w:val="3"/>
          <w:numId w:val="20"/>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51"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D90FB3">
      <w:pPr>
        <w:widowControl/>
        <w:numPr>
          <w:ilvl w:val="0"/>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D90FB3">
      <w:pPr>
        <w:widowControl/>
        <w:numPr>
          <w:ilvl w:val="1"/>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D90FB3">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4E73CF01"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sidR="00BE2DF2">
        <w:rPr>
          <w:rFonts w:ascii="Times" w:eastAsia="Times" w:hAnsi="Times"/>
          <w:sz w:val="24"/>
          <w:szCs w:val="20"/>
        </w:rPr>
        <w:t>no stickers.</w:t>
      </w:r>
    </w:p>
    <w:p w14:paraId="273CDF04"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52"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A54F024"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3"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D90FB3">
      <w:pPr>
        <w:widowControl/>
        <w:numPr>
          <w:ilvl w:val="0"/>
          <w:numId w:val="26"/>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4"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D90FB3">
      <w:pPr>
        <w:widowControl/>
        <w:numPr>
          <w:ilvl w:val="0"/>
          <w:numId w:val="27"/>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7DA0744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5"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352"/>
    <w:p w14:paraId="064FE0B2" w14:textId="77777777" w:rsidR="00B61701" w:rsidRDefault="00B61701" w:rsidP="00B61701">
      <w:pPr>
        <w:widowControl/>
        <w:autoSpaceDE/>
        <w:autoSpaceDN/>
        <w:rPr>
          <w:rFonts w:ascii="Times" w:eastAsia="Times" w:hAnsi="Times"/>
          <w:i/>
          <w:sz w:val="24"/>
          <w:szCs w:val="20"/>
        </w:rPr>
      </w:pPr>
    </w:p>
    <w:p w14:paraId="416BC071" w14:textId="77777777" w:rsidR="00DC0631" w:rsidRDefault="00DC0631" w:rsidP="00B61701">
      <w:pPr>
        <w:widowControl/>
        <w:autoSpaceDE/>
        <w:autoSpaceDN/>
        <w:rPr>
          <w:rFonts w:ascii="Times" w:eastAsia="Times" w:hAnsi="Times"/>
          <w:i/>
          <w:sz w:val="24"/>
          <w:szCs w:val="20"/>
        </w:rPr>
        <w:sectPr w:rsidR="00DC0631">
          <w:headerReference w:type="default" r:id="rId56"/>
          <w:footerReference w:type="default" r:id="rId57"/>
          <w:pgSz w:w="12240" w:h="15840"/>
          <w:pgMar w:top="1440" w:right="1440" w:bottom="1440" w:left="1440" w:header="720" w:footer="720" w:gutter="0"/>
          <w:cols w:space="720"/>
          <w:docGrid w:linePitch="360"/>
        </w:sectPr>
      </w:pPr>
    </w:p>
    <w:p w14:paraId="5DC2763B" w14:textId="77777777" w:rsidR="00C01915" w:rsidRPr="007F6044" w:rsidRDefault="00B61701" w:rsidP="00B61701">
      <w:pPr>
        <w:widowControl/>
        <w:autoSpaceDE/>
        <w:autoSpaceDN/>
        <w:rPr>
          <w:rFonts w:ascii="Times" w:eastAsia="Times" w:hAnsi="Times"/>
          <w:i/>
          <w:sz w:val="24"/>
          <w:szCs w:val="20"/>
        </w:rPr>
      </w:pPr>
      <w:r w:rsidRPr="007F6044">
        <w:rPr>
          <w:rFonts w:ascii="Times" w:eastAsia="Times" w:hAnsi="Times"/>
          <w:i/>
          <w:sz w:val="24"/>
          <w:szCs w:val="20"/>
        </w:rPr>
        <w:lastRenderedPageBreak/>
        <w:t xml:space="preserve"> </w:t>
      </w:r>
    </w:p>
    <w:p w14:paraId="7F36C740" w14:textId="5FB30D04" w:rsidR="00BC56CD" w:rsidRPr="00AE50F4" w:rsidRDefault="009340DD" w:rsidP="00AE50F4">
      <w:pPr>
        <w:pStyle w:val="AppendixSubheadings"/>
        <w:jc w:val="center"/>
        <w:rPr>
          <w:b/>
        </w:rPr>
      </w:pPr>
      <w:bookmarkStart w:id="353" w:name="Appendix_C"/>
      <w:bookmarkStart w:id="354" w:name="_bookmark36"/>
      <w:bookmarkStart w:id="355" w:name="_Toc125984309"/>
      <w:bookmarkStart w:id="356" w:name="_Hlk117090829"/>
      <w:bookmarkStart w:id="357" w:name="_Hlk117090898"/>
      <w:bookmarkEnd w:id="353"/>
      <w:bookmarkEnd w:id="354"/>
      <w:r>
        <w:rPr>
          <w:b/>
        </w:rPr>
        <w:t>Appendix C</w:t>
      </w:r>
      <w:r w:rsidR="00AE50F4">
        <w:rPr>
          <w:b/>
        </w:rPr>
        <w:t xml:space="preserve">: </w:t>
      </w:r>
      <w:r w:rsidR="009748A5" w:rsidRPr="00BC56CD">
        <w:rPr>
          <w:b/>
          <w:sz w:val="24"/>
        </w:rPr>
        <w:t>Kenai River Watershed Water Quality Monitoring Field Data Form</w:t>
      </w:r>
      <w:bookmarkEnd w:id="355"/>
      <w:r w:rsidR="009748A5">
        <w:rPr>
          <w:sz w:val="24"/>
        </w:rPr>
        <w:t xml:space="preserve"> </w:t>
      </w:r>
    </w:p>
    <w:bookmarkEnd w:id="356"/>
    <w:p w14:paraId="73CADB0E" w14:textId="77777777" w:rsidR="000D14B5" w:rsidRPr="00580EED" w:rsidRDefault="000D14B5" w:rsidP="00EC36A1">
      <w:pPr>
        <w:pStyle w:val="AppendixSubheadings"/>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Pr="00EC36A1" w:rsidRDefault="000D14B5" w:rsidP="00D8691E">
            <w:pPr>
              <w:pStyle w:val="BodyText"/>
            </w:pPr>
          </w:p>
        </w:tc>
        <w:tc>
          <w:tcPr>
            <w:tcW w:w="764" w:type="dxa"/>
          </w:tcPr>
          <w:p w14:paraId="3F8CB8A6" w14:textId="77777777" w:rsidR="000D14B5" w:rsidRDefault="009748A5" w:rsidP="00D8691E">
            <w:pPr>
              <w:pStyle w:val="BodyText"/>
            </w:pPr>
            <w:r>
              <w:t>Low Tide</w:t>
            </w:r>
          </w:p>
        </w:tc>
        <w:tc>
          <w:tcPr>
            <w:tcW w:w="901" w:type="dxa"/>
          </w:tcPr>
          <w:p w14:paraId="14948BA1" w14:textId="77777777" w:rsidR="000D14B5" w:rsidRPr="00EC36A1" w:rsidRDefault="000D14B5" w:rsidP="00D8691E">
            <w:pPr>
              <w:pStyle w:val="BodyText"/>
            </w:pPr>
          </w:p>
        </w:tc>
        <w:tc>
          <w:tcPr>
            <w:tcW w:w="828" w:type="dxa"/>
          </w:tcPr>
          <w:p w14:paraId="21BD525E" w14:textId="77777777" w:rsidR="000D14B5" w:rsidRPr="00EC36A1" w:rsidRDefault="000D14B5" w:rsidP="00D8691E">
            <w:pPr>
              <w:pStyle w:val="BodyText"/>
            </w:pPr>
          </w:p>
        </w:tc>
        <w:tc>
          <w:tcPr>
            <w:tcW w:w="750" w:type="dxa"/>
          </w:tcPr>
          <w:p w14:paraId="770DA06F" w14:textId="77777777" w:rsidR="000D14B5" w:rsidRPr="00EC36A1" w:rsidRDefault="000D14B5" w:rsidP="00D8691E">
            <w:pPr>
              <w:pStyle w:val="BodyText"/>
            </w:pPr>
          </w:p>
          <w:p w14:paraId="60D0BCAE" w14:textId="77777777" w:rsidR="000D14B5" w:rsidRDefault="009748A5" w:rsidP="00D8691E">
            <w:pPr>
              <w:pStyle w:val="BodyText"/>
            </w:pPr>
            <w:r>
              <w:t>River</w:t>
            </w:r>
          </w:p>
        </w:tc>
        <w:tc>
          <w:tcPr>
            <w:tcW w:w="998" w:type="dxa"/>
          </w:tcPr>
          <w:p w14:paraId="42E350E1" w14:textId="77777777" w:rsidR="000D14B5" w:rsidRPr="00EC36A1" w:rsidRDefault="000D14B5" w:rsidP="00D8691E">
            <w:pPr>
              <w:pStyle w:val="BodyText"/>
            </w:pPr>
          </w:p>
        </w:tc>
        <w:tc>
          <w:tcPr>
            <w:tcW w:w="1160" w:type="dxa"/>
          </w:tcPr>
          <w:p w14:paraId="25A29045" w14:textId="77777777" w:rsidR="000D14B5" w:rsidRPr="00EC36A1" w:rsidRDefault="000D14B5" w:rsidP="00D8691E">
            <w:pPr>
              <w:pStyle w:val="BodyText"/>
            </w:pPr>
          </w:p>
        </w:tc>
        <w:tc>
          <w:tcPr>
            <w:tcW w:w="1156" w:type="dxa"/>
          </w:tcPr>
          <w:p w14:paraId="68857A4F" w14:textId="77777777" w:rsidR="000D14B5" w:rsidRDefault="009748A5" w:rsidP="00D8691E">
            <w:pPr>
              <w:pStyle w:val="BodyText"/>
            </w:pPr>
            <w:r>
              <w:t>Air temp.</w:t>
            </w:r>
          </w:p>
        </w:tc>
        <w:tc>
          <w:tcPr>
            <w:tcW w:w="1028" w:type="dxa"/>
          </w:tcPr>
          <w:p w14:paraId="63B22155" w14:textId="77777777" w:rsidR="000D14B5" w:rsidRDefault="009748A5" w:rsidP="00D8691E">
            <w:pPr>
              <w:pStyle w:val="BodyText"/>
            </w:pPr>
            <w:r>
              <w:t>Weather</w:t>
            </w:r>
          </w:p>
        </w:tc>
        <w:tc>
          <w:tcPr>
            <w:tcW w:w="914" w:type="dxa"/>
          </w:tcPr>
          <w:p w14:paraId="43B5A4A7" w14:textId="77777777" w:rsidR="000D14B5" w:rsidRDefault="009748A5" w:rsidP="00D8691E">
            <w:pPr>
              <w:pStyle w:val="BodyText"/>
            </w:pPr>
            <w:r>
              <w:t>Boat traffic</w:t>
            </w:r>
          </w:p>
        </w:tc>
        <w:tc>
          <w:tcPr>
            <w:tcW w:w="870" w:type="dxa"/>
          </w:tcPr>
          <w:p w14:paraId="2A7A6E4A" w14:textId="77777777" w:rsidR="000D14B5" w:rsidRDefault="009748A5" w:rsidP="00D8691E">
            <w:pPr>
              <w:pStyle w:val="BodyText"/>
            </w:pPr>
            <w:r>
              <w:t>Photos</w:t>
            </w:r>
          </w:p>
        </w:tc>
        <w:tc>
          <w:tcPr>
            <w:tcW w:w="1225" w:type="dxa"/>
          </w:tcPr>
          <w:p w14:paraId="35E5DBA2" w14:textId="77777777" w:rsidR="000D14B5" w:rsidRDefault="009748A5" w:rsidP="00D8691E">
            <w:pPr>
              <w:pStyle w:val="BodyText"/>
            </w:pPr>
            <w:r>
              <w:t>Water Temp</w:t>
            </w:r>
          </w:p>
        </w:tc>
        <w:tc>
          <w:tcPr>
            <w:tcW w:w="1261" w:type="dxa"/>
          </w:tcPr>
          <w:p w14:paraId="4E27AC05" w14:textId="77777777" w:rsidR="000D14B5" w:rsidRDefault="009748A5" w:rsidP="00D8691E">
            <w:pPr>
              <w:pStyle w:val="BodyText"/>
            </w:pPr>
            <w:r>
              <w:t>GPS</w:t>
            </w:r>
          </w:p>
          <w:p w14:paraId="62FF114F" w14:textId="77777777" w:rsidR="000D14B5" w:rsidRDefault="009748A5" w:rsidP="00D8691E">
            <w:pPr>
              <w:pStyle w:val="BodyText"/>
            </w:pPr>
            <w:r>
              <w:t>coord</w:t>
            </w:r>
          </w:p>
        </w:tc>
        <w:tc>
          <w:tcPr>
            <w:tcW w:w="1170" w:type="dxa"/>
          </w:tcPr>
          <w:p w14:paraId="6E47E734" w14:textId="77777777" w:rsidR="000D14B5" w:rsidRPr="00EC36A1" w:rsidRDefault="000D14B5" w:rsidP="00D8691E">
            <w:pPr>
              <w:pStyle w:val="BodyText"/>
            </w:pPr>
          </w:p>
        </w:tc>
      </w:tr>
      <w:tr w:rsidR="000D14B5" w14:paraId="598250D8" w14:textId="77777777">
        <w:trPr>
          <w:trHeight w:val="506"/>
        </w:trPr>
        <w:tc>
          <w:tcPr>
            <w:tcW w:w="632" w:type="dxa"/>
          </w:tcPr>
          <w:p w14:paraId="0841BC33" w14:textId="77777777" w:rsidR="000D14B5" w:rsidRPr="00EC36A1" w:rsidRDefault="009748A5" w:rsidP="00D8691E">
            <w:pPr>
              <w:pStyle w:val="BodyText"/>
            </w:pPr>
            <w:r w:rsidRPr="00EC36A1">
              <w:t>Date</w:t>
            </w:r>
          </w:p>
        </w:tc>
        <w:tc>
          <w:tcPr>
            <w:tcW w:w="764" w:type="dxa"/>
          </w:tcPr>
          <w:p w14:paraId="5CDDA952" w14:textId="77777777" w:rsidR="000D14B5" w:rsidRPr="00EC36A1" w:rsidRDefault="009748A5" w:rsidP="00D8691E">
            <w:pPr>
              <w:pStyle w:val="BodyText"/>
            </w:pPr>
            <w:r w:rsidRPr="00EC36A1">
              <w:t>Time</w:t>
            </w:r>
          </w:p>
        </w:tc>
        <w:tc>
          <w:tcPr>
            <w:tcW w:w="901" w:type="dxa"/>
          </w:tcPr>
          <w:p w14:paraId="3EB5A2DA" w14:textId="77777777" w:rsidR="000D14B5" w:rsidRPr="00EC36A1" w:rsidRDefault="009748A5" w:rsidP="00D8691E">
            <w:pPr>
              <w:pStyle w:val="BodyText"/>
            </w:pPr>
            <w:r w:rsidRPr="00EC36A1">
              <w:t>Agency</w:t>
            </w:r>
          </w:p>
        </w:tc>
        <w:tc>
          <w:tcPr>
            <w:tcW w:w="828" w:type="dxa"/>
          </w:tcPr>
          <w:p w14:paraId="59356CE5" w14:textId="77777777" w:rsidR="000D14B5" w:rsidRPr="00EC36A1" w:rsidRDefault="009748A5" w:rsidP="00D8691E">
            <w:pPr>
              <w:pStyle w:val="BodyText"/>
            </w:pPr>
            <w:r w:rsidRPr="00EC36A1">
              <w:t>Initials</w:t>
            </w:r>
          </w:p>
        </w:tc>
        <w:tc>
          <w:tcPr>
            <w:tcW w:w="750" w:type="dxa"/>
          </w:tcPr>
          <w:p w14:paraId="719F7603" w14:textId="77777777" w:rsidR="000D14B5" w:rsidRPr="00EC36A1" w:rsidRDefault="009748A5" w:rsidP="00D8691E">
            <w:pPr>
              <w:pStyle w:val="BodyText"/>
            </w:pPr>
            <w:r w:rsidRPr="00EC36A1">
              <w:t>Mile</w:t>
            </w:r>
          </w:p>
        </w:tc>
        <w:tc>
          <w:tcPr>
            <w:tcW w:w="998" w:type="dxa"/>
          </w:tcPr>
          <w:p w14:paraId="0D7F55B7" w14:textId="77777777" w:rsidR="000D14B5" w:rsidRPr="00EC36A1" w:rsidRDefault="009748A5" w:rsidP="00D8691E">
            <w:pPr>
              <w:pStyle w:val="BodyText"/>
            </w:pPr>
            <w:r w:rsidRPr="00EC36A1">
              <w:t>Location</w:t>
            </w:r>
          </w:p>
        </w:tc>
        <w:tc>
          <w:tcPr>
            <w:tcW w:w="1160" w:type="dxa"/>
          </w:tcPr>
          <w:p w14:paraId="6908146F" w14:textId="77777777" w:rsidR="000D14B5" w:rsidRPr="00EC36A1" w:rsidRDefault="009748A5" w:rsidP="00D8691E">
            <w:pPr>
              <w:pStyle w:val="BodyText"/>
            </w:pPr>
            <w:r w:rsidRPr="00EC36A1">
              <w:t>Location</w:t>
            </w:r>
          </w:p>
          <w:p w14:paraId="7604E70C" w14:textId="77777777" w:rsidR="000D14B5" w:rsidRPr="00EC36A1" w:rsidRDefault="009748A5" w:rsidP="00D8691E">
            <w:pPr>
              <w:pStyle w:val="BodyText"/>
            </w:pPr>
            <w:r w:rsidRPr="00EC36A1">
              <w:t>of sample</w:t>
            </w:r>
          </w:p>
        </w:tc>
        <w:tc>
          <w:tcPr>
            <w:tcW w:w="1156" w:type="dxa"/>
          </w:tcPr>
          <w:p w14:paraId="3520B9CF" w14:textId="77777777" w:rsidR="000D14B5" w:rsidRPr="00EC36A1" w:rsidRDefault="009748A5" w:rsidP="00D8691E">
            <w:pPr>
              <w:pStyle w:val="BodyText"/>
            </w:pPr>
            <w:r w:rsidRPr="00EC36A1">
              <w:t>Fahrenheit</w:t>
            </w:r>
          </w:p>
        </w:tc>
        <w:tc>
          <w:tcPr>
            <w:tcW w:w="1028" w:type="dxa"/>
          </w:tcPr>
          <w:p w14:paraId="43851D2E" w14:textId="77777777" w:rsidR="000D14B5" w:rsidRPr="00EC36A1" w:rsidRDefault="009748A5" w:rsidP="00D8691E">
            <w:pPr>
              <w:pStyle w:val="BodyText"/>
            </w:pPr>
            <w:r w:rsidRPr="00EC36A1">
              <w:t>S/R/C</w:t>
            </w:r>
          </w:p>
        </w:tc>
        <w:tc>
          <w:tcPr>
            <w:tcW w:w="914" w:type="dxa"/>
          </w:tcPr>
          <w:p w14:paraId="64BD4586" w14:textId="77777777" w:rsidR="000D14B5" w:rsidRPr="00EC36A1" w:rsidRDefault="009748A5" w:rsidP="00D8691E">
            <w:pPr>
              <w:pStyle w:val="BodyText"/>
            </w:pPr>
            <w:r w:rsidRPr="00EC36A1">
              <w:t>L/M/H</w:t>
            </w:r>
          </w:p>
        </w:tc>
        <w:tc>
          <w:tcPr>
            <w:tcW w:w="870" w:type="dxa"/>
          </w:tcPr>
          <w:p w14:paraId="4C212163" w14:textId="77777777" w:rsidR="000D14B5" w:rsidRPr="00EC36A1" w:rsidRDefault="009748A5" w:rsidP="00D8691E">
            <w:pPr>
              <w:pStyle w:val="BodyText"/>
            </w:pPr>
            <w:r w:rsidRPr="00EC36A1">
              <w:t>Y/N</w:t>
            </w:r>
          </w:p>
        </w:tc>
        <w:tc>
          <w:tcPr>
            <w:tcW w:w="1225" w:type="dxa"/>
          </w:tcPr>
          <w:p w14:paraId="2E0AA889" w14:textId="77777777" w:rsidR="000D14B5" w:rsidRPr="00EC36A1" w:rsidRDefault="009748A5" w:rsidP="00D8691E">
            <w:pPr>
              <w:pStyle w:val="BodyText"/>
            </w:pPr>
            <w:r w:rsidRPr="00EC36A1">
              <w:t>Centigrade</w:t>
            </w:r>
          </w:p>
        </w:tc>
        <w:tc>
          <w:tcPr>
            <w:tcW w:w="1261" w:type="dxa"/>
          </w:tcPr>
          <w:p w14:paraId="69F053E1" w14:textId="77777777" w:rsidR="000D14B5" w:rsidRPr="00EC36A1" w:rsidRDefault="009748A5" w:rsidP="00D8691E">
            <w:pPr>
              <w:pStyle w:val="BodyText"/>
            </w:pPr>
            <w:r w:rsidRPr="00EC36A1">
              <w:t>Latitude</w:t>
            </w:r>
          </w:p>
          <w:p w14:paraId="43CEBCD9" w14:textId="77777777" w:rsidR="000D14B5" w:rsidRPr="00EC36A1" w:rsidRDefault="009748A5" w:rsidP="00D8691E">
            <w:pPr>
              <w:pStyle w:val="BodyText"/>
            </w:pPr>
            <w:r w:rsidRPr="00EC36A1">
              <w:t>Longitude</w:t>
            </w:r>
          </w:p>
        </w:tc>
        <w:tc>
          <w:tcPr>
            <w:tcW w:w="1170" w:type="dxa"/>
          </w:tcPr>
          <w:p w14:paraId="6D2FB010" w14:textId="77777777" w:rsidR="000D14B5" w:rsidRPr="00EC36A1" w:rsidRDefault="009748A5" w:rsidP="00D8691E">
            <w:pPr>
              <w:pStyle w:val="BodyText"/>
            </w:pPr>
            <w:r w:rsidRPr="00EC36A1">
              <w:t>Comments</w:t>
            </w:r>
          </w:p>
        </w:tc>
      </w:tr>
      <w:tr w:rsidR="000D14B5" w14:paraId="569512D7" w14:textId="77777777">
        <w:trPr>
          <w:trHeight w:val="539"/>
        </w:trPr>
        <w:tc>
          <w:tcPr>
            <w:tcW w:w="632" w:type="dxa"/>
          </w:tcPr>
          <w:p w14:paraId="77645232" w14:textId="77777777" w:rsidR="000D14B5" w:rsidRPr="00EC36A1" w:rsidRDefault="000D14B5" w:rsidP="00D8691E">
            <w:pPr>
              <w:pStyle w:val="BodyText"/>
              <w:rPr>
                <w:b/>
              </w:rPr>
            </w:pPr>
          </w:p>
        </w:tc>
        <w:tc>
          <w:tcPr>
            <w:tcW w:w="764" w:type="dxa"/>
          </w:tcPr>
          <w:p w14:paraId="5EB23F4C" w14:textId="77777777" w:rsidR="000D14B5" w:rsidRPr="00EC36A1" w:rsidRDefault="000D14B5" w:rsidP="00D8691E">
            <w:pPr>
              <w:pStyle w:val="BodyText"/>
              <w:rPr>
                <w:b/>
              </w:rPr>
            </w:pPr>
          </w:p>
        </w:tc>
        <w:tc>
          <w:tcPr>
            <w:tcW w:w="901" w:type="dxa"/>
          </w:tcPr>
          <w:p w14:paraId="77333F9E" w14:textId="77777777" w:rsidR="000D14B5" w:rsidRPr="00EC36A1" w:rsidRDefault="000D14B5" w:rsidP="00D8691E">
            <w:pPr>
              <w:pStyle w:val="BodyText"/>
              <w:rPr>
                <w:b/>
              </w:rPr>
            </w:pPr>
          </w:p>
        </w:tc>
        <w:tc>
          <w:tcPr>
            <w:tcW w:w="828" w:type="dxa"/>
          </w:tcPr>
          <w:p w14:paraId="041C77A7" w14:textId="77777777" w:rsidR="000D14B5" w:rsidRPr="00EC36A1" w:rsidRDefault="000D14B5" w:rsidP="00D8691E">
            <w:pPr>
              <w:pStyle w:val="BodyText"/>
              <w:rPr>
                <w:b/>
              </w:rPr>
            </w:pPr>
          </w:p>
        </w:tc>
        <w:tc>
          <w:tcPr>
            <w:tcW w:w="750" w:type="dxa"/>
          </w:tcPr>
          <w:p w14:paraId="532700D5" w14:textId="77777777" w:rsidR="000D14B5" w:rsidRPr="00EC36A1" w:rsidRDefault="000D14B5" w:rsidP="00D8691E">
            <w:pPr>
              <w:pStyle w:val="BodyText"/>
              <w:rPr>
                <w:b/>
              </w:rPr>
            </w:pPr>
          </w:p>
        </w:tc>
        <w:tc>
          <w:tcPr>
            <w:tcW w:w="998" w:type="dxa"/>
          </w:tcPr>
          <w:p w14:paraId="1A57C9F1" w14:textId="77777777" w:rsidR="000D14B5" w:rsidRPr="00EC36A1" w:rsidRDefault="000D14B5" w:rsidP="00D8691E">
            <w:pPr>
              <w:pStyle w:val="BodyText"/>
              <w:rPr>
                <w:b/>
              </w:rPr>
            </w:pPr>
          </w:p>
        </w:tc>
        <w:tc>
          <w:tcPr>
            <w:tcW w:w="1160" w:type="dxa"/>
          </w:tcPr>
          <w:p w14:paraId="34EADEDE" w14:textId="77777777" w:rsidR="000D14B5" w:rsidRPr="00EC36A1" w:rsidRDefault="000D14B5" w:rsidP="00D8691E">
            <w:pPr>
              <w:pStyle w:val="BodyText"/>
              <w:rPr>
                <w:b/>
              </w:rPr>
            </w:pPr>
          </w:p>
        </w:tc>
        <w:tc>
          <w:tcPr>
            <w:tcW w:w="1156" w:type="dxa"/>
          </w:tcPr>
          <w:p w14:paraId="3174CCF5" w14:textId="77777777" w:rsidR="000D14B5" w:rsidRPr="00EC36A1" w:rsidRDefault="000D14B5" w:rsidP="00D8691E">
            <w:pPr>
              <w:pStyle w:val="BodyText"/>
              <w:rPr>
                <w:b/>
              </w:rPr>
            </w:pPr>
          </w:p>
        </w:tc>
        <w:tc>
          <w:tcPr>
            <w:tcW w:w="1028" w:type="dxa"/>
          </w:tcPr>
          <w:p w14:paraId="68E79277" w14:textId="77777777" w:rsidR="000D14B5" w:rsidRPr="00EC36A1" w:rsidRDefault="000D14B5" w:rsidP="00D8691E">
            <w:pPr>
              <w:pStyle w:val="BodyText"/>
              <w:rPr>
                <w:b/>
              </w:rPr>
            </w:pPr>
          </w:p>
        </w:tc>
        <w:tc>
          <w:tcPr>
            <w:tcW w:w="914" w:type="dxa"/>
          </w:tcPr>
          <w:p w14:paraId="16EAD9AB" w14:textId="77777777" w:rsidR="000D14B5" w:rsidRPr="00EC36A1" w:rsidRDefault="000D14B5" w:rsidP="00D8691E">
            <w:pPr>
              <w:pStyle w:val="BodyText"/>
              <w:rPr>
                <w:b/>
              </w:rPr>
            </w:pPr>
          </w:p>
        </w:tc>
        <w:tc>
          <w:tcPr>
            <w:tcW w:w="870" w:type="dxa"/>
          </w:tcPr>
          <w:p w14:paraId="4AAD20F4" w14:textId="77777777" w:rsidR="000D14B5" w:rsidRPr="00EC36A1" w:rsidRDefault="000D14B5" w:rsidP="00D8691E">
            <w:pPr>
              <w:pStyle w:val="BodyText"/>
              <w:rPr>
                <w:b/>
              </w:rPr>
            </w:pPr>
          </w:p>
        </w:tc>
        <w:tc>
          <w:tcPr>
            <w:tcW w:w="1225" w:type="dxa"/>
          </w:tcPr>
          <w:p w14:paraId="6ED61471" w14:textId="77777777" w:rsidR="000D14B5" w:rsidRPr="00EC36A1" w:rsidRDefault="000D14B5" w:rsidP="00D8691E">
            <w:pPr>
              <w:pStyle w:val="BodyText"/>
              <w:rPr>
                <w:b/>
              </w:rPr>
            </w:pPr>
          </w:p>
        </w:tc>
        <w:tc>
          <w:tcPr>
            <w:tcW w:w="1261" w:type="dxa"/>
          </w:tcPr>
          <w:p w14:paraId="25DB3128" w14:textId="77777777" w:rsidR="000D14B5" w:rsidRPr="00EC36A1" w:rsidRDefault="000D14B5" w:rsidP="00D8691E">
            <w:pPr>
              <w:pStyle w:val="BodyText"/>
              <w:rPr>
                <w:b/>
              </w:rPr>
            </w:pPr>
          </w:p>
        </w:tc>
        <w:tc>
          <w:tcPr>
            <w:tcW w:w="1170" w:type="dxa"/>
          </w:tcPr>
          <w:p w14:paraId="64F999FB" w14:textId="77777777" w:rsidR="000D14B5" w:rsidRPr="00EC36A1" w:rsidRDefault="000D14B5" w:rsidP="00D8691E">
            <w:pPr>
              <w:pStyle w:val="BodyText"/>
              <w:rPr>
                <w:b/>
              </w:rPr>
            </w:pPr>
          </w:p>
        </w:tc>
      </w:tr>
      <w:tr w:rsidR="000D14B5" w14:paraId="0AAAB397" w14:textId="77777777">
        <w:trPr>
          <w:trHeight w:val="530"/>
        </w:trPr>
        <w:tc>
          <w:tcPr>
            <w:tcW w:w="632" w:type="dxa"/>
          </w:tcPr>
          <w:p w14:paraId="3000A816" w14:textId="77777777" w:rsidR="000D14B5" w:rsidRPr="00EC36A1" w:rsidRDefault="000D14B5" w:rsidP="00D8691E">
            <w:pPr>
              <w:pStyle w:val="BodyText"/>
              <w:rPr>
                <w:b/>
              </w:rPr>
            </w:pPr>
          </w:p>
        </w:tc>
        <w:tc>
          <w:tcPr>
            <w:tcW w:w="764" w:type="dxa"/>
          </w:tcPr>
          <w:p w14:paraId="243D0FA3" w14:textId="77777777" w:rsidR="000D14B5" w:rsidRPr="00EC36A1" w:rsidRDefault="000D14B5" w:rsidP="00D8691E">
            <w:pPr>
              <w:pStyle w:val="BodyText"/>
              <w:rPr>
                <w:b/>
              </w:rPr>
            </w:pPr>
          </w:p>
        </w:tc>
        <w:tc>
          <w:tcPr>
            <w:tcW w:w="901" w:type="dxa"/>
          </w:tcPr>
          <w:p w14:paraId="558DAA2B" w14:textId="77777777" w:rsidR="000D14B5" w:rsidRPr="00EC36A1" w:rsidRDefault="000D14B5" w:rsidP="00D8691E">
            <w:pPr>
              <w:pStyle w:val="BodyText"/>
              <w:rPr>
                <w:b/>
              </w:rPr>
            </w:pPr>
          </w:p>
        </w:tc>
        <w:tc>
          <w:tcPr>
            <w:tcW w:w="828" w:type="dxa"/>
          </w:tcPr>
          <w:p w14:paraId="36C6182D" w14:textId="77777777" w:rsidR="000D14B5" w:rsidRPr="00EC36A1" w:rsidRDefault="000D14B5" w:rsidP="00D8691E">
            <w:pPr>
              <w:pStyle w:val="BodyText"/>
              <w:rPr>
                <w:b/>
              </w:rPr>
            </w:pPr>
          </w:p>
        </w:tc>
        <w:tc>
          <w:tcPr>
            <w:tcW w:w="750" w:type="dxa"/>
          </w:tcPr>
          <w:p w14:paraId="689A470B" w14:textId="77777777" w:rsidR="000D14B5" w:rsidRPr="00EC36A1" w:rsidRDefault="000D14B5" w:rsidP="00D8691E">
            <w:pPr>
              <w:pStyle w:val="BodyText"/>
              <w:rPr>
                <w:b/>
              </w:rPr>
            </w:pPr>
          </w:p>
        </w:tc>
        <w:tc>
          <w:tcPr>
            <w:tcW w:w="998" w:type="dxa"/>
          </w:tcPr>
          <w:p w14:paraId="01A462E4" w14:textId="77777777" w:rsidR="000D14B5" w:rsidRPr="00EC36A1" w:rsidRDefault="000D14B5" w:rsidP="00D8691E">
            <w:pPr>
              <w:pStyle w:val="BodyText"/>
              <w:rPr>
                <w:b/>
              </w:rPr>
            </w:pPr>
          </w:p>
        </w:tc>
        <w:tc>
          <w:tcPr>
            <w:tcW w:w="1160" w:type="dxa"/>
          </w:tcPr>
          <w:p w14:paraId="1A727BE7" w14:textId="77777777" w:rsidR="000D14B5" w:rsidRPr="00EC36A1" w:rsidRDefault="000D14B5" w:rsidP="00D8691E">
            <w:pPr>
              <w:pStyle w:val="BodyText"/>
              <w:rPr>
                <w:b/>
              </w:rPr>
            </w:pPr>
          </w:p>
        </w:tc>
        <w:tc>
          <w:tcPr>
            <w:tcW w:w="1156" w:type="dxa"/>
          </w:tcPr>
          <w:p w14:paraId="350813CD" w14:textId="77777777" w:rsidR="000D14B5" w:rsidRPr="00EC36A1" w:rsidRDefault="000D14B5" w:rsidP="00D8691E">
            <w:pPr>
              <w:pStyle w:val="BodyText"/>
              <w:rPr>
                <w:b/>
              </w:rPr>
            </w:pPr>
          </w:p>
        </w:tc>
        <w:tc>
          <w:tcPr>
            <w:tcW w:w="1028" w:type="dxa"/>
          </w:tcPr>
          <w:p w14:paraId="11EC7E5F" w14:textId="77777777" w:rsidR="000D14B5" w:rsidRPr="00EC36A1" w:rsidRDefault="000D14B5" w:rsidP="00D8691E">
            <w:pPr>
              <w:pStyle w:val="BodyText"/>
              <w:rPr>
                <w:b/>
              </w:rPr>
            </w:pPr>
          </w:p>
        </w:tc>
        <w:tc>
          <w:tcPr>
            <w:tcW w:w="914" w:type="dxa"/>
          </w:tcPr>
          <w:p w14:paraId="38B8CB01" w14:textId="77777777" w:rsidR="000D14B5" w:rsidRPr="00EC36A1" w:rsidRDefault="000D14B5" w:rsidP="00D8691E">
            <w:pPr>
              <w:pStyle w:val="BodyText"/>
              <w:rPr>
                <w:b/>
              </w:rPr>
            </w:pPr>
          </w:p>
        </w:tc>
        <w:tc>
          <w:tcPr>
            <w:tcW w:w="870" w:type="dxa"/>
          </w:tcPr>
          <w:p w14:paraId="2450C84F" w14:textId="77777777" w:rsidR="000D14B5" w:rsidRPr="00EC36A1" w:rsidRDefault="000D14B5" w:rsidP="00D8691E">
            <w:pPr>
              <w:pStyle w:val="BodyText"/>
              <w:rPr>
                <w:b/>
              </w:rPr>
            </w:pPr>
          </w:p>
        </w:tc>
        <w:tc>
          <w:tcPr>
            <w:tcW w:w="1225" w:type="dxa"/>
          </w:tcPr>
          <w:p w14:paraId="4A213FE3" w14:textId="77777777" w:rsidR="000D14B5" w:rsidRPr="00EC36A1" w:rsidRDefault="000D14B5" w:rsidP="00D8691E">
            <w:pPr>
              <w:pStyle w:val="BodyText"/>
              <w:rPr>
                <w:b/>
              </w:rPr>
            </w:pPr>
          </w:p>
        </w:tc>
        <w:tc>
          <w:tcPr>
            <w:tcW w:w="1261" w:type="dxa"/>
          </w:tcPr>
          <w:p w14:paraId="789CC25A" w14:textId="77777777" w:rsidR="000D14B5" w:rsidRPr="00EC36A1" w:rsidRDefault="000D14B5" w:rsidP="00D8691E">
            <w:pPr>
              <w:pStyle w:val="BodyText"/>
              <w:rPr>
                <w:b/>
              </w:rPr>
            </w:pPr>
          </w:p>
        </w:tc>
        <w:tc>
          <w:tcPr>
            <w:tcW w:w="1170" w:type="dxa"/>
          </w:tcPr>
          <w:p w14:paraId="30D8DD33" w14:textId="77777777" w:rsidR="000D14B5" w:rsidRPr="00EC36A1" w:rsidRDefault="000D14B5" w:rsidP="00D8691E">
            <w:pPr>
              <w:pStyle w:val="BodyText"/>
              <w:rPr>
                <w:b/>
              </w:rPr>
            </w:pPr>
          </w:p>
        </w:tc>
      </w:tr>
      <w:tr w:rsidR="000D14B5" w14:paraId="3119C243" w14:textId="77777777">
        <w:trPr>
          <w:trHeight w:val="530"/>
        </w:trPr>
        <w:tc>
          <w:tcPr>
            <w:tcW w:w="632" w:type="dxa"/>
          </w:tcPr>
          <w:p w14:paraId="51B854F6" w14:textId="77777777" w:rsidR="000D14B5" w:rsidRPr="00EC36A1" w:rsidRDefault="000D14B5" w:rsidP="00D8691E">
            <w:pPr>
              <w:pStyle w:val="BodyText"/>
              <w:rPr>
                <w:b/>
              </w:rPr>
            </w:pPr>
          </w:p>
        </w:tc>
        <w:tc>
          <w:tcPr>
            <w:tcW w:w="764" w:type="dxa"/>
          </w:tcPr>
          <w:p w14:paraId="27A0488C" w14:textId="77777777" w:rsidR="000D14B5" w:rsidRPr="00EC36A1" w:rsidRDefault="000D14B5" w:rsidP="00D8691E">
            <w:pPr>
              <w:pStyle w:val="BodyText"/>
              <w:rPr>
                <w:b/>
              </w:rPr>
            </w:pPr>
          </w:p>
        </w:tc>
        <w:tc>
          <w:tcPr>
            <w:tcW w:w="901" w:type="dxa"/>
          </w:tcPr>
          <w:p w14:paraId="4B0BDAE8" w14:textId="77777777" w:rsidR="000D14B5" w:rsidRPr="00EC36A1" w:rsidRDefault="000D14B5" w:rsidP="00D8691E">
            <w:pPr>
              <w:pStyle w:val="BodyText"/>
              <w:rPr>
                <w:b/>
              </w:rPr>
            </w:pPr>
          </w:p>
        </w:tc>
        <w:tc>
          <w:tcPr>
            <w:tcW w:w="828" w:type="dxa"/>
          </w:tcPr>
          <w:p w14:paraId="20D9CB07" w14:textId="77777777" w:rsidR="000D14B5" w:rsidRPr="00EC36A1" w:rsidRDefault="000D14B5" w:rsidP="00D8691E">
            <w:pPr>
              <w:pStyle w:val="BodyText"/>
              <w:rPr>
                <w:b/>
              </w:rPr>
            </w:pPr>
          </w:p>
        </w:tc>
        <w:tc>
          <w:tcPr>
            <w:tcW w:w="750" w:type="dxa"/>
          </w:tcPr>
          <w:p w14:paraId="5E4E8FBA" w14:textId="77777777" w:rsidR="000D14B5" w:rsidRPr="00EC36A1" w:rsidRDefault="000D14B5" w:rsidP="00D8691E">
            <w:pPr>
              <w:pStyle w:val="BodyText"/>
              <w:rPr>
                <w:b/>
              </w:rPr>
            </w:pPr>
          </w:p>
        </w:tc>
        <w:tc>
          <w:tcPr>
            <w:tcW w:w="998" w:type="dxa"/>
          </w:tcPr>
          <w:p w14:paraId="06ECB7A7" w14:textId="77777777" w:rsidR="000D14B5" w:rsidRPr="00EC36A1" w:rsidRDefault="000D14B5" w:rsidP="00D8691E">
            <w:pPr>
              <w:pStyle w:val="BodyText"/>
              <w:rPr>
                <w:b/>
              </w:rPr>
            </w:pPr>
          </w:p>
        </w:tc>
        <w:tc>
          <w:tcPr>
            <w:tcW w:w="1160" w:type="dxa"/>
          </w:tcPr>
          <w:p w14:paraId="424E366B" w14:textId="77777777" w:rsidR="000D14B5" w:rsidRPr="00EC36A1" w:rsidRDefault="000D14B5" w:rsidP="00D8691E">
            <w:pPr>
              <w:pStyle w:val="BodyText"/>
              <w:rPr>
                <w:b/>
              </w:rPr>
            </w:pPr>
          </w:p>
        </w:tc>
        <w:tc>
          <w:tcPr>
            <w:tcW w:w="1156" w:type="dxa"/>
          </w:tcPr>
          <w:p w14:paraId="4D8A7BEA" w14:textId="77777777" w:rsidR="000D14B5" w:rsidRPr="00EC36A1" w:rsidRDefault="000D14B5" w:rsidP="00D8691E">
            <w:pPr>
              <w:pStyle w:val="BodyText"/>
              <w:rPr>
                <w:b/>
              </w:rPr>
            </w:pPr>
          </w:p>
        </w:tc>
        <w:tc>
          <w:tcPr>
            <w:tcW w:w="1028" w:type="dxa"/>
          </w:tcPr>
          <w:p w14:paraId="54C0A011" w14:textId="77777777" w:rsidR="000D14B5" w:rsidRPr="00EC36A1" w:rsidRDefault="000D14B5" w:rsidP="00D8691E">
            <w:pPr>
              <w:pStyle w:val="BodyText"/>
              <w:rPr>
                <w:b/>
              </w:rPr>
            </w:pPr>
          </w:p>
        </w:tc>
        <w:tc>
          <w:tcPr>
            <w:tcW w:w="914" w:type="dxa"/>
          </w:tcPr>
          <w:p w14:paraId="7CC980C4" w14:textId="77777777" w:rsidR="000D14B5" w:rsidRPr="00EC36A1" w:rsidRDefault="000D14B5" w:rsidP="00D8691E">
            <w:pPr>
              <w:pStyle w:val="BodyText"/>
              <w:rPr>
                <w:b/>
              </w:rPr>
            </w:pPr>
          </w:p>
        </w:tc>
        <w:tc>
          <w:tcPr>
            <w:tcW w:w="870" w:type="dxa"/>
          </w:tcPr>
          <w:p w14:paraId="595DE22D" w14:textId="77777777" w:rsidR="000D14B5" w:rsidRPr="00EC36A1" w:rsidRDefault="000D14B5" w:rsidP="00D8691E">
            <w:pPr>
              <w:pStyle w:val="BodyText"/>
              <w:rPr>
                <w:b/>
              </w:rPr>
            </w:pPr>
          </w:p>
        </w:tc>
        <w:tc>
          <w:tcPr>
            <w:tcW w:w="1225" w:type="dxa"/>
          </w:tcPr>
          <w:p w14:paraId="01BAC5AC" w14:textId="77777777" w:rsidR="000D14B5" w:rsidRPr="00EC36A1" w:rsidRDefault="000D14B5" w:rsidP="00D8691E">
            <w:pPr>
              <w:pStyle w:val="BodyText"/>
              <w:rPr>
                <w:b/>
              </w:rPr>
            </w:pPr>
          </w:p>
        </w:tc>
        <w:tc>
          <w:tcPr>
            <w:tcW w:w="1261" w:type="dxa"/>
          </w:tcPr>
          <w:p w14:paraId="753E0B7B" w14:textId="77777777" w:rsidR="000D14B5" w:rsidRPr="00EC36A1" w:rsidRDefault="000D14B5" w:rsidP="00D8691E">
            <w:pPr>
              <w:pStyle w:val="BodyText"/>
              <w:rPr>
                <w:b/>
              </w:rPr>
            </w:pPr>
          </w:p>
        </w:tc>
        <w:tc>
          <w:tcPr>
            <w:tcW w:w="1170" w:type="dxa"/>
          </w:tcPr>
          <w:p w14:paraId="684B7022" w14:textId="77777777" w:rsidR="000D14B5" w:rsidRPr="00EC36A1" w:rsidRDefault="000D14B5" w:rsidP="00D8691E">
            <w:pPr>
              <w:pStyle w:val="BodyText"/>
              <w:rPr>
                <w:b/>
              </w:rPr>
            </w:pPr>
          </w:p>
        </w:tc>
      </w:tr>
      <w:tr w:rsidR="000D14B5" w14:paraId="782AD55E" w14:textId="77777777">
        <w:trPr>
          <w:trHeight w:val="628"/>
        </w:trPr>
        <w:tc>
          <w:tcPr>
            <w:tcW w:w="632" w:type="dxa"/>
          </w:tcPr>
          <w:p w14:paraId="443E4C1F" w14:textId="77777777" w:rsidR="000D14B5" w:rsidRPr="00EC36A1" w:rsidRDefault="000D14B5" w:rsidP="00D8691E">
            <w:pPr>
              <w:pStyle w:val="BodyText"/>
              <w:rPr>
                <w:b/>
              </w:rPr>
            </w:pPr>
          </w:p>
        </w:tc>
        <w:tc>
          <w:tcPr>
            <w:tcW w:w="764" w:type="dxa"/>
          </w:tcPr>
          <w:p w14:paraId="24FB1B8D" w14:textId="77777777" w:rsidR="000D14B5" w:rsidRPr="00EC36A1" w:rsidRDefault="000D14B5" w:rsidP="00D8691E">
            <w:pPr>
              <w:pStyle w:val="BodyText"/>
              <w:rPr>
                <w:b/>
              </w:rPr>
            </w:pPr>
          </w:p>
        </w:tc>
        <w:tc>
          <w:tcPr>
            <w:tcW w:w="901" w:type="dxa"/>
          </w:tcPr>
          <w:p w14:paraId="505CC557" w14:textId="77777777" w:rsidR="000D14B5" w:rsidRPr="00EC36A1" w:rsidRDefault="000D14B5" w:rsidP="00D8691E">
            <w:pPr>
              <w:pStyle w:val="BodyText"/>
              <w:rPr>
                <w:b/>
              </w:rPr>
            </w:pPr>
          </w:p>
        </w:tc>
        <w:tc>
          <w:tcPr>
            <w:tcW w:w="828" w:type="dxa"/>
          </w:tcPr>
          <w:p w14:paraId="120B81A3" w14:textId="77777777" w:rsidR="000D14B5" w:rsidRPr="00EC36A1" w:rsidRDefault="000D14B5" w:rsidP="00D8691E">
            <w:pPr>
              <w:pStyle w:val="BodyText"/>
              <w:rPr>
                <w:b/>
              </w:rPr>
            </w:pPr>
          </w:p>
        </w:tc>
        <w:tc>
          <w:tcPr>
            <w:tcW w:w="750" w:type="dxa"/>
          </w:tcPr>
          <w:p w14:paraId="5E78F453" w14:textId="77777777" w:rsidR="000D14B5" w:rsidRPr="00EC36A1" w:rsidRDefault="000D14B5" w:rsidP="00D8691E">
            <w:pPr>
              <w:pStyle w:val="BodyText"/>
              <w:rPr>
                <w:b/>
              </w:rPr>
            </w:pPr>
          </w:p>
        </w:tc>
        <w:tc>
          <w:tcPr>
            <w:tcW w:w="998" w:type="dxa"/>
          </w:tcPr>
          <w:p w14:paraId="6141F123" w14:textId="77777777" w:rsidR="000D14B5" w:rsidRPr="00EC36A1" w:rsidRDefault="000D14B5" w:rsidP="00D8691E">
            <w:pPr>
              <w:pStyle w:val="BodyText"/>
              <w:rPr>
                <w:b/>
              </w:rPr>
            </w:pPr>
          </w:p>
        </w:tc>
        <w:tc>
          <w:tcPr>
            <w:tcW w:w="1160" w:type="dxa"/>
          </w:tcPr>
          <w:p w14:paraId="39CCB584" w14:textId="77777777" w:rsidR="000D14B5" w:rsidRPr="00EC36A1" w:rsidRDefault="000D14B5" w:rsidP="00D8691E">
            <w:pPr>
              <w:pStyle w:val="BodyText"/>
              <w:rPr>
                <w:b/>
              </w:rPr>
            </w:pPr>
          </w:p>
        </w:tc>
        <w:tc>
          <w:tcPr>
            <w:tcW w:w="1156" w:type="dxa"/>
          </w:tcPr>
          <w:p w14:paraId="7D5C4EB5" w14:textId="77777777" w:rsidR="000D14B5" w:rsidRPr="00EC36A1" w:rsidRDefault="000D14B5" w:rsidP="00D8691E">
            <w:pPr>
              <w:pStyle w:val="BodyText"/>
              <w:rPr>
                <w:b/>
              </w:rPr>
            </w:pPr>
          </w:p>
        </w:tc>
        <w:tc>
          <w:tcPr>
            <w:tcW w:w="1028" w:type="dxa"/>
          </w:tcPr>
          <w:p w14:paraId="59447A13" w14:textId="77777777" w:rsidR="000D14B5" w:rsidRPr="00EC36A1" w:rsidRDefault="000D14B5" w:rsidP="00D8691E">
            <w:pPr>
              <w:pStyle w:val="BodyText"/>
              <w:rPr>
                <w:b/>
              </w:rPr>
            </w:pPr>
          </w:p>
        </w:tc>
        <w:tc>
          <w:tcPr>
            <w:tcW w:w="914" w:type="dxa"/>
          </w:tcPr>
          <w:p w14:paraId="330C22B7" w14:textId="77777777" w:rsidR="000D14B5" w:rsidRPr="00EC36A1" w:rsidRDefault="000D14B5" w:rsidP="00D8691E">
            <w:pPr>
              <w:pStyle w:val="BodyText"/>
              <w:rPr>
                <w:b/>
              </w:rPr>
            </w:pPr>
          </w:p>
        </w:tc>
        <w:tc>
          <w:tcPr>
            <w:tcW w:w="870" w:type="dxa"/>
          </w:tcPr>
          <w:p w14:paraId="739C8AF6" w14:textId="77777777" w:rsidR="000D14B5" w:rsidRPr="00EC36A1" w:rsidRDefault="000D14B5" w:rsidP="00D8691E">
            <w:pPr>
              <w:pStyle w:val="BodyText"/>
              <w:rPr>
                <w:b/>
              </w:rPr>
            </w:pPr>
          </w:p>
        </w:tc>
        <w:tc>
          <w:tcPr>
            <w:tcW w:w="1225" w:type="dxa"/>
          </w:tcPr>
          <w:p w14:paraId="578C0051" w14:textId="77777777" w:rsidR="000D14B5" w:rsidRPr="00EC36A1" w:rsidRDefault="000D14B5" w:rsidP="00D8691E">
            <w:pPr>
              <w:pStyle w:val="BodyText"/>
              <w:rPr>
                <w:b/>
              </w:rPr>
            </w:pPr>
          </w:p>
        </w:tc>
        <w:tc>
          <w:tcPr>
            <w:tcW w:w="1261" w:type="dxa"/>
          </w:tcPr>
          <w:p w14:paraId="30F5147E" w14:textId="77777777" w:rsidR="000D14B5" w:rsidRPr="00EC36A1" w:rsidRDefault="000D14B5" w:rsidP="00D8691E">
            <w:pPr>
              <w:pStyle w:val="BodyText"/>
              <w:rPr>
                <w:b/>
              </w:rPr>
            </w:pPr>
          </w:p>
        </w:tc>
        <w:tc>
          <w:tcPr>
            <w:tcW w:w="1170" w:type="dxa"/>
          </w:tcPr>
          <w:p w14:paraId="45200349" w14:textId="77777777" w:rsidR="000D14B5" w:rsidRPr="00EC36A1" w:rsidRDefault="000D14B5" w:rsidP="00D8691E">
            <w:pPr>
              <w:pStyle w:val="BodyText"/>
              <w:rPr>
                <w:b/>
              </w:rPr>
            </w:pPr>
          </w:p>
        </w:tc>
      </w:tr>
    </w:tbl>
    <w:p w14:paraId="1E486CCA" w14:textId="77777777" w:rsidR="000D14B5" w:rsidRPr="00EC36A1" w:rsidRDefault="000D14B5" w:rsidP="00D8691E">
      <w:pPr>
        <w:pStyle w:val="BodyText"/>
        <w:rPr>
          <w:b/>
        </w:rPr>
      </w:pPr>
    </w:p>
    <w:p w14:paraId="5B823BC0" w14:textId="296D2F99" w:rsidR="000D14B5" w:rsidRPr="00EC36A1" w:rsidRDefault="009748A5" w:rsidP="00D8691E">
      <w:pPr>
        <w:pStyle w:val="BodyText"/>
        <w:rPr>
          <w:sz w:val="20"/>
        </w:rPr>
      </w:pPr>
      <w:r w:rsidRPr="00EC36A1">
        <w:t>Take all samples upstream from your position in the river</w:t>
      </w:r>
      <w:r w:rsidRPr="00EC36A1">
        <w:tab/>
      </w:r>
      <w:r w:rsidR="00DC2B02">
        <w:tab/>
      </w:r>
      <w:r w:rsidR="00DC2B02">
        <w:tab/>
      </w:r>
      <w:r w:rsidRPr="00EC36A1">
        <w:rPr>
          <w:sz w:val="20"/>
        </w:rPr>
        <w:t>sunny</w:t>
      </w:r>
      <w:r w:rsidR="00DC2B02" w:rsidRPr="00DC2B02">
        <w:rPr>
          <w:sz w:val="20"/>
          <w:szCs w:val="20"/>
        </w:rPr>
        <w:tab/>
      </w:r>
      <w:r w:rsidRPr="00EC36A1">
        <w:rPr>
          <w:sz w:val="20"/>
        </w:rPr>
        <w:tab/>
        <w:t>low</w:t>
      </w:r>
      <w:r w:rsidRPr="00EC36A1">
        <w:rPr>
          <w:sz w:val="20"/>
        </w:rPr>
        <w:tab/>
        <w:t>yes</w:t>
      </w:r>
    </w:p>
    <w:p w14:paraId="7983795F" w14:textId="0F9E4241" w:rsidR="00DC2B02" w:rsidRPr="00DC2B02" w:rsidRDefault="009748A5" w:rsidP="00D8691E">
      <w:pPr>
        <w:pStyle w:val="BodyText"/>
        <w:ind w:left="6480" w:firstLine="720"/>
        <w:rPr>
          <w:sz w:val="20"/>
          <w:szCs w:val="20"/>
        </w:rPr>
      </w:pPr>
      <w:r w:rsidRPr="00EC36A1">
        <w:rPr>
          <w:sz w:val="20"/>
        </w:rPr>
        <w:t>rainy</w:t>
      </w:r>
      <w:r w:rsidRPr="00EC36A1">
        <w:rPr>
          <w:sz w:val="20"/>
        </w:rPr>
        <w:tab/>
      </w:r>
      <w:r w:rsidR="00DC2B02" w:rsidRPr="00DC2B02">
        <w:rPr>
          <w:sz w:val="20"/>
          <w:szCs w:val="20"/>
        </w:rPr>
        <w:tab/>
        <w:t>med</w:t>
      </w:r>
      <w:r w:rsidR="00DC2B02" w:rsidRPr="00DC2B02">
        <w:rPr>
          <w:sz w:val="20"/>
          <w:szCs w:val="20"/>
        </w:rPr>
        <w:tab/>
      </w:r>
      <w:r w:rsidRPr="00EC36A1">
        <w:rPr>
          <w:sz w:val="20"/>
        </w:rPr>
        <w:t xml:space="preserve"> no </w:t>
      </w:r>
    </w:p>
    <w:p w14:paraId="2E3B21B2" w14:textId="5CC7D6AC" w:rsidR="000D14B5" w:rsidRPr="00EC36A1" w:rsidRDefault="009748A5" w:rsidP="00D8691E">
      <w:pPr>
        <w:pStyle w:val="BodyText"/>
        <w:ind w:left="6480" w:firstLine="720"/>
        <w:rPr>
          <w:sz w:val="20"/>
        </w:rPr>
      </w:pPr>
      <w:r w:rsidRPr="00EC36A1">
        <w:rPr>
          <w:sz w:val="20"/>
        </w:rPr>
        <w:t>cloudy</w:t>
      </w:r>
      <w:r w:rsidRPr="00EC36A1">
        <w:rPr>
          <w:sz w:val="20"/>
        </w:rPr>
        <w:tab/>
      </w:r>
      <w:r w:rsidRPr="00EC36A1">
        <w:rPr>
          <w:sz w:val="20"/>
        </w:rPr>
        <w:tab/>
        <w:t>high</w:t>
      </w:r>
    </w:p>
    <w:p w14:paraId="2D88878D" w14:textId="77777777" w:rsidR="000D14B5" w:rsidRPr="00EC36A1" w:rsidRDefault="000D14B5" w:rsidP="00D8691E">
      <w:pPr>
        <w:pStyle w:val="BodyText"/>
        <w:rPr>
          <w:sz w:val="20"/>
        </w:rPr>
      </w:pPr>
    </w:p>
    <w:p w14:paraId="69C4F68D" w14:textId="072DBFA0" w:rsidR="000D14B5" w:rsidRPr="00580EED" w:rsidRDefault="009748A5" w:rsidP="00D8691E">
      <w:pPr>
        <w:pStyle w:val="BodyText"/>
      </w:pPr>
      <w:r w:rsidRPr="00EC36A1">
        <w:t>YSI: Handheld Thermometer Serial Number</w:t>
      </w:r>
      <w:r w:rsidRPr="00EC36A1">
        <w:rPr>
          <w:u w:val="single"/>
        </w:rPr>
        <w:t xml:space="preserve"> </w:t>
      </w:r>
      <w:r w:rsidRPr="00EC36A1">
        <w:rPr>
          <w:u w:val="single"/>
        </w:rPr>
        <w:tab/>
      </w:r>
      <w:r w:rsidR="00DC2B02">
        <w:rPr>
          <w:u w:val="single"/>
        </w:rPr>
        <w:t>___________________________________________</w:t>
      </w:r>
    </w:p>
    <w:p w14:paraId="44336041" w14:textId="77777777" w:rsidR="000D14B5" w:rsidRPr="00EC36A1" w:rsidRDefault="000D14B5" w:rsidP="00D8691E">
      <w:pPr>
        <w:pStyle w:val="BodyText"/>
      </w:pPr>
    </w:p>
    <w:p w14:paraId="02008013" w14:textId="3AD535A6" w:rsidR="000D14B5" w:rsidRPr="00580EED" w:rsidRDefault="009748A5" w:rsidP="00D8691E">
      <w:pPr>
        <w:pStyle w:val="BodyText"/>
      </w:pPr>
      <w:r w:rsidRPr="00EC36A1">
        <w:t>Team Members:</w:t>
      </w:r>
      <w:r w:rsidRPr="00EC36A1">
        <w:rPr>
          <w:u w:val="single"/>
        </w:rPr>
        <w:t xml:space="preserve"> </w:t>
      </w:r>
      <w:r w:rsidRPr="00EC36A1">
        <w:rPr>
          <w:u w:val="single"/>
        </w:rPr>
        <w:tab/>
      </w:r>
      <w:r w:rsidR="00DC2B02">
        <w:rPr>
          <w:u w:val="single"/>
        </w:rPr>
        <w:t>__________________________________________________________________________________________</w:t>
      </w:r>
    </w:p>
    <w:p w14:paraId="683DFFF0" w14:textId="77777777" w:rsidR="000D14B5" w:rsidRPr="00EC36A1" w:rsidRDefault="000D14B5" w:rsidP="00D8691E">
      <w:pPr>
        <w:pStyle w:val="BodyText"/>
      </w:pPr>
    </w:p>
    <w:p w14:paraId="2D908C62" w14:textId="2029E546" w:rsidR="000D14B5" w:rsidRPr="00580EED" w:rsidRDefault="009748A5" w:rsidP="00D8691E">
      <w:pPr>
        <w:pStyle w:val="BodyText"/>
      </w:pPr>
      <w:r w:rsidRPr="00EC36A1">
        <w:t>Samples Submitted By:</w:t>
      </w:r>
      <w:r w:rsidRPr="00EC36A1">
        <w:rPr>
          <w:u w:val="single"/>
        </w:rPr>
        <w:t xml:space="preserve"> </w:t>
      </w:r>
      <w:r w:rsidRPr="00EC36A1">
        <w:rPr>
          <w:u w:val="single"/>
        </w:rPr>
        <w:tab/>
      </w:r>
      <w:r w:rsidR="00DC2B02">
        <w:rPr>
          <w:u w:val="single"/>
        </w:rPr>
        <w:t>________________</w:t>
      </w:r>
      <w:r w:rsidRPr="00EC36A1">
        <w:t>Date:</w:t>
      </w:r>
      <w:r w:rsidRPr="00EC36A1">
        <w:rPr>
          <w:u w:val="single"/>
        </w:rPr>
        <w:t xml:space="preserve"> </w:t>
      </w:r>
      <w:r w:rsidRPr="00EC36A1">
        <w:rPr>
          <w:u w:val="single"/>
        </w:rPr>
        <w:tab/>
      </w:r>
      <w:r w:rsidR="00DC2B02">
        <w:rPr>
          <w:u w:val="single"/>
        </w:rPr>
        <w:t>_____________________________</w:t>
      </w:r>
      <w:r w:rsidRPr="00EC36A1">
        <w:t>Time:</w:t>
      </w:r>
      <w:r w:rsidRPr="00EC36A1">
        <w:rPr>
          <w:u w:val="single"/>
        </w:rPr>
        <w:t xml:space="preserve"> </w:t>
      </w:r>
      <w:r w:rsidRPr="00EC36A1">
        <w:rPr>
          <w:u w:val="single"/>
        </w:rPr>
        <w:tab/>
      </w:r>
      <w:r w:rsidR="00DC2B02">
        <w:rPr>
          <w:u w:val="single"/>
        </w:rPr>
        <w:t>________________________</w:t>
      </w:r>
    </w:p>
    <w:p w14:paraId="1D664F30" w14:textId="77777777" w:rsidR="000D14B5" w:rsidRPr="00EC36A1" w:rsidRDefault="000D14B5" w:rsidP="00D8691E">
      <w:pPr>
        <w:pStyle w:val="BodyText"/>
      </w:pPr>
    </w:p>
    <w:p w14:paraId="78F8B821" w14:textId="5F2EEBCB" w:rsidR="000D14B5" w:rsidRPr="00580EED" w:rsidRDefault="009748A5" w:rsidP="00D8691E">
      <w:pPr>
        <w:pStyle w:val="BodyText"/>
      </w:pPr>
      <w:r w:rsidRPr="00EC36A1">
        <w:t>Samples Received By:</w:t>
      </w:r>
      <w:r w:rsidRPr="00EC36A1">
        <w:rPr>
          <w:u w:val="single"/>
        </w:rPr>
        <w:t xml:space="preserve"> </w:t>
      </w:r>
      <w:r w:rsidRPr="00EC36A1">
        <w:rPr>
          <w:u w:val="single"/>
        </w:rPr>
        <w:tab/>
      </w:r>
      <w:r w:rsidR="00DC2B02">
        <w:rPr>
          <w:u w:val="single"/>
        </w:rPr>
        <w:t>________________</w:t>
      </w:r>
      <w:r w:rsidRPr="00EC36A1">
        <w:t>Date:</w:t>
      </w:r>
      <w:r w:rsidRPr="00EC36A1">
        <w:rPr>
          <w:u w:val="single"/>
        </w:rPr>
        <w:t xml:space="preserve"> </w:t>
      </w:r>
      <w:r w:rsidRPr="00EC36A1">
        <w:rPr>
          <w:u w:val="single"/>
        </w:rPr>
        <w:tab/>
      </w:r>
      <w:r w:rsidR="00DC2B02">
        <w:rPr>
          <w:u w:val="single"/>
        </w:rPr>
        <w:t>_____________________________</w:t>
      </w:r>
      <w:r w:rsidRPr="00EC36A1">
        <w:t>Time:</w:t>
      </w:r>
      <w:r w:rsidRPr="00EC36A1">
        <w:rPr>
          <w:u w:val="single"/>
        </w:rPr>
        <w:t xml:space="preserve"> </w:t>
      </w:r>
      <w:r w:rsidRPr="00EC36A1">
        <w:rPr>
          <w:u w:val="single"/>
        </w:rPr>
        <w:tab/>
      </w:r>
      <w:r w:rsidR="00DC2B02">
        <w:rPr>
          <w:u w:val="single"/>
        </w:rPr>
        <w:t>________________________</w:t>
      </w:r>
    </w:p>
    <w:p w14:paraId="78BCC611" w14:textId="77777777" w:rsidR="000D14B5" w:rsidRPr="00EC36A1" w:rsidRDefault="000D14B5" w:rsidP="00D8691E">
      <w:pPr>
        <w:pStyle w:val="BodyText"/>
      </w:pPr>
    </w:p>
    <w:p w14:paraId="7D077295" w14:textId="77777777" w:rsidR="000D14B5" w:rsidRPr="00EC36A1" w:rsidRDefault="009748A5" w:rsidP="00D8691E">
      <w:pPr>
        <w:pStyle w:val="BodyText"/>
        <w:rPr>
          <w:sz w:val="20"/>
        </w:rPr>
      </w:pPr>
      <w:r w:rsidRPr="00EC36A1">
        <w:rPr>
          <w:sz w:val="20"/>
        </w:rPr>
        <w:t>Notes: On sampling day measure water temperature with YSI digital thermometer.</w:t>
      </w:r>
    </w:p>
    <w:p w14:paraId="21C3BA70" w14:textId="011D0FA1" w:rsidR="000D14B5" w:rsidRPr="00EC36A1" w:rsidRDefault="009748A5" w:rsidP="00D8691E">
      <w:pPr>
        <w:pStyle w:val="BodyText"/>
        <w:rPr>
          <w:sz w:val="20"/>
        </w:rPr>
      </w:pPr>
      <w:r w:rsidRPr="00EC36A1">
        <w:rPr>
          <w:sz w:val="20"/>
        </w:rPr>
        <w:t xml:space="preserve">Turn in samples at </w:t>
      </w:r>
      <w:r w:rsidR="00DC2B02" w:rsidRPr="00DC2B02">
        <w:rPr>
          <w:sz w:val="20"/>
          <w:szCs w:val="20"/>
        </w:rPr>
        <w:t>drop-off point as notified by project coordinator</w:t>
      </w:r>
      <w:r w:rsidRPr="00EC36A1">
        <w:rPr>
          <w:sz w:val="20"/>
        </w:rPr>
        <w:t>.</w:t>
      </w:r>
    </w:p>
    <w:p w14:paraId="6CD41B59" w14:textId="52ED574C" w:rsidR="000D14B5" w:rsidRPr="00EC36A1" w:rsidRDefault="009748A5" w:rsidP="00D8691E">
      <w:pPr>
        <w:pStyle w:val="BodyText"/>
        <w:rPr>
          <w:sz w:val="20"/>
        </w:rPr>
      </w:pPr>
      <w:r w:rsidRPr="00EC36A1">
        <w:rPr>
          <w:sz w:val="20"/>
        </w:rPr>
        <w:t>River Mile is the location on the main stem of the Kenai River or where the tributary enters the Kenai River</w:t>
      </w:r>
    </w:p>
    <w:bookmarkEnd w:id="357"/>
    <w:p w14:paraId="0087A9B7" w14:textId="77777777" w:rsidR="000D14B5" w:rsidRPr="00EC36A1" w:rsidRDefault="000D14B5" w:rsidP="00D8691E">
      <w:pPr>
        <w:pStyle w:val="BodyText"/>
        <w:rPr>
          <w:sz w:val="20"/>
        </w:rPr>
      </w:pPr>
    </w:p>
    <w:p w14:paraId="043B82CD" w14:textId="77777777" w:rsidR="00AE50F4" w:rsidRDefault="00AE50F4" w:rsidP="00D8691E">
      <w:pPr>
        <w:pStyle w:val="BodyText"/>
        <w:rPr>
          <w:b/>
          <w:u w:val="thick"/>
        </w:rPr>
      </w:pPr>
    </w:p>
    <w:p w14:paraId="44C1FF32" w14:textId="77777777" w:rsidR="00DB51BE" w:rsidRDefault="00DB51BE" w:rsidP="0058136E">
      <w:pPr>
        <w:pStyle w:val="AppendixSubheadings"/>
        <w:jc w:val="center"/>
        <w:rPr>
          <w:b/>
          <w:sz w:val="24"/>
          <w:szCs w:val="24"/>
        </w:rPr>
      </w:pPr>
    </w:p>
    <w:p w14:paraId="56F08CFC" w14:textId="651DD6B0" w:rsidR="00C26977" w:rsidRDefault="00B85A55" w:rsidP="0058136E">
      <w:pPr>
        <w:pStyle w:val="AppendixSubheadings"/>
        <w:jc w:val="center"/>
        <w:rPr>
          <w:b/>
          <w:sz w:val="24"/>
          <w:szCs w:val="24"/>
        </w:rPr>
      </w:pPr>
      <w:bookmarkStart w:id="358" w:name="_Toc125984310"/>
      <w:r w:rsidRPr="0058136E">
        <w:rPr>
          <w:b/>
          <w:sz w:val="24"/>
          <w:szCs w:val="24"/>
        </w:rPr>
        <w:lastRenderedPageBreak/>
        <w:t>Appendix D</w:t>
      </w:r>
      <w:r w:rsidR="004D2610" w:rsidRPr="0058136E">
        <w:rPr>
          <w:b/>
          <w:sz w:val="24"/>
          <w:szCs w:val="24"/>
        </w:rPr>
        <w:t xml:space="preserve">: </w:t>
      </w:r>
      <w:r w:rsidR="009748A5" w:rsidRPr="0058136E">
        <w:rPr>
          <w:b/>
          <w:sz w:val="24"/>
          <w:szCs w:val="24"/>
        </w:rPr>
        <w:t>Kenai River Watershed Water Quality Monitoring</w:t>
      </w:r>
      <w:r w:rsidR="00F5489C" w:rsidRPr="0058136E">
        <w:rPr>
          <w:b/>
          <w:sz w:val="24"/>
          <w:szCs w:val="24"/>
        </w:rPr>
        <w:t xml:space="preserve"> Chain of Custody</w:t>
      </w:r>
      <w:r w:rsidR="009748A5" w:rsidRPr="0058136E">
        <w:rPr>
          <w:b/>
          <w:sz w:val="24"/>
          <w:szCs w:val="24"/>
        </w:rPr>
        <w:t xml:space="preserve"> Form</w:t>
      </w:r>
      <w:r w:rsidR="00C26977" w:rsidRPr="0058136E">
        <w:rPr>
          <w:b/>
          <w:sz w:val="24"/>
          <w:szCs w:val="24"/>
        </w:rPr>
        <w:t>s</w:t>
      </w:r>
      <w:bookmarkEnd w:id="358"/>
      <w:r w:rsidR="009748A5" w:rsidRPr="0058136E">
        <w:rPr>
          <w:b/>
          <w:sz w:val="24"/>
          <w:szCs w:val="24"/>
        </w:rPr>
        <w:t xml:space="preserve"> </w:t>
      </w:r>
    </w:p>
    <w:p w14:paraId="2C7F7BC5" w14:textId="2422DF30" w:rsidR="0058136E" w:rsidRPr="0058136E" w:rsidRDefault="0058136E" w:rsidP="0058136E">
      <w:pPr>
        <w:pStyle w:val="BodyText"/>
        <w:jc w:val="center"/>
      </w:pPr>
      <w:r>
        <w:t>SGS Laboratories, Anchorage</w:t>
      </w:r>
    </w:p>
    <w:p w14:paraId="60EAA76B" w14:textId="77777777" w:rsidR="00F5489C" w:rsidRDefault="00F5489C" w:rsidP="00F5489C">
      <w:pPr>
        <w:pStyle w:val="AppendixSubheadings"/>
        <w:rPr>
          <w:sz w:val="20"/>
          <w:szCs w:val="20"/>
        </w:rPr>
      </w:pPr>
      <w:bookmarkStart w:id="359" w:name="_Toc125964823"/>
      <w:bookmarkStart w:id="360" w:name="_Toc125984311"/>
      <w:r>
        <w:rPr>
          <w:noProof/>
        </w:rPr>
        <w:drawing>
          <wp:anchor distT="0" distB="0" distL="0" distR="0" simplePos="0" relativeHeight="251691008" behindDoc="0" locked="0" layoutInCell="1" allowOverlap="1" wp14:anchorId="784667C1" wp14:editId="40074B8D">
            <wp:simplePos x="0" y="0"/>
            <wp:positionH relativeFrom="page">
              <wp:posOffset>914400</wp:posOffset>
            </wp:positionH>
            <wp:positionV relativeFrom="paragraph">
              <wp:posOffset>204962</wp:posOffset>
            </wp:positionV>
            <wp:extent cx="7487831" cy="4776882"/>
            <wp:effectExtent l="0" t="0" r="0" b="0"/>
            <wp:wrapTopAndBottom/>
            <wp:docPr id="3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58" cstate="print"/>
                    <a:stretch>
                      <a:fillRect/>
                    </a:stretch>
                  </pic:blipFill>
                  <pic:spPr>
                    <a:xfrm>
                      <a:off x="0" y="0"/>
                      <a:ext cx="7487831" cy="4776882"/>
                    </a:xfrm>
                    <a:prstGeom prst="rect">
                      <a:avLst/>
                    </a:prstGeom>
                  </pic:spPr>
                </pic:pic>
              </a:graphicData>
            </a:graphic>
          </wp:anchor>
        </w:drawing>
      </w:r>
      <w:bookmarkEnd w:id="359"/>
      <w:bookmarkEnd w:id="360"/>
    </w:p>
    <w:p w14:paraId="2525A936" w14:textId="77777777" w:rsidR="00F5489C" w:rsidRDefault="00F5489C" w:rsidP="00F5489C">
      <w:pPr>
        <w:pStyle w:val="AppendixSubheadings"/>
      </w:pPr>
    </w:p>
    <w:p w14:paraId="30D94154" w14:textId="703DA454" w:rsidR="00EB4E69" w:rsidRDefault="00EB4E69" w:rsidP="00F5489C">
      <w:pPr>
        <w:pStyle w:val="AppendixSubheadings"/>
      </w:pPr>
    </w:p>
    <w:p w14:paraId="45075CEF" w14:textId="174AFCA2" w:rsidR="0058136E" w:rsidRDefault="0058136E" w:rsidP="00F5489C">
      <w:pPr>
        <w:pStyle w:val="AppendixSubheadings"/>
      </w:pPr>
    </w:p>
    <w:p w14:paraId="76082A91" w14:textId="58E52CB8" w:rsidR="00EB4E69" w:rsidRDefault="0058136E" w:rsidP="0058136E">
      <w:pPr>
        <w:pStyle w:val="BodyText"/>
        <w:jc w:val="center"/>
        <w:rPr>
          <w:b/>
        </w:rPr>
      </w:pPr>
      <w:r w:rsidRPr="0058136E">
        <w:rPr>
          <w:b/>
        </w:rPr>
        <w:lastRenderedPageBreak/>
        <w:t>Appendix D: Kenai River Watershed Water Quality Monitoring Chain of Custody Forms</w:t>
      </w:r>
    </w:p>
    <w:p w14:paraId="6AF18740" w14:textId="1E8E0BD9" w:rsidR="0058136E" w:rsidRPr="0058136E" w:rsidRDefault="0058136E" w:rsidP="0058136E">
      <w:pPr>
        <w:pStyle w:val="BodyText"/>
        <w:jc w:val="center"/>
      </w:pPr>
      <w:r>
        <w:t>Soldotna Wastewater Treatment Plant</w:t>
      </w:r>
    </w:p>
    <w:p w14:paraId="4208A8C4" w14:textId="2B94BC39" w:rsidR="00C73E1A" w:rsidRPr="00C73E1A" w:rsidRDefault="00C26977" w:rsidP="00C73E1A">
      <w:pPr>
        <w:pStyle w:val="BodyText"/>
        <w:sectPr w:rsidR="00C73E1A" w:rsidRPr="00C73E1A" w:rsidSect="009D2B50">
          <w:headerReference w:type="default" r:id="rId59"/>
          <w:footerReference w:type="default" r:id="rId60"/>
          <w:pgSz w:w="15840" w:h="12240" w:orient="landscape"/>
          <w:pgMar w:top="1440" w:right="1440" w:bottom="1440" w:left="1440" w:header="720" w:footer="720" w:gutter="0"/>
          <w:cols w:space="720"/>
          <w:docGrid w:linePitch="360"/>
        </w:sectPr>
      </w:pPr>
      <w:r>
        <w:rPr>
          <w:noProof/>
        </w:rPr>
        <w:drawing>
          <wp:inline distT="0" distB="0" distL="0" distR="0" wp14:anchorId="66DBBA9D" wp14:editId="32A1D03B">
            <wp:extent cx="7286625" cy="536017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ummer_2022_SWWTP_COC.jpg"/>
                    <pic:cNvPicPr/>
                  </pic:nvPicPr>
                  <pic:blipFill rotWithShape="1">
                    <a:blip r:embed="rId61" cstate="print">
                      <a:extLst>
                        <a:ext uri="{28A0092B-C50C-407E-A947-70E740481C1C}">
                          <a14:useLocalDpi xmlns:a14="http://schemas.microsoft.com/office/drawing/2010/main" val="0"/>
                        </a:ext>
                      </a:extLst>
                    </a:blip>
                    <a:srcRect l="5024" t="7349" r="5748" b="7708"/>
                    <a:stretch/>
                  </pic:blipFill>
                  <pic:spPr bwMode="auto">
                    <a:xfrm>
                      <a:off x="0" y="0"/>
                      <a:ext cx="7303795" cy="5372804"/>
                    </a:xfrm>
                    <a:prstGeom prst="rect">
                      <a:avLst/>
                    </a:prstGeom>
                    <a:ln>
                      <a:noFill/>
                    </a:ln>
                    <a:extLst>
                      <a:ext uri="{53640926-AAD7-44D8-BBD7-CCE9431645EC}">
                        <a14:shadowObscured xmlns:a14="http://schemas.microsoft.com/office/drawing/2010/main"/>
                      </a:ext>
                    </a:extLst>
                  </pic:spPr>
                </pic:pic>
              </a:graphicData>
            </a:graphic>
          </wp:inline>
        </w:drawing>
      </w:r>
    </w:p>
    <w:p w14:paraId="63D632B5" w14:textId="15942B3E" w:rsidR="00C73E1A" w:rsidRDefault="00C73E1A" w:rsidP="00C73E1A">
      <w:pPr>
        <w:pStyle w:val="BodyText"/>
        <w:jc w:val="center"/>
        <w:rPr>
          <w:b/>
        </w:rPr>
      </w:pPr>
      <w:r w:rsidRPr="0058136E">
        <w:rPr>
          <w:b/>
        </w:rPr>
        <w:lastRenderedPageBreak/>
        <w:t>Appendix D: Kenai River Watershed Water Quality Monitoring Chain of Custody Forms</w:t>
      </w:r>
    </w:p>
    <w:p w14:paraId="2B643C78" w14:textId="44B75211" w:rsidR="00C73E1A" w:rsidRDefault="00C73E1A" w:rsidP="00C73E1A">
      <w:pPr>
        <w:pStyle w:val="BodyText"/>
        <w:jc w:val="center"/>
      </w:pPr>
      <w:r>
        <w:t>Tauriainen Engineering and Testing (page 1 of 2)</w:t>
      </w:r>
    </w:p>
    <w:p w14:paraId="4163817D" w14:textId="0ACFBAAD" w:rsidR="00682087" w:rsidRDefault="00DB51BE" w:rsidP="00DB51BE">
      <w:pPr>
        <w:pStyle w:val="BodyText"/>
        <w:jc w:val="center"/>
      </w:pPr>
      <w:r>
        <w:t>__________________________________________________________________________</w:t>
      </w:r>
    </w:p>
    <w:p w14:paraId="15563047" w14:textId="1950C949" w:rsidR="00682087" w:rsidRDefault="00682087" w:rsidP="004D2610">
      <w:pPr>
        <w:pStyle w:val="BodyText"/>
      </w:pPr>
    </w:p>
    <w:p w14:paraId="74CCB369" w14:textId="66145178" w:rsidR="00682087" w:rsidRDefault="00C73E1A" w:rsidP="004D2610">
      <w:pPr>
        <w:pStyle w:val="BodyText"/>
      </w:pPr>
      <w:r>
        <w:rPr>
          <w:noProof/>
        </w:rPr>
        <w:drawing>
          <wp:inline distT="0" distB="0" distL="0" distR="0" wp14:anchorId="7031AAB6" wp14:editId="28AD4B55">
            <wp:extent cx="6393483" cy="8000685"/>
            <wp:effectExtent l="0" t="0" r="762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ecalColiform_CoC_Taurianen_Summer_2022_Page_1.jpg"/>
                    <pic:cNvPicPr/>
                  </pic:nvPicPr>
                  <pic:blipFill rotWithShape="1">
                    <a:blip r:embed="rId62" cstate="print">
                      <a:extLst>
                        <a:ext uri="{28A0092B-C50C-407E-A947-70E740481C1C}">
                          <a14:useLocalDpi xmlns:a14="http://schemas.microsoft.com/office/drawing/2010/main" val="0"/>
                        </a:ext>
                      </a:extLst>
                    </a:blip>
                    <a:srcRect b="3301"/>
                    <a:stretch/>
                  </pic:blipFill>
                  <pic:spPr bwMode="auto">
                    <a:xfrm>
                      <a:off x="0" y="0"/>
                      <a:ext cx="6397241" cy="8005388"/>
                    </a:xfrm>
                    <a:prstGeom prst="rect">
                      <a:avLst/>
                    </a:prstGeom>
                    <a:ln>
                      <a:noFill/>
                    </a:ln>
                    <a:extLst>
                      <a:ext uri="{53640926-AAD7-44D8-BBD7-CCE9431645EC}">
                        <a14:shadowObscured xmlns:a14="http://schemas.microsoft.com/office/drawing/2010/main"/>
                      </a:ext>
                    </a:extLst>
                  </pic:spPr>
                </pic:pic>
              </a:graphicData>
            </a:graphic>
          </wp:inline>
        </w:drawing>
      </w:r>
    </w:p>
    <w:p w14:paraId="7C5D4ACE" w14:textId="77777777" w:rsidR="00DB51BE" w:rsidRDefault="00DB51BE" w:rsidP="00C73E1A">
      <w:pPr>
        <w:pStyle w:val="BodyText"/>
        <w:jc w:val="center"/>
        <w:rPr>
          <w:b/>
        </w:rPr>
      </w:pPr>
    </w:p>
    <w:p w14:paraId="0D442655" w14:textId="77777777" w:rsidR="00DB51BE" w:rsidRDefault="00DB51BE" w:rsidP="00C73E1A">
      <w:pPr>
        <w:pStyle w:val="BodyText"/>
        <w:jc w:val="center"/>
        <w:rPr>
          <w:b/>
        </w:rPr>
      </w:pPr>
    </w:p>
    <w:p w14:paraId="6F807D1F" w14:textId="754FB0F2" w:rsidR="00C73E1A" w:rsidRDefault="00C73E1A" w:rsidP="00C73E1A">
      <w:pPr>
        <w:pStyle w:val="BodyText"/>
        <w:jc w:val="center"/>
        <w:rPr>
          <w:b/>
        </w:rPr>
      </w:pPr>
      <w:r w:rsidRPr="0058136E">
        <w:rPr>
          <w:b/>
        </w:rPr>
        <w:lastRenderedPageBreak/>
        <w:t>Appendix D: Kenai River Watershed Water Quality Monitoring Chain of Custody Forms</w:t>
      </w:r>
    </w:p>
    <w:p w14:paraId="348652C5" w14:textId="7B912E52" w:rsidR="00C73E1A" w:rsidRDefault="00C73E1A" w:rsidP="00C73E1A">
      <w:pPr>
        <w:pStyle w:val="BodyText"/>
        <w:jc w:val="center"/>
      </w:pPr>
      <w:r>
        <w:t>Tauriainen Engineering and Testing (page 2 of 2)</w:t>
      </w:r>
    </w:p>
    <w:p w14:paraId="0BAAF8CD" w14:textId="3A330896" w:rsidR="00DB51BE" w:rsidRDefault="00DB51BE" w:rsidP="00C73E1A">
      <w:pPr>
        <w:pStyle w:val="BodyText"/>
        <w:jc w:val="center"/>
      </w:pPr>
      <w:r>
        <w:t>__________________________________________________________________________</w:t>
      </w:r>
    </w:p>
    <w:p w14:paraId="6EBC73AF" w14:textId="74734A62" w:rsidR="00682087" w:rsidRDefault="00C73E1A" w:rsidP="004D2610">
      <w:pPr>
        <w:pStyle w:val="BodyText"/>
      </w:pPr>
      <w:r>
        <w:rPr>
          <w:noProof/>
        </w:rPr>
        <w:drawing>
          <wp:inline distT="0" distB="0" distL="0" distR="0" wp14:anchorId="05F97EED" wp14:editId="177E1EA5">
            <wp:extent cx="6467853" cy="837247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ecalColiform_CoC_Taurianen_Summer_2022_Page_2.jpg"/>
                    <pic:cNvPicPr/>
                  </pic:nvPicPr>
                  <pic:blipFill>
                    <a:blip r:embed="rId63">
                      <a:extLst>
                        <a:ext uri="{28A0092B-C50C-407E-A947-70E740481C1C}">
                          <a14:useLocalDpi xmlns:a14="http://schemas.microsoft.com/office/drawing/2010/main" val="0"/>
                        </a:ext>
                      </a:extLst>
                    </a:blip>
                    <a:stretch>
                      <a:fillRect/>
                    </a:stretch>
                  </pic:blipFill>
                  <pic:spPr>
                    <a:xfrm>
                      <a:off x="0" y="0"/>
                      <a:ext cx="6471097" cy="8376675"/>
                    </a:xfrm>
                    <a:prstGeom prst="rect">
                      <a:avLst/>
                    </a:prstGeom>
                  </pic:spPr>
                </pic:pic>
              </a:graphicData>
            </a:graphic>
          </wp:inline>
        </w:drawing>
      </w:r>
    </w:p>
    <w:p w14:paraId="67792B17" w14:textId="77777777" w:rsidR="00682087" w:rsidRDefault="00682087" w:rsidP="004D2610">
      <w:pPr>
        <w:pStyle w:val="BodyText"/>
      </w:pPr>
    </w:p>
    <w:p w14:paraId="55B4D6DB" w14:textId="0217AD42" w:rsidR="00C73E1A" w:rsidRDefault="00C73E1A" w:rsidP="003A55A3">
      <w:pPr>
        <w:pStyle w:val="AppendixSubheadings"/>
        <w:rPr>
          <w:b/>
          <w:sz w:val="24"/>
        </w:rPr>
      </w:pPr>
      <w:bookmarkStart w:id="361" w:name="_Hlk117091594"/>
    </w:p>
    <w:p w14:paraId="42E5DC12" w14:textId="0AB1A9A9" w:rsidR="00AE50F4" w:rsidRDefault="00317DA9" w:rsidP="00AE50F4">
      <w:pPr>
        <w:pStyle w:val="AppendixSubheadings"/>
        <w:jc w:val="center"/>
        <w:rPr>
          <w:b/>
          <w:sz w:val="24"/>
        </w:rPr>
      </w:pPr>
      <w:bookmarkStart w:id="362" w:name="_Toc125984312"/>
      <w:r>
        <w:rPr>
          <w:b/>
          <w:sz w:val="24"/>
        </w:rPr>
        <w:t>Appendix E</w:t>
      </w:r>
      <w:r w:rsidR="00AE50F4">
        <w:rPr>
          <w:b/>
          <w:sz w:val="24"/>
        </w:rPr>
        <w:t xml:space="preserve">: </w:t>
      </w:r>
      <w:r w:rsidR="00F5489C" w:rsidRPr="00F5489C">
        <w:rPr>
          <w:b/>
          <w:sz w:val="24"/>
          <w:szCs w:val="24"/>
        </w:rPr>
        <w:t>A</w:t>
      </w:r>
      <w:r w:rsidR="00F5489C">
        <w:rPr>
          <w:b/>
          <w:sz w:val="24"/>
          <w:szCs w:val="24"/>
        </w:rPr>
        <w:t>gency</w:t>
      </w:r>
      <w:r w:rsidR="00F5489C" w:rsidRPr="00F5489C">
        <w:rPr>
          <w:b/>
          <w:sz w:val="24"/>
          <w:szCs w:val="24"/>
        </w:rPr>
        <w:t xml:space="preserve"> B</w:t>
      </w:r>
      <w:r w:rsidR="00F5489C">
        <w:rPr>
          <w:b/>
          <w:sz w:val="24"/>
          <w:szCs w:val="24"/>
        </w:rPr>
        <w:t>aseline</w:t>
      </w:r>
      <w:r w:rsidR="00F5489C" w:rsidRPr="00F5489C">
        <w:rPr>
          <w:b/>
          <w:sz w:val="24"/>
          <w:szCs w:val="24"/>
        </w:rPr>
        <w:t xml:space="preserve"> L</w:t>
      </w:r>
      <w:r w:rsidR="00F5489C">
        <w:rPr>
          <w:b/>
          <w:sz w:val="24"/>
          <w:szCs w:val="24"/>
        </w:rPr>
        <w:t>ab</w:t>
      </w:r>
      <w:r w:rsidR="00F5489C" w:rsidRPr="00F5489C">
        <w:rPr>
          <w:b/>
          <w:sz w:val="24"/>
          <w:szCs w:val="24"/>
        </w:rPr>
        <w:t xml:space="preserve"> T</w:t>
      </w:r>
      <w:r w:rsidR="00F5489C">
        <w:rPr>
          <w:b/>
          <w:sz w:val="24"/>
          <w:szCs w:val="24"/>
        </w:rPr>
        <w:t>est</w:t>
      </w:r>
      <w:r w:rsidR="00F5489C" w:rsidRPr="00F5489C">
        <w:rPr>
          <w:b/>
          <w:sz w:val="24"/>
          <w:szCs w:val="24"/>
        </w:rPr>
        <w:t xml:space="preserve"> R</w:t>
      </w:r>
      <w:r w:rsidR="00F5489C">
        <w:rPr>
          <w:b/>
          <w:sz w:val="24"/>
          <w:szCs w:val="24"/>
        </w:rPr>
        <w:t>esults</w:t>
      </w:r>
      <w:bookmarkEnd w:id="362"/>
      <w:r w:rsidR="009748A5" w:rsidRPr="00F0391C">
        <w:rPr>
          <w:b/>
          <w:sz w:val="24"/>
        </w:rPr>
        <w:t xml:space="preserve"> </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F0391C">
        <w:trPr>
          <w:trHeight w:val="457"/>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rsidTr="00F0391C">
        <w:trPr>
          <w:trHeight w:val="460"/>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rsidTr="00F0391C">
        <w:trPr>
          <w:trHeight w:val="459"/>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rsidTr="00F0391C">
        <w:trPr>
          <w:trHeight w:val="460"/>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rsidTr="00F0391C">
        <w:trPr>
          <w:trHeight w:val="460"/>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rsidTr="00F0391C">
        <w:trPr>
          <w:trHeight w:val="459"/>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rsidTr="00F0391C">
        <w:trPr>
          <w:trHeight w:val="460"/>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rsidTr="00F0391C">
        <w:trPr>
          <w:trHeight w:val="460"/>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rsidTr="00F0391C">
        <w:trPr>
          <w:trHeight w:val="459"/>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rsidTr="00F0391C">
        <w:trPr>
          <w:trHeight w:val="460"/>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rsidTr="00F0391C">
        <w:trPr>
          <w:trHeight w:val="459"/>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rsidTr="00F0391C">
        <w:trPr>
          <w:trHeight w:val="460"/>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rsidTr="00F0391C">
        <w:trPr>
          <w:trHeight w:val="460"/>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rsidTr="00F0391C">
        <w:trPr>
          <w:trHeight w:val="459"/>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rsidTr="00F0391C">
        <w:trPr>
          <w:trHeight w:val="460"/>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rsidTr="00F0391C">
        <w:trPr>
          <w:trHeight w:val="460"/>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rsidTr="00F0391C">
        <w:trPr>
          <w:trHeight w:val="459"/>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rsidTr="00F0391C">
        <w:trPr>
          <w:trHeight w:val="460"/>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rsidTr="00F0391C">
        <w:trPr>
          <w:trHeight w:val="459"/>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rsidTr="00F0391C">
        <w:trPr>
          <w:trHeight w:val="460"/>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rsidTr="00F0391C">
        <w:trPr>
          <w:trHeight w:val="460"/>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rsidTr="00F0391C">
        <w:trPr>
          <w:trHeight w:val="459"/>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rsidTr="00F0391C">
        <w:trPr>
          <w:trHeight w:val="460"/>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rsidTr="00F0391C">
        <w:trPr>
          <w:trHeight w:val="460"/>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514E4A2A" w14:textId="77777777" w:rsidR="00376EF1" w:rsidRPr="00F0391C" w:rsidRDefault="00376EF1" w:rsidP="00376EF1">
      <w:pPr>
        <w:pStyle w:val="BodyText"/>
        <w:tabs>
          <w:tab w:val="left" w:pos="9379"/>
        </w:tabs>
        <w:spacing w:before="90"/>
      </w:pPr>
    </w:p>
    <w:p w14:paraId="2A9748BA" w14:textId="7DDBFE2B" w:rsidR="000D14B5" w:rsidRPr="00F0391C" w:rsidRDefault="009748A5" w:rsidP="00376EF1">
      <w:pPr>
        <w:pStyle w:val="BodyText"/>
        <w:tabs>
          <w:tab w:val="left" w:pos="9379"/>
        </w:tabs>
        <w:spacing w:before="90"/>
      </w:pPr>
      <w:r w:rsidRPr="00F0391C">
        <w:t>ANALYSIS PERFORMED BY</w:t>
      </w:r>
      <w:r w:rsidRPr="00F0391C">
        <w:rPr>
          <w:spacing w:val="-12"/>
        </w:rPr>
        <w:t xml:space="preserve"> </w:t>
      </w:r>
      <w:r w:rsidRPr="00F0391C">
        <w:t>:</w:t>
      </w:r>
      <w:r w:rsidRPr="00F0391C">
        <w:rPr>
          <w:u w:val="single"/>
        </w:rPr>
        <w:t xml:space="preserve"> </w:t>
      </w:r>
      <w:r w:rsidR="00726460">
        <w:rPr>
          <w:u w:val="single"/>
        </w:rPr>
        <w:t>______________________________________________</w:t>
      </w:r>
    </w:p>
    <w:bookmarkEnd w:id="361"/>
    <w:p w14:paraId="5823064E" w14:textId="77777777" w:rsidR="000D14B5" w:rsidRPr="00F0391C" w:rsidRDefault="000D14B5" w:rsidP="00AE50F4">
      <w:pPr>
        <w:rPr>
          <w:sz w:val="18"/>
        </w:rPr>
      </w:pPr>
    </w:p>
    <w:p w14:paraId="3767FF2F" w14:textId="77777777" w:rsidR="00DB51BE" w:rsidRDefault="00DB51BE" w:rsidP="00AE50F4">
      <w:pPr>
        <w:pStyle w:val="AppendixSubheadings"/>
        <w:jc w:val="center"/>
        <w:rPr>
          <w:b/>
          <w:sz w:val="24"/>
        </w:rPr>
      </w:pPr>
      <w:bookmarkStart w:id="363" w:name="Appendix_E"/>
      <w:bookmarkStart w:id="364" w:name="_bookmark38"/>
      <w:bookmarkStart w:id="365" w:name="_Hlk117091938"/>
      <w:bookmarkEnd w:id="363"/>
      <w:bookmarkEnd w:id="364"/>
    </w:p>
    <w:p w14:paraId="76B796AE" w14:textId="4281B9CA" w:rsidR="000D14B5" w:rsidRDefault="00317DA9" w:rsidP="00AE50F4">
      <w:pPr>
        <w:pStyle w:val="AppendixSubheadings"/>
        <w:jc w:val="center"/>
        <w:rPr>
          <w:b/>
          <w:sz w:val="24"/>
        </w:rPr>
      </w:pPr>
      <w:bookmarkStart w:id="366" w:name="_Toc125984313"/>
      <w:r>
        <w:rPr>
          <w:b/>
          <w:sz w:val="24"/>
        </w:rPr>
        <w:lastRenderedPageBreak/>
        <w:t>Appendix F</w:t>
      </w:r>
      <w:r w:rsidR="00AE50F4">
        <w:rPr>
          <w:b/>
          <w:sz w:val="24"/>
        </w:rPr>
        <w:t xml:space="preserve">: </w:t>
      </w:r>
      <w:r w:rsidR="009748A5">
        <w:rPr>
          <w:b/>
          <w:sz w:val="24"/>
        </w:rPr>
        <w:t>Hydrolab Downloads</w:t>
      </w:r>
      <w:bookmarkEnd w:id="366"/>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27A6723E" w14:textId="5EE96983" w:rsidR="00505ACF" w:rsidRDefault="00505ACF">
      <w:pPr>
        <w:pStyle w:val="BodyText"/>
        <w:spacing w:before="6"/>
        <w:rPr>
          <w:b/>
          <w:sz w:val="16"/>
        </w:rPr>
      </w:pPr>
    </w:p>
    <w:p w14:paraId="3B81BE07" w14:textId="5D4129F3" w:rsidR="00BC56CD" w:rsidRDefault="00BC56CD">
      <w:pPr>
        <w:pStyle w:val="BodyText"/>
        <w:spacing w:before="6"/>
        <w:rPr>
          <w:b/>
          <w:sz w:val="16"/>
        </w:rPr>
      </w:pPr>
    </w:p>
    <w:p w14:paraId="27F33123" w14:textId="4C7A2972" w:rsidR="00BC56CD" w:rsidRDefault="00BC56CD">
      <w:pPr>
        <w:pStyle w:val="BodyText"/>
        <w:spacing w:before="6"/>
        <w:rPr>
          <w:b/>
          <w:sz w:val="16"/>
        </w:rPr>
      </w:pPr>
    </w:p>
    <w:p w14:paraId="0594E976" w14:textId="42F1EA2B" w:rsidR="00BC56CD" w:rsidRDefault="00BC56CD">
      <w:pPr>
        <w:pStyle w:val="BodyText"/>
        <w:spacing w:before="6"/>
        <w:rPr>
          <w:b/>
          <w:sz w:val="16"/>
        </w:rPr>
      </w:pPr>
    </w:p>
    <w:p w14:paraId="55B15554" w14:textId="16F27C20" w:rsidR="00BC56CD" w:rsidRDefault="00BC56CD">
      <w:pPr>
        <w:pStyle w:val="BodyText"/>
        <w:spacing w:before="6"/>
        <w:rPr>
          <w:b/>
          <w:sz w:val="16"/>
        </w:rPr>
      </w:pPr>
    </w:p>
    <w:p w14:paraId="6F9083FB" w14:textId="076C38A1" w:rsidR="00BC56CD" w:rsidRDefault="00BC56CD">
      <w:pPr>
        <w:pStyle w:val="BodyText"/>
        <w:spacing w:before="6"/>
        <w:rPr>
          <w:b/>
          <w:sz w:val="16"/>
        </w:rPr>
      </w:pPr>
    </w:p>
    <w:p w14:paraId="5DC51F4D" w14:textId="3F3172A0" w:rsidR="00BC56CD" w:rsidRDefault="00BC56CD">
      <w:pPr>
        <w:pStyle w:val="BodyText"/>
        <w:spacing w:before="6"/>
        <w:rPr>
          <w:b/>
          <w:sz w:val="16"/>
        </w:rPr>
      </w:pPr>
    </w:p>
    <w:p w14:paraId="67073B90" w14:textId="67E0CBAE" w:rsidR="00BC56CD" w:rsidRDefault="00BC56CD">
      <w:pPr>
        <w:pStyle w:val="BodyText"/>
        <w:spacing w:before="6"/>
        <w:rPr>
          <w:b/>
          <w:sz w:val="16"/>
        </w:rPr>
      </w:pPr>
    </w:p>
    <w:p w14:paraId="35F2CF6B" w14:textId="571FC440" w:rsidR="00BC56CD" w:rsidRDefault="00BC56CD">
      <w:pPr>
        <w:pStyle w:val="BodyText"/>
        <w:spacing w:before="6"/>
        <w:rPr>
          <w:b/>
          <w:sz w:val="16"/>
        </w:rPr>
      </w:pPr>
    </w:p>
    <w:p w14:paraId="78B8AF93" w14:textId="14D69662" w:rsidR="00BC56CD" w:rsidRDefault="00BC56CD">
      <w:pPr>
        <w:pStyle w:val="BodyText"/>
        <w:spacing w:before="6"/>
        <w:rPr>
          <w:b/>
          <w:sz w:val="16"/>
        </w:rPr>
      </w:pPr>
    </w:p>
    <w:p w14:paraId="0753ED98" w14:textId="4B2E31A1" w:rsidR="00BC56CD" w:rsidRDefault="00BC56CD">
      <w:pPr>
        <w:pStyle w:val="BodyText"/>
        <w:spacing w:before="6"/>
        <w:rPr>
          <w:b/>
          <w:sz w:val="16"/>
        </w:rPr>
      </w:pPr>
    </w:p>
    <w:p w14:paraId="4632CE5F" w14:textId="34E0A2FA" w:rsidR="00BC56CD" w:rsidRDefault="00BC56CD">
      <w:pPr>
        <w:pStyle w:val="BodyText"/>
        <w:spacing w:before="6"/>
        <w:rPr>
          <w:b/>
          <w:sz w:val="16"/>
        </w:rPr>
      </w:pPr>
    </w:p>
    <w:p w14:paraId="28D91C20" w14:textId="433F8726" w:rsidR="00BC56CD" w:rsidRDefault="00BC56CD">
      <w:pPr>
        <w:pStyle w:val="BodyText"/>
        <w:spacing w:before="6"/>
        <w:rPr>
          <w:b/>
          <w:sz w:val="16"/>
        </w:rPr>
      </w:pPr>
    </w:p>
    <w:p w14:paraId="77309884" w14:textId="77777777" w:rsidR="00BC56CD" w:rsidRDefault="00BC56CD">
      <w:pPr>
        <w:pStyle w:val="BodyText"/>
        <w:spacing w:before="6"/>
        <w:rPr>
          <w:b/>
          <w:sz w:val="16"/>
        </w:rPr>
      </w:pPr>
    </w:p>
    <w:p w14:paraId="1979D666" w14:textId="77777777" w:rsidR="00AE50F4" w:rsidRDefault="00AE50F4" w:rsidP="00BC56CD">
      <w:pPr>
        <w:pStyle w:val="AppendixSubheadings"/>
        <w:jc w:val="center"/>
        <w:rPr>
          <w:b/>
          <w:sz w:val="24"/>
        </w:rPr>
      </w:pPr>
      <w:bookmarkStart w:id="367" w:name="Appendix_F"/>
      <w:bookmarkStart w:id="368" w:name="_bookmark39"/>
      <w:bookmarkEnd w:id="367"/>
      <w:bookmarkEnd w:id="368"/>
    </w:p>
    <w:p w14:paraId="56007C39" w14:textId="77777777" w:rsidR="00AE50F4" w:rsidRDefault="009748A5" w:rsidP="00AE50F4">
      <w:pPr>
        <w:pStyle w:val="AppendixSubheadings"/>
        <w:jc w:val="center"/>
        <w:rPr>
          <w:b/>
          <w:sz w:val="24"/>
        </w:rPr>
      </w:pPr>
      <w:bookmarkStart w:id="369" w:name="_Toc125984314"/>
      <w:r>
        <w:rPr>
          <w:b/>
          <w:sz w:val="24"/>
        </w:rPr>
        <w:lastRenderedPageBreak/>
        <w:t>Appendix F</w:t>
      </w:r>
      <w:r w:rsidR="00AE50F4">
        <w:rPr>
          <w:b/>
          <w:sz w:val="24"/>
        </w:rPr>
        <w:t xml:space="preserve">: </w:t>
      </w:r>
      <w:r>
        <w:rPr>
          <w:b/>
          <w:sz w:val="24"/>
        </w:rPr>
        <w:t>Minisonde Calibration Record</w:t>
      </w:r>
      <w:bookmarkEnd w:id="369"/>
      <w:r>
        <w:rPr>
          <w:b/>
          <w:sz w:val="24"/>
        </w:rPr>
        <w:t xml:space="preserve"> </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bl>
    <w:p w14:paraId="6E9BB288" w14:textId="77777777" w:rsidR="00726460" w:rsidRDefault="00726460" w:rsidP="00726460">
      <w:pPr>
        <w:rPr>
          <w:sz w:val="20"/>
        </w:rPr>
        <w:sectPr w:rsidR="00726460">
          <w:headerReference w:type="default" r:id="rId64"/>
          <w:footerReference w:type="default" r:id="rId65"/>
          <w:pgSz w:w="11900" w:h="16840"/>
          <w:pgMar w:top="1540" w:right="420" w:bottom="940" w:left="620" w:header="929" w:footer="744" w:gutter="0"/>
          <w:cols w:space="720"/>
        </w:sectPr>
      </w:pPr>
    </w:p>
    <w:p w14:paraId="0535C1EB" w14:textId="77777777" w:rsidR="00505ACF" w:rsidRDefault="00505ACF">
      <w:pPr>
        <w:pStyle w:val="BodyText"/>
        <w:spacing w:before="9"/>
        <w:rPr>
          <w:sz w:val="16"/>
        </w:rPr>
      </w:pPr>
    </w:p>
    <w:p w14:paraId="31AE75A1" w14:textId="55E24A2D" w:rsidR="00726460" w:rsidRPr="00BE7085" w:rsidRDefault="009748A5" w:rsidP="00BE7085">
      <w:pPr>
        <w:pStyle w:val="AppendixSubheadings"/>
        <w:jc w:val="center"/>
        <w:rPr>
          <w:b/>
          <w:sz w:val="24"/>
          <w:szCs w:val="24"/>
        </w:rPr>
      </w:pPr>
      <w:bookmarkStart w:id="370" w:name="Appendix_G"/>
      <w:bookmarkStart w:id="371" w:name="_bookmark40"/>
      <w:bookmarkStart w:id="372" w:name="_Toc125984315"/>
      <w:bookmarkEnd w:id="370"/>
      <w:bookmarkEnd w:id="371"/>
      <w:r w:rsidRPr="00BE7085">
        <w:rPr>
          <w:b/>
          <w:sz w:val="24"/>
          <w:szCs w:val="24"/>
        </w:rPr>
        <w:t>Appendix G</w:t>
      </w:r>
      <w:r w:rsidR="00BE7085" w:rsidRPr="00BE7085">
        <w:rPr>
          <w:b/>
          <w:sz w:val="24"/>
          <w:szCs w:val="24"/>
        </w:rPr>
        <w:t xml:space="preserve">: </w:t>
      </w:r>
      <w:r w:rsidR="00726460" w:rsidRPr="00BE7085">
        <w:rPr>
          <w:b/>
          <w:sz w:val="24"/>
          <w:szCs w:val="24"/>
        </w:rPr>
        <w:t>S</w:t>
      </w:r>
      <w:r w:rsidR="00361ED1" w:rsidRPr="00BE7085">
        <w:rPr>
          <w:b/>
          <w:sz w:val="24"/>
          <w:szCs w:val="24"/>
        </w:rPr>
        <w:t>tream</w:t>
      </w:r>
      <w:r w:rsidR="00726460" w:rsidRPr="00BE7085">
        <w:rPr>
          <w:b/>
          <w:sz w:val="24"/>
          <w:szCs w:val="24"/>
        </w:rPr>
        <w:t xml:space="preserve"> T</w:t>
      </w:r>
      <w:r w:rsidR="00361ED1" w:rsidRPr="00BE7085">
        <w:rPr>
          <w:b/>
          <w:sz w:val="24"/>
          <w:szCs w:val="24"/>
        </w:rPr>
        <w:t>emperature</w:t>
      </w:r>
      <w:r w:rsidR="00726460" w:rsidRPr="00BE7085">
        <w:rPr>
          <w:b/>
          <w:sz w:val="24"/>
          <w:szCs w:val="24"/>
        </w:rPr>
        <w:t xml:space="preserve"> M</w:t>
      </w:r>
      <w:r w:rsidR="00361ED1" w:rsidRPr="00BE7085">
        <w:rPr>
          <w:b/>
          <w:sz w:val="24"/>
          <w:szCs w:val="24"/>
        </w:rPr>
        <w:t>onitoring</w:t>
      </w:r>
      <w:r w:rsidR="00726460" w:rsidRPr="00BE7085">
        <w:rPr>
          <w:b/>
          <w:sz w:val="24"/>
          <w:szCs w:val="24"/>
        </w:rPr>
        <w:t xml:space="preserve"> F</w:t>
      </w:r>
      <w:r w:rsidR="00361ED1" w:rsidRPr="00BE7085">
        <w:rPr>
          <w:b/>
          <w:sz w:val="24"/>
          <w:szCs w:val="24"/>
        </w:rPr>
        <w:t>ield</w:t>
      </w:r>
      <w:r w:rsidR="00726460" w:rsidRPr="00BE7085">
        <w:rPr>
          <w:b/>
          <w:sz w:val="24"/>
          <w:szCs w:val="24"/>
        </w:rPr>
        <w:t xml:space="preserve"> </w:t>
      </w:r>
      <w:r w:rsidR="00361ED1" w:rsidRPr="00BE7085">
        <w:rPr>
          <w:b/>
          <w:sz w:val="24"/>
          <w:szCs w:val="24"/>
        </w:rPr>
        <w:t>Data</w:t>
      </w:r>
      <w:r w:rsidR="00726460" w:rsidRPr="00BE7085">
        <w:rPr>
          <w:b/>
          <w:sz w:val="24"/>
          <w:szCs w:val="24"/>
        </w:rPr>
        <w:t xml:space="preserve"> S</w:t>
      </w:r>
      <w:r w:rsidR="00361ED1" w:rsidRPr="00BE7085">
        <w:rPr>
          <w:b/>
          <w:sz w:val="24"/>
          <w:szCs w:val="24"/>
        </w:rPr>
        <w:t>heet</w:t>
      </w:r>
      <w:bookmarkEnd w:id="372"/>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0CE37F4D" w14:textId="77777777" w:rsidR="00726460" w:rsidRDefault="00726460" w:rsidP="00726460">
      <w:pPr>
        <w:pStyle w:val="BodyText"/>
        <w:spacing w:before="8"/>
        <w:rPr>
          <w:sz w:val="11"/>
        </w:rPr>
      </w:pPr>
      <w:r>
        <w:rPr>
          <w:noProof/>
        </w:rPr>
        <mc:AlternateContent>
          <mc:Choice Requires="wps">
            <w:drawing>
              <wp:anchor distT="0" distB="0" distL="0" distR="0" simplePos="0" relativeHeight="251693056" behindDoc="1" locked="0" layoutInCell="1" allowOverlap="1" wp14:anchorId="0E977056" wp14:editId="62BD5208">
                <wp:simplePos x="0" y="0"/>
                <wp:positionH relativeFrom="page">
                  <wp:posOffset>731520</wp:posOffset>
                </wp:positionH>
                <wp:positionV relativeFrom="paragraph">
                  <wp:posOffset>113665</wp:posOffset>
                </wp:positionV>
                <wp:extent cx="5334000" cy="1270"/>
                <wp:effectExtent l="0" t="0" r="0" b="0"/>
                <wp:wrapTopAndBottom/>
                <wp:docPr id="4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1852E8" id="Freeform 12" o:spid="_x0000_s1026" style="position:absolute;margin-left:57.6pt;margin-top:8.95pt;width:420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400DEFE" w14:textId="77777777" w:rsidR="00726460" w:rsidRDefault="00726460" w:rsidP="00726460">
      <w:pPr>
        <w:pStyle w:val="BodyText"/>
        <w:spacing w:before="8"/>
        <w:rPr>
          <w:sz w:val="19"/>
        </w:rPr>
      </w:pPr>
      <w:r>
        <w:rPr>
          <w:noProof/>
        </w:rPr>
        <mc:AlternateContent>
          <mc:Choice Requires="wps">
            <w:drawing>
              <wp:anchor distT="0" distB="0" distL="0" distR="0" simplePos="0" relativeHeight="251695104" behindDoc="1" locked="0" layoutInCell="1" allowOverlap="1" wp14:anchorId="007760D6" wp14:editId="7ECAABCF">
                <wp:simplePos x="0" y="0"/>
                <wp:positionH relativeFrom="page">
                  <wp:posOffset>731520</wp:posOffset>
                </wp:positionH>
                <wp:positionV relativeFrom="paragraph">
                  <wp:posOffset>172085</wp:posOffset>
                </wp:positionV>
                <wp:extent cx="5181600" cy="1270"/>
                <wp:effectExtent l="0" t="0" r="0" b="0"/>
                <wp:wrapTopAndBottom/>
                <wp:docPr id="4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BA60F6" id="Freeform 11" o:spid="_x0000_s1026" style="position:absolute;margin-left:57.6pt;margin-top:13.55pt;width:40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402E1BA3" w14:textId="77777777" w:rsidR="00726460" w:rsidRDefault="00726460" w:rsidP="00726460">
      <w:pPr>
        <w:pStyle w:val="BodyText"/>
        <w:spacing w:before="8"/>
        <w:rPr>
          <w:sz w:val="11"/>
        </w:rPr>
      </w:pPr>
      <w:r>
        <w:rPr>
          <w:noProof/>
        </w:rPr>
        <mc:AlternateContent>
          <mc:Choice Requires="wps">
            <w:drawing>
              <wp:anchor distT="0" distB="0" distL="0" distR="0" simplePos="0" relativeHeight="251697152" behindDoc="1" locked="0" layoutInCell="1" allowOverlap="1" wp14:anchorId="43E70FC3" wp14:editId="125473A0">
                <wp:simplePos x="0" y="0"/>
                <wp:positionH relativeFrom="page">
                  <wp:posOffset>731520</wp:posOffset>
                </wp:positionH>
                <wp:positionV relativeFrom="paragraph">
                  <wp:posOffset>113665</wp:posOffset>
                </wp:positionV>
                <wp:extent cx="6019800" cy="1270"/>
                <wp:effectExtent l="0" t="0" r="0" b="0"/>
                <wp:wrapTopAndBottom/>
                <wp:docPr id="4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2AF9FF" id="Freeform 10" o:spid="_x0000_s1026" style="position:absolute;margin-left:57.6pt;margin-top:8.95pt;width:474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8176" behindDoc="1" locked="0" layoutInCell="1" allowOverlap="1" wp14:anchorId="4CE4750D" wp14:editId="736B48D7">
                <wp:simplePos x="0" y="0"/>
                <wp:positionH relativeFrom="page">
                  <wp:posOffset>731520</wp:posOffset>
                </wp:positionH>
                <wp:positionV relativeFrom="paragraph">
                  <wp:posOffset>376555</wp:posOffset>
                </wp:positionV>
                <wp:extent cx="6019800" cy="1270"/>
                <wp:effectExtent l="0" t="0" r="0" b="0"/>
                <wp:wrapTopAndBottom/>
                <wp:docPr id="7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201F84" id="Freeform 9" o:spid="_x0000_s1026" style="position:absolute;margin-left:57.6pt;margin-top:29.65pt;width:474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75D64721" wp14:editId="3873B3E6">
                <wp:simplePos x="0" y="0"/>
                <wp:positionH relativeFrom="page">
                  <wp:posOffset>731520</wp:posOffset>
                </wp:positionH>
                <wp:positionV relativeFrom="paragraph">
                  <wp:posOffset>639445</wp:posOffset>
                </wp:positionV>
                <wp:extent cx="3962400" cy="1270"/>
                <wp:effectExtent l="0" t="0" r="0" b="0"/>
                <wp:wrapTopAndBottom/>
                <wp:docPr id="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DBE694" id="Freeform 8" o:spid="_x0000_s1026" style="position:absolute;margin-left:57.6pt;margin-top:50.35pt;width:31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6"/>
          <w:footerReference w:type="default" r:id="rId67"/>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373" w:name="Nitrate"/>
      <w:bookmarkEnd w:id="373"/>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49C96295" w14:textId="77777777" w:rsidR="00726460" w:rsidRDefault="00726460" w:rsidP="00726460">
      <w:pPr>
        <w:pStyle w:val="BodyText"/>
        <w:spacing w:before="10"/>
        <w:rPr>
          <w:b/>
          <w:sz w:val="22"/>
        </w:rPr>
      </w:pPr>
      <w:r>
        <w:rPr>
          <w:noProof/>
        </w:rPr>
        <mc:AlternateContent>
          <mc:Choice Requires="wps">
            <w:drawing>
              <wp:anchor distT="0" distB="0" distL="0" distR="0" simplePos="0" relativeHeight="251701248" behindDoc="1" locked="0" layoutInCell="1" allowOverlap="1" wp14:anchorId="4DD7DAC6" wp14:editId="6CF0C64D">
                <wp:simplePos x="0" y="0"/>
                <wp:positionH relativeFrom="page">
                  <wp:posOffset>737235</wp:posOffset>
                </wp:positionH>
                <wp:positionV relativeFrom="paragraph">
                  <wp:posOffset>197485</wp:posOffset>
                </wp:positionV>
                <wp:extent cx="6332220" cy="2894330"/>
                <wp:effectExtent l="0" t="0" r="0" b="0"/>
                <wp:wrapTopAndBottom/>
                <wp:docPr id="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FB43F8" id="Rectangle 7" o:spid="_x0000_s1026" style="position:absolute;margin-left:58.05pt;margin-top:15.55pt;width:498.6pt;height:227.9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6BF47926" w14:textId="77777777" w:rsidR="00726460" w:rsidRDefault="00726460" w:rsidP="00726460">
      <w:pPr>
        <w:pStyle w:val="BodyText"/>
        <w:spacing w:before="4"/>
        <w:rPr>
          <w:b/>
          <w:sz w:val="27"/>
        </w:rPr>
      </w:pPr>
      <w:r>
        <w:rPr>
          <w:noProof/>
        </w:rPr>
        <mc:AlternateContent>
          <mc:Choice Requires="wps">
            <w:drawing>
              <wp:anchor distT="0" distB="0" distL="0" distR="0" simplePos="0" relativeHeight="251703296" behindDoc="1" locked="0" layoutInCell="1" allowOverlap="1" wp14:anchorId="4DABB72C" wp14:editId="4F9EE687">
                <wp:simplePos x="0" y="0"/>
                <wp:positionH relativeFrom="page">
                  <wp:posOffset>829310</wp:posOffset>
                </wp:positionH>
                <wp:positionV relativeFrom="paragraph">
                  <wp:posOffset>224790</wp:posOffset>
                </wp:positionV>
                <wp:extent cx="5943600" cy="12700"/>
                <wp:effectExtent l="0" t="0" r="0" b="0"/>
                <wp:wrapTopAndBottom/>
                <wp:docPr id="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A64AE7" id="Rectangle 6" o:spid="_x0000_s1026" style="position:absolute;margin-left:65.3pt;margin-top:17.7pt;width:468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04320" behindDoc="1" locked="0" layoutInCell="1" allowOverlap="1" wp14:anchorId="1DFEB731" wp14:editId="4FC686BA">
                <wp:simplePos x="0" y="0"/>
                <wp:positionH relativeFrom="page">
                  <wp:posOffset>829310</wp:posOffset>
                </wp:positionH>
                <wp:positionV relativeFrom="paragraph">
                  <wp:posOffset>455295</wp:posOffset>
                </wp:positionV>
                <wp:extent cx="5943600" cy="12700"/>
                <wp:effectExtent l="0" t="0" r="0" b="0"/>
                <wp:wrapTopAndBottom/>
                <wp:docPr id="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85027E" id="Rectangle 5" o:spid="_x0000_s1026" style="position:absolute;margin-left:65.3pt;margin-top:35.85pt;width:468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D88657" w14:textId="77777777" w:rsidR="00726460" w:rsidRDefault="00726460" w:rsidP="00726460">
      <w:pPr>
        <w:pStyle w:val="BodyText"/>
        <w:spacing w:before="9"/>
        <w:rPr>
          <w:b/>
          <w:sz w:val="23"/>
        </w:rPr>
      </w:pPr>
    </w:p>
    <w:p w14:paraId="39A681DC" w14:textId="77777777" w:rsidR="00726460" w:rsidRDefault="00726460" w:rsidP="00726460">
      <w:pPr>
        <w:pStyle w:val="BodyText"/>
        <w:rPr>
          <w:b/>
          <w:sz w:val="20"/>
        </w:rPr>
      </w:pPr>
    </w:p>
    <w:p w14:paraId="43D0AEFC" w14:textId="77777777" w:rsidR="00726460" w:rsidRDefault="00726460" w:rsidP="00726460">
      <w:pPr>
        <w:pStyle w:val="BodyText"/>
        <w:spacing w:before="7"/>
        <w:rPr>
          <w:b/>
          <w:sz w:val="11"/>
        </w:rPr>
      </w:pPr>
      <w:r>
        <w:rPr>
          <w:noProof/>
        </w:rPr>
        <mc:AlternateContent>
          <mc:Choice Requires="wps">
            <w:drawing>
              <wp:anchor distT="0" distB="0" distL="0" distR="0" simplePos="0" relativeHeight="251705344" behindDoc="1" locked="0" layoutInCell="1" allowOverlap="1" wp14:anchorId="0E2B62B1" wp14:editId="3175E0F7">
                <wp:simplePos x="0" y="0"/>
                <wp:positionH relativeFrom="page">
                  <wp:posOffset>829310</wp:posOffset>
                </wp:positionH>
                <wp:positionV relativeFrom="paragraph">
                  <wp:posOffset>109855</wp:posOffset>
                </wp:positionV>
                <wp:extent cx="5943600" cy="12700"/>
                <wp:effectExtent l="0" t="0" r="0" b="0"/>
                <wp:wrapTopAndBottom/>
                <wp:docPr id="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AE19E3" id="Rectangle 4" o:spid="_x0000_s1026" style="position:absolute;margin-left:65.3pt;margin-top:8.65pt;width:468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06368" behindDoc="1" locked="0" layoutInCell="1" allowOverlap="1" wp14:anchorId="12443435" wp14:editId="5D938BE0">
                <wp:simplePos x="0" y="0"/>
                <wp:positionH relativeFrom="page">
                  <wp:posOffset>829310</wp:posOffset>
                </wp:positionH>
                <wp:positionV relativeFrom="paragraph">
                  <wp:posOffset>339725</wp:posOffset>
                </wp:positionV>
                <wp:extent cx="5943600" cy="12700"/>
                <wp:effectExtent l="0" t="0" r="0" b="0"/>
                <wp:wrapTopAndBottom/>
                <wp:docPr id="1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2D4737" id="Rectangle 3" o:spid="_x0000_s1026" style="position:absolute;margin-left:65.3pt;margin-top:26.75pt;width:468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07392" behindDoc="1" locked="0" layoutInCell="1" allowOverlap="1" wp14:anchorId="0069FA2E" wp14:editId="7CAF561A">
                <wp:simplePos x="0" y="0"/>
                <wp:positionH relativeFrom="page">
                  <wp:posOffset>829310</wp:posOffset>
                </wp:positionH>
                <wp:positionV relativeFrom="paragraph">
                  <wp:posOffset>570230</wp:posOffset>
                </wp:positionV>
                <wp:extent cx="5943600" cy="12700"/>
                <wp:effectExtent l="0" t="0" r="0" b="0"/>
                <wp:wrapTopAndBottom/>
                <wp:docPr id="10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B59D71" id="Rectangle 2" o:spid="_x0000_s1026" style="position:absolute;margin-left:65.3pt;margin-top:44.9pt;width:468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37D5E020" w14:textId="77777777" w:rsidR="00726460" w:rsidRDefault="00726460" w:rsidP="00726460">
      <w:pPr>
        <w:pStyle w:val="BodyText"/>
        <w:spacing w:before="9"/>
        <w:rPr>
          <w:b/>
          <w:sz w:val="23"/>
        </w:rPr>
      </w:pPr>
    </w:p>
    <w:p w14:paraId="2303F8A7" w14:textId="77777777" w:rsidR="00726460" w:rsidRDefault="00726460" w:rsidP="00726460">
      <w:pPr>
        <w:pStyle w:val="BodyText"/>
        <w:spacing w:before="9"/>
        <w:rPr>
          <w:b/>
          <w:sz w:val="23"/>
        </w:rPr>
      </w:pPr>
    </w:p>
    <w:p w14:paraId="6A66EE04" w14:textId="77777777" w:rsidR="00726460" w:rsidRDefault="00726460" w:rsidP="00726460">
      <w:pPr>
        <w:pStyle w:val="BodyText"/>
        <w:rPr>
          <w:b/>
          <w:sz w:val="20"/>
        </w:rPr>
      </w:pPr>
    </w:p>
    <w:p w14:paraId="09C5F702" w14:textId="77777777" w:rsidR="00726460" w:rsidRDefault="00726460" w:rsidP="00726460">
      <w:pPr>
        <w:pStyle w:val="BodyText"/>
        <w:rPr>
          <w:b/>
          <w:sz w:val="20"/>
        </w:rPr>
      </w:pPr>
    </w:p>
    <w:p w14:paraId="0AA1BC41" w14:textId="77777777" w:rsidR="00726460" w:rsidRDefault="00726460" w:rsidP="00726460">
      <w:pPr>
        <w:pStyle w:val="BodyText"/>
        <w:rPr>
          <w:b/>
          <w:sz w:val="20"/>
        </w:rPr>
      </w:pPr>
    </w:p>
    <w:p w14:paraId="79BFC9C0" w14:textId="77777777" w:rsidR="005E22D9" w:rsidRDefault="005E22D9" w:rsidP="00F5489C">
      <w:pPr>
        <w:rPr>
          <w:sz w:val="18"/>
        </w:rPr>
      </w:pPr>
    </w:p>
    <w:p w14:paraId="63E09F30" w14:textId="7012E809" w:rsidR="00292080" w:rsidRPr="000961EF" w:rsidRDefault="009748A5" w:rsidP="000961EF">
      <w:pPr>
        <w:pStyle w:val="AppendixSubheadings"/>
        <w:jc w:val="center"/>
        <w:rPr>
          <w:b/>
        </w:rPr>
      </w:pPr>
      <w:bookmarkStart w:id="374" w:name="_bookmark41"/>
      <w:bookmarkStart w:id="375" w:name="_Hlk117092092"/>
      <w:bookmarkStart w:id="376" w:name="_Toc125984316"/>
      <w:bookmarkEnd w:id="365"/>
      <w:bookmarkEnd w:id="374"/>
      <w:r w:rsidRPr="000961EF">
        <w:rPr>
          <w:b/>
        </w:rPr>
        <w:lastRenderedPageBreak/>
        <w:t xml:space="preserve">Appendix </w:t>
      </w:r>
      <w:bookmarkEnd w:id="375"/>
      <w:r w:rsidR="00B23A4C">
        <w:rPr>
          <w:b/>
        </w:rPr>
        <w:t>H</w:t>
      </w:r>
      <w:r w:rsidR="000961EF" w:rsidRPr="000961EF">
        <w:rPr>
          <w:b/>
        </w:rPr>
        <w:t xml:space="preserve">: </w:t>
      </w:r>
      <w:r w:rsidR="00292080" w:rsidRPr="000961EF">
        <w:rPr>
          <w:b/>
        </w:rPr>
        <w:t>Standard Calibration Procedure for Hydrolab Minisonde MS 5</w:t>
      </w:r>
      <w:bookmarkEnd w:id="376"/>
    </w:p>
    <w:p w14:paraId="3B47DB3D" w14:textId="77777777" w:rsidR="00292080" w:rsidRDefault="00292080" w:rsidP="000961EF">
      <w:pPr>
        <w:pStyle w:val="BodyText"/>
        <w:jc w:val="center"/>
        <w:rPr>
          <w:b/>
        </w:rPr>
      </w:pPr>
      <w:r>
        <w:t>(updated June 2021</w:t>
      </w:r>
      <w:r w:rsidRPr="005125E1">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r>
        <w:rPr>
          <w:b/>
          <w:sz w:val="24"/>
          <w:szCs w:val="24"/>
        </w:rPr>
        <w:t>Hydrolab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Connecting to Hydrolab:</w:t>
      </w:r>
    </w:p>
    <w:p w14:paraId="3958B7FA" w14:textId="77777777" w:rsidR="00292080" w:rsidRDefault="00292080" w:rsidP="00D90FB3">
      <w:pPr>
        <w:numPr>
          <w:ilvl w:val="0"/>
          <w:numId w:val="30"/>
        </w:numPr>
        <w:autoSpaceDE/>
        <w:autoSpaceDN/>
        <w:rPr>
          <w:sz w:val="24"/>
          <w:szCs w:val="24"/>
        </w:rPr>
      </w:pPr>
      <w:r>
        <w:rPr>
          <w:sz w:val="24"/>
          <w:szCs w:val="24"/>
        </w:rPr>
        <w:t>Open HYDRAS3 LT program</w:t>
      </w:r>
    </w:p>
    <w:p w14:paraId="1B96BDCD" w14:textId="77777777" w:rsidR="00292080" w:rsidRDefault="00292080" w:rsidP="00D90FB3">
      <w:pPr>
        <w:numPr>
          <w:ilvl w:val="0"/>
          <w:numId w:val="30"/>
        </w:numPr>
        <w:autoSpaceDE/>
        <w:autoSpaceDN/>
        <w:rPr>
          <w:sz w:val="24"/>
          <w:szCs w:val="24"/>
        </w:rPr>
      </w:pPr>
      <w:r>
        <w:rPr>
          <w:sz w:val="24"/>
          <w:szCs w:val="24"/>
        </w:rPr>
        <w:t>Remove black tip casing at the top of the Hydrolab and attach cable to it by lining up the single black dot on the cable and the largest prong on the Hydrolab. Secure firmly. Attach COM port to the laptop.</w:t>
      </w:r>
    </w:p>
    <w:p w14:paraId="00FC1BFF" w14:textId="77777777" w:rsidR="00292080" w:rsidRDefault="00292080" w:rsidP="00D90FB3">
      <w:pPr>
        <w:numPr>
          <w:ilvl w:val="0"/>
          <w:numId w:val="30"/>
        </w:numPr>
        <w:autoSpaceDE/>
        <w:autoSpaceDN/>
        <w:rPr>
          <w:sz w:val="24"/>
          <w:szCs w:val="24"/>
        </w:rPr>
      </w:pPr>
      <w:r>
        <w:rPr>
          <w:sz w:val="24"/>
          <w:szCs w:val="24"/>
        </w:rPr>
        <w:t>Click "Re-scan for Sondes". In the top box titled "Connected Sondes" the serial number for the Hydrolab should appear. Highlight and click "Operate Sonde"</w:t>
      </w:r>
    </w:p>
    <w:p w14:paraId="62CAB3CA" w14:textId="77777777" w:rsidR="00292080" w:rsidRDefault="00292080" w:rsidP="00D90FB3">
      <w:pPr>
        <w:numPr>
          <w:ilvl w:val="0"/>
          <w:numId w:val="30"/>
        </w:numPr>
        <w:autoSpaceDE/>
        <w:autoSpaceDN/>
        <w:rPr>
          <w:sz w:val="24"/>
          <w:szCs w:val="24"/>
        </w:rPr>
      </w:pPr>
      <w:r>
        <w:rPr>
          <w:sz w:val="24"/>
          <w:szCs w:val="24"/>
        </w:rPr>
        <w:t xml:space="preserve">Make sure that the "Clock" setting is set to the accurate time a day. If not, click on "Set clock to PC time" to correct. </w:t>
      </w:r>
    </w:p>
    <w:p w14:paraId="15604865" w14:textId="77777777" w:rsidR="00292080" w:rsidRDefault="00292080" w:rsidP="00D90FB3">
      <w:pPr>
        <w:numPr>
          <w:ilvl w:val="0"/>
          <w:numId w:val="30"/>
        </w:numPr>
        <w:autoSpaceDE/>
        <w:autoSpaceDN/>
        <w:spacing w:after="200"/>
        <w:rPr>
          <w:sz w:val="24"/>
          <w:szCs w:val="24"/>
        </w:rPr>
      </w:pPr>
      <w:r>
        <w:rPr>
          <w:sz w:val="24"/>
          <w:szCs w:val="24"/>
        </w:rPr>
        <w:t>Select "Calibration" on the top of the window.</w:t>
      </w:r>
    </w:p>
    <w:p w14:paraId="29C5FADF" w14:textId="135BAE71" w:rsidR="00292080" w:rsidRDefault="00292080" w:rsidP="00F0391C">
      <w:pPr>
        <w:rPr>
          <w:i/>
          <w:sz w:val="24"/>
          <w:szCs w:val="24"/>
        </w:rPr>
      </w:pPr>
      <w:r>
        <w:rPr>
          <w:i/>
          <w:sz w:val="24"/>
          <w:szCs w:val="24"/>
        </w:rPr>
        <w:t>Conductivity:</w:t>
      </w:r>
    </w:p>
    <w:p w14:paraId="2B360EFC" w14:textId="77777777" w:rsidR="00292080" w:rsidRDefault="00292080" w:rsidP="00D90FB3">
      <w:pPr>
        <w:widowControl/>
        <w:numPr>
          <w:ilvl w:val="0"/>
          <w:numId w:val="31"/>
        </w:numPr>
        <w:autoSpaceDE/>
        <w:autoSpaceDN/>
        <w:rPr>
          <w:sz w:val="24"/>
          <w:szCs w:val="24"/>
        </w:rPr>
      </w:pPr>
      <w:r>
        <w:rPr>
          <w:sz w:val="24"/>
          <w:szCs w:val="24"/>
        </w:rPr>
        <w:t>Select tab labeled "SpCond (ųS/cm)"</w:t>
      </w:r>
    </w:p>
    <w:p w14:paraId="53E9A87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Remove the clear protective cap</w:t>
      </w:r>
    </w:p>
    <w:p w14:paraId="45F0018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2377189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726B9350"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Remove 100 ųS/cm solution and clean sensor with DI spray bottle, KIMTECH wipes, and air blower again. </w:t>
      </w:r>
    </w:p>
    <w:p w14:paraId="1806D2D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58D2EF13" w14:textId="77777777" w:rsidR="00292080" w:rsidRDefault="00292080" w:rsidP="00D90FB3">
      <w:pPr>
        <w:widowControl/>
        <w:numPr>
          <w:ilvl w:val="0"/>
          <w:numId w:val="31"/>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rsidP="00D90FB3">
      <w:pPr>
        <w:widowControl/>
        <w:numPr>
          <w:ilvl w:val="0"/>
          <w:numId w:val="31"/>
        </w:numPr>
        <w:autoSpaceDE/>
        <w:autoSpaceDN/>
        <w:rPr>
          <w:sz w:val="24"/>
          <w:szCs w:val="24"/>
        </w:rPr>
      </w:pPr>
      <w:r>
        <w:rPr>
          <w:sz w:val="24"/>
          <w:szCs w:val="24"/>
        </w:rPr>
        <w:t xml:space="preserve">Remove 1500 ųS/cm solution and clean sensor with DI water, KIMTECH wipes, and air blower. </w:t>
      </w:r>
    </w:p>
    <w:p w14:paraId="0B338931" w14:textId="77777777" w:rsidR="000961EF" w:rsidRDefault="000961EF" w:rsidP="00292080">
      <w:pPr>
        <w:pStyle w:val="AppendixSubheadings"/>
        <w:ind w:left="720"/>
        <w:jc w:val="center"/>
        <w:rPr>
          <w:b/>
          <w:sz w:val="24"/>
          <w:szCs w:val="24"/>
        </w:rPr>
      </w:pPr>
    </w:p>
    <w:p w14:paraId="0C9064C0" w14:textId="03F93A05" w:rsidR="00292080" w:rsidRPr="000961EF" w:rsidRDefault="00292080" w:rsidP="000961EF">
      <w:pPr>
        <w:pStyle w:val="BodyText"/>
        <w:jc w:val="center"/>
        <w:rPr>
          <w:b/>
        </w:rPr>
      </w:pPr>
      <w:r w:rsidRPr="000961EF">
        <w:rPr>
          <w:b/>
        </w:rPr>
        <w:lastRenderedPageBreak/>
        <w:t>Appendix H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r>
        <w:rPr>
          <w:i/>
          <w:sz w:val="24"/>
          <w:szCs w:val="24"/>
        </w:rPr>
        <w:t>pH</w:t>
      </w:r>
    </w:p>
    <w:p w14:paraId="1E697F60" w14:textId="77777777" w:rsidR="00292080" w:rsidRDefault="00292080" w:rsidP="00D90FB3">
      <w:pPr>
        <w:widowControl/>
        <w:numPr>
          <w:ilvl w:val="0"/>
          <w:numId w:val="32"/>
        </w:numPr>
        <w:autoSpaceDE/>
        <w:autoSpaceDN/>
        <w:rPr>
          <w:sz w:val="24"/>
          <w:szCs w:val="24"/>
        </w:rPr>
      </w:pPr>
      <w:r>
        <w:rPr>
          <w:sz w:val="24"/>
          <w:szCs w:val="24"/>
        </w:rPr>
        <w:t>Click on the tab labeled "pH (Units)" on the top of the window.</w:t>
      </w:r>
    </w:p>
    <w:p w14:paraId="50485B11" w14:textId="77777777" w:rsidR="00292080" w:rsidRDefault="00292080" w:rsidP="00D90FB3">
      <w:pPr>
        <w:widowControl/>
        <w:numPr>
          <w:ilvl w:val="0"/>
          <w:numId w:val="32"/>
        </w:numPr>
        <w:autoSpaceDE/>
        <w:autoSpaceDN/>
        <w:rPr>
          <w:sz w:val="24"/>
          <w:szCs w:val="24"/>
        </w:rPr>
      </w:pPr>
      <w:r>
        <w:rPr>
          <w:sz w:val="24"/>
          <w:szCs w:val="24"/>
        </w:rPr>
        <w:t xml:space="preserve">Attach the solution labeled "7.00 pH" to the clean Hydrolab sensors. </w:t>
      </w:r>
    </w:p>
    <w:p w14:paraId="02DA892D" w14:textId="77777777" w:rsidR="00292080" w:rsidRDefault="00292080" w:rsidP="00D90FB3">
      <w:pPr>
        <w:widowControl/>
        <w:numPr>
          <w:ilvl w:val="0"/>
          <w:numId w:val="32"/>
        </w:numPr>
        <w:autoSpaceDE/>
        <w:autoSpaceDN/>
        <w:rPr>
          <w:sz w:val="24"/>
          <w:szCs w:val="24"/>
        </w:rPr>
      </w:pPr>
      <w:r>
        <w:rPr>
          <w:sz w:val="24"/>
          <w:szCs w:val="24"/>
        </w:rPr>
        <w:t xml:space="preserve">Invert the Hydrolab and let sit/settle for ~5 minutes. </w:t>
      </w:r>
    </w:p>
    <w:p w14:paraId="14CD2957" w14:textId="77777777" w:rsidR="00292080" w:rsidRDefault="00292080" w:rsidP="00D90FB3">
      <w:pPr>
        <w:widowControl/>
        <w:numPr>
          <w:ilvl w:val="0"/>
          <w:numId w:val="32"/>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rsidP="00D90FB3">
      <w:pPr>
        <w:widowControl/>
        <w:numPr>
          <w:ilvl w:val="0"/>
          <w:numId w:val="32"/>
        </w:numPr>
        <w:autoSpaceDE/>
        <w:autoSpaceDN/>
        <w:rPr>
          <w:sz w:val="24"/>
          <w:szCs w:val="24"/>
        </w:rPr>
      </w:pPr>
      <w:r>
        <w:rPr>
          <w:sz w:val="24"/>
          <w:szCs w:val="24"/>
        </w:rPr>
        <w:t xml:space="preserve">When reading is within the accepted range click "Calibrate". </w:t>
      </w:r>
    </w:p>
    <w:p w14:paraId="2959023A" w14:textId="77777777" w:rsidR="00292080" w:rsidRDefault="00292080" w:rsidP="00D90FB3">
      <w:pPr>
        <w:widowControl/>
        <w:numPr>
          <w:ilvl w:val="0"/>
          <w:numId w:val="32"/>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rsidP="00D90FB3">
      <w:pPr>
        <w:widowControl/>
        <w:numPr>
          <w:ilvl w:val="0"/>
          <w:numId w:val="33"/>
        </w:numPr>
        <w:autoSpaceDE/>
        <w:autoSpaceDN/>
        <w:rPr>
          <w:sz w:val="24"/>
          <w:szCs w:val="24"/>
        </w:rPr>
      </w:pPr>
      <w:r>
        <w:rPr>
          <w:sz w:val="24"/>
          <w:szCs w:val="24"/>
        </w:rPr>
        <w:t>Click on the tab labeled "Turbidity (NTU)" at the top of the window.</w:t>
      </w:r>
    </w:p>
    <w:p w14:paraId="7852FD5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color w:val="000000"/>
          <w:sz w:val="24"/>
          <w:szCs w:val="24"/>
        </w:rPr>
        <w:t>Put on gloves!</w:t>
      </w:r>
    </w:p>
    <w:p w14:paraId="22CD6FD6"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7073DB6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519691F7"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186AA16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DBF8D4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489B4C29"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DF0C570"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Clean sensors with DI water, KIMTECH wipes, and air blower.</w:t>
      </w:r>
    </w:p>
    <w:p w14:paraId="38D32CA2" w14:textId="4FA9C7B0" w:rsidR="00292080" w:rsidRPr="000961EF" w:rsidRDefault="00292080" w:rsidP="000961EF">
      <w:pPr>
        <w:pStyle w:val="BodyText"/>
        <w:jc w:val="center"/>
        <w:rPr>
          <w:b/>
        </w:rPr>
      </w:pPr>
      <w:r w:rsidRPr="000961EF">
        <w:rPr>
          <w:b/>
        </w:rPr>
        <w:lastRenderedPageBreak/>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ABBC197"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6FFEB25E"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62848A00"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Click on the lab labeled "LDO% (Sat)" at the top of the window.</w:t>
      </w:r>
    </w:p>
    <w:p w14:paraId="683B8B71"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Grab the vial labeled "DI H2O". Shake it lightly 15-20 times.</w:t>
      </w:r>
    </w:p>
    <w:p w14:paraId="676DC9AE"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Allow current value to stabilize and click "Calibrate".</w:t>
      </w:r>
    </w:p>
    <w:p w14:paraId="7CA783F9"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Screw cap back on and unscrew vial from the Hydrolab.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Don’t rush, let readings settle</w:t>
      </w:r>
    </w:p>
    <w:p w14:paraId="743E5AA5"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286D1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04EEF77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5E97278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Select: Files&gt;Delete </w:t>
      </w:r>
    </w:p>
    <w:p w14:paraId="4D917CE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61724A1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89144D2" w14:textId="77777777" w:rsidR="00292080" w:rsidRPr="005125E1"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780A1EC7" w14:textId="77777777" w:rsidR="00292080" w:rsidRPr="000961EF" w:rsidRDefault="00292080" w:rsidP="000961EF">
      <w:pPr>
        <w:pStyle w:val="BodyText"/>
        <w:jc w:val="center"/>
        <w:rPr>
          <w:b/>
        </w:rPr>
      </w:pPr>
      <w:r w:rsidRPr="000961EF">
        <w:rPr>
          <w:b/>
        </w:rPr>
        <w:lastRenderedPageBreak/>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597214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File Name – whatever you want</w:t>
      </w:r>
    </w:p>
    <w:p w14:paraId="0895C915"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date – MMDDYY</w:t>
      </w:r>
    </w:p>
    <w:p w14:paraId="754FE9B7"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time – HHMMSS</w:t>
      </w:r>
    </w:p>
    <w:p w14:paraId="15C60F70" w14:textId="5D60A5AE" w:rsidR="00292080" w:rsidRPr="00C83E1A"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Finish date – MMDDYY</w:t>
      </w:r>
    </w:p>
    <w:p w14:paraId="6A4AFC3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 xml:space="preserve">Finish time – HHMMSS </w:t>
      </w:r>
    </w:p>
    <w:p w14:paraId="59BA196D" w14:textId="77777777" w:rsidR="00292080" w:rsidRDefault="00292080" w:rsidP="00D90FB3">
      <w:pPr>
        <w:widowControl/>
        <w:numPr>
          <w:ilvl w:val="2"/>
          <w:numId w:val="35"/>
        </w:numPr>
        <w:pBdr>
          <w:top w:val="nil"/>
          <w:left w:val="nil"/>
          <w:bottom w:val="nil"/>
          <w:right w:val="nil"/>
          <w:between w:val="nil"/>
        </w:pBdr>
        <w:autoSpaceDE/>
        <w:autoSpaceDN/>
        <w:rPr>
          <w:sz w:val="24"/>
          <w:szCs w:val="24"/>
        </w:rPr>
      </w:pPr>
      <w:r>
        <w:rPr>
          <w:color w:val="000000"/>
          <w:sz w:val="24"/>
          <w:szCs w:val="24"/>
        </w:rPr>
        <w:t>14 days is max, 10 is ideal</w:t>
      </w:r>
    </w:p>
    <w:p w14:paraId="536E4F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9F93AB4"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794DD830"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Disable audio –“Y” ENTER</w:t>
      </w:r>
    </w:p>
    <w:p w14:paraId="3A6BB09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Go to: Files&gt;Status and check to make sure file you created is there, verify start/end dates ands times</w:t>
      </w:r>
    </w:p>
    <w:p w14:paraId="50631E3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Unplug instrument </w:t>
      </w:r>
    </w:p>
    <w:p w14:paraId="058B4A7A"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BB4CEA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Plug instrument back in</w:t>
      </w:r>
    </w:p>
    <w:p w14:paraId="726906E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Connect to Hydrolab</w:t>
      </w:r>
    </w:p>
    <w:p w14:paraId="20ECB9A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349B222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3E7AB80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Hit Crtl+C (Copy)</w:t>
      </w:r>
    </w:p>
    <w:p w14:paraId="04F3517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05892969"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7A06593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Click “receive file”</w:t>
      </w:r>
    </w:p>
    <w:p w14:paraId="6098818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5AE9C1E"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Browse to “Desktop”</w:t>
      </w:r>
    </w:p>
    <w:p w14:paraId="26A816F2"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Select “1K X Modem”</w:t>
      </w:r>
    </w:p>
    <w:p w14:paraId="198518E9"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Receive </w:t>
      </w:r>
    </w:p>
    <w:p w14:paraId="221951B4"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Under File Name hit Crtl+V (Paste)</w:t>
      </w:r>
    </w:p>
    <w:p w14:paraId="40601C9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4234A6AA"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8EAA63D"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Log the number of data lines and file name in the Hydrolab QA folder</w:t>
      </w:r>
    </w:p>
    <w:p w14:paraId="5CF8743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rsidP="00D90FB3">
      <w:pPr>
        <w:widowControl/>
        <w:numPr>
          <w:ilvl w:val="0"/>
          <w:numId w:val="36"/>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5021FD9"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4D8CA9C3"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Rinse with water and dry with AccuWipe</w:t>
      </w:r>
    </w:p>
    <w:p w14:paraId="28598731"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DA4251E"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Within 24 hr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Login&gt;Level 3, Enter “Hydrolab” as the password, ENTER</w:t>
      </w:r>
    </w:p>
    <w:p w14:paraId="7D0A82AA" w14:textId="77777777" w:rsidR="00292080" w:rsidRPr="005125E1"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1743C1F9" w14:textId="48591246" w:rsidR="00292080" w:rsidRPr="000961EF" w:rsidRDefault="00292080" w:rsidP="000961EF">
      <w:pPr>
        <w:pStyle w:val="BodyText"/>
        <w:jc w:val="center"/>
        <w:rPr>
          <w:b/>
        </w:rPr>
      </w:pPr>
      <w:r w:rsidRPr="000961EF">
        <w:rPr>
          <w:b/>
        </w:rPr>
        <w:lastRenderedPageBreak/>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For Turbidity: Select Setup&gt;Parameter (??????)&gt;Turbidity&gt;Calibrate&gt;4 pt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r>
        <w:rPr>
          <w:sz w:val="24"/>
          <w:szCs w:val="24"/>
        </w:rPr>
        <w:t>Crtl+R refreshes screen</w:t>
      </w:r>
    </w:p>
    <w:p w14:paraId="786DB34A" w14:textId="5D532261" w:rsidR="000D14B5" w:rsidRPr="00826A3C" w:rsidRDefault="000D14B5" w:rsidP="00826A3C">
      <w:pPr>
        <w:rPr>
          <w:sz w:val="18"/>
        </w:rPr>
      </w:pPr>
    </w:p>
    <w:p w14:paraId="595AC445" w14:textId="00E21EB6" w:rsidR="00505ACF" w:rsidRPr="00826A3C" w:rsidRDefault="00505ACF" w:rsidP="00826A3C">
      <w:pPr>
        <w:ind w:left="720"/>
        <w:rPr>
          <w:sz w:val="18"/>
        </w:rPr>
      </w:pPr>
    </w:p>
    <w:p w14:paraId="7DC0CA9C" w14:textId="5C2BF85A" w:rsidR="00505ACF" w:rsidRPr="00826A3C" w:rsidRDefault="00505ACF" w:rsidP="00826A3C">
      <w:pPr>
        <w:ind w:left="720"/>
        <w:rPr>
          <w:sz w:val="18"/>
        </w:rPr>
      </w:pPr>
    </w:p>
    <w:p w14:paraId="1DE376C7" w14:textId="7ECA351C" w:rsidR="00505ACF" w:rsidRPr="00826A3C" w:rsidRDefault="00505ACF" w:rsidP="00826A3C">
      <w:pPr>
        <w:ind w:left="720"/>
        <w:rPr>
          <w:sz w:val="18"/>
        </w:rPr>
      </w:pPr>
    </w:p>
    <w:p w14:paraId="2E6469F0" w14:textId="30E18C75" w:rsidR="00505ACF" w:rsidRPr="00826A3C" w:rsidRDefault="00505ACF" w:rsidP="00826A3C">
      <w:pPr>
        <w:ind w:left="720"/>
        <w:rPr>
          <w:sz w:val="18"/>
        </w:rPr>
      </w:pPr>
    </w:p>
    <w:p w14:paraId="57D631C1" w14:textId="2E06A925" w:rsidR="00F01149" w:rsidRPr="00826A3C" w:rsidRDefault="00F01149" w:rsidP="00826A3C">
      <w:pPr>
        <w:ind w:left="720"/>
        <w:rPr>
          <w:sz w:val="18"/>
        </w:rPr>
      </w:pPr>
    </w:p>
    <w:p w14:paraId="5093B72C" w14:textId="68A3E527" w:rsidR="00F01149" w:rsidRPr="00826A3C" w:rsidRDefault="00F01149" w:rsidP="00826A3C">
      <w:pPr>
        <w:ind w:left="720"/>
        <w:rPr>
          <w:sz w:val="18"/>
        </w:rPr>
      </w:pPr>
    </w:p>
    <w:p w14:paraId="729B0399" w14:textId="74446220" w:rsidR="00F01149" w:rsidRPr="00826A3C" w:rsidRDefault="00F01149" w:rsidP="00826A3C">
      <w:pPr>
        <w:ind w:left="720"/>
        <w:rPr>
          <w:sz w:val="18"/>
        </w:rPr>
      </w:pPr>
    </w:p>
    <w:p w14:paraId="7E75520B" w14:textId="3480DB66" w:rsidR="00F01149" w:rsidRPr="00826A3C" w:rsidRDefault="00F01149" w:rsidP="00826A3C">
      <w:pPr>
        <w:ind w:left="720"/>
        <w:rPr>
          <w:sz w:val="18"/>
        </w:rPr>
      </w:pPr>
    </w:p>
    <w:p w14:paraId="4E6DAD9F" w14:textId="32A347D8" w:rsidR="00F01149" w:rsidRPr="00826A3C" w:rsidRDefault="00F01149" w:rsidP="00826A3C">
      <w:pPr>
        <w:ind w:left="720"/>
        <w:rPr>
          <w:sz w:val="18"/>
        </w:rPr>
      </w:pPr>
    </w:p>
    <w:p w14:paraId="3D07F479" w14:textId="1A6279B8" w:rsidR="00F01149" w:rsidRPr="00826A3C" w:rsidRDefault="00F01149" w:rsidP="00826A3C">
      <w:pPr>
        <w:ind w:left="720"/>
        <w:rPr>
          <w:sz w:val="18"/>
        </w:rPr>
      </w:pPr>
    </w:p>
    <w:p w14:paraId="4EE43D58" w14:textId="3B1E69DD" w:rsidR="00F01149" w:rsidRPr="00826A3C" w:rsidRDefault="00F01149" w:rsidP="00826A3C">
      <w:pPr>
        <w:ind w:left="720"/>
        <w:rPr>
          <w:sz w:val="18"/>
        </w:rPr>
      </w:pPr>
    </w:p>
    <w:p w14:paraId="18D00FB7" w14:textId="1E203FF2" w:rsidR="00F01149" w:rsidRPr="00826A3C" w:rsidRDefault="00F01149" w:rsidP="00826A3C">
      <w:pPr>
        <w:ind w:left="720"/>
        <w:rPr>
          <w:sz w:val="18"/>
        </w:rPr>
      </w:pPr>
    </w:p>
    <w:p w14:paraId="5641D9CA" w14:textId="072A0545" w:rsidR="00F01149" w:rsidRPr="00826A3C" w:rsidRDefault="00F01149" w:rsidP="00826A3C">
      <w:pPr>
        <w:ind w:left="720"/>
        <w:rPr>
          <w:sz w:val="18"/>
        </w:rPr>
      </w:pPr>
    </w:p>
    <w:p w14:paraId="7218DBD7" w14:textId="174F43B6" w:rsidR="00F01149" w:rsidRPr="00826A3C" w:rsidRDefault="00F01149" w:rsidP="00826A3C">
      <w:pPr>
        <w:ind w:left="720"/>
        <w:rPr>
          <w:sz w:val="18"/>
        </w:rPr>
      </w:pPr>
    </w:p>
    <w:p w14:paraId="56E56965" w14:textId="256BEBDC" w:rsidR="00F01149" w:rsidRPr="00826A3C" w:rsidRDefault="00F01149" w:rsidP="00826A3C">
      <w:pPr>
        <w:ind w:left="720"/>
        <w:rPr>
          <w:sz w:val="18"/>
        </w:rPr>
      </w:pPr>
    </w:p>
    <w:p w14:paraId="38440EBF" w14:textId="29FA372D" w:rsidR="00F01149" w:rsidRPr="00826A3C" w:rsidRDefault="00F01149" w:rsidP="00826A3C">
      <w:pPr>
        <w:ind w:left="720"/>
        <w:rPr>
          <w:sz w:val="18"/>
        </w:rPr>
      </w:pPr>
    </w:p>
    <w:p w14:paraId="7F23724A" w14:textId="53B6A687" w:rsidR="00F01149" w:rsidRPr="00826A3C" w:rsidRDefault="00F01149" w:rsidP="00826A3C">
      <w:pPr>
        <w:ind w:left="720"/>
        <w:rPr>
          <w:sz w:val="18"/>
        </w:rPr>
      </w:pPr>
    </w:p>
    <w:p w14:paraId="211F6668" w14:textId="4F7364EA" w:rsidR="00F01149" w:rsidRPr="00826A3C" w:rsidRDefault="00F01149" w:rsidP="00826A3C">
      <w:pPr>
        <w:ind w:left="720"/>
        <w:rPr>
          <w:sz w:val="18"/>
        </w:rPr>
      </w:pPr>
    </w:p>
    <w:p w14:paraId="18F342BF" w14:textId="1CA8C20F" w:rsidR="00F01149" w:rsidRPr="00826A3C" w:rsidRDefault="00F01149" w:rsidP="00826A3C">
      <w:pPr>
        <w:ind w:left="720"/>
        <w:rPr>
          <w:sz w:val="18"/>
        </w:rPr>
      </w:pPr>
    </w:p>
    <w:p w14:paraId="112980B6" w14:textId="78C1FB69" w:rsidR="00F01149" w:rsidRPr="00826A3C" w:rsidRDefault="00F01149" w:rsidP="00826A3C">
      <w:pPr>
        <w:ind w:left="720"/>
        <w:rPr>
          <w:sz w:val="18"/>
        </w:rPr>
      </w:pPr>
    </w:p>
    <w:p w14:paraId="44D6EBA6" w14:textId="0487FC51" w:rsidR="00F01149" w:rsidRPr="00826A3C" w:rsidRDefault="00F01149" w:rsidP="00826A3C">
      <w:pPr>
        <w:ind w:left="720"/>
        <w:rPr>
          <w:sz w:val="18"/>
        </w:rPr>
      </w:pPr>
    </w:p>
    <w:p w14:paraId="6FE75C01" w14:textId="2A59CC9B" w:rsidR="00F01149" w:rsidRPr="00826A3C" w:rsidRDefault="00F01149" w:rsidP="00826A3C">
      <w:pPr>
        <w:ind w:left="720"/>
        <w:rPr>
          <w:sz w:val="18"/>
        </w:rPr>
      </w:pPr>
    </w:p>
    <w:p w14:paraId="520B280E" w14:textId="3E296364" w:rsidR="00F01149" w:rsidRPr="00826A3C" w:rsidRDefault="00F01149" w:rsidP="00826A3C">
      <w:pPr>
        <w:ind w:left="720"/>
        <w:rPr>
          <w:sz w:val="18"/>
        </w:rPr>
      </w:pPr>
    </w:p>
    <w:p w14:paraId="54D6C67F" w14:textId="471B139B" w:rsidR="00F01149" w:rsidRPr="00826A3C" w:rsidRDefault="00F01149" w:rsidP="00826A3C">
      <w:pPr>
        <w:ind w:left="720"/>
        <w:rPr>
          <w:sz w:val="18"/>
        </w:rPr>
      </w:pPr>
    </w:p>
    <w:p w14:paraId="74CBF0F4" w14:textId="2B398531" w:rsidR="00F01149" w:rsidRPr="00826A3C" w:rsidRDefault="00F01149" w:rsidP="00826A3C">
      <w:pPr>
        <w:ind w:left="720"/>
        <w:rPr>
          <w:sz w:val="18"/>
        </w:rPr>
      </w:pPr>
    </w:p>
    <w:p w14:paraId="58B77574" w14:textId="3D879E78" w:rsidR="00F01149" w:rsidRPr="00826A3C" w:rsidRDefault="00F01149" w:rsidP="00826A3C">
      <w:pPr>
        <w:ind w:left="720"/>
        <w:rPr>
          <w:sz w:val="18"/>
        </w:rPr>
      </w:pPr>
    </w:p>
    <w:p w14:paraId="16D73105" w14:textId="01FDABBB" w:rsidR="00F01149" w:rsidRPr="00826A3C" w:rsidRDefault="00F01149" w:rsidP="00826A3C">
      <w:pPr>
        <w:ind w:left="720"/>
        <w:rPr>
          <w:sz w:val="18"/>
        </w:rPr>
      </w:pPr>
    </w:p>
    <w:p w14:paraId="7BB1E572" w14:textId="0D231411" w:rsidR="00F01149" w:rsidRPr="00826A3C" w:rsidRDefault="00F01149" w:rsidP="00826A3C">
      <w:pPr>
        <w:ind w:left="720"/>
        <w:rPr>
          <w:sz w:val="18"/>
        </w:rPr>
      </w:pPr>
    </w:p>
    <w:p w14:paraId="15C583A8" w14:textId="7D16E8CA" w:rsidR="00F01149" w:rsidRPr="00826A3C" w:rsidRDefault="00F01149" w:rsidP="00826A3C">
      <w:pPr>
        <w:ind w:left="720"/>
        <w:rPr>
          <w:sz w:val="18"/>
        </w:rPr>
      </w:pPr>
    </w:p>
    <w:p w14:paraId="72ED7F92" w14:textId="7AC70D78" w:rsidR="00F01149" w:rsidRPr="00826A3C" w:rsidRDefault="00F01149" w:rsidP="00826A3C">
      <w:pPr>
        <w:ind w:left="720"/>
        <w:rPr>
          <w:sz w:val="18"/>
        </w:rPr>
      </w:pPr>
    </w:p>
    <w:p w14:paraId="415CB84F" w14:textId="3AD6782A" w:rsidR="00F01149" w:rsidRPr="00826A3C" w:rsidRDefault="00F01149" w:rsidP="00826A3C">
      <w:pPr>
        <w:ind w:left="720"/>
        <w:rPr>
          <w:sz w:val="18"/>
        </w:rPr>
      </w:pPr>
    </w:p>
    <w:p w14:paraId="50CCA57E" w14:textId="4B343C51" w:rsidR="00F01149" w:rsidRPr="00826A3C" w:rsidRDefault="00F01149" w:rsidP="00826A3C">
      <w:pPr>
        <w:ind w:left="720"/>
        <w:rPr>
          <w:sz w:val="18"/>
        </w:rPr>
      </w:pPr>
    </w:p>
    <w:p w14:paraId="2DFAC392" w14:textId="52748956" w:rsidR="00F01149" w:rsidRPr="00826A3C" w:rsidRDefault="00F01149" w:rsidP="00826A3C">
      <w:pPr>
        <w:ind w:left="720"/>
        <w:rPr>
          <w:sz w:val="18"/>
        </w:rPr>
      </w:pPr>
    </w:p>
    <w:p w14:paraId="5BC59A22" w14:textId="12927950" w:rsidR="00F01149" w:rsidRPr="00826A3C" w:rsidRDefault="00F01149" w:rsidP="00826A3C">
      <w:pPr>
        <w:ind w:left="720"/>
        <w:rPr>
          <w:sz w:val="18"/>
        </w:rPr>
      </w:pPr>
    </w:p>
    <w:p w14:paraId="1844B846" w14:textId="4F9D5A27" w:rsidR="00F01149" w:rsidRPr="00826A3C" w:rsidRDefault="00F01149" w:rsidP="00826A3C">
      <w:pPr>
        <w:ind w:left="720"/>
        <w:rPr>
          <w:sz w:val="18"/>
        </w:rPr>
      </w:pPr>
    </w:p>
    <w:p w14:paraId="6298638E" w14:textId="396F7B10" w:rsidR="00F01149" w:rsidRPr="00826A3C" w:rsidRDefault="00F01149" w:rsidP="00826A3C">
      <w:pPr>
        <w:ind w:left="720"/>
        <w:rPr>
          <w:sz w:val="18"/>
        </w:rPr>
      </w:pPr>
    </w:p>
    <w:p w14:paraId="04D0E105" w14:textId="20CE77C0" w:rsidR="00F01149" w:rsidRPr="00826A3C" w:rsidRDefault="00F01149" w:rsidP="00826A3C">
      <w:pPr>
        <w:ind w:left="720"/>
        <w:rPr>
          <w:sz w:val="18"/>
        </w:rPr>
      </w:pPr>
    </w:p>
    <w:p w14:paraId="2BD4B99F" w14:textId="114FE559" w:rsidR="00F01149" w:rsidRPr="00826A3C" w:rsidRDefault="00F01149" w:rsidP="00826A3C">
      <w:pPr>
        <w:ind w:left="720"/>
        <w:rPr>
          <w:sz w:val="18"/>
        </w:rPr>
      </w:pPr>
    </w:p>
    <w:p w14:paraId="411E3A35" w14:textId="77777777" w:rsidR="00F01149" w:rsidRPr="00826A3C" w:rsidRDefault="00F01149" w:rsidP="00826A3C">
      <w:pPr>
        <w:ind w:left="720"/>
        <w:rPr>
          <w:sz w:val="18"/>
        </w:rPr>
      </w:pPr>
    </w:p>
    <w:p w14:paraId="6D8727C5" w14:textId="77777777" w:rsidR="005E22D9" w:rsidRDefault="005E22D9" w:rsidP="00723CBB">
      <w:pPr>
        <w:ind w:left="720"/>
        <w:rPr>
          <w:sz w:val="18"/>
        </w:rPr>
      </w:pPr>
    </w:p>
    <w:p w14:paraId="750D903F" w14:textId="77777777" w:rsidR="005E22D9" w:rsidRDefault="005E22D9" w:rsidP="00723CBB">
      <w:pPr>
        <w:ind w:left="720"/>
        <w:rPr>
          <w:sz w:val="18"/>
        </w:rPr>
      </w:pPr>
    </w:p>
    <w:p w14:paraId="2463BF71" w14:textId="77777777" w:rsidR="005E22D9" w:rsidRDefault="005E22D9" w:rsidP="00723CBB">
      <w:pPr>
        <w:ind w:left="720"/>
        <w:rPr>
          <w:sz w:val="18"/>
        </w:rPr>
      </w:pPr>
    </w:p>
    <w:p w14:paraId="21B423F3" w14:textId="77777777" w:rsidR="005E22D9" w:rsidRDefault="005E22D9" w:rsidP="00723CBB">
      <w:pPr>
        <w:ind w:left="720"/>
        <w:rPr>
          <w:sz w:val="18"/>
        </w:rPr>
      </w:pPr>
    </w:p>
    <w:p w14:paraId="16D3E936" w14:textId="77777777" w:rsidR="005E22D9" w:rsidRDefault="005E22D9" w:rsidP="00723CBB">
      <w:pPr>
        <w:ind w:left="720"/>
        <w:rPr>
          <w:sz w:val="18"/>
        </w:rPr>
      </w:pPr>
    </w:p>
    <w:p w14:paraId="5AA67E7A" w14:textId="77777777" w:rsidR="005E22D9" w:rsidRDefault="005E22D9" w:rsidP="00723CBB">
      <w:pPr>
        <w:ind w:left="720"/>
        <w:rPr>
          <w:sz w:val="18"/>
        </w:rPr>
      </w:pPr>
    </w:p>
    <w:p w14:paraId="404F018F" w14:textId="77777777" w:rsidR="005E22D9" w:rsidRDefault="005E22D9" w:rsidP="00723CBB">
      <w:pPr>
        <w:ind w:left="720"/>
        <w:rPr>
          <w:sz w:val="18"/>
        </w:rPr>
      </w:pPr>
    </w:p>
    <w:p w14:paraId="31FBB2BA" w14:textId="77777777" w:rsidR="005E22D9" w:rsidRDefault="005E22D9" w:rsidP="00723CBB">
      <w:pPr>
        <w:ind w:left="720"/>
        <w:rPr>
          <w:sz w:val="18"/>
        </w:rPr>
      </w:pPr>
    </w:p>
    <w:p w14:paraId="20045301" w14:textId="77777777" w:rsidR="005E22D9" w:rsidRDefault="005E22D9" w:rsidP="00723CBB">
      <w:pPr>
        <w:ind w:left="720"/>
        <w:rPr>
          <w:sz w:val="18"/>
        </w:rPr>
      </w:pPr>
    </w:p>
    <w:p w14:paraId="60F10123" w14:textId="77777777" w:rsidR="005E22D9" w:rsidRDefault="005E22D9" w:rsidP="00723CBB">
      <w:pPr>
        <w:ind w:left="720"/>
        <w:rPr>
          <w:sz w:val="18"/>
        </w:rPr>
      </w:pPr>
    </w:p>
    <w:p w14:paraId="18C58943" w14:textId="77777777" w:rsidR="005E22D9" w:rsidRDefault="005E22D9" w:rsidP="00723CBB">
      <w:pPr>
        <w:ind w:left="720"/>
        <w:rPr>
          <w:sz w:val="18"/>
        </w:rPr>
      </w:pPr>
    </w:p>
    <w:p w14:paraId="6D2F983E" w14:textId="77777777" w:rsidR="005E22D9" w:rsidRDefault="005E22D9" w:rsidP="00723CBB">
      <w:pPr>
        <w:ind w:left="720"/>
        <w:rPr>
          <w:sz w:val="18"/>
        </w:rPr>
      </w:pPr>
    </w:p>
    <w:p w14:paraId="55F0789C" w14:textId="77777777" w:rsidR="005E22D9" w:rsidRDefault="005E22D9" w:rsidP="00723CBB">
      <w:pPr>
        <w:ind w:left="720"/>
        <w:rPr>
          <w:sz w:val="18"/>
        </w:rPr>
      </w:pPr>
    </w:p>
    <w:p w14:paraId="054FDCB4" w14:textId="77777777" w:rsidR="005E22D9" w:rsidRDefault="005E22D9" w:rsidP="00723CBB">
      <w:pPr>
        <w:ind w:left="720"/>
        <w:rPr>
          <w:sz w:val="18"/>
        </w:rPr>
      </w:pPr>
    </w:p>
    <w:p w14:paraId="63D2ABAC" w14:textId="77777777" w:rsidR="005E22D9" w:rsidRDefault="005E22D9" w:rsidP="00723CBB">
      <w:pPr>
        <w:ind w:left="720"/>
        <w:rPr>
          <w:sz w:val="18"/>
        </w:rPr>
      </w:pPr>
    </w:p>
    <w:p w14:paraId="2410CDDD" w14:textId="77777777" w:rsidR="005E22D9" w:rsidRDefault="005E22D9" w:rsidP="005125E1">
      <w:pPr>
        <w:rPr>
          <w:sz w:val="18"/>
        </w:rPr>
      </w:pPr>
    </w:p>
    <w:p w14:paraId="28F4D40A" w14:textId="73AC0CB2" w:rsidR="000961EF" w:rsidRPr="000961EF" w:rsidRDefault="009748A5" w:rsidP="000961EF">
      <w:pPr>
        <w:pStyle w:val="AppendixSubheadings"/>
        <w:jc w:val="center"/>
        <w:rPr>
          <w:b/>
        </w:rPr>
      </w:pPr>
      <w:bookmarkStart w:id="377" w:name="Appendix_I"/>
      <w:bookmarkStart w:id="378" w:name="_bookmark42"/>
      <w:bookmarkStart w:id="379" w:name="_Toc125984317"/>
      <w:bookmarkStart w:id="380" w:name="_Hlk117092153"/>
      <w:bookmarkEnd w:id="377"/>
      <w:bookmarkEnd w:id="378"/>
      <w:r w:rsidRPr="000961EF">
        <w:rPr>
          <w:b/>
        </w:rPr>
        <w:lastRenderedPageBreak/>
        <w:t>Appendix I</w:t>
      </w:r>
      <w:r w:rsidR="000961EF">
        <w:rPr>
          <w:b/>
        </w:rPr>
        <w:t>: YSI Temperature Meter QA</w:t>
      </w:r>
      <w:bookmarkEnd w:id="379"/>
    </w:p>
    <w:p w14:paraId="1F7478E1" w14:textId="77777777" w:rsidR="000D14B5" w:rsidRDefault="000D14B5">
      <w:pPr>
        <w:pStyle w:val="BodyText"/>
        <w:spacing w:before="7"/>
        <w:rPr>
          <w:b/>
          <w:sz w:val="23"/>
        </w:rPr>
      </w:pP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33B64BBC" w14:textId="77777777" w:rsidR="005E22D9" w:rsidRDefault="005E22D9" w:rsidP="005E22D9">
      <w:pPr>
        <w:sectPr w:rsidR="005E22D9" w:rsidSect="005125E1">
          <w:headerReference w:type="default" r:id="rId68"/>
          <w:footerReference w:type="default" r:id="rId69"/>
          <w:pgSz w:w="11900" w:h="16840"/>
          <w:pgMar w:top="1440" w:right="1440" w:bottom="1440" w:left="1440" w:header="929" w:footer="744" w:gutter="0"/>
          <w:cols w:space="720"/>
          <w:docGrid w:linePitch="299"/>
        </w:sectPr>
      </w:pPr>
    </w:p>
    <w:p w14:paraId="49A0A8C4" w14:textId="77777777" w:rsidR="00BF264F" w:rsidRDefault="00BF264F">
      <w:pPr>
        <w:pStyle w:val="BodyText"/>
        <w:spacing w:before="5"/>
        <w:rPr>
          <w:sz w:val="26"/>
        </w:rPr>
      </w:pPr>
    </w:p>
    <w:p w14:paraId="65A1B69D" w14:textId="27430821" w:rsidR="000D14B5" w:rsidRPr="000961EF" w:rsidRDefault="009748A5" w:rsidP="000961EF">
      <w:pPr>
        <w:pStyle w:val="AppendixSubheadings"/>
        <w:jc w:val="center"/>
        <w:rPr>
          <w:b/>
          <w:sz w:val="24"/>
          <w:szCs w:val="24"/>
        </w:rPr>
      </w:pPr>
      <w:bookmarkStart w:id="381" w:name="Appendix_J"/>
      <w:bookmarkStart w:id="382" w:name="_bookmark43"/>
      <w:bookmarkStart w:id="383" w:name="_Toc125984318"/>
      <w:bookmarkEnd w:id="381"/>
      <w:bookmarkEnd w:id="382"/>
      <w:r w:rsidRPr="000961EF">
        <w:rPr>
          <w:b/>
          <w:sz w:val="24"/>
          <w:szCs w:val="24"/>
        </w:rPr>
        <w:t>Appendix J</w:t>
      </w:r>
      <w:r w:rsidR="000961EF" w:rsidRPr="000961EF">
        <w:rPr>
          <w:b/>
          <w:sz w:val="24"/>
          <w:szCs w:val="24"/>
        </w:rPr>
        <w:t xml:space="preserve">: </w:t>
      </w:r>
      <w:r w:rsidRPr="000961EF">
        <w:rPr>
          <w:b/>
          <w:sz w:val="24"/>
          <w:szCs w:val="24"/>
        </w:rPr>
        <w:t>Calibration Standards Record Form</w:t>
      </w:r>
      <w:bookmarkEnd w:id="383"/>
      <w:r w:rsidRPr="000961EF">
        <w:rPr>
          <w:b/>
          <w:sz w:val="24"/>
          <w:szCs w:val="24"/>
        </w:rPr>
        <w:t xml:space="preserve"> </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384" w:name="Date"/>
            <w:bookmarkEnd w:id="384"/>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bookmarkEnd w:id="380"/>
    </w:tbl>
    <w:p w14:paraId="31441741" w14:textId="77777777" w:rsidR="005E22D9" w:rsidRDefault="005E22D9" w:rsidP="005E22D9">
      <w:pPr>
        <w:rPr>
          <w:sz w:val="20"/>
        </w:rPr>
        <w:sectPr w:rsidR="005E22D9">
          <w:headerReference w:type="default" r:id="rId70"/>
          <w:footerReference w:type="default" r:id="rId71"/>
          <w:pgSz w:w="11900" w:h="16840"/>
          <w:pgMar w:top="1320" w:right="420" w:bottom="940" w:left="620" w:header="929" w:footer="744" w:gutter="0"/>
          <w:cols w:space="720"/>
        </w:sectPr>
      </w:pPr>
    </w:p>
    <w:p w14:paraId="28644213" w14:textId="3414382D" w:rsidR="00BF264F" w:rsidRDefault="00BF264F" w:rsidP="00CE0661">
      <w:pPr>
        <w:spacing w:line="240" w:lineRule="exact"/>
        <w:ind w:right="730"/>
        <w:rPr>
          <w:sz w:val="18"/>
        </w:rPr>
      </w:pPr>
      <w:bookmarkStart w:id="385" w:name="Appendix_K"/>
      <w:bookmarkStart w:id="386" w:name="_bookmark44"/>
      <w:bookmarkEnd w:id="385"/>
      <w:bookmarkEnd w:id="386"/>
    </w:p>
    <w:p w14:paraId="3D506B7B" w14:textId="51382619" w:rsidR="00BF264F" w:rsidRDefault="00BF264F" w:rsidP="007043C9">
      <w:pPr>
        <w:spacing w:line="240" w:lineRule="exact"/>
        <w:ind w:left="720" w:right="730" w:hanging="720"/>
        <w:jc w:val="right"/>
        <w:rPr>
          <w:sz w:val="18"/>
        </w:rPr>
      </w:pPr>
    </w:p>
    <w:p w14:paraId="67CCC2B8" w14:textId="60DA4E8C" w:rsidR="00BF264F" w:rsidRPr="000961EF" w:rsidRDefault="004B1FD6" w:rsidP="000961EF">
      <w:pPr>
        <w:pStyle w:val="AppendixSubheadings"/>
        <w:jc w:val="center"/>
        <w:rPr>
          <w:b/>
        </w:rPr>
      </w:pPr>
      <w:bookmarkStart w:id="387" w:name="_Toc125984319"/>
      <w:r>
        <w:rPr>
          <w:b/>
        </w:rPr>
        <w:t>Appendix K</w:t>
      </w:r>
      <w:r w:rsidR="00BF264F" w:rsidRPr="000961EF">
        <w:rPr>
          <w:b/>
        </w:rPr>
        <w:t>: Laboratory Certificates of Analysis</w:t>
      </w:r>
      <w:bookmarkEnd w:id="387"/>
    </w:p>
    <w:p w14:paraId="5E2C002B" w14:textId="77777777" w:rsidR="000961EF" w:rsidRDefault="000961EF" w:rsidP="004468AF">
      <w:pPr>
        <w:pStyle w:val="BodyText"/>
      </w:pPr>
    </w:p>
    <w:p w14:paraId="6332A9DB" w14:textId="5566A746" w:rsidR="00BF264F" w:rsidRPr="00B658D2" w:rsidRDefault="00BF264F" w:rsidP="004468AF">
      <w:pPr>
        <w:pStyle w:val="BodyText"/>
        <w:rPr>
          <w:b/>
        </w:rPr>
      </w:pPr>
      <w:r w:rsidRPr="00B658D2">
        <w:t xml:space="preserve">Laboratory certificates of analysis are available from the project manager at </w:t>
      </w:r>
      <w:hyperlink r:id="rId72" w:history="1">
        <w:r w:rsidRPr="00B658D2">
          <w:rPr>
            <w:rStyle w:val="Hyperlink"/>
            <w:color w:val="auto"/>
          </w:rPr>
          <w:t>hydrology@kenaiwatershed.org</w:t>
        </w:r>
      </w:hyperlink>
      <w:r w:rsidR="00113B46">
        <w:t>. The certificates</w:t>
      </w:r>
      <w:r w:rsidRPr="00B658D2">
        <w:t xml:space="preserve"> are also available for download online at </w:t>
      </w:r>
      <w:hyperlink r:id="rId73" w:history="1">
        <w:r w:rsidRPr="00B658D2">
          <w:rPr>
            <w:rStyle w:val="Hyperlink"/>
            <w:color w:val="auto"/>
          </w:rPr>
          <w:t>https://bit.ly/kwf_lab_certs</w:t>
        </w:r>
      </w:hyperlink>
      <w:r w:rsidR="00B658D2">
        <w:t>.</w:t>
      </w:r>
    </w:p>
    <w:p w14:paraId="6AE861A7" w14:textId="01DDD632" w:rsidR="00561BD8" w:rsidRPr="008E157A" w:rsidRDefault="00B658D2" w:rsidP="00B658D2">
      <w:pPr>
        <w:pStyle w:val="Heading2"/>
        <w:spacing w:line="240" w:lineRule="exact"/>
        <w:ind w:left="720" w:hanging="720"/>
      </w:pPr>
      <w:r>
        <w:t xml:space="preserve"> </w:t>
      </w:r>
    </w:p>
    <w:sectPr w:rsidR="00561BD8" w:rsidRPr="008E157A" w:rsidSect="00826A3C">
      <w:headerReference w:type="default" r:id="rId74"/>
      <w:footerReference w:type="default" r:id="rId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en" w:date="2022-11-01T11:40:00Z" w:initials="b">
    <w:p w14:paraId="67CD841B" w14:textId="77777777" w:rsidR="00AD45FB" w:rsidRDefault="00AD45FB">
      <w:pPr>
        <w:pStyle w:val="CommentText"/>
      </w:pPr>
      <w:r>
        <w:rPr>
          <w:rStyle w:val="CommentReference"/>
        </w:rPr>
        <w:annotationRef/>
      </w:r>
      <w:r>
        <w:t>To do:</w:t>
      </w:r>
    </w:p>
    <w:p w14:paraId="5251FA8A" w14:textId="77777777" w:rsidR="00AD45FB" w:rsidRDefault="00AD45FB" w:rsidP="00C56848">
      <w:pPr>
        <w:pStyle w:val="CommentText"/>
        <w:numPr>
          <w:ilvl w:val="0"/>
          <w:numId w:val="73"/>
        </w:numPr>
      </w:pPr>
      <w:r>
        <w:t>Annual checklist of responsibilities for project QA officer and other parties</w:t>
      </w:r>
    </w:p>
    <w:p w14:paraId="2E056E34" w14:textId="77777777" w:rsidR="00AD45FB" w:rsidRDefault="00AD45FB" w:rsidP="00C56848">
      <w:pPr>
        <w:pStyle w:val="CommentText"/>
        <w:numPr>
          <w:ilvl w:val="0"/>
          <w:numId w:val="73"/>
        </w:numPr>
      </w:pPr>
      <w:r>
        <w:t>List of acronyms</w:t>
      </w:r>
    </w:p>
    <w:p w14:paraId="21619437" w14:textId="77777777" w:rsidR="00AD45FB" w:rsidRDefault="00AD45FB" w:rsidP="00C56848">
      <w:pPr>
        <w:pStyle w:val="CommentText"/>
        <w:numPr>
          <w:ilvl w:val="0"/>
          <w:numId w:val="73"/>
        </w:numPr>
      </w:pPr>
      <w:r>
        <w:t>Audit paper records locations</w:t>
      </w:r>
    </w:p>
  </w:comment>
  <w:comment w:id="2" w:author="Benjamin Meyer" w:date="2023-01-06T13:58:00Z" w:initials="BM">
    <w:p w14:paraId="377FB4DC" w14:textId="77777777" w:rsidR="00AD45FB" w:rsidRDefault="00AD45FB">
      <w:pPr>
        <w:pStyle w:val="CommentText"/>
      </w:pPr>
      <w:r>
        <w:rPr>
          <w:rStyle w:val="CommentReference"/>
        </w:rPr>
        <w:annotationRef/>
      </w:r>
      <w:r>
        <w:t>Add edits from EPA revisions when fully completed, emailed SGS on 1/6/2023</w:t>
      </w:r>
    </w:p>
  </w:comment>
  <w:comment w:id="257" w:author="Benjamin Meyer" w:date="2023-01-30T15:42:00Z" w:initials="BM">
    <w:p w14:paraId="0E15AD7C" w14:textId="3B73C220" w:rsidR="00AD45FB" w:rsidRDefault="00AD45FB">
      <w:pPr>
        <w:pStyle w:val="CommentText"/>
      </w:pPr>
      <w:r>
        <w:rPr>
          <w:rStyle w:val="CommentReference"/>
        </w:rPr>
        <w:annotationRef/>
      </w:r>
      <w:r>
        <w:t>Look @ WHADA example</w:t>
      </w:r>
    </w:p>
  </w:comment>
  <w:comment w:id="260" w:author="ben" w:date="2022-10-24T10:40:00Z" w:initials="b">
    <w:p w14:paraId="30BF40D7" w14:textId="77777777" w:rsidR="00AD45FB" w:rsidRDefault="00AD45FB">
      <w:pPr>
        <w:pStyle w:val="CommentText"/>
      </w:pPr>
      <w:r>
        <w:rPr>
          <w:rStyle w:val="CommentReference"/>
        </w:rPr>
        <w:annotationRef/>
      </w:r>
      <w:r>
        <w:t>Also add field blank for metals</w:t>
      </w:r>
    </w:p>
  </w:comment>
  <w:comment w:id="293" w:author="Benjamin Meyer" w:date="2023-02-09T10:53:00Z" w:initials="BM">
    <w:p w14:paraId="59D19EB0" w14:textId="07DE3A1E" w:rsidR="005F78C3" w:rsidRDefault="00124C91">
      <w:pPr>
        <w:pStyle w:val="CommentText"/>
      </w:pPr>
      <w:r>
        <w:rPr>
          <w:rStyle w:val="CommentReference"/>
        </w:rPr>
        <w:annotationRef/>
      </w:r>
      <w:r>
        <w:t>I think this describes the change</w:t>
      </w:r>
      <w:r w:rsidR="005F78C3">
        <w:t xml:space="preserve"> in data management </w:t>
      </w:r>
      <w:r>
        <w:t>that we’</w:t>
      </w:r>
      <w:r w:rsidR="005F78C3">
        <w:t>ve discussed, feel free to edit</w:t>
      </w:r>
      <w:r>
        <w:t>. From a historical standpoint, this is a pretty big change for us and other non-agency organizations</w:t>
      </w:r>
      <w:r w:rsidR="005F78C3">
        <w:t xml:space="preserve">; to have the pathway go through the EPA WQX rather than ADEC first. From a data logistics standpoint I think it makes sense. </w:t>
      </w:r>
    </w:p>
    <w:p w14:paraId="46F15534" w14:textId="77777777" w:rsidR="005F78C3" w:rsidRDefault="005F78C3">
      <w:pPr>
        <w:pStyle w:val="CommentText"/>
      </w:pPr>
    </w:p>
    <w:p w14:paraId="324E43B0" w14:textId="44FB095C" w:rsidR="00124C91" w:rsidRDefault="005F78C3">
      <w:pPr>
        <w:pStyle w:val="CommentText"/>
      </w:pPr>
      <w:r>
        <w:t>I have not yet found another external entity or organization willing to serve as a third-party reviewer. I’m picturing possibly some entity from the university community; or if funds were no object someday, a consultant.</w:t>
      </w:r>
    </w:p>
    <w:p w14:paraId="6DA2EA0F" w14:textId="005D93DF" w:rsidR="005F78C3" w:rsidRDefault="005F78C3">
      <w:pPr>
        <w:pStyle w:val="CommentText"/>
      </w:pPr>
    </w:p>
    <w:p w14:paraId="20FE7887" w14:textId="67D11452" w:rsidR="005F78C3" w:rsidRDefault="005F78C3">
      <w:pPr>
        <w:pStyle w:val="CommentText"/>
      </w:pPr>
      <w:r>
        <w:t>Until we find such a party willing to serve as an external reviewer, our annual reports (which I realize have not happened for some years!) will just have to specify that this step of the review process did not occur.</w:t>
      </w:r>
    </w:p>
  </w:comment>
  <w:comment w:id="335" w:author="Benjamin Meyer" w:date="2023-01-30T16:49:00Z" w:initials="BM">
    <w:p w14:paraId="08B23588" w14:textId="441227B6" w:rsidR="00AD45FB" w:rsidRDefault="00AD45FB">
      <w:pPr>
        <w:pStyle w:val="CommentText"/>
      </w:pPr>
      <w:r>
        <w:rPr>
          <w:rStyle w:val="CommentReference"/>
        </w:rPr>
        <w:annotationRef/>
      </w:r>
      <w:r>
        <w:t>No longer works for USFWS</w:t>
      </w:r>
      <w:r w:rsidR="005E7686">
        <w:t>, looking for another USFWS rep, preferably one with some WQ ‘knowledge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619437" w15:done="0"/>
  <w15:commentEx w15:paraId="377FB4DC" w15:paraIdParent="21619437" w15:done="0"/>
  <w15:commentEx w15:paraId="0E15AD7C" w15:done="0"/>
  <w15:commentEx w15:paraId="30BF40D7" w15:done="0"/>
  <w15:commentEx w15:paraId="20FE7887" w15:done="0"/>
  <w15:commentEx w15:paraId="08B235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CC3E1" w14:textId="77777777" w:rsidR="00306010" w:rsidRDefault="00306010">
      <w:r>
        <w:separator/>
      </w:r>
    </w:p>
  </w:endnote>
  <w:endnote w:type="continuationSeparator" w:id="0">
    <w:p w14:paraId="3FB3B09F" w14:textId="77777777" w:rsidR="00306010" w:rsidRDefault="00306010">
      <w:r>
        <w:continuationSeparator/>
      </w:r>
    </w:p>
  </w:endnote>
  <w:endnote w:type="continuationNotice" w:id="1">
    <w:p w14:paraId="63F3A818" w14:textId="77777777" w:rsidR="00306010" w:rsidRDefault="00306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744350"/>
      <w:docPartObj>
        <w:docPartGallery w:val="Page Numbers (Bottom of Page)"/>
        <w:docPartUnique/>
      </w:docPartObj>
    </w:sdtPr>
    <w:sdtEndPr>
      <w:rPr>
        <w:noProof/>
      </w:rPr>
    </w:sdtEndPr>
    <w:sdtContent>
      <w:p w14:paraId="34DDB9B8" w14:textId="575A5F61" w:rsidR="00AD45FB" w:rsidRDefault="00AD45FB">
        <w:pPr>
          <w:pStyle w:val="Footer"/>
          <w:jc w:val="right"/>
        </w:pPr>
        <w:r>
          <w:fldChar w:fldCharType="begin"/>
        </w:r>
        <w:r>
          <w:instrText xml:space="preserve"> PAGE   \* MERGEFORMAT </w:instrText>
        </w:r>
        <w:r>
          <w:fldChar w:fldCharType="separate"/>
        </w:r>
        <w:r w:rsidR="003E6C20">
          <w:rPr>
            <w:noProof/>
          </w:rPr>
          <w:t>2</w:t>
        </w:r>
        <w:r>
          <w:rPr>
            <w:noProof/>
          </w:rPr>
          <w:fldChar w:fldCharType="end"/>
        </w:r>
      </w:p>
    </w:sdtContent>
  </w:sdt>
  <w:p w14:paraId="392A8F53" w14:textId="77777777" w:rsidR="00AD45FB" w:rsidRDefault="00AD45FB">
    <w:pPr>
      <w:pStyle w:val="Footer"/>
    </w:pPr>
  </w:p>
  <w:p w14:paraId="30C947EF" w14:textId="77777777" w:rsidR="00AD45FB" w:rsidRDefault="00AD45FB"/>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16213"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943936" behindDoc="1" locked="0" layoutInCell="1" allowOverlap="1" wp14:anchorId="10957A6F" wp14:editId="5186A2A1">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9235" w14:textId="1B434A88"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57A6F" id="_x0000_t202" coordsize="21600,21600" o:spt="202" path="m,l,21600r21600,l21600,xe">
              <v:stroke joinstyle="miter"/>
              <v:path gradientshapeok="t" o:connecttype="rect"/>
            </v:shapetype>
            <v:shape id="Text Box 37" o:spid="_x0000_s1042" type="#_x0000_t202" style="position:absolute;margin-left:412.8pt;margin-top:534.95pt;width:16.1pt;height:13.1pt;z-index:-1937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0k8rAIAAK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" filled="f" stroked="f">
              <v:textbox inset="0,0,0,0">
                <w:txbxContent>
                  <w:p w14:paraId="63589235" w14:textId="1B434A88"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16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CB5D6"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945984" behindDoc="1" locked="0" layoutInCell="1" allowOverlap="1" wp14:anchorId="274C0C9D" wp14:editId="2B8CBB9A">
              <wp:simplePos x="0" y="0"/>
              <wp:positionH relativeFrom="page">
                <wp:posOffset>5151120</wp:posOffset>
              </wp:positionH>
              <wp:positionV relativeFrom="page">
                <wp:posOffset>6939915</wp:posOffset>
              </wp:positionV>
              <wp:extent cx="204470" cy="166370"/>
              <wp:effectExtent l="0" t="0" r="0" b="0"/>
              <wp:wrapNone/>
              <wp:docPr id="2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E398F" w14:textId="06FC784F"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4C0C9D" id="_x0000_t202" coordsize="21600,21600" o:spt="202" path="m,l,21600r21600,l21600,xe">
              <v:stroke joinstyle="miter"/>
              <v:path gradientshapeok="t" o:connecttype="rect"/>
            </v:shapetype>
            <v:shape id="Text Box 33" o:spid="_x0000_s1044" type="#_x0000_t202" style="position:absolute;margin-left:405.6pt;margin-top:546.45pt;width:16.1pt;height:13.1pt;z-index:-1937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aQ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AgWEaQrwIAALEFAAAO&#10;AAAAAAAAAAAAAAAAAC4CAABkcnMvZTJvRG9jLnhtbFBLAQItABQABgAIAAAAIQBkYt4v4QAAAA0B&#10;AAAPAAAAAAAAAAAAAAAAAAkFAABkcnMvZG93bnJldi54bWxQSwUGAAAAAAQABADzAAAAFwYAAAAA&#10;" filled="f" stroked="f">
              <v:textbox inset="0,0,0,0">
                <w:txbxContent>
                  <w:p w14:paraId="7E2E398F" w14:textId="06FC784F"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20</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21F2F979"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46"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z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DPD/fzrwIAALEFAAAO&#10;AAAAAAAAAAAAAAAAAC4CAABkcnMvZTJvRG9jLnhtbFBLAQItABQABgAIAAAAIQBkYt4v4QAAAA0B&#10;AAAPAAAAAAAAAAAAAAAAAAkFAABkcnMvZG93bnJldi54bWxQSwUGAAAAAAQABADzAAAAFwYAAAAA&#10;" filled="f" stroked="f">
              <v:textbox inset="0,0,0,0">
                <w:txbxContent>
                  <w:p w14:paraId="421F2EA5" w14:textId="21F2F979" w:rsidR="00AD45FB" w:rsidRDefault="00AD45FB">
                    <w:pPr>
                      <w:spacing w:before="12"/>
                      <w:ind w:left="60"/>
                      <w:rPr>
                        <w:sz w:val="20"/>
                      </w:rPr>
                    </w:pPr>
                    <w:r>
                      <w:fldChar w:fldCharType="begin"/>
                    </w:r>
                    <w:r>
                      <w:rPr>
                        <w:sz w:val="20"/>
                      </w:rPr>
                      <w:instrText xml:space="preserve"> PAGE </w:instrText>
                    </w:r>
                    <w:r>
                      <w:fldChar w:fldCharType="separate"/>
                    </w:r>
                    <w:r w:rsidR="003E6C20">
                      <w:rPr>
                        <w:noProof/>
                        <w:sz w:val="20"/>
                      </w:rPr>
                      <w:t>21</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85" w:author="Benjamin Meyer" w:date="2022-07-19T14:47:00Z"/>
  <w:sdt>
    <w:sdtPr>
      <w:id w:val="-442227116"/>
      <w:docPartObj>
        <w:docPartGallery w:val="Page Numbers (Bottom of Page)"/>
        <w:docPartUnique/>
      </w:docPartObj>
    </w:sdtPr>
    <w:sdtEndPr>
      <w:rPr>
        <w:noProof/>
      </w:rPr>
    </w:sdtEndPr>
    <w:sdtContent>
      <w:customXmlInsRangeEnd w:id="185"/>
      <w:p w14:paraId="2DBDCE5E" w14:textId="5BBC30E1" w:rsidR="00AD45FB" w:rsidRDefault="00AD45FB">
        <w:pPr>
          <w:pStyle w:val="Footer"/>
          <w:rPr>
            <w:ins w:id="186" w:author="Benjamin Meyer" w:date="2022-07-19T14:47:00Z"/>
          </w:rPr>
        </w:pPr>
        <w:ins w:id="187" w:author="Benjamin Meyer" w:date="2022-07-19T14:47:00Z">
          <w:r>
            <w:fldChar w:fldCharType="begin"/>
          </w:r>
          <w:r>
            <w:instrText xml:space="preserve"> PAGE   \* MERGEFORMAT </w:instrText>
          </w:r>
          <w:r>
            <w:fldChar w:fldCharType="separate"/>
          </w:r>
        </w:ins>
        <w:r w:rsidR="003E6C20">
          <w:rPr>
            <w:noProof/>
          </w:rPr>
          <w:t>23</w:t>
        </w:r>
        <w:ins w:id="188" w:author="Benjamin Meyer" w:date="2022-07-19T14:47:00Z">
          <w:r>
            <w:rPr>
              <w:noProof/>
            </w:rPr>
            <w:fldChar w:fldCharType="end"/>
          </w:r>
        </w:ins>
      </w:p>
      <w:customXmlInsRangeStart w:id="189" w:author="Benjamin Meyer" w:date="2022-07-19T14:47:00Z"/>
    </w:sdtContent>
  </w:sdt>
  <w:customXmlInsRangeEnd w:id="189"/>
  <w:p w14:paraId="65A2B5F3" w14:textId="77777777" w:rsidR="00AD45FB" w:rsidRDefault="00AD45F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9726638"/>
      <w:docPartObj>
        <w:docPartGallery w:val="Page Numbers (Bottom of Page)"/>
        <w:docPartUnique/>
      </w:docPartObj>
    </w:sdtPr>
    <w:sdtEndPr>
      <w:rPr>
        <w:noProof/>
      </w:rPr>
    </w:sdtEndPr>
    <w:sdtContent>
      <w:p w14:paraId="5402C139" w14:textId="4A884C2E" w:rsidR="00AD45FB" w:rsidRDefault="00AD45FB" w:rsidP="00F91D88">
        <w:pPr>
          <w:pStyle w:val="Footer"/>
          <w:jc w:val="right"/>
        </w:pPr>
        <w:r>
          <w:fldChar w:fldCharType="begin"/>
        </w:r>
        <w:r>
          <w:instrText xml:space="preserve"> PAGE   \* MERGEFORMAT </w:instrText>
        </w:r>
        <w:r>
          <w:fldChar w:fldCharType="separate"/>
        </w:r>
        <w:r w:rsidR="003E6C20">
          <w:rPr>
            <w:noProof/>
          </w:rPr>
          <w:t>47</w:t>
        </w:r>
        <w:r>
          <w:rPr>
            <w:noProof/>
          </w:rPr>
          <w:fldChar w:fldCharType="end"/>
        </w:r>
      </w:p>
    </w:sdtContent>
  </w:sdt>
  <w:p w14:paraId="77373ECE" w14:textId="64BB910E" w:rsidR="00AD45FB" w:rsidRDefault="00AD45F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6EAD0881" w:rsidR="00AD45FB" w:rsidRDefault="00AD45FB" w:rsidP="004911DB">
        <w:pPr>
          <w:pStyle w:val="Footer"/>
        </w:pPr>
        <w:r>
          <w:fldChar w:fldCharType="begin"/>
        </w:r>
        <w:r>
          <w:instrText xml:space="preserve"> PAGE   \* MERGEFORMAT </w:instrText>
        </w:r>
        <w:r>
          <w:fldChar w:fldCharType="separate"/>
        </w:r>
        <w:r w:rsidR="003E6C20">
          <w:rPr>
            <w:noProof/>
          </w:rPr>
          <w:t>54</w:t>
        </w:r>
        <w:r>
          <w:rPr>
            <w:noProof/>
          </w:rPr>
          <w:fldChar w:fldCharType="end"/>
        </w:r>
      </w:p>
    </w:sdtContent>
  </w:sdt>
  <w:p w14:paraId="73772DCA" w14:textId="5F0B782A" w:rsidR="00AD45FB" w:rsidRDefault="00AD45FB" w:rsidP="004911DB">
    <w:pPr>
      <w:pStyle w:val="Footer"/>
      <w:ind w:left="720"/>
      <w:jc w:val="cen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7A567FDD" w14:textId="0399DAD2" w:rsidR="00AD45FB" w:rsidRDefault="00AD45FB">
        <w:pPr>
          <w:pStyle w:val="Footer"/>
        </w:pPr>
        <w:r>
          <w:fldChar w:fldCharType="begin"/>
        </w:r>
        <w:r>
          <w:instrText xml:space="preserve"> PAGE   \* MERGEFORMAT </w:instrText>
        </w:r>
        <w:r>
          <w:fldChar w:fldCharType="separate"/>
        </w:r>
        <w:r w:rsidR="003E6C20">
          <w:rPr>
            <w:noProof/>
          </w:rPr>
          <w:t>56</w:t>
        </w:r>
        <w:r>
          <w:rPr>
            <w:noProof/>
          </w:rPr>
          <w:fldChar w:fldCharType="end"/>
        </w:r>
      </w:p>
    </w:sdtContent>
  </w:sdt>
  <w:p w14:paraId="637445E8" w14:textId="77777777" w:rsidR="00AD45FB" w:rsidRDefault="00AD45F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33959234" w:rsidR="00AD45FB" w:rsidRDefault="00AD45FB">
        <w:pPr>
          <w:pStyle w:val="Footer"/>
        </w:pPr>
        <w:r>
          <w:fldChar w:fldCharType="begin"/>
        </w:r>
        <w:r>
          <w:instrText xml:space="preserve"> PAGE   \* MERGEFORMAT </w:instrText>
        </w:r>
        <w:r>
          <w:fldChar w:fldCharType="separate"/>
        </w:r>
        <w:r w:rsidR="003E6C20">
          <w:rPr>
            <w:noProof/>
          </w:rPr>
          <w:t>59</w:t>
        </w:r>
        <w:r>
          <w:rPr>
            <w:noProof/>
          </w:rPr>
          <w:fldChar w:fldCharType="end"/>
        </w:r>
      </w:p>
    </w:sdtContent>
  </w:sdt>
  <w:p w14:paraId="15A2E53A" w14:textId="5C83B767" w:rsidR="00AD45FB" w:rsidRDefault="00AD45FB">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793EC227" w14:textId="279D2147" w:rsidR="00AD45FB" w:rsidRDefault="00AD45FB">
        <w:pPr>
          <w:pStyle w:val="Footer"/>
        </w:pPr>
        <w:r>
          <w:fldChar w:fldCharType="begin"/>
        </w:r>
        <w:r>
          <w:instrText xml:space="preserve"> PAGE   \* MERGEFORMAT </w:instrText>
        </w:r>
        <w:r>
          <w:fldChar w:fldCharType="separate"/>
        </w:r>
        <w:r w:rsidR="003E6C20">
          <w:rPr>
            <w:noProof/>
          </w:rPr>
          <w:t>64</w:t>
        </w:r>
        <w:r>
          <w:rPr>
            <w:noProof/>
          </w:rPr>
          <w:fldChar w:fldCharType="end"/>
        </w:r>
      </w:p>
    </w:sdtContent>
  </w:sdt>
  <w:p w14:paraId="77AB5B5C" w14:textId="77777777" w:rsidR="00AD45FB" w:rsidRDefault="00AD45F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1A061AD0" w:rsidR="00AD45FB" w:rsidRDefault="00AD45FB">
        <w:pPr>
          <w:pStyle w:val="Footer"/>
        </w:pPr>
        <w:r>
          <w:fldChar w:fldCharType="begin"/>
        </w:r>
        <w:r>
          <w:instrText xml:space="preserve"> PAGE   \* MERGEFORMAT </w:instrText>
        </w:r>
        <w:r>
          <w:fldChar w:fldCharType="separate"/>
        </w:r>
        <w:r w:rsidR="003E6C20">
          <w:rPr>
            <w:noProof/>
          </w:rPr>
          <w:t>65</w:t>
        </w:r>
        <w:r>
          <w:rPr>
            <w:noProof/>
          </w:rPr>
          <w:fldChar w:fldCharType="end"/>
        </w:r>
      </w:p>
    </w:sdtContent>
  </w:sdt>
  <w:p w14:paraId="0E27E5C8" w14:textId="3369CBF7" w:rsidR="00AD45FB" w:rsidRDefault="00AD45FB">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575427B3" w14:textId="30A6D6F5" w:rsidR="00AD45FB" w:rsidRDefault="00AD45FB">
        <w:pPr>
          <w:pStyle w:val="Footer"/>
        </w:pPr>
        <w:r>
          <w:fldChar w:fldCharType="begin"/>
        </w:r>
        <w:r>
          <w:instrText xml:space="preserve"> PAGE   \* MERGEFORMAT </w:instrText>
        </w:r>
        <w:r>
          <w:fldChar w:fldCharType="separate"/>
        </w:r>
        <w:r w:rsidR="003E6C20">
          <w:rPr>
            <w:noProof/>
          </w:rPr>
          <w:t>72</w:t>
        </w:r>
        <w:r>
          <w:rPr>
            <w:noProof/>
          </w:rPr>
          <w:fldChar w:fldCharType="end"/>
        </w:r>
      </w:p>
    </w:sdtContent>
  </w:sdt>
  <w:p w14:paraId="5283F324" w14:textId="1F06C5D5" w:rsidR="00AD45FB" w:rsidRDefault="00AD45FB">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3DD76009" w14:textId="5CDB09C8" w:rsidR="00AD45FB" w:rsidRDefault="00AD45FB">
        <w:pPr>
          <w:pStyle w:val="Footer"/>
        </w:pPr>
        <w:r>
          <w:fldChar w:fldCharType="begin"/>
        </w:r>
        <w:r>
          <w:instrText xml:space="preserve"> PAGE   \* MERGEFORMAT </w:instrText>
        </w:r>
        <w:r>
          <w:fldChar w:fldCharType="separate"/>
        </w:r>
        <w:r w:rsidR="003E6C20">
          <w:rPr>
            <w:noProof/>
          </w:rPr>
          <w:t>73</w:t>
        </w:r>
        <w:r>
          <w:rPr>
            <w:noProof/>
          </w:rPr>
          <w:fldChar w:fldCharType="end"/>
        </w:r>
      </w:p>
    </w:sdtContent>
  </w:sdt>
  <w:p w14:paraId="0A8C0015" w14:textId="77777777" w:rsidR="00AD45FB" w:rsidRDefault="00AD45FB">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189720"/>
      <w:docPartObj>
        <w:docPartGallery w:val="Page Numbers (Bottom of Page)"/>
        <w:docPartUnique/>
      </w:docPartObj>
    </w:sdtPr>
    <w:sdtEndPr>
      <w:rPr>
        <w:noProof/>
      </w:rPr>
    </w:sdtEndPr>
    <w:sdtContent>
      <w:p w14:paraId="1E8D1EAB" w14:textId="29CC910F" w:rsidR="00AD45FB" w:rsidRDefault="00AD45FB">
        <w:pPr>
          <w:pStyle w:val="Footer"/>
        </w:pPr>
        <w:r>
          <w:fldChar w:fldCharType="begin"/>
        </w:r>
        <w:r>
          <w:instrText xml:space="preserve"> PAGE   \* MERGEFORMAT </w:instrText>
        </w:r>
        <w:r>
          <w:fldChar w:fldCharType="separate"/>
        </w:r>
        <w:r w:rsidR="003E6C20">
          <w:rPr>
            <w:noProof/>
          </w:rPr>
          <w:t>74</w:t>
        </w:r>
        <w:r>
          <w:rPr>
            <w:noProof/>
          </w:rPr>
          <w:fldChar w:fldCharType="end"/>
        </w:r>
      </w:p>
    </w:sdtContent>
  </w:sdt>
  <w:p w14:paraId="3E00A668" w14:textId="48E89AF2" w:rsidR="00AD45FB" w:rsidRDefault="00AD45F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258410" w14:textId="77777777" w:rsidR="00306010" w:rsidRDefault="00306010">
      <w:r>
        <w:separator/>
      </w:r>
    </w:p>
  </w:footnote>
  <w:footnote w:type="continuationSeparator" w:id="0">
    <w:p w14:paraId="796BC7F2" w14:textId="77777777" w:rsidR="00306010" w:rsidRDefault="00306010">
      <w:r>
        <w:continuationSeparator/>
      </w:r>
    </w:p>
  </w:footnote>
  <w:footnote w:type="continuationNotice" w:id="1">
    <w:p w14:paraId="2AFB5645" w14:textId="77777777" w:rsidR="00306010" w:rsidRDefault="00306010"/>
  </w:footnote>
  <w:footnote w:id="2">
    <w:p w14:paraId="72DDA9D3" w14:textId="60393860" w:rsidR="00AD45FB" w:rsidRDefault="00AD45FB">
      <w:pPr>
        <w:pStyle w:val="FootnoteText"/>
      </w:pPr>
      <w:r>
        <w:rPr>
          <w:rStyle w:val="FootnoteReference"/>
        </w:rPr>
        <w:footnoteRef/>
      </w:r>
      <w:r>
        <w:t xml:space="preserve"> </w:t>
      </w:r>
      <w:ins w:id="69" w:author="Benjamin Meyer" w:date="2023-01-26T16:27:00Z">
        <w:r>
          <w:t>Kenai Watershed Forum has been this contractor from 2000 – present</w:t>
        </w:r>
      </w:ins>
      <w:r>
        <w:t>.</w:t>
      </w:r>
    </w:p>
  </w:footnote>
  <w:footnote w:id="3">
    <w:p w14:paraId="4350756C" w14:textId="77777777" w:rsidR="00AD45FB" w:rsidRDefault="00AD45FB" w:rsidP="00CB62C7">
      <w:pPr>
        <w:pStyle w:val="FootnoteText"/>
        <w:ind w:left="720"/>
      </w:pPr>
      <w:ins w:id="103" w:author="Benjamin Meyer" w:date="2022-08-22T15:36:00Z">
        <w:r w:rsidRPr="00D14AB6">
          <w:t>*</w:t>
        </w:r>
        <w:r>
          <w:t xml:space="preserve"> </w:t>
        </w:r>
      </w:ins>
      <w:ins w:id="104" w:author="Benjamin Meyer" w:date="2022-08-22T15:37:00Z">
        <w:r>
          <w:t>All</w:t>
        </w:r>
      </w:ins>
      <w:ins w:id="105" w:author="Benjamin Meyer" w:date="2022-08-22T15:36:00Z">
        <w:r>
          <w:t xml:space="preserve"> measurements used to calculate</w:t>
        </w:r>
      </w:ins>
      <w:ins w:id="106" w:author="Benjamin Meyer" w:date="2022-08-22T15:37:00Z">
        <w:r>
          <w:t xml:space="preserve"> pr</w:t>
        </w:r>
      </w:ins>
      <w:ins w:id="107" w:author="Benjamin Meyer" w:date="2022-08-22T15:40:00Z">
        <w:r>
          <w:t xml:space="preserve">ecision / </w:t>
        </w:r>
      </w:ins>
      <w:ins w:id="108" w:author="Benjamin Meyer" w:date="2022-08-22T15:41:00Z">
        <w:r>
          <w:t>RPD</w:t>
        </w:r>
      </w:ins>
      <w:ins w:id="109" w:author="Benjamin Meyer" w:date="2022-08-22T15:42:00Z">
        <w:r>
          <w:t xml:space="preserve"> must be above limit of quantitation </w:t>
        </w:r>
      </w:ins>
      <w:ins w:id="110" w:author="Benjamin Meyer" w:date="2023-01-18T13:34:00Z">
        <w:r>
          <w:t>(LOQ</w:t>
        </w:r>
      </w:ins>
      <w:ins w:id="111" w:author="Benjamin Meyer" w:date="2022-08-22T15:44:00Z">
        <w:r>
          <w:t>) and/or reporting limit (RL)</w:t>
        </w:r>
      </w:ins>
    </w:p>
  </w:footnote>
  <w:footnote w:id="4">
    <w:p w14:paraId="00B57E8A" w14:textId="77777777" w:rsidR="00AD45FB" w:rsidRDefault="00AD45FB" w:rsidP="00CB62C7">
      <w:pPr>
        <w:pStyle w:val="FootnoteText"/>
      </w:pPr>
      <w:ins w:id="130" w:author="Benjamin Meyer" w:date="2022-08-22T15:47:00Z">
        <w:r>
          <w:rPr>
            <w:rStyle w:val="FootnoteReference"/>
          </w:rPr>
          <w:t>*</w:t>
        </w:r>
      </w:ins>
      <w:ins w:id="131" w:author="Benjamin Meyer" w:date="2022-08-22T15:45:00Z">
        <w:r>
          <w:t xml:space="preserve"> All measurements used to calculate precision / RPD must be above </w:t>
        </w:r>
      </w:ins>
      <w:ins w:id="132" w:author="Benjamin Meyer" w:date="2023-01-18T13:35:00Z">
        <w:r>
          <w:t>limit of quantitation (LOQ</w:t>
        </w:r>
      </w:ins>
      <w:ins w:id="133" w:author="Benjamin Meyer" w:date="2022-08-22T15:45:00Z">
        <w:r>
          <w:t>) and/or reporting limit (RL)</w:t>
        </w:r>
      </w:ins>
    </w:p>
  </w:footnote>
  <w:footnote w:id="5">
    <w:p w14:paraId="4DC4207D" w14:textId="77777777" w:rsidR="00AD45FB" w:rsidRDefault="00AD45FB" w:rsidP="00CB62C7">
      <w:pPr>
        <w:pStyle w:val="FootnoteText"/>
      </w:pPr>
      <w:ins w:id="143" w:author="Benjamin Meyer" w:date="2022-08-22T15:47:00Z">
        <w:r>
          <w:rPr>
            <w:rStyle w:val="FootnoteReference"/>
          </w:rPr>
          <w:t>*</w:t>
        </w:r>
        <w:r>
          <w:t xml:space="preserve"> All measurements used to calculate precision / RPD must be above </w:t>
        </w:r>
      </w:ins>
      <w:ins w:id="144" w:author="Benjamin Meyer" w:date="2023-01-18T13:35:00Z">
        <w:r>
          <w:t>limit of quantitation (LOQ)</w:t>
        </w:r>
      </w:ins>
      <w:ins w:id="145" w:author="Benjamin Meyer" w:date="2022-08-22T15:47:00Z">
        <w:r>
          <w:t xml:space="preserve"> and/or reporting limit (RL)</w:t>
        </w:r>
      </w:ins>
    </w:p>
  </w:footnote>
  <w:footnote w:id="6">
    <w:p w14:paraId="781F49A1" w14:textId="77777777" w:rsidR="00AD45FB" w:rsidRDefault="00AD45FB" w:rsidP="00CB62C7">
      <w:pPr>
        <w:pStyle w:val="FootnoteText"/>
      </w:pPr>
      <w:ins w:id="166" w:author="Benjamin Meyer" w:date="2022-08-22T15:48:00Z">
        <w:r>
          <w:rPr>
            <w:rStyle w:val="FootnoteReference"/>
          </w:rPr>
          <w:footnoteRef/>
        </w:r>
        <w:r>
          <w:t xml:space="preserve"> </w:t>
        </w:r>
      </w:ins>
      <w:ins w:id="167" w:author="Benjamin Meyer" w:date="2022-08-22T15:49:00Z">
        <w:r>
          <w:t xml:space="preserve">All measurements used to calculate precision / RPD must be above </w:t>
        </w:r>
      </w:ins>
      <w:ins w:id="168" w:author="Benjamin Meyer" w:date="2023-01-18T13:35:00Z">
        <w:r>
          <w:t>limit of quantitation (LOQ</w:t>
        </w:r>
      </w:ins>
      <w:ins w:id="169" w:author="Benjamin Meyer" w:date="2022-08-22T15:49:00Z">
        <w:r>
          <w:t>) and/or reporting limit (RL)</w:t>
        </w:r>
      </w:ins>
    </w:p>
  </w:footnote>
  <w:footnote w:id="7">
    <w:p w14:paraId="19D665A7" w14:textId="77777777" w:rsidR="00AD45FB" w:rsidRPr="00EA6E5A" w:rsidRDefault="00AD45FB"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1AF9B" w14:textId="77777777" w:rsidR="00AD45FB" w:rsidRDefault="00AD45FB" w:rsidP="00A6199B">
    <w:pPr>
      <w:pStyle w:val="Header"/>
      <w:jc w:val="right"/>
      <w:rPr>
        <w:sz w:val="18"/>
      </w:rPr>
    </w:pPr>
    <w:r>
      <w:rPr>
        <w:sz w:val="18"/>
      </w:rPr>
      <w:t>Kenai River Water Quality Monitoring</w:t>
    </w:r>
    <w:r>
      <w:rPr>
        <w:spacing w:val="-13"/>
        <w:sz w:val="18"/>
      </w:rPr>
      <w:t xml:space="preserve"> </w:t>
    </w:r>
    <w:r>
      <w:rPr>
        <w:sz w:val="18"/>
      </w:rPr>
      <w:t>Program</w:t>
    </w:r>
  </w:p>
  <w:p w14:paraId="411AAD71" w14:textId="77777777" w:rsidR="00AD45FB" w:rsidRDefault="00AD45FB" w:rsidP="00A6199B">
    <w:pPr>
      <w:pStyle w:val="Header"/>
      <w:jc w:val="right"/>
    </w:pPr>
    <w:r>
      <w:rPr>
        <w:sz w:val="18"/>
      </w:rPr>
      <w:t>January 2023 QAPP v4</w:t>
    </w:r>
  </w:p>
  <w:p w14:paraId="377CA39D" w14:textId="77777777" w:rsidR="00AD45FB" w:rsidRDefault="00AD45FB">
    <w:pPr>
      <w:pStyle w:val="Header"/>
    </w:pPr>
  </w:p>
  <w:p w14:paraId="439D9687" w14:textId="77777777" w:rsidR="00AD45FB" w:rsidRDefault="00AD45F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08439" w14:textId="77777777" w:rsidR="00AD45FB" w:rsidRDefault="00AD45F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B4A31"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944960" behindDoc="1" locked="0" layoutInCell="1" allowOverlap="1" wp14:anchorId="3519DE12" wp14:editId="3C691B60">
              <wp:simplePos x="0" y="0"/>
              <wp:positionH relativeFrom="page">
                <wp:posOffset>7373620</wp:posOffset>
              </wp:positionH>
              <wp:positionV relativeFrom="page">
                <wp:posOffset>577215</wp:posOffset>
              </wp:positionV>
              <wp:extent cx="2232025" cy="283845"/>
              <wp:effectExtent l="0" t="0" r="0" b="0"/>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DEAAC"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AD45FB" w:rsidRDefault="00AD45FB" w:rsidP="00505ACF">
                          <w:pPr>
                            <w:ind w:right="118"/>
                            <w:jc w:val="right"/>
                            <w:rPr>
                              <w:sz w:val="18"/>
                            </w:rPr>
                          </w:pPr>
                          <w:r>
                            <w:rPr>
                              <w:sz w:val="18"/>
                            </w:rPr>
                            <w:t>January 2023 QAPP v4</w:t>
                          </w:r>
                        </w:p>
                        <w:p w14:paraId="7A02B53A" w14:textId="77777777" w:rsidR="00AD45FB" w:rsidRDefault="00AD45FB"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9DE12" id="_x0000_t202" coordsize="21600,21600" o:spt="202" path="m,l,21600r21600,l21600,xe">
              <v:stroke joinstyle="miter"/>
              <v:path gradientshapeok="t" o:connecttype="rect"/>
            </v:shapetype>
            <v:shape id="Text Box 34" o:spid="_x0000_s1043" type="#_x0000_t202" style="position:absolute;margin-left:580.6pt;margin-top:45.45pt;width:175.75pt;height:22.35pt;z-index:-1937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4zsA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" filled="f" stroked="f">
              <v:textbox inset="0,0,0,0">
                <w:txbxContent>
                  <w:p w14:paraId="57EDEAAC"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AD45FB" w:rsidRDefault="00AD45FB" w:rsidP="00505ACF">
                    <w:pPr>
                      <w:ind w:right="118"/>
                      <w:jc w:val="right"/>
                      <w:rPr>
                        <w:sz w:val="18"/>
                      </w:rPr>
                    </w:pPr>
                    <w:r>
                      <w:rPr>
                        <w:sz w:val="18"/>
                      </w:rPr>
                      <w:t>January 2023 QAPP v4</w:t>
                    </w:r>
                  </w:p>
                  <w:p w14:paraId="7A02B53A" w14:textId="77777777" w:rsidR="00AD45FB" w:rsidRDefault="00AD45FB" w:rsidP="00505ACF">
                    <w:pPr>
                      <w:spacing w:before="1"/>
                      <w:ind w:left="1843"/>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AD45FB" w:rsidRDefault="00AD45FB" w:rsidP="00505ACF">
                          <w:pPr>
                            <w:ind w:right="118"/>
                            <w:jc w:val="right"/>
                            <w:rPr>
                              <w:sz w:val="18"/>
                            </w:rPr>
                          </w:pPr>
                          <w:r>
                            <w:rPr>
                              <w:sz w:val="18"/>
                            </w:rPr>
                            <w:t>January 2023 QAPP v4</w:t>
                          </w:r>
                        </w:p>
                        <w:p w14:paraId="4FDC1303" w14:textId="1F368DD1" w:rsidR="00AD45FB" w:rsidRDefault="00AD45FB"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_x0000_s1045"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9x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sbMRrdi3sjq&#10;ERSsJAgMZAqDD4xGqu8YDTBEMqy/7ahiGLXvBbwCO3EmQ03GZjKoKOFqhg1Go7ky42Ta9YpvG0Ae&#10;35mQN/BSau5E/JTF8X3BYHBcjkPMTp7zf+f1NGqXv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JaGf3GyAgAAsgUA&#10;AA4AAAAAAAAAAAAAAAAALgIAAGRycy9lMm9Eb2MueG1sUEsBAi0AFAAGAAgAAAAhAMWTuHTgAAAA&#10;DAEAAA8AAAAAAAAAAAAAAAAADAUAAGRycy9kb3ducmV2LnhtbFBLBQYAAAAABAAEAPMAAAAZBgAA&#10;AAA=&#10;" filled="f" stroked="f">
              <v:textbox inset="0,0,0,0">
                <w:txbxContent>
                  <w:p w14:paraId="319F85C8"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AD45FB" w:rsidRDefault="00AD45FB" w:rsidP="00505ACF">
                    <w:pPr>
                      <w:ind w:right="118"/>
                      <w:jc w:val="right"/>
                      <w:rPr>
                        <w:sz w:val="18"/>
                      </w:rPr>
                    </w:pPr>
                    <w:r>
                      <w:rPr>
                        <w:sz w:val="18"/>
                      </w:rPr>
                      <w:t>January 2023 QAPP v4</w:t>
                    </w:r>
                  </w:p>
                  <w:p w14:paraId="4FDC1303" w14:textId="1F368DD1" w:rsidR="00AD45FB" w:rsidRDefault="00AD45FB" w:rsidP="00505ACF">
                    <w:pPr>
                      <w:spacing w:before="1"/>
                      <w:ind w:left="1843"/>
                      <w:rPr>
                        <w:sz w:val="1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A824F" w14:textId="77777777" w:rsidR="00AD45FB" w:rsidRDefault="00AD45FB">
    <w:pPr>
      <w:pStyle w:val="BodyText"/>
      <w:spacing w:line="14" w:lineRule="auto"/>
      <w:rPr>
        <w:sz w:val="20"/>
      </w:rPr>
    </w:pPr>
    <w:r>
      <w:rPr>
        <w:noProof/>
      </w:rPr>
      <mc:AlternateContent>
        <mc:Choice Requires="wps">
          <w:drawing>
            <wp:anchor distT="0" distB="0" distL="114300" distR="114300" simplePos="0" relativeHeight="483948032" behindDoc="1" locked="0" layoutInCell="1" allowOverlap="1" wp14:anchorId="48B444EB" wp14:editId="46C4B626">
              <wp:simplePos x="0" y="0"/>
              <wp:positionH relativeFrom="page">
                <wp:posOffset>4583875</wp:posOffset>
              </wp:positionH>
              <wp:positionV relativeFrom="page">
                <wp:posOffset>581891</wp:posOffset>
              </wp:positionV>
              <wp:extent cx="2232025" cy="368135"/>
              <wp:effectExtent l="0" t="0" r="15875" b="13335"/>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4DA7"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AD45FB" w:rsidRDefault="00AD45FB" w:rsidP="00505ACF">
                          <w:pPr>
                            <w:ind w:right="118"/>
                            <w:jc w:val="right"/>
                            <w:rPr>
                              <w:sz w:val="18"/>
                            </w:rPr>
                          </w:pPr>
                          <w:r>
                            <w:rPr>
                              <w:sz w:val="18"/>
                            </w:rPr>
                            <w:t>January 2023 QAPP 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444EB" id="_x0000_t202" coordsize="21600,21600" o:spt="202" path="m,l,21600r21600,l21600,xe">
              <v:stroke joinstyle="miter"/>
              <v:path gradientshapeok="t" o:connecttype="rect"/>
            </v:shapetype>
            <v:shape id="Text Box 32" o:spid="_x0000_s1047" type="#_x0000_t202" style="position:absolute;margin-left:360.95pt;margin-top:45.8pt;width:175.75pt;height:29pt;z-index:-1936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hW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Fk5WFayAgAAsgUA&#10;AA4AAAAAAAAAAAAAAAAALgIAAGRycy9lMm9Eb2MueG1sUEsBAi0AFAAGAAgAAAAhAOXpZkfgAAAA&#10;CwEAAA8AAAAAAAAAAAAAAAAADAUAAGRycy9kb3ducmV2LnhtbFBLBQYAAAAABAAEAPMAAAAZBgAA&#10;AAA=&#10;" filled="f" stroked="f">
              <v:textbox inset="0,0,0,0">
                <w:txbxContent>
                  <w:p w14:paraId="512D4DA7"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AD45FB" w:rsidRDefault="00AD45FB" w:rsidP="00505ACF">
                    <w:pPr>
                      <w:ind w:right="118"/>
                      <w:jc w:val="right"/>
                      <w:rPr>
                        <w:sz w:val="18"/>
                      </w:rPr>
                    </w:pPr>
                    <w:r>
                      <w:rPr>
                        <w:sz w:val="18"/>
                      </w:rPr>
                      <w:t>January 2023 QAPP v4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D0CB552" w:rsidR="00AD45FB" w:rsidRDefault="00AD45FB">
    <w:pPr>
      <w:pStyle w:val="BodyText"/>
      <w:spacing w:line="14" w:lineRule="auto"/>
      <w:rPr>
        <w:sz w:val="20"/>
      </w:rPr>
    </w:pPr>
    <w:r>
      <w:rPr>
        <w:noProof/>
      </w:rPr>
      <mc:AlternateContent>
        <mc:Choice Requires="wps">
          <w:drawing>
            <wp:anchor distT="0" distB="0" distL="114300" distR="114300" simplePos="0" relativeHeight="483927552" behindDoc="1" locked="0" layoutInCell="1" allowOverlap="1" wp14:anchorId="47F87EBC" wp14:editId="2322DC53">
              <wp:simplePos x="0" y="0"/>
              <wp:positionH relativeFrom="page">
                <wp:posOffset>4582160</wp:posOffset>
              </wp:positionH>
              <wp:positionV relativeFrom="page">
                <wp:posOffset>577215</wp:posOffset>
              </wp:positionV>
              <wp:extent cx="2232025" cy="283845"/>
              <wp:effectExtent l="0" t="0" r="0" b="0"/>
              <wp:wrapNone/>
              <wp:docPr id="11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E0593"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7C688BE0" w14:textId="347E151F" w:rsidR="00AD45FB" w:rsidRDefault="00AD45FB">
                          <w:pPr>
                            <w:spacing w:before="1"/>
                            <w:ind w:left="1843"/>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87EBC" id="_x0000_t202" coordsize="21600,21600" o:spt="202" path="m,l,21600r21600,l21600,xe">
              <v:stroke joinstyle="miter"/>
              <v:path gradientshapeok="t" o:connecttype="rect"/>
            </v:shapetype>
            <v:shape id="_x0000_s1048" type="#_x0000_t202" style="position:absolute;margin-left:360.8pt;margin-top:45.45pt;width:175.75pt;height:22.35pt;z-index:-1938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pO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" filled="f" stroked="f">
              <v:textbox inset="0,0,0,0">
                <w:txbxContent>
                  <w:p w14:paraId="0E3E0593" w14:textId="77777777" w:rsidR="00AD45FB" w:rsidRDefault="00AD45FB">
                    <w:pPr>
                      <w:spacing w:before="12"/>
                      <w:ind w:left="20"/>
                      <w:rPr>
                        <w:sz w:val="18"/>
                      </w:rPr>
                    </w:pPr>
                    <w:r>
                      <w:rPr>
                        <w:sz w:val="18"/>
                      </w:rPr>
                      <w:t>Kenai River Water Quality Monitoring</w:t>
                    </w:r>
                    <w:r>
                      <w:rPr>
                        <w:spacing w:val="-13"/>
                        <w:sz w:val="18"/>
                      </w:rPr>
                      <w:t xml:space="preserve"> </w:t>
                    </w:r>
                    <w:r>
                      <w:rPr>
                        <w:sz w:val="18"/>
                      </w:rPr>
                      <w:t>Program</w:t>
                    </w:r>
                  </w:p>
                  <w:p w14:paraId="7C688BE0" w14:textId="347E151F" w:rsidR="00AD45FB" w:rsidRDefault="00AD45FB">
                    <w:pPr>
                      <w:spacing w:before="1"/>
                      <w:ind w:left="1843"/>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0D036F95" w:rsidR="00AD45FB" w:rsidRPr="00447864" w:rsidRDefault="00AD45FB" w:rsidP="00D859C7">
    <w:pPr>
      <w:pStyle w:val="Header"/>
      <w:jc w:val="center"/>
      <w:rPr>
        <w:i/>
        <w:sz w:val="20"/>
      </w:rPr>
    </w:pPr>
    <w:r>
      <w:rPr>
        <w:noProof/>
      </w:rPr>
      <mc:AlternateContent>
        <mc:Choice Requires="wps">
          <w:drawing>
            <wp:anchor distT="0" distB="0" distL="114300" distR="114300" simplePos="0" relativeHeight="483950080" behindDoc="1" locked="0" layoutInCell="1" allowOverlap="1" wp14:anchorId="57DC5369" wp14:editId="355CD28F">
              <wp:simplePos x="0" y="0"/>
              <wp:positionH relativeFrom="page">
                <wp:posOffset>5000625</wp:posOffset>
              </wp:positionH>
              <wp:positionV relativeFrom="page">
                <wp:posOffset>466725</wp:posOffset>
              </wp:positionV>
              <wp:extent cx="2428875" cy="283845"/>
              <wp:effectExtent l="0" t="0" r="9525" b="1905"/>
              <wp:wrapNone/>
              <wp:docPr id="3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0B153" w14:textId="77777777" w:rsidR="00AD45FB" w:rsidRDefault="00AD45FB"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1B7FB304" w14:textId="77777777" w:rsidR="00AD45FB" w:rsidRDefault="00AD45FB" w:rsidP="00B87CA6">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C5369" id="_x0000_t202" coordsize="21600,21600" o:spt="202" path="m,l,21600r21600,l21600,xe">
              <v:stroke joinstyle="miter"/>
              <v:path gradientshapeok="t" o:connecttype="rect"/>
            </v:shapetype>
            <v:shape id="Text Box 30" o:spid="_x0000_s1049" type="#_x0000_t202" style="position:absolute;left:0;text-align:left;margin-left:393.75pt;margin-top:36.75pt;width:191.25pt;height:22.35pt;z-index:-1936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vFsw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" filled="f" stroked="f">
              <v:textbox inset="0,0,0,0">
                <w:txbxContent>
                  <w:p w14:paraId="5F60B153" w14:textId="77777777" w:rsidR="00AD45FB" w:rsidRDefault="00AD45FB"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1B7FB304" w14:textId="77777777" w:rsidR="00AD45FB" w:rsidRDefault="00AD45FB" w:rsidP="00B87CA6">
                    <w:pPr>
                      <w:spacing w:before="1"/>
                      <w:ind w:left="1843"/>
                      <w:jc w:val="right"/>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p w14:paraId="7FA7EC55" w14:textId="77777777" w:rsidR="00AD45FB" w:rsidRDefault="00AD45F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851F5" w14:textId="2D635FB4" w:rsidR="00AD45FB" w:rsidRDefault="00AD45FB">
    <w:pPr>
      <w:pStyle w:val="BodyText"/>
      <w:spacing w:line="14" w:lineRule="auto"/>
      <w:rPr>
        <w:sz w:val="20"/>
      </w:rPr>
    </w:pPr>
    <w:r>
      <w:rPr>
        <w:noProof/>
      </w:rPr>
      <mc:AlternateContent>
        <mc:Choice Requires="wps">
          <w:drawing>
            <wp:anchor distT="0" distB="0" distL="114300" distR="114300" simplePos="0" relativeHeight="483952128" behindDoc="1" locked="0" layoutInCell="1" allowOverlap="1" wp14:anchorId="585B490B" wp14:editId="34E11A47">
              <wp:simplePos x="0" y="0"/>
              <wp:positionH relativeFrom="margin">
                <wp:align>right</wp:align>
              </wp:positionH>
              <wp:positionV relativeFrom="page">
                <wp:posOffset>428625</wp:posOffset>
              </wp:positionV>
              <wp:extent cx="2428875" cy="283845"/>
              <wp:effectExtent l="0" t="0" r="9525" b="1905"/>
              <wp:wrapNone/>
              <wp:docPr id="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A7B81" w14:textId="77777777" w:rsidR="00AD45FB" w:rsidRDefault="00AD45FB"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58A0D6F5" w14:textId="77777777" w:rsidR="00AD45FB" w:rsidRDefault="00AD45FB" w:rsidP="00B87CA6">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5B490B" id="_x0000_t202" coordsize="21600,21600" o:spt="202" path="m,l,21600r21600,l21600,xe">
              <v:stroke joinstyle="miter"/>
              <v:path gradientshapeok="t" o:connecttype="rect"/>
            </v:shapetype>
            <v:shape id="_x0000_s1050" type="#_x0000_t202" style="position:absolute;margin-left:140.05pt;margin-top:33.75pt;width:191.25pt;height:22.35pt;z-index:-193643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Plsg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" filled="f" stroked="f">
              <v:textbox inset="0,0,0,0">
                <w:txbxContent>
                  <w:p w14:paraId="423A7B81" w14:textId="77777777" w:rsidR="00AD45FB" w:rsidRDefault="00AD45FB"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58A0D6F5" w14:textId="77777777" w:rsidR="00AD45FB" w:rsidRDefault="00AD45FB" w:rsidP="00B87CA6">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073DEDB" w:rsidR="00AD45FB" w:rsidRDefault="00AD45FB">
    <w:pPr>
      <w:pStyle w:val="BodyText"/>
      <w:spacing w:line="14" w:lineRule="auto"/>
      <w:rPr>
        <w:sz w:val="2"/>
      </w:rPr>
    </w:pPr>
    <w:r>
      <w:rPr>
        <w:noProof/>
      </w:rPr>
      <mc:AlternateContent>
        <mc:Choice Requires="wps">
          <w:drawing>
            <wp:anchor distT="0" distB="0" distL="114300" distR="114300" simplePos="0" relativeHeight="483960320" behindDoc="1" locked="0" layoutInCell="1" allowOverlap="1" wp14:anchorId="2839610F" wp14:editId="351D1B93">
              <wp:simplePos x="0" y="0"/>
              <wp:positionH relativeFrom="margin">
                <wp:posOffset>6248400</wp:posOffset>
              </wp:positionH>
              <wp:positionV relativeFrom="page">
                <wp:posOffset>314325</wp:posOffset>
              </wp:positionV>
              <wp:extent cx="2428875" cy="283845"/>
              <wp:effectExtent l="0" t="0" r="9525" b="1905"/>
              <wp:wrapNone/>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AFFC0" w14:textId="77777777" w:rsidR="00AD45FB" w:rsidRDefault="00AD45FB" w:rsidP="00BC56CD">
                          <w:pPr>
                            <w:spacing w:before="12"/>
                            <w:ind w:left="20"/>
                            <w:jc w:val="right"/>
                            <w:rPr>
                              <w:sz w:val="18"/>
                            </w:rPr>
                          </w:pPr>
                          <w:r>
                            <w:rPr>
                              <w:sz w:val="18"/>
                            </w:rPr>
                            <w:t>Kenai River Water Quality Monitoring</w:t>
                          </w:r>
                          <w:r>
                            <w:rPr>
                              <w:spacing w:val="-13"/>
                              <w:sz w:val="18"/>
                            </w:rPr>
                            <w:t xml:space="preserve"> </w:t>
                          </w:r>
                          <w:r>
                            <w:rPr>
                              <w:sz w:val="18"/>
                            </w:rPr>
                            <w:t>Program</w:t>
                          </w:r>
                        </w:p>
                        <w:p w14:paraId="6FC256D1" w14:textId="77777777" w:rsidR="00AD45FB" w:rsidRDefault="00AD45FB" w:rsidP="00BC56CD">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39610F" id="_x0000_t202" coordsize="21600,21600" o:spt="202" path="m,l,21600r21600,l21600,xe">
              <v:stroke joinstyle="miter"/>
              <v:path gradientshapeok="t" o:connecttype="rect"/>
            </v:shapetype>
            <v:shape id="_x0000_s1051" type="#_x0000_t202" style="position:absolute;margin-left:492pt;margin-top:24.75pt;width:191.25pt;height:22.35pt;z-index:-193561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35sw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" filled="f" stroked="f">
              <v:textbox inset="0,0,0,0">
                <w:txbxContent>
                  <w:p w14:paraId="7DCAFFC0" w14:textId="77777777" w:rsidR="00AD45FB" w:rsidRDefault="00AD45FB" w:rsidP="00BC56CD">
                    <w:pPr>
                      <w:spacing w:before="12"/>
                      <w:ind w:left="20"/>
                      <w:jc w:val="right"/>
                      <w:rPr>
                        <w:sz w:val="18"/>
                      </w:rPr>
                    </w:pPr>
                    <w:r>
                      <w:rPr>
                        <w:sz w:val="18"/>
                      </w:rPr>
                      <w:t>Kenai River Water Quality Monitoring</w:t>
                    </w:r>
                    <w:r>
                      <w:rPr>
                        <w:spacing w:val="-13"/>
                        <w:sz w:val="18"/>
                      </w:rPr>
                      <w:t xml:space="preserve"> </w:t>
                    </w:r>
                    <w:r>
                      <w:rPr>
                        <w:sz w:val="18"/>
                      </w:rPr>
                      <w:t>Program</w:t>
                    </w:r>
                  </w:p>
                  <w:p w14:paraId="6FC256D1" w14:textId="77777777" w:rsidR="00AD45FB" w:rsidRDefault="00AD45FB" w:rsidP="00BC56CD">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506A5" w14:textId="729F6363" w:rsidR="00AD45FB" w:rsidRDefault="00AD45FB">
    <w:pPr>
      <w:pStyle w:val="BodyText"/>
      <w:spacing w:line="14" w:lineRule="auto"/>
      <w:rPr>
        <w:sz w:val="20"/>
      </w:rPr>
    </w:pPr>
    <w:r>
      <w:rPr>
        <w:noProof/>
      </w:rPr>
      <mc:AlternateContent>
        <mc:Choice Requires="wps">
          <w:drawing>
            <wp:anchor distT="0" distB="0" distL="114300" distR="114300" simplePos="0" relativeHeight="483962368" behindDoc="1" locked="0" layoutInCell="1" allowOverlap="1" wp14:anchorId="67B4CE70" wp14:editId="33E390B8">
              <wp:simplePos x="0" y="0"/>
              <wp:positionH relativeFrom="margin">
                <wp:align>right</wp:align>
              </wp:positionH>
              <wp:positionV relativeFrom="page">
                <wp:posOffset>436880</wp:posOffset>
              </wp:positionV>
              <wp:extent cx="2428875" cy="283845"/>
              <wp:effectExtent l="0" t="0" r="9525" b="1905"/>
              <wp:wrapNone/>
              <wp:docPr id="4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C1FD4" w14:textId="77777777" w:rsidR="00AD45FB" w:rsidRDefault="00AD45FB" w:rsidP="00FE627C">
                          <w:pPr>
                            <w:spacing w:before="12"/>
                            <w:ind w:left="20"/>
                            <w:jc w:val="right"/>
                            <w:rPr>
                              <w:sz w:val="18"/>
                            </w:rPr>
                          </w:pPr>
                          <w:r>
                            <w:rPr>
                              <w:sz w:val="18"/>
                            </w:rPr>
                            <w:t>Kenai River Water Quality Monitoring</w:t>
                          </w:r>
                          <w:r>
                            <w:rPr>
                              <w:spacing w:val="-13"/>
                              <w:sz w:val="18"/>
                            </w:rPr>
                            <w:t xml:space="preserve"> </w:t>
                          </w:r>
                          <w:r>
                            <w:rPr>
                              <w:sz w:val="18"/>
                            </w:rPr>
                            <w:t>Program</w:t>
                          </w:r>
                        </w:p>
                        <w:p w14:paraId="3A8DF290" w14:textId="77777777" w:rsidR="00AD45FB" w:rsidRDefault="00AD45FB" w:rsidP="00FE627C">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B4CE70" id="_x0000_t202" coordsize="21600,21600" o:spt="202" path="m,l,21600r21600,l21600,xe">
              <v:stroke joinstyle="miter"/>
              <v:path gradientshapeok="t" o:connecttype="rect"/>
            </v:shapetype>
            <v:shape id="_x0000_s1052" type="#_x0000_t202" style="position:absolute;margin-left:140.05pt;margin-top:34.4pt;width:191.25pt;height:22.35pt;z-index:-193541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" filled="f" stroked="f">
              <v:textbox inset="0,0,0,0">
                <w:txbxContent>
                  <w:p w14:paraId="61EC1FD4" w14:textId="77777777" w:rsidR="00AD45FB" w:rsidRDefault="00AD45FB" w:rsidP="00FE627C">
                    <w:pPr>
                      <w:spacing w:before="12"/>
                      <w:ind w:left="20"/>
                      <w:jc w:val="right"/>
                      <w:rPr>
                        <w:sz w:val="18"/>
                      </w:rPr>
                    </w:pPr>
                    <w:r>
                      <w:rPr>
                        <w:sz w:val="18"/>
                      </w:rPr>
                      <w:t>Kenai River Water Quality Monitoring</w:t>
                    </w:r>
                    <w:r>
                      <w:rPr>
                        <w:spacing w:val="-13"/>
                        <w:sz w:val="18"/>
                      </w:rPr>
                      <w:t xml:space="preserve"> </w:t>
                    </w:r>
                    <w:r>
                      <w:rPr>
                        <w:sz w:val="18"/>
                      </w:rPr>
                      <w:t>Program</w:t>
                    </w:r>
                  </w:p>
                  <w:p w14:paraId="3A8DF290" w14:textId="77777777" w:rsidR="00AD45FB" w:rsidRDefault="00AD45FB" w:rsidP="00FE627C">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0C395643" w:rsidR="00AD45FB" w:rsidRDefault="00AD45FB">
    <w:pPr>
      <w:pStyle w:val="BodyText"/>
      <w:spacing w:line="14" w:lineRule="auto"/>
      <w:rPr>
        <w:sz w:val="20"/>
      </w:rPr>
    </w:pPr>
    <w:r>
      <w:rPr>
        <w:noProof/>
      </w:rPr>
      <mc:AlternateContent>
        <mc:Choice Requires="wps">
          <w:drawing>
            <wp:anchor distT="0" distB="0" distL="114300" distR="114300" simplePos="0" relativeHeight="483964416" behindDoc="1" locked="0" layoutInCell="1" allowOverlap="1" wp14:anchorId="0EAF0F00" wp14:editId="6F1FE72C">
              <wp:simplePos x="0" y="0"/>
              <wp:positionH relativeFrom="margin">
                <wp:align>right</wp:align>
              </wp:positionH>
              <wp:positionV relativeFrom="page">
                <wp:posOffset>465455</wp:posOffset>
              </wp:positionV>
              <wp:extent cx="2428875" cy="283845"/>
              <wp:effectExtent l="0" t="0" r="9525" b="1905"/>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1A424" w14:textId="77777777" w:rsidR="00AD45FB" w:rsidRDefault="00AD45FB" w:rsidP="00BE7085">
                          <w:pPr>
                            <w:spacing w:before="12"/>
                            <w:ind w:left="20"/>
                            <w:jc w:val="right"/>
                            <w:rPr>
                              <w:sz w:val="18"/>
                            </w:rPr>
                          </w:pPr>
                          <w:r>
                            <w:rPr>
                              <w:sz w:val="18"/>
                            </w:rPr>
                            <w:t>Kenai River Water Quality Monitoring</w:t>
                          </w:r>
                          <w:r>
                            <w:rPr>
                              <w:spacing w:val="-13"/>
                              <w:sz w:val="18"/>
                            </w:rPr>
                            <w:t xml:space="preserve"> </w:t>
                          </w:r>
                          <w:r>
                            <w:rPr>
                              <w:sz w:val="18"/>
                            </w:rPr>
                            <w:t>Program</w:t>
                          </w:r>
                        </w:p>
                        <w:p w14:paraId="64D2F622" w14:textId="77777777" w:rsidR="00AD45FB" w:rsidRDefault="00AD45FB" w:rsidP="00BE7085">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AF0F00" id="_x0000_t202" coordsize="21600,21600" o:spt="202" path="m,l,21600r21600,l21600,xe">
              <v:stroke joinstyle="miter"/>
              <v:path gradientshapeok="t" o:connecttype="rect"/>
            </v:shapetype>
            <v:shape id="_x0000_s1053" type="#_x0000_t202" style="position:absolute;margin-left:140.05pt;margin-top:36.65pt;width:191.25pt;height:22.35pt;z-index:-193520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XhCswIAALM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" filled="f" stroked="f">
              <v:textbox inset="0,0,0,0">
                <w:txbxContent>
                  <w:p w14:paraId="6911A424" w14:textId="77777777" w:rsidR="00AD45FB" w:rsidRDefault="00AD45FB" w:rsidP="00BE7085">
                    <w:pPr>
                      <w:spacing w:before="12"/>
                      <w:ind w:left="20"/>
                      <w:jc w:val="right"/>
                      <w:rPr>
                        <w:sz w:val="18"/>
                      </w:rPr>
                    </w:pPr>
                    <w:r>
                      <w:rPr>
                        <w:sz w:val="18"/>
                      </w:rPr>
                      <w:t>Kenai River Water Quality Monitoring</w:t>
                    </w:r>
                    <w:r>
                      <w:rPr>
                        <w:spacing w:val="-13"/>
                        <w:sz w:val="18"/>
                      </w:rPr>
                      <w:t xml:space="preserve"> </w:t>
                    </w:r>
                    <w:r>
                      <w:rPr>
                        <w:sz w:val="18"/>
                      </w:rPr>
                      <w:t>Program</w:t>
                    </w:r>
                  </w:p>
                  <w:p w14:paraId="64D2F622" w14:textId="77777777" w:rsidR="00AD45FB" w:rsidRDefault="00AD45FB" w:rsidP="00BE7085">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C7C70" w14:textId="5B5FA93B" w:rsidR="00AD45FB" w:rsidRDefault="00AD45FB">
    <w:pPr>
      <w:pStyle w:val="BodyText"/>
      <w:spacing w:line="14" w:lineRule="auto"/>
      <w:rPr>
        <w:sz w:val="20"/>
      </w:rPr>
    </w:pPr>
    <w:r>
      <w:rPr>
        <w:noProof/>
      </w:rPr>
      <mc:AlternateContent>
        <mc:Choice Requires="wps">
          <w:drawing>
            <wp:anchor distT="0" distB="0" distL="114300" distR="114300" simplePos="0" relativeHeight="483954176" behindDoc="1" locked="0" layoutInCell="1" allowOverlap="1" wp14:anchorId="7FEC1572" wp14:editId="7E70EEBD">
              <wp:simplePos x="0" y="0"/>
              <wp:positionH relativeFrom="page">
                <wp:posOffset>4867275</wp:posOffset>
              </wp:positionH>
              <wp:positionV relativeFrom="page">
                <wp:posOffset>322580</wp:posOffset>
              </wp:positionV>
              <wp:extent cx="2232025" cy="455295"/>
              <wp:effectExtent l="0" t="0" r="15875" b="1905"/>
              <wp:wrapNone/>
              <wp:docPr id="1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1DD85"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353C0A30"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C1572" id="_x0000_t202" coordsize="21600,21600" o:spt="202" path="m,l,21600r21600,l21600,xe">
              <v:stroke joinstyle="miter"/>
              <v:path gradientshapeok="t" o:connecttype="rect"/>
            </v:shapetype>
            <v:shape id="Text Box 8" o:spid="_x0000_s1054" type="#_x0000_t202" style="position:absolute;margin-left:383.25pt;margin-top:25.4pt;width:175.75pt;height:35.85pt;z-index:-1936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scsQ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" filled="f" stroked="f">
              <v:textbox inset="0,0,0,0">
                <w:txbxContent>
                  <w:p w14:paraId="3321DD85"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353C0A30"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9E5A8" w14:textId="61E03F5D" w:rsidR="00AD45FB" w:rsidRDefault="00AD45FB">
    <w:pPr>
      <w:pStyle w:val="BodyText"/>
      <w:spacing w:line="14" w:lineRule="auto"/>
      <w:rPr>
        <w:sz w:val="20"/>
      </w:rPr>
    </w:pPr>
    <w:r>
      <w:rPr>
        <w:noProof/>
      </w:rPr>
      <mc:AlternateContent>
        <mc:Choice Requires="wps">
          <w:drawing>
            <wp:anchor distT="0" distB="0" distL="114300" distR="114300" simplePos="0" relativeHeight="483956224" behindDoc="1" locked="0" layoutInCell="1" allowOverlap="1" wp14:anchorId="31D6162A" wp14:editId="74CE46AF">
              <wp:simplePos x="0" y="0"/>
              <wp:positionH relativeFrom="page">
                <wp:posOffset>4765675</wp:posOffset>
              </wp:positionH>
              <wp:positionV relativeFrom="page">
                <wp:posOffset>255905</wp:posOffset>
              </wp:positionV>
              <wp:extent cx="2232025" cy="455295"/>
              <wp:effectExtent l="0" t="0" r="15875" b="1905"/>
              <wp:wrapNone/>
              <wp:docPr id="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FF3B3"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1094D719"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6162A" id="_x0000_t202" coordsize="21600,21600" o:spt="202" path="m,l,21600r21600,l21600,xe">
              <v:stroke joinstyle="miter"/>
              <v:path gradientshapeok="t" o:connecttype="rect"/>
            </v:shapetype>
            <v:shape id="_x0000_s1055" type="#_x0000_t202" style="position:absolute;margin-left:375.25pt;margin-top:20.15pt;width:175.75pt;height:35.85pt;z-index:-1936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iesgIAALI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" filled="f" stroked="f">
              <v:textbox inset="0,0,0,0">
                <w:txbxContent>
                  <w:p w14:paraId="1EDFF3B3"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1094D719"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08BE86BE" w:rsidR="00AD45FB" w:rsidRDefault="00AD45FB">
    <w:pPr>
      <w:pStyle w:val="BodyText"/>
      <w:spacing w:line="14" w:lineRule="auto"/>
      <w:rPr>
        <w:sz w:val="20"/>
      </w:rPr>
    </w:pPr>
    <w:r>
      <w:rPr>
        <w:noProof/>
      </w:rPr>
      <mc:AlternateContent>
        <mc:Choice Requires="wps">
          <w:drawing>
            <wp:anchor distT="0" distB="0" distL="114300" distR="114300" simplePos="0" relativeHeight="483958272" behindDoc="1" locked="0" layoutInCell="1" allowOverlap="1" wp14:anchorId="1043DBDA" wp14:editId="2BB9AE72">
              <wp:simplePos x="0" y="0"/>
              <wp:positionH relativeFrom="page">
                <wp:posOffset>5286375</wp:posOffset>
              </wp:positionH>
              <wp:positionV relativeFrom="page">
                <wp:posOffset>409575</wp:posOffset>
              </wp:positionV>
              <wp:extent cx="2232025" cy="455295"/>
              <wp:effectExtent l="0" t="0" r="15875" b="1905"/>
              <wp:wrapNone/>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6E5B"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57418CAC"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43DBDA" id="_x0000_t202" coordsize="21600,21600" o:spt="202" path="m,l,21600r21600,l21600,xe">
              <v:stroke joinstyle="miter"/>
              <v:path gradientshapeok="t" o:connecttype="rect"/>
            </v:shapetype>
            <v:shape id="_x0000_s1056" type="#_x0000_t202" style="position:absolute;margin-left:416.25pt;margin-top:32.25pt;width:175.75pt;height:35.85pt;z-index:-1935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I7VsQIAALI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" filled="f" stroked="f">
              <v:textbox inset="0,0,0,0">
                <w:txbxContent>
                  <w:p w14:paraId="69A76E5B" w14:textId="77777777" w:rsidR="00AD45FB" w:rsidRDefault="00AD45FB" w:rsidP="008E157A">
                    <w:pPr>
                      <w:spacing w:before="12"/>
                      <w:ind w:left="20"/>
                      <w:rPr>
                        <w:sz w:val="18"/>
                      </w:rPr>
                    </w:pPr>
                    <w:r>
                      <w:rPr>
                        <w:sz w:val="18"/>
                      </w:rPr>
                      <w:t>Kenai River Water Quality Monitoring</w:t>
                    </w:r>
                    <w:r>
                      <w:rPr>
                        <w:spacing w:val="-13"/>
                        <w:sz w:val="18"/>
                      </w:rPr>
                      <w:t xml:space="preserve"> </w:t>
                    </w:r>
                    <w:r>
                      <w:rPr>
                        <w:sz w:val="18"/>
                      </w:rPr>
                      <w:t>Program</w:t>
                    </w:r>
                  </w:p>
                  <w:p w14:paraId="57418CAC" w14:textId="77777777" w:rsidR="00AD45FB" w:rsidRDefault="00AD45FB" w:rsidP="008E157A">
                    <w:pPr>
                      <w:spacing w:before="1"/>
                      <w:ind w:left="1440"/>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79D1"/>
    <w:multiLevelType w:val="hybridMultilevel"/>
    <w:tmpl w:val="15CC9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2"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2346B"/>
    <w:multiLevelType w:val="hybridMultilevel"/>
    <w:tmpl w:val="D59E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40945"/>
    <w:multiLevelType w:val="hybridMultilevel"/>
    <w:tmpl w:val="EAE6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730A1"/>
    <w:multiLevelType w:val="hybridMultilevel"/>
    <w:tmpl w:val="25464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8"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B329C"/>
    <w:multiLevelType w:val="hybridMultilevel"/>
    <w:tmpl w:val="9E8E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E63FE"/>
    <w:multiLevelType w:val="hybridMultilevel"/>
    <w:tmpl w:val="95E0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13"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A6F7D"/>
    <w:multiLevelType w:val="hybridMultilevel"/>
    <w:tmpl w:val="DA8A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9"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22" w15:restartNumberingAfterBreak="0">
    <w:nsid w:val="2A217A6D"/>
    <w:multiLevelType w:val="hybridMultilevel"/>
    <w:tmpl w:val="185AB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AE716A0"/>
    <w:multiLevelType w:val="hybridMultilevel"/>
    <w:tmpl w:val="720E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BE6296"/>
    <w:multiLevelType w:val="hybridMultilevel"/>
    <w:tmpl w:val="E2600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6152A8"/>
    <w:multiLevelType w:val="hybridMultilevel"/>
    <w:tmpl w:val="2470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31"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32" w15:restartNumberingAfterBreak="0">
    <w:nsid w:val="389865E1"/>
    <w:multiLevelType w:val="hybridMultilevel"/>
    <w:tmpl w:val="684C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AB3C62"/>
    <w:multiLevelType w:val="hybridMultilevel"/>
    <w:tmpl w:val="61381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A047C09"/>
    <w:multiLevelType w:val="hybridMultilevel"/>
    <w:tmpl w:val="50240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C026972"/>
    <w:multiLevelType w:val="hybridMultilevel"/>
    <w:tmpl w:val="1CBA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C63EC9"/>
    <w:multiLevelType w:val="hybridMultilevel"/>
    <w:tmpl w:val="AAB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6379EC"/>
    <w:multiLevelType w:val="hybridMultilevel"/>
    <w:tmpl w:val="314C84E2"/>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38" w15:restartNumberingAfterBreak="0">
    <w:nsid w:val="4003777A"/>
    <w:multiLevelType w:val="hybridMultilevel"/>
    <w:tmpl w:val="867A8A24"/>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39"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40"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23AEC"/>
    <w:multiLevelType w:val="hybridMultilevel"/>
    <w:tmpl w:val="5BA4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735A55"/>
    <w:multiLevelType w:val="hybridMultilevel"/>
    <w:tmpl w:val="E78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45"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46"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8"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9"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4D2101"/>
    <w:multiLevelType w:val="hybridMultilevel"/>
    <w:tmpl w:val="DAA0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A165088"/>
    <w:multiLevelType w:val="hybridMultilevel"/>
    <w:tmpl w:val="39DE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E53CB0"/>
    <w:multiLevelType w:val="hybridMultilevel"/>
    <w:tmpl w:val="602A7E52"/>
    <w:lvl w:ilvl="0" w:tplc="1C5E86F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02F33A3"/>
    <w:multiLevelType w:val="hybridMultilevel"/>
    <w:tmpl w:val="8464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59" w15:restartNumberingAfterBreak="0">
    <w:nsid w:val="615C4310"/>
    <w:multiLevelType w:val="hybridMultilevel"/>
    <w:tmpl w:val="0D20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45725DE"/>
    <w:multiLevelType w:val="hybridMultilevel"/>
    <w:tmpl w:val="E2DA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2B7992"/>
    <w:multiLevelType w:val="hybridMultilevel"/>
    <w:tmpl w:val="70AE62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632A79"/>
    <w:multiLevelType w:val="hybridMultilevel"/>
    <w:tmpl w:val="2F86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5" w15:restartNumberingAfterBreak="0">
    <w:nsid w:val="6CF55262"/>
    <w:multiLevelType w:val="hybridMultilevel"/>
    <w:tmpl w:val="A07C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DA64784"/>
    <w:multiLevelType w:val="hybridMultilevel"/>
    <w:tmpl w:val="87E623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7" w15:restartNumberingAfterBreak="0">
    <w:nsid w:val="71F347C8"/>
    <w:multiLevelType w:val="hybridMultilevel"/>
    <w:tmpl w:val="09E4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9"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71" w15:restartNumberingAfterBreak="0">
    <w:nsid w:val="7BAD62EE"/>
    <w:multiLevelType w:val="hybridMultilevel"/>
    <w:tmpl w:val="3F16A008"/>
    <w:lvl w:ilvl="0" w:tplc="DED2D0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1"/>
  </w:num>
  <w:num w:numId="2">
    <w:abstractNumId w:val="31"/>
  </w:num>
  <w:num w:numId="3">
    <w:abstractNumId w:val="30"/>
  </w:num>
  <w:num w:numId="4">
    <w:abstractNumId w:val="45"/>
  </w:num>
  <w:num w:numId="5">
    <w:abstractNumId w:val="18"/>
  </w:num>
  <w:num w:numId="6">
    <w:abstractNumId w:val="72"/>
  </w:num>
  <w:num w:numId="7">
    <w:abstractNumId w:val="7"/>
  </w:num>
  <w:num w:numId="8">
    <w:abstractNumId w:val="70"/>
  </w:num>
  <w:num w:numId="9">
    <w:abstractNumId w:val="39"/>
  </w:num>
  <w:num w:numId="10">
    <w:abstractNumId w:val="12"/>
  </w:num>
  <w:num w:numId="11">
    <w:abstractNumId w:val="21"/>
  </w:num>
  <w:num w:numId="12">
    <w:abstractNumId w:val="44"/>
  </w:num>
  <w:num w:numId="13">
    <w:abstractNumId w:val="20"/>
  </w:num>
  <w:num w:numId="14">
    <w:abstractNumId w:val="42"/>
  </w:num>
  <w:num w:numId="15">
    <w:abstractNumId w:val="8"/>
  </w:num>
  <w:num w:numId="16">
    <w:abstractNumId w:val="68"/>
  </w:num>
  <w:num w:numId="17">
    <w:abstractNumId w:val="11"/>
  </w:num>
  <w:num w:numId="18">
    <w:abstractNumId w:val="47"/>
  </w:num>
  <w:num w:numId="19">
    <w:abstractNumId w:val="64"/>
  </w:num>
  <w:num w:numId="20">
    <w:abstractNumId w:val="19"/>
  </w:num>
  <w:num w:numId="21">
    <w:abstractNumId w:val="53"/>
  </w:num>
  <w:num w:numId="22">
    <w:abstractNumId w:val="52"/>
  </w:num>
  <w:num w:numId="23">
    <w:abstractNumId w:val="2"/>
  </w:num>
  <w:num w:numId="24">
    <w:abstractNumId w:val="40"/>
  </w:num>
  <w:num w:numId="25">
    <w:abstractNumId w:val="49"/>
  </w:num>
  <w:num w:numId="26">
    <w:abstractNumId w:val="50"/>
  </w:num>
  <w:num w:numId="27">
    <w:abstractNumId w:val="27"/>
  </w:num>
  <w:num w:numId="28">
    <w:abstractNumId w:val="13"/>
  </w:num>
  <w:num w:numId="29">
    <w:abstractNumId w:val="29"/>
  </w:num>
  <w:num w:numId="30">
    <w:abstractNumId w:val="56"/>
  </w:num>
  <w:num w:numId="31">
    <w:abstractNumId w:val="15"/>
  </w:num>
  <w:num w:numId="32">
    <w:abstractNumId w:val="14"/>
  </w:num>
  <w:num w:numId="33">
    <w:abstractNumId w:val="69"/>
  </w:num>
  <w:num w:numId="34">
    <w:abstractNumId w:val="26"/>
  </w:num>
  <w:num w:numId="35">
    <w:abstractNumId w:val="46"/>
  </w:num>
  <w:num w:numId="36">
    <w:abstractNumId w:val="48"/>
  </w:num>
  <w:num w:numId="37">
    <w:abstractNumId w:val="6"/>
  </w:num>
  <w:num w:numId="38">
    <w:abstractNumId w:val="60"/>
  </w:num>
  <w:num w:numId="39">
    <w:abstractNumId w:val="25"/>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
  </w:num>
  <w:num w:numId="57">
    <w:abstractNumId w:val="58"/>
  </w:num>
  <w:num w:numId="58">
    <w:abstractNumId w:val="36"/>
  </w:num>
  <w:num w:numId="59">
    <w:abstractNumId w:val="62"/>
  </w:num>
  <w:num w:numId="60">
    <w:abstractNumId w:val="43"/>
  </w:num>
  <w:num w:numId="61">
    <w:abstractNumId w:val="66"/>
  </w:num>
  <w:num w:numId="62">
    <w:abstractNumId w:val="24"/>
  </w:num>
  <w:num w:numId="63">
    <w:abstractNumId w:val="54"/>
  </w:num>
  <w:num w:numId="64">
    <w:abstractNumId w:val="9"/>
  </w:num>
  <w:num w:numId="65">
    <w:abstractNumId w:val="34"/>
  </w:num>
  <w:num w:numId="66">
    <w:abstractNumId w:val="65"/>
  </w:num>
  <w:num w:numId="67">
    <w:abstractNumId w:val="0"/>
  </w:num>
  <w:num w:numId="68">
    <w:abstractNumId w:val="22"/>
  </w:num>
  <w:num w:numId="69">
    <w:abstractNumId w:val="38"/>
  </w:num>
  <w:num w:numId="70">
    <w:abstractNumId w:val="33"/>
  </w:num>
  <w:num w:numId="71">
    <w:abstractNumId w:val="37"/>
  </w:num>
  <w:num w:numId="72">
    <w:abstractNumId w:val="55"/>
  </w:num>
  <w:num w:numId="73">
    <w:abstractNumId w:val="71"/>
  </w:num>
  <w:num w:numId="74">
    <w:abstractNumId w:val="59"/>
  </w:num>
  <w:num w:numId="75">
    <w:abstractNumId w:val="10"/>
  </w:num>
  <w:num w:numId="76">
    <w:abstractNumId w:val="4"/>
  </w:num>
  <w:num w:numId="77">
    <w:abstractNumId w:val="41"/>
  </w:num>
  <w:num w:numId="78">
    <w:abstractNumId w:val="67"/>
  </w:num>
  <w:num w:numId="79">
    <w:abstractNumId w:val="61"/>
  </w:num>
  <w:num w:numId="80">
    <w:abstractNumId w:val="51"/>
  </w:num>
  <w:num w:numId="81">
    <w:abstractNumId w:val="32"/>
  </w:num>
  <w:num w:numId="82">
    <w:abstractNumId w:val="28"/>
  </w:num>
  <w:num w:numId="83">
    <w:abstractNumId w:val="3"/>
  </w:num>
  <w:num w:numId="84">
    <w:abstractNumId w:val="35"/>
  </w:num>
  <w:num w:numId="85">
    <w:abstractNumId w:val="5"/>
  </w:num>
  <w:num w:numId="86">
    <w:abstractNumId w:val="63"/>
  </w:num>
  <w:num w:numId="87">
    <w:abstractNumId w:val="57"/>
  </w:num>
  <w:num w:numId="88">
    <w:abstractNumId w:val="17"/>
  </w:num>
  <w:num w:numId="89">
    <w:abstractNumId w:val="23"/>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
    <w15:presenceInfo w15:providerId="Windows Live" w15:userId="f9da4732cdc7bb1d"/>
  </w15:person>
  <w15:person w15:author="Benjamin Meyer">
    <w15:presenceInfo w15:providerId="None" w15:userId="Benjamin Me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A834O284D665H386"/>
    <w:docVar w:name="paperpile-doc-name" w:val="qapp_draft_v4.2.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06FF"/>
    <w:rsid w:val="00021763"/>
    <w:rsid w:val="000231CA"/>
    <w:rsid w:val="00026012"/>
    <w:rsid w:val="0003137E"/>
    <w:rsid w:val="00032DC7"/>
    <w:rsid w:val="00044944"/>
    <w:rsid w:val="00045E03"/>
    <w:rsid w:val="0005042B"/>
    <w:rsid w:val="00054284"/>
    <w:rsid w:val="00060E62"/>
    <w:rsid w:val="000620EC"/>
    <w:rsid w:val="00064D70"/>
    <w:rsid w:val="0007134B"/>
    <w:rsid w:val="00071574"/>
    <w:rsid w:val="00073593"/>
    <w:rsid w:val="000736AF"/>
    <w:rsid w:val="000961EF"/>
    <w:rsid w:val="000974E7"/>
    <w:rsid w:val="00097E5F"/>
    <w:rsid w:val="000A6A19"/>
    <w:rsid w:val="000B18F9"/>
    <w:rsid w:val="000D14B5"/>
    <w:rsid w:val="000D2D4F"/>
    <w:rsid w:val="000D7D6F"/>
    <w:rsid w:val="000F1CB8"/>
    <w:rsid w:val="000F3D6A"/>
    <w:rsid w:val="001001FD"/>
    <w:rsid w:val="00106C22"/>
    <w:rsid w:val="00113B46"/>
    <w:rsid w:val="00116BE7"/>
    <w:rsid w:val="00124C91"/>
    <w:rsid w:val="00127934"/>
    <w:rsid w:val="00141D6D"/>
    <w:rsid w:val="00146D46"/>
    <w:rsid w:val="001665D3"/>
    <w:rsid w:val="0017158E"/>
    <w:rsid w:val="00172D5C"/>
    <w:rsid w:val="00175C20"/>
    <w:rsid w:val="001852A0"/>
    <w:rsid w:val="00186878"/>
    <w:rsid w:val="00197400"/>
    <w:rsid w:val="001A7025"/>
    <w:rsid w:val="001A7499"/>
    <w:rsid w:val="001B6F79"/>
    <w:rsid w:val="001C6141"/>
    <w:rsid w:val="001D1A3E"/>
    <w:rsid w:val="001D5A4D"/>
    <w:rsid w:val="001E3312"/>
    <w:rsid w:val="001E77E8"/>
    <w:rsid w:val="001F141E"/>
    <w:rsid w:val="001F4FD2"/>
    <w:rsid w:val="001F6110"/>
    <w:rsid w:val="0020526C"/>
    <w:rsid w:val="002139A7"/>
    <w:rsid w:val="002149C0"/>
    <w:rsid w:val="0022144D"/>
    <w:rsid w:val="002241BD"/>
    <w:rsid w:val="00230E63"/>
    <w:rsid w:val="00231651"/>
    <w:rsid w:val="00231AFB"/>
    <w:rsid w:val="0025286A"/>
    <w:rsid w:val="00260B58"/>
    <w:rsid w:val="00262B5F"/>
    <w:rsid w:val="002657A0"/>
    <w:rsid w:val="002712EA"/>
    <w:rsid w:val="00274B87"/>
    <w:rsid w:val="0027779C"/>
    <w:rsid w:val="002800FF"/>
    <w:rsid w:val="00284372"/>
    <w:rsid w:val="00292080"/>
    <w:rsid w:val="002926A4"/>
    <w:rsid w:val="00294DCB"/>
    <w:rsid w:val="002968DF"/>
    <w:rsid w:val="00296945"/>
    <w:rsid w:val="002B33B9"/>
    <w:rsid w:val="002B619C"/>
    <w:rsid w:val="002B664A"/>
    <w:rsid w:val="002B7AD7"/>
    <w:rsid w:val="002D7438"/>
    <w:rsid w:val="002F1311"/>
    <w:rsid w:val="002F2A16"/>
    <w:rsid w:val="0030482F"/>
    <w:rsid w:val="00306010"/>
    <w:rsid w:val="00307E5C"/>
    <w:rsid w:val="003117A1"/>
    <w:rsid w:val="003130F0"/>
    <w:rsid w:val="00317DA9"/>
    <w:rsid w:val="003321DF"/>
    <w:rsid w:val="00343D60"/>
    <w:rsid w:val="00344820"/>
    <w:rsid w:val="003459F3"/>
    <w:rsid w:val="00350F24"/>
    <w:rsid w:val="00357C38"/>
    <w:rsid w:val="003605AB"/>
    <w:rsid w:val="00361ED1"/>
    <w:rsid w:val="003620AB"/>
    <w:rsid w:val="00362DDF"/>
    <w:rsid w:val="00373E89"/>
    <w:rsid w:val="00376EF1"/>
    <w:rsid w:val="00385894"/>
    <w:rsid w:val="003951E1"/>
    <w:rsid w:val="003A0419"/>
    <w:rsid w:val="003A34EF"/>
    <w:rsid w:val="003A402A"/>
    <w:rsid w:val="003A55A3"/>
    <w:rsid w:val="003A6A63"/>
    <w:rsid w:val="003A6E68"/>
    <w:rsid w:val="003B1B67"/>
    <w:rsid w:val="003B7E56"/>
    <w:rsid w:val="003C1591"/>
    <w:rsid w:val="003E0C23"/>
    <w:rsid w:val="003E330A"/>
    <w:rsid w:val="003E6C20"/>
    <w:rsid w:val="003F201C"/>
    <w:rsid w:val="00401F53"/>
    <w:rsid w:val="0040268E"/>
    <w:rsid w:val="00403FF0"/>
    <w:rsid w:val="0040791A"/>
    <w:rsid w:val="00411993"/>
    <w:rsid w:val="00412CB2"/>
    <w:rsid w:val="00417532"/>
    <w:rsid w:val="00423898"/>
    <w:rsid w:val="00434CF1"/>
    <w:rsid w:val="004405C8"/>
    <w:rsid w:val="0044246A"/>
    <w:rsid w:val="0044308E"/>
    <w:rsid w:val="004468AF"/>
    <w:rsid w:val="00457A58"/>
    <w:rsid w:val="00461CAC"/>
    <w:rsid w:val="004638CA"/>
    <w:rsid w:val="004670E0"/>
    <w:rsid w:val="00471EAA"/>
    <w:rsid w:val="004770EF"/>
    <w:rsid w:val="00486587"/>
    <w:rsid w:val="004902B8"/>
    <w:rsid w:val="004911DB"/>
    <w:rsid w:val="00494FFD"/>
    <w:rsid w:val="00497B0F"/>
    <w:rsid w:val="004A6F10"/>
    <w:rsid w:val="004A7A55"/>
    <w:rsid w:val="004B1FD6"/>
    <w:rsid w:val="004C0CA2"/>
    <w:rsid w:val="004D09A6"/>
    <w:rsid w:val="004D249F"/>
    <w:rsid w:val="004D2610"/>
    <w:rsid w:val="00504626"/>
    <w:rsid w:val="00505ACF"/>
    <w:rsid w:val="00511601"/>
    <w:rsid w:val="005120FF"/>
    <w:rsid w:val="005125E1"/>
    <w:rsid w:val="00513C87"/>
    <w:rsid w:val="00514236"/>
    <w:rsid w:val="00524538"/>
    <w:rsid w:val="00526B5C"/>
    <w:rsid w:val="00530E7B"/>
    <w:rsid w:val="0053135F"/>
    <w:rsid w:val="00534C0D"/>
    <w:rsid w:val="0053557D"/>
    <w:rsid w:val="005429B2"/>
    <w:rsid w:val="00555404"/>
    <w:rsid w:val="00561BD8"/>
    <w:rsid w:val="005765BB"/>
    <w:rsid w:val="00576813"/>
    <w:rsid w:val="00580EED"/>
    <w:rsid w:val="0058136E"/>
    <w:rsid w:val="0059311B"/>
    <w:rsid w:val="00593B5E"/>
    <w:rsid w:val="005A0A2D"/>
    <w:rsid w:val="005A4E5E"/>
    <w:rsid w:val="005B46B7"/>
    <w:rsid w:val="005B7A0C"/>
    <w:rsid w:val="005B7CBD"/>
    <w:rsid w:val="005C5A09"/>
    <w:rsid w:val="005C79E7"/>
    <w:rsid w:val="005D522B"/>
    <w:rsid w:val="005D5C61"/>
    <w:rsid w:val="005D6838"/>
    <w:rsid w:val="005E22D9"/>
    <w:rsid w:val="005E7686"/>
    <w:rsid w:val="005F4B78"/>
    <w:rsid w:val="005F5770"/>
    <w:rsid w:val="005F78C3"/>
    <w:rsid w:val="00600FB2"/>
    <w:rsid w:val="006077CD"/>
    <w:rsid w:val="006128E6"/>
    <w:rsid w:val="00621F9D"/>
    <w:rsid w:val="00622BC1"/>
    <w:rsid w:val="00630926"/>
    <w:rsid w:val="00635247"/>
    <w:rsid w:val="00635EC2"/>
    <w:rsid w:val="00636933"/>
    <w:rsid w:val="00636CFA"/>
    <w:rsid w:val="00646D5A"/>
    <w:rsid w:val="00647C64"/>
    <w:rsid w:val="00662FD7"/>
    <w:rsid w:val="00667A38"/>
    <w:rsid w:val="00670DFD"/>
    <w:rsid w:val="00672EB1"/>
    <w:rsid w:val="00682087"/>
    <w:rsid w:val="006836A7"/>
    <w:rsid w:val="00685216"/>
    <w:rsid w:val="00685FEE"/>
    <w:rsid w:val="006B1311"/>
    <w:rsid w:val="006B2794"/>
    <w:rsid w:val="006B458B"/>
    <w:rsid w:val="006C1936"/>
    <w:rsid w:val="006F1622"/>
    <w:rsid w:val="006F30EE"/>
    <w:rsid w:val="00700078"/>
    <w:rsid w:val="007043C9"/>
    <w:rsid w:val="00723CBB"/>
    <w:rsid w:val="00724F1E"/>
    <w:rsid w:val="00726460"/>
    <w:rsid w:val="00740AA8"/>
    <w:rsid w:val="00760373"/>
    <w:rsid w:val="007618AD"/>
    <w:rsid w:val="007647A2"/>
    <w:rsid w:val="00771F2F"/>
    <w:rsid w:val="00775614"/>
    <w:rsid w:val="007967D8"/>
    <w:rsid w:val="007B035B"/>
    <w:rsid w:val="007B1BD4"/>
    <w:rsid w:val="007B518C"/>
    <w:rsid w:val="007D232D"/>
    <w:rsid w:val="007D6067"/>
    <w:rsid w:val="007D78DC"/>
    <w:rsid w:val="007E16EA"/>
    <w:rsid w:val="007E2CFB"/>
    <w:rsid w:val="007F406F"/>
    <w:rsid w:val="007F5DE1"/>
    <w:rsid w:val="007F6044"/>
    <w:rsid w:val="008043F1"/>
    <w:rsid w:val="008157C8"/>
    <w:rsid w:val="008200D5"/>
    <w:rsid w:val="008229CA"/>
    <w:rsid w:val="00824D84"/>
    <w:rsid w:val="00826A3C"/>
    <w:rsid w:val="00832A07"/>
    <w:rsid w:val="00846D72"/>
    <w:rsid w:val="0084795D"/>
    <w:rsid w:val="008631EA"/>
    <w:rsid w:val="00877D5B"/>
    <w:rsid w:val="008844CB"/>
    <w:rsid w:val="0088566D"/>
    <w:rsid w:val="00890F04"/>
    <w:rsid w:val="00892788"/>
    <w:rsid w:val="008A1901"/>
    <w:rsid w:val="008A318D"/>
    <w:rsid w:val="008C121A"/>
    <w:rsid w:val="008C597A"/>
    <w:rsid w:val="008E157A"/>
    <w:rsid w:val="008E4C7F"/>
    <w:rsid w:val="008E7EA5"/>
    <w:rsid w:val="008F0084"/>
    <w:rsid w:val="00907836"/>
    <w:rsid w:val="009340DD"/>
    <w:rsid w:val="00944357"/>
    <w:rsid w:val="00944981"/>
    <w:rsid w:val="0095085A"/>
    <w:rsid w:val="009601CC"/>
    <w:rsid w:val="009748A5"/>
    <w:rsid w:val="00975383"/>
    <w:rsid w:val="00980D8B"/>
    <w:rsid w:val="00991F8B"/>
    <w:rsid w:val="009A0A15"/>
    <w:rsid w:val="009A1501"/>
    <w:rsid w:val="009A297F"/>
    <w:rsid w:val="009B20CC"/>
    <w:rsid w:val="009D2B50"/>
    <w:rsid w:val="009D3EAA"/>
    <w:rsid w:val="009D4825"/>
    <w:rsid w:val="009D5C90"/>
    <w:rsid w:val="009E16E3"/>
    <w:rsid w:val="009F28D5"/>
    <w:rsid w:val="009F2D54"/>
    <w:rsid w:val="009F72AC"/>
    <w:rsid w:val="00A20351"/>
    <w:rsid w:val="00A33F0E"/>
    <w:rsid w:val="00A40366"/>
    <w:rsid w:val="00A412ED"/>
    <w:rsid w:val="00A54D7E"/>
    <w:rsid w:val="00A6199B"/>
    <w:rsid w:val="00A77705"/>
    <w:rsid w:val="00A8263F"/>
    <w:rsid w:val="00A82808"/>
    <w:rsid w:val="00A93966"/>
    <w:rsid w:val="00A97F78"/>
    <w:rsid w:val="00AA03CD"/>
    <w:rsid w:val="00AA387F"/>
    <w:rsid w:val="00AA7758"/>
    <w:rsid w:val="00AB7D05"/>
    <w:rsid w:val="00AD0197"/>
    <w:rsid w:val="00AD2EC2"/>
    <w:rsid w:val="00AD3520"/>
    <w:rsid w:val="00AD45FB"/>
    <w:rsid w:val="00AD6708"/>
    <w:rsid w:val="00AE0249"/>
    <w:rsid w:val="00AE50F4"/>
    <w:rsid w:val="00AE57CF"/>
    <w:rsid w:val="00AE5F77"/>
    <w:rsid w:val="00AE6B26"/>
    <w:rsid w:val="00AF7519"/>
    <w:rsid w:val="00AF7CAA"/>
    <w:rsid w:val="00B019AA"/>
    <w:rsid w:val="00B06D55"/>
    <w:rsid w:val="00B075AD"/>
    <w:rsid w:val="00B117EB"/>
    <w:rsid w:val="00B13FB2"/>
    <w:rsid w:val="00B22E6F"/>
    <w:rsid w:val="00B23A4C"/>
    <w:rsid w:val="00B23E79"/>
    <w:rsid w:val="00B25F72"/>
    <w:rsid w:val="00B27772"/>
    <w:rsid w:val="00B34ACF"/>
    <w:rsid w:val="00B34B0D"/>
    <w:rsid w:val="00B353D6"/>
    <w:rsid w:val="00B36AEB"/>
    <w:rsid w:val="00B46D30"/>
    <w:rsid w:val="00B515CF"/>
    <w:rsid w:val="00B5456E"/>
    <w:rsid w:val="00B54A80"/>
    <w:rsid w:val="00B61701"/>
    <w:rsid w:val="00B658D2"/>
    <w:rsid w:val="00B66E98"/>
    <w:rsid w:val="00B676F5"/>
    <w:rsid w:val="00B72218"/>
    <w:rsid w:val="00B74CB3"/>
    <w:rsid w:val="00B808DF"/>
    <w:rsid w:val="00B816E8"/>
    <w:rsid w:val="00B8454C"/>
    <w:rsid w:val="00B85A55"/>
    <w:rsid w:val="00B87030"/>
    <w:rsid w:val="00B87CA6"/>
    <w:rsid w:val="00B90285"/>
    <w:rsid w:val="00B90C6F"/>
    <w:rsid w:val="00BA1957"/>
    <w:rsid w:val="00BA5E2E"/>
    <w:rsid w:val="00BA7093"/>
    <w:rsid w:val="00BC56CD"/>
    <w:rsid w:val="00BC5986"/>
    <w:rsid w:val="00BE24EE"/>
    <w:rsid w:val="00BE2DF2"/>
    <w:rsid w:val="00BE7085"/>
    <w:rsid w:val="00BF13C9"/>
    <w:rsid w:val="00BF264F"/>
    <w:rsid w:val="00C01915"/>
    <w:rsid w:val="00C10D15"/>
    <w:rsid w:val="00C1423D"/>
    <w:rsid w:val="00C161F5"/>
    <w:rsid w:val="00C266A5"/>
    <w:rsid w:val="00C26977"/>
    <w:rsid w:val="00C364A7"/>
    <w:rsid w:val="00C414B7"/>
    <w:rsid w:val="00C561A2"/>
    <w:rsid w:val="00C56848"/>
    <w:rsid w:val="00C72215"/>
    <w:rsid w:val="00C73E1A"/>
    <w:rsid w:val="00C75F2A"/>
    <w:rsid w:val="00C8222D"/>
    <w:rsid w:val="00C82A02"/>
    <w:rsid w:val="00C83E1A"/>
    <w:rsid w:val="00C85E47"/>
    <w:rsid w:val="00C85FF6"/>
    <w:rsid w:val="00CA2587"/>
    <w:rsid w:val="00CA6005"/>
    <w:rsid w:val="00CA7344"/>
    <w:rsid w:val="00CB1E35"/>
    <w:rsid w:val="00CB62C7"/>
    <w:rsid w:val="00CC0B2D"/>
    <w:rsid w:val="00CC5A09"/>
    <w:rsid w:val="00CE0661"/>
    <w:rsid w:val="00CE1BBC"/>
    <w:rsid w:val="00CF182D"/>
    <w:rsid w:val="00CF4205"/>
    <w:rsid w:val="00D050E7"/>
    <w:rsid w:val="00D054D8"/>
    <w:rsid w:val="00D07749"/>
    <w:rsid w:val="00D14AB6"/>
    <w:rsid w:val="00D21395"/>
    <w:rsid w:val="00D23A1E"/>
    <w:rsid w:val="00D32FB6"/>
    <w:rsid w:val="00D47A88"/>
    <w:rsid w:val="00D5087C"/>
    <w:rsid w:val="00D5447C"/>
    <w:rsid w:val="00D602D6"/>
    <w:rsid w:val="00D74E5D"/>
    <w:rsid w:val="00D76CF7"/>
    <w:rsid w:val="00D8332A"/>
    <w:rsid w:val="00D859C7"/>
    <w:rsid w:val="00D8691E"/>
    <w:rsid w:val="00D90FB3"/>
    <w:rsid w:val="00D93537"/>
    <w:rsid w:val="00D95ABD"/>
    <w:rsid w:val="00D9703E"/>
    <w:rsid w:val="00DA26CD"/>
    <w:rsid w:val="00DA2E6E"/>
    <w:rsid w:val="00DA3D08"/>
    <w:rsid w:val="00DB51BE"/>
    <w:rsid w:val="00DC0631"/>
    <w:rsid w:val="00DC2B02"/>
    <w:rsid w:val="00DC34F6"/>
    <w:rsid w:val="00DD2708"/>
    <w:rsid w:val="00DD4584"/>
    <w:rsid w:val="00DD5AEA"/>
    <w:rsid w:val="00DD7EEA"/>
    <w:rsid w:val="00DE09B0"/>
    <w:rsid w:val="00DF002B"/>
    <w:rsid w:val="00DF023B"/>
    <w:rsid w:val="00DF3A31"/>
    <w:rsid w:val="00E040AA"/>
    <w:rsid w:val="00E074A0"/>
    <w:rsid w:val="00E07811"/>
    <w:rsid w:val="00E1026B"/>
    <w:rsid w:val="00E10D31"/>
    <w:rsid w:val="00E1523E"/>
    <w:rsid w:val="00E16D23"/>
    <w:rsid w:val="00E35996"/>
    <w:rsid w:val="00E36178"/>
    <w:rsid w:val="00E40121"/>
    <w:rsid w:val="00E42A4F"/>
    <w:rsid w:val="00E52445"/>
    <w:rsid w:val="00E52C5B"/>
    <w:rsid w:val="00E55D8F"/>
    <w:rsid w:val="00E61CB6"/>
    <w:rsid w:val="00E67099"/>
    <w:rsid w:val="00E671E7"/>
    <w:rsid w:val="00E67EF4"/>
    <w:rsid w:val="00E72980"/>
    <w:rsid w:val="00E806A2"/>
    <w:rsid w:val="00E81AB1"/>
    <w:rsid w:val="00E82AF1"/>
    <w:rsid w:val="00E82F7E"/>
    <w:rsid w:val="00E856BD"/>
    <w:rsid w:val="00E85FC9"/>
    <w:rsid w:val="00E86594"/>
    <w:rsid w:val="00E946A5"/>
    <w:rsid w:val="00EA036E"/>
    <w:rsid w:val="00EA0AA6"/>
    <w:rsid w:val="00EB4E69"/>
    <w:rsid w:val="00EC36A1"/>
    <w:rsid w:val="00ED3851"/>
    <w:rsid w:val="00EF18BC"/>
    <w:rsid w:val="00F01149"/>
    <w:rsid w:val="00F0391C"/>
    <w:rsid w:val="00F0674A"/>
    <w:rsid w:val="00F11515"/>
    <w:rsid w:val="00F13846"/>
    <w:rsid w:val="00F167F1"/>
    <w:rsid w:val="00F20B77"/>
    <w:rsid w:val="00F2658C"/>
    <w:rsid w:val="00F40A61"/>
    <w:rsid w:val="00F4147C"/>
    <w:rsid w:val="00F4536B"/>
    <w:rsid w:val="00F4621E"/>
    <w:rsid w:val="00F465DC"/>
    <w:rsid w:val="00F51AF8"/>
    <w:rsid w:val="00F528B3"/>
    <w:rsid w:val="00F5489C"/>
    <w:rsid w:val="00F561A7"/>
    <w:rsid w:val="00F80C35"/>
    <w:rsid w:val="00F8122F"/>
    <w:rsid w:val="00F81752"/>
    <w:rsid w:val="00F91D88"/>
    <w:rsid w:val="00F92DAC"/>
    <w:rsid w:val="00F961E9"/>
    <w:rsid w:val="00FA268F"/>
    <w:rsid w:val="00FE2174"/>
    <w:rsid w:val="00FE26B2"/>
    <w:rsid w:val="00FE2C57"/>
    <w:rsid w:val="00FE627C"/>
    <w:rsid w:val="00FE75D6"/>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99B"/>
    <w:rPr>
      <w:rFonts w:ascii="Times New Roman" w:eastAsia="Times New Roman" w:hAnsi="Times New Roman" w:cs="Times New Roman"/>
    </w:rPr>
  </w:style>
  <w:style w:type="paragraph" w:styleId="Heading1">
    <w:name w:val="heading 1"/>
    <w:basedOn w:val="Normal"/>
    <w:next w:val="Normal"/>
    <w:link w:val="Heading1Char"/>
    <w:uiPriority w:val="9"/>
    <w:qFormat/>
    <w:rsid w:val="00A619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pPr>
      <w:spacing w:line="275" w:lineRule="exact"/>
      <w:ind w:left="688"/>
      <w:outlineLvl w:val="1"/>
    </w:pPr>
    <w:rPr>
      <w:b/>
      <w:bCs/>
      <w:i/>
      <w:sz w:val="24"/>
      <w:szCs w:val="24"/>
    </w:rPr>
  </w:style>
  <w:style w:type="paragraph" w:styleId="Heading3">
    <w:name w:val="heading 3"/>
    <w:basedOn w:val="Normal"/>
    <w:next w:val="Normal"/>
    <w:link w:val="Heading3Char"/>
    <w:uiPriority w:val="9"/>
    <w:unhideWhenUsed/>
    <w:qFormat/>
    <w:rsid w:val="00AF7CA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23898"/>
    <w:pPr>
      <w:spacing w:after="100"/>
    </w:p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rsid w:val="00060E62"/>
    <w:pPr>
      <w:ind w:left="720"/>
      <w:contextualSpacing/>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8F0084"/>
    <w:pPr>
      <w:widowControl/>
      <w:autoSpaceDE/>
      <w:autoSpaceDN/>
      <w:spacing w:line="259" w:lineRule="auto"/>
      <w:outlineLvl w:val="9"/>
    </w:p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13846"/>
    <w:pPr>
      <w:spacing w:after="100"/>
      <w:ind w:left="440"/>
    </w:p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 w:type="paragraph" w:customStyle="1" w:styleId="Default">
    <w:name w:val="Default"/>
    <w:rsid w:val="00071574"/>
    <w:pPr>
      <w:widowControl/>
      <w:adjustRightInd w:val="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AF7CA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AF7CAA"/>
    <w:rPr>
      <w:rFonts w:ascii="Times New Roman" w:eastAsia="Times New Roman" w:hAnsi="Times New Roman" w:cs="Times New Roman"/>
      <w:b/>
      <w:bCs/>
      <w:i/>
      <w:sz w:val="24"/>
      <w:szCs w:val="24"/>
    </w:rPr>
  </w:style>
  <w:style w:type="character" w:customStyle="1" w:styleId="BodyTextChar">
    <w:name w:val="Body Text Char"/>
    <w:basedOn w:val="DefaultParagraphFont"/>
    <w:link w:val="BodyText"/>
    <w:uiPriority w:val="1"/>
    <w:rsid w:val="00AF7CA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F7CAA"/>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AF7CAA"/>
    <w:pPr>
      <w:spacing w:after="200"/>
    </w:pPr>
    <w:rPr>
      <w:i/>
      <w:iCs/>
      <w:color w:val="1F497D" w:themeColor="text2"/>
      <w:sz w:val="18"/>
      <w:szCs w:val="18"/>
    </w:rPr>
  </w:style>
  <w:style w:type="paragraph" w:styleId="TableofFigures">
    <w:name w:val="table of figures"/>
    <w:basedOn w:val="Normal"/>
    <w:next w:val="Normal"/>
    <w:uiPriority w:val="99"/>
    <w:unhideWhenUsed/>
    <w:rsid w:val="00AF7CAA"/>
  </w:style>
  <w:style w:type="paragraph" w:customStyle="1" w:styleId="AppendixHeading">
    <w:name w:val="Appendix Heading"/>
    <w:basedOn w:val="Heading1"/>
    <w:link w:val="AppendixHeadingChar"/>
    <w:uiPriority w:val="1"/>
    <w:qFormat/>
    <w:rsid w:val="00461CAC"/>
    <w:rPr>
      <w:color w:val="auto"/>
      <w:sz w:val="24"/>
    </w:rPr>
  </w:style>
  <w:style w:type="paragraph" w:styleId="Subtitle">
    <w:name w:val="Subtitle"/>
    <w:basedOn w:val="Normal"/>
    <w:next w:val="Normal"/>
    <w:link w:val="SubtitleChar"/>
    <w:uiPriority w:val="11"/>
    <w:qFormat/>
    <w:rsid w:val="00AF7CA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F7CAA"/>
    <w:rPr>
      <w:rFonts w:eastAsiaTheme="minorEastAsia"/>
      <w:color w:val="5A5A5A" w:themeColor="text1" w:themeTint="A5"/>
      <w:spacing w:val="15"/>
    </w:rPr>
  </w:style>
  <w:style w:type="character" w:customStyle="1" w:styleId="AppendixHeadingChar">
    <w:name w:val="Appendix Heading Char"/>
    <w:basedOn w:val="Heading1Char"/>
    <w:link w:val="AppendixHeading"/>
    <w:uiPriority w:val="1"/>
    <w:rsid w:val="00AF7CAA"/>
    <w:rPr>
      <w:rFonts w:asciiTheme="majorHAnsi" w:eastAsiaTheme="majorEastAsia" w:hAnsiTheme="majorHAnsi" w:cstheme="majorBidi"/>
      <w:color w:val="365F91" w:themeColor="accent1" w:themeShade="BF"/>
      <w:sz w:val="24"/>
      <w:szCs w:val="32"/>
    </w:rPr>
  </w:style>
  <w:style w:type="character" w:customStyle="1" w:styleId="UnresolvedMention">
    <w:name w:val="Unresolved Mention"/>
    <w:basedOn w:val="DefaultParagraphFont"/>
    <w:uiPriority w:val="99"/>
    <w:semiHidden/>
    <w:unhideWhenUsed/>
    <w:rsid w:val="00AF7CAA"/>
    <w:rPr>
      <w:color w:val="605E5C"/>
      <w:shd w:val="clear" w:color="auto" w:fill="E1DFDD"/>
    </w:rPr>
  </w:style>
  <w:style w:type="paragraph" w:styleId="TOC4">
    <w:name w:val="toc 4"/>
    <w:basedOn w:val="Normal"/>
    <w:next w:val="Normal"/>
    <w:autoRedefine/>
    <w:uiPriority w:val="39"/>
    <w:unhideWhenUsed/>
    <w:rsid w:val="00AF7CAA"/>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F7CAA"/>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F7CAA"/>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F7CAA"/>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F7CAA"/>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F7CAA"/>
    <w:pPr>
      <w:widowControl/>
      <w:autoSpaceDE/>
      <w:autoSpaceDN/>
      <w:spacing w:after="100" w:line="259" w:lineRule="auto"/>
      <w:ind w:left="1760"/>
    </w:pPr>
    <w:rPr>
      <w:rFonts w:asciiTheme="minorHAnsi" w:eastAsiaTheme="minorEastAsia" w:hAnsiTheme="minorHAnsi" w:cstheme="minorBidi"/>
    </w:rPr>
  </w:style>
  <w:style w:type="paragraph" w:styleId="Revision">
    <w:name w:val="Revision"/>
    <w:hidden/>
    <w:uiPriority w:val="99"/>
    <w:semiHidden/>
    <w:rsid w:val="00412CB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9245">
      <w:bodyDiv w:val="1"/>
      <w:marLeft w:val="0"/>
      <w:marRight w:val="0"/>
      <w:marTop w:val="0"/>
      <w:marBottom w:val="0"/>
      <w:divBdr>
        <w:top w:val="none" w:sz="0" w:space="0" w:color="auto"/>
        <w:left w:val="none" w:sz="0" w:space="0" w:color="auto"/>
        <w:bottom w:val="none" w:sz="0" w:space="0" w:color="auto"/>
        <w:right w:val="none" w:sz="0" w:space="0" w:color="auto"/>
      </w:divBdr>
    </w:div>
    <w:div w:id="92435548">
      <w:bodyDiv w:val="1"/>
      <w:marLeft w:val="0"/>
      <w:marRight w:val="0"/>
      <w:marTop w:val="0"/>
      <w:marBottom w:val="0"/>
      <w:divBdr>
        <w:top w:val="none" w:sz="0" w:space="0" w:color="auto"/>
        <w:left w:val="none" w:sz="0" w:space="0" w:color="auto"/>
        <w:bottom w:val="none" w:sz="0" w:space="0" w:color="auto"/>
        <w:right w:val="none" w:sz="0" w:space="0" w:color="auto"/>
      </w:divBdr>
    </w:div>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194458">
      <w:bodyDiv w:val="1"/>
      <w:marLeft w:val="0"/>
      <w:marRight w:val="0"/>
      <w:marTop w:val="0"/>
      <w:marBottom w:val="0"/>
      <w:divBdr>
        <w:top w:val="none" w:sz="0" w:space="0" w:color="auto"/>
        <w:left w:val="none" w:sz="0" w:space="0" w:color="auto"/>
        <w:bottom w:val="none" w:sz="0" w:space="0" w:color="auto"/>
        <w:right w:val="none" w:sz="0" w:space="0" w:color="auto"/>
      </w:divBdr>
    </w:div>
    <w:div w:id="254292984">
      <w:bodyDiv w:val="1"/>
      <w:marLeft w:val="0"/>
      <w:marRight w:val="0"/>
      <w:marTop w:val="0"/>
      <w:marBottom w:val="0"/>
      <w:divBdr>
        <w:top w:val="none" w:sz="0" w:space="0" w:color="auto"/>
        <w:left w:val="none" w:sz="0" w:space="0" w:color="auto"/>
        <w:bottom w:val="none" w:sz="0" w:space="0" w:color="auto"/>
        <w:right w:val="none" w:sz="0" w:space="0" w:color="auto"/>
      </w:divBdr>
    </w:div>
    <w:div w:id="287467017">
      <w:bodyDiv w:val="1"/>
      <w:marLeft w:val="0"/>
      <w:marRight w:val="0"/>
      <w:marTop w:val="0"/>
      <w:marBottom w:val="0"/>
      <w:divBdr>
        <w:top w:val="none" w:sz="0" w:space="0" w:color="auto"/>
        <w:left w:val="none" w:sz="0" w:space="0" w:color="auto"/>
        <w:bottom w:val="none" w:sz="0" w:space="0" w:color="auto"/>
        <w:right w:val="none" w:sz="0" w:space="0" w:color="auto"/>
      </w:divBdr>
    </w:div>
    <w:div w:id="290526422">
      <w:bodyDiv w:val="1"/>
      <w:marLeft w:val="0"/>
      <w:marRight w:val="0"/>
      <w:marTop w:val="0"/>
      <w:marBottom w:val="0"/>
      <w:divBdr>
        <w:top w:val="none" w:sz="0" w:space="0" w:color="auto"/>
        <w:left w:val="none" w:sz="0" w:space="0" w:color="auto"/>
        <w:bottom w:val="none" w:sz="0" w:space="0" w:color="auto"/>
        <w:right w:val="none" w:sz="0" w:space="0" w:color="auto"/>
      </w:divBdr>
    </w:div>
    <w:div w:id="292367466">
      <w:bodyDiv w:val="1"/>
      <w:marLeft w:val="0"/>
      <w:marRight w:val="0"/>
      <w:marTop w:val="0"/>
      <w:marBottom w:val="0"/>
      <w:divBdr>
        <w:top w:val="none" w:sz="0" w:space="0" w:color="auto"/>
        <w:left w:val="none" w:sz="0" w:space="0" w:color="auto"/>
        <w:bottom w:val="none" w:sz="0" w:space="0" w:color="auto"/>
        <w:right w:val="none" w:sz="0" w:space="0" w:color="auto"/>
      </w:divBdr>
    </w:div>
    <w:div w:id="617759446">
      <w:bodyDiv w:val="1"/>
      <w:marLeft w:val="0"/>
      <w:marRight w:val="0"/>
      <w:marTop w:val="0"/>
      <w:marBottom w:val="0"/>
      <w:divBdr>
        <w:top w:val="none" w:sz="0" w:space="0" w:color="auto"/>
        <w:left w:val="none" w:sz="0" w:space="0" w:color="auto"/>
        <w:bottom w:val="none" w:sz="0" w:space="0" w:color="auto"/>
        <w:right w:val="none" w:sz="0" w:space="0" w:color="auto"/>
      </w:divBdr>
    </w:div>
    <w:div w:id="637149199">
      <w:bodyDiv w:val="1"/>
      <w:marLeft w:val="0"/>
      <w:marRight w:val="0"/>
      <w:marTop w:val="0"/>
      <w:marBottom w:val="0"/>
      <w:divBdr>
        <w:top w:val="none" w:sz="0" w:space="0" w:color="auto"/>
        <w:left w:val="none" w:sz="0" w:space="0" w:color="auto"/>
        <w:bottom w:val="none" w:sz="0" w:space="0" w:color="auto"/>
        <w:right w:val="none" w:sz="0" w:space="0" w:color="auto"/>
      </w:divBdr>
    </w:div>
    <w:div w:id="640421610">
      <w:bodyDiv w:val="1"/>
      <w:marLeft w:val="0"/>
      <w:marRight w:val="0"/>
      <w:marTop w:val="0"/>
      <w:marBottom w:val="0"/>
      <w:divBdr>
        <w:top w:val="none" w:sz="0" w:space="0" w:color="auto"/>
        <w:left w:val="none" w:sz="0" w:space="0" w:color="auto"/>
        <w:bottom w:val="none" w:sz="0" w:space="0" w:color="auto"/>
        <w:right w:val="none" w:sz="0" w:space="0" w:color="auto"/>
      </w:divBdr>
    </w:div>
    <w:div w:id="657151707">
      <w:bodyDiv w:val="1"/>
      <w:marLeft w:val="0"/>
      <w:marRight w:val="0"/>
      <w:marTop w:val="0"/>
      <w:marBottom w:val="0"/>
      <w:divBdr>
        <w:top w:val="none" w:sz="0" w:space="0" w:color="auto"/>
        <w:left w:val="none" w:sz="0" w:space="0" w:color="auto"/>
        <w:bottom w:val="none" w:sz="0" w:space="0" w:color="auto"/>
        <w:right w:val="none" w:sz="0" w:space="0" w:color="auto"/>
      </w:divBdr>
    </w:div>
    <w:div w:id="835190909">
      <w:bodyDiv w:val="1"/>
      <w:marLeft w:val="0"/>
      <w:marRight w:val="0"/>
      <w:marTop w:val="0"/>
      <w:marBottom w:val="0"/>
      <w:divBdr>
        <w:top w:val="none" w:sz="0" w:space="0" w:color="auto"/>
        <w:left w:val="none" w:sz="0" w:space="0" w:color="auto"/>
        <w:bottom w:val="none" w:sz="0" w:space="0" w:color="auto"/>
        <w:right w:val="none" w:sz="0" w:space="0" w:color="auto"/>
      </w:divBdr>
    </w:div>
    <w:div w:id="1147669974">
      <w:bodyDiv w:val="1"/>
      <w:marLeft w:val="0"/>
      <w:marRight w:val="0"/>
      <w:marTop w:val="0"/>
      <w:marBottom w:val="0"/>
      <w:divBdr>
        <w:top w:val="none" w:sz="0" w:space="0" w:color="auto"/>
        <w:left w:val="none" w:sz="0" w:space="0" w:color="auto"/>
        <w:bottom w:val="none" w:sz="0" w:space="0" w:color="auto"/>
        <w:right w:val="none" w:sz="0" w:space="0" w:color="auto"/>
      </w:divBdr>
    </w:div>
    <w:div w:id="1196506656">
      <w:bodyDiv w:val="1"/>
      <w:marLeft w:val="0"/>
      <w:marRight w:val="0"/>
      <w:marTop w:val="0"/>
      <w:marBottom w:val="0"/>
      <w:divBdr>
        <w:top w:val="none" w:sz="0" w:space="0" w:color="auto"/>
        <w:left w:val="none" w:sz="0" w:space="0" w:color="auto"/>
        <w:bottom w:val="none" w:sz="0" w:space="0" w:color="auto"/>
        <w:right w:val="none" w:sz="0" w:space="0" w:color="auto"/>
      </w:divBdr>
    </w:div>
    <w:div w:id="1216307861">
      <w:bodyDiv w:val="1"/>
      <w:marLeft w:val="0"/>
      <w:marRight w:val="0"/>
      <w:marTop w:val="0"/>
      <w:marBottom w:val="0"/>
      <w:divBdr>
        <w:top w:val="none" w:sz="0" w:space="0" w:color="auto"/>
        <w:left w:val="none" w:sz="0" w:space="0" w:color="auto"/>
        <w:bottom w:val="none" w:sz="0" w:space="0" w:color="auto"/>
        <w:right w:val="none" w:sz="0" w:space="0" w:color="auto"/>
      </w:divBdr>
    </w:div>
    <w:div w:id="1697072036">
      <w:bodyDiv w:val="1"/>
      <w:marLeft w:val="0"/>
      <w:marRight w:val="0"/>
      <w:marTop w:val="0"/>
      <w:marBottom w:val="0"/>
      <w:divBdr>
        <w:top w:val="none" w:sz="0" w:space="0" w:color="auto"/>
        <w:left w:val="none" w:sz="0" w:space="0" w:color="auto"/>
        <w:bottom w:val="none" w:sz="0" w:space="0" w:color="auto"/>
        <w:right w:val="none" w:sz="0" w:space="0" w:color="auto"/>
      </w:divBdr>
    </w:div>
    <w:div w:id="1702701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enaiwatershed.org/science-in-action/research-information/water-quality/" TargetMode="External"/><Relationship Id="rId21" Type="http://schemas.openxmlformats.org/officeDocument/2006/relationships/hyperlink" Target="mailto:chandra.mcgee@alaska.gov" TargetMode="External"/><Relationship Id="rId42" Type="http://schemas.openxmlformats.org/officeDocument/2006/relationships/hyperlink" Target="https://maps.waterdata.usgs.gov/mapper/" TargetMode="External"/><Relationship Id="rId47" Type="http://schemas.openxmlformats.org/officeDocument/2006/relationships/hyperlink" Target="mailto:ben@kenaiwatershed.org" TargetMode="External"/><Relationship Id="rId63" Type="http://schemas.openxmlformats.org/officeDocument/2006/relationships/image" Target="media/image17.jpg"/><Relationship Id="rId68" Type="http://schemas.openxmlformats.org/officeDocument/2006/relationships/header" Target="header12.xml"/><Relationship Id="rId16" Type="http://schemas.openxmlformats.org/officeDocument/2006/relationships/image" Target="media/image3.png"/><Relationship Id="rId11" Type="http://schemas.openxmlformats.org/officeDocument/2006/relationships/hyperlink" Target="http://www.kenaiwatershed.org/" TargetMode="External"/><Relationship Id="rId24" Type="http://schemas.openxmlformats.org/officeDocument/2006/relationships/hyperlink" Target="mailto:justin.nelson@sgs.com" TargetMode="External"/><Relationship Id="rId32" Type="http://schemas.openxmlformats.org/officeDocument/2006/relationships/header" Target="header3.xml"/><Relationship Id="rId37" Type="http://schemas.openxmlformats.org/officeDocument/2006/relationships/footer" Target="footer5.xml"/><Relationship Id="rId40" Type="http://schemas.openxmlformats.org/officeDocument/2006/relationships/footer" Target="footer6.xml"/><Relationship Id="rId45" Type="http://schemas.openxmlformats.org/officeDocument/2006/relationships/hyperlink" Target="http://www.kenaiwatershed.org/" TargetMode="External"/><Relationship Id="rId53" Type="http://schemas.openxmlformats.org/officeDocument/2006/relationships/image" Target="media/image11.jpeg"/><Relationship Id="rId58" Type="http://schemas.openxmlformats.org/officeDocument/2006/relationships/image" Target="media/image14.jpeg"/><Relationship Id="rId66" Type="http://schemas.openxmlformats.org/officeDocument/2006/relationships/header" Target="header11.xml"/><Relationship Id="rId74"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image" Target="media/image15.jpg"/><Relationship Id="rId95" Type="http://schemas.microsoft.com/office/2016/09/relationships/commentsIds" Target="commentsIds.xml"/><Relationship Id="rId19" Type="http://schemas.openxmlformats.org/officeDocument/2006/relationships/hyperlink" Target="mailto:sarah.apsens@alaska.gov" TargetMode="External"/><Relationship Id="rId14" Type="http://schemas.openxmlformats.org/officeDocument/2006/relationships/image" Target="media/image2.jpeg"/><Relationship Id="rId22" Type="http://schemas.openxmlformats.org/officeDocument/2006/relationships/hyperlink" Target="mailto:executivedirector@kenaiwatershed.org" TargetMode="External"/><Relationship Id="rId27" Type="http://schemas.openxmlformats.org/officeDocument/2006/relationships/hyperlink" Target="mailto:hydrology@kenaiwatershed.org" TargetMode="External"/><Relationship Id="rId30" Type="http://schemas.openxmlformats.org/officeDocument/2006/relationships/header" Target="header2.xml"/><Relationship Id="rId35" Type="http://schemas.openxmlformats.org/officeDocument/2006/relationships/footer" Target="footer4.xml"/><Relationship Id="rId43" Type="http://schemas.openxmlformats.org/officeDocument/2006/relationships/hyperlink" Target="https://northtechgroup.com/" TargetMode="External"/><Relationship Id="rId48" Type="http://schemas.openxmlformats.org/officeDocument/2006/relationships/header" Target="header7.xml"/><Relationship Id="rId56" Type="http://schemas.openxmlformats.org/officeDocument/2006/relationships/header" Target="header8.xml"/><Relationship Id="rId64" Type="http://schemas.openxmlformats.org/officeDocument/2006/relationships/header" Target="header10.xml"/><Relationship Id="rId69" Type="http://schemas.openxmlformats.org/officeDocument/2006/relationships/footer" Target="footer12.xm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9.jpeg"/><Relationship Id="rId72" Type="http://schemas.openxmlformats.org/officeDocument/2006/relationships/hyperlink" Target="mailto:hydrology@kenaiwatershed.org" TargetMode="External"/><Relationship Id="rId3" Type="http://schemas.openxmlformats.org/officeDocument/2006/relationships/styles" Target="styles.xml"/><Relationship Id="rId12" Type="http://schemas.openxmlformats.org/officeDocument/2006/relationships/hyperlink" Target="https://bit.ly/kwf_qapp_draft_2023" TargetMode="External"/><Relationship Id="rId17" Type="http://schemas.openxmlformats.org/officeDocument/2006/relationships/image" Target="media/image4.png"/><Relationship Id="rId25" Type="http://schemas.openxmlformats.org/officeDocument/2006/relationships/hyperlink" Target="ywebber@salamatof.com" TargetMode="External"/><Relationship Id="rId33" Type="http://schemas.openxmlformats.org/officeDocument/2006/relationships/footer" Target="footer3.xml"/><Relationship Id="rId38" Type="http://schemas.openxmlformats.org/officeDocument/2006/relationships/image" Target="media/image5.jpeg"/><Relationship Id="rId46" Type="http://schemas.openxmlformats.org/officeDocument/2006/relationships/image" Target="media/image7.png"/><Relationship Id="rId59" Type="http://schemas.openxmlformats.org/officeDocument/2006/relationships/header" Target="header9.xml"/><Relationship Id="rId67" Type="http://schemas.openxmlformats.org/officeDocument/2006/relationships/footer" Target="footer11.xml"/><Relationship Id="rId20" Type="http://schemas.openxmlformats.org/officeDocument/2006/relationships/hyperlink" Target="mailto:john.clark@alaska.gov" TargetMode="External"/><Relationship Id="rId41" Type="http://schemas.openxmlformats.org/officeDocument/2006/relationships/hyperlink" Target="http://www.ncei.noaa.gov" TargetMode="External"/><Relationship Id="rId54" Type="http://schemas.openxmlformats.org/officeDocument/2006/relationships/image" Target="media/image12.jpeg"/><Relationship Id="rId62" Type="http://schemas.openxmlformats.org/officeDocument/2006/relationships/image" Target="media/image16.jpg"/><Relationship Id="rId70" Type="http://schemas.openxmlformats.org/officeDocument/2006/relationships/header" Target="header13.xml"/><Relationship Id="rId75"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arah.apsens@alaska.gov" TargetMode="External"/><Relationship Id="rId23" Type="http://schemas.openxmlformats.org/officeDocument/2006/relationships/hyperlink" Target="mailto:sue@cookinletkeeper.org" TargetMode="External"/><Relationship Id="rId28" Type="http://schemas.openxmlformats.org/officeDocument/2006/relationships/header" Target="header1.xml"/><Relationship Id="rId36" Type="http://schemas.openxmlformats.org/officeDocument/2006/relationships/header" Target="header5.xml"/><Relationship Id="rId49" Type="http://schemas.openxmlformats.org/officeDocument/2006/relationships/footer" Target="footer7.xml"/><Relationship Id="rId57" Type="http://schemas.openxmlformats.org/officeDocument/2006/relationships/footer" Target="footer8.xml"/><Relationship Id="rId10" Type="http://schemas.openxmlformats.org/officeDocument/2006/relationships/image" Target="media/image1.png"/><Relationship Id="rId31" Type="http://schemas.openxmlformats.org/officeDocument/2006/relationships/footer" Target="footer2.xml"/><Relationship Id="rId44" Type="http://schemas.openxmlformats.org/officeDocument/2006/relationships/image" Target="media/image6.png"/><Relationship Id="rId52" Type="http://schemas.openxmlformats.org/officeDocument/2006/relationships/image" Target="media/image10.jpeg"/><Relationship Id="rId60" Type="http://schemas.openxmlformats.org/officeDocument/2006/relationships/footer" Target="footer9.xml"/><Relationship Id="rId65" Type="http://schemas.openxmlformats.org/officeDocument/2006/relationships/footer" Target="footer10.xml"/><Relationship Id="rId73" Type="http://schemas.openxmlformats.org/officeDocument/2006/relationships/hyperlink" Target="https://bit.ly/kwf_lab_certs"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hydrology@kenaiwatershed.org" TargetMode="External"/><Relationship Id="rId18" Type="http://schemas.openxmlformats.org/officeDocument/2006/relationships/hyperlink" Target="mailto:hydrology@kenaiwatershed.org" TargetMode="External"/><Relationship Id="rId39" Type="http://schemas.openxmlformats.org/officeDocument/2006/relationships/header" Target="header6.xml"/><Relationship Id="rId34" Type="http://schemas.openxmlformats.org/officeDocument/2006/relationships/header" Target="header4.xml"/><Relationship Id="rId50" Type="http://schemas.openxmlformats.org/officeDocument/2006/relationships/image" Target="media/image8.jpeg"/><Relationship Id="rId55" Type="http://schemas.openxmlformats.org/officeDocument/2006/relationships/image" Target="media/image13.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9767B-49B7-49DF-BA56-82E1F1996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6307</TotalTime>
  <Pages>74</Pages>
  <Words>18638</Words>
  <Characters>106243</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Meyer</dc:creator>
  <cp:lastModifiedBy>Benjamin Meyer</cp:lastModifiedBy>
  <cp:revision>95</cp:revision>
  <dcterms:created xsi:type="dcterms:W3CDTF">2022-02-18T01:36:00Z</dcterms:created>
  <dcterms:modified xsi:type="dcterms:W3CDTF">2023-02-09T22:39:00Z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