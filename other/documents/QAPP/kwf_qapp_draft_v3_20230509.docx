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media/image12.jpg" ContentType="image/jpeg"/>
  <Override PartName="/word/media/image13.jpg" ContentType="image/jpeg"/>
  <Override PartName="/word/media/image14.jpg" ContentType="image/jpeg"/>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429766BA"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 xml:space="preserve">V.3. Updated </w:t>
      </w:r>
      <w:r w:rsidR="00A177D6">
        <w:rPr>
          <w:b/>
          <w:i/>
          <w:sz w:val="36"/>
        </w:rPr>
        <w:t>May</w:t>
      </w:r>
      <w:r w:rsidR="000B0BE4">
        <w:rPr>
          <w:b/>
          <w:i/>
          <w:sz w:val="36"/>
        </w:rPr>
        <w:t xml:space="preserve">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4D84A48C" w:rsidR="008E4680" w:rsidRDefault="008E4680" w:rsidP="00442B13">
      <w:pPr>
        <w:ind w:left="2763" w:right="2822"/>
        <w:jc w:val="center"/>
        <w:rPr>
          <w:b/>
          <w:sz w:val="24"/>
        </w:rPr>
      </w:pPr>
      <w:r>
        <w:rPr>
          <w:b/>
          <w:sz w:val="24"/>
        </w:rPr>
        <w:t>Soldotna, AK 99669 www.kenaiwatershed.org</w:t>
      </w:r>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1"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250EA7A9" w14:textId="77777777" w:rsidR="00BD5F59" w:rsidRDefault="00BD5F59"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2" w:name="Department_of_Environmental_Conservation"/>
      <w:bookmarkStart w:id="3" w:name="Division_of_Water"/>
      <w:bookmarkStart w:id="4" w:name="Water_Quality_Standards_and_Restoration"/>
      <w:bookmarkStart w:id="5" w:name="_Toc112073499"/>
      <w:bookmarkStart w:id="6" w:name="_Toc117087841"/>
      <w:bookmarkStart w:id="7" w:name="_Toc125960331"/>
      <w:bookmarkStart w:id="8" w:name="_Toc125983993"/>
      <w:bookmarkStart w:id="9" w:name="_Toc125984274"/>
      <w:bookmarkStart w:id="10" w:name="_Toc132032645"/>
      <w:bookmarkStart w:id="11" w:name="_Toc133754230"/>
      <w:bookmarkEnd w:id="1"/>
      <w:bookmarkEnd w:id="2"/>
      <w:bookmarkEnd w:id="3"/>
      <w:bookmarkEnd w:id="4"/>
      <w:r>
        <w:lastRenderedPageBreak/>
        <w:t>Al. Title and Approval Page</w:t>
      </w:r>
      <w:bookmarkEnd w:id="5"/>
      <w:bookmarkEnd w:id="6"/>
      <w:bookmarkEnd w:id="7"/>
      <w:bookmarkEnd w:id="8"/>
      <w:bookmarkEnd w:id="9"/>
      <w:bookmarkEnd w:id="10"/>
      <w:bookmarkEnd w:id="11"/>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5DDA9159" w14:textId="77777777" w:rsidR="001A2BD8" w:rsidRDefault="008E4680" w:rsidP="001A2BD8">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9" w:history="1">
        <w:r w:rsidR="001F0914" w:rsidRPr="004A2C6D">
          <w:rPr>
            <w:rStyle w:val="Hyperlink"/>
            <w:w w:val="95"/>
            <w:sz w:val="24"/>
            <w:szCs w:val="24"/>
          </w:rPr>
          <w:t>hydrology@kenaiwatershed.org</w:t>
        </w:r>
      </w:hyperlink>
      <w:r w:rsidR="001F0914">
        <w:rPr>
          <w:w w:val="95"/>
          <w:sz w:val="24"/>
          <w:szCs w:val="24"/>
        </w:rPr>
        <w:t xml:space="preserve"> </w:t>
      </w:r>
      <w:r w:rsidR="00500CEC" w:rsidRPr="00226A4E">
        <w:rPr>
          <w:rStyle w:val="Hyperlink"/>
          <w:w w:val="95"/>
          <w:sz w:val="24"/>
          <w:szCs w:val="24"/>
        </w:rPr>
        <w:br/>
      </w:r>
      <w:r w:rsidRPr="00226A4E">
        <w:rPr>
          <w:sz w:val="24"/>
          <w:szCs w:val="24"/>
        </w:rPr>
        <w:t>Phone: (907) 260-5449</w:t>
      </w:r>
    </w:p>
    <w:p w14:paraId="5DF74D21" w14:textId="6D7FDF39" w:rsidR="00042BE4" w:rsidRPr="001A2BD8" w:rsidRDefault="00042BE4" w:rsidP="001A2BD8">
      <w:pPr>
        <w:rPr>
          <w:sz w:val="24"/>
          <w:szCs w:val="24"/>
        </w:rPr>
      </w:pPr>
      <w:r w:rsidRPr="00226A4E">
        <w:rPr>
          <w:b/>
          <w:w w:val="95"/>
          <w:sz w:val="24"/>
          <w:szCs w:val="24"/>
        </w:rPr>
        <w:t>Signature:</w:t>
      </w:r>
      <w:r w:rsidR="001A2BD8">
        <w:rPr>
          <w:b/>
          <w:noProof/>
          <w:w w:val="95"/>
          <w:sz w:val="24"/>
          <w:szCs w:val="24"/>
        </w:rPr>
        <w:drawing>
          <wp:inline distT="0" distB="0" distL="0" distR="0" wp14:anchorId="7DD1FCE8" wp14:editId="7BE05799">
            <wp:extent cx="1276350" cy="474921"/>
            <wp:effectExtent l="0" t="0" r="0" b="1905"/>
            <wp:docPr id="14220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0760" name="Picture 1422070760"/>
                    <pic:cNvPicPr/>
                  </pic:nvPicPr>
                  <pic:blipFill>
                    <a:blip r:embed="rId10">
                      <a:extLst>
                        <a:ext uri="{28A0092B-C50C-407E-A947-70E740481C1C}">
                          <a14:useLocalDpi xmlns:a14="http://schemas.microsoft.com/office/drawing/2010/main" val="0"/>
                        </a:ext>
                      </a:extLst>
                    </a:blip>
                    <a:stretch>
                      <a:fillRect/>
                    </a:stretch>
                  </pic:blipFill>
                  <pic:spPr>
                    <a:xfrm>
                      <a:off x="0" y="0"/>
                      <a:ext cx="1284110" cy="477809"/>
                    </a:xfrm>
                    <a:prstGeom prst="rect">
                      <a:avLst/>
                    </a:prstGeom>
                  </pic:spPr>
                </pic:pic>
              </a:graphicData>
            </a:graphic>
          </wp:inline>
        </w:drawing>
      </w:r>
      <w:r w:rsidR="001A2BD8">
        <w:rPr>
          <w:b/>
          <w:w w:val="95"/>
          <w:sz w:val="24"/>
          <w:szCs w:val="24"/>
        </w:rPr>
        <w:tab/>
      </w:r>
      <w:r w:rsidR="001A2BD8">
        <w:rPr>
          <w:b/>
          <w:w w:val="95"/>
          <w:sz w:val="24"/>
          <w:szCs w:val="24"/>
        </w:rPr>
        <w:tab/>
        <w:t xml:space="preserve">    </w:t>
      </w:r>
      <w:r w:rsidRPr="00226A4E">
        <w:rPr>
          <w:b/>
          <w:w w:val="95"/>
          <w:sz w:val="24"/>
          <w:szCs w:val="24"/>
        </w:rPr>
        <w:t xml:space="preserve">         Date: </w:t>
      </w:r>
      <w:r w:rsidR="001A2BD8" w:rsidRPr="001A2BD8">
        <w:rPr>
          <w:bCs/>
          <w:w w:val="95"/>
          <w:sz w:val="24"/>
          <w:szCs w:val="24"/>
        </w:rPr>
        <w:t>May 3, 2023</w:t>
      </w:r>
    </w:p>
    <w:p w14:paraId="7356C4C0" w14:textId="5977C0AB" w:rsidR="00042BE4" w:rsidRDefault="001A2BD8" w:rsidP="00042BE4">
      <w:pPr>
        <w:spacing w:before="89"/>
        <w:rPr>
          <w:w w:val="95"/>
          <w:sz w:val="24"/>
          <w:szCs w:val="24"/>
        </w:rPr>
      </w:pPr>
      <w:r>
        <w:rPr>
          <w:w w:val="95"/>
          <w:sz w:val="24"/>
          <w:szCs w:val="24"/>
        </w:rPr>
        <w:tab/>
      </w:r>
      <w:r>
        <w:rPr>
          <w:w w:val="95"/>
          <w:sz w:val="24"/>
          <w:szCs w:val="24"/>
        </w:rPr>
        <w:tab/>
      </w:r>
    </w:p>
    <w:p w14:paraId="57B4627A" w14:textId="77777777" w:rsidR="001A2BD8" w:rsidRPr="00226A4E" w:rsidRDefault="001A2BD8" w:rsidP="00042BE4">
      <w:pPr>
        <w:spacing w:before="89"/>
        <w:rPr>
          <w:w w:val="95"/>
          <w:sz w:val="24"/>
          <w:szCs w:val="24"/>
        </w:rPr>
      </w:pPr>
    </w:p>
    <w:p w14:paraId="4F1498D9" w14:textId="5302E59E"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001F0914" w:rsidRPr="004A2C6D">
          <w:rPr>
            <w:rStyle w:val="Hyperlink"/>
            <w:w w:val="95"/>
            <w:sz w:val="24"/>
            <w:szCs w:val="24"/>
          </w:rPr>
          <w:t>executivedirector@kenaiwatershed.org</w:t>
        </w:r>
      </w:hyperlink>
      <w:r w:rsidR="001F0914">
        <w:rPr>
          <w:w w:val="95"/>
          <w:sz w:val="24"/>
          <w:szCs w:val="24"/>
        </w:rPr>
        <w:t xml:space="preserve"> </w:t>
      </w:r>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32572221" w:rsidR="00500CEC" w:rsidRDefault="001A2BD8" w:rsidP="001A2BD8">
      <w:pPr>
        <w:tabs>
          <w:tab w:val="left" w:pos="1455"/>
        </w:tabs>
        <w:spacing w:before="13"/>
        <w:rPr>
          <w:sz w:val="24"/>
          <w:szCs w:val="24"/>
        </w:rPr>
      </w:pPr>
      <w:r>
        <w:rPr>
          <w:sz w:val="24"/>
          <w:szCs w:val="24"/>
        </w:rPr>
        <w:tab/>
      </w:r>
    </w:p>
    <w:p w14:paraId="4A40EA9B" w14:textId="77777777" w:rsidR="001A2BD8" w:rsidRPr="00226A4E" w:rsidRDefault="001A2BD8" w:rsidP="001A2BD8">
      <w:pPr>
        <w:tabs>
          <w:tab w:val="left" w:pos="1455"/>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60E51988" w14:textId="77777777" w:rsidR="001A2BD8" w:rsidRDefault="00042BE4" w:rsidP="00500CEC">
      <w:pPr>
        <w:spacing w:before="89"/>
        <w:rPr>
          <w:sz w:val="24"/>
          <w:szCs w:val="24"/>
        </w:rPr>
      </w:pPr>
      <w:r w:rsidRPr="00226A4E">
        <w:rPr>
          <w:b/>
          <w:w w:val="95"/>
          <w:sz w:val="24"/>
          <w:szCs w:val="24"/>
        </w:rPr>
        <w:t xml:space="preserve">Email: </w:t>
      </w:r>
      <w:hyperlink r:id="rId12" w:history="1">
        <w:r w:rsidR="001F0914" w:rsidRPr="004A2C6D">
          <w:rPr>
            <w:rStyle w:val="Hyperlink"/>
            <w:w w:val="95"/>
            <w:sz w:val="24"/>
            <w:szCs w:val="24"/>
          </w:rPr>
          <w:t>fields.cindy@epa.gov</w:t>
        </w:r>
      </w:hyperlink>
      <w:r w:rsidR="001F0914">
        <w:rPr>
          <w:w w:val="95"/>
          <w:sz w:val="24"/>
          <w:szCs w:val="24"/>
        </w:rPr>
        <w:t xml:space="preserve"> </w:t>
      </w:r>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2" w:name="QAPP-Kenai_River_Watershed_ZnCu_2020_042"/>
      <w:bookmarkEnd w:id="12"/>
    </w:p>
    <w:p w14:paraId="4340528F" w14:textId="77777777" w:rsidR="001A2BD8" w:rsidRDefault="001A2BD8" w:rsidP="00500CEC">
      <w:pPr>
        <w:spacing w:before="89"/>
        <w:rPr>
          <w:sz w:val="24"/>
          <w:szCs w:val="24"/>
        </w:rPr>
      </w:pPr>
    </w:p>
    <w:p w14:paraId="48CCECDA" w14:textId="5011503F" w:rsidR="00042BE4" w:rsidRDefault="008E4680" w:rsidP="00500CEC">
      <w:pPr>
        <w:spacing w:before="89"/>
        <w:rPr>
          <w:b/>
          <w:w w:val="95"/>
          <w:sz w:val="24"/>
          <w:szCs w:val="24"/>
        </w:rPr>
      </w:pPr>
      <w:r w:rsidRPr="00226A4E">
        <w:rPr>
          <w:sz w:val="24"/>
          <w:szCs w:val="24"/>
        </w:rPr>
        <w:t>Signature</w:t>
      </w:r>
      <w:r w:rsidRPr="0019723B">
        <w:rPr>
          <w:sz w:val="24"/>
          <w:szCs w:val="24"/>
        </w:rPr>
        <w:t xml:space="preserve">: </w:t>
      </w:r>
      <w:r w:rsidRPr="0019723B">
        <w:rPr>
          <w:spacing w:val="21"/>
          <w:sz w:val="24"/>
          <w:szCs w:val="24"/>
        </w:rPr>
        <w:t xml:space="preserve"> </w:t>
      </w:r>
      <w:r w:rsidR="0019723B" w:rsidRPr="0019723B">
        <w:rPr>
          <w:sz w:val="24"/>
          <w:szCs w:val="24"/>
        </w:rPr>
        <w:t xml:space="preserve">   </w:t>
      </w:r>
      <w:r w:rsidR="00042BE4"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052204D6" w14:textId="77777777" w:rsidR="001A2BD8" w:rsidRDefault="008201A7" w:rsidP="0019723B">
      <w:pPr>
        <w:spacing w:before="90" w:line="259" w:lineRule="auto"/>
        <w:ind w:right="555"/>
        <w:rPr>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001F0914" w:rsidRPr="004A2C6D">
          <w:rPr>
            <w:rStyle w:val="Hyperlink"/>
            <w:w w:val="95"/>
            <w:sz w:val="24"/>
            <w:szCs w:val="24"/>
          </w:rPr>
          <w:t>brown.katherine@epa.gov</w:t>
        </w:r>
      </w:hyperlink>
      <w:r w:rsidR="001F0914">
        <w:rPr>
          <w:w w:val="95"/>
          <w:sz w:val="24"/>
          <w:szCs w:val="24"/>
        </w:rPr>
        <w:t xml:space="preserve"> </w:t>
      </w:r>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p>
    <w:p w14:paraId="3E238354" w14:textId="77777777" w:rsidR="001A2BD8" w:rsidRDefault="001A2BD8" w:rsidP="0019723B">
      <w:pPr>
        <w:spacing w:before="90" w:line="259" w:lineRule="auto"/>
        <w:ind w:right="555"/>
        <w:rPr>
          <w:sz w:val="24"/>
          <w:szCs w:val="24"/>
        </w:rPr>
      </w:pPr>
    </w:p>
    <w:p w14:paraId="71649443" w14:textId="5DA3825E" w:rsidR="00BD5F59" w:rsidRPr="001A2BD8" w:rsidRDefault="008201A7" w:rsidP="001A2BD8">
      <w:pPr>
        <w:spacing w:before="90" w:line="259" w:lineRule="auto"/>
        <w:ind w:right="555"/>
        <w:rPr>
          <w:w w:val="95"/>
          <w:sz w:val="24"/>
          <w:szCs w:val="24"/>
        </w:rPr>
      </w:pP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r w:rsidR="00BD5F59">
        <w:br w:type="page"/>
      </w:r>
    </w:p>
    <w:p w14:paraId="5D085225" w14:textId="5606037C" w:rsidR="00042BE4" w:rsidRDefault="0019723B" w:rsidP="0019723B">
      <w:pPr>
        <w:pStyle w:val="Heading1"/>
        <w:ind w:left="0"/>
      </w:pPr>
      <w:bookmarkStart w:id="13" w:name="_Toc133754231"/>
      <w:r>
        <w:lastRenderedPageBreak/>
        <w:t>A2. Contents</w:t>
      </w:r>
      <w:bookmarkEnd w:id="13"/>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p w14:paraId="18A94BE2" w14:textId="0FB84BAD"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Al. Title and Approval Page</w:t>
          </w:r>
          <w:r w:rsidRPr="00641F83">
            <w:rPr>
              <w:noProof/>
              <w:webHidden/>
            </w:rPr>
            <w:tab/>
          </w:r>
          <w:r w:rsidR="000C2DBA">
            <w:rPr>
              <w:noProof/>
              <w:webHidden/>
            </w:rPr>
            <w:t>2</w:t>
          </w:r>
        </w:p>
        <w:p w14:paraId="31D0D7C6" w14:textId="00A8BC0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A2. Contents</w:t>
          </w:r>
          <w:r w:rsidRPr="00641F83">
            <w:rPr>
              <w:noProof/>
              <w:webHidden/>
            </w:rPr>
            <w:tab/>
          </w:r>
          <w:r w:rsidR="000C2DBA">
            <w:rPr>
              <w:noProof/>
              <w:webHidden/>
            </w:rPr>
            <w:t>3</w:t>
          </w:r>
        </w:p>
        <w:p w14:paraId="33F28306" w14:textId="66CF9281"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A3. Acronyms</w:t>
          </w:r>
          <w:r w:rsidRPr="00641F83">
            <w:rPr>
              <w:noProof/>
              <w:webHidden/>
            </w:rPr>
            <w:tab/>
          </w:r>
          <w:r w:rsidR="000C2DBA">
            <w:rPr>
              <w:noProof/>
              <w:webHidden/>
            </w:rPr>
            <w:t>5</w:t>
          </w:r>
        </w:p>
        <w:p w14:paraId="79994A94" w14:textId="740C1D90"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Acknowledgements</w:t>
          </w:r>
          <w:r w:rsidRPr="00641F83">
            <w:rPr>
              <w:noProof/>
              <w:webHidden/>
              <w:sz w:val="24"/>
              <w:szCs w:val="24"/>
            </w:rPr>
            <w:tab/>
          </w:r>
          <w:r w:rsidR="000C2DBA">
            <w:rPr>
              <w:noProof/>
              <w:webHidden/>
              <w:sz w:val="24"/>
              <w:szCs w:val="24"/>
            </w:rPr>
            <w:t>6</w:t>
          </w:r>
        </w:p>
        <w:p w14:paraId="08CF01F6" w14:textId="4B2BC1B8"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w:t>
          </w:r>
          <w:r w:rsidR="005935B5" w:rsidRPr="000C2DBA">
            <w:rPr>
              <w:noProof/>
            </w:rPr>
            <w:t>4</w:t>
          </w:r>
          <w:r w:rsidRPr="000C2DBA">
            <w:rPr>
              <w:noProof/>
            </w:rPr>
            <w:t>. Distribution List</w:t>
          </w:r>
          <w:r w:rsidRPr="00641F83">
            <w:rPr>
              <w:noProof/>
              <w:webHidden/>
            </w:rPr>
            <w:tab/>
          </w:r>
          <w:r w:rsidR="000C2DBA">
            <w:rPr>
              <w:noProof/>
              <w:webHidden/>
            </w:rPr>
            <w:t>7</w:t>
          </w:r>
        </w:p>
        <w:p w14:paraId="088AE6F4" w14:textId="0CCE1CC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A5. Problem Definition/Background and Project Objectives</w:t>
          </w:r>
          <w:r w:rsidRPr="00641F83">
            <w:rPr>
              <w:noProof/>
              <w:webHidden/>
              <w:sz w:val="24"/>
              <w:szCs w:val="24"/>
            </w:rPr>
            <w:tab/>
          </w:r>
          <w:r w:rsidR="000C2DBA">
            <w:rPr>
              <w:noProof/>
              <w:webHidden/>
              <w:sz w:val="24"/>
              <w:szCs w:val="24"/>
            </w:rPr>
            <w:t>11</w:t>
          </w:r>
        </w:p>
        <w:p w14:paraId="04A4FE19" w14:textId="4E39B00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A6. Project / Task Description</w:t>
          </w:r>
          <w:r w:rsidRPr="00641F83">
            <w:rPr>
              <w:noProof/>
              <w:webHidden/>
              <w:sz w:val="24"/>
              <w:szCs w:val="24"/>
            </w:rPr>
            <w:tab/>
          </w:r>
          <w:r w:rsidR="000C2DBA">
            <w:rPr>
              <w:noProof/>
              <w:webHidden/>
              <w:sz w:val="24"/>
              <w:szCs w:val="24"/>
            </w:rPr>
            <w:t>11</w:t>
          </w:r>
        </w:p>
        <w:p w14:paraId="48B4BA95" w14:textId="601E6A63" w:rsidR="00641F83" w:rsidRPr="00641F83" w:rsidRDefault="00641F83" w:rsidP="00641F83">
          <w:pPr>
            <w:pStyle w:val="TOC2"/>
            <w:tabs>
              <w:tab w:val="left" w:pos="660"/>
            </w:tabs>
            <w:rPr>
              <w:rFonts w:asciiTheme="minorHAnsi" w:eastAsiaTheme="minorEastAsia" w:hAnsiTheme="minorHAnsi" w:cstheme="minorBidi"/>
              <w:noProof/>
              <w:sz w:val="24"/>
              <w:szCs w:val="24"/>
            </w:rPr>
          </w:pPr>
          <w:r w:rsidRPr="000C2DBA">
            <w:rPr>
              <w:noProof/>
              <w:sz w:val="24"/>
              <w:szCs w:val="24"/>
            </w:rPr>
            <w:t>A7.</w:t>
          </w:r>
          <w:r>
            <w:rPr>
              <w:rFonts w:asciiTheme="minorHAnsi" w:eastAsiaTheme="minorEastAsia" w:hAnsiTheme="minorHAnsi" w:cstheme="minorBidi"/>
              <w:noProof/>
              <w:sz w:val="24"/>
              <w:szCs w:val="24"/>
            </w:rPr>
            <w:t xml:space="preserve"> </w:t>
          </w:r>
          <w:r w:rsidRPr="000C2DBA">
            <w:rPr>
              <w:noProof/>
              <w:sz w:val="24"/>
              <w:szCs w:val="24"/>
            </w:rPr>
            <w:t>Quality Objectives and Criteria for Measurement of</w:t>
          </w:r>
          <w:r w:rsidRPr="000C2DBA">
            <w:rPr>
              <w:noProof/>
              <w:spacing w:val="-8"/>
              <w:sz w:val="24"/>
              <w:szCs w:val="24"/>
            </w:rPr>
            <w:t xml:space="preserve"> </w:t>
          </w:r>
          <w:r w:rsidRPr="000C2DBA">
            <w:rPr>
              <w:noProof/>
              <w:sz w:val="24"/>
              <w:szCs w:val="24"/>
            </w:rPr>
            <w:t>Data</w:t>
          </w:r>
          <w:r w:rsidRPr="00641F83">
            <w:rPr>
              <w:noProof/>
              <w:webHidden/>
              <w:sz w:val="24"/>
              <w:szCs w:val="24"/>
            </w:rPr>
            <w:tab/>
          </w:r>
          <w:r w:rsidR="000C2DBA">
            <w:rPr>
              <w:noProof/>
              <w:webHidden/>
              <w:sz w:val="24"/>
              <w:szCs w:val="24"/>
            </w:rPr>
            <w:t>14</w:t>
          </w:r>
        </w:p>
        <w:p w14:paraId="77193332" w14:textId="661B1532" w:rsidR="00641F83" w:rsidRPr="00641F83" w:rsidRDefault="00641F83" w:rsidP="00641F83">
          <w:pPr>
            <w:pStyle w:val="TOC1"/>
            <w:tabs>
              <w:tab w:val="right" w:leader="dot" w:pos="9350"/>
            </w:tabs>
            <w:ind w:left="0"/>
            <w:rPr>
              <w:noProof/>
              <w:color w:val="0563C1" w:themeColor="hyperlink"/>
              <w:u w:val="single"/>
            </w:rPr>
          </w:pPr>
          <w:r w:rsidRPr="000C2DBA">
            <w:rPr>
              <w:noProof/>
            </w:rPr>
            <w:t>A8. Training</w:t>
          </w:r>
          <w:r w:rsidRPr="000C2DBA">
            <w:rPr>
              <w:noProof/>
              <w:spacing w:val="-1"/>
            </w:rPr>
            <w:t xml:space="preserve"> </w:t>
          </w:r>
          <w:r w:rsidRPr="000C2DBA">
            <w:rPr>
              <w:noProof/>
            </w:rPr>
            <w:t>Requirements</w:t>
          </w:r>
          <w:r w:rsidRPr="00641F83">
            <w:rPr>
              <w:noProof/>
              <w:webHidden/>
            </w:rPr>
            <w:tab/>
          </w:r>
          <w:r w:rsidR="000C2DBA">
            <w:rPr>
              <w:noProof/>
              <w:webHidden/>
            </w:rPr>
            <w:t>24</w:t>
          </w:r>
          <w:r>
            <w:rPr>
              <w:rStyle w:val="Hyperlink"/>
              <w:noProof/>
            </w:rPr>
            <w:br/>
          </w:r>
          <w:r w:rsidRPr="000C2DBA">
            <w:rPr>
              <w:noProof/>
            </w:rPr>
            <w:t>A9. Documentation and</w:t>
          </w:r>
          <w:r w:rsidRPr="000C2DBA">
            <w:rPr>
              <w:noProof/>
              <w:spacing w:val="-2"/>
            </w:rPr>
            <w:t xml:space="preserve"> </w:t>
          </w:r>
          <w:r w:rsidRPr="000C2DBA">
            <w:rPr>
              <w:noProof/>
            </w:rPr>
            <w:t>Records</w:t>
          </w:r>
          <w:r w:rsidRPr="00641F83">
            <w:rPr>
              <w:noProof/>
              <w:webHidden/>
            </w:rPr>
            <w:tab/>
          </w:r>
          <w:r w:rsidR="000C2DBA">
            <w:rPr>
              <w:noProof/>
              <w:webHidden/>
            </w:rPr>
            <w:t>24</w:t>
          </w:r>
        </w:p>
        <w:p w14:paraId="26773B7C" w14:textId="50FD2399"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 Sampling Process</w:t>
          </w:r>
          <w:r w:rsidRPr="000C2DBA">
            <w:rPr>
              <w:noProof/>
              <w:spacing w:val="-2"/>
              <w:sz w:val="24"/>
              <w:szCs w:val="24"/>
            </w:rPr>
            <w:t xml:space="preserve"> </w:t>
          </w:r>
          <w:r w:rsidRPr="000C2DBA">
            <w:rPr>
              <w:noProof/>
              <w:sz w:val="24"/>
              <w:szCs w:val="24"/>
            </w:rPr>
            <w:t>Design</w:t>
          </w:r>
          <w:r w:rsidRPr="00641F83">
            <w:rPr>
              <w:noProof/>
              <w:webHidden/>
              <w:sz w:val="24"/>
              <w:szCs w:val="24"/>
            </w:rPr>
            <w:tab/>
          </w:r>
          <w:r w:rsidR="000C2DBA">
            <w:rPr>
              <w:noProof/>
              <w:webHidden/>
              <w:sz w:val="24"/>
              <w:szCs w:val="24"/>
            </w:rPr>
            <w:t>25</w:t>
          </w:r>
        </w:p>
        <w:p w14:paraId="4731C3BC" w14:textId="34E2558E"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B2. Sampling Methods</w:t>
          </w:r>
          <w:r w:rsidRPr="000C2DBA">
            <w:rPr>
              <w:noProof/>
              <w:spacing w:val="-2"/>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28</w:t>
          </w:r>
        </w:p>
        <w:p w14:paraId="5B2EEC45" w14:textId="40FAF04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B3. Sample Handling and Custody</w:t>
          </w:r>
          <w:r w:rsidRPr="000C2DBA">
            <w:rPr>
              <w:noProof/>
              <w:spacing w:val="-4"/>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29</w:t>
          </w:r>
        </w:p>
        <w:p w14:paraId="322AFF44" w14:textId="660BF40F"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B4. Analytical Methods Requirements</w:t>
          </w:r>
          <w:r w:rsidRPr="00641F83">
            <w:rPr>
              <w:noProof/>
              <w:webHidden/>
              <w:sz w:val="24"/>
              <w:szCs w:val="24"/>
            </w:rPr>
            <w:tab/>
          </w:r>
          <w:r w:rsidR="000C2DBA">
            <w:rPr>
              <w:noProof/>
              <w:webHidden/>
              <w:sz w:val="24"/>
              <w:szCs w:val="24"/>
            </w:rPr>
            <w:t>31</w:t>
          </w:r>
        </w:p>
        <w:p w14:paraId="368F9245" w14:textId="4D980AB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 Quality Control Requirements</w:t>
          </w:r>
          <w:r w:rsidRPr="00641F83">
            <w:rPr>
              <w:noProof/>
              <w:webHidden/>
              <w:sz w:val="24"/>
              <w:szCs w:val="24"/>
            </w:rPr>
            <w:tab/>
          </w:r>
          <w:r w:rsidR="000C2DBA">
            <w:rPr>
              <w:noProof/>
              <w:webHidden/>
              <w:sz w:val="24"/>
              <w:szCs w:val="24"/>
            </w:rPr>
            <w:t>31</w:t>
          </w:r>
        </w:p>
        <w:p w14:paraId="3CEB2E3E" w14:textId="1CFAF5C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B.5.1 Field Quality Control (QC)</w:t>
          </w:r>
          <w:r w:rsidRPr="000C2DBA">
            <w:rPr>
              <w:noProof/>
              <w:spacing w:val="-1"/>
              <w:sz w:val="24"/>
              <w:szCs w:val="24"/>
            </w:rPr>
            <w:t xml:space="preserve"> </w:t>
          </w:r>
          <w:r w:rsidRPr="000C2DBA">
            <w:rPr>
              <w:noProof/>
              <w:sz w:val="24"/>
              <w:szCs w:val="24"/>
            </w:rPr>
            <w:t>Measures</w:t>
          </w:r>
          <w:r w:rsidRPr="00641F83">
            <w:rPr>
              <w:noProof/>
              <w:webHidden/>
              <w:sz w:val="24"/>
              <w:szCs w:val="24"/>
            </w:rPr>
            <w:tab/>
          </w:r>
          <w:r w:rsidR="000C2DBA">
            <w:rPr>
              <w:noProof/>
              <w:webHidden/>
              <w:sz w:val="24"/>
              <w:szCs w:val="24"/>
            </w:rPr>
            <w:t>32</w:t>
          </w:r>
        </w:p>
        <w:p w14:paraId="2559DDD0" w14:textId="2D140ED8"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B6. Instrument / Equipment Testing, Inspection and Maintenance</w:t>
          </w:r>
          <w:r w:rsidRPr="00641F83">
            <w:rPr>
              <w:noProof/>
              <w:webHidden/>
              <w:sz w:val="24"/>
              <w:szCs w:val="24"/>
            </w:rPr>
            <w:tab/>
          </w:r>
          <w:r w:rsidR="000C2DBA">
            <w:rPr>
              <w:noProof/>
              <w:webHidden/>
              <w:sz w:val="24"/>
              <w:szCs w:val="24"/>
            </w:rPr>
            <w:t>38</w:t>
          </w:r>
        </w:p>
        <w:p w14:paraId="039F2D83" w14:textId="616706D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B7. Instrument Calibration</w:t>
          </w:r>
          <w:r w:rsidRPr="000C2DBA">
            <w:rPr>
              <w:noProof/>
              <w:spacing w:val="-2"/>
              <w:sz w:val="24"/>
              <w:szCs w:val="24"/>
            </w:rPr>
            <w:t xml:space="preserve"> </w:t>
          </w:r>
          <w:r w:rsidRPr="000C2DBA">
            <w:rPr>
              <w:noProof/>
              <w:sz w:val="24"/>
              <w:szCs w:val="24"/>
            </w:rPr>
            <w:t>Procedures</w:t>
          </w:r>
          <w:r w:rsidRPr="00641F83">
            <w:rPr>
              <w:noProof/>
              <w:webHidden/>
              <w:sz w:val="24"/>
              <w:szCs w:val="24"/>
            </w:rPr>
            <w:tab/>
          </w:r>
          <w:r w:rsidR="000C2DBA">
            <w:rPr>
              <w:noProof/>
              <w:webHidden/>
              <w:sz w:val="24"/>
              <w:szCs w:val="24"/>
            </w:rPr>
            <w:t>38</w:t>
          </w:r>
        </w:p>
        <w:p w14:paraId="0CA1AFDE" w14:textId="0E241F1A"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B8. Inspection and Acceptance Requirements for</w:t>
          </w:r>
          <w:r w:rsidRPr="000C2DBA">
            <w:rPr>
              <w:noProof/>
              <w:spacing w:val="-9"/>
              <w:sz w:val="24"/>
              <w:szCs w:val="24"/>
            </w:rPr>
            <w:t xml:space="preserve"> </w:t>
          </w:r>
          <w:r w:rsidRPr="000C2DBA">
            <w:rPr>
              <w:noProof/>
              <w:sz w:val="24"/>
              <w:szCs w:val="24"/>
            </w:rPr>
            <w:t>Supplies</w:t>
          </w:r>
          <w:r w:rsidRPr="00641F83">
            <w:rPr>
              <w:noProof/>
              <w:webHidden/>
              <w:sz w:val="24"/>
              <w:szCs w:val="24"/>
            </w:rPr>
            <w:tab/>
          </w:r>
          <w:r w:rsidR="000C2DBA">
            <w:rPr>
              <w:noProof/>
              <w:webHidden/>
              <w:sz w:val="24"/>
              <w:szCs w:val="24"/>
            </w:rPr>
            <w:t>39</w:t>
          </w:r>
        </w:p>
        <w:p w14:paraId="31E490BF" w14:textId="286DDC1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B9. Data Acquisition Requirements for Non-Direct Measurements</w:t>
          </w:r>
          <w:r w:rsidRPr="00641F83">
            <w:rPr>
              <w:noProof/>
              <w:webHidden/>
              <w:sz w:val="24"/>
              <w:szCs w:val="24"/>
            </w:rPr>
            <w:tab/>
          </w:r>
          <w:r w:rsidR="000C2DBA">
            <w:rPr>
              <w:noProof/>
              <w:webHidden/>
              <w:sz w:val="24"/>
              <w:szCs w:val="24"/>
            </w:rPr>
            <w:t>39</w:t>
          </w:r>
        </w:p>
        <w:p w14:paraId="2891B299" w14:textId="7AF5DB4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 Data</w:t>
          </w:r>
          <w:r w:rsidRPr="000C2DBA">
            <w:rPr>
              <w:noProof/>
              <w:spacing w:val="-2"/>
              <w:sz w:val="24"/>
              <w:szCs w:val="24"/>
            </w:rPr>
            <w:t xml:space="preserve"> </w:t>
          </w:r>
          <w:r w:rsidRPr="000C2DBA">
            <w:rPr>
              <w:noProof/>
              <w:sz w:val="24"/>
              <w:szCs w:val="24"/>
            </w:rPr>
            <w:t>Management</w:t>
          </w:r>
          <w:r w:rsidRPr="00641F83">
            <w:rPr>
              <w:noProof/>
              <w:webHidden/>
              <w:sz w:val="24"/>
              <w:szCs w:val="24"/>
            </w:rPr>
            <w:tab/>
          </w:r>
          <w:r w:rsidR="000C2DBA">
            <w:rPr>
              <w:noProof/>
              <w:webHidden/>
              <w:sz w:val="24"/>
              <w:szCs w:val="24"/>
            </w:rPr>
            <w:t>39</w:t>
          </w:r>
        </w:p>
        <w:p w14:paraId="787D6ECC" w14:textId="6324A951"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B10.1 Data Storage and</w:t>
          </w:r>
          <w:r w:rsidRPr="000C2DBA">
            <w:rPr>
              <w:noProof/>
              <w:spacing w:val="-2"/>
              <w:sz w:val="24"/>
              <w:szCs w:val="24"/>
            </w:rPr>
            <w:t xml:space="preserve"> </w:t>
          </w:r>
          <w:r w:rsidRPr="000C2DBA">
            <w:rPr>
              <w:noProof/>
              <w:sz w:val="24"/>
              <w:szCs w:val="24"/>
            </w:rPr>
            <w:t>Retention</w:t>
          </w:r>
          <w:r w:rsidRPr="00641F83">
            <w:rPr>
              <w:noProof/>
              <w:webHidden/>
              <w:sz w:val="24"/>
              <w:szCs w:val="24"/>
            </w:rPr>
            <w:tab/>
          </w:r>
          <w:r w:rsidR="000C2DBA">
            <w:rPr>
              <w:noProof/>
              <w:webHidden/>
              <w:sz w:val="24"/>
              <w:szCs w:val="24"/>
            </w:rPr>
            <w:t>40</w:t>
          </w:r>
        </w:p>
        <w:p w14:paraId="7F10726E" w14:textId="7F45C715"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C1. Assessments and Response Actions</w:t>
          </w:r>
          <w:r w:rsidRPr="00641F83">
            <w:rPr>
              <w:noProof/>
              <w:webHidden/>
              <w:sz w:val="24"/>
              <w:szCs w:val="24"/>
            </w:rPr>
            <w:tab/>
          </w:r>
          <w:r w:rsidR="000C2DBA">
            <w:rPr>
              <w:noProof/>
              <w:webHidden/>
              <w:sz w:val="24"/>
              <w:szCs w:val="24"/>
            </w:rPr>
            <w:t>42</w:t>
          </w:r>
        </w:p>
        <w:p w14:paraId="3502DC93" w14:textId="53B5BC4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C2. QA Reports to</w:t>
          </w:r>
          <w:r w:rsidRPr="000C2DBA">
            <w:rPr>
              <w:noProof/>
              <w:spacing w:val="-3"/>
            </w:rPr>
            <w:t xml:space="preserve"> </w:t>
          </w:r>
          <w:r w:rsidRPr="000C2DBA">
            <w:rPr>
              <w:noProof/>
            </w:rPr>
            <w:t>Management</w:t>
          </w:r>
          <w:r w:rsidRPr="00641F83">
            <w:rPr>
              <w:noProof/>
              <w:webHidden/>
            </w:rPr>
            <w:tab/>
          </w:r>
          <w:r w:rsidR="000C2DBA">
            <w:rPr>
              <w:noProof/>
              <w:webHidden/>
            </w:rPr>
            <w:t>43</w:t>
          </w:r>
        </w:p>
        <w:p w14:paraId="49D4BB8F" w14:textId="7855725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D1. Data Review, Validation, and Verification Requirements</w:t>
          </w:r>
          <w:r w:rsidRPr="00641F83">
            <w:rPr>
              <w:noProof/>
              <w:webHidden/>
              <w:sz w:val="24"/>
              <w:szCs w:val="24"/>
            </w:rPr>
            <w:tab/>
          </w:r>
          <w:r w:rsidR="000C2DBA">
            <w:rPr>
              <w:noProof/>
              <w:webHidden/>
              <w:sz w:val="24"/>
              <w:szCs w:val="24"/>
            </w:rPr>
            <w:t>44</w:t>
          </w:r>
        </w:p>
        <w:p w14:paraId="17C8DA5C" w14:textId="15743F1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D2. Validation and Verification Methods</w:t>
          </w:r>
          <w:r w:rsidRPr="00641F83">
            <w:rPr>
              <w:noProof/>
              <w:webHidden/>
              <w:sz w:val="24"/>
              <w:szCs w:val="24"/>
            </w:rPr>
            <w:tab/>
          </w:r>
          <w:r w:rsidR="000C2DBA">
            <w:rPr>
              <w:noProof/>
              <w:webHidden/>
              <w:sz w:val="24"/>
              <w:szCs w:val="24"/>
            </w:rPr>
            <w:t>45</w:t>
          </w:r>
        </w:p>
        <w:p w14:paraId="0F6DBDF6" w14:textId="04E770E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D3. Reconciliation with Data Quality</w:t>
          </w:r>
          <w:r w:rsidRPr="000C2DBA">
            <w:rPr>
              <w:noProof/>
              <w:spacing w:val="-4"/>
              <w:sz w:val="24"/>
              <w:szCs w:val="24"/>
            </w:rPr>
            <w:t xml:space="preserve"> </w:t>
          </w:r>
          <w:r w:rsidRPr="000C2DBA">
            <w:rPr>
              <w:noProof/>
              <w:sz w:val="24"/>
              <w:szCs w:val="24"/>
            </w:rPr>
            <w:t>Objectives</w:t>
          </w:r>
          <w:r w:rsidRPr="00641F83">
            <w:rPr>
              <w:noProof/>
              <w:webHidden/>
              <w:sz w:val="24"/>
              <w:szCs w:val="24"/>
            </w:rPr>
            <w:tab/>
          </w:r>
          <w:r w:rsidR="000C2DBA">
            <w:rPr>
              <w:noProof/>
              <w:webHidden/>
              <w:sz w:val="24"/>
              <w:szCs w:val="24"/>
            </w:rPr>
            <w:t>45</w:t>
          </w:r>
        </w:p>
        <w:p w14:paraId="3E438A3D" w14:textId="4E9325C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References</w:t>
          </w:r>
          <w:r w:rsidRPr="00641F83">
            <w:rPr>
              <w:noProof/>
              <w:webHidden/>
              <w:sz w:val="24"/>
              <w:szCs w:val="24"/>
            </w:rPr>
            <w:tab/>
          </w:r>
          <w:r w:rsidR="000C2DBA">
            <w:rPr>
              <w:noProof/>
              <w:webHidden/>
              <w:sz w:val="24"/>
              <w:szCs w:val="24"/>
            </w:rPr>
            <w:t>47</w:t>
          </w:r>
        </w:p>
        <w:p w14:paraId="69F83898" w14:textId="2419E022" w:rsidR="008E4680" w:rsidRDefault="00CD1D42" w:rsidP="00641F83"/>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lastRenderedPageBreak/>
        <w:t>Tables</w:t>
      </w:r>
    </w:p>
    <w:p w14:paraId="6FC464F3" w14:textId="5E548F3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 Annual, biannual, and five-year project logistics tasks and responsible parties</w:t>
      </w:r>
      <w:r w:rsidRPr="00044A00">
        <w:rPr>
          <w:noProof/>
          <w:webHidden/>
          <w:sz w:val="24"/>
          <w:szCs w:val="24"/>
        </w:rPr>
        <w:tab/>
      </w:r>
      <w:r w:rsidR="000C2DBA">
        <w:rPr>
          <w:noProof/>
          <w:webHidden/>
          <w:sz w:val="24"/>
          <w:szCs w:val="24"/>
        </w:rPr>
        <w:t>10</w:t>
      </w:r>
    </w:p>
    <w:p w14:paraId="5C61B7E2" w14:textId="0C2B7A0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2. Data Quality Objectives for Electronic Instruments</w:t>
      </w:r>
      <w:r w:rsidRPr="00044A00">
        <w:rPr>
          <w:noProof/>
          <w:webHidden/>
          <w:sz w:val="24"/>
          <w:szCs w:val="24"/>
        </w:rPr>
        <w:tab/>
      </w:r>
      <w:r w:rsidR="000C2DBA">
        <w:rPr>
          <w:noProof/>
          <w:webHidden/>
          <w:sz w:val="24"/>
          <w:szCs w:val="24"/>
        </w:rPr>
        <w:t>15</w:t>
      </w:r>
    </w:p>
    <w:p w14:paraId="2BD851D0" w14:textId="03A47623"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3. Data Quality Objectives for Hydrocarbons Collected for Agency Baseline</w:t>
      </w:r>
      <w:r w:rsidRPr="00044A00">
        <w:rPr>
          <w:noProof/>
          <w:webHidden/>
          <w:sz w:val="24"/>
          <w:szCs w:val="24"/>
        </w:rPr>
        <w:tab/>
      </w:r>
      <w:r w:rsidR="000C2DBA">
        <w:rPr>
          <w:noProof/>
          <w:webHidden/>
          <w:sz w:val="24"/>
          <w:szCs w:val="24"/>
        </w:rPr>
        <w:t>16</w:t>
      </w:r>
    </w:p>
    <w:p w14:paraId="24C763F1" w14:textId="2DB18C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4. Data Quality Objectives for Metals Collected for Agency Baseline</w:t>
      </w:r>
      <w:r w:rsidRPr="00044A00">
        <w:rPr>
          <w:noProof/>
          <w:webHidden/>
          <w:sz w:val="24"/>
          <w:szCs w:val="24"/>
        </w:rPr>
        <w:tab/>
      </w:r>
      <w:r w:rsidR="000C2DBA">
        <w:rPr>
          <w:noProof/>
          <w:webHidden/>
          <w:sz w:val="24"/>
          <w:szCs w:val="24"/>
        </w:rPr>
        <w:t>18</w:t>
      </w:r>
    </w:p>
    <w:p w14:paraId="1051E40E" w14:textId="21E4AC6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 xml:space="preserve">Table 5. Data Quality Objectives for Nutrients, Fecal Coliform, and Total Suspended Solids </w:t>
      </w:r>
      <w:r w:rsidRPr="00044A00">
        <w:rPr>
          <w:noProof/>
          <w:webHidden/>
          <w:sz w:val="24"/>
          <w:szCs w:val="24"/>
        </w:rPr>
        <w:tab/>
      </w:r>
      <w:r w:rsidR="000C2DBA">
        <w:rPr>
          <w:noProof/>
          <w:webHidden/>
          <w:sz w:val="24"/>
          <w:szCs w:val="24"/>
        </w:rPr>
        <w:t>19</w:t>
      </w:r>
    </w:p>
    <w:p w14:paraId="30A695D9" w14:textId="62DFE301"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6. Data Quality Objectives for Stream Temperature Monitoring</w:t>
      </w:r>
      <w:r w:rsidRPr="00044A00">
        <w:rPr>
          <w:noProof/>
          <w:webHidden/>
          <w:sz w:val="24"/>
          <w:szCs w:val="24"/>
        </w:rPr>
        <w:tab/>
      </w:r>
      <w:r w:rsidR="000C2DBA">
        <w:rPr>
          <w:noProof/>
          <w:webHidden/>
          <w:sz w:val="24"/>
          <w:szCs w:val="24"/>
        </w:rPr>
        <w:t>20</w:t>
      </w:r>
    </w:p>
    <w:p w14:paraId="01CF787B" w14:textId="7A093CB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7. Data Qualifiers (from SGS North America)</w:t>
      </w:r>
      <w:r w:rsidRPr="00044A00">
        <w:rPr>
          <w:noProof/>
          <w:webHidden/>
          <w:sz w:val="24"/>
          <w:szCs w:val="24"/>
        </w:rPr>
        <w:tab/>
      </w:r>
      <w:r w:rsidR="000C2DBA">
        <w:rPr>
          <w:noProof/>
          <w:webHidden/>
          <w:sz w:val="24"/>
          <w:szCs w:val="24"/>
        </w:rPr>
        <w:t>23</w:t>
      </w:r>
    </w:p>
    <w:p w14:paraId="0F4DC793" w14:textId="4DC8A516"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8. Sampling Locations for Agency Baseline Monitoring</w:t>
      </w:r>
      <w:r w:rsidRPr="00044A00">
        <w:rPr>
          <w:noProof/>
          <w:webHidden/>
          <w:sz w:val="24"/>
          <w:szCs w:val="24"/>
        </w:rPr>
        <w:tab/>
      </w:r>
      <w:r w:rsidR="000C2DBA">
        <w:rPr>
          <w:noProof/>
          <w:webHidden/>
          <w:sz w:val="24"/>
          <w:szCs w:val="24"/>
        </w:rPr>
        <w:t>26</w:t>
      </w:r>
    </w:p>
    <w:p w14:paraId="35EE116C" w14:textId="3201CD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9. Preservation and Holding Times for Sample Analysis</w:t>
      </w:r>
      <w:r w:rsidRPr="00044A00">
        <w:rPr>
          <w:noProof/>
          <w:webHidden/>
          <w:sz w:val="24"/>
          <w:szCs w:val="24"/>
        </w:rPr>
        <w:tab/>
      </w:r>
      <w:r w:rsidR="000C2DBA">
        <w:rPr>
          <w:noProof/>
          <w:webHidden/>
          <w:sz w:val="24"/>
          <w:szCs w:val="24"/>
        </w:rPr>
        <w:t>29</w:t>
      </w:r>
    </w:p>
    <w:p w14:paraId="091F1D80" w14:textId="62132AA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10</w:t>
      </w:r>
      <w:r w:rsidR="00AE5A3E" w:rsidRPr="000C2DBA">
        <w:rPr>
          <w:noProof/>
          <w:sz w:val="24"/>
          <w:szCs w:val="24"/>
        </w:rPr>
        <w:t xml:space="preserve">. </w:t>
      </w:r>
      <w:r w:rsidRPr="000C2DBA">
        <w:rPr>
          <w:noProof/>
          <w:sz w:val="24"/>
          <w:szCs w:val="24"/>
        </w:rPr>
        <w:t>Field Quality Control Samples.</w:t>
      </w:r>
      <w:r w:rsidRPr="00044A00">
        <w:rPr>
          <w:noProof/>
          <w:webHidden/>
          <w:sz w:val="24"/>
          <w:szCs w:val="24"/>
        </w:rPr>
        <w:tab/>
      </w:r>
      <w:r w:rsidR="000C2DBA">
        <w:rPr>
          <w:noProof/>
          <w:webHidden/>
          <w:sz w:val="24"/>
          <w:szCs w:val="24"/>
        </w:rPr>
        <w:t>33</w:t>
      </w:r>
    </w:p>
    <w:p w14:paraId="565871FC" w14:textId="3741472E" w:rsidR="00042BE4" w:rsidRPr="00044A00" w:rsidRDefault="00042BE4" w:rsidP="00042BE4">
      <w:pPr>
        <w:rPr>
          <w:sz w:val="24"/>
          <w:szCs w:val="24"/>
        </w:rPr>
      </w:pP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06CA9F4"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1. Project management organization</w:t>
      </w:r>
      <w:r w:rsidRPr="00044A00">
        <w:rPr>
          <w:noProof/>
          <w:webHidden/>
          <w:sz w:val="24"/>
          <w:szCs w:val="24"/>
        </w:rPr>
        <w:tab/>
      </w:r>
      <w:r w:rsidR="000C2DBA">
        <w:rPr>
          <w:noProof/>
          <w:webHidden/>
          <w:sz w:val="24"/>
          <w:szCs w:val="24"/>
        </w:rPr>
        <w:t>8</w:t>
      </w:r>
    </w:p>
    <w:p w14:paraId="6AF26135" w14:textId="4DDBB95F"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2. Map of the multi-agency baseline sample locations and the Kenai River watershed.</w:t>
      </w:r>
      <w:r w:rsidRPr="00044A00">
        <w:rPr>
          <w:noProof/>
          <w:webHidden/>
          <w:sz w:val="24"/>
          <w:szCs w:val="24"/>
        </w:rPr>
        <w:tab/>
      </w:r>
      <w:r w:rsidR="000C2DBA">
        <w:rPr>
          <w:noProof/>
          <w:webHidden/>
          <w:sz w:val="24"/>
          <w:szCs w:val="24"/>
        </w:rPr>
        <w:t>27</w:t>
      </w:r>
    </w:p>
    <w:p w14:paraId="6F881B46" w14:textId="3BBD25AA"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3. Sample Container Label</w:t>
      </w:r>
      <w:r w:rsidRPr="00044A00">
        <w:rPr>
          <w:noProof/>
          <w:webHidden/>
          <w:sz w:val="24"/>
          <w:szCs w:val="24"/>
        </w:rPr>
        <w:tab/>
      </w:r>
      <w:r w:rsidR="000C2DBA">
        <w:rPr>
          <w:noProof/>
          <w:webHidden/>
          <w:sz w:val="24"/>
          <w:szCs w:val="24"/>
        </w:rPr>
        <w:t>30</w:t>
      </w:r>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2EBCEA13" w:rsidR="00042BE4" w:rsidRPr="00044A00" w:rsidRDefault="00042BE4" w:rsidP="00044A00">
      <w:pPr>
        <w:rPr>
          <w:sz w:val="24"/>
          <w:szCs w:val="24"/>
        </w:rPr>
      </w:pPr>
    </w:p>
    <w:p w14:paraId="1479CF19" w14:textId="140DDA3E"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p>
    <w:p w14:paraId="200AA3E9" w14:textId="4B755FB0" w:rsidR="00042BE4" w:rsidRPr="00044A00" w:rsidRDefault="00042BE4" w:rsidP="00E63832">
      <w:pPr>
        <w:pStyle w:val="TOC1"/>
        <w:spacing w:before="0"/>
        <w:ind w:left="0"/>
        <w:rPr>
          <w:rFonts w:eastAsiaTheme="minorEastAsia"/>
          <w:noProof/>
        </w:rPr>
      </w:pPr>
      <w:r w:rsidRPr="000C2DBA">
        <w:rPr>
          <w:noProof/>
        </w:rPr>
        <w:t>Appendix A: Technical Advisory Committee</w:t>
      </w:r>
      <w:r w:rsidR="000E32CE" w:rsidRPr="000C2DBA">
        <w:rPr>
          <w:noProof/>
        </w:rPr>
        <w:t>…………</w:t>
      </w:r>
      <w:r w:rsidR="000E32CE" w:rsidRPr="00044A00">
        <w:rPr>
          <w:noProof/>
          <w:webHidden/>
        </w:rPr>
        <w:t>………………………………………...</w:t>
      </w:r>
      <w:r w:rsidR="000C2DBA">
        <w:rPr>
          <w:noProof/>
          <w:webHidden/>
        </w:rPr>
        <w:t>48</w:t>
      </w:r>
    </w:p>
    <w:p w14:paraId="533EF377" w14:textId="1A6F745D" w:rsidR="00042BE4" w:rsidRPr="00044A00" w:rsidRDefault="00042BE4" w:rsidP="00E63832">
      <w:pPr>
        <w:pStyle w:val="TOC1"/>
        <w:spacing w:before="0"/>
        <w:ind w:left="0"/>
        <w:rPr>
          <w:rFonts w:eastAsiaTheme="minorEastAsia"/>
          <w:noProof/>
        </w:rPr>
      </w:pPr>
      <w:r w:rsidRPr="000C2DBA">
        <w:rPr>
          <w:noProof/>
        </w:rPr>
        <w:t>Appendix B: Fieldwork Sampling SOP</w:t>
      </w:r>
      <w:r w:rsidR="00442B13" w:rsidRPr="00044A00">
        <w:rPr>
          <w:noProof/>
          <w:webHidden/>
        </w:rPr>
        <w:t>………………………………………………………….</w:t>
      </w:r>
      <w:r w:rsidR="000C2DBA">
        <w:rPr>
          <w:noProof/>
          <w:webHidden/>
        </w:rPr>
        <w:t>49</w:t>
      </w:r>
    </w:p>
    <w:p w14:paraId="310F038F" w14:textId="1408A036" w:rsidR="00042BE4" w:rsidRPr="00044A00" w:rsidRDefault="00042BE4" w:rsidP="00E63832">
      <w:pPr>
        <w:pStyle w:val="TOC1"/>
        <w:spacing w:before="0"/>
        <w:ind w:left="0"/>
        <w:rPr>
          <w:rFonts w:eastAsiaTheme="minorEastAsia"/>
          <w:noProof/>
        </w:rPr>
      </w:pPr>
      <w:r w:rsidRPr="000C2DBA">
        <w:rPr>
          <w:rFonts w:eastAsia="Calibri"/>
          <w:noProof/>
        </w:rPr>
        <w:t>Appendix B1: “Clean Hands, Dirty Hands” Sampling Technique</w:t>
      </w:r>
      <w:r w:rsidR="00442B13" w:rsidRPr="00044A00">
        <w:rPr>
          <w:noProof/>
          <w:webHidden/>
        </w:rPr>
        <w:t>………………………………</w:t>
      </w:r>
      <w:r w:rsidR="000C2DBA">
        <w:rPr>
          <w:noProof/>
          <w:webHidden/>
        </w:rPr>
        <w:t>56</w:t>
      </w:r>
    </w:p>
    <w:p w14:paraId="28084AEF" w14:textId="73F0F751" w:rsidR="00042BE4" w:rsidRPr="00044A00" w:rsidRDefault="00042BE4" w:rsidP="00E63832">
      <w:pPr>
        <w:pStyle w:val="TOC1"/>
        <w:spacing w:before="0"/>
        <w:ind w:left="0"/>
        <w:rPr>
          <w:rFonts w:eastAsiaTheme="minorEastAsia"/>
          <w:noProof/>
        </w:rPr>
      </w:pPr>
      <w:r w:rsidRPr="000C2DBA">
        <w:rPr>
          <w:noProof/>
        </w:rPr>
        <w:t>Appendix C: Kenai River Watershed Water Quality Monitoring Field Data Form</w:t>
      </w:r>
      <w:r w:rsidR="00442B13" w:rsidRPr="00044A00">
        <w:rPr>
          <w:noProof/>
          <w:webHidden/>
        </w:rPr>
        <w:t>……………..</w:t>
      </w:r>
      <w:r w:rsidR="000C2DBA">
        <w:rPr>
          <w:noProof/>
          <w:webHidden/>
        </w:rPr>
        <w:t>57</w:t>
      </w:r>
    </w:p>
    <w:p w14:paraId="612F7F53" w14:textId="02BFB841" w:rsidR="00042BE4" w:rsidRPr="00044A00" w:rsidRDefault="00042BE4" w:rsidP="00E63832">
      <w:pPr>
        <w:pStyle w:val="TOC1"/>
        <w:spacing w:before="0"/>
        <w:ind w:left="0"/>
        <w:rPr>
          <w:rFonts w:eastAsiaTheme="minorEastAsia"/>
          <w:noProof/>
        </w:rPr>
      </w:pPr>
      <w:r w:rsidRPr="000C2DBA">
        <w:rPr>
          <w:noProof/>
        </w:rPr>
        <w:t>Appendix D: Kenai River Watershed Water Quality Monitoring Chain of Custody Forms</w:t>
      </w:r>
      <w:r w:rsidR="00442B13" w:rsidRPr="00044A00">
        <w:rPr>
          <w:noProof/>
          <w:webHidden/>
        </w:rPr>
        <w:t>…….</w:t>
      </w:r>
      <w:r w:rsidR="000C2DBA">
        <w:rPr>
          <w:noProof/>
          <w:webHidden/>
        </w:rPr>
        <w:t>58</w:t>
      </w:r>
    </w:p>
    <w:p w14:paraId="76347E72" w14:textId="17AD5851" w:rsidR="00042BE4" w:rsidRPr="00044A00" w:rsidRDefault="00042BE4" w:rsidP="00E63832">
      <w:pPr>
        <w:pStyle w:val="TOC1"/>
        <w:spacing w:before="0"/>
        <w:ind w:left="0"/>
        <w:rPr>
          <w:rFonts w:eastAsiaTheme="minorEastAsia"/>
          <w:noProof/>
        </w:rPr>
      </w:pPr>
      <w:r w:rsidRPr="000C2DBA">
        <w:rPr>
          <w:noProof/>
        </w:rPr>
        <w:t>Appendix E: Agency Baseline Lab Test Results</w:t>
      </w:r>
      <w:r w:rsidR="00442B13" w:rsidRPr="00044A00">
        <w:rPr>
          <w:noProof/>
          <w:webHidden/>
        </w:rPr>
        <w:t>………………………………………………...</w:t>
      </w:r>
      <w:r w:rsidR="000C2DBA">
        <w:rPr>
          <w:noProof/>
          <w:webHidden/>
        </w:rPr>
        <w:t>62</w:t>
      </w:r>
    </w:p>
    <w:p w14:paraId="56E3DFD0" w14:textId="375C148F" w:rsidR="00042BE4" w:rsidRPr="00044A00" w:rsidRDefault="00042BE4" w:rsidP="00E63832">
      <w:pPr>
        <w:pStyle w:val="TOC1"/>
        <w:spacing w:before="0"/>
        <w:ind w:left="0"/>
        <w:rPr>
          <w:rFonts w:eastAsiaTheme="minorEastAsia"/>
          <w:noProof/>
        </w:rPr>
      </w:pPr>
      <w:r w:rsidRPr="000C2DBA">
        <w:rPr>
          <w:noProof/>
        </w:rPr>
        <w:t>Appendix F: Hydrolab Downloads</w:t>
      </w:r>
      <w:r w:rsidR="00442B13" w:rsidRPr="00044A00">
        <w:rPr>
          <w:noProof/>
          <w:webHidden/>
        </w:rPr>
        <w:t>………………………………………………………………</w:t>
      </w:r>
      <w:r w:rsidR="000C2DBA">
        <w:rPr>
          <w:noProof/>
          <w:webHidden/>
        </w:rPr>
        <w:t>63</w:t>
      </w:r>
    </w:p>
    <w:p w14:paraId="7F0E06E6" w14:textId="5215B3CA" w:rsidR="00042BE4" w:rsidRPr="00044A00" w:rsidRDefault="00042BE4" w:rsidP="00E63832">
      <w:pPr>
        <w:pStyle w:val="TOC1"/>
        <w:spacing w:before="0"/>
        <w:ind w:left="0"/>
        <w:rPr>
          <w:rFonts w:eastAsiaTheme="minorEastAsia"/>
          <w:noProof/>
        </w:rPr>
      </w:pPr>
      <w:r w:rsidRPr="000C2DBA">
        <w:rPr>
          <w:noProof/>
        </w:rPr>
        <w:t>Appendix F: Minisonde Calibration Record</w:t>
      </w:r>
      <w:r w:rsidR="00442B13" w:rsidRPr="00044A00">
        <w:rPr>
          <w:noProof/>
          <w:webHidden/>
        </w:rPr>
        <w:t>……………………………………………………..</w:t>
      </w:r>
      <w:r w:rsidR="000C2DBA">
        <w:rPr>
          <w:noProof/>
          <w:webHidden/>
        </w:rPr>
        <w:t>64</w:t>
      </w:r>
    </w:p>
    <w:p w14:paraId="582BABAD" w14:textId="594EE1E0" w:rsidR="00042BE4" w:rsidRPr="00044A00" w:rsidRDefault="00042BE4" w:rsidP="00E63832">
      <w:pPr>
        <w:pStyle w:val="TOC1"/>
        <w:spacing w:before="0"/>
        <w:ind w:left="0"/>
        <w:rPr>
          <w:rFonts w:eastAsiaTheme="minorEastAsia"/>
          <w:noProof/>
        </w:rPr>
      </w:pPr>
      <w:r w:rsidRPr="000C2DBA">
        <w:rPr>
          <w:noProof/>
        </w:rPr>
        <w:t>Appendix G: Stream Temperature Monitoring Field Data Sheet</w:t>
      </w:r>
      <w:r w:rsidR="00442B13" w:rsidRPr="00044A00">
        <w:rPr>
          <w:noProof/>
          <w:webHidden/>
        </w:rPr>
        <w:t>………………………………..</w:t>
      </w:r>
      <w:r w:rsidR="000C2DBA">
        <w:rPr>
          <w:noProof/>
          <w:webHidden/>
        </w:rPr>
        <w:t>65</w:t>
      </w:r>
    </w:p>
    <w:p w14:paraId="1E65EB15" w14:textId="5125D887" w:rsidR="00042BE4" w:rsidRPr="00044A00" w:rsidRDefault="00042BE4" w:rsidP="00E63832">
      <w:pPr>
        <w:pStyle w:val="TOC1"/>
        <w:spacing w:before="0"/>
        <w:ind w:left="0"/>
        <w:rPr>
          <w:rFonts w:eastAsiaTheme="minorEastAsia"/>
          <w:noProof/>
        </w:rPr>
      </w:pPr>
      <w:r w:rsidRPr="000C2DBA">
        <w:rPr>
          <w:noProof/>
        </w:rPr>
        <w:t>Appendix H: Standard Calibration Procedure for Hydrolab Minisonde MS 5</w:t>
      </w:r>
      <w:r w:rsidR="00442B13" w:rsidRPr="00044A00">
        <w:rPr>
          <w:noProof/>
          <w:webHidden/>
        </w:rPr>
        <w:t>…………………..</w:t>
      </w:r>
      <w:r w:rsidR="000C2DBA">
        <w:rPr>
          <w:noProof/>
          <w:webHidden/>
        </w:rPr>
        <w:t>67</w:t>
      </w:r>
    </w:p>
    <w:p w14:paraId="46F8594C" w14:textId="4DF7D57C" w:rsidR="00042BE4" w:rsidRPr="00044A00" w:rsidRDefault="00042BE4" w:rsidP="00E63832">
      <w:pPr>
        <w:pStyle w:val="TOC1"/>
        <w:spacing w:before="0"/>
        <w:ind w:left="0"/>
        <w:rPr>
          <w:rFonts w:eastAsiaTheme="minorEastAsia"/>
          <w:noProof/>
        </w:rPr>
      </w:pPr>
      <w:r w:rsidRPr="000C2DBA">
        <w:rPr>
          <w:noProof/>
        </w:rPr>
        <w:t>Appendix I: YSI Temperature Meter QA</w:t>
      </w:r>
      <w:r w:rsidR="00442B13" w:rsidRPr="00044A00">
        <w:rPr>
          <w:noProof/>
          <w:webHidden/>
        </w:rPr>
        <w:t>………………………………………………………..</w:t>
      </w:r>
      <w:r w:rsidR="000C2DBA">
        <w:rPr>
          <w:noProof/>
          <w:webHidden/>
        </w:rPr>
        <w:t>72</w:t>
      </w:r>
    </w:p>
    <w:p w14:paraId="40869C30" w14:textId="2D60C81F" w:rsidR="00042BE4" w:rsidRPr="00044A00" w:rsidRDefault="00042BE4" w:rsidP="00E63832">
      <w:pPr>
        <w:pStyle w:val="TOC1"/>
        <w:spacing w:before="0"/>
        <w:ind w:left="0"/>
        <w:rPr>
          <w:rFonts w:eastAsiaTheme="minorEastAsia"/>
          <w:noProof/>
        </w:rPr>
      </w:pPr>
      <w:r w:rsidRPr="000C2DBA">
        <w:rPr>
          <w:noProof/>
        </w:rPr>
        <w:t>Appendix J: Calibration Standards Record Form</w:t>
      </w:r>
      <w:r w:rsidR="00442B13" w:rsidRPr="00044A00">
        <w:rPr>
          <w:noProof/>
          <w:webHidden/>
        </w:rPr>
        <w:t>………………………………………………..</w:t>
      </w:r>
      <w:r w:rsidR="000C2DBA">
        <w:rPr>
          <w:noProof/>
          <w:webHidden/>
        </w:rPr>
        <w:t>73</w:t>
      </w:r>
    </w:p>
    <w:p w14:paraId="0722C6A4" w14:textId="5D103F6A" w:rsidR="00042BE4" w:rsidRPr="00044A00" w:rsidRDefault="00042BE4" w:rsidP="00E63832">
      <w:pPr>
        <w:pStyle w:val="TOC1"/>
        <w:spacing w:before="0"/>
        <w:ind w:left="0"/>
        <w:rPr>
          <w:rFonts w:eastAsiaTheme="minorEastAsia"/>
          <w:noProof/>
        </w:rPr>
      </w:pPr>
      <w:r w:rsidRPr="000C2DBA">
        <w:rPr>
          <w:noProof/>
        </w:rPr>
        <w:t>Appendix K: Laboratory Certificates of Analysis</w:t>
      </w:r>
      <w:r w:rsidR="00442B13" w:rsidRPr="00044A00">
        <w:rPr>
          <w:noProof/>
          <w:webHidden/>
        </w:rPr>
        <w:t>……………………………………………….</w:t>
      </w:r>
      <w:r w:rsidR="000C2DBA">
        <w:rPr>
          <w:noProof/>
          <w:webHidden/>
        </w:rPr>
        <w:t>74</w:t>
      </w:r>
    </w:p>
    <w:p w14:paraId="1814C32A" w14:textId="70E4C95D" w:rsidR="000E32CE" w:rsidRPr="00044A00" w:rsidRDefault="000E32CE" w:rsidP="00E63832">
      <w:pPr>
        <w:pStyle w:val="TOC1"/>
        <w:spacing w:before="0"/>
        <w:ind w:left="0"/>
        <w:rPr>
          <w:rFonts w:eastAsiaTheme="minorEastAsia"/>
          <w:noProof/>
        </w:rPr>
      </w:pPr>
      <w:r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14" w:name="_Toc132032646"/>
      <w:bookmarkStart w:id="15" w:name="_Toc133754232"/>
      <w:bookmarkStart w:id="16" w:name="_Toc112073500"/>
      <w:bookmarkStart w:id="17" w:name="_Toc117087842"/>
      <w:bookmarkStart w:id="18" w:name="_Toc125960332"/>
      <w:bookmarkStart w:id="19" w:name="_Toc125983994"/>
      <w:bookmarkStart w:id="20" w:name="_Toc125984275"/>
      <w:r>
        <w:lastRenderedPageBreak/>
        <w:t xml:space="preserve">A3. </w:t>
      </w:r>
      <w:r w:rsidR="00015BB1" w:rsidRPr="00816966">
        <w:t>Acronyms</w:t>
      </w:r>
      <w:bookmarkEnd w:id="14"/>
      <w:bookmarkEnd w:id="15"/>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Non-detect</w:t>
      </w:r>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21" w:name="_Toc132032647"/>
      <w:bookmarkStart w:id="22" w:name="_Toc133754233"/>
      <w:r>
        <w:lastRenderedPageBreak/>
        <w:t xml:space="preserve"> Acknowledgements</w:t>
      </w:r>
      <w:bookmarkEnd w:id="16"/>
      <w:bookmarkEnd w:id="17"/>
      <w:bookmarkEnd w:id="18"/>
      <w:bookmarkEnd w:id="19"/>
      <w:bookmarkEnd w:id="20"/>
      <w:bookmarkEnd w:id="21"/>
      <w:bookmarkEnd w:id="22"/>
    </w:p>
    <w:p w14:paraId="197941E8" w14:textId="7A90D2D6" w:rsidR="008E4680" w:rsidRDefault="008E4680" w:rsidP="008E4680">
      <w:pPr>
        <w:pStyle w:val="BodyText"/>
        <w:spacing w:before="334"/>
        <w:ind w:right="635"/>
      </w:pPr>
      <w:bookmarkStart w:id="23" w:name="ACKNOWLEDGEMENTS"/>
      <w:bookmarkEnd w:id="23"/>
      <w:r>
        <w:t xml:space="preserve">This document was originally developed by the Kenai Watershed Forum and was modeled and adapted, with permission, from Quality Assurance Project Plans (QAPP) produced by the Cook </w:t>
      </w:r>
      <w:r w:rsidR="00042BE4">
        <w:t>Inletkeeper</w:t>
      </w:r>
      <w:r>
        <w:t xml:space="preserve"> of Homer, Alaska. Portions of the Cook </w:t>
      </w:r>
      <w:r w:rsidR="00042BE4">
        <w:t>Inletkeeper</w:t>
      </w:r>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0FA3FCE7" w14:textId="77777777" w:rsidR="00C100DF" w:rsidRDefault="00C100DF" w:rsidP="0019723B">
      <w:pPr>
        <w:spacing w:line="120" w:lineRule="auto"/>
        <w:rPr>
          <w:i/>
          <w:sz w:val="36"/>
          <w:szCs w:val="36"/>
        </w:rPr>
      </w:pPr>
    </w:p>
    <w:p w14:paraId="297AD69F" w14:textId="77777777" w:rsidR="00C100DF" w:rsidRDefault="00C100DF" w:rsidP="0019723B">
      <w:pPr>
        <w:spacing w:line="120" w:lineRule="auto"/>
        <w:rPr>
          <w:i/>
          <w:sz w:val="36"/>
          <w:szCs w:val="36"/>
        </w:rPr>
      </w:pPr>
    </w:p>
    <w:p w14:paraId="7A7A01E0" w14:textId="66243946" w:rsidR="008E4680" w:rsidRPr="0019723B" w:rsidRDefault="008E4680" w:rsidP="0019723B">
      <w:pPr>
        <w:pStyle w:val="Heading1"/>
        <w:ind w:left="0"/>
      </w:pPr>
      <w:bookmarkStart w:id="24" w:name="_Toc132032648"/>
      <w:bookmarkStart w:id="25" w:name="_Toc133754234"/>
      <w:r w:rsidRPr="0019723B">
        <w:lastRenderedPageBreak/>
        <w:t>A</w:t>
      </w:r>
      <w:r w:rsidR="005935B5">
        <w:t>4</w:t>
      </w:r>
      <w:r w:rsidRPr="0019723B">
        <w:t xml:space="preserve">. </w:t>
      </w:r>
      <w:r w:rsidR="000A6FC9" w:rsidRPr="0019723B">
        <w:t>Distribution List</w:t>
      </w:r>
      <w:bookmarkEnd w:id="24"/>
      <w:bookmarkEnd w:id="25"/>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105D8">
      <w:pPr>
        <w:pStyle w:val="BodyText"/>
        <w:rPr>
          <w:sz w:val="20"/>
        </w:rPr>
      </w:pPr>
    </w:p>
    <w:p w14:paraId="22B525E9" w14:textId="77777777" w:rsidR="008E4680" w:rsidRDefault="008E4680" w:rsidP="008105D8">
      <w:pPr>
        <w:pStyle w:val="BodyText"/>
        <w:rPr>
          <w:sz w:val="26"/>
        </w:rPr>
      </w:pPr>
    </w:p>
    <w:tbl>
      <w:tblPr>
        <w:tblW w:w="9270" w:type="dxa"/>
        <w:tblInd w:w="6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070"/>
        <w:gridCol w:w="2340"/>
        <w:gridCol w:w="1710"/>
        <w:gridCol w:w="3150"/>
      </w:tblGrid>
      <w:tr w:rsidR="000E32CE" w14:paraId="00BFA78D" w14:textId="77777777" w:rsidTr="008105D8">
        <w:trPr>
          <w:trHeight w:val="809"/>
        </w:trPr>
        <w:tc>
          <w:tcPr>
            <w:tcW w:w="2070" w:type="dxa"/>
            <w:tcBorders>
              <w:top w:val="double" w:sz="4" w:space="0" w:color="000000"/>
              <w:right w:val="single" w:sz="6" w:space="0" w:color="000000"/>
            </w:tcBorders>
            <w:shd w:val="clear" w:color="auto" w:fill="D9D9D9"/>
          </w:tcPr>
          <w:p w14:paraId="63FE84FE" w14:textId="77777777" w:rsidR="000E32CE" w:rsidRDefault="000E32CE" w:rsidP="008105D8">
            <w:pPr>
              <w:pStyle w:val="TableParagraph"/>
              <w:rPr>
                <w:sz w:val="24"/>
              </w:rPr>
            </w:pPr>
            <w:bookmarkStart w:id="26" w:name="_bookmark1"/>
            <w:bookmarkEnd w:id="26"/>
          </w:p>
          <w:p w14:paraId="3640F03F" w14:textId="77777777" w:rsidR="000E32CE" w:rsidRDefault="000E32CE" w:rsidP="008105D8">
            <w:pPr>
              <w:pStyle w:val="TableParagraph"/>
              <w:spacing w:before="216"/>
              <w:ind w:left="309"/>
              <w:rPr>
                <w:b/>
              </w:rPr>
            </w:pPr>
            <w:r>
              <w:rPr>
                <w:b/>
              </w:rPr>
              <w:t>NAME</w:t>
            </w:r>
          </w:p>
        </w:tc>
        <w:tc>
          <w:tcPr>
            <w:tcW w:w="2340"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05D8">
            <w:pPr>
              <w:pStyle w:val="TableParagraph"/>
              <w:rPr>
                <w:sz w:val="24"/>
              </w:rPr>
            </w:pPr>
          </w:p>
          <w:p w14:paraId="59F1742F" w14:textId="77777777" w:rsidR="000E32CE" w:rsidRDefault="000E32CE" w:rsidP="008105D8">
            <w:pPr>
              <w:pStyle w:val="TableParagraph"/>
              <w:spacing w:before="216"/>
              <w:ind w:left="244"/>
              <w:rPr>
                <w:b/>
              </w:rPr>
            </w:pPr>
            <w:r>
              <w:rPr>
                <w:b/>
              </w:rPr>
              <w:t>POSITION</w:t>
            </w:r>
          </w:p>
        </w:tc>
        <w:tc>
          <w:tcPr>
            <w:tcW w:w="1710"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05D8">
            <w:pPr>
              <w:pStyle w:val="TableParagraph"/>
              <w:rPr>
                <w:sz w:val="24"/>
              </w:rPr>
            </w:pPr>
          </w:p>
          <w:p w14:paraId="52D5C68A" w14:textId="77777777" w:rsidR="000E32CE" w:rsidRDefault="000E32CE" w:rsidP="008105D8">
            <w:pPr>
              <w:pStyle w:val="TableParagraph"/>
              <w:spacing w:before="216"/>
              <w:ind w:left="181"/>
              <w:rPr>
                <w:b/>
              </w:rPr>
            </w:pPr>
            <w:r>
              <w:rPr>
                <w:b/>
              </w:rPr>
              <w:t>AGENCY</w:t>
            </w:r>
          </w:p>
        </w:tc>
        <w:tc>
          <w:tcPr>
            <w:tcW w:w="3150"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05D8">
            <w:pPr>
              <w:pStyle w:val="TableParagraph"/>
              <w:spacing w:before="8"/>
              <w:rPr>
                <w:sz w:val="20"/>
              </w:rPr>
            </w:pPr>
          </w:p>
          <w:p w14:paraId="0A9B3EAA" w14:textId="77777777" w:rsidR="000E32CE" w:rsidRDefault="000E32CE" w:rsidP="008105D8">
            <w:pPr>
              <w:pStyle w:val="TableParagraph"/>
              <w:ind w:left="494" w:firstLine="268"/>
              <w:rPr>
                <w:b/>
              </w:rPr>
            </w:pPr>
            <w:r>
              <w:rPr>
                <w:b/>
              </w:rPr>
              <w:t xml:space="preserve">CONTACT </w:t>
            </w:r>
            <w:r>
              <w:rPr>
                <w:b/>
                <w:w w:val="95"/>
              </w:rPr>
              <w:t>INFORMATION</w:t>
            </w:r>
          </w:p>
        </w:tc>
      </w:tr>
      <w:tr w:rsidR="000E32CE" w14:paraId="7E2A4708" w14:textId="77777777" w:rsidTr="008105D8">
        <w:trPr>
          <w:trHeight w:val="733"/>
        </w:trPr>
        <w:tc>
          <w:tcPr>
            <w:tcW w:w="2070"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8105D8">
            <w:pPr>
              <w:pStyle w:val="TableParagraph"/>
              <w:spacing w:before="10"/>
              <w:jc w:val="center"/>
              <w:rPr>
                <w:sz w:val="20"/>
                <w:szCs w:val="20"/>
              </w:rPr>
            </w:pPr>
          </w:p>
          <w:p w14:paraId="0F4DF0A0" w14:textId="77777777" w:rsidR="000E32CE" w:rsidRPr="00FC3010" w:rsidRDefault="000E32CE" w:rsidP="008105D8">
            <w:pPr>
              <w:pStyle w:val="TableParagraph"/>
              <w:spacing w:before="1"/>
              <w:ind w:left="97" w:hanging="22"/>
              <w:jc w:val="center"/>
              <w:rPr>
                <w:sz w:val="20"/>
                <w:szCs w:val="20"/>
              </w:rPr>
            </w:pPr>
            <w:r w:rsidRPr="00FC3010">
              <w:rPr>
                <w:sz w:val="20"/>
                <w:szCs w:val="20"/>
              </w:rPr>
              <w:t>Benjamin Meyer</w:t>
            </w:r>
          </w:p>
        </w:tc>
        <w:tc>
          <w:tcPr>
            <w:tcW w:w="2340"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8105D8">
            <w:pPr>
              <w:pStyle w:val="TableParagraph"/>
              <w:spacing w:before="10"/>
              <w:jc w:val="center"/>
              <w:rPr>
                <w:sz w:val="20"/>
                <w:szCs w:val="20"/>
              </w:rPr>
            </w:pPr>
          </w:p>
          <w:p w14:paraId="07247305" w14:textId="77777777" w:rsidR="000E32CE" w:rsidRPr="00FC3010" w:rsidRDefault="000E32CE" w:rsidP="008105D8">
            <w:pPr>
              <w:pStyle w:val="TableParagraph"/>
              <w:spacing w:before="1"/>
              <w:ind w:left="122"/>
              <w:jc w:val="center"/>
              <w:rPr>
                <w:sz w:val="20"/>
                <w:szCs w:val="20"/>
              </w:rPr>
            </w:pPr>
            <w:r w:rsidRPr="00FC3010">
              <w:rPr>
                <w:sz w:val="20"/>
                <w:szCs w:val="20"/>
              </w:rPr>
              <w:t>Project Manager, QA Officer</w:t>
            </w:r>
          </w:p>
        </w:tc>
        <w:tc>
          <w:tcPr>
            <w:tcW w:w="1710"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8105D8">
            <w:pPr>
              <w:pStyle w:val="TableParagraph"/>
              <w:spacing w:before="10"/>
              <w:jc w:val="center"/>
              <w:rPr>
                <w:sz w:val="20"/>
                <w:szCs w:val="20"/>
              </w:rPr>
            </w:pPr>
          </w:p>
          <w:p w14:paraId="3D8138B7"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05D8">
            <w:pPr>
              <w:pStyle w:val="TableParagraph"/>
              <w:spacing w:before="135"/>
              <w:ind w:left="121"/>
              <w:jc w:val="center"/>
              <w:rPr>
                <w:sz w:val="18"/>
              </w:rPr>
            </w:pPr>
            <w:r>
              <w:rPr>
                <w:sz w:val="18"/>
              </w:rPr>
              <w:t>(907) 260-5449</w:t>
            </w:r>
          </w:p>
          <w:p w14:paraId="6A8151C1" w14:textId="28994905" w:rsidR="000E32CE" w:rsidRDefault="00CD1D42" w:rsidP="008105D8">
            <w:pPr>
              <w:pStyle w:val="TableParagraph"/>
              <w:spacing w:before="119"/>
              <w:ind w:left="121"/>
              <w:jc w:val="center"/>
              <w:rPr>
                <w:sz w:val="18"/>
              </w:rPr>
            </w:pPr>
            <w:hyperlink r:id="rId14" w:history="1">
              <w:r w:rsidR="008105D8" w:rsidRPr="002A5560">
                <w:rPr>
                  <w:rStyle w:val="Hyperlink"/>
                  <w:sz w:val="18"/>
                </w:rPr>
                <w:t>hydrology@kenaiwatershed.org</w:t>
              </w:r>
            </w:hyperlink>
            <w:r w:rsidR="008105D8">
              <w:rPr>
                <w:sz w:val="18"/>
              </w:rPr>
              <w:t xml:space="preserve"> </w:t>
            </w:r>
          </w:p>
        </w:tc>
      </w:tr>
      <w:tr w:rsidR="000E32CE" w14:paraId="288C3D16" w14:textId="77777777" w:rsidTr="008105D8">
        <w:trPr>
          <w:trHeight w:val="713"/>
        </w:trPr>
        <w:tc>
          <w:tcPr>
            <w:tcW w:w="2070" w:type="dxa"/>
            <w:tcBorders>
              <w:top w:val="single" w:sz="6" w:space="0" w:color="000000"/>
              <w:bottom w:val="single" w:sz="6" w:space="0" w:color="000000"/>
              <w:right w:val="single" w:sz="6" w:space="0" w:color="000000"/>
            </w:tcBorders>
          </w:tcPr>
          <w:p w14:paraId="02E8E99B" w14:textId="77777777" w:rsidR="000E32CE" w:rsidRPr="00FC3010" w:rsidRDefault="000E32CE" w:rsidP="008105D8">
            <w:pPr>
              <w:pStyle w:val="TableParagraph"/>
              <w:spacing w:before="175"/>
              <w:ind w:left="97"/>
              <w:jc w:val="center"/>
              <w:rPr>
                <w:sz w:val="20"/>
                <w:szCs w:val="20"/>
              </w:rPr>
            </w:pPr>
            <w:r w:rsidRPr="00FC3010">
              <w:rPr>
                <w:sz w:val="20"/>
                <w:szCs w:val="20"/>
              </w:rPr>
              <w:t>Mitch Michaud</w:t>
            </w:r>
          </w:p>
        </w:tc>
        <w:tc>
          <w:tcPr>
            <w:tcW w:w="2340"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105D8">
            <w:pPr>
              <w:pStyle w:val="TableParagraph"/>
              <w:spacing w:before="175"/>
              <w:ind w:left="122"/>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710"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8105D8">
            <w:pPr>
              <w:pStyle w:val="TableParagraph"/>
              <w:spacing w:before="2"/>
              <w:jc w:val="center"/>
              <w:rPr>
                <w:sz w:val="20"/>
                <w:szCs w:val="20"/>
              </w:rPr>
            </w:pPr>
          </w:p>
          <w:p w14:paraId="47F8B4DF"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single" w:sz="6" w:space="0" w:color="000000"/>
              <w:left w:val="single" w:sz="6" w:space="0" w:color="000000"/>
              <w:bottom w:val="single" w:sz="6" w:space="0" w:color="000000"/>
              <w:right w:val="thinThickMediumGap" w:sz="9" w:space="0" w:color="000000"/>
            </w:tcBorders>
          </w:tcPr>
          <w:p w14:paraId="448B2160" w14:textId="721FD72A" w:rsidR="000E32CE" w:rsidRDefault="000E32CE" w:rsidP="008105D8">
            <w:pPr>
              <w:pStyle w:val="TableParagraph"/>
              <w:spacing w:before="121"/>
              <w:ind w:left="121"/>
              <w:jc w:val="center"/>
              <w:rPr>
                <w:sz w:val="18"/>
              </w:rPr>
            </w:pPr>
            <w:r>
              <w:rPr>
                <w:sz w:val="18"/>
              </w:rPr>
              <w:t>(907) 260-5449 ext. 1206</w:t>
            </w:r>
            <w:r>
              <w:rPr>
                <w:sz w:val="18"/>
              </w:rPr>
              <w:br/>
            </w:r>
            <w:hyperlink r:id="rId15" w:history="1">
              <w:r w:rsidR="008105D8" w:rsidRPr="002A5560">
                <w:rPr>
                  <w:rStyle w:val="Hyperlink"/>
                  <w:sz w:val="18"/>
                </w:rPr>
                <w:t>executivedirector@kenaiwatershed.org</w:t>
              </w:r>
            </w:hyperlink>
            <w:r w:rsidR="008105D8">
              <w:rPr>
                <w:sz w:val="18"/>
              </w:rPr>
              <w:t xml:space="preserve"> </w:t>
            </w:r>
          </w:p>
        </w:tc>
      </w:tr>
      <w:tr w:rsidR="000E32CE" w14:paraId="54C3DF39" w14:textId="77777777" w:rsidTr="008105D8">
        <w:trPr>
          <w:trHeight w:val="714"/>
        </w:trPr>
        <w:tc>
          <w:tcPr>
            <w:tcW w:w="2070" w:type="dxa"/>
            <w:tcBorders>
              <w:top w:val="single" w:sz="6" w:space="0" w:color="000000"/>
              <w:bottom w:val="single" w:sz="6" w:space="0" w:color="000000"/>
              <w:right w:val="single" w:sz="6" w:space="0" w:color="000000"/>
            </w:tcBorders>
          </w:tcPr>
          <w:p w14:paraId="56657CED" w14:textId="77777777" w:rsidR="000E32CE" w:rsidRPr="00FC3010" w:rsidRDefault="000E32CE" w:rsidP="008105D8">
            <w:pPr>
              <w:pStyle w:val="TableParagraph"/>
              <w:spacing w:before="3"/>
              <w:jc w:val="center"/>
              <w:rPr>
                <w:sz w:val="20"/>
                <w:szCs w:val="20"/>
              </w:rPr>
            </w:pPr>
          </w:p>
          <w:p w14:paraId="0E76806B" w14:textId="77777777" w:rsidR="000E32CE" w:rsidRPr="00FC3010" w:rsidRDefault="000E32CE" w:rsidP="008105D8">
            <w:pPr>
              <w:pStyle w:val="TableParagraph"/>
              <w:ind w:left="97"/>
              <w:jc w:val="center"/>
              <w:rPr>
                <w:sz w:val="20"/>
                <w:szCs w:val="20"/>
              </w:rPr>
            </w:pPr>
            <w:r w:rsidRPr="00FC3010">
              <w:rPr>
                <w:sz w:val="20"/>
                <w:szCs w:val="20"/>
              </w:rPr>
              <w:t xml:space="preserve">Sue </w:t>
            </w:r>
            <w:proofErr w:type="spellStart"/>
            <w:r w:rsidRPr="00FC3010">
              <w:rPr>
                <w:sz w:val="20"/>
                <w:szCs w:val="20"/>
              </w:rPr>
              <w:t>Mauger</w:t>
            </w:r>
            <w:proofErr w:type="spellEnd"/>
          </w:p>
        </w:tc>
        <w:tc>
          <w:tcPr>
            <w:tcW w:w="2340"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8105D8">
            <w:pPr>
              <w:pStyle w:val="TableParagraph"/>
              <w:spacing w:before="3"/>
              <w:jc w:val="center"/>
              <w:rPr>
                <w:sz w:val="20"/>
                <w:szCs w:val="20"/>
              </w:rPr>
            </w:pPr>
          </w:p>
          <w:p w14:paraId="11980183" w14:textId="4EF0F79B" w:rsidR="000E32CE" w:rsidRPr="00FC3010" w:rsidRDefault="000E32CE" w:rsidP="008105D8">
            <w:pPr>
              <w:pStyle w:val="TableParagraph"/>
              <w:rPr>
                <w:sz w:val="20"/>
                <w:szCs w:val="20"/>
              </w:rPr>
            </w:pPr>
            <w:r w:rsidRPr="00FC3010">
              <w:rPr>
                <w:sz w:val="20"/>
                <w:szCs w:val="20"/>
              </w:rPr>
              <w:t xml:space="preserve">            Science Director</w:t>
            </w:r>
          </w:p>
        </w:tc>
        <w:tc>
          <w:tcPr>
            <w:tcW w:w="1710"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8105D8">
            <w:pPr>
              <w:pStyle w:val="TableParagraph"/>
              <w:spacing w:before="176"/>
              <w:ind w:left="122"/>
              <w:jc w:val="center"/>
              <w:rPr>
                <w:sz w:val="20"/>
                <w:szCs w:val="20"/>
              </w:rPr>
            </w:pPr>
            <w:r w:rsidRPr="00FC3010">
              <w:rPr>
                <w:sz w:val="20"/>
                <w:szCs w:val="20"/>
              </w:rPr>
              <w:t>Cook     Inletkeeper</w:t>
            </w:r>
          </w:p>
        </w:tc>
        <w:tc>
          <w:tcPr>
            <w:tcW w:w="3150"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05D8">
            <w:pPr>
              <w:pStyle w:val="TableParagraph"/>
              <w:spacing w:before="116"/>
              <w:ind w:left="121"/>
              <w:jc w:val="center"/>
              <w:rPr>
                <w:sz w:val="18"/>
              </w:rPr>
            </w:pPr>
            <w:r>
              <w:rPr>
                <w:sz w:val="18"/>
              </w:rPr>
              <w:t>(907) 235-4068 ext. 24</w:t>
            </w:r>
          </w:p>
          <w:p w14:paraId="6E051A03" w14:textId="1D990A1C" w:rsidR="000E32CE" w:rsidRDefault="000E32CE" w:rsidP="008105D8">
            <w:pPr>
              <w:pStyle w:val="TableParagraph"/>
              <w:spacing w:before="119"/>
              <w:ind w:left="121"/>
              <w:jc w:val="center"/>
              <w:rPr>
                <w:sz w:val="18"/>
              </w:rPr>
            </w:pPr>
            <w:r>
              <w:rPr>
                <w:color w:val="0000FF"/>
                <w:sz w:val="18"/>
                <w:u w:val="single" w:color="0000FF"/>
              </w:rPr>
              <w:t>sue@cookinletkeeper.org</w:t>
            </w:r>
          </w:p>
        </w:tc>
      </w:tr>
      <w:tr w:rsidR="000E32CE" w14:paraId="2DC89088" w14:textId="77777777" w:rsidTr="008105D8">
        <w:trPr>
          <w:trHeight w:val="1215"/>
        </w:trPr>
        <w:tc>
          <w:tcPr>
            <w:tcW w:w="2070" w:type="dxa"/>
            <w:tcBorders>
              <w:top w:val="single" w:sz="6" w:space="0" w:color="000000"/>
              <w:bottom w:val="single" w:sz="6" w:space="0" w:color="000000"/>
              <w:right w:val="single" w:sz="6" w:space="0" w:color="000000"/>
            </w:tcBorders>
          </w:tcPr>
          <w:p w14:paraId="3FA6563C" w14:textId="77777777" w:rsidR="000E32CE" w:rsidRPr="00FC3010" w:rsidRDefault="000E32CE" w:rsidP="008105D8">
            <w:pPr>
              <w:pStyle w:val="TableParagraph"/>
              <w:jc w:val="center"/>
              <w:rPr>
                <w:sz w:val="20"/>
                <w:szCs w:val="20"/>
              </w:rPr>
            </w:pPr>
          </w:p>
          <w:p w14:paraId="6B471CE7" w14:textId="77777777" w:rsidR="000E32CE" w:rsidRPr="00FC3010" w:rsidRDefault="000E32CE" w:rsidP="008105D8">
            <w:pPr>
              <w:pStyle w:val="TableParagraph"/>
              <w:spacing w:before="11"/>
              <w:jc w:val="center"/>
              <w:rPr>
                <w:sz w:val="20"/>
                <w:szCs w:val="20"/>
              </w:rPr>
            </w:pPr>
          </w:p>
          <w:p w14:paraId="222CB358" w14:textId="77777777" w:rsidR="000E32CE" w:rsidRPr="00FC3010" w:rsidRDefault="000E32CE" w:rsidP="008105D8">
            <w:pPr>
              <w:pStyle w:val="TableParagraph"/>
              <w:ind w:left="97"/>
              <w:jc w:val="center"/>
              <w:rPr>
                <w:sz w:val="20"/>
                <w:szCs w:val="20"/>
              </w:rPr>
            </w:pPr>
            <w:r w:rsidRPr="00FC3010">
              <w:rPr>
                <w:sz w:val="20"/>
                <w:szCs w:val="20"/>
              </w:rPr>
              <w:t>Justin Nelson</w:t>
            </w:r>
          </w:p>
        </w:tc>
        <w:tc>
          <w:tcPr>
            <w:tcW w:w="2340"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8105D8">
            <w:pPr>
              <w:pStyle w:val="TableParagraph"/>
              <w:jc w:val="center"/>
              <w:rPr>
                <w:sz w:val="20"/>
                <w:szCs w:val="20"/>
              </w:rPr>
            </w:pPr>
          </w:p>
          <w:p w14:paraId="30BE4353" w14:textId="77777777" w:rsidR="000E32CE" w:rsidRPr="00FC3010" w:rsidRDefault="000E32CE" w:rsidP="008105D8">
            <w:pPr>
              <w:pStyle w:val="TableParagraph"/>
              <w:jc w:val="center"/>
              <w:rPr>
                <w:sz w:val="20"/>
                <w:szCs w:val="20"/>
              </w:rPr>
            </w:pPr>
          </w:p>
          <w:p w14:paraId="0E299275" w14:textId="77777777" w:rsidR="000E32CE" w:rsidRPr="00FC3010" w:rsidRDefault="000E32CE" w:rsidP="008105D8">
            <w:pPr>
              <w:pStyle w:val="TableParagraph"/>
              <w:ind w:left="122"/>
              <w:jc w:val="center"/>
              <w:rPr>
                <w:sz w:val="20"/>
                <w:szCs w:val="20"/>
              </w:rPr>
            </w:pPr>
            <w:r w:rsidRPr="00FC3010">
              <w:rPr>
                <w:sz w:val="20"/>
                <w:szCs w:val="20"/>
              </w:rPr>
              <w:t>Client Service Manager</w:t>
            </w:r>
          </w:p>
        </w:tc>
        <w:tc>
          <w:tcPr>
            <w:tcW w:w="1710"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8105D8">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8105D8">
            <w:pPr>
              <w:pStyle w:val="TableParagraph"/>
              <w:ind w:left="122"/>
              <w:jc w:val="center"/>
              <w:rPr>
                <w:sz w:val="20"/>
                <w:szCs w:val="20"/>
              </w:rPr>
            </w:pPr>
            <w:r w:rsidRPr="00FC3010">
              <w:rPr>
                <w:sz w:val="20"/>
                <w:szCs w:val="20"/>
              </w:rPr>
              <w:t>Environmental Laboratory Services</w:t>
            </w:r>
          </w:p>
        </w:tc>
        <w:tc>
          <w:tcPr>
            <w:tcW w:w="3150"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05D8">
            <w:pPr>
              <w:pStyle w:val="TableParagraph"/>
              <w:spacing w:before="5"/>
              <w:jc w:val="center"/>
              <w:rPr>
                <w:sz w:val="25"/>
              </w:rPr>
            </w:pPr>
          </w:p>
          <w:p w14:paraId="58F69A59" w14:textId="77777777" w:rsidR="000E32CE" w:rsidRDefault="000E32CE" w:rsidP="008105D8">
            <w:pPr>
              <w:pStyle w:val="TableParagraph"/>
              <w:ind w:left="121"/>
              <w:jc w:val="center"/>
              <w:rPr>
                <w:sz w:val="18"/>
              </w:rPr>
            </w:pPr>
            <w:r>
              <w:rPr>
                <w:sz w:val="18"/>
              </w:rPr>
              <w:t>(800) 873-8707</w:t>
            </w:r>
          </w:p>
          <w:p w14:paraId="078C3E33" w14:textId="77777777" w:rsidR="000E32CE" w:rsidRDefault="000E32CE" w:rsidP="008105D8">
            <w:pPr>
              <w:pStyle w:val="TableParagraph"/>
              <w:jc w:val="center"/>
              <w:rPr>
                <w:sz w:val="18"/>
              </w:rPr>
            </w:pPr>
          </w:p>
          <w:p w14:paraId="2A3AD34A" w14:textId="202DF325" w:rsidR="000E32CE" w:rsidRDefault="00CD1D42" w:rsidP="008105D8">
            <w:pPr>
              <w:pStyle w:val="TableParagraph"/>
              <w:ind w:left="121"/>
              <w:jc w:val="center"/>
              <w:rPr>
                <w:sz w:val="18"/>
              </w:rPr>
            </w:pPr>
            <w:hyperlink r:id="rId16" w:history="1">
              <w:r w:rsidR="008105D8" w:rsidRPr="002A5560">
                <w:rPr>
                  <w:rStyle w:val="Hyperlink"/>
                  <w:sz w:val="18"/>
                </w:rPr>
                <w:t>justin.nelson@sgs.com</w:t>
              </w:r>
            </w:hyperlink>
            <w:r w:rsidR="008105D8">
              <w:rPr>
                <w:sz w:val="18"/>
              </w:rPr>
              <w:t xml:space="preserve"> </w:t>
            </w:r>
            <w:r w:rsidR="000E32CE">
              <w:rPr>
                <w:sz w:val="18"/>
              </w:rPr>
              <w:t xml:space="preserve"> </w:t>
            </w:r>
          </w:p>
        </w:tc>
      </w:tr>
      <w:tr w:rsidR="000E32CE" w14:paraId="5C613DBE" w14:textId="77777777" w:rsidTr="008105D8">
        <w:trPr>
          <w:trHeight w:val="813"/>
        </w:trPr>
        <w:tc>
          <w:tcPr>
            <w:tcW w:w="2070" w:type="dxa"/>
            <w:tcBorders>
              <w:top w:val="single" w:sz="6" w:space="0" w:color="000000"/>
              <w:bottom w:val="single" w:sz="6" w:space="0" w:color="000000"/>
              <w:right w:val="single" w:sz="6" w:space="0" w:color="000000"/>
            </w:tcBorders>
          </w:tcPr>
          <w:p w14:paraId="2BEA6CD8" w14:textId="77777777" w:rsidR="000E32CE" w:rsidRPr="00FC3010" w:rsidRDefault="000E32CE" w:rsidP="008105D8">
            <w:pPr>
              <w:pStyle w:val="TableParagraph"/>
              <w:jc w:val="center"/>
              <w:rPr>
                <w:sz w:val="20"/>
                <w:szCs w:val="20"/>
              </w:rPr>
            </w:pPr>
            <w:r w:rsidRPr="00FC3010">
              <w:rPr>
                <w:sz w:val="20"/>
                <w:szCs w:val="20"/>
              </w:rPr>
              <w:t>Moses Jordan</w:t>
            </w:r>
          </w:p>
        </w:tc>
        <w:tc>
          <w:tcPr>
            <w:tcW w:w="2340"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8105D8">
            <w:pPr>
              <w:pStyle w:val="TableParagraph"/>
              <w:jc w:val="center"/>
              <w:rPr>
                <w:sz w:val="20"/>
                <w:szCs w:val="20"/>
              </w:rPr>
            </w:pPr>
            <w:r w:rsidRPr="00FC3010">
              <w:rPr>
                <w:sz w:val="20"/>
                <w:szCs w:val="20"/>
              </w:rPr>
              <w:t>Environmental Program Manager</w:t>
            </w:r>
          </w:p>
        </w:tc>
        <w:tc>
          <w:tcPr>
            <w:tcW w:w="1710"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8105D8">
            <w:pPr>
              <w:pStyle w:val="TableParagraph"/>
              <w:spacing w:before="115"/>
              <w:ind w:left="122"/>
              <w:jc w:val="center"/>
              <w:rPr>
                <w:sz w:val="20"/>
                <w:szCs w:val="20"/>
              </w:rPr>
            </w:pPr>
            <w:proofErr w:type="spellStart"/>
            <w:r w:rsidRPr="00FC3010">
              <w:rPr>
                <w:sz w:val="20"/>
                <w:szCs w:val="20"/>
              </w:rPr>
              <w:t>Kenaitze</w:t>
            </w:r>
            <w:proofErr w:type="spellEnd"/>
          </w:p>
          <w:p w14:paraId="36B1E776" w14:textId="77777777" w:rsidR="000E32CE" w:rsidRPr="00FC3010" w:rsidRDefault="000E32CE"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05D8">
            <w:pPr>
              <w:pStyle w:val="TableParagraph"/>
              <w:spacing w:before="116"/>
              <w:ind w:left="121"/>
              <w:jc w:val="center"/>
              <w:rPr>
                <w:sz w:val="18"/>
              </w:rPr>
            </w:pPr>
            <w:r>
              <w:rPr>
                <w:sz w:val="18"/>
              </w:rPr>
              <w:t>(907) 545-1444</w:t>
            </w:r>
          </w:p>
          <w:p w14:paraId="1CB4BA71" w14:textId="77777777" w:rsidR="000E32CE" w:rsidRDefault="000E32CE" w:rsidP="008105D8">
            <w:pPr>
              <w:pStyle w:val="TableParagraph"/>
              <w:spacing w:before="5"/>
              <w:jc w:val="center"/>
              <w:rPr>
                <w:sz w:val="25"/>
              </w:rPr>
            </w:pPr>
            <w:r>
              <w:rPr>
                <w:color w:val="0000FF"/>
                <w:sz w:val="18"/>
                <w:u w:val="single" w:color="0000FF"/>
              </w:rPr>
              <w:t>mjordan@kenaitze.org</w:t>
            </w:r>
          </w:p>
        </w:tc>
      </w:tr>
      <w:tr w:rsidR="008201A7" w14:paraId="2C91DBA5" w14:textId="77777777" w:rsidTr="008105D8">
        <w:trPr>
          <w:trHeight w:val="795"/>
        </w:trPr>
        <w:tc>
          <w:tcPr>
            <w:tcW w:w="2070" w:type="dxa"/>
            <w:tcBorders>
              <w:top w:val="single" w:sz="6" w:space="0" w:color="000000"/>
              <w:bottom w:val="single" w:sz="6" w:space="0" w:color="000000"/>
              <w:right w:val="single" w:sz="6" w:space="0" w:color="000000"/>
            </w:tcBorders>
          </w:tcPr>
          <w:p w14:paraId="14714CB8" w14:textId="1C3C8D83" w:rsidR="008201A7" w:rsidRPr="00FC3010" w:rsidRDefault="008201A7" w:rsidP="008105D8">
            <w:pPr>
              <w:pStyle w:val="TableParagraph"/>
              <w:jc w:val="center"/>
              <w:rPr>
                <w:sz w:val="20"/>
                <w:szCs w:val="20"/>
              </w:rPr>
            </w:pPr>
            <w:r>
              <w:rPr>
                <w:sz w:val="20"/>
                <w:szCs w:val="20"/>
              </w:rPr>
              <w:t>Chelsea Hendricks</w:t>
            </w:r>
          </w:p>
        </w:tc>
        <w:tc>
          <w:tcPr>
            <w:tcW w:w="2340"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105D8">
            <w:pPr>
              <w:pStyle w:val="TableParagraph"/>
              <w:jc w:val="center"/>
              <w:rPr>
                <w:sz w:val="20"/>
                <w:szCs w:val="20"/>
              </w:rPr>
            </w:pPr>
            <w:r>
              <w:rPr>
                <w:sz w:val="20"/>
                <w:szCs w:val="20"/>
              </w:rPr>
              <w:t>Tribal Programs Director</w:t>
            </w:r>
          </w:p>
        </w:tc>
        <w:tc>
          <w:tcPr>
            <w:tcW w:w="1710"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Kenaitze</w:t>
            </w:r>
            <w:proofErr w:type="spellEnd"/>
          </w:p>
          <w:p w14:paraId="588B5CD5" w14:textId="2B4DC27A" w:rsidR="008201A7" w:rsidRPr="00FC3010" w:rsidRDefault="008201A7"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105D8">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105D8">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8105D8">
        <w:trPr>
          <w:trHeight w:val="705"/>
        </w:trPr>
        <w:tc>
          <w:tcPr>
            <w:tcW w:w="2070" w:type="dxa"/>
            <w:tcBorders>
              <w:top w:val="single" w:sz="6" w:space="0" w:color="000000"/>
              <w:bottom w:val="single" w:sz="6" w:space="0" w:color="000000"/>
              <w:right w:val="single" w:sz="6" w:space="0" w:color="000000"/>
            </w:tcBorders>
          </w:tcPr>
          <w:p w14:paraId="1C547652" w14:textId="27890CA4" w:rsidR="008201A7" w:rsidRPr="00FC3010" w:rsidRDefault="008201A7" w:rsidP="008105D8">
            <w:pPr>
              <w:pStyle w:val="TableParagraph"/>
              <w:jc w:val="center"/>
              <w:rPr>
                <w:sz w:val="20"/>
                <w:szCs w:val="20"/>
              </w:rPr>
            </w:pPr>
            <w:r>
              <w:rPr>
                <w:sz w:val="20"/>
                <w:szCs w:val="20"/>
              </w:rPr>
              <w:t>Yvonne Weber</w:t>
            </w:r>
          </w:p>
        </w:tc>
        <w:tc>
          <w:tcPr>
            <w:tcW w:w="2340" w:type="dxa"/>
            <w:tcBorders>
              <w:top w:val="single" w:sz="6" w:space="0" w:color="000000"/>
              <w:left w:val="single" w:sz="6" w:space="0" w:color="000000"/>
              <w:bottom w:val="single" w:sz="6" w:space="0" w:color="000000"/>
              <w:right w:val="single" w:sz="6" w:space="0" w:color="000000"/>
            </w:tcBorders>
          </w:tcPr>
          <w:p w14:paraId="6F4BE620" w14:textId="63357647" w:rsidR="008201A7" w:rsidRPr="00FC3010" w:rsidRDefault="008201A7" w:rsidP="008105D8">
            <w:pPr>
              <w:pStyle w:val="TableParagraph"/>
              <w:jc w:val="center"/>
              <w:rPr>
                <w:sz w:val="20"/>
                <w:szCs w:val="20"/>
              </w:rPr>
            </w:pPr>
            <w:r>
              <w:rPr>
                <w:sz w:val="20"/>
                <w:szCs w:val="20"/>
              </w:rPr>
              <w:t>Environmental Director</w:t>
            </w:r>
          </w:p>
        </w:tc>
        <w:tc>
          <w:tcPr>
            <w:tcW w:w="1710" w:type="dxa"/>
            <w:tcBorders>
              <w:top w:val="single" w:sz="6" w:space="0" w:color="000000"/>
              <w:left w:val="single" w:sz="6" w:space="0" w:color="000000"/>
              <w:bottom w:val="single" w:sz="6" w:space="0" w:color="000000"/>
              <w:right w:val="single" w:sz="6" w:space="0" w:color="000000"/>
            </w:tcBorders>
          </w:tcPr>
          <w:p w14:paraId="4DC85E9F" w14:textId="47F886B1"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2454151C" w14:textId="77777777"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1AE2E37D" w14:textId="6DF13214" w:rsidR="008201A7" w:rsidRPr="009F72AC" w:rsidRDefault="00CD1D42" w:rsidP="008105D8">
            <w:pPr>
              <w:pStyle w:val="TableParagraph"/>
              <w:spacing w:before="5"/>
              <w:jc w:val="center"/>
              <w:rPr>
                <w:sz w:val="18"/>
                <w:szCs w:val="18"/>
              </w:rPr>
            </w:pPr>
            <w:hyperlink r:id="rId17" w:history="1">
              <w:r w:rsidR="008105D8" w:rsidRPr="002A5560">
                <w:rPr>
                  <w:rStyle w:val="Hyperlink"/>
                  <w:sz w:val="18"/>
                  <w:szCs w:val="18"/>
                </w:rPr>
                <w:t>yvonne.weber@salamatoftribe.com</w:t>
              </w:r>
            </w:hyperlink>
            <w:r w:rsidR="008105D8">
              <w:rPr>
                <w:sz w:val="18"/>
                <w:szCs w:val="18"/>
              </w:rPr>
              <w:t xml:space="preserve"> </w:t>
            </w:r>
            <w:r w:rsidR="004B2A1A">
              <w:rPr>
                <w:sz w:val="18"/>
                <w:szCs w:val="18"/>
              </w:rPr>
              <w:t xml:space="preserve"> </w:t>
            </w:r>
            <w:r w:rsidR="008201A7" w:rsidRPr="00BA2F54">
              <w:rPr>
                <w:sz w:val="18"/>
                <w:szCs w:val="18"/>
              </w:rPr>
              <w:t xml:space="preserve">  </w:t>
            </w:r>
          </w:p>
        </w:tc>
      </w:tr>
      <w:tr w:rsidR="008201A7" w14:paraId="2F1B7409" w14:textId="77777777" w:rsidTr="008105D8">
        <w:trPr>
          <w:trHeight w:val="615"/>
        </w:trPr>
        <w:tc>
          <w:tcPr>
            <w:tcW w:w="2070" w:type="dxa"/>
            <w:tcBorders>
              <w:top w:val="single" w:sz="6" w:space="0" w:color="000000"/>
              <w:bottom w:val="single" w:sz="6" w:space="0" w:color="000000"/>
              <w:right w:val="single" w:sz="6" w:space="0" w:color="000000"/>
            </w:tcBorders>
          </w:tcPr>
          <w:p w14:paraId="0718AE09" w14:textId="1B31BE31" w:rsidR="008201A7" w:rsidRPr="00FC3010" w:rsidRDefault="008201A7" w:rsidP="008105D8">
            <w:pPr>
              <w:pStyle w:val="TableParagraph"/>
              <w:jc w:val="center"/>
              <w:rPr>
                <w:sz w:val="20"/>
                <w:szCs w:val="20"/>
              </w:rPr>
            </w:pPr>
            <w:r w:rsidRPr="00FC3010">
              <w:rPr>
                <w:sz w:val="20"/>
                <w:szCs w:val="20"/>
              </w:rPr>
              <w:t>Eric Morrison</w:t>
            </w:r>
          </w:p>
        </w:tc>
        <w:tc>
          <w:tcPr>
            <w:tcW w:w="2340"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105D8">
            <w:pPr>
              <w:pStyle w:val="TableParagraph"/>
              <w:jc w:val="center"/>
              <w:rPr>
                <w:sz w:val="20"/>
                <w:szCs w:val="20"/>
              </w:rPr>
            </w:pPr>
            <w:r w:rsidRPr="00FC3010">
              <w:rPr>
                <w:sz w:val="20"/>
                <w:szCs w:val="20"/>
              </w:rPr>
              <w:t>Tribal Executive Officer</w:t>
            </w:r>
          </w:p>
        </w:tc>
        <w:tc>
          <w:tcPr>
            <w:tcW w:w="1710"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077F0625" w14:textId="0FAC4459" w:rsidR="008201A7" w:rsidRPr="009F72AC" w:rsidRDefault="00CD1D42" w:rsidP="008105D8">
            <w:pPr>
              <w:pStyle w:val="TableParagraph"/>
              <w:spacing w:before="5"/>
              <w:jc w:val="center"/>
              <w:rPr>
                <w:sz w:val="18"/>
                <w:szCs w:val="18"/>
              </w:rPr>
            </w:pPr>
            <w:hyperlink r:id="rId18" w:history="1">
              <w:r w:rsidR="008105D8" w:rsidRPr="002A5560">
                <w:rPr>
                  <w:rStyle w:val="Hyperlink"/>
                  <w:sz w:val="18"/>
                  <w:szCs w:val="18"/>
                </w:rPr>
                <w:t>emorrison@salamatoftribe.org</w:t>
              </w:r>
            </w:hyperlink>
            <w:r w:rsidR="008105D8">
              <w:rPr>
                <w:sz w:val="18"/>
                <w:szCs w:val="18"/>
              </w:rPr>
              <w:t xml:space="preserve"> </w:t>
            </w:r>
            <w:r w:rsidR="008201A7" w:rsidRPr="00BA2F54">
              <w:rPr>
                <w:sz w:val="18"/>
                <w:szCs w:val="18"/>
              </w:rPr>
              <w:t xml:space="preserve">    </w:t>
            </w:r>
          </w:p>
        </w:tc>
      </w:tr>
      <w:tr w:rsidR="008201A7" w14:paraId="4E126396" w14:textId="77777777" w:rsidTr="008105D8">
        <w:tblPrEx>
          <w:jc w:val="center"/>
          <w:tblInd w:w="0" w:type="dxa"/>
        </w:tblPrEx>
        <w:trPr>
          <w:trHeight w:val="619"/>
          <w:jc w:val="center"/>
        </w:trPr>
        <w:tc>
          <w:tcPr>
            <w:tcW w:w="2070" w:type="dxa"/>
            <w:tcBorders>
              <w:top w:val="single" w:sz="6" w:space="0" w:color="000000"/>
              <w:bottom w:val="single" w:sz="6" w:space="0" w:color="000000"/>
              <w:right w:val="single" w:sz="6" w:space="0" w:color="000000"/>
            </w:tcBorders>
            <w:vAlign w:val="center"/>
          </w:tcPr>
          <w:p w14:paraId="194B327C" w14:textId="77777777" w:rsidR="008201A7" w:rsidRPr="00FC3010" w:rsidRDefault="008201A7" w:rsidP="008105D8">
            <w:pPr>
              <w:pStyle w:val="TableParagraph"/>
              <w:jc w:val="center"/>
              <w:rPr>
                <w:sz w:val="20"/>
                <w:szCs w:val="20"/>
              </w:rPr>
            </w:pPr>
            <w:r w:rsidRPr="00FC3010">
              <w:rPr>
                <w:sz w:val="20"/>
                <w:szCs w:val="20"/>
              </w:rPr>
              <w:t>Amber Bethe</w:t>
            </w:r>
          </w:p>
        </w:tc>
        <w:tc>
          <w:tcPr>
            <w:tcW w:w="2340"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105D8">
            <w:pPr>
              <w:pStyle w:val="TableParagraph"/>
              <w:jc w:val="center"/>
              <w:rPr>
                <w:sz w:val="20"/>
                <w:szCs w:val="20"/>
              </w:rPr>
            </w:pPr>
            <w:r w:rsidRPr="00FC3010">
              <w:rPr>
                <w:sz w:val="20"/>
                <w:szCs w:val="20"/>
              </w:rPr>
              <w:t>Data Manager, Water Quality Section</w:t>
            </w:r>
          </w:p>
        </w:tc>
        <w:tc>
          <w:tcPr>
            <w:tcW w:w="1710"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105D8">
            <w:pPr>
              <w:pStyle w:val="TableParagraph"/>
              <w:spacing w:before="115"/>
              <w:jc w:val="center"/>
              <w:rPr>
                <w:sz w:val="20"/>
                <w:szCs w:val="20"/>
              </w:rPr>
            </w:pPr>
            <w:r w:rsidRPr="00FC3010">
              <w:rPr>
                <w:sz w:val="20"/>
                <w:szCs w:val="20"/>
              </w:rPr>
              <w:t>ADEC</w:t>
            </w:r>
          </w:p>
        </w:tc>
        <w:tc>
          <w:tcPr>
            <w:tcW w:w="3150"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105D8">
            <w:pPr>
              <w:pStyle w:val="TableParagraph"/>
              <w:spacing w:before="5"/>
              <w:jc w:val="center"/>
              <w:rPr>
                <w:sz w:val="18"/>
                <w:szCs w:val="18"/>
              </w:rPr>
            </w:pPr>
            <w:r>
              <w:rPr>
                <w:sz w:val="18"/>
                <w:szCs w:val="18"/>
              </w:rPr>
              <w:t>(907) 269-7955</w:t>
            </w:r>
          </w:p>
          <w:p w14:paraId="38FFF2CD" w14:textId="46E1D92B" w:rsidR="008201A7" w:rsidRPr="009F72AC" w:rsidRDefault="00CD1D42" w:rsidP="008105D8">
            <w:pPr>
              <w:pStyle w:val="TableParagraph"/>
              <w:spacing w:before="5"/>
              <w:jc w:val="center"/>
              <w:rPr>
                <w:sz w:val="18"/>
                <w:szCs w:val="18"/>
              </w:rPr>
            </w:pPr>
            <w:hyperlink r:id="rId19" w:history="1">
              <w:r w:rsidR="008105D8" w:rsidRPr="002A5560">
                <w:rPr>
                  <w:rStyle w:val="Hyperlink"/>
                  <w:sz w:val="18"/>
                  <w:szCs w:val="18"/>
                </w:rPr>
                <w:t>amber.bethe@alaska.gov</w:t>
              </w:r>
            </w:hyperlink>
            <w:r w:rsidR="008105D8">
              <w:rPr>
                <w:sz w:val="18"/>
                <w:szCs w:val="18"/>
              </w:rPr>
              <w:t xml:space="preserve"> </w:t>
            </w:r>
            <w:r w:rsidR="008201A7">
              <w:rPr>
                <w:sz w:val="18"/>
                <w:szCs w:val="18"/>
              </w:rPr>
              <w:t xml:space="preserve"> </w:t>
            </w:r>
          </w:p>
        </w:tc>
      </w:tr>
    </w:tbl>
    <w:p w14:paraId="2E99C606" w14:textId="77777777" w:rsidR="008E4680" w:rsidRDefault="008E4680" w:rsidP="008105D8">
      <w:pPr>
        <w:pStyle w:val="BodyText"/>
        <w:rPr>
          <w:sz w:val="26"/>
        </w:rPr>
      </w:pPr>
    </w:p>
    <w:p w14:paraId="5C4EAFBE" w14:textId="551F0860" w:rsidR="008E4680" w:rsidRDefault="008E4680" w:rsidP="008E4680">
      <w:pPr>
        <w:pStyle w:val="BodyText"/>
        <w:spacing w:before="227"/>
        <w:ind w:left="119" w:right="703"/>
      </w:pPr>
      <w:r>
        <w:t>Copies of this Quality Assurance Project Plan will be made available</w:t>
      </w:r>
      <w:r w:rsidR="000A6FC9">
        <w:t xml:space="preserve"> online at </w:t>
      </w:r>
      <w:hyperlink r:id="rId20" w:history="1">
        <w:r w:rsidR="000A6FC9" w:rsidRPr="00BD63F9">
          <w:rPr>
            <w:rStyle w:val="Hyperlink"/>
          </w:rPr>
          <w:t>https://www.kenaiwatershed.org/science-in-action/research-information/water-quality/</w:t>
        </w:r>
      </w:hyperlink>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1" w:history="1">
        <w:r w:rsidR="00733C96" w:rsidRPr="004A2C6D">
          <w:rPr>
            <w:rStyle w:val="Hyperlink"/>
          </w:rPr>
          <w:t>hydrology@kenaiwatershed.org</w:t>
        </w:r>
      </w:hyperlink>
      <w:r w:rsidR="00733C96">
        <w:t xml:space="preserve">. </w:t>
      </w:r>
    </w:p>
    <w:p w14:paraId="3C05BC3F" w14:textId="17549CEC" w:rsidR="000E32CE" w:rsidRPr="00C100DF" w:rsidRDefault="00C100DF" w:rsidP="00C100DF">
      <w:pPr>
        <w:widowControl/>
        <w:autoSpaceDE/>
        <w:autoSpaceDN/>
        <w:spacing w:after="160" w:line="259" w:lineRule="auto"/>
        <w:rPr>
          <w:sz w:val="24"/>
          <w:szCs w:val="24"/>
        </w:rPr>
      </w:pPr>
      <w:r>
        <w:br w:type="page"/>
      </w: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27" w:name="A4._PROJECT_/_TASK_ORGANIZATION"/>
      <w:bookmarkStart w:id="28" w:name="_Toc112073502"/>
      <w:bookmarkStart w:id="29" w:name="_Toc117087844"/>
      <w:bookmarkStart w:id="30" w:name="_Toc125960334"/>
      <w:bookmarkStart w:id="31" w:name="_Toc125983996"/>
      <w:bookmarkStart w:id="32" w:name="_Toc125984277"/>
      <w:bookmarkStart w:id="33" w:name="_Toc132032649"/>
      <w:bookmarkEnd w:id="27"/>
      <w:r w:rsidRPr="000E32CE">
        <w:rPr>
          <w:b/>
        </w:rPr>
        <w:t>A4.</w:t>
      </w:r>
      <w:bookmarkStart w:id="34"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28"/>
      <w:bookmarkEnd w:id="29"/>
      <w:bookmarkEnd w:id="30"/>
      <w:bookmarkEnd w:id="31"/>
      <w:bookmarkEnd w:id="32"/>
      <w:bookmarkEnd w:id="33"/>
      <w:bookmarkEnd w:id="34"/>
    </w:p>
    <w:p w14:paraId="6ABC1BD3" w14:textId="77777777" w:rsidR="000A6FC9" w:rsidRDefault="000A6FC9" w:rsidP="000A6FC9"/>
    <w:p w14:paraId="4D84695C" w14:textId="77777777" w:rsidR="000A6FC9" w:rsidRDefault="000A6FC9" w:rsidP="000A6FC9">
      <w:pPr>
        <w:pStyle w:val="BodyText"/>
        <w:rPr>
          <w:b/>
          <w:sz w:val="20"/>
        </w:rPr>
      </w:pPr>
    </w:p>
    <w:p w14:paraId="6BCAC3FD" w14:textId="77777777"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1839F992">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B0D3ED5" id="Line 6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" strokecolor="black [3213]" strokeweight=".5pt">
                <v:stroke joinstyle="miter"/>
              </v:line>
            </w:pict>
          </mc:Fallback>
        </mc:AlternateContent>
      </w:r>
      <w:r>
        <w:rPr>
          <w:noProof/>
        </w:rPr>
        <mc:AlternateContent>
          <mc:Choice Requires="wpg">
            <w:drawing>
              <wp:anchor distT="0" distB="0" distL="0" distR="0" simplePos="0" relativeHeight="251703296" behindDoc="1" locked="0" layoutInCell="1" allowOverlap="1" wp14:anchorId="0328155C" wp14:editId="33C80A31">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42B4C469" w:rsidR="000A6FC9" w:rsidRPr="00307E5C" w:rsidRDefault="008E4680" w:rsidP="000A6FC9">
      <w:pPr>
        <w:pStyle w:val="Caption"/>
        <w:jc w:val="center"/>
        <w:rPr>
          <w:i w:val="0"/>
          <w:color w:val="auto"/>
          <w:sz w:val="24"/>
          <w:szCs w:val="24"/>
        </w:rPr>
      </w:pPr>
      <w:bookmarkStart w:id="35" w:name="_Ref125966394"/>
      <w:bookmarkStart w:id="36" w:name="_Ref125966387"/>
      <w:bookmarkStart w:id="37" w:name="_Toc133755629"/>
      <w:r>
        <w:rPr>
          <w:b/>
          <w:sz w:val="24"/>
        </w:rPr>
        <w:t xml:space="preserve">Figure </w:t>
      </w:r>
      <w:r w:rsidR="000C2DBA">
        <w:rPr>
          <w:i w:val="0"/>
          <w:noProof/>
          <w:color w:val="auto"/>
          <w:sz w:val="24"/>
          <w:szCs w:val="24"/>
        </w:rPr>
        <w:t>1</w:t>
      </w:r>
      <w:bookmarkEnd w:id="35"/>
      <w:r w:rsidR="000A6FC9" w:rsidRPr="00307E5C">
        <w:rPr>
          <w:i w:val="0"/>
          <w:color w:val="auto"/>
          <w:sz w:val="24"/>
          <w:szCs w:val="24"/>
        </w:rPr>
        <w:t>. Project management organization</w:t>
      </w:r>
      <w:bookmarkEnd w:id="36"/>
      <w:bookmarkEnd w:id="37"/>
    </w:p>
    <w:p w14:paraId="2C41C7B7" w14:textId="77777777" w:rsidR="00FC3010" w:rsidRDefault="00FC3010" w:rsidP="00FC3010">
      <w:pPr>
        <w:spacing w:before="90"/>
        <w:rPr>
          <w:b/>
          <w:sz w:val="20"/>
          <w:szCs w:val="24"/>
        </w:rPr>
      </w:pPr>
      <w:bookmarkStart w:id="38" w:name="Key_Contacts_and_Responsibilities"/>
      <w:bookmarkEnd w:id="38"/>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595A7C83" w:rsidR="000A6FC9" w:rsidRPr="00F13EEA" w:rsidRDefault="000A6FC9" w:rsidP="000A6FC9">
      <w:pPr>
        <w:rPr>
          <w:sz w:val="24"/>
          <w:szCs w:val="24"/>
        </w:rPr>
      </w:pPr>
      <w:r>
        <w:rPr>
          <w:sz w:val="24"/>
          <w:szCs w:val="24"/>
          <w:u w:val="single"/>
        </w:rPr>
        <w:t xml:space="preserve">Mitch Michaud </w:t>
      </w:r>
      <w:r w:rsidRPr="00F13EEA">
        <w:rPr>
          <w:sz w:val="24"/>
          <w:szCs w:val="24"/>
        </w:rPr>
        <w:t xml:space="preserve">– Kenai Watershed Forum – Executive </w:t>
      </w:r>
      <w:r>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737329D7" w:rsidR="008E4680" w:rsidRDefault="008E4680" w:rsidP="000B57B0">
      <w:pPr>
        <w:pStyle w:val="BodyText"/>
        <w:ind w:right="803"/>
      </w:pPr>
      <w:r>
        <w:rPr>
          <w:u w:val="single"/>
        </w:rPr>
        <w:t>Justin Nelson</w:t>
      </w:r>
      <w:r>
        <w:t xml:space="preserve"> </w:t>
      </w:r>
      <w:r>
        <w:rPr>
          <w:b/>
        </w:rPr>
        <w:t xml:space="preserve">- </w:t>
      </w:r>
      <w:r>
        <w:t xml:space="preserve">SGS Environmental Laboratory Services (SGS) - Subcontractor for Kenai River Water Quality Assessment element of the project. </w:t>
      </w:r>
      <w:r w:rsidR="000A6FC9" w:rsidRPr="00D9703E">
        <w:t>Oversees</w:t>
      </w:r>
      <w:r>
        <w:t xml:space="preserve">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w:t>
      </w:r>
      <w:proofErr w:type="spellStart"/>
      <w:r>
        <w:rPr>
          <w:u w:val="single"/>
        </w:rPr>
        <w:t>Essert</w:t>
      </w:r>
      <w:proofErr w:type="spellEnd"/>
      <w:r>
        <w:rPr>
          <w:u w:val="single"/>
        </w:rPr>
        <w:t xml:space="preserve"> </w:t>
      </w:r>
      <w:r>
        <w:t xml:space="preserve">- City of Soldotna Wastewater Treatment Plant operator plays a significant </w:t>
      </w:r>
      <w:r>
        <w:lastRenderedPageBreak/>
        <w:t>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39"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Kenaitze</w:t>
      </w:r>
      <w:proofErr w:type="spellEnd"/>
      <w:r w:rsidRPr="00D52CC6">
        <w:rPr>
          <w:sz w:val="24"/>
          <w:szCs w:val="24"/>
        </w:rPr>
        <w:t xml:space="preserv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KWF and any volunteers under direct supervision of KWF monitoring staff</w:t>
      </w:r>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Salamatof</w:t>
      </w:r>
      <w:proofErr w:type="spellEnd"/>
      <w:r w:rsidRPr="00D52CC6">
        <w:rPr>
          <w:sz w:val="24"/>
          <w:szCs w:val="24"/>
        </w:rPr>
        <w:t xml:space="preserve"> Tribe</w:t>
      </w:r>
    </w:p>
    <w:p w14:paraId="6956F58F"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Tyonek</w:t>
      </w:r>
      <w:proofErr w:type="spellEnd"/>
      <w:r w:rsidRPr="00D52CC6">
        <w:rPr>
          <w:sz w:val="24"/>
          <w:szCs w:val="24"/>
        </w:rPr>
        <w:t xml:space="preserve">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09CF258F" w:rsidR="000A6FC9" w:rsidRPr="00D9703E" w:rsidRDefault="000A6FC9" w:rsidP="000A6FC9">
      <w:pPr>
        <w:pStyle w:val="BodyText"/>
      </w:pPr>
      <w:r w:rsidRPr="00D9703E">
        <w:t xml:space="preserve">Project managers are outlined in </w:t>
      </w:r>
      <w:r w:rsidR="000C2DBA" w:rsidRPr="000C2DBA">
        <w:t xml:space="preserve">Figure </w:t>
      </w:r>
      <w:r w:rsidR="000C2DBA" w:rsidRPr="000C2DBA">
        <w:rPr>
          <w:noProof/>
        </w:rPr>
        <w:t>1</w:t>
      </w:r>
      <w:r w:rsidRPr="00D9703E">
        <w:t xml:space="preserve">, and annual, biannual, and five-year responsibilities are outlined in </w:t>
      </w:r>
      <w:r w:rsidR="000C2DBA" w:rsidRPr="000C2DBA">
        <w:t xml:space="preserve">Table </w:t>
      </w:r>
      <w:r w:rsidR="000C2DBA" w:rsidRPr="000C2DBA">
        <w:rPr>
          <w:noProof/>
        </w:rPr>
        <w:t>1</w:t>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816966">
          <w:headerReference w:type="default" r:id="rId22"/>
          <w:footerReference w:type="default" r:id="rId23"/>
          <w:pgSz w:w="12240" w:h="15840"/>
          <w:pgMar w:top="1440" w:right="1440" w:bottom="1440" w:left="1440" w:header="720" w:footer="720" w:gutter="0"/>
          <w:cols w:space="720"/>
          <w:docGrid w:linePitch="360"/>
        </w:sectPr>
      </w:pPr>
    </w:p>
    <w:p w14:paraId="271F9101" w14:textId="1CA22849" w:rsidR="000A6FC9" w:rsidRPr="00DA26CD" w:rsidRDefault="000A6FC9" w:rsidP="000A6FC9">
      <w:pPr>
        <w:pStyle w:val="Caption"/>
        <w:rPr>
          <w:b/>
          <w:i w:val="0"/>
          <w:color w:val="auto"/>
          <w:sz w:val="24"/>
          <w:szCs w:val="24"/>
        </w:rPr>
      </w:pPr>
      <w:bookmarkStart w:id="40" w:name="_Ref125966494"/>
      <w:bookmarkStart w:id="41" w:name="_Toc133755216"/>
      <w:r w:rsidRPr="00DA26CD">
        <w:rPr>
          <w:b/>
          <w:i w:val="0"/>
          <w:color w:val="auto"/>
          <w:sz w:val="24"/>
          <w:szCs w:val="24"/>
        </w:rPr>
        <w:lastRenderedPageBreak/>
        <w:t xml:space="preserve">Table </w:t>
      </w:r>
      <w:r w:rsidR="000C2DBA">
        <w:rPr>
          <w:b/>
          <w:i w:val="0"/>
          <w:noProof/>
          <w:color w:val="auto"/>
          <w:sz w:val="24"/>
          <w:szCs w:val="24"/>
        </w:rPr>
        <w:t>1</w:t>
      </w:r>
      <w:bookmarkEnd w:id="40"/>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41"/>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42" w:name="_Toc117087845"/>
      <w:bookmarkStart w:id="43" w:name="_Toc125960335"/>
      <w:bookmarkStart w:id="44" w:name="_Toc125983997"/>
      <w:bookmarkStart w:id="45" w:name="_Toc125984278"/>
      <w:bookmarkStart w:id="46" w:name="_Toc132032650"/>
      <w:bookmarkStart w:id="47" w:name="_Toc133754235"/>
      <w:r w:rsidRPr="00DD2D54">
        <w:lastRenderedPageBreak/>
        <w:t>A5.</w:t>
      </w:r>
      <w:r w:rsidR="000A6FC9" w:rsidRPr="00DD2D54">
        <w:t xml:space="preserve"> Problem Definition/Background and Project Objectives</w:t>
      </w:r>
      <w:bookmarkEnd w:id="39"/>
      <w:bookmarkEnd w:id="42"/>
      <w:bookmarkEnd w:id="43"/>
      <w:bookmarkEnd w:id="44"/>
      <w:bookmarkEnd w:id="45"/>
      <w:bookmarkEnd w:id="46"/>
      <w:bookmarkEnd w:id="47"/>
    </w:p>
    <w:p w14:paraId="5103E6BE" w14:textId="4DC30F53" w:rsidR="008E4680" w:rsidRPr="00DD2D54" w:rsidRDefault="008E4680" w:rsidP="008E4680">
      <w:pPr>
        <w:pStyle w:val="BodyText"/>
        <w:spacing w:before="9"/>
        <w:rPr>
          <w:b/>
        </w:rPr>
      </w:pPr>
    </w:p>
    <w:p w14:paraId="682264C8" w14:textId="4C2B4693"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noProof/>
          <w:sz w:val="24"/>
          <w:szCs w:val="24"/>
        </w:rPr>
        <w:t>(AKDNR 1997)</w:t>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noProof/>
          <w:sz w:val="24"/>
          <w:szCs w:val="24"/>
        </w:rPr>
        <w:t>(USFWS 1997)</w:t>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732E4149"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rPr>
          <w:noProof/>
        </w:rPr>
        <w:t>(Litchfield and Kyle 1992; ADEC 2022b, 2022a)</w:t>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44ED9182"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rPr>
          <w:noProof/>
        </w:rPr>
        <w:t>(Guerron Orejuela 2016; McCard 2007)</w:t>
      </w:r>
      <w:r w:rsidRPr="00DD2D54">
        <w:t>.</w:t>
      </w:r>
    </w:p>
    <w:p w14:paraId="72F57274" w14:textId="77777777" w:rsidR="00DD2D54" w:rsidRDefault="00DD2D54" w:rsidP="00DD2D54">
      <w:pPr>
        <w:pStyle w:val="BodyText"/>
        <w:tabs>
          <w:tab w:val="left" w:pos="9090"/>
        </w:tabs>
        <w:spacing w:before="1"/>
        <w:jc w:val="both"/>
      </w:pPr>
      <w:bookmarkStart w:id="48"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49" w:name="_Toc117087846"/>
      <w:bookmarkStart w:id="50" w:name="_Toc125960336"/>
      <w:bookmarkStart w:id="51" w:name="_Toc125983998"/>
      <w:bookmarkStart w:id="52" w:name="_Toc125984279"/>
      <w:bookmarkStart w:id="53" w:name="_Toc132032651"/>
      <w:bookmarkStart w:id="54" w:name="_Toc133754236"/>
      <w:r w:rsidRPr="00DD2D54">
        <w:t>A6. Project / Task Description</w:t>
      </w:r>
      <w:bookmarkEnd w:id="48"/>
      <w:bookmarkEnd w:id="49"/>
      <w:bookmarkEnd w:id="50"/>
      <w:bookmarkEnd w:id="51"/>
      <w:bookmarkEnd w:id="52"/>
      <w:bookmarkEnd w:id="53"/>
      <w:bookmarkEnd w:id="54"/>
    </w:p>
    <w:p w14:paraId="46CD3072" w14:textId="77777777" w:rsidR="008E4680" w:rsidRPr="00DD2D54" w:rsidRDefault="008E4680" w:rsidP="008E4680">
      <w:pPr>
        <w:pStyle w:val="BodyText"/>
        <w:spacing w:before="9"/>
        <w:rPr>
          <w:b/>
        </w:rPr>
      </w:pPr>
      <w:bookmarkStart w:id="55" w:name="A6._PROJECT_/_TASK_DESCRIPTION"/>
      <w:bookmarkEnd w:id="55"/>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496FD871"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rPr>
          <w:noProof/>
        </w:rPr>
        <w:t>(Martin et al. 2011)</w:t>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6BF51172" w:rsidR="008E4680" w:rsidRPr="00DD2D54" w:rsidRDefault="000A6FC9" w:rsidP="00360D8F">
      <w:pPr>
        <w:pStyle w:val="BodyText"/>
      </w:pPr>
      <w:r w:rsidRPr="00DD2D54">
        <w:t>Water temperature</w:t>
      </w:r>
      <w:r w:rsidR="008E4680" w:rsidRPr="00DD2D54">
        <w:t xml:space="preserve"> monitoring was conducted in tributaries of the Kenai River by Cook Inletkeeper (CIK) 2008 through 2012</w:t>
      </w:r>
      <w:r w:rsidRPr="00DD2D54">
        <w:t>, and continues in a selected subset of these streams today, led by KWF.</w:t>
      </w:r>
      <w:r w:rsidR="008E4680" w:rsidRPr="00DD2D54">
        <w:t xml:space="preserve"> Monitoring results were synthesized </w:t>
      </w:r>
      <w:r w:rsidRPr="00DD2D54">
        <w:rPr>
          <w:noProof/>
        </w:rPr>
        <w:t>(Mauger 2013)</w:t>
      </w:r>
      <w:r w:rsidRPr="00DD2D54">
        <w:t xml:space="preserve"> and later applied in peer-reviewed research </w:t>
      </w:r>
      <w:r w:rsidRPr="00DD2D54">
        <w:rPr>
          <w:noProof/>
        </w:rPr>
        <w:t>(Mauger et al. 2017)</w:t>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37072836" w:rsidR="000A6FC9" w:rsidRPr="0094526E" w:rsidRDefault="000A6FC9" w:rsidP="00360D8F">
      <w:pPr>
        <w:pStyle w:val="BodyText"/>
      </w:pPr>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noProof/>
        </w:rPr>
        <w:t>(Sires 2017b, 2017a; Guerron Orejuela 2016)</w:t>
      </w:r>
      <w:r w:rsidRPr="00DD2D54">
        <w:rPr>
          <w:rFonts w:eastAsiaTheme="minorHAnsi"/>
        </w:rPr>
        <w:t xml:space="preserve">. A final report on this project was completed in 2021 </w:t>
      </w:r>
      <w:r w:rsidRPr="00DD2D54">
        <w:rPr>
          <w:rFonts w:eastAsiaTheme="minorHAnsi"/>
          <w:noProof/>
        </w:rPr>
        <w:t>(Meyer 2021)</w:t>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noProof/>
        </w:rPr>
        <w:t>(Apsens and Petitt 2022)</w:t>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56" w:name="_Toc116644748"/>
      <w:bookmarkStart w:id="57" w:name="_Toc117087847"/>
      <w:bookmarkStart w:id="58" w:name="_Toc125960337"/>
      <w:bookmarkStart w:id="59" w:name="_Toc125983999"/>
      <w:bookmarkStart w:id="60" w:name="_Toc125984280"/>
      <w:bookmarkStart w:id="61" w:name="_Toc132032652"/>
    </w:p>
    <w:p w14:paraId="128274D4" w14:textId="6D237488" w:rsidR="008E4680" w:rsidRPr="00360D8F" w:rsidRDefault="000A6FC9" w:rsidP="00360D8F">
      <w:pPr>
        <w:pStyle w:val="Heading2"/>
        <w:spacing w:line="240" w:lineRule="auto"/>
        <w:ind w:left="0" w:right="-90"/>
      </w:pPr>
      <w:bookmarkStart w:id="62" w:name="_Toc133590162"/>
      <w:bookmarkStart w:id="63" w:name="_Toc133754237"/>
      <w:r w:rsidRPr="009310B4">
        <w:rPr>
          <w:iCs/>
        </w:rPr>
        <w:t>Task A) Agency Monitoring Partnership to conduct baseline monitoring</w:t>
      </w:r>
      <w:bookmarkStart w:id="64" w:name="_Toc132706045"/>
      <w:bookmarkEnd w:id="62"/>
      <w:r w:rsidR="008E4680">
        <w:t xml:space="preserve"> </w:t>
      </w:r>
      <w:bookmarkStart w:id="65" w:name="_Toc133590163"/>
      <w:r w:rsidR="008E4680">
        <w:t xml:space="preserve">for Nutrients, Dissolved </w:t>
      </w:r>
      <w:r w:rsidR="008E4680" w:rsidRPr="00360D8F">
        <w:t>Metals, Hydrocarbons, and Fecal Coliforms (Referred to as Agency Baseline hereafter</w:t>
      </w:r>
      <w:r w:rsidRPr="00360D8F">
        <w:rPr>
          <w:iCs/>
        </w:rPr>
        <w:t>)</w:t>
      </w:r>
      <w:bookmarkEnd w:id="56"/>
      <w:bookmarkEnd w:id="57"/>
      <w:bookmarkEnd w:id="58"/>
      <w:bookmarkEnd w:id="59"/>
      <w:bookmarkEnd w:id="60"/>
      <w:bookmarkEnd w:id="61"/>
      <w:bookmarkEnd w:id="63"/>
      <w:bookmarkEnd w:id="64"/>
      <w:bookmarkEnd w:id="65"/>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4C838278"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Work with the City of Soldotna to supplement this data with parameters that Soldotna’s wastewater treatment plant can analyze. (i.e. – total suspended solids, pH, fecal coliforms, turbidity and specific conductance,</w:t>
      </w:r>
      <w:r w:rsidRPr="00360D8F">
        <w:rPr>
          <w:spacing w:val="-1"/>
          <w:sz w:val="24"/>
          <w:szCs w:val="24"/>
        </w:rPr>
        <w:t xml:space="preserve"> </w:t>
      </w:r>
      <w:r w:rsidRPr="00360D8F">
        <w:rPr>
          <w:sz w:val="24"/>
          <w:szCs w:val="24"/>
        </w:rPr>
        <w:t>etc</w:t>
      </w:r>
      <w:r w:rsidR="000A6FC9" w:rsidRPr="00360D8F">
        <w:rPr>
          <w:sz w:val="24"/>
          <w:szCs w:val="24"/>
        </w:rPr>
        <w:t>.)</w:t>
      </w:r>
    </w:p>
    <w:p w14:paraId="2D61215F" w14:textId="73E02FAB"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r w:rsidR="000C2DBA" w:rsidRPr="000C2DBA">
        <w:rPr>
          <w:sz w:val="24"/>
          <w:szCs w:val="24"/>
        </w:rPr>
        <w:t xml:space="preserve">Table </w:t>
      </w:r>
      <w:r w:rsidR="000C2DBA" w:rsidRPr="000C2DBA">
        <w:rPr>
          <w:noProof/>
          <w:sz w:val="24"/>
          <w:szCs w:val="24"/>
        </w:rPr>
        <w:t>8</w:t>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r w:rsidRPr="00AB7A80">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lastRenderedPageBreak/>
        <w:t>Surface water quality parameters include;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include;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77777777" w:rsidR="008E4680" w:rsidRPr="00360D8F" w:rsidRDefault="008E4680" w:rsidP="00360D8F">
      <w:pPr>
        <w:pStyle w:val="ListParagraph"/>
        <w:numPr>
          <w:ilvl w:val="1"/>
          <w:numId w:val="1"/>
        </w:numPr>
        <w:tabs>
          <w:tab w:val="left" w:pos="839"/>
          <w:tab w:val="left" w:pos="840"/>
        </w:tabs>
        <w:spacing w:before="20"/>
        <w:ind w:right="-90"/>
        <w:rPr>
          <w:rFonts w:ascii="Symbol" w:hAnsi="Symbol"/>
          <w:sz w:val="24"/>
          <w:szCs w:val="24"/>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66"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67" w:name="_Toc117087848"/>
      <w:bookmarkStart w:id="68" w:name="_Toc125960338"/>
      <w:bookmarkStart w:id="69" w:name="_Toc125984000"/>
      <w:bookmarkStart w:id="70" w:name="_Toc125984281"/>
      <w:bookmarkStart w:id="71" w:name="_Toc132032653"/>
      <w:bookmarkStart w:id="72" w:name="_Toc132706046"/>
      <w:bookmarkStart w:id="73" w:name="_Toc133590164"/>
      <w:bookmarkStart w:id="74" w:name="_Toc133754238"/>
      <w:r w:rsidRPr="00360D8F">
        <w:rPr>
          <w:rFonts w:ascii="Times New Roman" w:hAnsi="Times New Roman" w:cs="Times New Roman"/>
          <w:b/>
          <w:bCs/>
          <w:i/>
          <w:iCs/>
          <w:color w:val="auto"/>
        </w:rPr>
        <w:t>Task B) Collection of specified interval data with programmable Electronic Instruments</w:t>
      </w:r>
      <w:bookmarkEnd w:id="66"/>
      <w:bookmarkEnd w:id="67"/>
      <w:bookmarkEnd w:id="68"/>
      <w:bookmarkEnd w:id="69"/>
      <w:bookmarkEnd w:id="70"/>
      <w:bookmarkEnd w:id="71"/>
      <w:bookmarkEnd w:id="72"/>
      <w:bookmarkEnd w:id="73"/>
      <w:bookmarkEnd w:id="74"/>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 xml:space="preserve">Maintain and deploy as needed instruments capable of recording time series of water quality parameters, e.g. water quality </w:t>
      </w:r>
      <w:proofErr w:type="spellStart"/>
      <w:r w:rsidRPr="00360D8F">
        <w:t>sondes</w:t>
      </w:r>
      <w:proofErr w:type="spellEnd"/>
      <w:r w:rsidRPr="00360D8F">
        <w:t xml:space="preserve">. Work with partners to identify projects where such monitoring is beneficial. Continuous monitoring with </w:t>
      </w:r>
      <w:proofErr w:type="spellStart"/>
      <w:r w:rsidRPr="00360D8F">
        <w:t>sondes</w:t>
      </w:r>
      <w:proofErr w:type="spellEnd"/>
      <w:r w:rsidRPr="00360D8F">
        <w:t xml:space="preserve"> is not currently part of the baseline water quality monitoring project, but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w:t>
      </w:r>
      <w:proofErr w:type="spellStart"/>
      <w:r w:rsidRPr="00360D8F">
        <w:t>sondes</w:t>
      </w:r>
      <w:proofErr w:type="spellEnd"/>
      <w:r w:rsidRPr="00360D8F">
        <w:t xml:space="preserve"> capable of recording continuous parameters </w:t>
      </w:r>
    </w:p>
    <w:p w14:paraId="119B28A3" w14:textId="77777777" w:rsidR="000A6FC9" w:rsidRPr="00360D8F" w:rsidRDefault="000A6FC9" w:rsidP="00CD7519">
      <w:pPr>
        <w:pStyle w:val="BodyText"/>
        <w:numPr>
          <w:ilvl w:val="0"/>
          <w:numId w:val="39"/>
        </w:numPr>
        <w:ind w:right="704"/>
      </w:pPr>
      <w:r w:rsidRPr="00360D8F">
        <w:t>Work with agencies, NGOs, and citizens to identify locations where continuous monitoring of water quality parameters may be valuable. E.g.;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 xml:space="preserve">Parameters monitored by </w:t>
      </w:r>
      <w:proofErr w:type="spellStart"/>
      <w:r>
        <w:t>sondes</w:t>
      </w:r>
      <w:proofErr w:type="spellEnd"/>
      <w:r>
        <w:t xml:space="preserve"> include pH, turbidity, conductivity, temperature, and dissolved oxygen</w:t>
      </w:r>
    </w:p>
    <w:p w14:paraId="20BCC410" w14:textId="77777777" w:rsidR="000A6FC9" w:rsidRDefault="000A6FC9" w:rsidP="00CD7519">
      <w:pPr>
        <w:pStyle w:val="BodyText"/>
        <w:numPr>
          <w:ilvl w:val="0"/>
          <w:numId w:val="39"/>
        </w:numPr>
        <w:ind w:right="704"/>
      </w:pPr>
      <w:proofErr w:type="spellStart"/>
      <w:r>
        <w:t>Sondes</w:t>
      </w:r>
      <w:proofErr w:type="spellEnd"/>
      <w:r>
        <w:t xml:space="preserve"> will be subject to pre and post deployment calibrations and checks for all parameters</w:t>
      </w:r>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Fieldwork will be executed based on funding opportunities and local need</w:t>
      </w:r>
    </w:p>
    <w:p w14:paraId="281ADE94" w14:textId="77777777" w:rsidR="000A6FC9" w:rsidRDefault="000A6FC9" w:rsidP="00CD7519">
      <w:pPr>
        <w:pStyle w:val="BodyText"/>
        <w:numPr>
          <w:ilvl w:val="0"/>
          <w:numId w:val="39"/>
        </w:numPr>
      </w:pPr>
      <w:proofErr w:type="spellStart"/>
      <w:r>
        <w:t>Sondes</w:t>
      </w:r>
      <w:proofErr w:type="spellEnd"/>
      <w:r>
        <w:t xml:space="preserve"> will be returned to the manufacturer for bench calibration as needed depending on annual usage</w:t>
      </w:r>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 xml:space="preserve">See Appendix H for further details on </w:t>
      </w:r>
      <w:proofErr w:type="spellStart"/>
      <w:r>
        <w:t>Hydrolab</w:t>
      </w:r>
      <w:proofErr w:type="spellEnd"/>
      <w:r>
        <w:t xml:space="preserve">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75" w:name="_Toc116644750"/>
      <w:bookmarkStart w:id="76" w:name="_Toc117087849"/>
      <w:bookmarkStart w:id="77" w:name="_Toc125960339"/>
      <w:bookmarkStart w:id="78" w:name="_Toc125984001"/>
      <w:bookmarkStart w:id="79" w:name="_Toc125984282"/>
      <w:bookmarkStart w:id="80" w:name="_Toc132032654"/>
      <w:bookmarkStart w:id="81" w:name="_Toc132706047"/>
      <w:bookmarkStart w:id="82" w:name="_Toc133590165"/>
      <w:bookmarkStart w:id="83" w:name="_Toc133754239"/>
      <w:r w:rsidRPr="009310B4">
        <w:rPr>
          <w:rFonts w:ascii="Times New Roman" w:hAnsi="Times New Roman" w:cs="Times New Roman"/>
          <w:b/>
          <w:bCs/>
          <w:i/>
          <w:iCs/>
          <w:color w:val="auto"/>
        </w:rPr>
        <w:t>Task C) Stream Temperature Monitoring</w:t>
      </w:r>
      <w:bookmarkEnd w:id="75"/>
      <w:bookmarkEnd w:id="76"/>
      <w:bookmarkEnd w:id="77"/>
      <w:bookmarkEnd w:id="78"/>
      <w:bookmarkEnd w:id="79"/>
      <w:bookmarkEnd w:id="80"/>
      <w:bookmarkEnd w:id="81"/>
      <w:bookmarkEnd w:id="82"/>
      <w:bookmarkEnd w:id="83"/>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 xml:space="preserve">stream temperature monitoring sites in perpetuity at six sites in the lower Kenai River and </w:t>
      </w:r>
      <w:proofErr w:type="spellStart"/>
      <w:r>
        <w:rPr>
          <w:sz w:val="24"/>
          <w:szCs w:val="24"/>
        </w:rPr>
        <w:t>Kasilof</w:t>
      </w:r>
      <w:proofErr w:type="spellEnd"/>
      <w:r>
        <w:rPr>
          <w:sz w:val="24"/>
          <w:szCs w:val="24"/>
        </w:rPr>
        <w:t xml:space="preserve"> River areas, and at other sites as needed by new projects</w:t>
      </w:r>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 xml:space="preserve">Perform site visits at the six long-term stream temperature monitoring sites a minimum of </w:t>
      </w:r>
      <w:r>
        <w:lastRenderedPageBreak/>
        <w:t>twice annually</w:t>
      </w:r>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t>Soldotna Creek</w:t>
      </w:r>
    </w:p>
    <w:p w14:paraId="77D4FAFA" w14:textId="77777777" w:rsidR="000A6FC9" w:rsidRDefault="000A6FC9" w:rsidP="00CD7519">
      <w:pPr>
        <w:pStyle w:val="BodyText"/>
        <w:numPr>
          <w:ilvl w:val="1"/>
          <w:numId w:val="40"/>
        </w:numPr>
      </w:pPr>
      <w:proofErr w:type="spellStart"/>
      <w:r>
        <w:t>Slikok</w:t>
      </w:r>
      <w:proofErr w:type="spellEnd"/>
      <w:r>
        <w:t xml:space="preserve">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06126B6D" w:rsidR="000A6FC9" w:rsidRPr="00E946A5" w:rsidRDefault="000A6FC9" w:rsidP="00CD7519">
      <w:pPr>
        <w:pStyle w:val="BodyText"/>
        <w:numPr>
          <w:ilvl w:val="0"/>
          <w:numId w:val="40"/>
        </w:numPr>
      </w:pPr>
      <w:r>
        <w:t xml:space="preserve">Apply the highest available standards for field site management and data curation (as outlined in </w:t>
      </w:r>
      <w:proofErr w:type="spellStart"/>
      <w:r>
        <w:t>Mauger</w:t>
      </w:r>
      <w:proofErr w:type="spellEnd"/>
      <w:r>
        <w:t xml:space="preserve"> et al. </w:t>
      </w:r>
      <w:r>
        <w:rPr>
          <w:noProof/>
        </w:rPr>
        <w:t>(2015)</w:t>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84" w:name="_Toc125960340"/>
      <w:bookmarkStart w:id="85" w:name="_Toc125984283"/>
      <w:bookmarkStart w:id="86" w:name="_Toc132032655"/>
      <w:r>
        <w:rPr>
          <w:sz w:val="24"/>
          <w:szCs w:val="24"/>
        </w:rPr>
        <w:t>Record year-round continuous time series of water temperature using programmed electronic instruments</w:t>
      </w:r>
      <w:bookmarkEnd w:id="84"/>
      <w:bookmarkEnd w:id="85"/>
      <w:bookmarkEnd w:id="86"/>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87" w:name="_Toc125960341"/>
      <w:bookmarkStart w:id="88" w:name="_Toc125984284"/>
      <w:bookmarkStart w:id="89" w:name="_Toc132032656"/>
      <w:r>
        <w:rPr>
          <w:sz w:val="24"/>
          <w:szCs w:val="24"/>
        </w:rPr>
        <w:t>Site visits to locations with water temperature loggers will be visited a minimum of biannually, typically once in early summer (May/June) and once in Fall (September/ October)</w:t>
      </w:r>
      <w:bookmarkEnd w:id="87"/>
      <w:bookmarkEnd w:id="88"/>
      <w:bookmarkEnd w:id="89"/>
    </w:p>
    <w:p w14:paraId="02604D33" w14:textId="77777777" w:rsidR="000A6FC9" w:rsidRDefault="000A6FC9" w:rsidP="000A6FC9"/>
    <w:p w14:paraId="437E4A69" w14:textId="2244330F" w:rsidR="000A6FC9" w:rsidRDefault="000A6FC9" w:rsidP="000A6FC9">
      <w:pPr>
        <w:pStyle w:val="BodyText"/>
        <w:ind w:right="704"/>
      </w:pPr>
      <w:r>
        <w:t xml:space="preserve">See Appendix G and </w:t>
      </w:r>
      <w:proofErr w:type="spellStart"/>
      <w:r>
        <w:t>Mauger</w:t>
      </w:r>
      <w:proofErr w:type="spellEnd"/>
      <w:r>
        <w:t xml:space="preserve"> et al. </w:t>
      </w:r>
      <w:r>
        <w:rPr>
          <w:noProof/>
        </w:rPr>
        <w:t>(2015)</w:t>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4" w:history="1">
        <w:r w:rsidRPr="00BD63F9">
          <w:rPr>
            <w:rStyle w:val="Hyperlink"/>
          </w:rPr>
          <w:t>https://aktemp.uaa.alaska.edu/</w:t>
        </w:r>
      </w:hyperlink>
      <w:r>
        <w:t xml:space="preserve"> from the University of Alaska Anchorage’s Alaska Center for Conservation Sciences </w:t>
      </w:r>
      <w:r>
        <w:rPr>
          <w:noProof/>
        </w:rPr>
        <w:t>(ACCS 2023)</w:t>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90" w:name="_Toc117087850"/>
      <w:bookmarkStart w:id="91" w:name="_Toc125960342"/>
      <w:bookmarkStart w:id="92" w:name="_Toc125984002"/>
      <w:bookmarkStart w:id="93" w:name="_Toc125984285"/>
      <w:bookmarkStart w:id="94" w:name="_Toc132032657"/>
      <w:bookmarkStart w:id="95" w:name="_Toc133754240"/>
      <w:r>
        <w:t>A7.</w:t>
      </w:r>
      <w:r>
        <w:tab/>
        <w:t>Quality Objectives and Criteria for Measurement of</w:t>
      </w:r>
      <w:r w:rsidRPr="00530E7B">
        <w:rPr>
          <w:spacing w:val="-8"/>
        </w:rPr>
        <w:t xml:space="preserve"> </w:t>
      </w:r>
      <w:r>
        <w:t>Data</w:t>
      </w:r>
      <w:bookmarkEnd w:id="90"/>
      <w:bookmarkEnd w:id="91"/>
      <w:bookmarkEnd w:id="92"/>
      <w:bookmarkEnd w:id="93"/>
      <w:bookmarkEnd w:id="94"/>
      <w:bookmarkEnd w:id="95"/>
    </w:p>
    <w:p w14:paraId="6708CF50" w14:textId="77777777" w:rsidR="008E4680" w:rsidRDefault="008E4680" w:rsidP="008E4680">
      <w:pPr>
        <w:pStyle w:val="BodyText"/>
      </w:pPr>
    </w:p>
    <w:p w14:paraId="58061597" w14:textId="74909323"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C2DBA" w:rsidRPr="000C2DBA">
        <w:t xml:space="preserve">Table </w:t>
      </w:r>
      <w:r w:rsidR="000C2DBA" w:rsidRPr="000C2DBA">
        <w:rPr>
          <w:noProof/>
        </w:rPr>
        <w:t>2</w:t>
      </w:r>
      <w:r w:rsidR="000A6FC9" w:rsidRPr="00A33F0E">
        <w:t xml:space="preserve"> through </w:t>
      </w:r>
      <w:r w:rsidR="000C2DBA" w:rsidRPr="000C2DBA">
        <w:t xml:space="preserve">Table </w:t>
      </w:r>
      <w:r w:rsidR="000C2DBA" w:rsidRPr="000C2DBA">
        <w:rPr>
          <w:noProof/>
        </w:rPr>
        <w:t>6</w:t>
      </w:r>
      <w:r>
        <w:t xml:space="preserve"> show objectives for detectability, precision and accuracy for each parameter tested by all possible methods used by the Agency Baseline. DQOs are also included for automated </w:t>
      </w:r>
      <w:proofErr w:type="spellStart"/>
      <w:r>
        <w:t>multiprobes</w:t>
      </w:r>
      <w:proofErr w:type="spellEnd"/>
      <w:r w:rsidR="000A6FC9">
        <w:t>.</w:t>
      </w:r>
      <w:r>
        <w:t xml:space="preserve"> In each case the sampling matrix is the water body of interest. </w:t>
      </w:r>
      <w:r w:rsidR="000C2DBA" w:rsidRPr="000C2DBA">
        <w:t xml:space="preserve">Table </w:t>
      </w:r>
      <w:r w:rsidR="000C2DBA" w:rsidRPr="000C2DBA">
        <w:rPr>
          <w:noProof/>
        </w:rPr>
        <w:t>6</w:t>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00CC3AC6" w14:textId="14EE22C8" w:rsidR="00491817" w:rsidRDefault="00491817" w:rsidP="00EF43AF">
      <w:pPr>
        <w:spacing w:before="216"/>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5"/>
          <w:footerReference w:type="default" r:id="rId26"/>
          <w:pgSz w:w="11900" w:h="16840"/>
          <w:pgMar w:top="1440" w:right="835" w:bottom="605" w:left="1166" w:header="0" w:footer="979" w:gutter="0"/>
          <w:cols w:space="720"/>
          <w:docGrid w:linePitch="299"/>
        </w:sectPr>
      </w:pPr>
    </w:p>
    <w:p w14:paraId="6B21E450" w14:textId="5ABC2915" w:rsidR="008E4680" w:rsidRDefault="008E4680" w:rsidP="00491817">
      <w:pPr>
        <w:spacing w:before="216"/>
        <w:rPr>
          <w:b/>
          <w:sz w:val="24"/>
        </w:rPr>
      </w:pPr>
      <w:bookmarkStart w:id="97" w:name="_bookmark6"/>
      <w:bookmarkStart w:id="98" w:name="_Ref125965085"/>
      <w:bookmarkStart w:id="99" w:name="_Toc133755217"/>
      <w:bookmarkEnd w:id="97"/>
      <w:r>
        <w:rPr>
          <w:b/>
          <w:sz w:val="24"/>
        </w:rPr>
        <w:lastRenderedPageBreak/>
        <w:t xml:space="preserve">Table </w:t>
      </w:r>
      <w:r w:rsidR="000C2DBA">
        <w:rPr>
          <w:b/>
          <w:noProof/>
          <w:sz w:val="24"/>
          <w:szCs w:val="24"/>
        </w:rPr>
        <w:t>2</w:t>
      </w:r>
      <w:bookmarkEnd w:id="98"/>
      <w:r w:rsidR="000A6FC9" w:rsidRPr="00F4621E">
        <w:rPr>
          <w:b/>
          <w:sz w:val="24"/>
          <w:szCs w:val="24"/>
        </w:rPr>
        <w:t>.</w:t>
      </w:r>
      <w:r>
        <w:rPr>
          <w:b/>
          <w:sz w:val="24"/>
        </w:rPr>
        <w:t xml:space="preserve"> Data Quality Objectives for Electronic Instruments</w:t>
      </w:r>
      <w:bookmarkEnd w:id="99"/>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proofErr w:type="spellStart"/>
            <w:r>
              <w:rPr>
                <w:sz w:val="20"/>
              </w:rPr>
              <w:t>Nephelometric</w:t>
            </w:r>
            <w:proofErr w:type="spellEnd"/>
            <w:r>
              <w:rPr>
                <w:sz w:val="20"/>
              </w:rPr>
              <w:t xml:space="preserve">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77777777" w:rsidR="008E4680" w:rsidRDefault="008E4680" w:rsidP="00816966">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19003C1" w14:textId="77777777" w:rsidR="008E4680" w:rsidRDefault="008E4680" w:rsidP="00816966">
            <w:pPr>
              <w:pStyle w:val="TableParagraph"/>
              <w:spacing w:line="227" w:lineRule="exact"/>
              <w:ind w:left="57" w:right="45"/>
              <w:jc w:val="center"/>
              <w:rPr>
                <w:sz w:val="20"/>
              </w:rPr>
            </w:pPr>
            <w:r>
              <w:rPr>
                <w:sz w:val="20"/>
              </w:rPr>
              <w:t xml:space="preserve">EPA 180.1 Rev 2.0, </w:t>
            </w:r>
            <w:proofErr w:type="spellStart"/>
            <w:r>
              <w:rPr>
                <w:sz w:val="20"/>
              </w:rPr>
              <w:t>Hach</w:t>
            </w:r>
            <w:proofErr w:type="spellEnd"/>
            <w:r>
              <w:rPr>
                <w:sz w:val="20"/>
              </w:rPr>
              <w:t xml:space="preserve"> 2100 P</w:t>
            </w:r>
          </w:p>
          <w:p w14:paraId="7CECD3CF" w14:textId="77777777" w:rsidR="008E4680" w:rsidRDefault="008E4680" w:rsidP="00816966">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24869E18" w14:textId="77777777" w:rsidR="008E4680" w:rsidRDefault="008E4680" w:rsidP="00816966">
            <w:pPr>
              <w:pStyle w:val="TableParagraph"/>
              <w:ind w:left="729" w:right="700" w:firstLine="25"/>
              <w:rPr>
                <w:sz w:val="20"/>
              </w:rPr>
            </w:pPr>
            <w:proofErr w:type="spellStart"/>
            <w:r>
              <w:rPr>
                <w:sz w:val="20"/>
              </w:rPr>
              <w:t>Nephelometric</w:t>
            </w:r>
            <w:proofErr w:type="spellEnd"/>
            <w:r>
              <w:rPr>
                <w:sz w:val="20"/>
              </w:rPr>
              <w:t xml:space="preserve"> Turbidity Units</w:t>
            </w:r>
          </w:p>
        </w:tc>
        <w:tc>
          <w:tcPr>
            <w:tcW w:w="2032" w:type="dxa"/>
            <w:tcBorders>
              <w:top w:val="single" w:sz="6" w:space="0" w:color="000000"/>
              <w:left w:val="single" w:sz="6" w:space="0" w:color="000000"/>
              <w:bottom w:val="single" w:sz="6" w:space="0" w:color="000000"/>
              <w:right w:val="single" w:sz="6" w:space="0" w:color="000000"/>
            </w:tcBorders>
          </w:tcPr>
          <w:p w14:paraId="5B6BB5CA" w14:textId="77777777" w:rsidR="008E4680" w:rsidRDefault="008E4680" w:rsidP="00816966">
            <w:pPr>
              <w:pStyle w:val="TableParagraph"/>
              <w:spacing w:line="227" w:lineRule="exact"/>
              <w:ind w:left="344"/>
              <w:rPr>
                <w:sz w:val="20"/>
              </w:rPr>
            </w:pPr>
            <w:r>
              <w:rPr>
                <w:sz w:val="20"/>
              </w:rPr>
              <w:t>0.010-9.99</w:t>
            </w:r>
            <w:r>
              <w:rPr>
                <w:spacing w:val="6"/>
                <w:sz w:val="20"/>
              </w:rPr>
              <w:t xml:space="preserve"> </w:t>
            </w:r>
            <w:r>
              <w:rPr>
                <w:sz w:val="20"/>
              </w:rPr>
              <w:t>NTU</w:t>
            </w:r>
          </w:p>
          <w:p w14:paraId="4E29F3A1" w14:textId="77777777" w:rsidR="008E4680" w:rsidRDefault="008E4680" w:rsidP="00816966">
            <w:pPr>
              <w:pStyle w:val="TableParagraph"/>
              <w:spacing w:line="230" w:lineRule="exact"/>
              <w:ind w:left="319"/>
              <w:rPr>
                <w:sz w:val="20"/>
              </w:rPr>
            </w:pPr>
            <w:r>
              <w:rPr>
                <w:sz w:val="20"/>
              </w:rPr>
              <w:t>0.1  10-100</w:t>
            </w:r>
            <w:r>
              <w:rPr>
                <w:spacing w:val="4"/>
                <w:sz w:val="20"/>
              </w:rPr>
              <w:t xml:space="preserve"> </w:t>
            </w:r>
            <w:r>
              <w:rPr>
                <w:sz w:val="20"/>
              </w:rPr>
              <w:t>NTU</w:t>
            </w:r>
          </w:p>
          <w:p w14:paraId="3A743AE2" w14:textId="77777777" w:rsidR="008E4680" w:rsidRDefault="008E4680" w:rsidP="00816966">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803D050" w14:textId="77777777" w:rsidR="008E4680" w:rsidRDefault="008E4680" w:rsidP="00816966">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55B493A" w14:textId="77777777" w:rsidR="008E4680" w:rsidRDefault="008E4680" w:rsidP="00816966">
            <w:pPr>
              <w:pStyle w:val="TableParagraph"/>
              <w:spacing w:line="227" w:lineRule="exact"/>
              <w:ind w:left="431" w:right="424"/>
              <w:jc w:val="center"/>
              <w:rPr>
                <w:sz w:val="20"/>
              </w:rPr>
            </w:pPr>
            <w:r>
              <w:rPr>
                <w:sz w:val="20"/>
                <w:u w:val="single"/>
              </w:rPr>
              <w:t>+</w:t>
            </w:r>
            <w:r>
              <w:rPr>
                <w:sz w:val="20"/>
              </w:rPr>
              <w:t>5% 0-500 NTU</w:t>
            </w:r>
          </w:p>
          <w:p w14:paraId="7A1530CD" w14:textId="77777777" w:rsidR="008E4680" w:rsidRDefault="008E4680" w:rsidP="00816966">
            <w:pPr>
              <w:pStyle w:val="TableParagraph"/>
              <w:ind w:left="432" w:right="424"/>
              <w:jc w:val="center"/>
              <w:rPr>
                <w:sz w:val="20"/>
              </w:rPr>
            </w:pPr>
            <w:r>
              <w:rPr>
                <w:sz w:val="20"/>
                <w:u w:val="single"/>
              </w:rPr>
              <w:t>+5</w:t>
            </w:r>
            <w:r>
              <w:rPr>
                <w:sz w:val="20"/>
              </w:rPr>
              <w:t>% 500-1000 NTU</w:t>
            </w:r>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w:t>
            </w:r>
            <w:proofErr w:type="spellStart"/>
            <w:r>
              <w:rPr>
                <w:sz w:val="20"/>
              </w:rPr>
              <w:t>mS</w:t>
            </w:r>
            <w:proofErr w:type="spellEnd"/>
            <w:r>
              <w:rPr>
                <w:sz w:val="20"/>
              </w:rPr>
              <w:t>/cm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77777777" w:rsidR="008E4680" w:rsidRDefault="008E4680" w:rsidP="00816966">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6AB60E2" w14:textId="77777777" w:rsidR="008E4680" w:rsidRDefault="008E4680" w:rsidP="00816966">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17B0880F" w14:textId="77777777" w:rsidR="008E4680" w:rsidRDefault="008E4680" w:rsidP="00816966">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6A6065A3" w14:textId="77777777" w:rsidR="008E4680" w:rsidRDefault="008E4680" w:rsidP="00816966">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F281547" w14:textId="77777777" w:rsidR="008E4680" w:rsidRDefault="008E4680" w:rsidP="00816966">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FC51053" w14:textId="77777777" w:rsidR="008E4680" w:rsidRDefault="008E4680" w:rsidP="00816966">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160FF73A" w14:textId="77777777" w:rsidR="008E4680" w:rsidRDefault="008E4680" w:rsidP="00816966">
            <w:pPr>
              <w:pStyle w:val="TableParagraph"/>
              <w:spacing w:line="227" w:lineRule="exact"/>
              <w:ind w:left="430" w:right="424"/>
              <w:jc w:val="center"/>
              <w:rPr>
                <w:sz w:val="20"/>
              </w:rPr>
            </w:pPr>
            <w:r>
              <w:rPr>
                <w:sz w:val="20"/>
              </w:rPr>
              <w:t>±0.2 mg/L</w:t>
            </w:r>
          </w:p>
        </w:tc>
      </w:tr>
    </w:tbl>
    <w:p w14:paraId="7E453885" w14:textId="77777777" w:rsidR="00710115" w:rsidRDefault="00710115" w:rsidP="000B57B0">
      <w:pPr>
        <w:pStyle w:val="Caption"/>
        <w:rPr>
          <w:b/>
          <w:color w:val="auto"/>
          <w:sz w:val="24"/>
          <w:szCs w:val="24"/>
        </w:rPr>
      </w:pPr>
      <w:bookmarkStart w:id="100" w:name="_bookmark7"/>
      <w:bookmarkStart w:id="101" w:name="_Ref125970212"/>
      <w:bookmarkStart w:id="102" w:name="_Hlk116643631"/>
      <w:bookmarkEnd w:id="100"/>
    </w:p>
    <w:p w14:paraId="2D28D46C" w14:textId="51E4F5FE" w:rsidR="007D697E" w:rsidRDefault="00FB643C" w:rsidP="00FB643C">
      <w:pPr>
        <w:widowControl/>
        <w:autoSpaceDE/>
        <w:autoSpaceDN/>
        <w:spacing w:after="160" w:line="259" w:lineRule="auto"/>
        <w:rPr>
          <w:b/>
          <w:sz w:val="24"/>
          <w:szCs w:val="24"/>
        </w:rPr>
      </w:pPr>
      <w:r>
        <w:rPr>
          <w:b/>
          <w:sz w:val="24"/>
          <w:szCs w:val="24"/>
        </w:rPr>
        <w:br w:type="page"/>
      </w:r>
    </w:p>
    <w:p w14:paraId="0037AE45" w14:textId="13C4B768" w:rsidR="00085DB9" w:rsidRPr="00085DB9" w:rsidRDefault="00085DB9" w:rsidP="00085DB9">
      <w:pPr>
        <w:pStyle w:val="TableParagraph"/>
        <w:spacing w:before="2"/>
        <w:ind w:firstLine="720"/>
        <w:rPr>
          <w:b/>
          <w:sz w:val="24"/>
        </w:rPr>
      </w:pPr>
      <w:bookmarkStart w:id="103" w:name="_Toc133755218"/>
      <w:r w:rsidRPr="001E77E8">
        <w:rPr>
          <w:b/>
          <w:sz w:val="24"/>
          <w:szCs w:val="24"/>
        </w:rPr>
        <w:lastRenderedPageBreak/>
        <w:t xml:space="preserve">Table </w:t>
      </w:r>
      <w:r>
        <w:rPr>
          <w:b/>
          <w:noProof/>
          <w:sz w:val="24"/>
          <w:szCs w:val="24"/>
        </w:rPr>
        <w:t>3</w:t>
      </w:r>
      <w:r w:rsidRPr="001E77E8">
        <w:rPr>
          <w:b/>
          <w:sz w:val="24"/>
          <w:szCs w:val="24"/>
        </w:rPr>
        <w:t>. Data Quality Objectives for Hydrocarbons Collected for Agency Baseline (Supplied by SGS</w:t>
      </w:r>
      <w:bookmarkEnd w:id="103"/>
      <w:r>
        <w:rPr>
          <w:b/>
          <w:sz w:val="24"/>
          <w:szCs w:val="24"/>
        </w:rPr>
        <w:t>)</w:t>
      </w:r>
      <w:r>
        <w:rPr>
          <w:b/>
          <w:sz w:val="24"/>
        </w:rPr>
        <w:t xml:space="preserve"> </w:t>
      </w:r>
    </w:p>
    <w:bookmarkEnd w:id="101"/>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20D25927" w14:textId="77777777" w:rsidR="00085DB9" w:rsidRDefault="00085DB9" w:rsidP="00085DB9">
            <w:pPr>
              <w:pStyle w:val="TableParagraph"/>
              <w:ind w:left="92"/>
              <w:jc w:val="center"/>
              <w:rPr>
                <w:b/>
                <w:sz w:val="20"/>
              </w:rPr>
            </w:pPr>
          </w:p>
          <w:p w14:paraId="53BDC7EE" w14:textId="017F857A" w:rsidR="000B57B0" w:rsidRDefault="000B57B0" w:rsidP="00085DB9">
            <w:pPr>
              <w:pStyle w:val="TableParagraph"/>
              <w:jc w:val="center"/>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085DB9">
            <w:pPr>
              <w:pStyle w:val="TableParagraph"/>
              <w:spacing w:before="2"/>
              <w:jc w:val="center"/>
              <w:rPr>
                <w:b/>
                <w:sz w:val="24"/>
              </w:rPr>
            </w:pPr>
          </w:p>
          <w:p w14:paraId="07DA2501" w14:textId="77777777" w:rsidR="000B57B0" w:rsidRDefault="000B57B0" w:rsidP="00085DB9">
            <w:pPr>
              <w:pStyle w:val="TableParagraph"/>
              <w:ind w:left="108"/>
              <w:jc w:val="center"/>
              <w:rPr>
                <w:b/>
                <w:sz w:val="20"/>
              </w:rPr>
            </w:pPr>
            <w:bookmarkStart w:id="104" w:name="METHOD_/_RANGE"/>
            <w:bookmarkEnd w:id="104"/>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085DB9">
            <w:pPr>
              <w:pStyle w:val="TableParagraph"/>
              <w:spacing w:before="140" w:line="275" w:lineRule="exact"/>
              <w:ind w:left="314" w:right="298"/>
              <w:jc w:val="center"/>
              <w:rPr>
                <w:b/>
                <w:sz w:val="24"/>
              </w:rPr>
            </w:pPr>
            <w:r>
              <w:rPr>
                <w:b/>
                <w:sz w:val="24"/>
              </w:rPr>
              <w:t>Sensitivity</w:t>
            </w:r>
          </w:p>
          <w:p w14:paraId="2BF05165" w14:textId="77777777" w:rsidR="000B57B0" w:rsidRDefault="000B57B0" w:rsidP="00085DB9">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085DB9">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085DB9">
            <w:pPr>
              <w:pStyle w:val="TableParagraph"/>
              <w:spacing w:before="46"/>
              <w:ind w:left="370" w:right="350" w:firstLine="59"/>
              <w:jc w:val="center"/>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085DB9">
            <w:pPr>
              <w:pStyle w:val="TableParagraph"/>
              <w:spacing w:before="8"/>
              <w:jc w:val="center"/>
              <w:rPr>
                <w:b/>
                <w:sz w:val="28"/>
              </w:rPr>
            </w:pPr>
          </w:p>
          <w:p w14:paraId="6C387309" w14:textId="77777777" w:rsidR="000B57B0" w:rsidRDefault="000B57B0" w:rsidP="00085DB9">
            <w:pPr>
              <w:pStyle w:val="TableParagraph"/>
              <w:spacing w:before="1"/>
              <w:ind w:left="609"/>
              <w:jc w:val="center"/>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51D7DB69" w14:textId="77777777" w:rsidR="00085DB9" w:rsidRDefault="00085DB9" w:rsidP="00085DB9">
      <w:pPr>
        <w:pStyle w:val="BodyText"/>
        <w:spacing w:before="90"/>
        <w:ind w:left="820" w:right="38"/>
        <w:jc w:val="both"/>
        <w:rPr>
          <w:sz w:val="20"/>
          <w:szCs w:val="20"/>
        </w:rPr>
      </w:pPr>
      <w:bookmarkStart w:id="105" w:name="_Hlk116643956"/>
      <w:r>
        <w:rPr>
          <w:sz w:val="20"/>
          <w:szCs w:val="20"/>
        </w:rPr>
        <w:t>DL; detection limit</w:t>
      </w:r>
    </w:p>
    <w:p w14:paraId="61093671" w14:textId="77777777" w:rsidR="00085DB9" w:rsidRDefault="00085DB9" w:rsidP="00085DB9">
      <w:pPr>
        <w:pStyle w:val="BodyText"/>
        <w:spacing w:before="90"/>
        <w:ind w:left="820" w:right="38"/>
        <w:jc w:val="both"/>
        <w:rPr>
          <w:sz w:val="20"/>
          <w:szCs w:val="20"/>
        </w:rPr>
      </w:pPr>
      <w:r w:rsidRPr="00401F53">
        <w:rPr>
          <w:sz w:val="20"/>
          <w:szCs w:val="20"/>
        </w:rPr>
        <w:t xml:space="preserve">GCFID, gas chromatograph flame ionization detector </w:t>
      </w:r>
    </w:p>
    <w:p w14:paraId="397A6B16" w14:textId="77777777" w:rsidR="00085DB9" w:rsidRPr="00401F53" w:rsidRDefault="00085DB9" w:rsidP="00085DB9">
      <w:pPr>
        <w:pStyle w:val="BodyText"/>
        <w:spacing w:before="90"/>
        <w:ind w:left="820" w:right="38"/>
        <w:jc w:val="both"/>
        <w:rPr>
          <w:sz w:val="20"/>
          <w:szCs w:val="20"/>
        </w:rPr>
      </w:pPr>
      <w:r w:rsidRPr="00401F53">
        <w:rPr>
          <w:sz w:val="20"/>
          <w:szCs w:val="20"/>
        </w:rPr>
        <w:t xml:space="preserve">GCPID, gas chromatograph photo ionization detector </w:t>
      </w:r>
    </w:p>
    <w:p w14:paraId="3A278916" w14:textId="6E572780" w:rsidR="000B57B0" w:rsidRPr="00085DB9" w:rsidRDefault="00085DB9" w:rsidP="00085DB9">
      <w:pPr>
        <w:pStyle w:val="BodyText"/>
        <w:spacing w:before="90"/>
        <w:ind w:left="820" w:right="38"/>
        <w:jc w:val="both"/>
        <w:rPr>
          <w:b/>
        </w:rPr>
      </w:pPr>
      <w:r>
        <w:rPr>
          <w:sz w:val="20"/>
          <w:szCs w:val="20"/>
        </w:rPr>
        <w:t>LOQ</w:t>
      </w:r>
      <w:r w:rsidRPr="00401F53">
        <w:rPr>
          <w:sz w:val="20"/>
          <w:szCs w:val="20"/>
        </w:rPr>
        <w:t>, limit</w:t>
      </w:r>
      <w:r>
        <w:rPr>
          <w:sz w:val="20"/>
          <w:szCs w:val="20"/>
        </w:rPr>
        <w:t xml:space="preserve"> of quantitation</w:t>
      </w:r>
      <w:r>
        <w:rPr>
          <w:rStyle w:val="FootnoteReference"/>
          <w:b/>
          <w:sz w:val="20"/>
        </w:rPr>
        <w:footnoteRef/>
      </w:r>
    </w:p>
    <w:p w14:paraId="61FD69FC" w14:textId="77777777" w:rsidR="00085DB9" w:rsidRDefault="00085DB9" w:rsidP="000B57B0">
      <w:pPr>
        <w:pStyle w:val="BodyText"/>
        <w:spacing w:before="90"/>
        <w:ind w:left="820" w:right="38"/>
        <w:jc w:val="both"/>
        <w:rPr>
          <w:sz w:val="20"/>
          <w:szCs w:val="20"/>
        </w:rPr>
      </w:pPr>
    </w:p>
    <w:bookmarkEnd w:id="105"/>
    <w:p w14:paraId="051FE9B8" w14:textId="77777777" w:rsidR="000C2DBA" w:rsidRPr="00FB643C" w:rsidRDefault="000C2DBA" w:rsidP="00FB643C">
      <w:pPr>
        <w:widowControl/>
        <w:autoSpaceDE/>
        <w:autoSpaceDN/>
        <w:spacing w:after="160" w:line="259" w:lineRule="auto"/>
        <w:rPr>
          <w:b/>
          <w:i/>
          <w:iCs/>
          <w:sz w:val="24"/>
          <w:szCs w:val="24"/>
        </w:rPr>
      </w:pPr>
      <w:r>
        <w:rPr>
          <w:b/>
          <w:sz w:val="24"/>
          <w:szCs w:val="24"/>
        </w:rPr>
        <w:br w:type="page"/>
      </w:r>
    </w:p>
    <w:p w14:paraId="0433F755" w14:textId="596AF3C0" w:rsidR="008E4680" w:rsidRDefault="000C2DBA" w:rsidP="008E4680">
      <w:pPr>
        <w:spacing w:before="208"/>
        <w:ind w:left="928"/>
        <w:rPr>
          <w:b/>
          <w:sz w:val="24"/>
        </w:rPr>
      </w:pPr>
      <w:r w:rsidRPr="001E77E8">
        <w:rPr>
          <w:b/>
          <w:sz w:val="24"/>
          <w:szCs w:val="24"/>
        </w:rPr>
        <w:lastRenderedPageBreak/>
        <w:t xml:space="preserve">Table </w:t>
      </w:r>
      <w:r>
        <w:rPr>
          <w:b/>
          <w:noProof/>
          <w:sz w:val="24"/>
          <w:szCs w:val="24"/>
        </w:rPr>
        <w:t>3</w:t>
      </w:r>
      <w:r w:rsidR="000A6FC9">
        <w:rPr>
          <w:b/>
        </w:rPr>
        <w:t>.</w:t>
      </w:r>
      <w:bookmarkStart w:id="106" w:name="Table_2._Continued._"/>
      <w:bookmarkStart w:id="107" w:name="_Hlk116643892"/>
      <w:bookmarkEnd w:id="106"/>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r w:rsidR="000A6FC9">
              <w:rPr>
                <w:rStyle w:val="FootnoteReference"/>
                <w:b/>
                <w:sz w:val="20"/>
              </w:rPr>
              <w:footnoteReference w:id="4"/>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proofErr w:type="spellStart"/>
            <w:r>
              <w:rPr>
                <w:sz w:val="20"/>
              </w:rPr>
              <w:t>Bromofluorobenzene</w:t>
            </w:r>
            <w:proofErr w:type="spellEnd"/>
            <w:r>
              <w:rPr>
                <w:sz w:val="20"/>
              </w:rPr>
              <w:t xml:space="preserv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±30%</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08" w:name="_bookmark8"/>
      <w:bookmarkStart w:id="109" w:name="_Hlk116644188"/>
      <w:bookmarkEnd w:id="102"/>
      <w:bookmarkEnd w:id="107"/>
      <w:bookmarkEnd w:id="108"/>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4C289F22" w:rsidR="00FB643C" w:rsidRDefault="00FB643C">
      <w:pPr>
        <w:widowControl/>
        <w:autoSpaceDE/>
        <w:autoSpaceDN/>
        <w:spacing w:after="160" w:line="259" w:lineRule="auto"/>
        <w:rPr>
          <w:b/>
          <w:sz w:val="24"/>
        </w:rPr>
      </w:pPr>
      <w:r>
        <w:rPr>
          <w:b/>
          <w:sz w:val="24"/>
        </w:rPr>
        <w:br w:type="page"/>
      </w:r>
    </w:p>
    <w:p w14:paraId="0754CBCB" w14:textId="269871ED" w:rsidR="008E4680" w:rsidRDefault="008E4680" w:rsidP="00491817">
      <w:pPr>
        <w:spacing w:before="90"/>
        <w:rPr>
          <w:b/>
          <w:sz w:val="24"/>
        </w:rPr>
      </w:pPr>
    </w:p>
    <w:p w14:paraId="5B1ADC9C" w14:textId="4F32581B" w:rsidR="008E4680" w:rsidRDefault="008E4680" w:rsidP="008E4680">
      <w:pPr>
        <w:spacing w:before="90"/>
        <w:ind w:left="820"/>
        <w:rPr>
          <w:b/>
          <w:sz w:val="24"/>
        </w:rPr>
      </w:pPr>
      <w:bookmarkStart w:id="110" w:name="_Ref125971578"/>
      <w:bookmarkStart w:id="111" w:name="_Toc133755219"/>
      <w:r>
        <w:rPr>
          <w:b/>
          <w:sz w:val="24"/>
        </w:rPr>
        <w:t xml:space="preserve">Table </w:t>
      </w:r>
      <w:r w:rsidR="000C2DBA">
        <w:rPr>
          <w:b/>
          <w:noProof/>
          <w:sz w:val="24"/>
          <w:szCs w:val="24"/>
        </w:rPr>
        <w:t>4</w:t>
      </w:r>
      <w:bookmarkEnd w:id="110"/>
      <w:r w:rsidR="000A6FC9" w:rsidRPr="00555404">
        <w:rPr>
          <w:b/>
          <w:sz w:val="24"/>
          <w:szCs w:val="24"/>
        </w:rPr>
        <w:t>.</w:t>
      </w:r>
      <w:r>
        <w:rPr>
          <w:b/>
          <w:sz w:val="24"/>
        </w:rPr>
        <w:t xml:space="preserve"> Data Quality Objectives for Metals Collected for Agency Baseline (Supplied by SGS Laboratories, Anchorage, AK; and ALS Laboratories, Kelso, WA)</w:t>
      </w:r>
      <w:bookmarkEnd w:id="111"/>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250"/>
        <w:gridCol w:w="1890"/>
        <w:gridCol w:w="1620"/>
        <w:gridCol w:w="2610"/>
      </w:tblGrid>
      <w:tr w:rsidR="008E4680" w14:paraId="6B7E8899" w14:textId="77777777" w:rsidTr="00E9623B">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250"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90"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20"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r w:rsidR="000A6FC9">
              <w:rPr>
                <w:rStyle w:val="FootnoteReference"/>
                <w:b/>
                <w:sz w:val="20"/>
              </w:rPr>
              <w:footnoteReference w:id="5"/>
            </w:r>
          </w:p>
        </w:tc>
        <w:tc>
          <w:tcPr>
            <w:tcW w:w="261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E9623B">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250"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90"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20"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61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E9623B">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90"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20"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E9623B">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90"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20"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934993" w14:paraId="23BB61FF" w14:textId="77777777" w:rsidTr="00E9623B">
        <w:trPr>
          <w:trHeight w:val="357"/>
        </w:trPr>
        <w:tc>
          <w:tcPr>
            <w:tcW w:w="2821" w:type="dxa"/>
            <w:tcBorders>
              <w:top w:val="single" w:sz="6" w:space="0" w:color="000000"/>
              <w:bottom w:val="single" w:sz="6" w:space="0" w:color="000000"/>
              <w:right w:val="single" w:sz="6" w:space="0" w:color="000000"/>
            </w:tcBorders>
          </w:tcPr>
          <w:p w14:paraId="5583F052" w14:textId="77777777" w:rsidR="00934993" w:rsidRPr="008200D5" w:rsidRDefault="00934993" w:rsidP="00934993">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934993" w:rsidRDefault="00934993" w:rsidP="00934993">
            <w:pPr>
              <w:pStyle w:val="TableParagraph"/>
              <w:spacing w:line="257"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4EFA6E39" w14:textId="77777777" w:rsidR="00934993" w:rsidRDefault="00934993" w:rsidP="00934993">
            <w:pPr>
              <w:pStyle w:val="TableParagraph"/>
              <w:spacing w:line="257" w:lineRule="exact"/>
              <w:ind w:right="648"/>
              <w:jc w:val="right"/>
              <w:rPr>
                <w:sz w:val="24"/>
              </w:rPr>
            </w:pPr>
            <w:r>
              <w:rPr>
                <w:sz w:val="24"/>
              </w:rPr>
              <w:t>0.3 µg/L</w:t>
            </w:r>
          </w:p>
        </w:tc>
        <w:tc>
          <w:tcPr>
            <w:tcW w:w="1890" w:type="dxa"/>
            <w:tcBorders>
              <w:top w:val="single" w:sz="6" w:space="0" w:color="000000"/>
              <w:left w:val="single" w:sz="6" w:space="0" w:color="000000"/>
              <w:bottom w:val="single" w:sz="6" w:space="0" w:color="000000"/>
              <w:right w:val="single" w:sz="6" w:space="0" w:color="000000"/>
            </w:tcBorders>
          </w:tcPr>
          <w:p w14:paraId="786366FB" w14:textId="24A11B0E" w:rsidR="00934993" w:rsidRDefault="00934993" w:rsidP="00934993">
            <w:pPr>
              <w:pStyle w:val="TableParagraph"/>
              <w:spacing w:line="257" w:lineRule="exact"/>
              <w:ind w:left="478" w:right="460"/>
              <w:rPr>
                <w:sz w:val="24"/>
              </w:rPr>
            </w:pPr>
            <w:r>
              <w:rPr>
                <w:sz w:val="24"/>
              </w:rPr>
              <w:t xml:space="preserve">2.0 mg/L </w:t>
            </w:r>
          </w:p>
        </w:tc>
        <w:tc>
          <w:tcPr>
            <w:tcW w:w="1620" w:type="dxa"/>
            <w:tcBorders>
              <w:top w:val="single" w:sz="6" w:space="0" w:color="000000"/>
              <w:left w:val="single" w:sz="6" w:space="0" w:color="000000"/>
              <w:bottom w:val="single" w:sz="6" w:space="0" w:color="000000"/>
              <w:right w:val="single" w:sz="6" w:space="0" w:color="000000"/>
            </w:tcBorders>
          </w:tcPr>
          <w:p w14:paraId="1872A911"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1CCAAA6" w14:textId="77777777" w:rsidR="00934993" w:rsidRDefault="00934993" w:rsidP="00934993">
            <w:pPr>
              <w:pStyle w:val="TableParagraph"/>
              <w:spacing w:line="257" w:lineRule="exact"/>
              <w:ind w:left="318" w:right="281"/>
              <w:jc w:val="center"/>
              <w:rPr>
                <w:sz w:val="24"/>
              </w:rPr>
            </w:pPr>
            <w:r>
              <w:rPr>
                <w:sz w:val="24"/>
              </w:rPr>
              <w:t>85 – 115  %LCS</w:t>
            </w:r>
          </w:p>
        </w:tc>
      </w:tr>
      <w:tr w:rsidR="00934993" w14:paraId="2164458F" w14:textId="77777777" w:rsidTr="00E9623B">
        <w:trPr>
          <w:trHeight w:val="357"/>
        </w:trPr>
        <w:tc>
          <w:tcPr>
            <w:tcW w:w="2821" w:type="dxa"/>
            <w:tcBorders>
              <w:top w:val="single" w:sz="6" w:space="0" w:color="000000"/>
              <w:bottom w:val="single" w:sz="6" w:space="0" w:color="000000"/>
              <w:right w:val="single" w:sz="6" w:space="0" w:color="000000"/>
            </w:tcBorders>
          </w:tcPr>
          <w:p w14:paraId="66AB3640" w14:textId="77777777" w:rsidR="00934993" w:rsidRDefault="00934993" w:rsidP="00934993">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934993" w:rsidRDefault="00934993" w:rsidP="00934993">
            <w:pPr>
              <w:pStyle w:val="TableParagraph"/>
              <w:spacing w:line="272"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4BBB1DB" w14:textId="77777777" w:rsidR="00934993" w:rsidRDefault="00934993" w:rsidP="00934993">
            <w:pPr>
              <w:pStyle w:val="TableParagraph"/>
              <w:spacing w:line="272" w:lineRule="exact"/>
              <w:ind w:right="672"/>
              <w:jc w:val="right"/>
              <w:rPr>
                <w:sz w:val="24"/>
              </w:rPr>
            </w:pPr>
            <w:r>
              <w:rPr>
                <w:sz w:val="24"/>
              </w:rPr>
              <w:t>1.5 µg/L</w:t>
            </w:r>
          </w:p>
        </w:tc>
        <w:tc>
          <w:tcPr>
            <w:tcW w:w="1890" w:type="dxa"/>
            <w:tcBorders>
              <w:top w:val="single" w:sz="6" w:space="0" w:color="000000"/>
              <w:left w:val="single" w:sz="6" w:space="0" w:color="000000"/>
              <w:bottom w:val="single" w:sz="6" w:space="0" w:color="000000"/>
              <w:right w:val="single" w:sz="6" w:space="0" w:color="000000"/>
            </w:tcBorders>
          </w:tcPr>
          <w:p w14:paraId="7FA2EC8E" w14:textId="77777777" w:rsidR="00934993" w:rsidRDefault="00934993" w:rsidP="00934993">
            <w:pPr>
              <w:pStyle w:val="TableParagraph"/>
              <w:spacing w:line="272" w:lineRule="exact"/>
              <w:ind w:left="492"/>
              <w:rPr>
                <w:sz w:val="24"/>
              </w:rPr>
            </w:pPr>
            <w:r>
              <w:rPr>
                <w:sz w:val="24"/>
              </w:rPr>
              <w:t>5.0 µg/L</w:t>
            </w:r>
          </w:p>
        </w:tc>
        <w:tc>
          <w:tcPr>
            <w:tcW w:w="1620" w:type="dxa"/>
            <w:tcBorders>
              <w:top w:val="single" w:sz="6" w:space="0" w:color="000000"/>
              <w:left w:val="single" w:sz="6" w:space="0" w:color="000000"/>
              <w:bottom w:val="single" w:sz="6" w:space="0" w:color="000000"/>
              <w:right w:val="single" w:sz="6" w:space="0" w:color="000000"/>
            </w:tcBorders>
          </w:tcPr>
          <w:p w14:paraId="285A0729" w14:textId="77777777" w:rsidR="00934993" w:rsidRDefault="00934993" w:rsidP="00934993">
            <w:pPr>
              <w:pStyle w:val="TableParagraph"/>
              <w:spacing w:line="272"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0D1883D" w14:textId="77777777" w:rsidR="00934993" w:rsidRDefault="00934993" w:rsidP="00934993">
            <w:pPr>
              <w:pStyle w:val="TableParagraph"/>
              <w:spacing w:line="272" w:lineRule="exact"/>
              <w:ind w:left="318" w:right="281"/>
              <w:jc w:val="center"/>
              <w:rPr>
                <w:sz w:val="24"/>
              </w:rPr>
            </w:pPr>
            <w:r>
              <w:rPr>
                <w:sz w:val="24"/>
              </w:rPr>
              <w:t>±15 % LFB</w:t>
            </w:r>
          </w:p>
        </w:tc>
      </w:tr>
      <w:tr w:rsidR="00934993" w14:paraId="1D230FB4" w14:textId="77777777" w:rsidTr="00E9623B">
        <w:trPr>
          <w:trHeight w:val="276"/>
        </w:trPr>
        <w:tc>
          <w:tcPr>
            <w:tcW w:w="2821" w:type="dxa"/>
            <w:tcBorders>
              <w:top w:val="single" w:sz="6" w:space="0" w:color="000000"/>
              <w:bottom w:val="single" w:sz="6" w:space="0" w:color="000000"/>
              <w:right w:val="single" w:sz="6" w:space="0" w:color="000000"/>
            </w:tcBorders>
          </w:tcPr>
          <w:p w14:paraId="1ECD37AC" w14:textId="77777777" w:rsidR="00934993" w:rsidRDefault="00934993" w:rsidP="00934993">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6ABF91CD" w14:textId="77777777" w:rsidR="00934993" w:rsidRDefault="00934993" w:rsidP="00934993">
            <w:pPr>
              <w:pStyle w:val="TableParagraph"/>
              <w:spacing w:line="257" w:lineRule="exact"/>
              <w:ind w:right="612"/>
              <w:jc w:val="right"/>
              <w:rPr>
                <w:sz w:val="24"/>
              </w:rPr>
            </w:pPr>
            <w:r>
              <w:rPr>
                <w:sz w:val="24"/>
              </w:rPr>
              <w:t>0.15 µg/L</w:t>
            </w:r>
          </w:p>
        </w:tc>
        <w:tc>
          <w:tcPr>
            <w:tcW w:w="1890" w:type="dxa"/>
            <w:tcBorders>
              <w:top w:val="single" w:sz="6" w:space="0" w:color="000000"/>
              <w:left w:val="single" w:sz="6" w:space="0" w:color="000000"/>
              <w:bottom w:val="single" w:sz="6" w:space="0" w:color="000000"/>
              <w:right w:val="single" w:sz="6" w:space="0" w:color="000000"/>
            </w:tcBorders>
          </w:tcPr>
          <w:p w14:paraId="52494DEC" w14:textId="77777777" w:rsidR="00934993" w:rsidRDefault="00934993" w:rsidP="00934993">
            <w:pPr>
              <w:pStyle w:val="TableParagraph"/>
              <w:spacing w:line="257" w:lineRule="exact"/>
              <w:ind w:left="432"/>
              <w:rPr>
                <w:sz w:val="24"/>
              </w:rPr>
            </w:pPr>
            <w:r>
              <w:rPr>
                <w:sz w:val="24"/>
              </w:rPr>
              <w:t>0.50 µg/L</w:t>
            </w:r>
          </w:p>
        </w:tc>
        <w:tc>
          <w:tcPr>
            <w:tcW w:w="1620" w:type="dxa"/>
            <w:tcBorders>
              <w:top w:val="single" w:sz="6" w:space="0" w:color="000000"/>
              <w:left w:val="single" w:sz="6" w:space="0" w:color="000000"/>
              <w:bottom w:val="single" w:sz="6" w:space="0" w:color="000000"/>
              <w:right w:val="single" w:sz="6" w:space="0" w:color="000000"/>
            </w:tcBorders>
          </w:tcPr>
          <w:p w14:paraId="613F3884"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5167FB5D" w14:textId="77777777" w:rsidR="00934993" w:rsidRDefault="00934993" w:rsidP="00934993">
            <w:pPr>
              <w:pStyle w:val="TableParagraph"/>
              <w:spacing w:line="257" w:lineRule="exact"/>
              <w:ind w:left="318" w:right="281"/>
              <w:jc w:val="center"/>
              <w:rPr>
                <w:sz w:val="24"/>
              </w:rPr>
            </w:pPr>
            <w:r>
              <w:rPr>
                <w:sz w:val="24"/>
              </w:rPr>
              <w:t>±15 % LFB</w:t>
            </w:r>
          </w:p>
        </w:tc>
      </w:tr>
      <w:tr w:rsidR="00934993" w14:paraId="4763FED9" w14:textId="77777777" w:rsidTr="00E9623B">
        <w:trPr>
          <w:trHeight w:val="275"/>
        </w:trPr>
        <w:tc>
          <w:tcPr>
            <w:tcW w:w="2821" w:type="dxa"/>
            <w:tcBorders>
              <w:top w:val="single" w:sz="6" w:space="0" w:color="000000"/>
              <w:bottom w:val="single" w:sz="6" w:space="0" w:color="000000"/>
              <w:right w:val="single" w:sz="6" w:space="0" w:color="000000"/>
            </w:tcBorders>
          </w:tcPr>
          <w:p w14:paraId="651E3BF6" w14:textId="77777777" w:rsidR="00934993" w:rsidRDefault="00934993" w:rsidP="00934993">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DC9952E" w14:textId="77777777" w:rsidR="00934993" w:rsidRDefault="00934993" w:rsidP="00934993">
            <w:pPr>
              <w:pStyle w:val="TableParagraph"/>
              <w:spacing w:line="255" w:lineRule="exact"/>
              <w:ind w:right="612"/>
              <w:jc w:val="right"/>
              <w:rPr>
                <w:sz w:val="24"/>
              </w:rPr>
            </w:pPr>
            <w:r>
              <w:rPr>
                <w:sz w:val="24"/>
              </w:rPr>
              <w:t>0.78 µg/L</w:t>
            </w:r>
          </w:p>
        </w:tc>
        <w:tc>
          <w:tcPr>
            <w:tcW w:w="1890" w:type="dxa"/>
            <w:tcBorders>
              <w:top w:val="single" w:sz="6" w:space="0" w:color="000000"/>
              <w:left w:val="single" w:sz="6" w:space="0" w:color="000000"/>
              <w:bottom w:val="single" w:sz="6" w:space="0" w:color="000000"/>
              <w:right w:val="single" w:sz="6" w:space="0" w:color="000000"/>
            </w:tcBorders>
          </w:tcPr>
          <w:p w14:paraId="596CC6F9" w14:textId="77777777" w:rsidR="00934993" w:rsidRDefault="00934993" w:rsidP="00934993">
            <w:pPr>
              <w:pStyle w:val="TableParagraph"/>
              <w:spacing w:line="255" w:lineRule="exact"/>
              <w:ind w:left="492"/>
              <w:rPr>
                <w:sz w:val="24"/>
              </w:rPr>
            </w:pPr>
            <w:r>
              <w:rPr>
                <w:sz w:val="24"/>
              </w:rPr>
              <w:t>2.0 µg/L</w:t>
            </w:r>
          </w:p>
        </w:tc>
        <w:tc>
          <w:tcPr>
            <w:tcW w:w="1620" w:type="dxa"/>
            <w:tcBorders>
              <w:top w:val="single" w:sz="6" w:space="0" w:color="000000"/>
              <w:left w:val="single" w:sz="6" w:space="0" w:color="000000"/>
              <w:bottom w:val="single" w:sz="6" w:space="0" w:color="000000"/>
              <w:right w:val="single" w:sz="6" w:space="0" w:color="000000"/>
            </w:tcBorders>
          </w:tcPr>
          <w:p w14:paraId="3D1A2050"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E567F72" w14:textId="77777777" w:rsidR="00934993" w:rsidRDefault="00934993" w:rsidP="00934993">
            <w:pPr>
              <w:pStyle w:val="TableParagraph"/>
              <w:spacing w:line="255" w:lineRule="exact"/>
              <w:ind w:left="318" w:right="281"/>
              <w:jc w:val="center"/>
              <w:rPr>
                <w:sz w:val="24"/>
              </w:rPr>
            </w:pPr>
            <w:r>
              <w:rPr>
                <w:sz w:val="24"/>
              </w:rPr>
              <w:t>±15 % LFB</w:t>
            </w:r>
          </w:p>
        </w:tc>
      </w:tr>
      <w:tr w:rsidR="00934993" w14:paraId="2F6EA887" w14:textId="77777777" w:rsidTr="00E9623B">
        <w:trPr>
          <w:trHeight w:val="276"/>
        </w:trPr>
        <w:tc>
          <w:tcPr>
            <w:tcW w:w="2821" w:type="dxa"/>
            <w:tcBorders>
              <w:top w:val="single" w:sz="6" w:space="0" w:color="000000"/>
              <w:bottom w:val="single" w:sz="6" w:space="0" w:color="000000"/>
              <w:right w:val="single" w:sz="6" w:space="0" w:color="000000"/>
            </w:tcBorders>
          </w:tcPr>
          <w:p w14:paraId="62349AC7" w14:textId="77777777" w:rsidR="00934993" w:rsidRDefault="00934993" w:rsidP="00934993">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2AC23A5B" w14:textId="77777777" w:rsidR="00934993" w:rsidRDefault="00934993" w:rsidP="00934993">
            <w:pPr>
              <w:pStyle w:val="TableParagraph"/>
              <w:spacing w:line="257" w:lineRule="exact"/>
              <w:ind w:right="582"/>
              <w:jc w:val="right"/>
              <w:rPr>
                <w:sz w:val="24"/>
              </w:rPr>
            </w:pPr>
            <w:r>
              <w:rPr>
                <w:sz w:val="24"/>
              </w:rPr>
              <w:t>0.031µg/L</w:t>
            </w:r>
          </w:p>
        </w:tc>
        <w:tc>
          <w:tcPr>
            <w:tcW w:w="1890" w:type="dxa"/>
            <w:tcBorders>
              <w:top w:val="single" w:sz="6" w:space="0" w:color="000000"/>
              <w:left w:val="single" w:sz="6" w:space="0" w:color="000000"/>
              <w:bottom w:val="single" w:sz="6" w:space="0" w:color="000000"/>
              <w:right w:val="single" w:sz="6" w:space="0" w:color="000000"/>
            </w:tcBorders>
          </w:tcPr>
          <w:p w14:paraId="78457831" w14:textId="77777777" w:rsidR="00934993" w:rsidRDefault="00934993" w:rsidP="00934993">
            <w:pPr>
              <w:pStyle w:val="TableParagraph"/>
              <w:spacing w:line="257" w:lineRule="exact"/>
              <w:ind w:left="492"/>
              <w:rPr>
                <w:sz w:val="24"/>
              </w:rPr>
            </w:pPr>
            <w:r>
              <w:rPr>
                <w:sz w:val="24"/>
              </w:rPr>
              <w:t>1.0 µg/L</w:t>
            </w:r>
          </w:p>
        </w:tc>
        <w:tc>
          <w:tcPr>
            <w:tcW w:w="1620" w:type="dxa"/>
            <w:tcBorders>
              <w:top w:val="single" w:sz="6" w:space="0" w:color="000000"/>
              <w:left w:val="single" w:sz="6" w:space="0" w:color="000000"/>
              <w:bottom w:val="single" w:sz="6" w:space="0" w:color="000000"/>
              <w:right w:val="single" w:sz="6" w:space="0" w:color="000000"/>
            </w:tcBorders>
          </w:tcPr>
          <w:p w14:paraId="1C20E66A"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353438AA" w14:textId="77777777" w:rsidR="00934993" w:rsidRDefault="00934993" w:rsidP="00934993">
            <w:pPr>
              <w:pStyle w:val="TableParagraph"/>
              <w:spacing w:line="257" w:lineRule="exact"/>
              <w:ind w:left="318" w:right="281"/>
              <w:jc w:val="center"/>
              <w:rPr>
                <w:sz w:val="24"/>
              </w:rPr>
            </w:pPr>
            <w:r>
              <w:rPr>
                <w:sz w:val="24"/>
              </w:rPr>
              <w:t>±15 % LFB</w:t>
            </w:r>
          </w:p>
        </w:tc>
      </w:tr>
      <w:tr w:rsidR="00934993" w14:paraId="2CF5C61C" w14:textId="77777777" w:rsidTr="00E9623B">
        <w:trPr>
          <w:trHeight w:val="275"/>
        </w:trPr>
        <w:tc>
          <w:tcPr>
            <w:tcW w:w="2821" w:type="dxa"/>
            <w:tcBorders>
              <w:top w:val="single" w:sz="6" w:space="0" w:color="000000"/>
              <w:bottom w:val="single" w:sz="6" w:space="0" w:color="000000"/>
              <w:right w:val="single" w:sz="6" w:space="0" w:color="000000"/>
            </w:tcBorders>
          </w:tcPr>
          <w:p w14:paraId="4344038E" w14:textId="77777777" w:rsidR="00934993" w:rsidRDefault="00934993" w:rsidP="00934993">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4D484546" w14:textId="77777777" w:rsidR="00934993" w:rsidRDefault="00934993" w:rsidP="00934993">
            <w:pPr>
              <w:pStyle w:val="TableParagraph"/>
              <w:spacing w:line="255" w:lineRule="exact"/>
              <w:ind w:right="612"/>
              <w:jc w:val="right"/>
              <w:rPr>
                <w:sz w:val="24"/>
              </w:rPr>
            </w:pPr>
            <w:r>
              <w:rPr>
                <w:sz w:val="24"/>
              </w:rPr>
              <w:t>0.06 µg/L</w:t>
            </w:r>
          </w:p>
        </w:tc>
        <w:tc>
          <w:tcPr>
            <w:tcW w:w="1890" w:type="dxa"/>
            <w:tcBorders>
              <w:top w:val="single" w:sz="6" w:space="0" w:color="000000"/>
              <w:left w:val="single" w:sz="6" w:space="0" w:color="000000"/>
              <w:bottom w:val="single" w:sz="6" w:space="0" w:color="000000"/>
              <w:right w:val="single" w:sz="6" w:space="0" w:color="000000"/>
            </w:tcBorders>
          </w:tcPr>
          <w:p w14:paraId="6896777A" w14:textId="77777777" w:rsidR="00934993" w:rsidRDefault="00934993" w:rsidP="00934993">
            <w:pPr>
              <w:pStyle w:val="TableParagraph"/>
              <w:spacing w:line="255" w:lineRule="exact"/>
              <w:ind w:left="492"/>
              <w:rPr>
                <w:sz w:val="24"/>
              </w:rPr>
            </w:pPr>
            <w:r>
              <w:rPr>
                <w:sz w:val="24"/>
              </w:rPr>
              <w:t>0.2 µg/L</w:t>
            </w:r>
          </w:p>
        </w:tc>
        <w:tc>
          <w:tcPr>
            <w:tcW w:w="1620" w:type="dxa"/>
            <w:tcBorders>
              <w:top w:val="single" w:sz="6" w:space="0" w:color="000000"/>
              <w:left w:val="single" w:sz="6" w:space="0" w:color="000000"/>
              <w:bottom w:val="single" w:sz="6" w:space="0" w:color="000000"/>
              <w:right w:val="single" w:sz="6" w:space="0" w:color="000000"/>
            </w:tcBorders>
          </w:tcPr>
          <w:p w14:paraId="6F72767C"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153853DB" w14:textId="77777777" w:rsidR="00934993" w:rsidRDefault="00934993" w:rsidP="00934993">
            <w:pPr>
              <w:pStyle w:val="TableParagraph"/>
              <w:spacing w:line="255" w:lineRule="exact"/>
              <w:ind w:left="318" w:right="281"/>
              <w:jc w:val="center"/>
              <w:rPr>
                <w:sz w:val="24"/>
              </w:rPr>
            </w:pPr>
            <w:r>
              <w:rPr>
                <w:sz w:val="24"/>
              </w:rPr>
              <w:t>±15 % LFB</w:t>
            </w:r>
          </w:p>
        </w:tc>
      </w:tr>
      <w:tr w:rsidR="00934993" w14:paraId="62EA4A07" w14:textId="77777777" w:rsidTr="00E9623B">
        <w:trPr>
          <w:trHeight w:val="277"/>
        </w:trPr>
        <w:tc>
          <w:tcPr>
            <w:tcW w:w="2821" w:type="dxa"/>
            <w:tcBorders>
              <w:top w:val="single" w:sz="6" w:space="0" w:color="000000"/>
              <w:right w:val="single" w:sz="6" w:space="0" w:color="000000"/>
            </w:tcBorders>
          </w:tcPr>
          <w:p w14:paraId="6BBDF9EF" w14:textId="77777777" w:rsidR="00934993" w:rsidRDefault="00934993" w:rsidP="00934993">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right w:val="single" w:sz="6" w:space="0" w:color="000000"/>
            </w:tcBorders>
          </w:tcPr>
          <w:p w14:paraId="5888A66A" w14:textId="77777777" w:rsidR="00934993" w:rsidRDefault="00934993" w:rsidP="00934993">
            <w:pPr>
              <w:pStyle w:val="TableParagraph"/>
              <w:spacing w:line="257" w:lineRule="exact"/>
              <w:ind w:right="672"/>
              <w:jc w:val="right"/>
              <w:rPr>
                <w:sz w:val="24"/>
              </w:rPr>
            </w:pPr>
            <w:r>
              <w:rPr>
                <w:sz w:val="24"/>
              </w:rPr>
              <w:t>3.1 µg/L</w:t>
            </w:r>
          </w:p>
        </w:tc>
        <w:tc>
          <w:tcPr>
            <w:tcW w:w="1890" w:type="dxa"/>
            <w:tcBorders>
              <w:top w:val="single" w:sz="6" w:space="0" w:color="000000"/>
              <w:left w:val="single" w:sz="6" w:space="0" w:color="000000"/>
              <w:right w:val="single" w:sz="6" w:space="0" w:color="000000"/>
            </w:tcBorders>
          </w:tcPr>
          <w:p w14:paraId="0D650568" w14:textId="77777777" w:rsidR="00934993" w:rsidRDefault="00934993" w:rsidP="00934993">
            <w:pPr>
              <w:pStyle w:val="TableParagraph"/>
              <w:spacing w:line="257" w:lineRule="exact"/>
              <w:ind w:left="432"/>
              <w:rPr>
                <w:sz w:val="24"/>
              </w:rPr>
            </w:pPr>
            <w:r>
              <w:rPr>
                <w:sz w:val="24"/>
              </w:rPr>
              <w:t>10.0 µg/L</w:t>
            </w:r>
          </w:p>
        </w:tc>
        <w:tc>
          <w:tcPr>
            <w:tcW w:w="1620" w:type="dxa"/>
            <w:tcBorders>
              <w:top w:val="single" w:sz="6" w:space="0" w:color="000000"/>
              <w:left w:val="single" w:sz="6" w:space="0" w:color="000000"/>
              <w:right w:val="single" w:sz="6" w:space="0" w:color="000000"/>
            </w:tcBorders>
          </w:tcPr>
          <w:p w14:paraId="778D1289"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tcBorders>
          </w:tcPr>
          <w:p w14:paraId="7A0D14F7" w14:textId="77777777" w:rsidR="00934993" w:rsidRDefault="00934993" w:rsidP="00934993">
            <w:pPr>
              <w:pStyle w:val="TableParagraph"/>
              <w:spacing w:line="257" w:lineRule="exact"/>
              <w:ind w:left="318" w:right="281"/>
              <w:jc w:val="center"/>
              <w:rPr>
                <w:sz w:val="24"/>
              </w:rPr>
            </w:pPr>
            <w:r>
              <w:rPr>
                <w:sz w:val="24"/>
              </w:rPr>
              <w:t>±15 % LFB</w:t>
            </w:r>
          </w:p>
        </w:tc>
      </w:tr>
      <w:bookmarkEnd w:id="109"/>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12" w:name="_Hlk116644230"/>
      <w:r>
        <w:t>DL, detection</w:t>
      </w:r>
      <w:r>
        <w:rPr>
          <w:spacing w:val="-3"/>
        </w:rPr>
        <w:t xml:space="preserve"> </w:t>
      </w:r>
      <w:r>
        <w:t>limit</w:t>
      </w:r>
      <w:bookmarkEnd w:id="112"/>
      <w:r>
        <w:tab/>
      </w:r>
      <w:bookmarkStart w:id="113" w:name="_Hlk116644286"/>
      <w:r>
        <w:t>µg/L, micrograms per liter (ppb)</w:t>
      </w:r>
      <w:bookmarkEnd w:id="113"/>
    </w:p>
    <w:p w14:paraId="158F8AD7" w14:textId="77777777" w:rsidR="008E4680" w:rsidRDefault="008E4680" w:rsidP="008E4680">
      <w:pPr>
        <w:pStyle w:val="BodyText"/>
        <w:tabs>
          <w:tab w:val="left" w:pos="8019"/>
        </w:tabs>
        <w:ind w:left="820" w:right="4485"/>
      </w:pPr>
      <w:bookmarkStart w:id="114" w:name="_Hlk116644240"/>
      <w:r>
        <w:t xml:space="preserve">LOQ, </w:t>
      </w:r>
      <w:bookmarkEnd w:id="114"/>
      <w:r>
        <w:t>limit of quantitation</w:t>
      </w:r>
      <w:r>
        <w:tab/>
      </w:r>
      <w:bookmarkStart w:id="115" w:name="_Hlk116644308"/>
      <w:r>
        <w:t xml:space="preserve">RPD, relative percent difference </w:t>
      </w:r>
      <w:bookmarkStart w:id="116" w:name="_Hlk116644252"/>
      <w:bookmarkEnd w:id="115"/>
      <w:r>
        <w:t>LCS, laboratory control</w:t>
      </w:r>
      <w:r>
        <w:rPr>
          <w:spacing w:val="-1"/>
        </w:rPr>
        <w:t xml:space="preserve"> </w:t>
      </w:r>
      <w:r>
        <w:t>sample</w:t>
      </w:r>
    </w:p>
    <w:p w14:paraId="60892C2F" w14:textId="6D312D40" w:rsidR="00FB643C" w:rsidRDefault="008E4680" w:rsidP="00034E43">
      <w:pPr>
        <w:pStyle w:val="BodyText"/>
        <w:ind w:left="820" w:right="11640"/>
      </w:pPr>
      <w:r>
        <w:t>LFB, laboratory fortified blank mg/L, milligrams per liter (ppm)</w:t>
      </w:r>
      <w:bookmarkEnd w:id="116"/>
    </w:p>
    <w:p w14:paraId="5A8F24A5" w14:textId="33721863" w:rsidR="008E4680" w:rsidRPr="00FB643C" w:rsidRDefault="00FB643C" w:rsidP="00FB643C">
      <w:pPr>
        <w:widowControl/>
        <w:autoSpaceDE/>
        <w:autoSpaceDN/>
        <w:spacing w:after="160" w:line="259" w:lineRule="auto"/>
        <w:rPr>
          <w:sz w:val="24"/>
          <w:szCs w:val="24"/>
        </w:rPr>
      </w:pPr>
      <w:r>
        <w:br w:type="page"/>
      </w:r>
    </w:p>
    <w:p w14:paraId="2C5B2F22" w14:textId="77777777" w:rsidR="00FB643C" w:rsidRDefault="00FB643C" w:rsidP="008E4680">
      <w:pPr>
        <w:pStyle w:val="BodyText"/>
        <w:spacing w:before="2"/>
        <w:rPr>
          <w:sz w:val="26"/>
        </w:rPr>
      </w:pPr>
    </w:p>
    <w:p w14:paraId="32A67F04" w14:textId="34AC1CB9" w:rsidR="008E4680" w:rsidRDefault="008E4680" w:rsidP="008E4680">
      <w:pPr>
        <w:spacing w:before="90"/>
        <w:ind w:left="820" w:right="1258"/>
        <w:rPr>
          <w:b/>
          <w:sz w:val="24"/>
        </w:rPr>
      </w:pPr>
      <w:bookmarkStart w:id="117" w:name="_bookmark9"/>
      <w:bookmarkStart w:id="118" w:name="_Ref125970027"/>
      <w:bookmarkStart w:id="119" w:name="_Toc133755220"/>
      <w:bookmarkEnd w:id="117"/>
      <w:r>
        <w:rPr>
          <w:b/>
          <w:sz w:val="24"/>
        </w:rPr>
        <w:t xml:space="preserve">Table </w:t>
      </w:r>
      <w:r w:rsidR="000C2DBA">
        <w:rPr>
          <w:b/>
          <w:noProof/>
          <w:sz w:val="24"/>
          <w:szCs w:val="24"/>
        </w:rPr>
        <w:t>5</w:t>
      </w:r>
      <w:bookmarkEnd w:id="118"/>
      <w:r w:rsidR="000A6FC9" w:rsidRPr="00555404">
        <w:rPr>
          <w:b/>
          <w:sz w:val="24"/>
          <w:szCs w:val="24"/>
        </w:rPr>
        <w:t>.</w:t>
      </w:r>
      <w:r>
        <w:rPr>
          <w:b/>
          <w:sz w:val="24"/>
        </w:rPr>
        <w:t xml:space="preserve"> Data Quality Objectives for Nutrients, Fecal Coliform, and Total Suspended Solids (Supplied by </w:t>
      </w:r>
      <w:proofErr w:type="spellStart"/>
      <w:r>
        <w:rPr>
          <w:b/>
          <w:sz w:val="24"/>
        </w:rPr>
        <w:t>Analytica</w:t>
      </w:r>
      <w:proofErr w:type="spellEnd"/>
      <w:r>
        <w:rPr>
          <w:b/>
          <w:sz w:val="24"/>
        </w:rPr>
        <w:t xml:space="preserve"> Group F.C., and SGS)</w:t>
      </w:r>
      <w:bookmarkEnd w:id="119"/>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20" w:name="PARAMETER"/>
            <w:bookmarkEnd w:id="120"/>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21" w:name="METHOD"/>
            <w:bookmarkEnd w:id="121"/>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22" w:name="SENSITIVITY_(MDL)"/>
            <w:bookmarkEnd w:id="122"/>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23" w:name="PQL"/>
            <w:bookmarkEnd w:id="123"/>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24" w:name="OVERALL_PROJECT_PRECISION"/>
            <w:bookmarkEnd w:id="124"/>
            <w:r>
              <w:rPr>
                <w:b/>
                <w:sz w:val="24"/>
              </w:rPr>
              <w:t>OVERALL PROJECT PRECISION</w:t>
            </w:r>
            <w:r>
              <w:rPr>
                <w:rStyle w:val="FootnoteReference"/>
                <w:b/>
                <w:sz w:val="24"/>
              </w:rPr>
              <w:footnoteReference w:id="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proofErr w:type="gramStart"/>
      <w:r>
        <w:rPr>
          <w:sz w:val="20"/>
        </w:rPr>
        <w:t>mg/L</w:t>
      </w:r>
      <w:proofErr w:type="gramEnd"/>
      <w:r>
        <w:rPr>
          <w:sz w:val="20"/>
        </w:rPr>
        <w:t>,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proofErr w:type="spellStart"/>
      <w:proofErr w:type="gramStart"/>
      <w:r>
        <w:rPr>
          <w:sz w:val="20"/>
        </w:rPr>
        <w:t>cfu</w:t>
      </w:r>
      <w:proofErr w:type="spellEnd"/>
      <w:r>
        <w:rPr>
          <w:sz w:val="20"/>
        </w:rPr>
        <w:t>/100</w:t>
      </w:r>
      <w:proofErr w:type="gramEnd"/>
      <w:r>
        <w:rPr>
          <w:sz w:val="20"/>
        </w:rPr>
        <w:t xml:space="preserve">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6EB13F13" w14:textId="77777777" w:rsidR="008E4680" w:rsidRDefault="008E4680" w:rsidP="008E4680">
      <w:pPr>
        <w:pStyle w:val="BodyText"/>
        <w:spacing w:before="2"/>
        <w:rPr>
          <w:sz w:val="26"/>
        </w:rPr>
      </w:pPr>
    </w:p>
    <w:p w14:paraId="1844BE3A" w14:textId="77777777" w:rsidR="00FB643C" w:rsidRDefault="00FB643C" w:rsidP="008E4680">
      <w:pPr>
        <w:pStyle w:val="BodyText"/>
        <w:spacing w:before="2"/>
        <w:rPr>
          <w:sz w:val="26"/>
        </w:rPr>
      </w:pPr>
    </w:p>
    <w:p w14:paraId="30659E5E" w14:textId="77777777" w:rsidR="00FB643C" w:rsidRDefault="00FB643C" w:rsidP="008E4680">
      <w:pPr>
        <w:pStyle w:val="BodyText"/>
        <w:spacing w:before="2"/>
        <w:rPr>
          <w:sz w:val="26"/>
        </w:rPr>
      </w:pPr>
    </w:p>
    <w:p w14:paraId="522E13EB" w14:textId="77777777" w:rsidR="00FB643C" w:rsidRDefault="00FB643C" w:rsidP="008E4680">
      <w:pPr>
        <w:pStyle w:val="BodyText"/>
        <w:spacing w:before="2"/>
        <w:rPr>
          <w:sz w:val="26"/>
        </w:rPr>
      </w:pPr>
    </w:p>
    <w:p w14:paraId="3256810A" w14:textId="399964CA" w:rsidR="00FB643C" w:rsidRPr="00E61C02" w:rsidRDefault="00FB643C" w:rsidP="00E61C02">
      <w:pPr>
        <w:widowControl/>
        <w:autoSpaceDE/>
        <w:autoSpaceDN/>
        <w:spacing w:after="160" w:line="259" w:lineRule="auto"/>
        <w:rPr>
          <w:sz w:val="26"/>
          <w:szCs w:val="24"/>
        </w:rPr>
      </w:pPr>
      <w:r>
        <w:rPr>
          <w:sz w:val="26"/>
        </w:rPr>
        <w:br w:type="page"/>
      </w:r>
    </w:p>
    <w:p w14:paraId="20CDB8BC" w14:textId="2EA4D106" w:rsidR="008E4680" w:rsidRDefault="008E4680" w:rsidP="008E4680">
      <w:pPr>
        <w:spacing w:before="90"/>
        <w:ind w:left="820"/>
        <w:rPr>
          <w:b/>
          <w:sz w:val="24"/>
        </w:rPr>
      </w:pPr>
      <w:bookmarkStart w:id="125" w:name="_bookmark10"/>
      <w:bookmarkStart w:id="126" w:name="_Ref125968599"/>
      <w:bookmarkStart w:id="127" w:name="_Toc133755221"/>
      <w:bookmarkEnd w:id="125"/>
      <w:r>
        <w:rPr>
          <w:b/>
          <w:sz w:val="24"/>
        </w:rPr>
        <w:lastRenderedPageBreak/>
        <w:t xml:space="preserve">Table </w:t>
      </w:r>
      <w:r w:rsidR="000C2DBA">
        <w:rPr>
          <w:b/>
          <w:noProof/>
          <w:sz w:val="24"/>
          <w:szCs w:val="24"/>
        </w:rPr>
        <w:t>6</w:t>
      </w:r>
      <w:bookmarkEnd w:id="126"/>
      <w:r w:rsidR="000A6FC9" w:rsidRPr="00555404">
        <w:rPr>
          <w:b/>
          <w:sz w:val="24"/>
          <w:szCs w:val="24"/>
        </w:rPr>
        <w:t>.</w:t>
      </w:r>
      <w:r>
        <w:rPr>
          <w:b/>
          <w:sz w:val="24"/>
        </w:rPr>
        <w:t xml:space="preserve"> Data Quality Objectives for Stream Temperature Monitoring (From Cook </w:t>
      </w:r>
      <w:r w:rsidR="000A6FC9" w:rsidRPr="00555404">
        <w:rPr>
          <w:b/>
          <w:sz w:val="24"/>
          <w:szCs w:val="24"/>
        </w:rPr>
        <w:t>Inletkeeper</w:t>
      </w:r>
      <w:r>
        <w:rPr>
          <w:b/>
          <w:sz w:val="24"/>
        </w:rPr>
        <w:t>)</w:t>
      </w:r>
      <w:bookmarkEnd w:id="127"/>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headerReference w:type="default" r:id="rId27"/>
          <w:footerReference w:type="default" r:id="rId28"/>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one or both of the measurements</w:t>
      </w:r>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29"/>
          <w:footerReference w:type="default" r:id="rId30"/>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28" w:name="Kenai_QAPP_signatures_2020_05_05"/>
      <w:bookmarkEnd w:id="128"/>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r>
        <w:rPr>
          <w:b/>
          <w:sz w:val="24"/>
          <w:u w:val="thick"/>
        </w:rPr>
        <w:t>Accuracy</w:t>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w:t>
      </w:r>
      <w:proofErr w:type="spellStart"/>
      <w:r>
        <w:t>etc</w:t>
      </w:r>
      <w:proofErr w:type="spellEnd"/>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Representativeness is the extent to which measurements represent the true environmental condition. Representativeness will not be routinely monitored throughout the project, but is incorporated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7E3D188E"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0C2DBA" w:rsidRPr="000C2DBA">
        <w:rPr>
          <w:noProof/>
          <w:sz w:val="24"/>
          <w:szCs w:val="24"/>
        </w:rPr>
        <w:t>Table</w:t>
      </w:r>
      <w:r w:rsidR="000C2DBA" w:rsidRPr="000C2DBA">
        <w:rPr>
          <w:sz w:val="24"/>
          <w:szCs w:val="24"/>
        </w:rPr>
        <w:t xml:space="preserve"> </w:t>
      </w:r>
      <w:r w:rsidR="000C2DBA" w:rsidRPr="000C2DBA">
        <w:rPr>
          <w:noProof/>
          <w:sz w:val="24"/>
          <w:szCs w:val="24"/>
        </w:rPr>
        <w:t>7</w:t>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74845A3A" w:rsidR="000866DB" w:rsidRDefault="000866DB" w:rsidP="000866DB">
      <w:pPr>
        <w:spacing w:line="275" w:lineRule="exact"/>
        <w:ind w:left="688"/>
        <w:rPr>
          <w:rStyle w:val="hgkelc"/>
          <w:lang w:val="en"/>
        </w:rPr>
      </w:pPr>
      <w:bookmarkStart w:id="129" w:name="_Ref125968846"/>
      <w:bookmarkStart w:id="130" w:name="_Toc133755222"/>
      <w:r>
        <w:rPr>
          <w:b/>
          <w:sz w:val="24"/>
        </w:rPr>
        <w:t xml:space="preserve">Table </w:t>
      </w:r>
      <w:r w:rsidR="000C2DBA">
        <w:rPr>
          <w:b/>
          <w:noProof/>
          <w:sz w:val="24"/>
          <w:szCs w:val="24"/>
        </w:rPr>
        <w:t>7</w:t>
      </w:r>
      <w:bookmarkEnd w:id="129"/>
      <w:r w:rsidR="00601E6B" w:rsidRPr="00F91D88">
        <w:rPr>
          <w:b/>
          <w:sz w:val="24"/>
          <w:szCs w:val="24"/>
        </w:rPr>
        <w:t>.</w:t>
      </w:r>
      <w:r>
        <w:rPr>
          <w:b/>
          <w:sz w:val="24"/>
        </w:rPr>
        <w:t xml:space="preserve"> Data Qualifiers (from SGS North America</w:t>
      </w:r>
      <w:r w:rsidR="00601E6B" w:rsidRPr="00F91D88">
        <w:rPr>
          <w:b/>
          <w:sz w:val="24"/>
          <w:szCs w:val="24"/>
        </w:rPr>
        <w:t>)</w:t>
      </w:r>
      <w:bookmarkEnd w:id="130"/>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31"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32" w:name="A8._TRAINING_REQUIREMENTS"/>
      <w:bookmarkStart w:id="133" w:name="_Toc125960343"/>
      <w:bookmarkStart w:id="134" w:name="_Toc125984003"/>
      <w:bookmarkStart w:id="135" w:name="_Toc125984286"/>
      <w:bookmarkStart w:id="136" w:name="_Toc132032658"/>
      <w:bookmarkStart w:id="137" w:name="_Toc133754241"/>
      <w:bookmarkEnd w:id="132"/>
      <w:r>
        <w:t xml:space="preserve">A8. </w:t>
      </w:r>
      <w:r w:rsidR="00601E6B">
        <w:t>Training</w:t>
      </w:r>
      <w:r w:rsidR="00601E6B">
        <w:rPr>
          <w:spacing w:val="-1"/>
        </w:rPr>
        <w:t xml:space="preserve"> </w:t>
      </w:r>
      <w:r w:rsidR="00601E6B">
        <w:t>Requirements</w:t>
      </w:r>
      <w:bookmarkEnd w:id="131"/>
      <w:bookmarkEnd w:id="133"/>
      <w:bookmarkEnd w:id="134"/>
      <w:bookmarkEnd w:id="135"/>
      <w:bookmarkEnd w:id="136"/>
      <w:bookmarkEnd w:id="137"/>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138" w:name="_Toc117087852"/>
      <w:bookmarkStart w:id="139" w:name="_Toc125960344"/>
      <w:bookmarkStart w:id="140" w:name="_Toc125984004"/>
      <w:bookmarkStart w:id="141" w:name="_Toc125984287"/>
      <w:bookmarkStart w:id="142" w:name="_Toc132032659"/>
    </w:p>
    <w:p w14:paraId="54E794A6" w14:textId="37C338F1" w:rsidR="00601E6B" w:rsidRDefault="00601E6B" w:rsidP="00B407F6">
      <w:pPr>
        <w:pStyle w:val="Heading2"/>
        <w:ind w:left="0"/>
      </w:pPr>
      <w:bookmarkStart w:id="143" w:name="_Toc133754242"/>
      <w:r>
        <w:t>A9. Documentation and</w:t>
      </w:r>
      <w:r>
        <w:rPr>
          <w:spacing w:val="-2"/>
        </w:rPr>
        <w:t xml:space="preserve"> </w:t>
      </w:r>
      <w:r>
        <w:t>Records</w:t>
      </w:r>
      <w:bookmarkEnd w:id="138"/>
      <w:bookmarkEnd w:id="139"/>
      <w:bookmarkEnd w:id="140"/>
      <w:bookmarkEnd w:id="141"/>
      <w:bookmarkEnd w:id="142"/>
      <w:bookmarkEnd w:id="143"/>
    </w:p>
    <w:p w14:paraId="3394BB67" w14:textId="77777777" w:rsidR="000866DB" w:rsidRDefault="000866DB" w:rsidP="000866DB">
      <w:pPr>
        <w:pStyle w:val="BodyText"/>
        <w:spacing w:before="8"/>
        <w:rPr>
          <w:b/>
          <w:sz w:val="23"/>
        </w:rPr>
      </w:pPr>
      <w:bookmarkStart w:id="144" w:name="A9._DOCUMENTATION_AND_RECORDS"/>
      <w:bookmarkEnd w:id="144"/>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day will be recorded on the Agency Baseline Lab Test Results form (Appendix </w:t>
      </w:r>
      <w:r w:rsidR="00601E6B">
        <w:t>E</w:t>
      </w:r>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145" w:name="_Toc117087853"/>
      <w:bookmarkStart w:id="146" w:name="_Toc125960346"/>
      <w:bookmarkStart w:id="147" w:name="_Toc125984006"/>
      <w:bookmarkStart w:id="148" w:name="_Toc125984289"/>
      <w:bookmarkStart w:id="149" w:name="_Toc132032661"/>
      <w:bookmarkStart w:id="150"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145"/>
      <w:bookmarkEnd w:id="146"/>
      <w:bookmarkEnd w:id="147"/>
      <w:bookmarkEnd w:id="148"/>
      <w:bookmarkEnd w:id="149"/>
      <w:bookmarkEnd w:id="150"/>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151" w:name="B1._SAMPLING_PROCESS_DESIGN"/>
      <w:bookmarkEnd w:id="151"/>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5FA6A5EF"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0C2DBA" w:rsidRPr="000C2DBA">
        <w:t xml:space="preserve">Table </w:t>
      </w:r>
      <w:r w:rsidR="000C2DBA" w:rsidRPr="000C2DBA">
        <w:rPr>
          <w:noProof/>
        </w:rPr>
        <w:t>8</w:t>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7373F236"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0C2DBA" w:rsidRPr="000C2DBA">
        <w:t xml:space="preserve">Table </w:t>
      </w:r>
      <w:r w:rsidR="000C2DBA" w:rsidRPr="000C2DBA">
        <w:rPr>
          <w:noProof/>
        </w:rPr>
        <w:t>8</w:t>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31"/>
          <w:footerReference w:type="default" r:id="rId32"/>
          <w:pgSz w:w="11900" w:h="16840"/>
          <w:pgMar w:top="1620" w:right="940" w:bottom="940" w:left="1040" w:header="929" w:footer="744" w:gutter="0"/>
          <w:cols w:space="720"/>
        </w:sectPr>
      </w:pPr>
    </w:p>
    <w:p w14:paraId="5D412860" w14:textId="01441B79" w:rsidR="000866DB" w:rsidRDefault="000866DB" w:rsidP="000866DB">
      <w:pPr>
        <w:spacing w:before="91"/>
        <w:ind w:left="688" w:right="1431"/>
        <w:rPr>
          <w:b/>
          <w:sz w:val="24"/>
        </w:rPr>
      </w:pPr>
      <w:bookmarkStart w:id="152" w:name="_bookmark14"/>
      <w:bookmarkStart w:id="153" w:name="_Ref125968456"/>
      <w:bookmarkStart w:id="154" w:name="_Toc133755223"/>
      <w:bookmarkEnd w:id="152"/>
      <w:r>
        <w:rPr>
          <w:b/>
          <w:sz w:val="24"/>
        </w:rPr>
        <w:lastRenderedPageBreak/>
        <w:t xml:space="preserve">Table </w:t>
      </w:r>
      <w:r w:rsidR="000C2DBA">
        <w:rPr>
          <w:b/>
          <w:noProof/>
          <w:sz w:val="24"/>
          <w:szCs w:val="24"/>
        </w:rPr>
        <w:t>8</w:t>
      </w:r>
      <w:bookmarkEnd w:id="153"/>
      <w:r w:rsidR="00601E6B" w:rsidRPr="00F4536B">
        <w:rPr>
          <w:b/>
          <w:sz w:val="24"/>
          <w:szCs w:val="24"/>
        </w:rPr>
        <w:t>.</w:t>
      </w:r>
      <w:r>
        <w:rPr>
          <w:b/>
          <w:sz w:val="24"/>
        </w:rPr>
        <w:t xml:space="preserve"> Sampling Locations for Agency Baseline Monitoring</w:t>
      </w:r>
      <w:bookmarkEnd w:id="154"/>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155" w:name="KENAI_RIVER_STATIONS"/>
            <w:bookmarkEnd w:id="155"/>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156" w:name="RIVER_MILE"/>
            <w:bookmarkEnd w:id="156"/>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157" w:name="LATITUDE"/>
            <w:bookmarkEnd w:id="157"/>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158" w:name="LONGITUDE"/>
            <w:bookmarkEnd w:id="158"/>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proofErr w:type="spellStart"/>
            <w:r>
              <w:rPr>
                <w:sz w:val="24"/>
              </w:rPr>
              <w:t>Swiftwater</w:t>
            </w:r>
            <w:proofErr w:type="spellEnd"/>
            <w:r>
              <w:rPr>
                <w:sz w:val="24"/>
              </w:rPr>
              <w:t xml:space="preserve">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45C9B067" w14:textId="402C84F2" w:rsidR="000866DB" w:rsidRDefault="000866DB" w:rsidP="000866DB">
      <w:pPr>
        <w:spacing w:before="90"/>
        <w:ind w:left="687" w:right="288"/>
        <w:rPr>
          <w:b/>
          <w:sz w:val="24"/>
        </w:rPr>
      </w:pPr>
      <w:bookmarkStart w:id="159" w:name="_bookmark15"/>
      <w:bookmarkStart w:id="160" w:name="_Toc133755630"/>
      <w:bookmarkEnd w:id="159"/>
      <w:r w:rsidRPr="00044A00">
        <w:rPr>
          <w:b/>
          <w:sz w:val="24"/>
        </w:rPr>
        <w:t xml:space="preserve">Figure </w:t>
      </w:r>
      <w:r w:rsidR="000C2DBA">
        <w:rPr>
          <w:b/>
          <w:noProof/>
          <w:sz w:val="24"/>
          <w:szCs w:val="24"/>
        </w:rPr>
        <w:t>2</w:t>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bookmarkEnd w:id="160"/>
    </w:p>
    <w:p w14:paraId="545F5CBE" w14:textId="77777777" w:rsidR="00A73B53" w:rsidRDefault="00A73B53" w:rsidP="000866DB">
      <w:pPr>
        <w:spacing w:before="90"/>
        <w:ind w:left="687" w:right="288"/>
        <w:rPr>
          <w:b/>
          <w:sz w:val="24"/>
        </w:rPr>
      </w:pPr>
    </w:p>
    <w:p w14:paraId="323BB466" w14:textId="1CB48D55" w:rsidR="000866DB" w:rsidRDefault="000866DB" w:rsidP="004A6F6C">
      <w:pPr>
        <w:pStyle w:val="BodyText"/>
      </w:pPr>
      <w:bookmarkStart w:id="161" w:name="_bookmark16"/>
      <w:bookmarkStart w:id="162" w:name="_Hlk117067798"/>
      <w:bookmarkEnd w:id="161"/>
      <w:r>
        <w:t>The City of Soldotna Wastewater Treatment Plant has the capability and equipment to test</w:t>
      </w:r>
      <w:r>
        <w:rPr>
          <w:spacing w:val="-43"/>
        </w:rPr>
        <w:t xml:space="preserve">  </w:t>
      </w:r>
      <w:r w:rsidR="00A177D6">
        <w:t xml:space="preserve"> the</w:t>
      </w:r>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r>
        <w:t>Total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163" w:name="_Toc132706052"/>
      <w:bookmarkStart w:id="164" w:name="_Toc133754244"/>
      <w:r w:rsidRPr="004A6F6C">
        <w:rPr>
          <w:b w:val="0"/>
          <w:i w:val="0"/>
        </w:rPr>
        <w:t xml:space="preserve">As needed, </w:t>
      </w:r>
      <w:proofErr w:type="spellStart"/>
      <w:r w:rsidR="000866DB" w:rsidRPr="004A6F6C">
        <w:rPr>
          <w:b w:val="0"/>
          <w:i w:val="0"/>
        </w:rPr>
        <w:t>Tauriainen</w:t>
      </w:r>
      <w:proofErr w:type="spellEnd"/>
      <w:r w:rsidR="000866DB" w:rsidRPr="00434CF1">
        <w:rPr>
          <w:b w:val="0"/>
          <w:i w:val="0"/>
        </w:rPr>
        <w:t xml:space="preserve"> Engineering &amp; Testing will be under contract for analysis of water quality parameters including:</w:t>
      </w:r>
      <w:bookmarkEnd w:id="163"/>
      <w:bookmarkEnd w:id="164"/>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w:t>
      </w:r>
      <w:r>
        <w:lastRenderedPageBreak/>
        <w:t xml:space="preserve">Soldotna Wastewater treatment plant. Remaining samples will be sent to SGS or </w:t>
      </w:r>
      <w:proofErr w:type="spellStart"/>
      <w:r>
        <w:t>Tauriainen</w:t>
      </w:r>
      <w:proofErr w:type="spellEnd"/>
      <w:r>
        <w:t xml:space="preserve"> for the more specific analysis as described above.</w:t>
      </w:r>
    </w:p>
    <w:p w14:paraId="15E5D537" w14:textId="6E87D906" w:rsidR="00601E6B" w:rsidRPr="00C75F2A" w:rsidRDefault="000866DB" w:rsidP="004A6F6C">
      <w:pPr>
        <w:pStyle w:val="BodyText"/>
        <w:spacing w:before="1"/>
        <w:ind w:right="320"/>
      </w:pPr>
      <w:r>
        <w:t xml:space="preserve"> </w:t>
      </w:r>
      <w:bookmarkEnd w:id="162"/>
    </w:p>
    <w:p w14:paraId="2D31621E" w14:textId="77777777" w:rsidR="00601E6B" w:rsidRPr="00C75F2A" w:rsidRDefault="00601E6B" w:rsidP="009C52CC">
      <w:pPr>
        <w:pStyle w:val="Heading2"/>
        <w:ind w:left="0"/>
        <w:rPr>
          <w:i w:val="0"/>
        </w:rPr>
      </w:pPr>
      <w:bookmarkStart w:id="165" w:name="_Toc117087854"/>
      <w:bookmarkStart w:id="166" w:name="_Toc125960347"/>
      <w:bookmarkStart w:id="167" w:name="_Toc125984007"/>
      <w:bookmarkStart w:id="168" w:name="_Toc125984290"/>
      <w:bookmarkStart w:id="169" w:name="_Toc132032662"/>
      <w:bookmarkStart w:id="170" w:name="_Toc133754245"/>
      <w:r w:rsidRPr="00C75F2A">
        <w:rPr>
          <w:i w:val="0"/>
        </w:rPr>
        <w:t>B2. Sampling Methods</w:t>
      </w:r>
      <w:r w:rsidRPr="00C75F2A">
        <w:rPr>
          <w:i w:val="0"/>
          <w:spacing w:val="-2"/>
        </w:rPr>
        <w:t xml:space="preserve"> </w:t>
      </w:r>
      <w:r w:rsidRPr="00C75F2A">
        <w:rPr>
          <w:i w:val="0"/>
        </w:rPr>
        <w:t>Requirements</w:t>
      </w:r>
      <w:bookmarkEnd w:id="165"/>
      <w:bookmarkEnd w:id="166"/>
      <w:bookmarkEnd w:id="167"/>
      <w:bookmarkEnd w:id="168"/>
      <w:bookmarkEnd w:id="169"/>
      <w:bookmarkEnd w:id="170"/>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 xml:space="preserve">The Project QA Officer is responsible for making sure written instructions are provided to each of the monitoring teams during the training that occurs on the day prior to sampling. Sample containers with unique sample numbers will be provided to the sampling </w:t>
      </w:r>
      <w:proofErr w:type="spellStart"/>
      <w:r>
        <w:t>teams.These</w:t>
      </w:r>
      <w:proofErr w:type="spellEnd"/>
      <w:r>
        <w:t xml:space="preserv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6353685" w:rsidR="000866DB" w:rsidRDefault="00601E6B" w:rsidP="00500F3C">
      <w:pPr>
        <w:pStyle w:val="BodyText"/>
        <w:ind w:right="301"/>
      </w:pPr>
      <w:r>
        <w:t>Monitors</w:t>
      </w:r>
      <w:bookmarkStart w:id="171" w:name="B2_SAMPLING_METHODS_REQUIREMENTS"/>
      <w:bookmarkStart w:id="172" w:name="_Hlk117068141"/>
      <w:bookmarkEnd w:id="171"/>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r>
        <w:t xml:space="preserve">Monitors will employ “Clean Hands – Dirty Hands” technique when handling sample vessels and equipment </w:t>
      </w:r>
      <w:r>
        <w:rPr>
          <w:noProof/>
        </w:rPr>
        <w:t>(EPA 1996b)</w:t>
      </w:r>
      <w:r>
        <w:t xml:space="preserve"> (see Appendix B for detailed protocol). 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173" w:name="_bookmark18"/>
      <w:bookmarkEnd w:id="173"/>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7C3BBD00" w:rsidR="000866DB" w:rsidRDefault="000866DB" w:rsidP="000866DB">
      <w:pPr>
        <w:ind w:left="687"/>
        <w:rPr>
          <w:b/>
          <w:sz w:val="24"/>
        </w:rPr>
      </w:pPr>
      <w:bookmarkStart w:id="174" w:name="_Toc133755224"/>
      <w:r>
        <w:rPr>
          <w:b/>
          <w:sz w:val="24"/>
        </w:rPr>
        <w:t xml:space="preserve">Table </w:t>
      </w:r>
      <w:r w:rsidR="000C2DBA">
        <w:rPr>
          <w:b/>
          <w:noProof/>
          <w:sz w:val="24"/>
          <w:szCs w:val="24"/>
        </w:rPr>
        <w:t>9</w:t>
      </w:r>
      <w:r w:rsidR="00601E6B" w:rsidRPr="00D602D6">
        <w:rPr>
          <w:b/>
          <w:sz w:val="24"/>
          <w:szCs w:val="24"/>
        </w:rPr>
        <w:t>.</w:t>
      </w:r>
      <w:r>
        <w:rPr>
          <w:b/>
          <w:sz w:val="24"/>
        </w:rPr>
        <w:t xml:space="preserve"> Preservation and Holding Times for Sample Analysis</w:t>
      </w:r>
      <w:bookmarkEnd w:id="174"/>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proofErr w:type="spellStart"/>
            <w:r>
              <w:rPr>
                <w:sz w:val="20"/>
              </w:rPr>
              <w:t>HCl</w:t>
            </w:r>
            <w:proofErr w:type="spellEnd"/>
            <w:r>
              <w:rPr>
                <w:sz w:val="20"/>
              </w:rPr>
              <w:t xml:space="preserve">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r w:rsidR="00601E6B">
              <w:rPr>
                <w:sz w:val="20"/>
              </w:rPr>
              <w:t>6</w:t>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 xml:space="preserve">PA is any </w:t>
      </w:r>
      <w:proofErr w:type="spellStart"/>
      <w:r w:rsidR="000866DB">
        <w:rPr>
          <w:sz w:val="18"/>
        </w:rPr>
        <w:t>sterizable</w:t>
      </w:r>
      <w:proofErr w:type="spellEnd"/>
      <w:r w:rsidR="000866DB">
        <w:rPr>
          <w:sz w:val="18"/>
        </w:rPr>
        <w:t xml:space="preserve"> (</w:t>
      </w:r>
      <w:proofErr w:type="spellStart"/>
      <w:r w:rsidR="000866DB">
        <w:rPr>
          <w:sz w:val="18"/>
        </w:rPr>
        <w:t>autoclavable</w:t>
      </w:r>
      <w:proofErr w:type="spellEnd"/>
      <w:r w:rsidR="000866DB">
        <w:rPr>
          <w:sz w:val="18"/>
        </w:rPr>
        <w:t>)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175" w:name="_Toc117087855"/>
      <w:bookmarkStart w:id="176" w:name="_Toc125960348"/>
      <w:bookmarkStart w:id="177" w:name="_Toc125984008"/>
      <w:bookmarkStart w:id="178" w:name="_Toc125984291"/>
      <w:bookmarkStart w:id="179" w:name="_Toc132032663"/>
      <w:bookmarkStart w:id="180" w:name="_Toc133754246"/>
      <w:r>
        <w:t>B3. Sample Handling and Custody</w:t>
      </w:r>
      <w:r w:rsidRPr="00D602D6">
        <w:rPr>
          <w:spacing w:val="-4"/>
        </w:rPr>
        <w:t xml:space="preserve"> </w:t>
      </w:r>
      <w:r>
        <w:t>Requirements</w:t>
      </w:r>
      <w:bookmarkEnd w:id="175"/>
      <w:bookmarkEnd w:id="176"/>
      <w:bookmarkEnd w:id="177"/>
      <w:bookmarkEnd w:id="178"/>
      <w:bookmarkEnd w:id="179"/>
      <w:bookmarkEnd w:id="180"/>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181" w:name="B3._SAMPLE_HANDLING_AND_CUSTODY_REQUIREM"/>
      <w:bookmarkStart w:id="182" w:name="_Hlk117073971"/>
      <w:bookmarkEnd w:id="172"/>
      <w:bookmarkEnd w:id="181"/>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r>
        <w:t>Sample collection vessels will be stored in double plastic bags, grouped by field site. Sample vessels will be handled only by gloved hands, per description of the “Clean Hands / Dirty Hands” methodology (see Field Sampling SOP in Appendix B).</w:t>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w:t>
      </w:r>
      <w:r w:rsidRPr="00E552C2">
        <w:lastRenderedPageBreak/>
        <w:t xml:space="preserve">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83" w:name="_Toc133755631"/>
    <w:p w14:paraId="4322E9B4" w14:textId="473657E8"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184" w:name="_Hlk117074405"/>
      <w:r w:rsidR="000866DB" w:rsidRPr="00044A00">
        <w:rPr>
          <w:b/>
          <w:bCs/>
          <w:sz w:val="24"/>
        </w:rPr>
        <w:t xml:space="preserve">Figure </w:t>
      </w:r>
      <w:r w:rsidR="000C2DBA">
        <w:rPr>
          <w:b/>
          <w:bCs/>
          <w:noProof/>
          <w:sz w:val="24"/>
          <w:szCs w:val="24"/>
        </w:rPr>
        <w:t>3</w:t>
      </w:r>
      <w:r w:rsidRPr="00044A00">
        <w:rPr>
          <w:b/>
          <w:bCs/>
          <w:sz w:val="24"/>
          <w:szCs w:val="24"/>
        </w:rPr>
        <w:t>.</w:t>
      </w:r>
      <w:r w:rsidR="000866DB">
        <w:rPr>
          <w:b/>
          <w:sz w:val="24"/>
        </w:rPr>
        <w:t xml:space="preserve"> Sample Container Label</w:t>
      </w:r>
      <w:bookmarkEnd w:id="183"/>
    </w:p>
    <w:bookmarkEnd w:id="182"/>
    <w:bookmarkEnd w:id="184"/>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185" w:name="B4._ANALYTICAL_METHODS_REQUIREMENTS"/>
      <w:bookmarkStart w:id="186" w:name="_Hlk117074459"/>
      <w:bookmarkEnd w:id="185"/>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187" w:name="_Toc117087856"/>
      <w:bookmarkStart w:id="188" w:name="_Toc125960349"/>
      <w:bookmarkStart w:id="189" w:name="_Toc125984009"/>
      <w:bookmarkStart w:id="190" w:name="_Toc125984292"/>
      <w:bookmarkStart w:id="191" w:name="_Toc132032664"/>
      <w:bookmarkStart w:id="192" w:name="_Toc133754247"/>
      <w:r w:rsidRPr="00533954">
        <w:t>B4. Analytical Methods Requirements</w:t>
      </w:r>
      <w:bookmarkEnd w:id="187"/>
      <w:bookmarkEnd w:id="188"/>
      <w:bookmarkEnd w:id="189"/>
      <w:bookmarkEnd w:id="190"/>
      <w:bookmarkEnd w:id="191"/>
      <w:bookmarkEnd w:id="192"/>
    </w:p>
    <w:p w14:paraId="62390B89" w14:textId="1ADA1DD1"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noProof/>
        </w:rPr>
        <w:t>(EPA 1996a)</w:t>
      </w:r>
      <w:r w:rsidR="00601E6B">
        <w:t>.</w:t>
      </w:r>
      <w:r>
        <w:t xml:space="preserve"> Documentation of methods used, along with precision and accuracy and detectability information is provided in </w:t>
      </w:r>
      <w:r w:rsidR="000C2DBA" w:rsidRPr="000C2DBA">
        <w:t xml:space="preserve">Table </w:t>
      </w:r>
      <w:r w:rsidR="000C2DBA" w:rsidRPr="000C2DBA">
        <w:rPr>
          <w:noProof/>
        </w:rPr>
        <w:t>2</w:t>
      </w:r>
      <w:r w:rsidR="00601E6B" w:rsidRPr="00636CFA">
        <w:t xml:space="preserve"> through </w:t>
      </w:r>
      <w:r w:rsidR="000C2DBA" w:rsidRPr="000C2DBA">
        <w:t xml:space="preserve">Table </w:t>
      </w:r>
      <w:r w:rsidR="000C2DBA" w:rsidRPr="000C2DBA">
        <w:rPr>
          <w:noProof/>
        </w:rPr>
        <w:t>5</w:t>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193" w:name="_Toc132032665"/>
      <w:bookmarkStart w:id="194" w:name="_Toc133754248"/>
      <w:r w:rsidRPr="00533954">
        <w:t>B5. Quality Control Requirements</w:t>
      </w:r>
      <w:bookmarkEnd w:id="193"/>
      <w:bookmarkEnd w:id="194"/>
    </w:p>
    <w:p w14:paraId="2EFFA42C" w14:textId="385CFA5C" w:rsidR="000866DB" w:rsidRPr="000C2DBA" w:rsidRDefault="000866DB" w:rsidP="00500F3C">
      <w:pPr>
        <w:pStyle w:val="BodyText"/>
        <w:ind w:right="327"/>
      </w:pPr>
      <w:bookmarkStart w:id="195" w:name="B5._QUALITY_CONTROL_REQUIREMENTS"/>
      <w:bookmarkEnd w:id="195"/>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w:t>
      </w:r>
      <w:r w:rsidRPr="000C2DBA">
        <w:t xml:space="preserve">summarized in </w:t>
      </w:r>
      <w:r w:rsidR="000C2DBA" w:rsidRPr="000C2DBA">
        <w:t xml:space="preserve">Table </w:t>
      </w:r>
      <w:r w:rsidR="000C2DBA" w:rsidRPr="000C2DBA">
        <w:rPr>
          <w:noProof/>
        </w:rPr>
        <w:t>10</w:t>
      </w:r>
      <w:r w:rsidR="00601E6B" w:rsidRPr="000C2DBA">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196" w:name="_Toc117087857"/>
      <w:bookmarkStart w:id="197" w:name="_Toc125960350"/>
      <w:bookmarkStart w:id="198" w:name="_Toc125984010"/>
      <w:bookmarkStart w:id="199" w:name="_Toc125984293"/>
      <w:bookmarkStart w:id="200" w:name="_Toc133754249"/>
      <w:r>
        <w:t>B.5.1</w:t>
      </w:r>
      <w:r w:rsidR="000866DB">
        <w:t>Field Quality Control (QC)</w:t>
      </w:r>
      <w:r w:rsidR="000866DB">
        <w:rPr>
          <w:spacing w:val="-1"/>
        </w:rPr>
        <w:t xml:space="preserve"> </w:t>
      </w:r>
      <w:r w:rsidR="000866DB">
        <w:t>Measures</w:t>
      </w:r>
      <w:bookmarkEnd w:id="196"/>
      <w:bookmarkEnd w:id="197"/>
      <w:bookmarkEnd w:id="198"/>
      <w:bookmarkEnd w:id="199"/>
      <w:bookmarkEnd w:id="200"/>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w:t>
      </w:r>
      <w:r>
        <w:rPr>
          <w:sz w:val="24"/>
        </w:rPr>
        <w:lastRenderedPageBreak/>
        <w:t xml:space="preserve">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340517B8" w14:textId="77777777" w:rsidR="008105D8" w:rsidRDefault="000866DB" w:rsidP="008105D8">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EFC66EA" w:rsidR="00601E6B" w:rsidRPr="008105D8" w:rsidRDefault="00601E6B" w:rsidP="008105D8">
      <w:pPr>
        <w:pStyle w:val="ListParagraph"/>
        <w:numPr>
          <w:ilvl w:val="2"/>
          <w:numId w:val="1"/>
        </w:numPr>
        <w:tabs>
          <w:tab w:val="left" w:pos="958"/>
        </w:tabs>
        <w:ind w:left="958" w:right="622" w:hanging="288"/>
        <w:rPr>
          <w:sz w:val="24"/>
          <w:szCs w:val="24"/>
        </w:rPr>
      </w:pPr>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w:t>
      </w:r>
      <w:proofErr w:type="spellStart"/>
      <w:r w:rsidRPr="00500F3C">
        <w:t>Pb</w:t>
      </w:r>
      <w:proofErr w:type="spellEnd"/>
      <w:r w:rsidRPr="00500F3C">
        <w:t xml:space="preserve">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01"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5E17C8CE" w14:textId="2934EDB0" w:rsidR="00546B7D" w:rsidRDefault="00546B7D" w:rsidP="00C72335">
      <w:pPr>
        <w:spacing w:before="91"/>
        <w:ind w:right="337"/>
        <w:rPr>
          <w:b/>
          <w:sz w:val="24"/>
          <w:szCs w:val="24"/>
        </w:rPr>
      </w:pPr>
    </w:p>
    <w:p w14:paraId="48EF487C" w14:textId="5B56E533" w:rsidR="000866DB" w:rsidRDefault="00601E6B" w:rsidP="000866DB">
      <w:pPr>
        <w:spacing w:before="91"/>
        <w:ind w:left="688" w:right="337"/>
        <w:rPr>
          <w:b/>
          <w:sz w:val="24"/>
        </w:rPr>
      </w:pPr>
      <w:bookmarkStart w:id="202" w:name="_Toc133755225"/>
      <w:r w:rsidRPr="00C72215">
        <w:rPr>
          <w:b/>
          <w:sz w:val="24"/>
          <w:szCs w:val="24"/>
        </w:rPr>
        <w:lastRenderedPageBreak/>
        <w:t xml:space="preserve">Table </w:t>
      </w:r>
      <w:r w:rsidR="000C2DBA">
        <w:rPr>
          <w:b/>
          <w:noProof/>
          <w:sz w:val="24"/>
          <w:szCs w:val="24"/>
        </w:rPr>
        <w:t>10</w:t>
      </w:r>
      <w:bookmarkEnd w:id="201"/>
      <w:r w:rsidRPr="00C72215">
        <w:rPr>
          <w:b/>
          <w:sz w:val="24"/>
          <w:szCs w:val="24"/>
        </w:rPr>
        <w:t xml:space="preserve"> (page 1 of 2).</w:t>
      </w:r>
      <w:bookmarkStart w:id="203" w:name="_bookmark22"/>
      <w:bookmarkStart w:id="204" w:name="_Hlk117075281"/>
      <w:bookmarkEnd w:id="186"/>
      <w:bookmarkEnd w:id="203"/>
      <w:r w:rsidR="000866DB">
        <w:rPr>
          <w:b/>
          <w:sz w:val="24"/>
        </w:rPr>
        <w:t xml:space="preserve"> Field Quality Control Samples. Table contains information for </w:t>
      </w:r>
      <w:proofErr w:type="spellStart"/>
      <w:r w:rsidR="000866DB">
        <w:rPr>
          <w:b/>
          <w:sz w:val="24"/>
        </w:rPr>
        <w:t>Hydrolabs</w:t>
      </w:r>
      <w:proofErr w:type="spellEnd"/>
      <w:r w:rsidR="000866DB">
        <w:rPr>
          <w:b/>
          <w:sz w:val="24"/>
        </w:rPr>
        <w:t xml:space="preserve"> and stream temperature monitoring for general reference.</w:t>
      </w:r>
      <w:bookmarkEnd w:id="202"/>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6F589CBE" w:rsidR="000866DB" w:rsidRDefault="000866DB" w:rsidP="00816966">
            <w:pPr>
              <w:pStyle w:val="TableParagraph"/>
              <w:spacing w:before="10" w:line="230" w:lineRule="atLeast"/>
              <w:ind w:left="1118" w:right="98" w:hanging="977"/>
              <w:rPr>
                <w:sz w:val="20"/>
              </w:rPr>
            </w:pPr>
            <w:r>
              <w:rPr>
                <w:sz w:val="20"/>
              </w:rPr>
              <w:t xml:space="preserve">≤ BTEX DL (see </w:t>
            </w:r>
            <w:r w:rsidR="000C2DBA" w:rsidRPr="000C2DBA">
              <w:rPr>
                <w:sz w:val="20"/>
                <w:szCs w:val="20"/>
              </w:rPr>
              <w:t xml:space="preserve">Table </w:t>
            </w:r>
            <w:r w:rsidR="000C2DBA" w:rsidRPr="000C2DBA">
              <w:rPr>
                <w:noProof/>
                <w:sz w:val="20"/>
                <w:szCs w:val="20"/>
              </w:rPr>
              <w:t>2</w:t>
            </w:r>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 xml:space="preserve">Total Cu, Zn; Dissolved Cu, Zn, As, Cd, Cr, </w:t>
            </w:r>
            <w:proofErr w:type="spellStart"/>
            <w:r>
              <w:rPr>
                <w:sz w:val="20"/>
              </w:rPr>
              <w:t>Pb</w:t>
            </w:r>
            <w:proofErr w:type="spellEnd"/>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AEBE656" w14:textId="2B7A21A4" w:rsidR="000C2DBA" w:rsidRPr="000C2DBA" w:rsidRDefault="000866DB" w:rsidP="000C2DBA">
            <w:pPr>
              <w:pStyle w:val="TableParagraph"/>
              <w:ind w:left="159" w:right="134"/>
              <w:jc w:val="center"/>
              <w:rPr>
                <w:sz w:val="20"/>
                <w:szCs w:val="20"/>
              </w:rPr>
            </w:pPr>
            <w:r>
              <w:rPr>
                <w:sz w:val="20"/>
              </w:rPr>
              <w:t>See Section A7</w:t>
            </w:r>
            <w:r w:rsidR="00601E6B" w:rsidRPr="00740AA8">
              <w:rPr>
                <w:sz w:val="20"/>
                <w:szCs w:val="20"/>
              </w:rPr>
              <w:t xml:space="preserve">, </w:t>
            </w:r>
          </w:p>
          <w:p w14:paraId="46F06335" w14:textId="77777777" w:rsidR="000C2DBA" w:rsidRPr="000C2DBA" w:rsidRDefault="000C2DBA" w:rsidP="000C2DBA">
            <w:pPr>
              <w:pStyle w:val="TableParagraph"/>
              <w:ind w:left="159" w:right="134"/>
              <w:jc w:val="center"/>
              <w:rPr>
                <w:sz w:val="20"/>
                <w:szCs w:val="20"/>
              </w:rPr>
            </w:pPr>
          </w:p>
          <w:p w14:paraId="0F1ACCBC"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7E2C37A4" w14:textId="66CEED7F"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63AE36FA"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20DB3A9" w:rsidR="000866DB" w:rsidRDefault="00601E6B" w:rsidP="000221D8">
            <w:pPr>
              <w:pStyle w:val="TableParagraph"/>
              <w:jc w:val="center"/>
              <w:rPr>
                <w:sz w:val="20"/>
              </w:rPr>
            </w:pPr>
            <w:r w:rsidRPr="00740AA8">
              <w:rPr>
                <w:sz w:val="20"/>
                <w:szCs w:val="20"/>
              </w:rPr>
              <w:t xml:space="preserve">See </w:t>
            </w:r>
            <w:proofErr w:type="spellStart"/>
            <w:r w:rsidRPr="00740AA8">
              <w:rPr>
                <w:sz w:val="20"/>
                <w:szCs w:val="20"/>
              </w:rPr>
              <w:t>Mauger</w:t>
            </w:r>
            <w:proofErr w:type="spellEnd"/>
            <w:r w:rsidRPr="00740AA8">
              <w:rPr>
                <w:sz w:val="20"/>
                <w:szCs w:val="20"/>
              </w:rPr>
              <w:t xml:space="preserve"> et al. </w:t>
            </w:r>
            <w:r w:rsidRPr="00740AA8">
              <w:rPr>
                <w:noProof/>
                <w:sz w:val="20"/>
                <w:szCs w:val="20"/>
              </w:rPr>
              <w:t>(2015)</w:t>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4F76D480" w:rsidR="000866DB" w:rsidRDefault="000866DB" w:rsidP="00816966">
            <w:pPr>
              <w:pStyle w:val="TableParagraph"/>
              <w:spacing w:before="126"/>
              <w:ind w:left="169" w:right="125" w:firstLine="205"/>
              <w:rPr>
                <w:sz w:val="20"/>
              </w:rPr>
            </w:pPr>
            <w:r>
              <w:rPr>
                <w:sz w:val="20"/>
              </w:rPr>
              <w:t xml:space="preserve">See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vAlign w:val="center"/>
          </w:tcPr>
          <w:p w14:paraId="573C10DE" w14:textId="7197FBBF"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000C2DBA" w:rsidRPr="000C2DBA">
              <w:rPr>
                <w:sz w:val="20"/>
                <w:szCs w:val="20"/>
              </w:rPr>
              <w:t xml:space="preserve">Table </w:t>
            </w:r>
            <w:r w:rsidR="000C2DBA" w:rsidRPr="000C2DBA">
              <w:rPr>
                <w:noProof/>
                <w:sz w:val="20"/>
                <w:szCs w:val="20"/>
              </w:rPr>
              <w:t>2</w:t>
            </w:r>
            <w:r w:rsidRPr="00740AA8">
              <w:rPr>
                <w:sz w:val="20"/>
                <w:szCs w:val="20"/>
              </w:rPr>
              <w:t>)</w:t>
            </w:r>
          </w:p>
        </w:tc>
      </w:tr>
    </w:tbl>
    <w:p w14:paraId="49FF38FF" w14:textId="3DE8CB38" w:rsidR="000866DB" w:rsidRDefault="000866DB" w:rsidP="000866DB">
      <w:pPr>
        <w:spacing w:line="249" w:lineRule="auto"/>
        <w:ind w:left="957" w:right="288" w:hanging="210"/>
        <w:rPr>
          <w:sz w:val="20"/>
        </w:rPr>
      </w:pPr>
      <w:proofErr w:type="gramStart"/>
      <w:r>
        <w:rPr>
          <w:position w:val="9"/>
          <w:sz w:val="16"/>
        </w:rPr>
        <w:t>a</w:t>
      </w:r>
      <w:proofErr w:type="gramEnd"/>
      <w:r>
        <w:rPr>
          <w:position w:val="9"/>
          <w:sz w:val="16"/>
        </w:rPr>
        <w:t xml:space="preserve"> </w:t>
      </w:r>
      <w:r>
        <w:rPr>
          <w:sz w:val="20"/>
        </w:rPr>
        <w:t>Two replicate samples will be collected during the summer Monitoring event. The replicate samples will be rotated among the 7 teams of monitors.</w:t>
      </w:r>
    </w:p>
    <w:p w14:paraId="1AB452EB" w14:textId="11D529A3" w:rsidR="00601E6B" w:rsidRPr="00857133" w:rsidRDefault="00601E6B" w:rsidP="00601E6B">
      <w:pPr>
        <w:spacing w:line="249" w:lineRule="auto"/>
        <w:ind w:left="957" w:right="288" w:hanging="210"/>
        <w:rPr>
          <w:sz w:val="20"/>
        </w:rPr>
        <w:sectPr w:rsidR="00601E6B" w:rsidRPr="00857133">
          <w:headerReference w:type="default" r:id="rId34"/>
          <w:footerReference w:type="default" r:id="rId35"/>
          <w:pgSz w:w="11900" w:h="16840"/>
          <w:pgMar w:top="1620" w:right="940" w:bottom="940" w:left="1040" w:header="929" w:footer="744" w:gutter="0"/>
          <w:cols w:space="720"/>
        </w:sectPr>
      </w:pPr>
      <w:proofErr w:type="gramStart"/>
      <w:r>
        <w:rPr>
          <w:sz w:val="20"/>
          <w:vertAlign w:val="superscript"/>
        </w:rPr>
        <w:t xml:space="preserve">b </w:t>
      </w:r>
      <w:r w:rsidR="007608B3">
        <w:rPr>
          <w:sz w:val="20"/>
        </w:rPr>
        <w:t xml:space="preserve"> </w:t>
      </w:r>
      <w:r>
        <w:rPr>
          <w:sz w:val="20"/>
        </w:rPr>
        <w:t>One</w:t>
      </w:r>
      <w:proofErr w:type="gramEnd"/>
      <w:r>
        <w:rPr>
          <w:sz w:val="20"/>
        </w:rPr>
        <w:t xml:space="preserve"> field blank collection for total and dissolved metals will be randomly assigned to two sites per sampling event</w:t>
      </w:r>
      <w:r w:rsidR="005828CD">
        <w:rPr>
          <w:sz w:val="20"/>
        </w:rPr>
        <w:t xml:space="preserve"> for sites at and below River Mile 30</w:t>
      </w:r>
      <w:r w:rsidR="000B59B3">
        <w:rPr>
          <w:sz w:val="20"/>
        </w:rPr>
        <w:t>.</w:t>
      </w:r>
    </w:p>
    <w:p w14:paraId="5E064AA8" w14:textId="76219233" w:rsidR="000866DB" w:rsidRDefault="000C2DBA" w:rsidP="000B59B3">
      <w:pPr>
        <w:spacing w:before="91"/>
        <w:ind w:firstLine="720"/>
        <w:rPr>
          <w:b/>
          <w:sz w:val="24"/>
        </w:rPr>
      </w:pPr>
      <w:r w:rsidRPr="00C72215">
        <w:rPr>
          <w:b/>
          <w:sz w:val="24"/>
          <w:szCs w:val="24"/>
        </w:rPr>
        <w:lastRenderedPageBreak/>
        <w:t xml:space="preserve">Table </w:t>
      </w:r>
      <w:r>
        <w:rPr>
          <w:b/>
          <w:noProof/>
          <w:sz w:val="24"/>
          <w:szCs w:val="24"/>
        </w:rPr>
        <w:t>10</w:t>
      </w:r>
      <w:r w:rsidR="00601E6B" w:rsidRPr="00740AA8">
        <w:rPr>
          <w:b/>
          <w:sz w:val="24"/>
        </w:rPr>
        <w:t xml:space="preserve">. </w:t>
      </w:r>
      <w:r w:rsidR="00601E6B" w:rsidRPr="00740AA8">
        <w:rPr>
          <w:b/>
          <w:sz w:val="24"/>
          <w:szCs w:val="24"/>
        </w:rPr>
        <w:t>(</w:t>
      </w:r>
      <w:proofErr w:type="gramStart"/>
      <w:r w:rsidR="00601E6B" w:rsidRPr="00740AA8">
        <w:rPr>
          <w:b/>
          <w:sz w:val="24"/>
          <w:szCs w:val="24"/>
        </w:rPr>
        <w:t>page</w:t>
      </w:r>
      <w:proofErr w:type="gramEnd"/>
      <w:r w:rsidR="00601E6B" w:rsidRPr="00740AA8">
        <w:rPr>
          <w:b/>
          <w:sz w:val="24"/>
          <w:szCs w:val="24"/>
        </w:rPr>
        <w:t xml:space="preserve"> 2 of 3).</w:t>
      </w:r>
      <w:bookmarkStart w:id="205" w:name="_bookmark23"/>
      <w:bookmarkEnd w:id="205"/>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w:t>
            </w:r>
            <w:proofErr w:type="spellStart"/>
            <w:r w:rsidR="00601E6B">
              <w:rPr>
                <w:position w:val="2"/>
                <w:sz w:val="20"/>
              </w:rPr>
              <w:t>Pb</w:t>
            </w:r>
            <w:proofErr w:type="spellEnd"/>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69E4A084" w14:textId="75AFD8EA" w:rsidR="000C2DBA" w:rsidRPr="000C2DBA" w:rsidRDefault="00601E6B" w:rsidP="000C2DBA">
            <w:pPr>
              <w:pStyle w:val="TableParagraph"/>
              <w:ind w:left="159" w:right="134"/>
              <w:jc w:val="center"/>
              <w:rPr>
                <w:sz w:val="20"/>
                <w:szCs w:val="20"/>
              </w:rPr>
            </w:pPr>
            <w:r w:rsidRPr="00740AA8">
              <w:rPr>
                <w:sz w:val="20"/>
                <w:szCs w:val="20"/>
              </w:rPr>
              <w:t>≤ DL (</w:t>
            </w:r>
            <w:r w:rsidR="000866DB">
              <w:rPr>
                <w:sz w:val="20"/>
              </w:rPr>
              <w:t>See Section A7</w:t>
            </w:r>
            <w:r w:rsidRPr="00740AA8">
              <w:rPr>
                <w:sz w:val="20"/>
                <w:szCs w:val="20"/>
              </w:rPr>
              <w:t xml:space="preserve">, </w:t>
            </w:r>
          </w:p>
          <w:p w14:paraId="02EED594" w14:textId="77777777" w:rsidR="000C2DBA" w:rsidRPr="000C2DBA" w:rsidRDefault="000C2DBA" w:rsidP="000C2DBA">
            <w:pPr>
              <w:pStyle w:val="TableParagraph"/>
              <w:ind w:left="159" w:right="134"/>
              <w:jc w:val="center"/>
              <w:rPr>
                <w:sz w:val="20"/>
                <w:szCs w:val="20"/>
              </w:rPr>
            </w:pPr>
          </w:p>
          <w:p w14:paraId="1F843847"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0A5C1055" w14:textId="154AE7EB"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proofErr w:type="spellStart"/>
            <w:r>
              <w:rPr>
                <w:position w:val="2"/>
                <w:sz w:val="20"/>
              </w:rPr>
              <w:t>Pb</w:t>
            </w:r>
            <w:proofErr w:type="spellEnd"/>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proofErr w:type="spellStart"/>
            <w:r>
              <w:rPr>
                <w:position w:val="2"/>
                <w:sz w:val="20"/>
              </w:rPr>
              <w:t>Pb</w:t>
            </w:r>
            <w:proofErr w:type="spellEnd"/>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42046E">
      <w:pPr>
        <w:spacing w:line="228" w:lineRule="exact"/>
        <w:rPr>
          <w:sz w:val="20"/>
        </w:rPr>
        <w:sectPr w:rsidR="00601E6B">
          <w:pgSz w:w="11900" w:h="16840"/>
          <w:pgMar w:top="1620" w:right="940" w:bottom="940" w:left="1040" w:header="929" w:footer="744" w:gutter="0"/>
          <w:cols w:space="720"/>
        </w:sectPr>
      </w:pPr>
    </w:p>
    <w:p w14:paraId="743DB713" w14:textId="6F714F7F" w:rsidR="00601E6B" w:rsidRPr="00740AA8" w:rsidRDefault="000C2DBA" w:rsidP="00601E6B">
      <w:pPr>
        <w:pStyle w:val="BodyText"/>
        <w:rPr>
          <w:b/>
          <w:sz w:val="8"/>
        </w:rPr>
      </w:pPr>
      <w:r w:rsidRPr="00C72215">
        <w:rPr>
          <w:b/>
        </w:rPr>
        <w:lastRenderedPageBreak/>
        <w:t xml:space="preserve">Table </w:t>
      </w:r>
      <w:r>
        <w:rPr>
          <w:b/>
          <w:noProof/>
        </w:rPr>
        <w:t>10</w:t>
      </w:r>
      <w:r w:rsidR="00601E6B" w:rsidRPr="00740AA8">
        <w:rPr>
          <w:b/>
        </w:rPr>
        <w:t xml:space="preserve">. </w:t>
      </w:r>
      <w:r w:rsidR="00601E6B">
        <w:rPr>
          <w:b/>
        </w:rPr>
        <w:t>(</w:t>
      </w:r>
      <w:proofErr w:type="gramStart"/>
      <w:r w:rsidR="00601E6B">
        <w:rPr>
          <w:b/>
        </w:rPr>
        <w:t>page</w:t>
      </w:r>
      <w:proofErr w:type="gramEnd"/>
      <w:r w:rsidR="00601E6B">
        <w:rPr>
          <w:b/>
        </w:rPr>
        <w:t xml:space="preserve"> 3</w:t>
      </w:r>
      <w:r w:rsidR="00601E6B"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Field/Lab Quality Control Sample</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2E4E2498" w14:textId="03F24C38" w:rsidR="000221D8" w:rsidRDefault="000866DB" w:rsidP="0026478B">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06" w:name="_Toc117087858"/>
      <w:bookmarkStart w:id="207" w:name="_Toc125960351"/>
      <w:bookmarkStart w:id="208" w:name="_Toc125984011"/>
      <w:bookmarkStart w:id="209" w:name="_Toc125984294"/>
      <w:bookmarkStart w:id="210" w:name="_Toc132032666"/>
    </w:p>
    <w:p w14:paraId="23082D22" w14:textId="5F21FE97" w:rsidR="00601E6B" w:rsidRPr="000221D8" w:rsidRDefault="00601E6B" w:rsidP="00990B1F">
      <w:pPr>
        <w:pStyle w:val="Heading2"/>
        <w:ind w:left="0"/>
      </w:pPr>
      <w:bookmarkStart w:id="211" w:name="_Toc133754250"/>
      <w:r w:rsidRPr="000221D8">
        <w:lastRenderedPageBreak/>
        <w:t>B6. Instrument / Equipment Tes</w:t>
      </w:r>
      <w:bookmarkStart w:id="212" w:name="_GoBack"/>
      <w:bookmarkEnd w:id="212"/>
      <w:r w:rsidRPr="000221D8">
        <w:t>ting, Inspection and Maintenance</w:t>
      </w:r>
      <w:bookmarkEnd w:id="206"/>
      <w:bookmarkEnd w:id="207"/>
      <w:bookmarkEnd w:id="208"/>
      <w:bookmarkEnd w:id="209"/>
      <w:bookmarkEnd w:id="210"/>
      <w:bookmarkEnd w:id="211"/>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13" w:name="B6._INSTRUMENT_/_EQUIPMENT_TESTING,_INSP"/>
      <w:bookmarkEnd w:id="213"/>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were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14" w:name="_Toc117087860"/>
      <w:bookmarkStart w:id="215" w:name="_Toc125960353"/>
      <w:bookmarkStart w:id="216" w:name="_Toc125984013"/>
      <w:bookmarkStart w:id="217" w:name="_Toc125984296"/>
      <w:bookmarkStart w:id="218" w:name="_Toc132032668"/>
      <w:bookmarkStart w:id="219" w:name="_Toc133754251"/>
      <w:r>
        <w:t>B7. Instrument Calibration</w:t>
      </w:r>
      <w:r>
        <w:rPr>
          <w:spacing w:val="-2"/>
        </w:rPr>
        <w:t xml:space="preserve"> </w:t>
      </w:r>
      <w:r>
        <w:t>Procedures</w:t>
      </w:r>
      <w:bookmarkEnd w:id="214"/>
      <w:bookmarkEnd w:id="215"/>
      <w:bookmarkEnd w:id="216"/>
      <w:bookmarkEnd w:id="217"/>
      <w:bookmarkEnd w:id="218"/>
      <w:bookmarkEnd w:id="219"/>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20" w:name="B7._INSTRUMENT_CALIBRATION_PROCEDURES"/>
      <w:bookmarkEnd w:id="220"/>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be in agreement with the respective EPA Approved CWA method of analysis. Field and/or laboratory calibration records will be made available to </w:t>
      </w:r>
      <w:r w:rsidR="00601E6B">
        <w:t>partner agencies</w:t>
      </w:r>
      <w:bookmarkStart w:id="221" w:name="_Toc125960354"/>
      <w:bookmarkStart w:id="222" w:name="_Toc125984297"/>
      <w:bookmarkStart w:id="223"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 xml:space="preserve">Standard Calibration Procedures for </w:t>
      </w:r>
      <w:proofErr w:type="spellStart"/>
      <w:r w:rsidRPr="000736AF">
        <w:t>Hydrolab</w:t>
      </w:r>
      <w:proofErr w:type="spellEnd"/>
      <w:r w:rsidRPr="000736AF">
        <w:t xml:space="preserve"> </w:t>
      </w:r>
      <w:proofErr w:type="spellStart"/>
      <w:r w:rsidRPr="000736AF">
        <w:t>Minisonde</w:t>
      </w:r>
      <w:proofErr w:type="spellEnd"/>
      <w:r w:rsidRPr="000736AF">
        <w:t xml:space="preserve"> MS 5 are included</w:t>
      </w:r>
      <w:r w:rsidR="000866DB">
        <w:t xml:space="preserve"> as Appendix H to this document.</w:t>
      </w:r>
      <w:bookmarkEnd w:id="221"/>
      <w:bookmarkEnd w:id="222"/>
      <w:bookmarkEnd w:id="223"/>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224" w:name="_Toc117087861"/>
      <w:bookmarkStart w:id="225" w:name="_Toc125960355"/>
      <w:bookmarkStart w:id="226" w:name="_Toc125984014"/>
      <w:bookmarkStart w:id="227" w:name="_Toc125984298"/>
      <w:bookmarkStart w:id="228" w:name="_Toc132032670"/>
      <w:bookmarkStart w:id="229" w:name="_Toc133754252"/>
      <w:r>
        <w:t>B8. Inspection and Acceptance Requirements for</w:t>
      </w:r>
      <w:r>
        <w:rPr>
          <w:spacing w:val="-9"/>
        </w:rPr>
        <w:t xml:space="preserve"> </w:t>
      </w:r>
      <w:r>
        <w:t>Supplies</w:t>
      </w:r>
      <w:bookmarkEnd w:id="224"/>
      <w:bookmarkEnd w:id="225"/>
      <w:bookmarkEnd w:id="226"/>
      <w:bookmarkEnd w:id="227"/>
      <w:bookmarkEnd w:id="228"/>
      <w:bookmarkEnd w:id="229"/>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230" w:name="B8._INSPECTION_AND_ACCEPTANCE_REQUIREMEN"/>
      <w:bookmarkEnd w:id="230"/>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231" w:name="_Toc117087862"/>
      <w:bookmarkStart w:id="232" w:name="_Toc125960356"/>
      <w:bookmarkStart w:id="233" w:name="_Toc125984015"/>
      <w:bookmarkStart w:id="234" w:name="_Toc125984299"/>
      <w:bookmarkStart w:id="235" w:name="_Toc132032671"/>
      <w:bookmarkStart w:id="236" w:name="_Toc133754253"/>
      <w:r>
        <w:t>B9. Data Acquisition Requirements for Non-Direct Measurements</w:t>
      </w:r>
      <w:bookmarkEnd w:id="231"/>
      <w:bookmarkEnd w:id="232"/>
      <w:bookmarkEnd w:id="233"/>
      <w:bookmarkEnd w:id="234"/>
      <w:bookmarkEnd w:id="235"/>
      <w:bookmarkEnd w:id="236"/>
    </w:p>
    <w:p w14:paraId="2A657714" w14:textId="225A6784" w:rsidR="000866DB" w:rsidRDefault="000866DB" w:rsidP="000221D8">
      <w:pPr>
        <w:pStyle w:val="BodyText"/>
        <w:ind w:right="254"/>
      </w:pPr>
    </w:p>
    <w:p w14:paraId="646EEC94" w14:textId="08BE4D6C" w:rsidR="000221D8" w:rsidRDefault="000866DB" w:rsidP="00225170">
      <w:pPr>
        <w:pStyle w:val="BodyText"/>
        <w:ind w:right="254"/>
      </w:pPr>
      <w:bookmarkStart w:id="237" w:name="B9._DATA_ACQUISITION_REQUIREMENTS_FOR_NO"/>
      <w:bookmarkEnd w:id="237"/>
      <w:r>
        <w:t xml:space="preserve">Weather data downloaded or purchased through the National Oceanic and Atmospheric Administration (NOAA) </w:t>
      </w:r>
      <w:r w:rsidR="00601E6B">
        <w:t>w</w:t>
      </w:r>
      <w:r w:rsidR="00601E6B" w:rsidRPr="006F1622">
        <w:t>eb site (</w:t>
      </w:r>
      <w:hyperlink r:id="rId36" w:history="1">
        <w:r w:rsidR="00601E6B" w:rsidRPr="00BD63F9">
          <w:rPr>
            <w:rStyle w:val="Hyperlink"/>
          </w:rPr>
          <w:t>http://www.ncei.noaa.gov</w:t>
        </w:r>
      </w:hyperlink>
      <w:r w:rsidR="00601E6B" w:rsidRPr="006F1622">
        <w:t xml:space="preserve">) </w:t>
      </w:r>
      <w:r>
        <w:t xml:space="preserve">also will be used and assumed accurate. Stream discharge data may be obtained from the U.S. Geological Survey (USGS) </w:t>
      </w:r>
      <w:r w:rsidR="00601E6B">
        <w:lastRenderedPageBreak/>
        <w:t>(</w:t>
      </w:r>
      <w:hyperlink r:id="rId37" w:history="1">
        <w:r w:rsidR="00601E6B" w:rsidRPr="00BD63F9">
          <w:rPr>
            <w:rStyle w:val="Hyperlink"/>
          </w:rPr>
          <w:t>https://maps.waterdata.usgs.gov/mapper/</w:t>
        </w:r>
      </w:hyperlink>
      <w:r w:rsidR="00601E6B" w:rsidRPr="000C2DBA">
        <w:t>)</w:t>
      </w:r>
      <w:r w:rsidR="00BD63F9">
        <w:t xml:space="preserve"> </w:t>
      </w:r>
      <w:r>
        <w:t>and will be assumed to be accurate.</w:t>
      </w:r>
      <w:bookmarkStart w:id="238" w:name="B10._DATA_MANAGEMENT"/>
      <w:bookmarkStart w:id="239" w:name="_Toc117087864"/>
      <w:bookmarkStart w:id="240" w:name="_Toc125960357"/>
      <w:bookmarkStart w:id="241" w:name="_Toc125984016"/>
      <w:bookmarkStart w:id="242" w:name="_Toc125984300"/>
      <w:bookmarkStart w:id="243" w:name="_Toc132032672"/>
      <w:bookmarkEnd w:id="238"/>
    </w:p>
    <w:p w14:paraId="07ACDA4A" w14:textId="77777777" w:rsidR="0026478B" w:rsidRPr="00225170" w:rsidRDefault="0026478B" w:rsidP="00225170">
      <w:pPr>
        <w:pStyle w:val="BodyText"/>
        <w:ind w:right="254"/>
      </w:pPr>
    </w:p>
    <w:p w14:paraId="4E3CD9D8" w14:textId="5593BFB5" w:rsidR="000866DB" w:rsidRDefault="000866DB" w:rsidP="00990B1F">
      <w:pPr>
        <w:pStyle w:val="Heading2"/>
        <w:ind w:left="0"/>
      </w:pPr>
      <w:bookmarkStart w:id="244" w:name="_Toc133754254"/>
      <w:r>
        <w:t>B10.</w:t>
      </w:r>
      <w:r w:rsidR="00601E6B">
        <w:t xml:space="preserve"> Data</w:t>
      </w:r>
      <w:r w:rsidR="00601E6B">
        <w:rPr>
          <w:spacing w:val="-2"/>
        </w:rPr>
        <w:t xml:space="preserve"> </w:t>
      </w:r>
      <w:r w:rsidR="00601E6B">
        <w:t>Management</w:t>
      </w:r>
      <w:bookmarkEnd w:id="239"/>
      <w:bookmarkEnd w:id="240"/>
      <w:bookmarkEnd w:id="241"/>
      <w:bookmarkEnd w:id="242"/>
      <w:bookmarkEnd w:id="243"/>
      <w:bookmarkEnd w:id="244"/>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245" w:name="_Toc132022486"/>
    </w:p>
    <w:p w14:paraId="640483B1" w14:textId="15095B76" w:rsidR="000866DB" w:rsidRDefault="000866DB" w:rsidP="000221D8">
      <w:pPr>
        <w:pStyle w:val="BodyText"/>
        <w:ind w:right="475"/>
      </w:pPr>
      <w:bookmarkStart w:id="246"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0C2DBA">
        <w:rPr>
          <w:noProof/>
        </w:rPr>
        <w:t>4</w:t>
      </w:r>
      <w:r w:rsidR="00601E6B">
        <w:t xml:space="preserve"> for details.</w:t>
      </w:r>
      <w:bookmarkEnd w:id="245"/>
      <w:bookmarkEnd w:id="246"/>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2C69DB2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The sampling team is responsible for field measurements/sample collection and recording of data and subsequent shipment </w:t>
      </w:r>
      <w:r w:rsidRPr="007F3A77">
        <w:rPr>
          <w:sz w:val="24"/>
          <w:szCs w:val="24"/>
        </w:rPr>
        <w:t xml:space="preserve">of samples to laboratories for analyses. They assemble data files, which includes raw data, calibration information and certificates, QC checks (routine checks), data flags, sampler comments and </w:t>
      </w:r>
      <w:r w:rsidR="00601E6B" w:rsidRPr="007F3A77">
        <w:rPr>
          <w:sz w:val="24"/>
          <w:szCs w:val="24"/>
        </w:rPr>
        <w:t>metadata</w:t>
      </w:r>
      <w:r w:rsidRPr="007F3A77">
        <w:rPr>
          <w:sz w:val="24"/>
          <w:szCs w:val="24"/>
        </w:rPr>
        <w:t xml:space="preserve"> where available. These files are assembled and forwarded for secondary data review by the sampling manager or</w:t>
      </w:r>
      <w:r w:rsidRPr="007F3A77">
        <w:rPr>
          <w:spacing w:val="-1"/>
          <w:sz w:val="24"/>
          <w:szCs w:val="24"/>
        </w:rPr>
        <w:t xml:space="preserve"> </w:t>
      </w:r>
      <w:r w:rsidRPr="007F3A77">
        <w:rPr>
          <w:sz w:val="24"/>
          <w:szCs w:val="24"/>
        </w:rPr>
        <w:t>supervisor.</w:t>
      </w:r>
    </w:p>
    <w:p w14:paraId="184E771A"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7F3A77">
        <w:rPr>
          <w:spacing w:val="-11"/>
          <w:sz w:val="24"/>
        </w:rPr>
        <w:t xml:space="preserve"> </w:t>
      </w:r>
      <w:r w:rsidRPr="007F3A77">
        <w:rPr>
          <w:sz w:val="24"/>
        </w:rPr>
        <w:t>supervisor.</w:t>
      </w:r>
    </w:p>
    <w:p w14:paraId="3727587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Secondary reviewers (sampling </w:t>
      </w:r>
      <w:r w:rsidRPr="007F3A77">
        <w:rPr>
          <w:sz w:val="24"/>
          <w:szCs w:val="24"/>
        </w:rPr>
        <w:t xml:space="preserve">coordinator/supervisor/project supervisor) are responsible for QA/QC review, verification and validation of field and laboratory data and data reformatting as appropriate for reporting to </w:t>
      </w:r>
      <w:r w:rsidR="00601E6B" w:rsidRPr="007F3A77">
        <w:rPr>
          <w:sz w:val="24"/>
          <w:szCs w:val="24"/>
        </w:rPr>
        <w:t>the EPA Water Quality Exchange, AWQMS (if subscribed),</w:t>
      </w:r>
      <w:r w:rsidRPr="007F3A77">
        <w:rPr>
          <w:sz w:val="24"/>
          <w:szCs w:val="24"/>
        </w:rPr>
        <w:t xml:space="preserve"> and reporting validated data to the project</w:t>
      </w:r>
      <w:r w:rsidRPr="007F3A77">
        <w:rPr>
          <w:spacing w:val="-3"/>
          <w:sz w:val="24"/>
          <w:szCs w:val="24"/>
        </w:rPr>
        <w:t xml:space="preserve"> </w:t>
      </w:r>
      <w:r w:rsidRPr="007F3A77">
        <w:rPr>
          <w:sz w:val="24"/>
          <w:szCs w:val="24"/>
        </w:rPr>
        <w:t>manager.</w:t>
      </w:r>
    </w:p>
    <w:p w14:paraId="7DCAA994"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szCs w:val="24"/>
        </w:rPr>
        <w:t>The project QA officer is responsible for performing routine independent reviews of data to ensure the monitoring projects data quality object</w:t>
      </w:r>
      <w:r w:rsidRPr="007F3A77">
        <w:rPr>
          <w:sz w:val="24"/>
        </w:rPr>
        <w:t>ives are being met. Findings and recommended corrective actions (as appropriate) are reported directly to project management.</w:t>
      </w:r>
    </w:p>
    <w:p w14:paraId="20B340DB"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The project manager is responsible for final data</w:t>
      </w:r>
      <w:r w:rsidRPr="007F3A77">
        <w:rPr>
          <w:spacing w:val="-4"/>
          <w:sz w:val="24"/>
        </w:rPr>
        <w:t xml:space="preserve"> </w:t>
      </w:r>
      <w:r w:rsidRPr="007F3A77">
        <w:rPr>
          <w:sz w:val="24"/>
        </w:rPr>
        <w:t>certification</w:t>
      </w:r>
    </w:p>
    <w:p w14:paraId="29CA98A2" w14:textId="77777777" w:rsidR="007F3A77" w:rsidRPr="007F3A77" w:rsidRDefault="007608B3" w:rsidP="007F3A77">
      <w:pPr>
        <w:pStyle w:val="ListParagraph"/>
        <w:numPr>
          <w:ilvl w:val="0"/>
          <w:numId w:val="43"/>
        </w:numPr>
        <w:tabs>
          <w:tab w:val="left" w:pos="1047"/>
          <w:tab w:val="left" w:pos="1048"/>
        </w:tabs>
        <w:ind w:right="295"/>
        <w:rPr>
          <w:sz w:val="24"/>
          <w:szCs w:val="24"/>
        </w:rPr>
      </w:pPr>
      <w:r>
        <w:t xml:space="preserve">Prior to upload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4AFE48B7" w14:textId="20BF97F8" w:rsidR="007F3A77" w:rsidRDefault="00601E6B" w:rsidP="0026478B">
      <w:pPr>
        <w:pStyle w:val="ListParagraph"/>
        <w:numPr>
          <w:ilvl w:val="0"/>
          <w:numId w:val="43"/>
        </w:numPr>
        <w:tabs>
          <w:tab w:val="left" w:pos="1047"/>
          <w:tab w:val="left" w:pos="1048"/>
        </w:tabs>
        <w:ind w:right="295"/>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45F30258" w14:textId="330C1D8A" w:rsidR="000866DB" w:rsidRDefault="00601E6B" w:rsidP="00225170">
      <w:pPr>
        <w:pStyle w:val="Heading2"/>
        <w:ind w:left="0"/>
      </w:pPr>
      <w:bookmarkStart w:id="247" w:name="_Toc133754255"/>
      <w:r w:rsidRPr="000221D8">
        <w:lastRenderedPageBreak/>
        <w:t xml:space="preserve">B10.1 </w:t>
      </w:r>
      <w:r w:rsidR="000866DB">
        <w:t>Data Storage and</w:t>
      </w:r>
      <w:r w:rsidR="000866DB">
        <w:rPr>
          <w:spacing w:val="-2"/>
        </w:rPr>
        <w:t xml:space="preserve"> </w:t>
      </w:r>
      <w:r w:rsidR="000866DB">
        <w:t>Retention</w:t>
      </w:r>
      <w:bookmarkEnd w:id="247"/>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A661C66" w:rsidR="000866DB" w:rsidRDefault="000866DB" w:rsidP="000221D8">
      <w:pPr>
        <w:pStyle w:val="BodyText"/>
        <w:ind w:right="295"/>
      </w:pPr>
      <w:r>
        <w:t xml:space="preserve">All data are reviewed by the Project QA Officer and the Project Manager before data are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(AWQMS)).</w:t>
      </w:r>
      <w:r>
        <w:t xml:space="preserve"> Data will be reviewed to determine if water quality problems exist and any values exceed water quality standards. Data files are backed up on KWF server</w:t>
      </w:r>
      <w:r w:rsidR="00601E6B">
        <w:t>, which in turn is backed up at a remote location by the IT service provider North Tech Group (</w:t>
      </w:r>
      <w:hyperlink r:id="rId38" w:history="1">
        <w:r w:rsidR="007F3A77" w:rsidRPr="004A2C6D">
          <w:rPr>
            <w:rStyle w:val="Hyperlink"/>
          </w:rPr>
          <w:t>https://northtechgroup.com/</w:t>
        </w:r>
      </w:hyperlink>
      <w:r w:rsidR="007F3A77">
        <w:t>)</w:t>
      </w:r>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9">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pgSz w:w="11900" w:h="16840"/>
          <w:pgMar w:top="1620" w:right="940" w:bottom="940" w:left="1040" w:header="929" w:footer="744" w:gutter="0"/>
          <w:cols w:space="720"/>
        </w:sectPr>
      </w:pPr>
    </w:p>
    <w:p w14:paraId="5F561243" w14:textId="77777777" w:rsidR="00601E6B" w:rsidRDefault="00601E6B" w:rsidP="00601E6B">
      <w:bookmarkStart w:id="248" w:name="_Toc117087865"/>
    </w:p>
    <w:p w14:paraId="04077F6B" w14:textId="77777777" w:rsidR="00601E6B" w:rsidRPr="007A54D9" w:rsidRDefault="00601E6B" w:rsidP="00601E6B">
      <w:pPr>
        <w:pStyle w:val="Heading2"/>
        <w:ind w:left="0"/>
      </w:pPr>
      <w:bookmarkStart w:id="249" w:name="_Toc125960358"/>
      <w:bookmarkStart w:id="250" w:name="_Toc125984017"/>
      <w:bookmarkStart w:id="251" w:name="_Toc125984301"/>
      <w:bookmarkStart w:id="252" w:name="_Toc132032673"/>
      <w:bookmarkStart w:id="253" w:name="_Toc133754256"/>
      <w:r w:rsidRPr="007A54D9">
        <w:t>C1. Assessments and Response</w:t>
      </w:r>
      <w:r w:rsidRPr="00D523EC">
        <w:t xml:space="preserve"> </w:t>
      </w:r>
      <w:r w:rsidRPr="007A54D9">
        <w:t>Actions</w:t>
      </w:r>
      <w:bookmarkEnd w:id="248"/>
      <w:bookmarkEnd w:id="249"/>
      <w:bookmarkEnd w:id="250"/>
      <w:bookmarkEnd w:id="251"/>
      <w:bookmarkEnd w:id="252"/>
      <w:bookmarkEnd w:id="253"/>
    </w:p>
    <w:p w14:paraId="10F6F73A" w14:textId="77777777" w:rsidR="000866DB" w:rsidRDefault="000866DB" w:rsidP="000866DB">
      <w:pPr>
        <w:pStyle w:val="BodyText"/>
        <w:spacing w:before="9"/>
        <w:rPr>
          <w:b/>
          <w:sz w:val="23"/>
        </w:rPr>
      </w:pPr>
      <w:bookmarkStart w:id="254" w:name="C1._ASSESSMENTS_AND_RESPONSE_ACTIONS"/>
      <w:bookmarkEnd w:id="254"/>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3AAE07EB"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6836E10"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255" w:name="C2._QA_REPORTS_to_Management"/>
      <w:bookmarkStart w:id="256" w:name="_Toc132032674"/>
      <w:bookmarkStart w:id="257" w:name="_Toc133754257"/>
      <w:bookmarkEnd w:id="255"/>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256"/>
      <w:bookmarkEnd w:id="257"/>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in section A7</w:t>
      </w:r>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1AFFE5DD" w:rsidR="000866DB" w:rsidRDefault="000866DB" w:rsidP="000866DB">
      <w:pPr>
        <w:pStyle w:val="BodyText"/>
        <w:ind w:left="1767"/>
      </w:pPr>
      <w:proofErr w:type="gramStart"/>
      <w:r>
        <w:t>specific</w:t>
      </w:r>
      <w:proofErr w:type="gramEnd"/>
      <w:r>
        <w:t xml:space="preserve">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D91D14E"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0" w:history="1">
        <w:r w:rsidR="00601E6B" w:rsidRPr="00BD63F9">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258" w:name="D1._DATA_REVIEW,_VALIDATION_AND_VERIFICA"/>
      <w:bookmarkStart w:id="259" w:name="_Toc117087867"/>
      <w:bookmarkStart w:id="260" w:name="_Toc125960360"/>
      <w:bookmarkStart w:id="261" w:name="_Toc125984019"/>
      <w:bookmarkStart w:id="262" w:name="_Toc125984303"/>
      <w:bookmarkStart w:id="263" w:name="_Toc132032675"/>
      <w:bookmarkStart w:id="264" w:name="_Toc133754258"/>
      <w:bookmarkEnd w:id="258"/>
      <w:r>
        <w:t>D1.</w:t>
      </w:r>
      <w:r w:rsidR="00601E6B">
        <w:t xml:space="preserve"> Data Review, Validation, and Verification Requirements</w:t>
      </w:r>
      <w:bookmarkEnd w:id="259"/>
      <w:bookmarkEnd w:id="260"/>
      <w:bookmarkEnd w:id="261"/>
      <w:bookmarkEnd w:id="262"/>
      <w:bookmarkEnd w:id="263"/>
      <w:bookmarkEnd w:id="264"/>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265" w:name="_Toc117087868"/>
      <w:bookmarkStart w:id="266" w:name="_Toc125960361"/>
      <w:bookmarkStart w:id="267" w:name="_Toc125984020"/>
      <w:bookmarkStart w:id="268" w:name="_Toc125984304"/>
      <w:bookmarkStart w:id="269" w:name="_Toc132032676"/>
      <w:bookmarkStart w:id="270" w:name="_Toc133754259"/>
      <w:r>
        <w:t>D2. Validation and Verification Methods</w:t>
      </w:r>
      <w:bookmarkEnd w:id="265"/>
      <w:bookmarkEnd w:id="266"/>
      <w:bookmarkEnd w:id="267"/>
      <w:bookmarkEnd w:id="268"/>
      <w:bookmarkEnd w:id="269"/>
      <w:bookmarkEnd w:id="270"/>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271" w:name="D2._VALIDATION_AND_VERIFICATION_METHODS"/>
      <w:bookmarkEnd w:id="271"/>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272" w:name="_Toc132706069"/>
      <w:bookmarkStart w:id="273" w:name="_Toc133754260"/>
      <w:r>
        <w:t>Laboratory Quality Control (QC) Measures</w:t>
      </w:r>
      <w:bookmarkEnd w:id="272"/>
      <w:bookmarkEnd w:id="273"/>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274" w:name="D3._RECONCILIATION_WITH_DATA_QUALITY_OBJ"/>
      <w:bookmarkStart w:id="275" w:name="_Toc117087869"/>
      <w:bookmarkStart w:id="276" w:name="_Toc125960362"/>
      <w:bookmarkStart w:id="277" w:name="_Toc125984021"/>
      <w:bookmarkStart w:id="278" w:name="_Toc125984305"/>
      <w:bookmarkStart w:id="279" w:name="_Toc132032677"/>
      <w:bookmarkStart w:id="280" w:name="_Toc133754261"/>
      <w:bookmarkEnd w:id="274"/>
      <w:r>
        <w:t>D3.</w:t>
      </w:r>
      <w:r w:rsidR="00601E6B">
        <w:t xml:space="preserve"> Reconciliation with Data Quality</w:t>
      </w:r>
      <w:r w:rsidR="00601E6B">
        <w:rPr>
          <w:spacing w:val="-4"/>
        </w:rPr>
        <w:t xml:space="preserve"> </w:t>
      </w:r>
      <w:r w:rsidR="00601E6B">
        <w:t>Objectives</w:t>
      </w:r>
      <w:bookmarkEnd w:id="275"/>
      <w:bookmarkEnd w:id="276"/>
      <w:bookmarkEnd w:id="277"/>
      <w:bookmarkEnd w:id="278"/>
      <w:bookmarkEnd w:id="279"/>
      <w:bookmarkEnd w:id="280"/>
    </w:p>
    <w:p w14:paraId="65FBEC80" w14:textId="77777777" w:rsidR="000866DB" w:rsidRDefault="000866DB" w:rsidP="000866DB">
      <w:pPr>
        <w:pStyle w:val="BodyText"/>
        <w:spacing w:before="9"/>
        <w:rPr>
          <w:b/>
          <w:sz w:val="23"/>
        </w:rPr>
      </w:pPr>
    </w:p>
    <w:p w14:paraId="41587BCF" w14:textId="3E98DBFB"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0C2DBA" w:rsidRPr="000C2DBA">
        <w:t xml:space="preserve">Table </w:t>
      </w:r>
      <w:r w:rsidR="000C2DBA" w:rsidRPr="000C2DBA">
        <w:rPr>
          <w:noProof/>
        </w:rPr>
        <w:t>2</w:t>
      </w:r>
      <w:r w:rsidR="00601E6B" w:rsidRPr="004638CA">
        <w:t xml:space="preserve"> through </w:t>
      </w:r>
      <w:r w:rsidR="000C2DBA" w:rsidRPr="000C2DBA">
        <w:t xml:space="preserve">Table </w:t>
      </w:r>
      <w:r w:rsidR="000C2DBA" w:rsidRPr="000C2DBA">
        <w:rPr>
          <w:noProof/>
        </w:rPr>
        <w:t>6</w:t>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281" w:name="_Toc96073989"/>
      <w:bookmarkStart w:id="282"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283" w:name="_Toc132032678"/>
      <w:bookmarkStart w:id="284" w:name="_Toc133754262"/>
      <w:r>
        <w:lastRenderedPageBreak/>
        <w:t>References</w:t>
      </w:r>
      <w:bookmarkEnd w:id="283"/>
      <w:bookmarkEnd w:id="284"/>
    </w:p>
    <w:p w14:paraId="29276658" w14:textId="77777777" w:rsidR="000A657C" w:rsidRPr="00826A3C" w:rsidRDefault="000A657C" w:rsidP="00044240">
      <w:pPr>
        <w:pStyle w:val="Heading2"/>
      </w:pPr>
    </w:p>
    <w:p w14:paraId="678DF5A3" w14:textId="7F90139A" w:rsidR="000A657C" w:rsidRDefault="000A657C" w:rsidP="00044240">
      <w:pPr>
        <w:spacing w:line="240" w:lineRule="exact"/>
        <w:ind w:left="720" w:hanging="720"/>
        <w:rPr>
          <w:noProof/>
        </w:rPr>
      </w:pP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77777777" w:rsidR="000A657C" w:rsidRDefault="000A657C" w:rsidP="00044240">
      <w:pPr>
        <w:spacing w:line="240" w:lineRule="exact"/>
        <w:ind w:left="720" w:hanging="720"/>
        <w:rPr>
          <w:noProof/>
        </w:rPr>
      </w:pPr>
      <w:r>
        <w:rPr>
          <w:noProof/>
        </w:rPr>
        <w:t>Litchfield, V. P., and G. B. Kyle. 1992. “Kenai River Water Quality Investigation Completion Report.” 123. Alaska Department of Fish and Game. http://www.adfg.alaska.gov/fedaidpdfs/FRED.123.pdf.</w:t>
      </w:r>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3DB5B93C" w:rsidR="000A657C" w:rsidRDefault="000A657C" w:rsidP="00044240">
      <w:pPr>
        <w:spacing w:line="240" w:lineRule="exact"/>
        <w:ind w:left="720" w:hanging="720"/>
        <w:sectPr w:rsidR="000A657C" w:rsidSect="00816966">
          <w:headerReference w:type="default" r:id="rId41"/>
          <w:footerReference w:type="default" r:id="rId42"/>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p>
    <w:p w14:paraId="137B1D1E" w14:textId="0DBBD8DB" w:rsidR="00E81AA7" w:rsidRPr="003D1562" w:rsidRDefault="000A657C" w:rsidP="00E81AA7">
      <w:pPr>
        <w:ind w:left="3314" w:right="3411" w:hanging="3"/>
        <w:jc w:val="center"/>
        <w:rPr>
          <w:b/>
          <w:sz w:val="24"/>
          <w:szCs w:val="24"/>
        </w:rPr>
      </w:pPr>
      <w:bookmarkStart w:id="285" w:name="_Toc132706072"/>
      <w:bookmarkStart w:id="286" w:name="_Toc132032679"/>
      <w:r w:rsidRPr="003D1562">
        <w:rPr>
          <w:b/>
          <w:sz w:val="24"/>
          <w:szCs w:val="24"/>
        </w:rPr>
        <w:lastRenderedPageBreak/>
        <w:t>Appendix</w:t>
      </w:r>
      <w:bookmarkStart w:id="287" w:name="APPENDIX_A"/>
      <w:bookmarkStart w:id="288" w:name="_bookmark34"/>
      <w:bookmarkEnd w:id="287"/>
      <w:bookmarkEnd w:id="288"/>
      <w:r w:rsidRPr="003D1562">
        <w:rPr>
          <w:b/>
          <w:sz w:val="24"/>
          <w:szCs w:val="24"/>
        </w:rPr>
        <w:t xml:space="preserve"> A:</w:t>
      </w:r>
      <w:bookmarkEnd w:id="281"/>
      <w:bookmarkEnd w:id="285"/>
      <w:r w:rsidR="00E81AA7" w:rsidRPr="003D1562">
        <w:rPr>
          <w:b/>
          <w:sz w:val="24"/>
          <w:szCs w:val="24"/>
        </w:rPr>
        <w:t xml:space="preserve"> Technical Advisory Committee</w:t>
      </w:r>
      <w:bookmarkEnd w:id="286"/>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289" w:name="_Toc117087870"/>
      <w:bookmarkStart w:id="290" w:name="_Toc125541899"/>
      <w:r>
        <w:rPr>
          <w:b/>
          <w:i/>
        </w:rPr>
        <w:t>Sara Apsens</w:t>
      </w:r>
    </w:p>
    <w:p w14:paraId="2BB5A16A" w14:textId="77777777" w:rsidR="000A657C" w:rsidRDefault="000A657C" w:rsidP="000A657C">
      <w:pPr>
        <w:pStyle w:val="BodyText"/>
        <w:ind w:firstLine="688"/>
        <w:rPr>
          <w:bCs/>
          <w:iCs/>
        </w:rPr>
      </w:pPr>
      <w:r>
        <w:rPr>
          <w:bCs/>
          <w:iCs/>
        </w:rPr>
        <w:t>Alaska Department 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 xml:space="preserve">43335 </w:t>
      </w:r>
      <w:proofErr w:type="spellStart"/>
      <w:r>
        <w:t>Kalifornsky</w:t>
      </w:r>
      <w:proofErr w:type="spellEnd"/>
      <w:r>
        <w:t xml:space="preserve">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291" w:name="_Toc96073990"/>
      <w:bookmarkStart w:id="292" w:name="_Toc132706073"/>
      <w:bookmarkStart w:id="293" w:name="_Toc133754263"/>
      <w:r>
        <w:t>Scott Curtin</w:t>
      </w:r>
      <w:bookmarkEnd w:id="289"/>
      <w:bookmarkEnd w:id="290"/>
      <w:bookmarkEnd w:id="291"/>
      <w:bookmarkEnd w:id="292"/>
      <w:bookmarkEnd w:id="293"/>
    </w:p>
    <w:p w14:paraId="3293D929" w14:textId="77777777" w:rsidR="00E81AA7" w:rsidRDefault="00E81AA7" w:rsidP="00E81AA7">
      <w:pPr>
        <w:pStyle w:val="BodyText"/>
        <w:ind w:left="688" w:right="5113"/>
      </w:pPr>
      <w:r>
        <w:t xml:space="preserve">City of Kenai Wastewater Treatment Plant 210 </w:t>
      </w:r>
      <w:proofErr w:type="spellStart"/>
      <w:r>
        <w:t>Fidalgo</w:t>
      </w:r>
      <w:proofErr w:type="spellEnd"/>
      <w:r>
        <w:t xml:space="preserve">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7777777" w:rsidR="00E81AA7" w:rsidRDefault="00E81AA7" w:rsidP="00E81AA7">
      <w:pPr>
        <w:pStyle w:val="Heading2"/>
      </w:pPr>
      <w:bookmarkStart w:id="294" w:name="_Toc96073992"/>
      <w:bookmarkStart w:id="295" w:name="_Toc117087872"/>
      <w:bookmarkStart w:id="296" w:name="_Toc125541901"/>
      <w:bookmarkStart w:id="297" w:name="_Toc132706074"/>
      <w:bookmarkStart w:id="298" w:name="_Toc133754264"/>
      <w:r>
        <w:t>Jack Blackwell</w:t>
      </w:r>
      <w:bookmarkEnd w:id="294"/>
      <w:bookmarkEnd w:id="295"/>
      <w:bookmarkEnd w:id="296"/>
      <w:bookmarkEnd w:id="297"/>
      <w:bookmarkEnd w:id="298"/>
    </w:p>
    <w:p w14:paraId="65DCD9F2" w14:textId="77777777" w:rsidR="00E81AA7" w:rsidRDefault="00E81AA7" w:rsidP="00E81AA7">
      <w:pPr>
        <w:pStyle w:val="BodyText"/>
        <w:spacing w:line="275" w:lineRule="exact"/>
        <w:ind w:left="688"/>
      </w:pPr>
      <w:r>
        <w:t>Alaska State Parks</w:t>
      </w:r>
    </w:p>
    <w:p w14:paraId="64A1FE11" w14:textId="77777777" w:rsidR="00E81AA7" w:rsidRDefault="00E81AA7" w:rsidP="00E81AA7">
      <w:pPr>
        <w:pStyle w:val="BodyText"/>
        <w:ind w:left="688"/>
      </w:pPr>
      <w:r>
        <w:t>Kenai River Special Management Area</w:t>
      </w:r>
    </w:p>
    <w:p w14:paraId="359CB442" w14:textId="4A7A8CEA" w:rsidR="00E81AA7" w:rsidRDefault="00E81AA7" w:rsidP="003D1562">
      <w:pPr>
        <w:pStyle w:val="BodyText"/>
        <w:ind w:left="688" w:right="4680"/>
      </w:pPr>
      <w:r>
        <w:t xml:space="preserve">P.O. Box 1247 Soldotna, AK 99669 </w:t>
      </w:r>
    </w:p>
    <w:p w14:paraId="24514384" w14:textId="77777777" w:rsidR="000A657C" w:rsidRDefault="000A657C" w:rsidP="000A657C">
      <w:pPr>
        <w:pStyle w:val="BodyText"/>
        <w:ind w:left="688"/>
      </w:pPr>
      <w:r>
        <w:t>Phone:</w:t>
      </w:r>
      <w:r>
        <w:rPr>
          <w:spacing w:val="18"/>
        </w:rPr>
        <w:t xml:space="preserve"> </w:t>
      </w:r>
      <w:r>
        <w:rPr>
          <w:spacing w:val="-3"/>
        </w:rPr>
        <w:t>907-262-5581</w:t>
      </w:r>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 xml:space="preserve">Gary </w:t>
      </w:r>
      <w:proofErr w:type="spellStart"/>
      <w:r>
        <w:rPr>
          <w:b/>
          <w:i/>
        </w:rPr>
        <w:t>Fandrei</w:t>
      </w:r>
      <w:proofErr w:type="spellEnd"/>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w:t>
      </w:r>
      <w:proofErr w:type="spellStart"/>
      <w:r>
        <w:t>Kalifornsky</w:t>
      </w:r>
      <w:proofErr w:type="spellEnd"/>
      <w:r>
        <w:t xml:space="preserve">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299" w:name="_Toc96073995"/>
    </w:p>
    <w:p w14:paraId="1DCE8DD7" w14:textId="77777777" w:rsidR="00E81AA7" w:rsidRDefault="00E81AA7" w:rsidP="00E81AA7">
      <w:pPr>
        <w:pStyle w:val="Heading2"/>
      </w:pPr>
      <w:bookmarkStart w:id="300" w:name="_Toc117087875"/>
      <w:bookmarkStart w:id="301" w:name="_Toc125541904"/>
      <w:bookmarkStart w:id="302" w:name="_Toc132706075"/>
      <w:bookmarkStart w:id="303" w:name="_Toc133754265"/>
      <w:r>
        <w:t>Justin Nelson</w:t>
      </w:r>
      <w:bookmarkEnd w:id="299"/>
      <w:bookmarkEnd w:id="300"/>
      <w:bookmarkEnd w:id="301"/>
      <w:bookmarkEnd w:id="302"/>
      <w:bookmarkEnd w:id="303"/>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 xml:space="preserve">200 W Potter </w:t>
      </w:r>
      <w:proofErr w:type="spellStart"/>
      <w:r>
        <w:t>Dr</w:t>
      </w:r>
      <w:proofErr w:type="spellEnd"/>
      <w:r>
        <w:t xml:space="preserve">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304" w:name="_Toc96073996"/>
      <w:bookmarkStart w:id="305" w:name="_Toc117087876"/>
      <w:bookmarkStart w:id="306" w:name="_Toc125541905"/>
      <w:bookmarkStart w:id="307" w:name="_Toc132706076"/>
      <w:bookmarkStart w:id="308" w:name="_Toc133754266"/>
      <w:r>
        <w:t xml:space="preserve">Jon </w:t>
      </w:r>
      <w:proofErr w:type="spellStart"/>
      <w:r>
        <w:t>Essert</w:t>
      </w:r>
      <w:bookmarkEnd w:id="304"/>
      <w:bookmarkEnd w:id="305"/>
      <w:bookmarkEnd w:id="306"/>
      <w:bookmarkEnd w:id="307"/>
      <w:bookmarkEnd w:id="308"/>
      <w:proofErr w:type="spellEnd"/>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309" w:name="_Toc132032680"/>
      <w:bookmarkStart w:id="310" w:name="_Toc133754267"/>
      <w:bookmarkEnd w:id="282"/>
      <w:r w:rsidRPr="004E5CF7">
        <w:lastRenderedPageBreak/>
        <w:t>Appendix</w:t>
      </w:r>
      <w:bookmarkStart w:id="311" w:name="_Toc132706077"/>
      <w:r w:rsidR="00E81AA7" w:rsidRPr="004E5CF7">
        <w:t xml:space="preserve"> B:</w:t>
      </w:r>
      <w:r w:rsidR="00E81AA7">
        <w:t xml:space="preserve"> </w:t>
      </w:r>
      <w:bookmarkStart w:id="312" w:name="_Hlk117087691"/>
      <w:r w:rsidR="00E81AA7">
        <w:t>Fieldwork Sampling SOP</w:t>
      </w:r>
      <w:bookmarkEnd w:id="309"/>
      <w:bookmarkEnd w:id="310"/>
      <w:bookmarkEnd w:id="311"/>
    </w:p>
    <w:bookmarkEnd w:id="312"/>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313" w:name="APPENDIX_B"/>
      <w:bookmarkStart w:id="314" w:name="_bookmark35"/>
      <w:bookmarkStart w:id="315" w:name="_Hlk117087791"/>
      <w:bookmarkEnd w:id="313"/>
      <w:bookmarkEnd w:id="314"/>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4A55193B"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r w:rsidRPr="007F6044">
        <w:rPr>
          <w:rFonts w:ascii="Times" w:eastAsia="Times" w:hAnsi="Times"/>
          <w:b/>
          <w:color w:val="0563C1"/>
          <w:sz w:val="20"/>
          <w:szCs w:val="20"/>
          <w:u w:val="single"/>
        </w:rPr>
        <w:t>ben@kenaiwatershed.org</w:t>
      </w:r>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43"/>
          <w:footerReference w:type="default" r:id="rId44"/>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5"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7"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w:t>
      </w:r>
      <w:proofErr w:type="gramStart"/>
      <w:r w:rsidRPr="007F6044">
        <w:rPr>
          <w:rFonts w:ascii="Times" w:eastAsia="Times" w:hAnsi="Times"/>
          <w:b/>
          <w:sz w:val="24"/>
          <w:szCs w:val="20"/>
        </w:rPr>
        <w:t>Summer</w:t>
      </w:r>
      <w:proofErr w:type="gramEnd"/>
      <w:r w:rsidRPr="007F6044">
        <w:rPr>
          <w:rFonts w:ascii="Times" w:eastAsia="Times" w:hAnsi="Times"/>
          <w:b/>
          <w:sz w:val="24"/>
          <w:szCs w:val="20"/>
        </w:rPr>
        <w:t xml:space="preserve">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w:t>
      </w:r>
      <w:proofErr w:type="spellStart"/>
      <w:r w:rsidRPr="007F6044">
        <w:rPr>
          <w:rFonts w:ascii="Times" w:eastAsia="Times" w:hAnsi="Times"/>
          <w:sz w:val="24"/>
          <w:szCs w:val="20"/>
        </w:rPr>
        <w:t>HCl</w:t>
      </w:r>
      <w:proofErr w:type="spellEnd"/>
      <w:r w:rsidRPr="007F6044">
        <w:rPr>
          <w:rFonts w:ascii="Times" w:eastAsia="Times" w:hAnsi="Times"/>
          <w:sz w:val="24"/>
          <w:szCs w:val="20"/>
        </w:rPr>
        <w:t>)</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w:t>
      </w:r>
      <w:proofErr w:type="spellStart"/>
      <w:r w:rsidRPr="007F6044">
        <w:rPr>
          <w:rFonts w:ascii="Times" w:eastAsia="Times" w:hAnsi="Times"/>
          <w:i/>
          <w:sz w:val="24"/>
          <w:szCs w:val="20"/>
        </w:rPr>
        <w:t>HCl</w:t>
      </w:r>
      <w:proofErr w:type="spellEnd"/>
      <w:r w:rsidRPr="007F6044">
        <w:rPr>
          <w:rFonts w:ascii="Times" w:eastAsia="Times" w:hAnsi="Times"/>
          <w:i/>
          <w:sz w:val="24"/>
          <w:szCs w:val="20"/>
        </w:rPr>
        <w:t>)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w:t>
      </w:r>
      <w:proofErr w:type="gramStart"/>
      <w:r w:rsidRPr="007F6044">
        <w:rPr>
          <w:rFonts w:ascii="Times" w:eastAsia="Times" w:hAnsi="Times"/>
          <w:b/>
          <w:sz w:val="24"/>
          <w:szCs w:val="20"/>
        </w:rPr>
        <w:t>)-</w:t>
      </w:r>
      <w:proofErr w:type="gramEnd"/>
      <w:r w:rsidRPr="007F6044">
        <w:rPr>
          <w:rFonts w:ascii="Times" w:eastAsia="Times" w:hAnsi="Times"/>
          <w:b/>
          <w:sz w:val="24"/>
          <w:szCs w:val="20"/>
        </w:rPr>
        <w:t xml:space="preserve">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8"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Collect the “Total Metals” sample</w:t>
      </w:r>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49"/>
          <w:footerReference w:type="default" r:id="rId50"/>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1"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52"/>
          <w:footerReference w:type="default" r:id="rId53"/>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316"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316"/>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Apsens,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bookmarkEnd w:id="315"/>
    <w:p w14:paraId="68B16B56" w14:textId="77777777" w:rsidR="000A657C" w:rsidRDefault="000A657C" w:rsidP="000A657C">
      <w:pPr>
        <w:widowControl/>
        <w:autoSpaceDE/>
        <w:autoSpaceDN/>
        <w:rPr>
          <w:rFonts w:ascii="Times" w:eastAsia="Times" w:hAnsi="Times"/>
          <w:i/>
          <w:sz w:val="24"/>
          <w:szCs w:val="20"/>
        </w:rPr>
        <w:sectPr w:rsidR="000A657C">
          <w:headerReference w:type="default" r:id="rId55"/>
          <w:footerReference w:type="default" r:id="rId56"/>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317" w:name="_Toc132032682"/>
      <w:r w:rsidRPr="005473BA">
        <w:rPr>
          <w:b/>
          <w:sz w:val="24"/>
          <w:szCs w:val="24"/>
        </w:rPr>
        <w:t>Appendix C:</w:t>
      </w:r>
      <w:r w:rsidR="00E81AA7" w:rsidRPr="005473BA">
        <w:rPr>
          <w:b/>
          <w:sz w:val="24"/>
          <w:szCs w:val="24"/>
        </w:rPr>
        <w:t xml:space="preserve"> Kenai River Watershed </w:t>
      </w:r>
      <w:bookmarkStart w:id="318" w:name="Appendix_C"/>
      <w:bookmarkStart w:id="319" w:name="_bookmark36"/>
      <w:bookmarkStart w:id="320" w:name="_Hlk117090829"/>
      <w:bookmarkStart w:id="321" w:name="_Hlk117090898"/>
      <w:bookmarkEnd w:id="318"/>
      <w:bookmarkEnd w:id="319"/>
      <w:r w:rsidR="00E81AA7" w:rsidRPr="005473BA">
        <w:rPr>
          <w:b/>
          <w:sz w:val="24"/>
          <w:szCs w:val="24"/>
        </w:rPr>
        <w:t>Water</w:t>
      </w:r>
      <w:r w:rsidR="00E81AA7">
        <w:rPr>
          <w:b/>
          <w:sz w:val="24"/>
        </w:rPr>
        <w:t xml:space="preserve"> Quality Monitoring Field Data Form</w:t>
      </w:r>
      <w:bookmarkEnd w:id="317"/>
      <w:r w:rsidR="00E81AA7">
        <w:rPr>
          <w:b/>
          <w:sz w:val="24"/>
        </w:rPr>
        <w:t xml:space="preserve"> </w:t>
      </w:r>
    </w:p>
    <w:bookmarkEnd w:id="320"/>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proofErr w:type="spellStart"/>
            <w:r>
              <w:rPr>
                <w:sz w:val="24"/>
              </w:rPr>
              <w:t>coord</w:t>
            </w:r>
            <w:proofErr w:type="spellEnd"/>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proofErr w:type="gramStart"/>
      <w:r>
        <w:t>rainy</w:t>
      </w:r>
      <w:proofErr w:type="gramEnd"/>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321"/>
    <w:p w14:paraId="65B30176" w14:textId="77777777" w:rsidR="00E81AA7" w:rsidRDefault="00E81AA7" w:rsidP="00E81AA7">
      <w:pPr>
        <w:sectPr w:rsidR="00E81AA7">
          <w:headerReference w:type="default" r:id="rId57"/>
          <w:footerReference w:type="default" r:id="rId58"/>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322"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322"/>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323" w:name="_Toc125964823"/>
      <w:bookmarkStart w:id="324" w:name="_Toc125984311"/>
      <w:bookmarkStart w:id="325"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9" cstate="print"/>
                    <a:stretch>
                      <a:fillRect/>
                    </a:stretch>
                  </pic:blipFill>
                  <pic:spPr>
                    <a:xfrm>
                      <a:off x="0" y="0"/>
                      <a:ext cx="7487831" cy="4776882"/>
                    </a:xfrm>
                    <a:prstGeom prst="rect">
                      <a:avLst/>
                    </a:prstGeom>
                  </pic:spPr>
                </pic:pic>
              </a:graphicData>
            </a:graphic>
          </wp:anchor>
        </w:drawing>
      </w:r>
      <w:bookmarkEnd w:id="323"/>
      <w:bookmarkEnd w:id="324"/>
      <w:bookmarkEnd w:id="325"/>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816966">
          <w:headerReference w:type="default" r:id="rId60"/>
          <w:footerReference w:type="default" r:id="rId61"/>
          <w:pgSz w:w="15840" w:h="12240" w:orient="landscape"/>
          <w:pgMar w:top="1440" w:right="1440" w:bottom="1440" w:left="1440" w:header="720" w:footer="720" w:gutter="0"/>
          <w:cols w:space="720"/>
          <w:docGrid w:linePitch="360"/>
        </w:sectPr>
      </w:pPr>
      <w:r>
        <w:rPr>
          <w:noProof/>
        </w:rPr>
        <w:drawing>
          <wp:inline distT="0" distB="0" distL="0" distR="0" wp14:anchorId="6A7788C2" wp14:editId="06C672AA">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62"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proofErr w:type="spellStart"/>
      <w:r w:rsidRPr="005473BA">
        <w:rPr>
          <w:b/>
          <w:sz w:val="24"/>
          <w:szCs w:val="24"/>
        </w:rPr>
        <w:t>Tauriainen</w:t>
      </w:r>
      <w:proofErr w:type="spellEnd"/>
      <w:r w:rsidRPr="005473BA">
        <w:rPr>
          <w:b/>
          <w:sz w:val="24"/>
          <w:szCs w:val="24"/>
        </w:rPr>
        <w:t xml:space="preserve">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0E656B3A">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63"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proofErr w:type="spellStart"/>
      <w:r>
        <w:t>Tauriainen</w:t>
      </w:r>
      <w:proofErr w:type="spellEnd"/>
      <w:r>
        <w:t xml:space="preserve">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64">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C777466" w14:textId="77777777" w:rsidR="00545C33" w:rsidRDefault="00545C33" w:rsidP="000A657C">
      <w:pPr>
        <w:pStyle w:val="AppendixSubheadings"/>
        <w:jc w:val="center"/>
        <w:rPr>
          <w:b/>
          <w:sz w:val="24"/>
        </w:rPr>
      </w:pPr>
      <w:bookmarkStart w:id="326" w:name="_Toc132032685"/>
    </w:p>
    <w:p w14:paraId="3B5F7D95" w14:textId="691EC4F9" w:rsidR="000A657C" w:rsidRDefault="000A657C" w:rsidP="000A657C">
      <w:pPr>
        <w:pStyle w:val="AppendixSubheadings"/>
        <w:jc w:val="center"/>
        <w:rPr>
          <w:b/>
          <w:sz w:val="24"/>
        </w:rPr>
      </w:pPr>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326"/>
      <w:r w:rsidRPr="00F0391C">
        <w:rPr>
          <w:b/>
          <w:sz w:val="24"/>
        </w:rPr>
        <w:t xml:space="preserve"> </w:t>
      </w:r>
    </w:p>
    <w:p w14:paraId="034F1506" w14:textId="6D9A8ED4" w:rsidR="00E81AA7" w:rsidRDefault="00E81AA7" w:rsidP="00E81AA7">
      <w:pPr>
        <w:pStyle w:val="BodyText"/>
        <w:spacing w:before="10"/>
        <w:rPr>
          <w:b/>
          <w:sz w:val="19"/>
        </w:rPr>
      </w:pPr>
      <w:bookmarkStart w:id="327" w:name="Appendix_D"/>
      <w:bookmarkStart w:id="328" w:name="_bookmark37"/>
      <w:bookmarkStart w:id="329" w:name="_Hlk117091594"/>
      <w:bookmarkEnd w:id="327"/>
      <w:bookmarkEnd w:id="328"/>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proofErr w:type="spellStart"/>
            <w:r>
              <w:rPr>
                <w:sz w:val="20"/>
              </w:rPr>
              <w:t>Swiftwater</w:t>
            </w:r>
            <w:proofErr w:type="spellEnd"/>
            <w:r>
              <w:rPr>
                <w:sz w:val="20"/>
              </w:rPr>
              <w:t xml:space="preserve">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 xml:space="preserve">Mouth of </w:t>
            </w:r>
            <w:proofErr w:type="spellStart"/>
            <w:r>
              <w:rPr>
                <w:sz w:val="20"/>
              </w:rPr>
              <w:t>Killey</w:t>
            </w:r>
            <w:proofErr w:type="spellEnd"/>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 xml:space="preserve">ANALYSIS PERFORMED </w:t>
      </w:r>
      <w:proofErr w:type="gramStart"/>
      <w:r w:rsidRPr="00376EF1">
        <w:rPr>
          <w:sz w:val="20"/>
          <w:szCs w:val="20"/>
        </w:rPr>
        <w:t>BY</w:t>
      </w:r>
      <w:r w:rsidRPr="00376EF1">
        <w:rPr>
          <w:spacing w:val="-12"/>
          <w:sz w:val="20"/>
          <w:szCs w:val="20"/>
        </w:rPr>
        <w:t xml:space="preserve"> </w:t>
      </w:r>
      <w:r w:rsidRPr="00376EF1">
        <w:rPr>
          <w:sz w:val="20"/>
          <w:szCs w:val="20"/>
        </w:rPr>
        <w:t>:</w:t>
      </w:r>
      <w:proofErr w:type="gramEnd"/>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329"/>
    <w:p w14:paraId="74AED8C3" w14:textId="77777777" w:rsidR="00E81AA7" w:rsidRDefault="00E81AA7" w:rsidP="00E81AA7">
      <w:pPr>
        <w:sectPr w:rsidR="00E81AA7">
          <w:headerReference w:type="default" r:id="rId65"/>
          <w:footerReference w:type="default" r:id="rId66"/>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330" w:name="Appendix_E"/>
      <w:bookmarkStart w:id="331" w:name="_bookmark38"/>
      <w:bookmarkStart w:id="332" w:name="_Toc132032686"/>
      <w:bookmarkStart w:id="333" w:name="_Hlk117091938"/>
      <w:bookmarkEnd w:id="330"/>
      <w:bookmarkEnd w:id="331"/>
      <w:r>
        <w:rPr>
          <w:b/>
          <w:sz w:val="28"/>
        </w:rPr>
        <w:t xml:space="preserve">Appendix </w:t>
      </w:r>
      <w:r w:rsidR="000A657C">
        <w:rPr>
          <w:b/>
          <w:sz w:val="24"/>
        </w:rPr>
        <w:t xml:space="preserve">F: </w:t>
      </w:r>
      <w:proofErr w:type="spellStart"/>
      <w:r>
        <w:rPr>
          <w:b/>
          <w:sz w:val="24"/>
        </w:rPr>
        <w:t>Hydrolab</w:t>
      </w:r>
      <w:proofErr w:type="spellEnd"/>
      <w:r>
        <w:rPr>
          <w:b/>
          <w:sz w:val="24"/>
        </w:rPr>
        <w:t xml:space="preserve"> Downloads</w:t>
      </w:r>
      <w:bookmarkEnd w:id="332"/>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334" w:name="Appendix_F"/>
      <w:bookmarkStart w:id="335" w:name="_bookmark39"/>
      <w:bookmarkStart w:id="336" w:name="_Toc132032687"/>
      <w:bookmarkEnd w:id="334"/>
      <w:bookmarkEnd w:id="335"/>
      <w:r>
        <w:rPr>
          <w:b/>
          <w:sz w:val="24"/>
        </w:rPr>
        <w:lastRenderedPageBreak/>
        <w:t>Appendix F</w:t>
      </w:r>
      <w:r w:rsidR="000A657C">
        <w:rPr>
          <w:b/>
          <w:sz w:val="24"/>
        </w:rPr>
        <w:t xml:space="preserve">: </w:t>
      </w:r>
      <w:proofErr w:type="spellStart"/>
      <w:r w:rsidR="00E81AA7">
        <w:rPr>
          <w:b/>
          <w:sz w:val="24"/>
        </w:rPr>
        <w:t>Minisonde</w:t>
      </w:r>
      <w:proofErr w:type="spellEnd"/>
      <w:r w:rsidR="00E81AA7">
        <w:rPr>
          <w:b/>
          <w:sz w:val="24"/>
        </w:rPr>
        <w:t xml:space="preserve"> Calibration Record</w:t>
      </w:r>
      <w:bookmarkEnd w:id="336"/>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337" w:name="Appendix_G"/>
      <w:bookmarkStart w:id="338" w:name="_bookmark40"/>
      <w:bookmarkStart w:id="339" w:name="_Toc132032688"/>
      <w:bookmarkEnd w:id="337"/>
      <w:bookmarkEnd w:id="338"/>
      <w:r>
        <w:rPr>
          <w:b/>
          <w:sz w:val="28"/>
        </w:rPr>
        <w:lastRenderedPageBreak/>
        <w:t>Appendix G</w:t>
      </w:r>
      <w:r w:rsidR="000A657C" w:rsidRPr="00BE7085">
        <w:rPr>
          <w:b/>
          <w:sz w:val="24"/>
          <w:szCs w:val="24"/>
        </w:rPr>
        <w:t>: Stream Temperature Monitoring Field Data Sheet</w:t>
      </w:r>
      <w:bookmarkEnd w:id="339"/>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67"/>
          <w:footerReference w:type="default" r:id="rId68"/>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69"/>
          <w:footerReference w:type="default" r:id="rId70"/>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71"/>
          <w:footerReference w:type="default" r:id="rId72"/>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73"/>
          <w:footerReference w:type="default" r:id="rId74"/>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340" w:name="Nitrate"/>
      <w:bookmarkEnd w:id="340"/>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proofErr w:type="gramStart"/>
      <w:r>
        <w:t>?:</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7BB76A44"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w:t>
      </w:r>
      <w:proofErr w:type="spellStart"/>
      <w:r w:rsidRPr="007F6245">
        <w:rPr>
          <w:b/>
          <w:bCs/>
          <w:sz w:val="24"/>
          <w:szCs w:val="24"/>
        </w:rPr>
        <w:t>Mauger</w:t>
      </w:r>
      <w:proofErr w:type="spellEnd"/>
      <w:r w:rsidRPr="007F6245">
        <w:rPr>
          <w:b/>
          <w:bCs/>
          <w:sz w:val="24"/>
          <w:szCs w:val="24"/>
        </w:rPr>
        <w:t xml:space="preserve"> et al. 2015 and visit the AKTEMP Water Temperature Database from the University of Alaska Anchorage’s Alaska Center for Conservation Science at </w:t>
      </w:r>
      <w:hyperlink r:id="rId75" w:history="1">
        <w:r w:rsidR="00BD63F9" w:rsidRPr="00BD63F9">
          <w:rPr>
            <w:rStyle w:val="Hyperlink"/>
            <w:b/>
            <w:bCs/>
            <w:sz w:val="24"/>
            <w:szCs w:val="24"/>
          </w:rPr>
          <w:t>https://aktemp.uaa.alaska.edu/</w:t>
        </w:r>
      </w:hyperlink>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341" w:name="Appendix_H"/>
      <w:bookmarkStart w:id="342" w:name="_bookmark41"/>
      <w:bookmarkStart w:id="343" w:name="_Hlk117092092"/>
      <w:bookmarkStart w:id="344" w:name="_Toc132032689"/>
      <w:bookmarkEnd w:id="333"/>
      <w:bookmarkEnd w:id="341"/>
      <w:bookmarkEnd w:id="342"/>
      <w:r>
        <w:rPr>
          <w:b/>
          <w:sz w:val="28"/>
        </w:rPr>
        <w:t>Appendix H</w:t>
      </w:r>
      <w:r w:rsidR="000A657C" w:rsidRPr="000961EF">
        <w:rPr>
          <w:b/>
        </w:rPr>
        <w:t xml:space="preserve">: </w:t>
      </w:r>
      <w:bookmarkEnd w:id="343"/>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bookmarkEnd w:id="344"/>
    </w:p>
    <w:p w14:paraId="04A04C08" w14:textId="77777777" w:rsidR="00E81AA7" w:rsidRDefault="00E81AA7" w:rsidP="00E81AA7">
      <w:pPr>
        <w:pStyle w:val="Title"/>
        <w:ind w:left="0"/>
        <w:rPr>
          <w:b w:val="0"/>
          <w:i/>
          <w:sz w:val="24"/>
          <w:szCs w:val="24"/>
        </w:rPr>
      </w:pPr>
      <w:r>
        <w:rPr>
          <w:b w:val="0"/>
          <w:i/>
          <w:sz w:val="24"/>
          <w:szCs w:val="24"/>
        </w:rPr>
        <w:t>(</w:t>
      </w:r>
      <w:proofErr w:type="gramStart"/>
      <w:r>
        <w:rPr>
          <w:b w:val="0"/>
          <w:i/>
          <w:sz w:val="24"/>
          <w:szCs w:val="24"/>
        </w:rPr>
        <w:t>updated</w:t>
      </w:r>
      <w:proofErr w:type="gramEnd"/>
      <w:r>
        <w:rPr>
          <w:b w:val="0"/>
          <w:i/>
          <w:sz w:val="24"/>
          <w:szCs w:val="24"/>
        </w:rPr>
        <w:t xml:space="preserve">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proofErr w:type="spellStart"/>
      <w:r>
        <w:rPr>
          <w:b/>
          <w:sz w:val="24"/>
          <w:szCs w:val="24"/>
        </w:rPr>
        <w:t>Hydrolab</w:t>
      </w:r>
      <w:proofErr w:type="spellEnd"/>
      <w:r>
        <w:rPr>
          <w:b/>
          <w:sz w:val="24"/>
          <w:szCs w:val="24"/>
        </w:rPr>
        <w:t xml:space="preserve">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 xml:space="preserve">Remove black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 xml:space="preserve">Click "Re-scan for </w:t>
      </w:r>
      <w:proofErr w:type="spellStart"/>
      <w:r>
        <w:rPr>
          <w:sz w:val="24"/>
          <w:szCs w:val="24"/>
        </w:rPr>
        <w:t>Sondes</w:t>
      </w:r>
      <w:proofErr w:type="spellEnd"/>
      <w:r>
        <w:rPr>
          <w:sz w:val="24"/>
          <w:szCs w:val="24"/>
        </w:rPr>
        <w:t xml:space="preserve">". In the top box titled "Connected </w:t>
      </w:r>
      <w:proofErr w:type="spellStart"/>
      <w:r>
        <w:rPr>
          <w:sz w:val="24"/>
          <w:szCs w:val="24"/>
        </w:rPr>
        <w:t>Sondes</w:t>
      </w:r>
      <w:proofErr w:type="spellEnd"/>
      <w:r>
        <w:rPr>
          <w:sz w:val="24"/>
          <w:szCs w:val="24"/>
        </w:rPr>
        <w:t xml:space="preserve">" the serial number for the </w:t>
      </w:r>
      <w:proofErr w:type="spellStart"/>
      <w:r>
        <w:rPr>
          <w:sz w:val="24"/>
          <w:szCs w:val="24"/>
        </w:rPr>
        <w:t>Hydrolab</w:t>
      </w:r>
      <w:proofErr w:type="spellEnd"/>
      <w:r>
        <w:rPr>
          <w:sz w:val="24"/>
          <w:szCs w:val="24"/>
        </w:rPr>
        <w:t xml:space="preserve"> should appear. Highlight and click "Operate </w:t>
      </w:r>
      <w:proofErr w:type="spellStart"/>
      <w:r>
        <w:rPr>
          <w:sz w:val="24"/>
          <w:szCs w:val="24"/>
        </w:rPr>
        <w:t>Sonde</w:t>
      </w:r>
      <w:proofErr w:type="spellEnd"/>
      <w:r>
        <w:rPr>
          <w:sz w:val="24"/>
          <w:szCs w:val="24"/>
        </w:rPr>
        <w:t>"</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proofErr w:type="gramStart"/>
      <w:r>
        <w:rPr>
          <w:color w:val="000000"/>
          <w:sz w:val="24"/>
          <w:szCs w:val="24"/>
        </w:rPr>
        <w:t>alle</w:t>
      </w:r>
      <w:r>
        <w:rPr>
          <w:sz w:val="24"/>
          <w:szCs w:val="24"/>
        </w:rPr>
        <w:t>n</w:t>
      </w:r>
      <w:proofErr w:type="spellEnd"/>
      <w:proofErr w:type="gramEnd"/>
      <w:r>
        <w:rPr>
          <w:sz w:val="24"/>
          <w:szCs w:val="24"/>
        </w:rPr>
        <w:t xml:space="preserve">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w:t>
      </w:r>
      <w:proofErr w:type="spellStart"/>
      <w:r>
        <w:rPr>
          <w:sz w:val="24"/>
          <w:szCs w:val="24"/>
        </w:rPr>
        <w:t>Hach</w:t>
      </w:r>
      <w:proofErr w:type="spellEnd"/>
      <w:r>
        <w:rPr>
          <w:sz w:val="24"/>
          <w:szCs w:val="24"/>
        </w:rPr>
        <w:t xml:space="preserve">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proofErr w:type="gramStart"/>
      <w:r>
        <w:rPr>
          <w:i/>
          <w:sz w:val="24"/>
          <w:szCs w:val="24"/>
        </w:rPr>
        <w:t>pH</w:t>
      </w:r>
      <w:proofErr w:type="gramEnd"/>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r>
        <w:rPr>
          <w:color w:val="000000"/>
          <w:sz w:val="24"/>
          <w:szCs w:val="24"/>
        </w:rPr>
        <w:t>AccuWipe</w:t>
      </w:r>
      <w:proofErr w:type="spellEnd"/>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 xml:space="preserve">&gt;Turbidity&gt;Calibrate&gt;4 </w:t>
      </w:r>
      <w:proofErr w:type="spellStart"/>
      <w:r>
        <w:rPr>
          <w:color w:val="000000"/>
          <w:sz w:val="24"/>
          <w:szCs w:val="24"/>
        </w:rPr>
        <w:t>pt</w:t>
      </w:r>
      <w:proofErr w:type="spellEnd"/>
      <w:r>
        <w:rPr>
          <w:color w:val="000000"/>
          <w:sz w:val="24"/>
          <w:szCs w:val="24"/>
        </w:rPr>
        <w:t xml:space="preserve">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proofErr w:type="spellStart"/>
      <w:r>
        <w:rPr>
          <w:sz w:val="24"/>
          <w:szCs w:val="24"/>
        </w:rPr>
        <w:t>Crtl+R</w:t>
      </w:r>
      <w:proofErr w:type="spellEnd"/>
      <w:r>
        <w:rPr>
          <w:sz w:val="24"/>
          <w:szCs w:val="24"/>
        </w:rPr>
        <w:t xml:space="preserve">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345" w:name="Appendix_I"/>
      <w:bookmarkStart w:id="346" w:name="_bookmark42"/>
      <w:bookmarkStart w:id="347" w:name="_Toc132032690"/>
      <w:bookmarkStart w:id="348" w:name="_Hlk117092153"/>
      <w:bookmarkEnd w:id="345"/>
      <w:bookmarkEnd w:id="346"/>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347"/>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349" w:name="Appendix_J"/>
      <w:bookmarkStart w:id="350" w:name="_bookmark43"/>
      <w:bookmarkStart w:id="351" w:name="_Toc132032691"/>
      <w:bookmarkEnd w:id="349"/>
      <w:bookmarkEnd w:id="350"/>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351"/>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352" w:name="Date"/>
            <w:bookmarkEnd w:id="352"/>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348"/>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353" w:name="Appendix_K"/>
      <w:bookmarkStart w:id="354" w:name="_bookmark44"/>
      <w:bookmarkStart w:id="355" w:name="_Toc132032692"/>
      <w:bookmarkStart w:id="356" w:name="_Toc133754268"/>
      <w:bookmarkEnd w:id="353"/>
      <w:bookmarkEnd w:id="354"/>
      <w:r>
        <w:rPr>
          <w:b w:val="0"/>
          <w:sz w:val="28"/>
        </w:rPr>
        <w:lastRenderedPageBreak/>
        <w:t>Appendix K</w:t>
      </w:r>
      <w:bookmarkStart w:id="357" w:name="_Toc132706078"/>
      <w:r>
        <w:t>: Laboratory Certificates of Analysis</w:t>
      </w:r>
      <w:bookmarkEnd w:id="355"/>
      <w:bookmarkEnd w:id="356"/>
      <w:bookmarkEnd w:id="357"/>
    </w:p>
    <w:p w14:paraId="32B119A8" w14:textId="77777777" w:rsidR="00E81AA7" w:rsidRDefault="00E81AA7" w:rsidP="00E81AA7">
      <w:pPr>
        <w:pStyle w:val="Heading1"/>
      </w:pPr>
    </w:p>
    <w:p w14:paraId="4F320EAF" w14:textId="131DC371" w:rsidR="00E81AA7" w:rsidRPr="007F6245" w:rsidRDefault="00E81AA7" w:rsidP="00E81AA7">
      <w:pPr>
        <w:pStyle w:val="Heading1"/>
        <w:rPr>
          <w:b w:val="0"/>
        </w:rPr>
      </w:pPr>
      <w:bookmarkStart w:id="358" w:name="_Toc132706079"/>
      <w:bookmarkStart w:id="359" w:name="_Toc133754269"/>
      <w:r>
        <w:rPr>
          <w:b w:val="0"/>
        </w:rPr>
        <w:t xml:space="preserve">Laboratory </w:t>
      </w:r>
      <w:r w:rsidRPr="007F6245">
        <w:rPr>
          <w:b w:val="0"/>
        </w:rPr>
        <w:t xml:space="preserve">certificates of analysis are available from the project manager at </w:t>
      </w:r>
      <w:r w:rsidRPr="000C2DBA">
        <w:rPr>
          <w:b w:val="0"/>
        </w:rPr>
        <w:t>hydrology@kenaiwatershed.org</w:t>
      </w:r>
      <w:r w:rsidRPr="007F6245">
        <w:rPr>
          <w:b w:val="0"/>
        </w:rPr>
        <w:t xml:space="preserve">. </w:t>
      </w:r>
      <w:r w:rsidR="000A657C" w:rsidRPr="007F6245">
        <w:rPr>
          <w:b w:val="0"/>
        </w:rPr>
        <w:t>The certificates</w:t>
      </w:r>
      <w:r w:rsidRPr="007F6245">
        <w:rPr>
          <w:b w:val="0"/>
        </w:rPr>
        <w:t xml:space="preserve"> are also available for download online at </w:t>
      </w:r>
      <w:hyperlink r:id="rId76" w:history="1">
        <w:r w:rsidR="00733C96" w:rsidRPr="004A2C6D">
          <w:rPr>
            <w:rStyle w:val="Hyperlink"/>
            <w:b w:val="0"/>
          </w:rPr>
          <w:t>https://bit.ly/kwf_lab_certs</w:t>
        </w:r>
      </w:hyperlink>
      <w:bookmarkEnd w:id="358"/>
      <w:bookmarkEnd w:id="359"/>
      <w:r w:rsidR="00733C96">
        <w:rPr>
          <w:b w:val="0"/>
        </w:rPr>
        <w:t>.</w:t>
      </w:r>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360" w:name="_Toc132032693"/>
      <w:r w:rsidRPr="00CE4B61">
        <w:rPr>
          <w:b/>
          <w:sz w:val="24"/>
          <w:szCs w:val="24"/>
        </w:rPr>
        <w:lastRenderedPageBreak/>
        <w:t>Appendix L</w:t>
      </w:r>
      <w:bookmarkEnd w:id="204"/>
      <w:r w:rsidR="000A657C" w:rsidRPr="00CE4B61">
        <w:rPr>
          <w:b/>
          <w:sz w:val="24"/>
          <w:szCs w:val="24"/>
        </w:rPr>
        <w:t>: Data Evaluation Checklist</w:t>
      </w:r>
      <w:bookmarkEnd w:id="360"/>
    </w:p>
    <w:p w14:paraId="5AA08437" w14:textId="77777777" w:rsidR="000A657C" w:rsidRDefault="000A657C" w:rsidP="000A657C">
      <w:pPr>
        <w:pStyle w:val="Heading2"/>
        <w:spacing w:line="240" w:lineRule="exact"/>
        <w:ind w:left="720" w:hanging="720"/>
      </w:pPr>
    </w:p>
    <w:p w14:paraId="432D9633" w14:textId="6D942187"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77" w:history="1">
        <w:r w:rsidR="00733C96" w:rsidRPr="004A2C6D">
          <w:rPr>
            <w:rStyle w:val="Hyperlink"/>
          </w:rPr>
          <w:t>https://bit.ly/kwf_wqx_evaluation_checklist</w:t>
        </w:r>
      </w:hyperlink>
      <w:r w:rsidR="00733C96">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8E4680">
      <w:headerReference w:type="default" r:id="rId78"/>
      <w:footerReference w:type="default" r:id="rId79"/>
      <w:pgSz w:w="12140" w:h="15920"/>
      <w:pgMar w:top="900" w:right="760" w:bottom="280" w:left="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219CC5" w14:textId="77777777" w:rsidR="00CD1D42" w:rsidRDefault="00CD1D42" w:rsidP="008E4680">
      <w:r>
        <w:separator/>
      </w:r>
    </w:p>
  </w:endnote>
  <w:endnote w:type="continuationSeparator" w:id="0">
    <w:p w14:paraId="500DFEC4" w14:textId="77777777" w:rsidR="00CD1D42" w:rsidRDefault="00CD1D42" w:rsidP="008E4680">
      <w:r>
        <w:continuationSeparator/>
      </w:r>
    </w:p>
  </w:endnote>
  <w:endnote w:type="continuationNotice" w:id="1">
    <w:p w14:paraId="706BCE82" w14:textId="77777777" w:rsidR="00CD1D42" w:rsidRDefault="00CD1D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96624"/>
      <w:docPartObj>
        <w:docPartGallery w:val="Page Numbers (Bottom of Page)"/>
        <w:docPartUnique/>
      </w:docPartObj>
    </w:sdtPr>
    <w:sdtEndPr>
      <w:rPr>
        <w:noProof/>
      </w:rPr>
    </w:sdtEndPr>
    <w:sdtContent>
      <w:p w14:paraId="67BFE610" w14:textId="07EFCF1A" w:rsidR="004B2A1A" w:rsidRDefault="004B2A1A">
        <w:pPr>
          <w:pStyle w:val="Footer"/>
          <w:jc w:val="right"/>
        </w:pPr>
        <w:r>
          <w:fldChar w:fldCharType="begin"/>
        </w:r>
        <w:r>
          <w:instrText xml:space="preserve"> PAGE   \* MERGEFORMAT </w:instrText>
        </w:r>
        <w:r>
          <w:fldChar w:fldCharType="separate"/>
        </w:r>
        <w:r w:rsidR="0051274E">
          <w:rPr>
            <w:noProof/>
          </w:rPr>
          <w:t>10</w:t>
        </w:r>
        <w:r>
          <w:rPr>
            <w:noProof/>
          </w:rPr>
          <w:fldChar w:fldCharType="end"/>
        </w:r>
      </w:p>
    </w:sdtContent>
  </w:sdt>
  <w:p w14:paraId="74F0D394" w14:textId="77777777" w:rsidR="004B2A1A" w:rsidRDefault="004B2A1A"/>
  <w:p w14:paraId="47222476" w14:textId="77777777" w:rsidR="004B2A1A" w:rsidRDefault="004B2A1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674634"/>
      <w:docPartObj>
        <w:docPartGallery w:val="Page Numbers (Bottom of Page)"/>
        <w:docPartUnique/>
      </w:docPartObj>
    </w:sdtPr>
    <w:sdtEndPr>
      <w:rPr>
        <w:noProof/>
      </w:rPr>
    </w:sdtEndPr>
    <w:sdtContent>
      <w:p w14:paraId="04777166" w14:textId="4EBF51D9"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377136"/>
      <w:docPartObj>
        <w:docPartGallery w:val="Page Numbers (Bottom of Page)"/>
        <w:docPartUnique/>
      </w:docPartObj>
    </w:sdtPr>
    <w:sdtEndPr>
      <w:rPr>
        <w:noProof/>
      </w:rPr>
    </w:sdtEndPr>
    <w:sdtContent>
      <w:p w14:paraId="5FFB8359" w14:textId="25578AD8" w:rsidR="00C72335" w:rsidRDefault="00C72335">
        <w:pPr>
          <w:pStyle w:val="Footer"/>
          <w:jc w:val="right"/>
        </w:pPr>
        <w:r>
          <w:fldChar w:fldCharType="begin"/>
        </w:r>
        <w:r>
          <w:instrText xml:space="preserve"> PAGE   \* MERGEFORMAT </w:instrText>
        </w:r>
        <w:r>
          <w:fldChar w:fldCharType="separate"/>
        </w:r>
        <w:r w:rsidR="0051274E">
          <w:rPr>
            <w:noProof/>
          </w:rPr>
          <w:t>54</w:t>
        </w:r>
        <w:r>
          <w:rPr>
            <w:noProof/>
          </w:rPr>
          <w:fldChar w:fldCharType="end"/>
        </w:r>
      </w:p>
    </w:sdtContent>
  </w:sdt>
  <w:p w14:paraId="6D5BA50B" w14:textId="77777777" w:rsidR="004B2A1A" w:rsidRDefault="004B2A1A">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254754"/>
      <w:docPartObj>
        <w:docPartGallery w:val="Page Numbers (Bottom of Page)"/>
        <w:docPartUnique/>
      </w:docPartObj>
    </w:sdtPr>
    <w:sdtEndPr>
      <w:rPr>
        <w:noProof/>
      </w:rPr>
    </w:sdtEndPr>
    <w:sdtContent>
      <w:p w14:paraId="06863294" w14:textId="1EF6466D" w:rsidR="00C72335" w:rsidRDefault="00C72335">
        <w:pPr>
          <w:pStyle w:val="Footer"/>
          <w:jc w:val="right"/>
        </w:pPr>
        <w:r>
          <w:fldChar w:fldCharType="begin"/>
        </w:r>
        <w:r>
          <w:instrText xml:space="preserve"> PAGE   \* MERGEFORMAT </w:instrText>
        </w:r>
        <w:r>
          <w:fldChar w:fldCharType="separate"/>
        </w:r>
        <w:r w:rsidR="0051274E">
          <w:rPr>
            <w:noProof/>
          </w:rPr>
          <w:t>55</w:t>
        </w:r>
        <w:r>
          <w:rPr>
            <w:noProof/>
          </w:rPr>
          <w:fldChar w:fldCharType="end"/>
        </w:r>
      </w:p>
    </w:sdtContent>
  </w:sdt>
  <w:p w14:paraId="479D682E" w14:textId="77777777" w:rsidR="004B2A1A" w:rsidRDefault="004B2A1A">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195954"/>
      <w:docPartObj>
        <w:docPartGallery w:val="Page Numbers (Bottom of Page)"/>
        <w:docPartUnique/>
      </w:docPartObj>
    </w:sdtPr>
    <w:sdtEndPr>
      <w:rPr>
        <w:noProof/>
      </w:rPr>
    </w:sdtEndPr>
    <w:sdtContent>
      <w:p w14:paraId="6DF20328" w14:textId="029E2D94" w:rsidR="004B2A1A" w:rsidRDefault="004B2A1A">
        <w:pPr>
          <w:pStyle w:val="Footer"/>
        </w:pPr>
        <w:r>
          <w:fldChar w:fldCharType="begin"/>
        </w:r>
        <w:r>
          <w:instrText xml:space="preserve"> PAGE   \* MERGEFORMAT </w:instrText>
        </w:r>
        <w:r>
          <w:fldChar w:fldCharType="separate"/>
        </w:r>
        <w:r w:rsidR="0051274E">
          <w:rPr>
            <w:noProof/>
          </w:rPr>
          <w:t>57</w:t>
        </w:r>
        <w:r>
          <w:rPr>
            <w:noProof/>
          </w:rPr>
          <w:fldChar w:fldCharType="end"/>
        </w:r>
      </w:p>
    </w:sdtContent>
  </w:sdt>
  <w:p w14:paraId="5EFB14C4" w14:textId="77777777" w:rsidR="004B2A1A" w:rsidRDefault="004B2A1A">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536518"/>
      <w:docPartObj>
        <w:docPartGallery w:val="Page Numbers (Bottom of Page)"/>
        <w:docPartUnique/>
      </w:docPartObj>
    </w:sdtPr>
    <w:sdtEndPr>
      <w:rPr>
        <w:noProof/>
      </w:rPr>
    </w:sdtEndPr>
    <w:sdtContent>
      <w:p w14:paraId="57CDF2C2" w14:textId="45728D87" w:rsidR="00C72335" w:rsidRDefault="00C72335">
        <w:pPr>
          <w:pStyle w:val="Footer"/>
          <w:jc w:val="right"/>
        </w:pPr>
        <w:r>
          <w:fldChar w:fldCharType="begin"/>
        </w:r>
        <w:r>
          <w:instrText xml:space="preserve"> PAGE   \* MERGEFORMAT </w:instrText>
        </w:r>
        <w:r>
          <w:fldChar w:fldCharType="separate"/>
        </w:r>
        <w:r w:rsidR="0051274E">
          <w:rPr>
            <w:noProof/>
          </w:rPr>
          <w:t>60</w:t>
        </w:r>
        <w:r>
          <w:rPr>
            <w:noProof/>
          </w:rPr>
          <w:fldChar w:fldCharType="end"/>
        </w:r>
      </w:p>
    </w:sdtContent>
  </w:sdt>
  <w:p w14:paraId="5F7674F1" w14:textId="77777777" w:rsidR="004B2A1A" w:rsidRDefault="004B2A1A">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869197"/>
      <w:docPartObj>
        <w:docPartGallery w:val="Page Numbers (Bottom of Page)"/>
        <w:docPartUnique/>
      </w:docPartObj>
    </w:sdtPr>
    <w:sdtEndPr>
      <w:rPr>
        <w:noProof/>
      </w:rPr>
    </w:sdtEndPr>
    <w:sdtContent>
      <w:p w14:paraId="1CFD91D4" w14:textId="13952172" w:rsidR="00C72335" w:rsidRDefault="00C72335">
        <w:pPr>
          <w:pStyle w:val="Footer"/>
          <w:jc w:val="right"/>
        </w:pPr>
        <w:r>
          <w:fldChar w:fldCharType="begin"/>
        </w:r>
        <w:r>
          <w:instrText xml:space="preserve"> PAGE   \* MERGEFORMAT </w:instrText>
        </w:r>
        <w:r>
          <w:fldChar w:fldCharType="separate"/>
        </w:r>
        <w:r w:rsidR="0051274E">
          <w:rPr>
            <w:noProof/>
          </w:rPr>
          <w:t>63</w:t>
        </w:r>
        <w:r>
          <w:rPr>
            <w:noProof/>
          </w:rPr>
          <w:fldChar w:fldCharType="end"/>
        </w:r>
      </w:p>
    </w:sdtContent>
  </w:sdt>
  <w:p w14:paraId="6AE92D20" w14:textId="77777777" w:rsidR="004B2A1A" w:rsidRDefault="004B2A1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8A0AB" w14:textId="6354DCBA" w:rsidR="004B2A1A" w:rsidRDefault="004B2A1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74416007" w14:textId="20EF82C4" w:rsidR="004B2A1A" w:rsidRDefault="004B2A1A">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735677"/>
      <w:docPartObj>
        <w:docPartGallery w:val="Page Numbers (Bottom of Page)"/>
        <w:docPartUnique/>
      </w:docPartObj>
    </w:sdtPr>
    <w:sdtEndPr>
      <w:rPr>
        <w:noProof/>
      </w:rPr>
    </w:sdtEndPr>
    <w:sdtContent>
      <w:p w14:paraId="2C3D1BC7" w14:textId="171B20B2" w:rsidR="004B2A1A" w:rsidRDefault="004B2A1A">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413667"/>
      <w:docPartObj>
        <w:docPartGallery w:val="Page Numbers (Bottom of Page)"/>
        <w:docPartUnique/>
      </w:docPartObj>
    </w:sdtPr>
    <w:sdtEndPr>
      <w:rPr>
        <w:noProof/>
      </w:rPr>
    </w:sdtEndPr>
    <w:sdtContent>
      <w:p w14:paraId="0D0F0BE3" w14:textId="79A6EBF6" w:rsidR="00C72335" w:rsidRDefault="00C72335">
        <w:pPr>
          <w:pStyle w:val="Footer"/>
          <w:jc w:val="right"/>
        </w:pPr>
        <w:r>
          <w:fldChar w:fldCharType="begin"/>
        </w:r>
        <w:r>
          <w:instrText xml:space="preserve"> PAGE   \* MERGEFORMAT </w:instrText>
        </w:r>
        <w:r>
          <w:fldChar w:fldCharType="separate"/>
        </w:r>
        <w:r w:rsidR="0051274E">
          <w:rPr>
            <w:noProof/>
          </w:rPr>
          <w:t>73</w:t>
        </w:r>
        <w:r>
          <w:rPr>
            <w:noProof/>
          </w:rPr>
          <w:fldChar w:fldCharType="end"/>
        </w:r>
      </w:p>
    </w:sdtContent>
  </w:sdt>
  <w:p w14:paraId="4D9BF6C1" w14:textId="77777777" w:rsidR="004B2A1A" w:rsidRDefault="004B2A1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266898"/>
      <w:docPartObj>
        <w:docPartGallery w:val="Page Numbers (Bottom of Page)"/>
        <w:docPartUnique/>
      </w:docPartObj>
    </w:sdtPr>
    <w:sdtEndPr>
      <w:rPr>
        <w:noProof/>
      </w:rPr>
    </w:sdtEndPr>
    <w:sdtContent>
      <w:p w14:paraId="0D745BA9" w14:textId="275C57C4" w:rsidR="00EF43AF" w:rsidRDefault="00EF43AF">
        <w:pPr>
          <w:pStyle w:val="Footer"/>
          <w:jc w:val="right"/>
        </w:pPr>
        <w:r>
          <w:fldChar w:fldCharType="begin"/>
        </w:r>
        <w:r>
          <w:instrText xml:space="preserve"> PAGE   \* MERGEFORMAT </w:instrText>
        </w:r>
        <w:r>
          <w:fldChar w:fldCharType="separate"/>
        </w:r>
        <w:r w:rsidR="0051274E">
          <w:rPr>
            <w:noProof/>
          </w:rPr>
          <w:t>14</w:t>
        </w:r>
        <w:r>
          <w:rPr>
            <w:noProof/>
          </w:rPr>
          <w:fldChar w:fldCharType="end"/>
        </w:r>
      </w:p>
    </w:sdtContent>
  </w:sdt>
  <w:p w14:paraId="2818B122" w14:textId="6D449189" w:rsidR="004B2A1A" w:rsidRDefault="004B2A1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304863"/>
      <w:docPartObj>
        <w:docPartGallery w:val="Page Numbers (Bottom of Page)"/>
        <w:docPartUnique/>
      </w:docPartObj>
    </w:sdtPr>
    <w:sdtEndPr>
      <w:rPr>
        <w:noProof/>
      </w:rPr>
    </w:sdtEndPr>
    <w:sdtContent>
      <w:p w14:paraId="49A87D90" w14:textId="1D7A2626" w:rsidR="00034E43" w:rsidRDefault="00034E43">
        <w:pPr>
          <w:pStyle w:val="Footer"/>
          <w:jc w:val="right"/>
        </w:pPr>
        <w:r>
          <w:fldChar w:fldCharType="begin"/>
        </w:r>
        <w:r>
          <w:instrText xml:space="preserve"> PAGE   \* MERGEFORMAT </w:instrText>
        </w:r>
        <w:r>
          <w:fldChar w:fldCharType="separate"/>
        </w:r>
        <w:r w:rsidR="0051274E">
          <w:rPr>
            <w:noProof/>
          </w:rPr>
          <w:t>20</w:t>
        </w:r>
        <w:r>
          <w:rPr>
            <w:noProof/>
          </w:rPr>
          <w:fldChar w:fldCharType="end"/>
        </w:r>
      </w:p>
    </w:sdtContent>
  </w:sdt>
  <w:p w14:paraId="4C2F8BA6" w14:textId="510125BB" w:rsidR="004B2A1A" w:rsidRDefault="004B2A1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9160"/>
      <w:docPartObj>
        <w:docPartGallery w:val="Page Numbers (Bottom of Page)"/>
        <w:docPartUnique/>
      </w:docPartObj>
    </w:sdtPr>
    <w:sdtEndPr>
      <w:rPr>
        <w:noProof/>
      </w:rPr>
    </w:sdtEndPr>
    <w:sdtContent>
      <w:p w14:paraId="00C49E8D" w14:textId="06CB592D" w:rsidR="00C72335" w:rsidRDefault="00C72335">
        <w:pPr>
          <w:pStyle w:val="Footer"/>
          <w:jc w:val="right"/>
        </w:pPr>
        <w:r>
          <w:fldChar w:fldCharType="begin"/>
        </w:r>
        <w:r>
          <w:instrText xml:space="preserve"> PAGE   \* MERGEFORMAT </w:instrText>
        </w:r>
        <w:r>
          <w:fldChar w:fldCharType="separate"/>
        </w:r>
        <w:r w:rsidR="0051274E">
          <w:rPr>
            <w:noProof/>
          </w:rPr>
          <w:t>21</w:t>
        </w:r>
        <w:r>
          <w:rPr>
            <w:noProof/>
          </w:rPr>
          <w:fldChar w:fldCharType="end"/>
        </w:r>
      </w:p>
    </w:sdtContent>
  </w:sdt>
  <w:p w14:paraId="75F70DFE" w14:textId="77777777" w:rsidR="004B2A1A" w:rsidRDefault="004B2A1A">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039826"/>
      <w:docPartObj>
        <w:docPartGallery w:val="Page Numbers (Bottom of Page)"/>
        <w:docPartUnique/>
      </w:docPartObj>
    </w:sdtPr>
    <w:sdtEndPr>
      <w:rPr>
        <w:noProof/>
      </w:rPr>
    </w:sdtEndPr>
    <w:sdtContent>
      <w:p w14:paraId="7D7C9907" w14:textId="4CE9BEDF" w:rsidR="00C72335" w:rsidRDefault="00C72335">
        <w:pPr>
          <w:pStyle w:val="Footer"/>
          <w:jc w:val="right"/>
        </w:pPr>
        <w:r>
          <w:fldChar w:fldCharType="begin"/>
        </w:r>
        <w:r>
          <w:instrText xml:space="preserve"> PAGE   \* MERGEFORMAT </w:instrText>
        </w:r>
        <w:r>
          <w:fldChar w:fldCharType="separate"/>
        </w:r>
        <w:r w:rsidR="0051274E">
          <w:rPr>
            <w:noProof/>
          </w:rPr>
          <w:t>25</w:t>
        </w:r>
        <w:r>
          <w:rPr>
            <w:noProof/>
          </w:rPr>
          <w:fldChar w:fldCharType="end"/>
        </w:r>
      </w:p>
    </w:sdtContent>
  </w:sdt>
  <w:p w14:paraId="0D8221AD" w14:textId="062CBDDE" w:rsidR="004B2A1A" w:rsidRDefault="004B2A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167580"/>
      <w:docPartObj>
        <w:docPartGallery w:val="Page Numbers (Bottom of Page)"/>
        <w:docPartUnique/>
      </w:docPartObj>
    </w:sdtPr>
    <w:sdtEndPr>
      <w:rPr>
        <w:noProof/>
      </w:rPr>
    </w:sdtEndPr>
    <w:sdtContent>
      <w:p w14:paraId="7D433FD3" w14:textId="3D422A4E" w:rsidR="00C72335" w:rsidRDefault="00C72335">
        <w:pPr>
          <w:pStyle w:val="Footer"/>
          <w:jc w:val="right"/>
        </w:pPr>
        <w:r>
          <w:fldChar w:fldCharType="begin"/>
        </w:r>
        <w:r>
          <w:instrText xml:space="preserve"> PAGE   \* MERGEFORMAT </w:instrText>
        </w:r>
        <w:r>
          <w:fldChar w:fldCharType="separate"/>
        </w:r>
        <w:r w:rsidR="0051274E">
          <w:rPr>
            <w:noProof/>
          </w:rPr>
          <w:t>37</w:t>
        </w:r>
        <w:r>
          <w:rPr>
            <w:noProof/>
          </w:rPr>
          <w:fldChar w:fldCharType="end"/>
        </w:r>
      </w:p>
    </w:sdtContent>
  </w:sdt>
  <w:p w14:paraId="60E66DAD" w14:textId="4CA8A809" w:rsidR="004B2A1A" w:rsidRDefault="004B2A1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515274"/>
      <w:docPartObj>
        <w:docPartGallery w:val="Page Numbers (Bottom of Page)"/>
        <w:docPartUnique/>
      </w:docPartObj>
    </w:sdtPr>
    <w:sdtEndPr>
      <w:rPr>
        <w:noProof/>
      </w:rPr>
    </w:sdtEndPr>
    <w:sdtContent>
      <w:p w14:paraId="0FFC45BD" w14:textId="5743A518" w:rsidR="00C72335" w:rsidRDefault="00C72335">
        <w:pPr>
          <w:pStyle w:val="Footer"/>
          <w:jc w:val="right"/>
        </w:pPr>
        <w:r>
          <w:fldChar w:fldCharType="begin"/>
        </w:r>
        <w:r>
          <w:instrText xml:space="preserve"> PAGE   \* MERGEFORMAT </w:instrText>
        </w:r>
        <w:r>
          <w:fldChar w:fldCharType="separate"/>
        </w:r>
        <w:r w:rsidR="0051274E">
          <w:rPr>
            <w:noProof/>
          </w:rPr>
          <w:t>45</w:t>
        </w:r>
        <w:r>
          <w:rPr>
            <w:noProof/>
          </w:rPr>
          <w:fldChar w:fldCharType="end"/>
        </w:r>
      </w:p>
    </w:sdtContent>
  </w:sdt>
  <w:p w14:paraId="68020551" w14:textId="14515A27" w:rsidR="004B2A1A" w:rsidRDefault="004B2A1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089631"/>
      <w:docPartObj>
        <w:docPartGallery w:val="Page Numbers (Bottom of Page)"/>
        <w:docPartUnique/>
      </w:docPartObj>
    </w:sdtPr>
    <w:sdtEndPr>
      <w:rPr>
        <w:noProof/>
      </w:rPr>
    </w:sdtEndPr>
    <w:sdtContent>
      <w:p w14:paraId="6666681F" w14:textId="715F91D5" w:rsidR="00C72335" w:rsidRDefault="00C72335">
        <w:pPr>
          <w:pStyle w:val="Footer"/>
          <w:jc w:val="right"/>
        </w:pPr>
        <w:r>
          <w:fldChar w:fldCharType="begin"/>
        </w:r>
        <w:r>
          <w:instrText xml:space="preserve"> PAGE   \* MERGEFORMAT </w:instrText>
        </w:r>
        <w:r>
          <w:fldChar w:fldCharType="separate"/>
        </w:r>
        <w:r w:rsidR="0051274E">
          <w:rPr>
            <w:noProof/>
          </w:rPr>
          <w:t>46</w:t>
        </w:r>
        <w:r>
          <w:rPr>
            <w:noProof/>
          </w:rPr>
          <w:fldChar w:fldCharType="end"/>
        </w:r>
      </w:p>
    </w:sdtContent>
  </w:sdt>
  <w:p w14:paraId="0267F905" w14:textId="621F1588" w:rsidR="004B2A1A" w:rsidRDefault="004B2A1A" w:rsidP="00816966">
    <w:pPr>
      <w:pStyle w:val="Footer"/>
      <w:ind w:left="720"/>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5163250"/>
      <w:docPartObj>
        <w:docPartGallery w:val="Page Numbers (Bottom of Page)"/>
        <w:docPartUnique/>
      </w:docPartObj>
    </w:sdtPr>
    <w:sdtEndPr>
      <w:rPr>
        <w:noProof/>
      </w:rPr>
    </w:sdtEndPr>
    <w:sdtContent>
      <w:p w14:paraId="356E0F73" w14:textId="1FDD1FFC"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7F1A40" w14:textId="77777777" w:rsidR="00CD1D42" w:rsidRDefault="00CD1D42" w:rsidP="008E4680">
      <w:r>
        <w:separator/>
      </w:r>
    </w:p>
  </w:footnote>
  <w:footnote w:type="continuationSeparator" w:id="0">
    <w:p w14:paraId="035179AE" w14:textId="77777777" w:rsidR="00CD1D42" w:rsidRDefault="00CD1D42" w:rsidP="008E4680">
      <w:r>
        <w:continuationSeparator/>
      </w:r>
    </w:p>
  </w:footnote>
  <w:footnote w:type="continuationNotice" w:id="1">
    <w:p w14:paraId="448062FF" w14:textId="77777777" w:rsidR="00CD1D42" w:rsidRDefault="00CD1D42"/>
  </w:footnote>
  <w:footnote w:id="2">
    <w:p w14:paraId="64D994CA" w14:textId="77777777" w:rsidR="004B2A1A" w:rsidRDefault="004B2A1A" w:rsidP="000A6FC9">
      <w:pPr>
        <w:pStyle w:val="FootnoteText"/>
      </w:pPr>
      <w:r>
        <w:rPr>
          <w:rStyle w:val="FootnoteReference"/>
        </w:rPr>
        <w:footnoteRef/>
      </w:r>
      <w:r>
        <w:t xml:space="preserve"> Kenai Watershed Forum has been this contractor from 2000 – present.</w:t>
      </w:r>
    </w:p>
  </w:footnote>
  <w:footnote w:id="3">
    <w:p w14:paraId="7F546057" w14:textId="768B7645" w:rsidR="004B2A1A" w:rsidRPr="000B57B0" w:rsidRDefault="004B2A1A"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4B2A1A" w:rsidRPr="00FB6763" w:rsidRDefault="004B2A1A"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4B2A1A" w:rsidRPr="00FB6763" w:rsidRDefault="004B2A1A"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4B2A1A" w:rsidRPr="00B35F53" w:rsidRDefault="004B2A1A"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both of the measurements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4B2A1A" w:rsidRPr="00EA6E5A" w:rsidRDefault="004B2A1A"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0776" w14:textId="77777777" w:rsidR="004B2A1A" w:rsidRDefault="004B2A1A" w:rsidP="00816966">
    <w:pPr>
      <w:pStyle w:val="Header"/>
      <w:jc w:val="right"/>
      <w:rPr>
        <w:sz w:val="18"/>
      </w:rPr>
    </w:pPr>
    <w:r>
      <w:rPr>
        <w:sz w:val="18"/>
      </w:rPr>
      <w:t>Kenai River Water Quality Monitoring</w:t>
    </w:r>
    <w:r>
      <w:rPr>
        <w:spacing w:val="-13"/>
        <w:sz w:val="18"/>
      </w:rPr>
      <w:t xml:space="preserve"> </w:t>
    </w:r>
    <w:r>
      <w:rPr>
        <w:sz w:val="18"/>
      </w:rPr>
      <w:t>Program</w:t>
    </w:r>
  </w:p>
  <w:p w14:paraId="0989F0B5" w14:textId="6C10A3E5" w:rsidR="004B2A1A" w:rsidRDefault="00A177D6" w:rsidP="009F1349">
    <w:pPr>
      <w:pStyle w:val="Header"/>
      <w:jc w:val="right"/>
    </w:pPr>
    <w:r>
      <w:rPr>
        <w:sz w:val="18"/>
      </w:rPr>
      <w:t>May</w:t>
    </w:r>
    <w:r w:rsidR="004B2A1A">
      <w:rPr>
        <w:sz w:val="18"/>
      </w:rPr>
      <w:t xml:space="preserve"> 2023 QAPP v3</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F14A6" w14:textId="14932E19" w:rsidR="004B2A1A" w:rsidRDefault="004B2A1A">
    <w:pPr>
      <w:pStyle w:val="Header"/>
    </w:pPr>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49"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b7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EM1RvuzAgAAswUA&#10;AA4AAAAAAAAAAAAAAAAALgIAAGRycy9lMm9Eb2MueG1sUEsBAi0AFAAGAAgAAAAhAL/fydjfAAAA&#10;CgEAAA8AAAAAAAAAAAAAAAAADQUAAGRycy9kb3ducmV2LnhtbFBLBQYAAAAABAAEAPMAAAAZBgAA&#10;AAA=&#10;" filled="f" stroked="f">
              <v:textbox inset="0,0,0,0">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100BD" w14:textId="77777777" w:rsidR="004B2A1A" w:rsidRDefault="004B2A1A">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0"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SU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HSj360o&#10;n0DBUoDAQKYw+MCohfyOUQ9DJMXq255IilHznsMrMBNnMuRkbCeD8AKuplhjNJprPU6mfSfZrgbk&#10;8Z1xcQsvpWJWxM9ZHN8XDAZby3GImclz/m+9nkft6hcA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ClFSSUswIAALIFAAAO&#10;AAAAAAAAAAAAAAAAAC4CAABkcnMvZTJvRG9jLnhtbFBLAQItABQABgAIAAAAIQDM/QYW3QAAAAcB&#10;AAAPAAAAAAAAAAAAAAAAAA0FAABkcnMvZG93bnJldi54bWxQSwUGAAAAAAQABADzAAAAFwYAAAAA&#10;" filled="f" stroked="f">
              <v:textbox inset="0,0,0,0">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B42F" w14:textId="601DED53" w:rsidR="004B2A1A" w:rsidRDefault="004B2A1A">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1"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ps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" filled="f" stroked="f">
              <v:textbox inset="0,0,0,0">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C12B7" w14:textId="13194FFA" w:rsidR="004B2A1A" w:rsidRDefault="004B2A1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5F8A" w14:textId="5711BC43" w:rsidR="004B2A1A" w:rsidRDefault="004B2A1A">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E598" w14:textId="7AF90288" w:rsidR="004B2A1A" w:rsidRDefault="004B2A1A">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4016B" w14:textId="495180E8" w:rsidR="004B2A1A" w:rsidRDefault="004B2A1A">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2"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9l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LOJvZbECAACzBQAA&#10;DgAAAAAAAAAAAAAAAAAuAgAAZHJzL2Uyb0RvYy54bWxQSwECLQAUAAYACAAAACEAZQczPeAAAAAL&#10;AQAADwAAAAAAAAAAAAAAAAALBQAAZHJzL2Rvd25yZXYueG1sUEsFBgAAAAAEAAQA8wAAABgGAAAA&#10;AA==&#10;" filled="f" stroked="f">
              <v:textbox inset="0,0,0,0">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10A1E" w14:textId="41C3198B" w:rsidR="004B2A1A" w:rsidRDefault="004B2A1A">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3"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IsA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" filled="f" stroked="f">
              <v:textbox inset="0,0,0,0">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24A3C" w14:textId="42342A35" w:rsidR="004B2A1A" w:rsidRDefault="004B2A1A">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4"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V2/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ihVdv7ECAACzBQAA&#10;DgAAAAAAAAAAAAAAAAAuAgAAZHJzL2Uyb0RvYy54bWxQSwECLQAUAAYACAAAACEAXQRA/+AAAAAL&#10;AQAADwAAAAAAAAAAAAAAAAALBQAAZHJzL2Rvd25yZXYueG1sUEsFBgAAAAAEAAQA8wAAABgGAAAA&#10;AA==&#10;" filled="f" stroked="f">
              <v:textbox inset="0,0,0,0">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D10B" w14:textId="77777777" w:rsidR="004B2A1A" w:rsidRDefault="004B2A1A">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E15" w14:textId="3CE22B19" w:rsidR="004B2A1A" w:rsidRDefault="0051274E">
    <w:pPr>
      <w:pStyle w:val="BodyText"/>
      <w:spacing w:line="14" w:lineRule="auto"/>
      <w:rPr>
        <w:sz w:val="2"/>
      </w:rPr>
    </w:pPr>
    <w:ins w:id="96" w:author="Benjamin Meyer" w:date="2023-05-09T17:42:00Z">
      <w:r>
        <w:rPr>
          <w:noProof/>
        </w:rPr>
        <mc:AlternateContent>
          <mc:Choice Requires="wps">
            <w:drawing>
              <wp:anchor distT="0" distB="0" distL="114300" distR="114300" simplePos="0" relativeHeight="251720704" behindDoc="1" locked="0" layoutInCell="1" allowOverlap="1" wp14:anchorId="4B9C4123" wp14:editId="2953DBDC">
                <wp:simplePos x="0" y="0"/>
                <wp:positionH relativeFrom="margin">
                  <wp:align>right</wp:align>
                </wp:positionH>
                <wp:positionV relativeFrom="topMargin">
                  <wp:posOffset>283845</wp:posOffset>
                </wp:positionV>
                <wp:extent cx="2232025" cy="283845"/>
                <wp:effectExtent l="0" t="0" r="15875" b="1905"/>
                <wp:wrapNone/>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FC605" w14:textId="77777777" w:rsidR="0051274E" w:rsidRDefault="0051274E"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51274E" w:rsidRDefault="0051274E" w:rsidP="0051274E">
                            <w:pPr>
                              <w:ind w:right="118"/>
                              <w:jc w:val="right"/>
                              <w:rPr>
                                <w:sz w:val="18"/>
                              </w:rPr>
                            </w:pPr>
                            <w:r>
                              <w:rPr>
                                <w:sz w:val="18"/>
                              </w:rPr>
                              <w:t>May 2023 QAPP v3</w:t>
                            </w:r>
                          </w:p>
                          <w:p w14:paraId="7D080267" w14:textId="77777777" w:rsidR="0051274E" w:rsidRDefault="0051274E" w:rsidP="0051274E">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C4123" id="_x0000_t202" coordsize="21600,21600" o:spt="202" path="m,l,21600r21600,l21600,xe">
                <v:stroke joinstyle="miter"/>
                <v:path gradientshapeok="t" o:connecttype="rect"/>
              </v:shapetype>
              <v:shape id="Text Box 34" o:spid="_x0000_s1042" type="#_x0000_t202" style="position:absolute;margin-left:124.55pt;margin-top:22.35pt;width:175.75pt;height:22.3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V/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2P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" filled="f" stroked="f">
                <v:textbox inset="0,0,0,0">
                  <w:txbxContent>
                    <w:p w14:paraId="495FC605" w14:textId="77777777" w:rsidR="0051274E" w:rsidRDefault="0051274E"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51274E" w:rsidRDefault="0051274E" w:rsidP="0051274E">
                      <w:pPr>
                        <w:ind w:right="118"/>
                        <w:jc w:val="right"/>
                        <w:rPr>
                          <w:sz w:val="18"/>
                        </w:rPr>
                      </w:pPr>
                      <w:r>
                        <w:rPr>
                          <w:sz w:val="18"/>
                        </w:rPr>
                        <w:t>May 2023 QAPP v3</w:t>
                      </w:r>
                    </w:p>
                    <w:p w14:paraId="7D080267" w14:textId="77777777" w:rsidR="0051274E" w:rsidRDefault="0051274E" w:rsidP="0051274E">
                      <w:pPr>
                        <w:spacing w:before="1"/>
                        <w:ind w:left="1843"/>
                        <w:rPr>
                          <w:sz w:val="18"/>
                        </w:rPr>
                      </w:pPr>
                    </w:p>
                  </w:txbxContent>
                </v:textbox>
                <w10:wrap anchorx="margin" anchory="margin"/>
              </v:shape>
            </w:pict>
          </mc:Fallback>
        </mc:AlternateContent>
      </w:r>
    </w:ins>
    <w:r w:rsidR="004B2A1A">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D1CFD" id="_x0000_t202" coordsize="21600,21600" o:spt="202" path="m,l,21600r21600,l21600,xe">
              <v:stroke joinstyle="miter"/>
              <v:path gradientshapeok="t" o:connecttype="rect"/>
            </v:shapetype>
            <v:shape id="Text Box 32" o:spid="_x0000_s1042"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pYrwIAAKw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" filled="f" stroked="f">
              <v:textbox inset="0,0,0,0">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2D94" w14:textId="0E5CFB1B" w:rsidR="004B2A1A" w:rsidRDefault="004B2A1A">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4B2A1A" w:rsidRDefault="004B2A1A" w:rsidP="00A73B53">
                          <w:pPr>
                            <w:ind w:right="118"/>
                            <w:jc w:val="right"/>
                            <w:rPr>
                              <w:sz w:val="18"/>
                            </w:rPr>
                          </w:pPr>
                          <w:r>
                            <w:rPr>
                              <w:sz w:val="18"/>
                            </w:rPr>
                            <w:t>Ma</w:t>
                          </w:r>
                          <w:r w:rsidR="005F754C">
                            <w:rPr>
                              <w:sz w:val="18"/>
                            </w:rPr>
                            <w:t>y</w:t>
                          </w:r>
                          <w:r>
                            <w:rPr>
                              <w:sz w:val="18"/>
                            </w:rPr>
                            <w:t xml:space="preserve"> 2023 QAPP v3</w:t>
                          </w:r>
                        </w:p>
                        <w:p w14:paraId="7FD0F53C"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44"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xT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" filled="f" stroked="f">
              <v:textbox inset="0,0,0,0">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4B2A1A" w:rsidRDefault="004B2A1A" w:rsidP="00A73B53">
                    <w:pPr>
                      <w:ind w:right="118"/>
                      <w:jc w:val="right"/>
                      <w:rPr>
                        <w:sz w:val="18"/>
                      </w:rPr>
                    </w:pPr>
                    <w:r>
                      <w:rPr>
                        <w:sz w:val="18"/>
                      </w:rPr>
                      <w:t>Ma</w:t>
                    </w:r>
                    <w:r w:rsidR="005F754C">
                      <w:rPr>
                        <w:sz w:val="18"/>
                      </w:rPr>
                      <w:t>y</w:t>
                    </w:r>
                    <w:r>
                      <w:rPr>
                        <w:sz w:val="18"/>
                      </w:rPr>
                      <w:t xml:space="preserve"> 2023 QAPP v3</w:t>
                    </w:r>
                  </w:p>
                  <w:p w14:paraId="7FD0F53C" w14:textId="77777777" w:rsidR="004B2A1A" w:rsidRDefault="004B2A1A" w:rsidP="00A73B53">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98952" w14:textId="34114DC7" w:rsidR="004B2A1A" w:rsidRDefault="004B2A1A">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4B2A1A" w:rsidRDefault="00A177D6" w:rsidP="00A73B53">
                          <w:pPr>
                            <w:ind w:right="118"/>
                            <w:jc w:val="right"/>
                            <w:rPr>
                              <w:sz w:val="18"/>
                            </w:rPr>
                          </w:pPr>
                          <w:r>
                            <w:rPr>
                              <w:sz w:val="18"/>
                            </w:rPr>
                            <w:t>May</w:t>
                          </w:r>
                          <w:r w:rsidR="004B2A1A">
                            <w:rPr>
                              <w:sz w:val="18"/>
                            </w:rPr>
                            <w:t xml:space="preserve"> 2023 QAPP v3</w:t>
                          </w:r>
                        </w:p>
                        <w:p w14:paraId="75E301EF"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4"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r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7IRrdi3sjq&#10;ERSsJAgMZAqTD4xGqu8YDTBFMqy/7ahiGLXvBbwCO3ImQ03GZjKoKOFqhg1Go7ky42ja9YpvG0Ae&#10;35mQN/BSau5E/JTF8X3BZHBcjlPMjp7zf+f1NGuXvwA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IAn/2uyAgAAswUAAA4A&#10;AAAAAAAAAAAAAAAALgIAAGRycy9lMm9Eb2MueG1sUEsBAi0AFAAGAAgAAAAhADmHrWbdAAAABwEA&#10;AA8AAAAAAAAAAAAAAAAADAUAAGRycy9kb3ducmV2LnhtbFBLBQYAAAAABAAEAPMAAAAWBgAAAAA=&#10;" filled="f" stroked="f">
              <v:textbox inset="0,0,0,0">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4B2A1A" w:rsidRDefault="00A177D6" w:rsidP="00A73B53">
                    <w:pPr>
                      <w:ind w:right="118"/>
                      <w:jc w:val="right"/>
                      <w:rPr>
                        <w:sz w:val="18"/>
                      </w:rPr>
                    </w:pPr>
                    <w:r>
                      <w:rPr>
                        <w:sz w:val="18"/>
                      </w:rPr>
                      <w:t>May</w:t>
                    </w:r>
                    <w:r w:rsidR="004B2A1A">
                      <w:rPr>
                        <w:sz w:val="18"/>
                      </w:rPr>
                      <w:t xml:space="preserve"> 2023 QAPP v3</w:t>
                    </w:r>
                  </w:p>
                  <w:p w14:paraId="75E301EF" w14:textId="77777777" w:rsidR="004B2A1A" w:rsidRDefault="004B2A1A" w:rsidP="00A73B53">
                    <w:pPr>
                      <w:spacing w:before="1"/>
                      <w:ind w:left="1843"/>
                      <w:rPr>
                        <w:sz w:val="18"/>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9214" w14:textId="28D09657" w:rsidR="004B2A1A" w:rsidRDefault="004B2A1A">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4B2A1A" w:rsidRDefault="00A177D6" w:rsidP="00816966">
                          <w:pPr>
                            <w:ind w:right="118"/>
                            <w:jc w:val="right"/>
                            <w:rPr>
                              <w:sz w:val="18"/>
                            </w:rPr>
                          </w:pPr>
                          <w:r>
                            <w:rPr>
                              <w:sz w:val="18"/>
                            </w:rPr>
                            <w:t>May</w:t>
                          </w:r>
                          <w:r w:rsidR="004B2A1A">
                            <w:rPr>
                              <w:sz w:val="18"/>
                            </w:rPr>
                            <w:t xml:space="preserve">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5"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P/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hmJroR81aU&#10;T6BgKUBgIFOYfGDUQn7HqIcpkmL1bU8kxah5z+EVmJEzGXIytpNBeAFXU6wxGs21HkfTvpNsVwPy&#10;+M64uIWXUjEr4ucsju8LJoPlcpxiZvSc/1uv51m7+gU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MfrM/+yAgAAswUA&#10;AA4AAAAAAAAAAAAAAAAALgIAAGRycy9lMm9Eb2MueG1sUEsBAi0AFAAGAAgAAAAhAOXpZkfgAAAA&#10;CwEAAA8AAAAAAAAAAAAAAAAADAUAAGRycy9kb3ducmV2LnhtbFBLBQYAAAAABAAEAPMAAAAZBgAA&#10;AAA=&#10;" filled="f" stroked="f">
              <v:textbox inset="0,0,0,0">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4B2A1A" w:rsidRDefault="00A177D6" w:rsidP="00816966">
                    <w:pPr>
                      <w:ind w:right="118"/>
                      <w:jc w:val="right"/>
                      <w:rPr>
                        <w:sz w:val="18"/>
                      </w:rPr>
                    </w:pPr>
                    <w:r>
                      <w:rPr>
                        <w:sz w:val="18"/>
                      </w:rPr>
                      <w:t>May</w:t>
                    </w:r>
                    <w:r w:rsidR="004B2A1A">
                      <w:rPr>
                        <w:sz w:val="18"/>
                      </w:rPr>
                      <w:t xml:space="preserve"> 2023 QAPP v3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25AB" w14:textId="479F1865" w:rsidR="004B2A1A" w:rsidRDefault="004B2A1A">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4B2A1A" w:rsidRDefault="00A177D6">
                          <w:pPr>
                            <w:spacing w:before="1"/>
                            <w:ind w:left="1843"/>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46"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pc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0doohsx70T5&#10;CAqWAgQGMoXJB0Yt5HeMepgiKVbfDkRSjJr3HF6BGTmTISdjNxmEF3A1xRqj0dzocTQdOsn2NSCP&#10;74yLNbyUilkRP2Vxel8wGSyX0xQzo+fy33o9zdrVL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NVMGlyyAgAAswUA&#10;AA4AAAAAAAAAAAAAAAAALgIAAGRycy9lMm9Eb2MueG1sUEsBAi0AFAAGAAgAAAAhAI5DxvngAAAA&#10;CwEAAA8AAAAAAAAAAAAAAAAADAUAAGRycy9kb3ducmV2LnhtbFBLBQYAAAAABAAEAPMAAAAZBgAA&#10;AAA=&#10;" filled="f" stroked="f">
              <v:textbox inset="0,0,0,0">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4B2A1A" w:rsidRDefault="00A177D6">
                    <w:pPr>
                      <w:spacing w:before="1"/>
                      <w:ind w:left="1843"/>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E0D01" w14:textId="77777777" w:rsidR="004B2A1A" w:rsidRPr="00447864" w:rsidRDefault="004B2A1A"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47"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3QD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VmpGvztR&#10;PoKCpQCBgUxh8oFRC/kdox6mSIrVtwORFKPmPYdXYEbOZMjJ2E0G4QVcTbHGaDQ3ehxNh06yfQ3I&#10;4zvj4gZeSsWsiJ+yOL0vmAyWy2mKmdFz+W+9nmbt+hcA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LVPdAOzAgAAswUA&#10;AA4AAAAAAAAAAAAAAAAALgIAAGRycy9lMm9Eb2MueG1sUEsBAi0AFAAGAAgAAAAhAGbkgZnfAAAA&#10;CwEAAA8AAAAAAAAAAAAAAAAADQUAAGRycy9kb3ducmV2LnhtbFBLBQYAAAAABAAEAPMAAAAZBgAA&#10;AAA=&#10;" filled="f" stroked="f">
              <v:textbox inset="0,0,0,0">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page" anchory="page"/>
            </v:shape>
          </w:pict>
        </mc:Fallback>
      </mc:AlternateContent>
    </w:r>
  </w:p>
  <w:p w14:paraId="412527AD" w14:textId="77777777" w:rsidR="004B2A1A" w:rsidRDefault="004B2A1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4068" w14:textId="77777777" w:rsidR="004B2A1A" w:rsidRDefault="004B2A1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DDC92" w14:textId="17A5D042" w:rsidR="004B2A1A" w:rsidRDefault="004B2A1A">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48"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WsgIAALM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JBOX5ayAgAAswUAAA4A&#10;AAAAAAAAAAAAAAAALgIAAGRycy9lMm9Eb2MueG1sUEsBAi0AFAAGAAgAAAAhAMz9BhbdAAAABwEA&#10;AA8AAAAAAAAAAAAAAAAADAUAAGRycy9kb3ducmV2LnhtbFBLBQYAAAAABAAEAPMAAAAWBgAAAAA=&#10;" filled="f" stroked="f">
              <v:textbox inset="0,0,0,0">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5970B46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3"/>
  </w:num>
  <w:num w:numId="2">
    <w:abstractNumId w:val="26"/>
  </w:num>
  <w:num w:numId="3">
    <w:abstractNumId w:val="39"/>
  </w:num>
  <w:num w:numId="4">
    <w:abstractNumId w:val="20"/>
  </w:num>
  <w:num w:numId="5">
    <w:abstractNumId w:val="19"/>
  </w:num>
  <w:num w:numId="6">
    <w:abstractNumId w:val="27"/>
  </w:num>
  <w:num w:numId="7">
    <w:abstractNumId w:val="10"/>
  </w:num>
  <w:num w:numId="8">
    <w:abstractNumId w:val="49"/>
  </w:num>
  <w:num w:numId="9">
    <w:abstractNumId w:val="2"/>
  </w:num>
  <w:num w:numId="10">
    <w:abstractNumId w:val="46"/>
  </w:num>
  <w:num w:numId="11">
    <w:abstractNumId w:val="12"/>
  </w:num>
  <w:num w:numId="12">
    <w:abstractNumId w:val="24"/>
  </w:num>
  <w:num w:numId="13">
    <w:abstractNumId w:val="3"/>
  </w:num>
  <w:num w:numId="14">
    <w:abstractNumId w:val="44"/>
  </w:num>
  <w:num w:numId="15">
    <w:abstractNumId w:val="6"/>
  </w:num>
  <w:num w:numId="16">
    <w:abstractNumId w:val="29"/>
  </w:num>
  <w:num w:numId="17">
    <w:abstractNumId w:val="43"/>
  </w:num>
  <w:num w:numId="18">
    <w:abstractNumId w:val="11"/>
  </w:num>
  <w:num w:numId="19">
    <w:abstractNumId w:val="36"/>
  </w:num>
  <w:num w:numId="20">
    <w:abstractNumId w:val="35"/>
  </w:num>
  <w:num w:numId="21">
    <w:abstractNumId w:val="0"/>
  </w:num>
  <w:num w:numId="22">
    <w:abstractNumId w:val="23"/>
  </w:num>
  <w:num w:numId="23">
    <w:abstractNumId w:val="31"/>
  </w:num>
  <w:num w:numId="24">
    <w:abstractNumId w:val="32"/>
  </w:num>
  <w:num w:numId="25">
    <w:abstractNumId w:val="16"/>
  </w:num>
  <w:num w:numId="26">
    <w:abstractNumId w:val="7"/>
  </w:num>
  <w:num w:numId="27">
    <w:abstractNumId w:val="18"/>
  </w:num>
  <w:num w:numId="28">
    <w:abstractNumId w:val="38"/>
  </w:num>
  <w:num w:numId="29">
    <w:abstractNumId w:val="9"/>
  </w:num>
  <w:num w:numId="30">
    <w:abstractNumId w:val="8"/>
  </w:num>
  <w:num w:numId="31">
    <w:abstractNumId w:val="45"/>
  </w:num>
  <w:num w:numId="32">
    <w:abstractNumId w:val="15"/>
  </w:num>
  <w:num w:numId="33">
    <w:abstractNumId w:val="28"/>
  </w:num>
  <w:num w:numId="34">
    <w:abstractNumId w:val="30"/>
  </w:num>
  <w:num w:numId="35">
    <w:abstractNumId w:val="1"/>
  </w:num>
  <w:num w:numId="36">
    <w:abstractNumId w:val="40"/>
  </w:num>
  <w:num w:numId="37">
    <w:abstractNumId w:val="33"/>
  </w:num>
  <w:num w:numId="38">
    <w:abstractNumId w:val="22"/>
  </w:num>
  <w:num w:numId="39">
    <w:abstractNumId w:val="25"/>
  </w:num>
  <w:num w:numId="40">
    <w:abstractNumId w:val="14"/>
  </w:num>
  <w:num w:numId="41">
    <w:abstractNumId w:val="37"/>
  </w:num>
  <w:num w:numId="42">
    <w:abstractNumId w:val="17"/>
  </w:num>
  <w:num w:numId="43">
    <w:abstractNumId w:val="4"/>
  </w:num>
  <w:num w:numId="44">
    <w:abstractNumId w:val="34"/>
  </w:num>
  <w:num w:numId="45">
    <w:abstractNumId w:val="42"/>
  </w:num>
  <w:num w:numId="46">
    <w:abstractNumId w:val="47"/>
  </w:num>
  <w:num w:numId="47">
    <w:abstractNumId w:val="21"/>
  </w:num>
  <w:num w:numId="48">
    <w:abstractNumId w:val="41"/>
  </w:num>
  <w:num w:numId="49">
    <w:abstractNumId w:val="5"/>
  </w:num>
  <w:num w:numId="50">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05"/>
    <w:rsid w:val="00015BB1"/>
    <w:rsid w:val="000221D8"/>
    <w:rsid w:val="000274C3"/>
    <w:rsid w:val="00034E43"/>
    <w:rsid w:val="00042BE4"/>
    <w:rsid w:val="00044240"/>
    <w:rsid w:val="00044A00"/>
    <w:rsid w:val="00075E87"/>
    <w:rsid w:val="00085DB9"/>
    <w:rsid w:val="000866DB"/>
    <w:rsid w:val="00095B64"/>
    <w:rsid w:val="00096171"/>
    <w:rsid w:val="000A657C"/>
    <w:rsid w:val="000A6FC9"/>
    <w:rsid w:val="000B0BE4"/>
    <w:rsid w:val="000B57B0"/>
    <w:rsid w:val="000B59B3"/>
    <w:rsid w:val="000C2DBA"/>
    <w:rsid w:val="000D1E1B"/>
    <w:rsid w:val="000E32CE"/>
    <w:rsid w:val="000E5328"/>
    <w:rsid w:val="00135EF5"/>
    <w:rsid w:val="0014462D"/>
    <w:rsid w:val="0019723B"/>
    <w:rsid w:val="001A2BD8"/>
    <w:rsid w:val="001E1A8E"/>
    <w:rsid w:val="001F0914"/>
    <w:rsid w:val="00225170"/>
    <w:rsid w:val="00226A4E"/>
    <w:rsid w:val="0026478B"/>
    <w:rsid w:val="00297327"/>
    <w:rsid w:val="002A2AB2"/>
    <w:rsid w:val="00360D8F"/>
    <w:rsid w:val="003A4142"/>
    <w:rsid w:val="003C323F"/>
    <w:rsid w:val="003D1562"/>
    <w:rsid w:val="003F0FE3"/>
    <w:rsid w:val="0042046E"/>
    <w:rsid w:val="00427A12"/>
    <w:rsid w:val="00433FDB"/>
    <w:rsid w:val="00442B13"/>
    <w:rsid w:val="00491817"/>
    <w:rsid w:val="0049250F"/>
    <w:rsid w:val="004A6F6C"/>
    <w:rsid w:val="004B2A1A"/>
    <w:rsid w:val="004E5CF7"/>
    <w:rsid w:val="00500CEC"/>
    <w:rsid w:val="00500F3C"/>
    <w:rsid w:val="0051274E"/>
    <w:rsid w:val="005169C8"/>
    <w:rsid w:val="00521A4E"/>
    <w:rsid w:val="00533954"/>
    <w:rsid w:val="00543BF1"/>
    <w:rsid w:val="00545C33"/>
    <w:rsid w:val="00546B7D"/>
    <w:rsid w:val="005473BA"/>
    <w:rsid w:val="005621EB"/>
    <w:rsid w:val="00576649"/>
    <w:rsid w:val="005828CD"/>
    <w:rsid w:val="00586691"/>
    <w:rsid w:val="005935B5"/>
    <w:rsid w:val="005C5905"/>
    <w:rsid w:val="005D1A08"/>
    <w:rsid w:val="005F5AD8"/>
    <w:rsid w:val="005F754C"/>
    <w:rsid w:val="00601E6B"/>
    <w:rsid w:val="00622BC1"/>
    <w:rsid w:val="00641F83"/>
    <w:rsid w:val="0065285B"/>
    <w:rsid w:val="006F4AE3"/>
    <w:rsid w:val="00710115"/>
    <w:rsid w:val="00733BC2"/>
    <w:rsid w:val="00733C96"/>
    <w:rsid w:val="007608B3"/>
    <w:rsid w:val="007618D6"/>
    <w:rsid w:val="007B5E3E"/>
    <w:rsid w:val="007C3E88"/>
    <w:rsid w:val="007D697E"/>
    <w:rsid w:val="007F254A"/>
    <w:rsid w:val="007F3A77"/>
    <w:rsid w:val="007F6245"/>
    <w:rsid w:val="008105D8"/>
    <w:rsid w:val="00816966"/>
    <w:rsid w:val="008201A7"/>
    <w:rsid w:val="00873C54"/>
    <w:rsid w:val="008B236A"/>
    <w:rsid w:val="008B7722"/>
    <w:rsid w:val="008E4680"/>
    <w:rsid w:val="00915D11"/>
    <w:rsid w:val="00934993"/>
    <w:rsid w:val="00990B1F"/>
    <w:rsid w:val="009C52CC"/>
    <w:rsid w:val="009F1349"/>
    <w:rsid w:val="00A0078F"/>
    <w:rsid w:val="00A177D6"/>
    <w:rsid w:val="00A42F86"/>
    <w:rsid w:val="00A73B53"/>
    <w:rsid w:val="00AA456E"/>
    <w:rsid w:val="00AA4592"/>
    <w:rsid w:val="00AA5420"/>
    <w:rsid w:val="00AB7A80"/>
    <w:rsid w:val="00AC0F53"/>
    <w:rsid w:val="00AE0845"/>
    <w:rsid w:val="00AE5A3E"/>
    <w:rsid w:val="00B35F53"/>
    <w:rsid w:val="00B407F6"/>
    <w:rsid w:val="00B93484"/>
    <w:rsid w:val="00BD5F59"/>
    <w:rsid w:val="00BD63F9"/>
    <w:rsid w:val="00C100DF"/>
    <w:rsid w:val="00C356E4"/>
    <w:rsid w:val="00C51876"/>
    <w:rsid w:val="00C561FD"/>
    <w:rsid w:val="00C57632"/>
    <w:rsid w:val="00C66F53"/>
    <w:rsid w:val="00C72335"/>
    <w:rsid w:val="00C723C6"/>
    <w:rsid w:val="00CC05AE"/>
    <w:rsid w:val="00CD1D42"/>
    <w:rsid w:val="00CD7519"/>
    <w:rsid w:val="00CE4B61"/>
    <w:rsid w:val="00D36D78"/>
    <w:rsid w:val="00D45D08"/>
    <w:rsid w:val="00D500FA"/>
    <w:rsid w:val="00D52CC6"/>
    <w:rsid w:val="00D92606"/>
    <w:rsid w:val="00DB2210"/>
    <w:rsid w:val="00DB2FDB"/>
    <w:rsid w:val="00DC61FC"/>
    <w:rsid w:val="00DD2D54"/>
    <w:rsid w:val="00DD5B4B"/>
    <w:rsid w:val="00DF3A0D"/>
    <w:rsid w:val="00E05A28"/>
    <w:rsid w:val="00E374D5"/>
    <w:rsid w:val="00E42E59"/>
    <w:rsid w:val="00E52C5B"/>
    <w:rsid w:val="00E552C2"/>
    <w:rsid w:val="00E61C02"/>
    <w:rsid w:val="00E63832"/>
    <w:rsid w:val="00E7752F"/>
    <w:rsid w:val="00E81AA7"/>
    <w:rsid w:val="00E95B1B"/>
    <w:rsid w:val="00E9623B"/>
    <w:rsid w:val="00EA254A"/>
    <w:rsid w:val="00EB73D3"/>
    <w:rsid w:val="00ED38F8"/>
    <w:rsid w:val="00ED71D8"/>
    <w:rsid w:val="00EF43AF"/>
    <w:rsid w:val="00F011B4"/>
    <w:rsid w:val="00F11EB2"/>
    <w:rsid w:val="00F24EA0"/>
    <w:rsid w:val="00F4055E"/>
    <w:rsid w:val="00F4437A"/>
    <w:rsid w:val="00F70B3F"/>
    <w:rsid w:val="00F85F3F"/>
    <w:rsid w:val="00F90B27"/>
    <w:rsid w:val="00F95892"/>
    <w:rsid w:val="00F96672"/>
    <w:rsid w:val="00FB643C"/>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9723B"/>
    <w:rPr>
      <w:color w:val="605E5C"/>
      <w:shd w:val="clear" w:color="auto" w:fill="E1DFDD"/>
    </w:rPr>
  </w:style>
  <w:style w:type="character" w:customStyle="1" w:styleId="UnresolvedMention">
    <w:name w:val="Unresolved Mention"/>
    <w:basedOn w:val="DefaultParagraphFont"/>
    <w:uiPriority w:val="99"/>
    <w:semiHidden/>
    <w:unhideWhenUsed/>
    <w:rsid w:val="001F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mailto:hydrology@kenaiwatershed.org" TargetMode="External"/><Relationship Id="rId42" Type="http://schemas.openxmlformats.org/officeDocument/2006/relationships/footer" Target="footer7.xml"/><Relationship Id="rId47" Type="http://schemas.openxmlformats.org/officeDocument/2006/relationships/image" Target="media/image7.jpeg"/><Relationship Id="rId63" Type="http://schemas.openxmlformats.org/officeDocument/2006/relationships/image" Target="media/image13.jpg"/><Relationship Id="rId68" Type="http://schemas.openxmlformats.org/officeDocument/2006/relationships/footer" Target="footer15.xml"/><Relationship Id="rId16" Type="http://schemas.openxmlformats.org/officeDocument/2006/relationships/hyperlink" Target="mailto:justin.nelson@sgs.com" TargetMode="External"/><Relationship Id="rId11" Type="http://schemas.openxmlformats.org/officeDocument/2006/relationships/hyperlink" Target="mailto:executivedirector@kenaiwatershed.org" TargetMode="External"/><Relationship Id="rId32" Type="http://schemas.openxmlformats.org/officeDocument/2006/relationships/footer" Target="footer5.xml"/><Relationship Id="rId37" Type="http://schemas.openxmlformats.org/officeDocument/2006/relationships/hyperlink" Target="https://maps.waterdata.usgs.gov/mapper/" TargetMode="External"/><Relationship Id="rId53" Type="http://schemas.openxmlformats.org/officeDocument/2006/relationships/footer" Target="footer10.xml"/><Relationship Id="rId58" Type="http://schemas.openxmlformats.org/officeDocument/2006/relationships/footer" Target="footer12.xml"/><Relationship Id="rId74" Type="http://schemas.openxmlformats.org/officeDocument/2006/relationships/footer" Target="footer18.xml"/><Relationship Id="rId79"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footer" Target="footer13.xml"/><Relationship Id="rId82" Type="http://schemas.openxmlformats.org/officeDocument/2006/relationships/theme" Target="theme/theme1.xml"/><Relationship Id="rId19" Type="http://schemas.openxmlformats.org/officeDocument/2006/relationships/hyperlink" Target="mailto:amber.bethe@alaska.gov" TargetMode="External"/><Relationship Id="rId14" Type="http://schemas.openxmlformats.org/officeDocument/2006/relationships/hyperlink" Target="mailto:hydrology@kenaiwatershed.org"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header" Target="header8.xml"/><Relationship Id="rId48" Type="http://schemas.openxmlformats.org/officeDocument/2006/relationships/image" Target="media/image8.jpeg"/><Relationship Id="rId56" Type="http://schemas.openxmlformats.org/officeDocument/2006/relationships/footer" Target="footer11.xml"/><Relationship Id="rId64" Type="http://schemas.openxmlformats.org/officeDocument/2006/relationships/image" Target="media/image14.jpg"/><Relationship Id="rId69" Type="http://schemas.openxmlformats.org/officeDocument/2006/relationships/header" Target="header16.xml"/><Relationship Id="rId77" Type="http://schemas.openxmlformats.org/officeDocument/2006/relationships/hyperlink" Target="https://bit.ly/kwf_wqx_evaluation_checklist" TargetMode="External"/><Relationship Id="rId8" Type="http://schemas.openxmlformats.org/officeDocument/2006/relationships/image" Target="media/image1.jpg"/><Relationship Id="rId51" Type="http://schemas.openxmlformats.org/officeDocument/2006/relationships/image" Target="media/image9.jpeg"/><Relationship Id="rId72" Type="http://schemas.openxmlformats.org/officeDocument/2006/relationships/footer" Target="footer17.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fields.cindy@epa.gov" TargetMode="External"/><Relationship Id="rId17" Type="http://schemas.openxmlformats.org/officeDocument/2006/relationships/hyperlink" Target="mailto:yvonne.weber@salamatoftribe.com" TargetMode="External"/><Relationship Id="rId25" Type="http://schemas.openxmlformats.org/officeDocument/2006/relationships/header" Target="header2.xml"/><Relationship Id="rId33" Type="http://schemas.openxmlformats.org/officeDocument/2006/relationships/image" Target="media/image3.jpeg"/><Relationship Id="rId38" Type="http://schemas.openxmlformats.org/officeDocument/2006/relationships/hyperlink" Target="https://northtechgroup.com/" TargetMode="External"/><Relationship Id="rId46" Type="http://schemas.openxmlformats.org/officeDocument/2006/relationships/image" Target="media/image6.jpeg"/><Relationship Id="rId59" Type="http://schemas.openxmlformats.org/officeDocument/2006/relationships/image" Target="media/image11.jpeg"/><Relationship Id="rId67" Type="http://schemas.openxmlformats.org/officeDocument/2006/relationships/header" Target="header15.xml"/><Relationship Id="rId20" Type="http://schemas.openxmlformats.org/officeDocument/2006/relationships/hyperlink" Target="https://www.kenaiwatershed.org/science-in-action/research-information/water-quality/" TargetMode="External"/><Relationship Id="rId41" Type="http://schemas.openxmlformats.org/officeDocument/2006/relationships/header" Target="header7.xml"/><Relationship Id="rId54" Type="http://schemas.openxmlformats.org/officeDocument/2006/relationships/image" Target="media/image10.jpeg"/><Relationship Id="rId62" Type="http://schemas.openxmlformats.org/officeDocument/2006/relationships/image" Target="media/image12.jpg"/><Relationship Id="rId70" Type="http://schemas.openxmlformats.org/officeDocument/2006/relationships/footer" Target="footer16.xml"/><Relationship Id="rId75" Type="http://schemas.openxmlformats.org/officeDocument/2006/relationships/hyperlink" Target="https://aktemp.uaa.alaska.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xecutivedirector@kenaiwatershed.org" TargetMode="Externa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hyperlink" Target="http://www.ncei.noaa.gov" TargetMode="External"/><Relationship Id="rId49" Type="http://schemas.openxmlformats.org/officeDocument/2006/relationships/header" Target="header9.xml"/><Relationship Id="rId57" Type="http://schemas.openxmlformats.org/officeDocument/2006/relationships/header" Target="header12.xml"/><Relationship Id="rId10" Type="http://schemas.openxmlformats.org/officeDocument/2006/relationships/image" Target="media/image2.png"/><Relationship Id="rId31" Type="http://schemas.openxmlformats.org/officeDocument/2006/relationships/header" Target="header5.xml"/><Relationship Id="rId44" Type="http://schemas.openxmlformats.org/officeDocument/2006/relationships/footer" Target="footer8.xml"/><Relationship Id="rId52" Type="http://schemas.openxmlformats.org/officeDocument/2006/relationships/header" Target="header10.xml"/><Relationship Id="rId60" Type="http://schemas.openxmlformats.org/officeDocument/2006/relationships/header" Target="header13.xml"/><Relationship Id="rId65" Type="http://schemas.openxmlformats.org/officeDocument/2006/relationships/header" Target="header14.xml"/><Relationship Id="rId73" Type="http://schemas.openxmlformats.org/officeDocument/2006/relationships/header" Target="header18.xml"/><Relationship Id="rId78" Type="http://schemas.openxmlformats.org/officeDocument/2006/relationships/header" Target="header19.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hydrology@kenaiwatershed.org" TargetMode="External"/><Relationship Id="rId13" Type="http://schemas.openxmlformats.org/officeDocument/2006/relationships/hyperlink" Target="mailto:brown.katherine@epa.gov" TargetMode="External"/><Relationship Id="rId18" Type="http://schemas.openxmlformats.org/officeDocument/2006/relationships/hyperlink" Target="mailto:emorrison@salamatoftribe.org" TargetMode="External"/><Relationship Id="rId39" Type="http://schemas.openxmlformats.org/officeDocument/2006/relationships/image" Target="media/image4.png"/><Relationship Id="rId34" Type="http://schemas.openxmlformats.org/officeDocument/2006/relationships/header" Target="header6.xml"/><Relationship Id="rId50" Type="http://schemas.openxmlformats.org/officeDocument/2006/relationships/footer" Target="footer9.xml"/><Relationship Id="rId55" Type="http://schemas.openxmlformats.org/officeDocument/2006/relationships/header" Target="header11.xml"/><Relationship Id="rId76" Type="http://schemas.openxmlformats.org/officeDocument/2006/relationships/hyperlink" Target="https://bit.ly/kwf_lab_certs" TargetMode="External"/><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hyperlink" Target="https://aktemp.uaa.alaska.edu/" TargetMode="External"/><Relationship Id="rId40" Type="http://schemas.openxmlformats.org/officeDocument/2006/relationships/hyperlink" Target="http://www.kenaiwatershed.org" TargetMode="External"/><Relationship Id="rId45" Type="http://schemas.openxmlformats.org/officeDocument/2006/relationships/image" Target="media/image5.jpeg"/><Relationship Id="rId66"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4164F-99C3-40EC-8B1A-3124E7E1A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73</Pages>
  <Words>17741</Words>
  <Characters>101128</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55</cp:revision>
  <cp:lastPrinted>2023-05-03T19:36:00Z</cp:lastPrinted>
  <dcterms:created xsi:type="dcterms:W3CDTF">2023-04-27T23:54:00Z</dcterms:created>
  <dcterms:modified xsi:type="dcterms:W3CDTF">2023-05-10T01:43:00Z</dcterms:modified>
</cp:coreProperties>
</file>