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000000"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000000"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77777777" w:rsidR="000E32CE" w:rsidRPr="00FC3010" w:rsidRDefault="000E32CE" w:rsidP="008105D8">
            <w:pPr>
              <w:pStyle w:val="TableParagraph"/>
              <w:spacing w:before="175"/>
              <w:ind w:left="97"/>
              <w:jc w:val="center"/>
              <w:rPr>
                <w:sz w:val="20"/>
                <w:szCs w:val="20"/>
              </w:rPr>
            </w:pPr>
            <w:r w:rsidRPr="00FC3010">
              <w:rPr>
                <w:sz w:val="20"/>
                <w:szCs w:val="20"/>
              </w:rPr>
              <w:t>Mitch Michaud</w:t>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5"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Sue Mauger</w:t>
            </w:r>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Cook     Inletkeeper</w:t>
            </w:r>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000000" w:rsidP="008105D8">
            <w:pPr>
              <w:pStyle w:val="TableParagraph"/>
              <w:ind w:left="121"/>
              <w:jc w:val="center"/>
              <w:rPr>
                <w:sz w:val="18"/>
              </w:rPr>
            </w:pPr>
            <w:hyperlink r:id="rId16"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77777777" w:rsidR="000E32CE" w:rsidRPr="00FC3010" w:rsidRDefault="000E32CE" w:rsidP="008105D8">
            <w:pPr>
              <w:pStyle w:val="TableParagraph"/>
              <w:jc w:val="center"/>
              <w:rPr>
                <w:sz w:val="20"/>
                <w:szCs w:val="20"/>
              </w:rPr>
            </w:pPr>
            <w:r w:rsidRPr="00FC3010">
              <w:rPr>
                <w:sz w:val="20"/>
                <w:szCs w:val="20"/>
              </w:rPr>
              <w:t>Moses Jordan</w:t>
            </w:r>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27890CA4" w:rsidR="008201A7" w:rsidRPr="00FC3010" w:rsidRDefault="008201A7" w:rsidP="008105D8">
            <w:pPr>
              <w:pStyle w:val="TableParagraph"/>
              <w:jc w:val="center"/>
              <w:rPr>
                <w:sz w:val="20"/>
                <w:szCs w:val="20"/>
              </w:rPr>
            </w:pPr>
            <w:r>
              <w:rPr>
                <w:sz w:val="20"/>
                <w:szCs w:val="20"/>
              </w:rPr>
              <w:t>Yvonne Weber</w:t>
            </w:r>
          </w:p>
        </w:tc>
        <w:tc>
          <w:tcPr>
            <w:tcW w:w="2340" w:type="dxa"/>
            <w:tcBorders>
              <w:top w:val="single" w:sz="6" w:space="0" w:color="000000"/>
              <w:left w:val="single" w:sz="6" w:space="0" w:color="000000"/>
              <w:bottom w:val="single" w:sz="6" w:space="0" w:color="000000"/>
              <w:right w:val="single" w:sz="6" w:space="0" w:color="000000"/>
            </w:tcBorders>
          </w:tcPr>
          <w:p w14:paraId="6F4BE620" w14:textId="63357647" w:rsidR="008201A7" w:rsidRPr="00FC3010" w:rsidRDefault="008201A7" w:rsidP="008105D8">
            <w:pPr>
              <w:pStyle w:val="TableParagraph"/>
              <w:jc w:val="center"/>
              <w:rPr>
                <w:sz w:val="20"/>
                <w:szCs w:val="20"/>
              </w:rPr>
            </w:pPr>
            <w:r>
              <w:rPr>
                <w:sz w:val="20"/>
                <w:szCs w:val="20"/>
              </w:rPr>
              <w:t>Environmental Director</w:t>
            </w:r>
          </w:p>
        </w:tc>
        <w:tc>
          <w:tcPr>
            <w:tcW w:w="1710" w:type="dxa"/>
            <w:tcBorders>
              <w:top w:val="single" w:sz="6" w:space="0" w:color="000000"/>
              <w:left w:val="single" w:sz="6" w:space="0" w:color="000000"/>
              <w:bottom w:val="single" w:sz="6" w:space="0" w:color="000000"/>
              <w:right w:val="single" w:sz="6" w:space="0" w:color="000000"/>
            </w:tcBorders>
          </w:tcPr>
          <w:p w14:paraId="4DC85E9F" w14:textId="47F886B1"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77777777"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1AE2E37D" w14:textId="6DF13214" w:rsidR="008201A7" w:rsidRPr="009F72AC" w:rsidRDefault="00000000" w:rsidP="008105D8">
            <w:pPr>
              <w:pStyle w:val="TableParagraph"/>
              <w:spacing w:before="5"/>
              <w:jc w:val="center"/>
              <w:rPr>
                <w:sz w:val="18"/>
                <w:szCs w:val="18"/>
              </w:rPr>
            </w:pPr>
            <w:hyperlink r:id="rId17" w:history="1">
              <w:r w:rsidR="008105D8" w:rsidRPr="002A5560">
                <w:rPr>
                  <w:rStyle w:val="Hyperlink"/>
                  <w:sz w:val="18"/>
                  <w:szCs w:val="18"/>
                </w:rPr>
                <w:t>yvonne.weber@salamatoftribe.com</w:t>
              </w:r>
            </w:hyperlink>
            <w:r w:rsidR="008105D8">
              <w:rPr>
                <w:sz w:val="18"/>
                <w:szCs w:val="18"/>
              </w:rPr>
              <w:t xml:space="preserve"> </w:t>
            </w:r>
            <w:r w:rsidR="004B2A1A">
              <w:rPr>
                <w:sz w:val="18"/>
                <w:szCs w:val="18"/>
              </w:rPr>
              <w:t xml:space="preserve"> </w:t>
            </w:r>
            <w:r w:rsidR="008201A7" w:rsidRPr="00BA2F54">
              <w:rPr>
                <w:sz w:val="18"/>
                <w:szCs w:val="18"/>
              </w:rPr>
              <w:t xml:space="preserve">  </w:t>
            </w:r>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000000" w:rsidP="008105D8">
            <w:pPr>
              <w:pStyle w:val="TableParagraph"/>
              <w:spacing w:before="5"/>
              <w:jc w:val="center"/>
              <w:rPr>
                <w:sz w:val="18"/>
                <w:szCs w:val="18"/>
              </w:rPr>
            </w:pPr>
            <w:hyperlink r:id="rId18"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77777777" w:rsidR="008201A7" w:rsidRPr="00FC3010" w:rsidRDefault="008201A7" w:rsidP="008105D8">
            <w:pPr>
              <w:pStyle w:val="TableParagraph"/>
              <w:jc w:val="center"/>
              <w:rPr>
                <w:sz w:val="20"/>
                <w:szCs w:val="20"/>
              </w:rPr>
            </w:pPr>
            <w:r w:rsidRPr="00FC3010">
              <w:rPr>
                <w:sz w:val="20"/>
                <w:szCs w:val="20"/>
              </w:rPr>
              <w:t>Amber Bethe</w:t>
            </w:r>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46E1D92B" w:rsidR="008201A7" w:rsidRPr="009F72AC" w:rsidRDefault="00000000" w:rsidP="008105D8">
            <w:pPr>
              <w:pStyle w:val="TableParagraph"/>
              <w:spacing w:before="5"/>
              <w:jc w:val="center"/>
              <w:rPr>
                <w:sz w:val="18"/>
                <w:szCs w:val="18"/>
              </w:rPr>
            </w:pPr>
            <w:hyperlink r:id="rId19" w:history="1">
              <w:r w:rsidR="008105D8" w:rsidRPr="002A5560">
                <w:rPr>
                  <w:rStyle w:val="Hyperlink"/>
                  <w:sz w:val="18"/>
                  <w:szCs w:val="18"/>
                </w:rPr>
                <w:t>amber.bethe@alaska.gov</w:t>
              </w:r>
            </w:hyperlink>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0"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1"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27" w:name="A4._PROJECT_/_TASK_ORGANIZATION"/>
      <w:bookmarkStart w:id="28" w:name="_Toc112073502"/>
      <w:bookmarkStart w:id="29" w:name="_Toc117087844"/>
      <w:bookmarkStart w:id="30" w:name="_Toc125960334"/>
      <w:bookmarkStart w:id="31" w:name="_Toc125983996"/>
      <w:bookmarkStart w:id="32" w:name="_Toc125984277"/>
      <w:bookmarkStart w:id="33" w:name="_Toc132032649"/>
      <w:bookmarkEnd w:id="27"/>
      <w:r w:rsidRPr="000E32CE">
        <w:rPr>
          <w:b/>
        </w:rPr>
        <w:t>A4.</w:t>
      </w:r>
      <w:bookmarkStart w:id="34"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28"/>
      <w:bookmarkEnd w:id="29"/>
      <w:bookmarkEnd w:id="30"/>
      <w:bookmarkEnd w:id="31"/>
      <w:bookmarkEnd w:id="32"/>
      <w:bookmarkEnd w:id="33"/>
      <w:bookmarkEnd w:id="34"/>
    </w:p>
    <w:p w14:paraId="6ABC1BD3" w14:textId="77777777" w:rsidR="000A6FC9" w:rsidRDefault="000A6FC9" w:rsidP="000A6FC9"/>
    <w:p w14:paraId="4D84695C" w14:textId="77777777" w:rsidR="000A6FC9" w:rsidRDefault="000A6FC9" w:rsidP="000A6FC9">
      <w:pPr>
        <w:pStyle w:val="BodyText"/>
        <w:rPr>
          <w:b/>
          <w:sz w:val="20"/>
        </w:rPr>
      </w:pPr>
    </w:p>
    <w:p w14:paraId="6BCAC3FD" w14:textId="77777777"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4B2A1A" w:rsidRDefault="004B2A1A" w:rsidP="000A6FC9">
                        <w:pPr>
                          <w:spacing w:before="70"/>
                          <w:ind w:left="214" w:right="217"/>
                          <w:jc w:val="center"/>
                          <w:rPr>
                            <w:b/>
                            <w:sz w:val="24"/>
                          </w:rPr>
                        </w:pPr>
                        <w:r>
                          <w:rPr>
                            <w:b/>
                            <w:sz w:val="24"/>
                          </w:rPr>
                          <w:t>KWF Project Technicians</w:t>
                        </w:r>
                      </w:p>
                      <w:p w14:paraId="59FF4D04" w14:textId="77777777" w:rsidR="004B2A1A" w:rsidRDefault="004B2A1A"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4B2A1A" w:rsidRDefault="004B2A1A" w:rsidP="000A6FC9">
                        <w:pPr>
                          <w:spacing w:before="68"/>
                          <w:ind w:left="376" w:right="376"/>
                          <w:jc w:val="center"/>
                          <w:rPr>
                            <w:b/>
                            <w:sz w:val="24"/>
                          </w:rPr>
                        </w:pPr>
                        <w:r>
                          <w:rPr>
                            <w:b/>
                            <w:sz w:val="24"/>
                          </w:rPr>
                          <w:t>KWF Director</w:t>
                        </w:r>
                      </w:p>
                      <w:p w14:paraId="08741913" w14:textId="77777777" w:rsidR="004B2A1A" w:rsidRDefault="004B2A1A" w:rsidP="000A6FC9">
                        <w:pPr>
                          <w:spacing w:before="3"/>
                          <w:ind w:left="376" w:right="376"/>
                          <w:jc w:val="center"/>
                          <w:rPr>
                            <w:sz w:val="24"/>
                          </w:rPr>
                        </w:pPr>
                        <w:r>
                          <w:rPr>
                            <w:sz w:val="24"/>
                          </w:rPr>
                          <w:t>Mitch Michaud</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4B2A1A" w:rsidRDefault="004B2A1A" w:rsidP="000A6FC9">
                        <w:pPr>
                          <w:spacing w:before="3"/>
                          <w:ind w:left="780"/>
                          <w:rPr>
                            <w:b/>
                            <w:sz w:val="24"/>
                          </w:rPr>
                        </w:pPr>
                        <w:r>
                          <w:rPr>
                            <w:b/>
                            <w:sz w:val="24"/>
                          </w:rPr>
                          <w:t>KWF Project Manager/ Project QA Officer</w:t>
                        </w:r>
                      </w:p>
                      <w:p w14:paraId="13F4297B" w14:textId="77777777" w:rsidR="004B2A1A" w:rsidRPr="004B3020" w:rsidRDefault="004B2A1A"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4B2A1A" w:rsidRDefault="004B2A1A" w:rsidP="000A6FC9">
                      <w:pPr>
                        <w:spacing w:before="71" w:line="275" w:lineRule="exact"/>
                        <w:ind w:left="506" w:right="504"/>
                        <w:jc w:val="center"/>
                        <w:rPr>
                          <w:b/>
                          <w:sz w:val="24"/>
                        </w:rPr>
                      </w:pPr>
                      <w:r>
                        <w:rPr>
                          <w:b/>
                          <w:sz w:val="24"/>
                        </w:rPr>
                        <w:t>Multi-Agency Baseline Sampling Teams</w:t>
                      </w:r>
                    </w:p>
                    <w:p w14:paraId="16F50035" w14:textId="77777777" w:rsidR="004B2A1A" w:rsidRDefault="004B2A1A"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35" w:name="_Ref125966394"/>
      <w:bookmarkStart w:id="36" w:name="_Ref125966387"/>
      <w:bookmarkStart w:id="37" w:name="_Toc133755629"/>
      <w:r>
        <w:rPr>
          <w:b/>
          <w:sz w:val="24"/>
        </w:rPr>
        <w:t xml:space="preserve">Figure </w:t>
      </w:r>
      <w:r w:rsidR="000C2DBA">
        <w:rPr>
          <w:i w:val="0"/>
          <w:noProof/>
          <w:color w:val="auto"/>
          <w:sz w:val="24"/>
          <w:szCs w:val="24"/>
        </w:rPr>
        <w:t>1</w:t>
      </w:r>
      <w:bookmarkEnd w:id="35"/>
      <w:r w:rsidR="000A6FC9" w:rsidRPr="00307E5C">
        <w:rPr>
          <w:i w:val="0"/>
          <w:color w:val="auto"/>
          <w:sz w:val="24"/>
          <w:szCs w:val="24"/>
        </w:rPr>
        <w:t>. Project management organization</w:t>
      </w:r>
      <w:bookmarkEnd w:id="36"/>
      <w:bookmarkEnd w:id="37"/>
    </w:p>
    <w:p w14:paraId="2C41C7B7" w14:textId="77777777" w:rsidR="00FC3010" w:rsidRDefault="00FC3010" w:rsidP="00FC3010">
      <w:pPr>
        <w:spacing w:before="90"/>
        <w:rPr>
          <w:b/>
          <w:sz w:val="20"/>
          <w:szCs w:val="24"/>
        </w:rPr>
      </w:pPr>
      <w:bookmarkStart w:id="38" w:name="Key_Contacts_and_Responsibilities"/>
      <w:bookmarkEnd w:id="38"/>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sz w:val="24"/>
          <w:szCs w:val="24"/>
        </w:rPr>
      </w:pPr>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737329D7"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r w:rsidR="000A6FC9" w:rsidRPr="00D9703E">
        <w:t>Oversees</w:t>
      </w:r>
      <w:r>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39"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2"/>
          <w:footerReference w:type="default" r:id="rId23"/>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40" w:name="_Ref125966494"/>
      <w:bookmarkStart w:id="41" w:name="_Toc133755216"/>
      <w:r w:rsidRPr="00DA26CD">
        <w:rPr>
          <w:b/>
          <w:i w:val="0"/>
          <w:color w:val="auto"/>
          <w:sz w:val="24"/>
          <w:szCs w:val="24"/>
        </w:rPr>
        <w:lastRenderedPageBreak/>
        <w:t xml:space="preserve">Table </w:t>
      </w:r>
      <w:r w:rsidR="000C2DBA">
        <w:rPr>
          <w:b/>
          <w:i w:val="0"/>
          <w:noProof/>
          <w:color w:val="auto"/>
          <w:sz w:val="24"/>
          <w:szCs w:val="24"/>
        </w:rPr>
        <w:t>1</w:t>
      </w:r>
      <w:bookmarkEnd w:id="40"/>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41"/>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42" w:name="_Toc117087845"/>
      <w:bookmarkStart w:id="43" w:name="_Toc125960335"/>
      <w:bookmarkStart w:id="44" w:name="_Toc125983997"/>
      <w:bookmarkStart w:id="45" w:name="_Toc125984278"/>
      <w:bookmarkStart w:id="46" w:name="_Toc132032650"/>
      <w:bookmarkStart w:id="47" w:name="_Toc133754235"/>
      <w:r w:rsidRPr="00DD2D54">
        <w:lastRenderedPageBreak/>
        <w:t>A5.</w:t>
      </w:r>
      <w:r w:rsidR="000A6FC9" w:rsidRPr="00DD2D54">
        <w:t xml:space="preserve"> Problem Definition/Background and Project Objectives</w:t>
      </w:r>
      <w:bookmarkEnd w:id="39"/>
      <w:bookmarkEnd w:id="42"/>
      <w:bookmarkEnd w:id="43"/>
      <w:bookmarkEnd w:id="44"/>
      <w:bookmarkEnd w:id="45"/>
      <w:bookmarkEnd w:id="46"/>
      <w:bookmarkEnd w:id="47"/>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732E4149"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(Litchfield and Kyle 1992; 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48"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49" w:name="_Toc117087846"/>
      <w:bookmarkStart w:id="50" w:name="_Toc125960336"/>
      <w:bookmarkStart w:id="51" w:name="_Toc125983998"/>
      <w:bookmarkStart w:id="52" w:name="_Toc125984279"/>
      <w:bookmarkStart w:id="53" w:name="_Toc132032651"/>
      <w:bookmarkStart w:id="54" w:name="_Toc133754236"/>
      <w:r w:rsidRPr="00DD2D54">
        <w:t>A6. Project / Task Description</w:t>
      </w:r>
      <w:bookmarkEnd w:id="48"/>
      <w:bookmarkEnd w:id="49"/>
      <w:bookmarkEnd w:id="50"/>
      <w:bookmarkEnd w:id="51"/>
      <w:bookmarkEnd w:id="52"/>
      <w:bookmarkEnd w:id="53"/>
      <w:bookmarkEnd w:id="54"/>
    </w:p>
    <w:p w14:paraId="46CD3072" w14:textId="77777777" w:rsidR="008E4680" w:rsidRPr="00DD2D54" w:rsidRDefault="008E4680" w:rsidP="008E4680">
      <w:pPr>
        <w:pStyle w:val="BodyText"/>
        <w:spacing w:before="9"/>
        <w:rPr>
          <w:b/>
        </w:rPr>
      </w:pPr>
      <w:bookmarkStart w:id="55" w:name="A6._PROJECT_/_TASK_DESCRIPTION"/>
      <w:bookmarkEnd w:id="5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56" w:name="_Toc116644748"/>
      <w:bookmarkStart w:id="57" w:name="_Toc117087847"/>
      <w:bookmarkStart w:id="58" w:name="_Toc125960337"/>
      <w:bookmarkStart w:id="59" w:name="_Toc125983999"/>
      <w:bookmarkStart w:id="60" w:name="_Toc125984280"/>
      <w:bookmarkStart w:id="61" w:name="_Toc132032652"/>
    </w:p>
    <w:p w14:paraId="128274D4" w14:textId="6D237488" w:rsidR="008E4680" w:rsidRPr="00360D8F" w:rsidRDefault="000A6FC9" w:rsidP="00360D8F">
      <w:pPr>
        <w:pStyle w:val="Heading2"/>
        <w:spacing w:line="240" w:lineRule="auto"/>
        <w:ind w:left="0" w:right="-90"/>
      </w:pPr>
      <w:bookmarkStart w:id="62" w:name="_Toc133590162"/>
      <w:bookmarkStart w:id="63" w:name="_Toc133754237"/>
      <w:r w:rsidRPr="009310B4">
        <w:rPr>
          <w:iCs/>
        </w:rPr>
        <w:t>Task A) Agency Monitoring Partnership to conduct baseline monitoring</w:t>
      </w:r>
      <w:bookmarkStart w:id="64" w:name="_Toc132706045"/>
      <w:bookmarkEnd w:id="62"/>
      <w:r w:rsidR="008E4680">
        <w:t xml:space="preserve"> </w:t>
      </w:r>
      <w:bookmarkStart w:id="65" w:name="_Toc133590163"/>
      <w:r w:rsidR="008E4680">
        <w:t xml:space="preserve">for Nutrients, Dissolved </w:t>
      </w:r>
      <w:r w:rsidR="008E4680" w:rsidRPr="00360D8F">
        <w:t>Metals, Hydrocarbons, and Fecal Coliforms (Referred to as Agency Baseline hereafter</w:t>
      </w:r>
      <w:r w:rsidRPr="00360D8F">
        <w:rPr>
          <w:iCs/>
        </w:rPr>
        <w:t>)</w:t>
      </w:r>
      <w:bookmarkEnd w:id="56"/>
      <w:bookmarkEnd w:id="57"/>
      <w:bookmarkEnd w:id="58"/>
      <w:bookmarkEnd w:id="59"/>
      <w:bookmarkEnd w:id="60"/>
      <w:bookmarkEnd w:id="61"/>
      <w:bookmarkEnd w:id="63"/>
      <w:bookmarkEnd w:id="64"/>
      <w:bookmarkEnd w:id="6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Work with the City of Soldotna to supplement this data with parameters that Soldotna’s wastewater treatment plant can analyze. (i.e. – total suspended solids, pH, fecal coliforms, turbidity and specific conductance,</w:t>
      </w:r>
      <w:r w:rsidRPr="00360D8F">
        <w:rPr>
          <w:spacing w:val="-1"/>
          <w:sz w:val="24"/>
          <w:szCs w:val="24"/>
        </w:rPr>
        <w:t xml:space="preserve"> </w:t>
      </w:r>
      <w:r w:rsidRPr="00360D8F">
        <w:rPr>
          <w:sz w:val="24"/>
          <w:szCs w:val="24"/>
        </w:rPr>
        <w:t>etc</w:t>
      </w:r>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66"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67" w:name="_Toc117087848"/>
      <w:bookmarkStart w:id="68" w:name="_Toc125960338"/>
      <w:bookmarkStart w:id="69" w:name="_Toc125984000"/>
      <w:bookmarkStart w:id="70" w:name="_Toc125984281"/>
      <w:bookmarkStart w:id="71" w:name="_Toc132032653"/>
      <w:bookmarkStart w:id="72" w:name="_Toc132706046"/>
      <w:bookmarkStart w:id="73" w:name="_Toc133590164"/>
      <w:bookmarkStart w:id="74" w:name="_Toc133754238"/>
      <w:r w:rsidRPr="00360D8F">
        <w:rPr>
          <w:rFonts w:ascii="Times New Roman" w:hAnsi="Times New Roman" w:cs="Times New Roman"/>
          <w:b/>
          <w:bCs/>
          <w:i/>
          <w:iCs/>
          <w:color w:val="auto"/>
        </w:rPr>
        <w:t>Task B) Collection of specified interval data with programmable Electronic Instruments</w:t>
      </w:r>
      <w:bookmarkEnd w:id="66"/>
      <w:bookmarkEnd w:id="67"/>
      <w:bookmarkEnd w:id="68"/>
      <w:bookmarkEnd w:id="69"/>
      <w:bookmarkEnd w:id="70"/>
      <w:bookmarkEnd w:id="71"/>
      <w:bookmarkEnd w:id="72"/>
      <w:bookmarkEnd w:id="73"/>
      <w:bookmarkEnd w:id="74"/>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75" w:name="_Toc116644750"/>
      <w:bookmarkStart w:id="76" w:name="_Toc117087849"/>
      <w:bookmarkStart w:id="77" w:name="_Toc125960339"/>
      <w:bookmarkStart w:id="78" w:name="_Toc125984001"/>
      <w:bookmarkStart w:id="79" w:name="_Toc125984282"/>
      <w:bookmarkStart w:id="80" w:name="_Toc132032654"/>
      <w:bookmarkStart w:id="81" w:name="_Toc132706047"/>
      <w:bookmarkStart w:id="82" w:name="_Toc133590165"/>
      <w:bookmarkStart w:id="83" w:name="_Toc133754239"/>
      <w:r w:rsidRPr="009310B4">
        <w:rPr>
          <w:rFonts w:ascii="Times New Roman" w:hAnsi="Times New Roman" w:cs="Times New Roman"/>
          <w:b/>
          <w:bCs/>
          <w:i/>
          <w:iCs/>
          <w:color w:val="auto"/>
        </w:rPr>
        <w:t>Task C) Stream Temperature Monitoring</w:t>
      </w:r>
      <w:bookmarkEnd w:id="75"/>
      <w:bookmarkEnd w:id="76"/>
      <w:bookmarkEnd w:id="77"/>
      <w:bookmarkEnd w:id="78"/>
      <w:bookmarkEnd w:id="79"/>
      <w:bookmarkEnd w:id="80"/>
      <w:bookmarkEnd w:id="81"/>
      <w:bookmarkEnd w:id="82"/>
      <w:bookmarkEnd w:id="83"/>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 xml:space="preserve">Perform site visits at the six long-term stream temperature monitoring sites a minimum of </w:t>
      </w:r>
      <w:r>
        <w:lastRenderedPageBreak/>
        <w:t>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84" w:name="_Toc125960340"/>
      <w:bookmarkStart w:id="85" w:name="_Toc125984283"/>
      <w:bookmarkStart w:id="86" w:name="_Toc132032655"/>
      <w:r>
        <w:rPr>
          <w:sz w:val="24"/>
          <w:szCs w:val="24"/>
        </w:rPr>
        <w:t>Record year-round continuous time series of water temperature using programmed electronic instruments</w:t>
      </w:r>
      <w:bookmarkEnd w:id="84"/>
      <w:bookmarkEnd w:id="85"/>
      <w:bookmarkEnd w:id="86"/>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87" w:name="_Toc125960341"/>
      <w:bookmarkStart w:id="88" w:name="_Toc125984284"/>
      <w:bookmarkStart w:id="89" w:name="_Toc132032656"/>
      <w:r>
        <w:rPr>
          <w:sz w:val="24"/>
          <w:szCs w:val="24"/>
        </w:rPr>
        <w:t>Site visits to locations with water temperature loggers will be visited a minimum of biannually, typically once in early summer (May/June) and once in Fall (September/ October)</w:t>
      </w:r>
      <w:bookmarkEnd w:id="87"/>
      <w:bookmarkEnd w:id="88"/>
      <w:bookmarkEnd w:id="89"/>
    </w:p>
    <w:p w14:paraId="02604D33" w14:textId="77777777" w:rsidR="000A6FC9" w:rsidRDefault="000A6FC9" w:rsidP="000A6FC9"/>
    <w:p w14:paraId="437E4A69" w14:textId="2244330F" w:rsidR="000A6FC9" w:rsidRDefault="000A6FC9" w:rsidP="000A6FC9">
      <w:pPr>
        <w:pStyle w:val="BodyText"/>
        <w:ind w:right="704"/>
      </w:pPr>
      <w:r>
        <w:t xml:space="preserve">See Appendix G and Mauger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4"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90" w:name="_Toc117087850"/>
      <w:bookmarkStart w:id="91" w:name="_Toc125960342"/>
      <w:bookmarkStart w:id="92" w:name="_Toc125984002"/>
      <w:bookmarkStart w:id="93" w:name="_Toc125984285"/>
      <w:bookmarkStart w:id="94" w:name="_Toc132032657"/>
      <w:bookmarkStart w:id="95" w:name="_Toc133754240"/>
      <w:r>
        <w:t>A7.</w:t>
      </w:r>
      <w:r>
        <w:tab/>
        <w:t>Quality Objectives and Criteria for Measurement of</w:t>
      </w:r>
      <w:r w:rsidRPr="00530E7B">
        <w:rPr>
          <w:spacing w:val="-8"/>
        </w:rPr>
        <w:t xml:space="preserve"> </w:t>
      </w:r>
      <w:r>
        <w:t>Data</w:t>
      </w:r>
      <w:bookmarkEnd w:id="90"/>
      <w:bookmarkEnd w:id="91"/>
      <w:bookmarkEnd w:id="92"/>
      <w:bookmarkEnd w:id="93"/>
      <w:bookmarkEnd w:id="94"/>
      <w:bookmarkEnd w:id="95"/>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5"/>
          <w:footerReference w:type="default" r:id="rId26"/>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97" w:name="_bookmark6"/>
      <w:bookmarkStart w:id="98" w:name="_Ref125965085"/>
      <w:bookmarkStart w:id="99" w:name="_Toc133755217"/>
      <w:bookmarkEnd w:id="97"/>
      <w:r>
        <w:rPr>
          <w:b/>
          <w:sz w:val="24"/>
        </w:rPr>
        <w:lastRenderedPageBreak/>
        <w:t xml:space="preserve">Table </w:t>
      </w:r>
      <w:r w:rsidR="000C2DBA">
        <w:rPr>
          <w:b/>
          <w:noProof/>
          <w:sz w:val="24"/>
          <w:szCs w:val="24"/>
        </w:rPr>
        <w:t>2</w:t>
      </w:r>
      <w:bookmarkEnd w:id="98"/>
      <w:r w:rsidR="000A6FC9" w:rsidRPr="00F4621E">
        <w:rPr>
          <w:b/>
          <w:sz w:val="24"/>
          <w:szCs w:val="24"/>
        </w:rPr>
        <w:t>.</w:t>
      </w:r>
      <w:r>
        <w:rPr>
          <w:b/>
          <w:sz w:val="24"/>
        </w:rPr>
        <w:t xml:space="preserve"> Data Quality Objectives for Electronic Instruments</w:t>
      </w:r>
      <w:bookmarkEnd w:id="99"/>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EPA 180.1 Rev 2.0, Hach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7E453885" w14:textId="77777777" w:rsidR="00710115" w:rsidRDefault="00710115" w:rsidP="000B57B0">
      <w:pPr>
        <w:pStyle w:val="Caption"/>
        <w:rPr>
          <w:b/>
          <w:color w:val="auto"/>
          <w:sz w:val="24"/>
          <w:szCs w:val="24"/>
        </w:rPr>
      </w:pPr>
      <w:bookmarkStart w:id="100" w:name="_bookmark7"/>
      <w:bookmarkStart w:id="101" w:name="_Ref125970212"/>
      <w:bookmarkStart w:id="102" w:name="_Hlk116643631"/>
      <w:bookmarkEnd w:id="100"/>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03"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03"/>
      <w:r>
        <w:rPr>
          <w:b/>
          <w:sz w:val="24"/>
          <w:szCs w:val="24"/>
        </w:rPr>
        <w:t>)</w:t>
      </w:r>
      <w:r>
        <w:rPr>
          <w:b/>
          <w:sz w:val="24"/>
        </w:rPr>
        <w:t xml:space="preserve"> </w:t>
      </w:r>
    </w:p>
    <w:bookmarkEnd w:id="101"/>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04" w:name="METHOD_/_RANGE"/>
            <w:bookmarkEnd w:id="104"/>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05"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05"/>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06" w:name="Table_2._Continued._"/>
      <w:bookmarkStart w:id="107" w:name="_Hlk116643892"/>
      <w:bookmarkEnd w:id="106"/>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08" w:name="_bookmark8"/>
      <w:bookmarkStart w:id="109" w:name="_Hlk116644188"/>
      <w:bookmarkEnd w:id="102"/>
      <w:bookmarkEnd w:id="107"/>
      <w:bookmarkEnd w:id="108"/>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10" w:name="_Ref125971578"/>
      <w:bookmarkStart w:id="111" w:name="_Toc133755219"/>
      <w:r>
        <w:rPr>
          <w:b/>
          <w:sz w:val="24"/>
        </w:rPr>
        <w:t xml:space="preserve">Table </w:t>
      </w:r>
      <w:r w:rsidR="000C2DBA">
        <w:rPr>
          <w:b/>
          <w:noProof/>
          <w:sz w:val="24"/>
          <w:szCs w:val="24"/>
        </w:rPr>
        <w:t>4</w:t>
      </w:r>
      <w:bookmarkEnd w:id="110"/>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11"/>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85 – 115  %LCS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09"/>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12" w:name="_Hlk116644230"/>
      <w:r>
        <w:t>DL, detection</w:t>
      </w:r>
      <w:r>
        <w:rPr>
          <w:spacing w:val="-3"/>
        </w:rPr>
        <w:t xml:space="preserve"> </w:t>
      </w:r>
      <w:r>
        <w:t>limit</w:t>
      </w:r>
      <w:bookmarkEnd w:id="112"/>
      <w:r>
        <w:tab/>
      </w:r>
      <w:bookmarkStart w:id="113" w:name="_Hlk116644286"/>
      <w:r>
        <w:t>µg/L, micrograms per liter (ppb)</w:t>
      </w:r>
      <w:bookmarkEnd w:id="113"/>
    </w:p>
    <w:p w14:paraId="158F8AD7" w14:textId="77777777" w:rsidR="008E4680" w:rsidRDefault="008E4680" w:rsidP="008E4680">
      <w:pPr>
        <w:pStyle w:val="BodyText"/>
        <w:tabs>
          <w:tab w:val="left" w:pos="8019"/>
        </w:tabs>
        <w:ind w:left="820" w:right="4485"/>
      </w:pPr>
      <w:bookmarkStart w:id="114" w:name="_Hlk116644240"/>
      <w:r>
        <w:t xml:space="preserve">LOQ, </w:t>
      </w:r>
      <w:bookmarkEnd w:id="114"/>
      <w:r>
        <w:t>limit of quantitation</w:t>
      </w:r>
      <w:r>
        <w:tab/>
      </w:r>
      <w:bookmarkStart w:id="115" w:name="_Hlk116644308"/>
      <w:r>
        <w:t xml:space="preserve">RPD, relative percent difference </w:t>
      </w:r>
      <w:bookmarkStart w:id="116" w:name="_Hlk116644252"/>
      <w:bookmarkEnd w:id="115"/>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16"/>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17" w:name="_bookmark9"/>
      <w:bookmarkStart w:id="118" w:name="_Ref125970027"/>
      <w:bookmarkStart w:id="119" w:name="_Toc133755220"/>
      <w:bookmarkEnd w:id="117"/>
      <w:r>
        <w:rPr>
          <w:b/>
          <w:sz w:val="24"/>
        </w:rPr>
        <w:t xml:space="preserve">Table </w:t>
      </w:r>
      <w:r w:rsidR="000C2DBA">
        <w:rPr>
          <w:b/>
          <w:noProof/>
          <w:sz w:val="24"/>
          <w:szCs w:val="24"/>
        </w:rPr>
        <w:t>5</w:t>
      </w:r>
      <w:bookmarkEnd w:id="118"/>
      <w:r w:rsidR="000A6FC9" w:rsidRPr="00555404">
        <w:rPr>
          <w:b/>
          <w:sz w:val="24"/>
          <w:szCs w:val="24"/>
        </w:rPr>
        <w:t>.</w:t>
      </w:r>
      <w:r>
        <w:rPr>
          <w:b/>
          <w:sz w:val="24"/>
        </w:rPr>
        <w:t xml:space="preserve"> Data Quality Objectives for Nutrients, Fecal Coliform, and Total Suspended Solids (Supplied by Analytica Group F.C., and SGS)</w:t>
      </w:r>
      <w:bookmarkEnd w:id="119"/>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20" w:name="PARAMETER"/>
            <w:bookmarkEnd w:id="120"/>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21" w:name="METHOD"/>
            <w:bookmarkEnd w:id="121"/>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22" w:name="SENSITIVITY_(MDL)"/>
            <w:bookmarkEnd w:id="122"/>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23" w:name="PQL"/>
            <w:bookmarkEnd w:id="123"/>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24" w:name="OVERALL_PROJECT_PRECISION"/>
            <w:bookmarkEnd w:id="124"/>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proofErr w:type="gramStart"/>
      <w:r>
        <w:rPr>
          <w:sz w:val="20"/>
        </w:rPr>
        <w:t>difference</w:t>
      </w:r>
      <w:proofErr w:type="gramEnd"/>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25" w:name="_bookmark10"/>
      <w:bookmarkStart w:id="126" w:name="_Ref125968599"/>
      <w:bookmarkStart w:id="127" w:name="_Toc133755221"/>
      <w:bookmarkEnd w:id="125"/>
      <w:r>
        <w:rPr>
          <w:b/>
          <w:sz w:val="24"/>
        </w:rPr>
        <w:lastRenderedPageBreak/>
        <w:t xml:space="preserve">Table </w:t>
      </w:r>
      <w:r w:rsidR="000C2DBA">
        <w:rPr>
          <w:b/>
          <w:noProof/>
          <w:sz w:val="24"/>
          <w:szCs w:val="24"/>
        </w:rPr>
        <w:t>6</w:t>
      </w:r>
      <w:bookmarkEnd w:id="126"/>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127"/>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headerReference w:type="default" r:id="rId27"/>
          <w:footerReference w:type="default" r:id="rId28"/>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28" w:name="Kenai_QAPP_signatures_2020_05_05"/>
      <w:bookmarkEnd w:id="128"/>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29" w:name="_Ref125968846"/>
      <w:bookmarkStart w:id="130" w:name="_Toc133755222"/>
      <w:r>
        <w:rPr>
          <w:b/>
          <w:sz w:val="24"/>
        </w:rPr>
        <w:t xml:space="preserve">Table </w:t>
      </w:r>
      <w:r w:rsidR="000C2DBA">
        <w:rPr>
          <w:b/>
          <w:noProof/>
          <w:sz w:val="24"/>
          <w:szCs w:val="24"/>
        </w:rPr>
        <w:t>7</w:t>
      </w:r>
      <w:bookmarkEnd w:id="129"/>
      <w:r w:rsidR="00601E6B" w:rsidRPr="00F91D88">
        <w:rPr>
          <w:b/>
          <w:sz w:val="24"/>
          <w:szCs w:val="24"/>
        </w:rPr>
        <w:t>.</w:t>
      </w:r>
      <w:r>
        <w:rPr>
          <w:b/>
          <w:sz w:val="24"/>
        </w:rPr>
        <w:t xml:space="preserve"> Data Qualifiers (from SGS North America</w:t>
      </w:r>
      <w:r w:rsidR="00601E6B" w:rsidRPr="00F91D88">
        <w:rPr>
          <w:b/>
          <w:sz w:val="24"/>
          <w:szCs w:val="24"/>
        </w:rPr>
        <w:t>)</w:t>
      </w:r>
      <w:bookmarkEnd w:id="130"/>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31"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32" w:name="A8._TRAINING_REQUIREMENTS"/>
      <w:bookmarkStart w:id="133" w:name="_Toc125960343"/>
      <w:bookmarkStart w:id="134" w:name="_Toc125984003"/>
      <w:bookmarkStart w:id="135" w:name="_Toc125984286"/>
      <w:bookmarkStart w:id="136" w:name="_Toc132032658"/>
      <w:bookmarkStart w:id="137" w:name="_Toc133754241"/>
      <w:bookmarkEnd w:id="132"/>
      <w:r>
        <w:t xml:space="preserve">A8. </w:t>
      </w:r>
      <w:r w:rsidR="00601E6B">
        <w:t>Training</w:t>
      </w:r>
      <w:r w:rsidR="00601E6B">
        <w:rPr>
          <w:spacing w:val="-1"/>
        </w:rPr>
        <w:t xml:space="preserve"> </w:t>
      </w:r>
      <w:r w:rsidR="00601E6B">
        <w:t>Requirements</w:t>
      </w:r>
      <w:bookmarkEnd w:id="131"/>
      <w:bookmarkEnd w:id="133"/>
      <w:bookmarkEnd w:id="134"/>
      <w:bookmarkEnd w:id="135"/>
      <w:bookmarkEnd w:id="136"/>
      <w:bookmarkEnd w:id="137"/>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138" w:name="_Toc117087852"/>
      <w:bookmarkStart w:id="139" w:name="_Toc125960344"/>
      <w:bookmarkStart w:id="140" w:name="_Toc125984004"/>
      <w:bookmarkStart w:id="141" w:name="_Toc125984287"/>
      <w:bookmarkStart w:id="142" w:name="_Toc132032659"/>
    </w:p>
    <w:p w14:paraId="54E794A6" w14:textId="37C338F1" w:rsidR="00601E6B" w:rsidRDefault="00601E6B" w:rsidP="00B407F6">
      <w:pPr>
        <w:pStyle w:val="Heading2"/>
        <w:ind w:left="0"/>
      </w:pPr>
      <w:bookmarkStart w:id="143" w:name="_Toc133754242"/>
      <w:r>
        <w:t>A9. Documentation and</w:t>
      </w:r>
      <w:r>
        <w:rPr>
          <w:spacing w:val="-2"/>
        </w:rPr>
        <w:t xml:space="preserve"> </w:t>
      </w:r>
      <w:r>
        <w:t>Records</w:t>
      </w:r>
      <w:bookmarkEnd w:id="138"/>
      <w:bookmarkEnd w:id="139"/>
      <w:bookmarkEnd w:id="140"/>
      <w:bookmarkEnd w:id="141"/>
      <w:bookmarkEnd w:id="142"/>
      <w:bookmarkEnd w:id="143"/>
    </w:p>
    <w:p w14:paraId="3394BB67" w14:textId="77777777" w:rsidR="000866DB" w:rsidRDefault="000866DB" w:rsidP="000866DB">
      <w:pPr>
        <w:pStyle w:val="BodyText"/>
        <w:spacing w:before="8"/>
        <w:rPr>
          <w:b/>
          <w:sz w:val="23"/>
        </w:rPr>
      </w:pPr>
      <w:bookmarkStart w:id="144" w:name="A9._DOCUMENTATION_AND_RECORDS"/>
      <w:bookmarkEnd w:id="144"/>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145" w:name="_Toc117087853"/>
      <w:bookmarkStart w:id="146" w:name="_Toc125960346"/>
      <w:bookmarkStart w:id="147" w:name="_Toc125984006"/>
      <w:bookmarkStart w:id="148" w:name="_Toc125984289"/>
      <w:bookmarkStart w:id="149" w:name="_Toc132032661"/>
      <w:bookmarkStart w:id="150"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145"/>
      <w:bookmarkEnd w:id="146"/>
      <w:bookmarkEnd w:id="147"/>
      <w:bookmarkEnd w:id="148"/>
      <w:bookmarkEnd w:id="149"/>
      <w:bookmarkEnd w:id="150"/>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151" w:name="B1._SAMPLING_PROCESS_DESIGN"/>
      <w:bookmarkEnd w:id="151"/>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1"/>
          <w:footerReference w:type="default" r:id="rId32"/>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152" w:name="_bookmark14"/>
      <w:bookmarkStart w:id="153" w:name="_Ref125968456"/>
      <w:bookmarkStart w:id="154" w:name="_Toc133755223"/>
      <w:bookmarkEnd w:id="152"/>
      <w:r>
        <w:rPr>
          <w:b/>
          <w:sz w:val="24"/>
        </w:rPr>
        <w:lastRenderedPageBreak/>
        <w:t xml:space="preserve">Table </w:t>
      </w:r>
      <w:r w:rsidR="000C2DBA">
        <w:rPr>
          <w:b/>
          <w:noProof/>
          <w:sz w:val="24"/>
          <w:szCs w:val="24"/>
        </w:rPr>
        <w:t>8</w:t>
      </w:r>
      <w:bookmarkEnd w:id="153"/>
      <w:r w:rsidR="00601E6B" w:rsidRPr="00F4536B">
        <w:rPr>
          <w:b/>
          <w:sz w:val="24"/>
          <w:szCs w:val="24"/>
        </w:rPr>
        <w:t>.</w:t>
      </w:r>
      <w:r>
        <w:rPr>
          <w:b/>
          <w:sz w:val="24"/>
        </w:rPr>
        <w:t xml:space="preserve"> Sampling Locations for Agency Baseline Monitoring</w:t>
      </w:r>
      <w:bookmarkEnd w:id="154"/>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155" w:name="KENAI_RIVER_STATIONS"/>
            <w:bookmarkEnd w:id="155"/>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156" w:name="RIVER_MILE"/>
            <w:bookmarkEnd w:id="156"/>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157" w:name="LATITUDE"/>
            <w:bookmarkEnd w:id="157"/>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158" w:name="LONGITUDE"/>
            <w:bookmarkEnd w:id="158"/>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159" w:name="_bookmark15"/>
      <w:bookmarkStart w:id="160" w:name="_Toc133755630"/>
      <w:bookmarkEnd w:id="159"/>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160"/>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161" w:name="_bookmark16"/>
      <w:bookmarkStart w:id="162" w:name="_Hlk117067798"/>
      <w:bookmarkEnd w:id="161"/>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163" w:name="_Toc132706052"/>
      <w:bookmarkStart w:id="164"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163"/>
      <w:bookmarkEnd w:id="164"/>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Soldotna Wastewater treatment plant. Remaining samples will be sent to SGS or Tauriainen for the more specific analysis as described above.</w:t>
      </w:r>
    </w:p>
    <w:p w14:paraId="15E5D537" w14:textId="6E87D906" w:rsidR="00601E6B" w:rsidRPr="00C75F2A" w:rsidRDefault="000866DB" w:rsidP="004A6F6C">
      <w:pPr>
        <w:pStyle w:val="BodyText"/>
        <w:spacing w:before="1"/>
        <w:ind w:right="320"/>
      </w:pPr>
      <w:r>
        <w:t xml:space="preserve"> </w:t>
      </w:r>
      <w:bookmarkEnd w:id="162"/>
    </w:p>
    <w:p w14:paraId="2D31621E" w14:textId="77777777" w:rsidR="00601E6B" w:rsidRPr="00C75F2A" w:rsidRDefault="00601E6B" w:rsidP="009C52CC">
      <w:pPr>
        <w:pStyle w:val="Heading2"/>
        <w:ind w:left="0"/>
        <w:rPr>
          <w:i w:val="0"/>
        </w:rPr>
      </w:pPr>
      <w:bookmarkStart w:id="165" w:name="_Toc117087854"/>
      <w:bookmarkStart w:id="166" w:name="_Toc125960347"/>
      <w:bookmarkStart w:id="167" w:name="_Toc125984007"/>
      <w:bookmarkStart w:id="168" w:name="_Toc125984290"/>
      <w:bookmarkStart w:id="169" w:name="_Toc132032662"/>
      <w:bookmarkStart w:id="170" w:name="_Toc133754245"/>
      <w:r w:rsidRPr="00C75F2A">
        <w:rPr>
          <w:i w:val="0"/>
        </w:rPr>
        <w:t>B2. Sampling Methods</w:t>
      </w:r>
      <w:r w:rsidRPr="00C75F2A">
        <w:rPr>
          <w:i w:val="0"/>
          <w:spacing w:val="-2"/>
        </w:rPr>
        <w:t xml:space="preserve"> </w:t>
      </w:r>
      <w:r w:rsidRPr="00C75F2A">
        <w:rPr>
          <w:i w:val="0"/>
        </w:rPr>
        <w:t>Requirements</w:t>
      </w:r>
      <w:bookmarkEnd w:id="165"/>
      <w:bookmarkEnd w:id="166"/>
      <w:bookmarkEnd w:id="167"/>
      <w:bookmarkEnd w:id="168"/>
      <w:bookmarkEnd w:id="169"/>
      <w:bookmarkEnd w:id="170"/>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r>
        <w:t>teams.These</w:t>
      </w:r>
      <w:proofErr w:type="spellEnd"/>
      <w:r>
        <w:t xml:space="preserv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171" w:name="B2_SAMPLING_METHODS_REQUIREMENTS"/>
      <w:bookmarkStart w:id="172" w:name="_Hlk117068141"/>
      <w:bookmarkEnd w:id="171"/>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173" w:name="_bookmark18"/>
      <w:bookmarkEnd w:id="173"/>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174"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174"/>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175" w:name="_Toc117087855"/>
      <w:bookmarkStart w:id="176" w:name="_Toc125960348"/>
      <w:bookmarkStart w:id="177" w:name="_Toc125984008"/>
      <w:bookmarkStart w:id="178" w:name="_Toc125984291"/>
      <w:bookmarkStart w:id="179" w:name="_Toc132032663"/>
      <w:bookmarkStart w:id="180" w:name="_Toc133754246"/>
      <w:r>
        <w:t>B3. Sample Handling and Custody</w:t>
      </w:r>
      <w:r w:rsidRPr="00D602D6">
        <w:rPr>
          <w:spacing w:val="-4"/>
        </w:rPr>
        <w:t xml:space="preserve"> </w:t>
      </w:r>
      <w:r>
        <w:t>Requirements</w:t>
      </w:r>
      <w:bookmarkEnd w:id="175"/>
      <w:bookmarkEnd w:id="176"/>
      <w:bookmarkEnd w:id="177"/>
      <w:bookmarkEnd w:id="178"/>
      <w:bookmarkEnd w:id="179"/>
      <w:bookmarkEnd w:id="180"/>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181" w:name="B3._SAMPLE_HANDLING_AND_CUSTODY_REQUIREM"/>
      <w:bookmarkStart w:id="182" w:name="_Hlk117073971"/>
      <w:bookmarkEnd w:id="172"/>
      <w:bookmarkEnd w:id="181"/>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4B2A1A" w:rsidRDefault="004B2A1A"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4B2A1A" w:rsidRDefault="004B2A1A" w:rsidP="00601E6B">
                        <w:pPr>
                          <w:spacing w:line="199" w:lineRule="exact"/>
                          <w:rPr>
                            <w:b/>
                            <w:sz w:val="18"/>
                          </w:rPr>
                        </w:pPr>
                        <w:r>
                          <w:rPr>
                            <w:b/>
                            <w:sz w:val="18"/>
                          </w:rPr>
                          <w:t>Lab Information:</w:t>
                        </w:r>
                      </w:p>
                      <w:p w14:paraId="14E84ED4" w14:textId="77777777" w:rsidR="004B2A1A" w:rsidRDefault="004B2A1A"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4B2A1A" w:rsidRDefault="004B2A1A"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4B2A1A" w:rsidRDefault="004B2A1A" w:rsidP="00601E6B">
                        <w:pPr>
                          <w:ind w:left="1865" w:right="737" w:hanging="418"/>
                          <w:rPr>
                            <w:b/>
                            <w:sz w:val="18"/>
                          </w:rPr>
                        </w:pPr>
                        <w:r>
                          <w:rPr>
                            <w:b/>
                            <w:sz w:val="18"/>
                          </w:rPr>
                          <w:t>KENAI WATERSHED FORUM Phone (907) 260-5449</w:t>
                        </w:r>
                      </w:p>
                      <w:p w14:paraId="41A32367" w14:textId="77777777" w:rsidR="004B2A1A" w:rsidRDefault="004B2A1A" w:rsidP="00601E6B">
                        <w:pPr>
                          <w:spacing w:before="38"/>
                          <w:rPr>
                            <w:b/>
                            <w:sz w:val="18"/>
                          </w:rPr>
                        </w:pPr>
                        <w:r>
                          <w:rPr>
                            <w:b/>
                            <w:sz w:val="18"/>
                          </w:rPr>
                          <w:t>Field Information:</w:t>
                        </w:r>
                      </w:p>
                      <w:p w14:paraId="2A920AD3" w14:textId="77777777" w:rsidR="004B2A1A" w:rsidRDefault="004B2A1A"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4B2A1A" w:rsidRDefault="004B2A1A"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4B2A1A" w:rsidRDefault="004B2A1A"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4B2A1A" w:rsidRDefault="004B2A1A"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4B2A1A" w:rsidRDefault="004B2A1A"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83"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184"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183"/>
    </w:p>
    <w:bookmarkEnd w:id="182"/>
    <w:bookmarkEnd w:id="184"/>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185" w:name="B4._ANALYTICAL_METHODS_REQUIREMENTS"/>
      <w:bookmarkStart w:id="186" w:name="_Hlk117074459"/>
      <w:bookmarkEnd w:id="185"/>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187" w:name="_Toc117087856"/>
      <w:bookmarkStart w:id="188" w:name="_Toc125960349"/>
      <w:bookmarkStart w:id="189" w:name="_Toc125984009"/>
      <w:bookmarkStart w:id="190" w:name="_Toc125984292"/>
      <w:bookmarkStart w:id="191" w:name="_Toc132032664"/>
      <w:bookmarkStart w:id="192" w:name="_Toc133754247"/>
      <w:r w:rsidRPr="00533954">
        <w:t>B4. Analytical Methods Requirements</w:t>
      </w:r>
      <w:bookmarkEnd w:id="187"/>
      <w:bookmarkEnd w:id="188"/>
      <w:bookmarkEnd w:id="189"/>
      <w:bookmarkEnd w:id="190"/>
      <w:bookmarkEnd w:id="191"/>
      <w:bookmarkEnd w:id="192"/>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193" w:name="_Toc132032665"/>
      <w:bookmarkStart w:id="194" w:name="_Toc133754248"/>
      <w:r w:rsidRPr="00533954">
        <w:t>B5. Quality Control Requirements</w:t>
      </w:r>
      <w:bookmarkEnd w:id="193"/>
      <w:bookmarkEnd w:id="194"/>
    </w:p>
    <w:p w14:paraId="2EFFA42C" w14:textId="385CFA5C" w:rsidR="000866DB" w:rsidRPr="000C2DBA" w:rsidRDefault="000866DB" w:rsidP="00500F3C">
      <w:pPr>
        <w:pStyle w:val="BodyText"/>
        <w:ind w:right="327"/>
      </w:pPr>
      <w:bookmarkStart w:id="195" w:name="B5._QUALITY_CONTROL_REQUIREMENTS"/>
      <w:bookmarkEnd w:id="195"/>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196" w:name="_Toc117087857"/>
      <w:bookmarkStart w:id="197" w:name="_Toc125960350"/>
      <w:bookmarkStart w:id="198" w:name="_Toc125984010"/>
      <w:bookmarkStart w:id="199" w:name="_Toc125984293"/>
      <w:bookmarkStart w:id="200" w:name="_Toc133754249"/>
      <w:r>
        <w:t>B.5.1</w:t>
      </w:r>
      <w:r w:rsidR="000866DB">
        <w:t>Field Quality Control (QC)</w:t>
      </w:r>
      <w:r w:rsidR="000866DB">
        <w:rPr>
          <w:spacing w:val="-1"/>
        </w:rPr>
        <w:t xml:space="preserve"> </w:t>
      </w:r>
      <w:r w:rsidR="000866DB">
        <w:t>Measures</w:t>
      </w:r>
      <w:bookmarkEnd w:id="196"/>
      <w:bookmarkEnd w:id="197"/>
      <w:bookmarkEnd w:id="198"/>
      <w:bookmarkEnd w:id="199"/>
      <w:bookmarkEnd w:id="200"/>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01"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02" w:name="_Toc133755225"/>
      <w:r w:rsidRPr="00C72215">
        <w:rPr>
          <w:b/>
          <w:sz w:val="24"/>
          <w:szCs w:val="24"/>
        </w:rPr>
        <w:lastRenderedPageBreak/>
        <w:t xml:space="preserve">Table </w:t>
      </w:r>
      <w:r w:rsidR="000C2DBA">
        <w:rPr>
          <w:b/>
          <w:noProof/>
          <w:sz w:val="24"/>
          <w:szCs w:val="24"/>
        </w:rPr>
        <w:t>10</w:t>
      </w:r>
      <w:bookmarkEnd w:id="201"/>
      <w:r w:rsidRPr="00C72215">
        <w:rPr>
          <w:b/>
          <w:sz w:val="24"/>
          <w:szCs w:val="24"/>
        </w:rPr>
        <w:t xml:space="preserve"> (page 1 of 2).</w:t>
      </w:r>
      <w:bookmarkStart w:id="203" w:name="_bookmark22"/>
      <w:bookmarkStart w:id="204" w:name="_Hlk117075281"/>
      <w:bookmarkEnd w:id="186"/>
      <w:bookmarkEnd w:id="203"/>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02"/>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5583A372"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ins w:id="205" w:author="bmeyer bmeyer" w:date="2023-12-04T09:48:00Z">
              <w:r w:rsidR="007E5F19">
                <w:rPr>
                  <w:noProof/>
                  <w:sz w:val="20"/>
                  <w:szCs w:val="20"/>
                </w:rPr>
                <w:t>3</w:t>
              </w:r>
            </w:ins>
            <w:del w:id="206" w:author="bmeyer bmeyer" w:date="2023-12-04T09:48:00Z">
              <w:r w:rsidR="000C2DBA" w:rsidRPr="000C2DBA" w:rsidDel="007E5F19">
                <w:rPr>
                  <w:noProof/>
                  <w:sz w:val="20"/>
                  <w:szCs w:val="20"/>
                </w:rPr>
                <w:delText>2</w:delText>
              </w:r>
            </w:del>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Mauger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commentRangeStart w:id="207"/>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commentRangeEnd w:id="207"/>
            <w:r w:rsidR="0079123B">
              <w:rPr>
                <w:rStyle w:val="CommentReference"/>
              </w:rPr>
              <w:commentReference w:id="207"/>
            </w:r>
          </w:p>
        </w:tc>
      </w:tr>
    </w:tbl>
    <w:p w14:paraId="49FF38FF" w14:textId="3DE8CB38" w:rsidR="000866DB" w:rsidRDefault="000866DB" w:rsidP="000866DB">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headerReference w:type="default" r:id="rId38"/>
          <w:footerReference w:type="default" r:id="rId39"/>
          <w:pgSz w:w="11900" w:h="16840"/>
          <w:pgMar w:top="1620" w:right="940" w:bottom="940" w:left="1040" w:header="929" w:footer="744" w:gutter="0"/>
          <w:cols w:space="720"/>
        </w:sectPr>
      </w:pPr>
      <w:proofErr w:type="gramStart"/>
      <w:r>
        <w:rPr>
          <w:sz w:val="20"/>
          <w:vertAlign w:val="superscript"/>
        </w:rPr>
        <w:t xml:space="preserve">b </w:t>
      </w:r>
      <w:r w:rsidR="007608B3">
        <w:rPr>
          <w:sz w:val="20"/>
        </w:rPr>
        <w:t xml:space="preserve"> </w:t>
      </w:r>
      <w:r>
        <w:rPr>
          <w:sz w:val="20"/>
        </w:rPr>
        <w:t>One</w:t>
      </w:r>
      <w:proofErr w:type="gramEnd"/>
      <w:r>
        <w:rPr>
          <w:sz w:val="20"/>
        </w:rPr>
        <w:t xml:space="preserv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08" w:name="_bookmark23"/>
      <w:bookmarkEnd w:id="208"/>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09" w:name="_Toc117087858"/>
      <w:bookmarkStart w:id="210" w:name="_Toc125960351"/>
      <w:bookmarkStart w:id="211" w:name="_Toc125984011"/>
      <w:bookmarkStart w:id="212" w:name="_Toc125984294"/>
      <w:bookmarkStart w:id="213" w:name="_Toc132032666"/>
    </w:p>
    <w:p w14:paraId="23082D22" w14:textId="5F21FE97" w:rsidR="00601E6B" w:rsidRPr="000221D8" w:rsidRDefault="00601E6B" w:rsidP="00990B1F">
      <w:pPr>
        <w:pStyle w:val="Heading2"/>
        <w:ind w:left="0"/>
      </w:pPr>
      <w:bookmarkStart w:id="214" w:name="_Toc133754250"/>
      <w:r w:rsidRPr="000221D8">
        <w:lastRenderedPageBreak/>
        <w:t>B6. Instrument / Equipment Testing, Inspection and Maintenance</w:t>
      </w:r>
      <w:bookmarkEnd w:id="209"/>
      <w:bookmarkEnd w:id="210"/>
      <w:bookmarkEnd w:id="211"/>
      <w:bookmarkEnd w:id="212"/>
      <w:bookmarkEnd w:id="213"/>
      <w:bookmarkEnd w:id="214"/>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15" w:name="B6._INSTRUMENT_/_EQUIPMENT_TESTING,_INSP"/>
      <w:bookmarkEnd w:id="215"/>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16" w:name="_Toc117087860"/>
      <w:bookmarkStart w:id="217" w:name="_Toc125960353"/>
      <w:bookmarkStart w:id="218" w:name="_Toc125984013"/>
      <w:bookmarkStart w:id="219" w:name="_Toc125984296"/>
      <w:bookmarkStart w:id="220" w:name="_Toc132032668"/>
      <w:bookmarkStart w:id="221" w:name="_Toc133754251"/>
      <w:r>
        <w:t>B7. Instrument Calibration</w:t>
      </w:r>
      <w:r>
        <w:rPr>
          <w:spacing w:val="-2"/>
        </w:rPr>
        <w:t xml:space="preserve"> </w:t>
      </w:r>
      <w:r>
        <w:t>Procedures</w:t>
      </w:r>
      <w:bookmarkEnd w:id="216"/>
      <w:bookmarkEnd w:id="217"/>
      <w:bookmarkEnd w:id="218"/>
      <w:bookmarkEnd w:id="219"/>
      <w:bookmarkEnd w:id="220"/>
      <w:bookmarkEnd w:id="221"/>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22" w:name="B7._INSTRUMENT_CALIBRATION_PROCEDURES"/>
      <w:bookmarkEnd w:id="222"/>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23" w:name="_Toc125960354"/>
      <w:bookmarkStart w:id="224" w:name="_Toc125984297"/>
      <w:bookmarkStart w:id="225"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223"/>
      <w:bookmarkEnd w:id="224"/>
      <w:bookmarkEnd w:id="225"/>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26" w:name="_Toc117087861"/>
      <w:bookmarkStart w:id="227" w:name="_Toc125960355"/>
      <w:bookmarkStart w:id="228" w:name="_Toc125984014"/>
      <w:bookmarkStart w:id="229" w:name="_Toc125984298"/>
      <w:bookmarkStart w:id="230" w:name="_Toc132032670"/>
      <w:bookmarkStart w:id="231" w:name="_Toc133754252"/>
      <w:r>
        <w:t>B8. Inspection and Acceptance Requirements for</w:t>
      </w:r>
      <w:r>
        <w:rPr>
          <w:spacing w:val="-9"/>
        </w:rPr>
        <w:t xml:space="preserve"> </w:t>
      </w:r>
      <w:r>
        <w:t>Supplies</w:t>
      </w:r>
      <w:bookmarkEnd w:id="226"/>
      <w:bookmarkEnd w:id="227"/>
      <w:bookmarkEnd w:id="228"/>
      <w:bookmarkEnd w:id="229"/>
      <w:bookmarkEnd w:id="230"/>
      <w:bookmarkEnd w:id="231"/>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32" w:name="B8._INSPECTION_AND_ACCEPTANCE_REQUIREMEN"/>
      <w:bookmarkEnd w:id="232"/>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233" w:name="_Toc117087862"/>
      <w:bookmarkStart w:id="234" w:name="_Toc125960356"/>
      <w:bookmarkStart w:id="235" w:name="_Toc125984015"/>
      <w:bookmarkStart w:id="236" w:name="_Toc125984299"/>
      <w:bookmarkStart w:id="237" w:name="_Toc132032671"/>
      <w:bookmarkStart w:id="238" w:name="_Toc133754253"/>
      <w:r>
        <w:t>B9. Data Acquisition Requirements for Non-Direct Measurements</w:t>
      </w:r>
      <w:bookmarkEnd w:id="233"/>
      <w:bookmarkEnd w:id="234"/>
      <w:bookmarkEnd w:id="235"/>
      <w:bookmarkEnd w:id="236"/>
      <w:bookmarkEnd w:id="237"/>
      <w:bookmarkEnd w:id="238"/>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239" w:name="B9._DATA_ACQUISITION_REQUIREMENTS_FOR_NO"/>
      <w:bookmarkEnd w:id="239"/>
      <w:r>
        <w:t xml:space="preserve">Weather data downloaded or purchased through the National Oceanic and Atmospheric Administration (NOAA) </w:t>
      </w:r>
      <w:r w:rsidR="00601E6B">
        <w:t>w</w:t>
      </w:r>
      <w:r w:rsidR="00601E6B" w:rsidRPr="006F1622">
        <w:t>eb site (</w:t>
      </w:r>
      <w:hyperlink r:id="rId40"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41" w:history="1">
        <w:r w:rsidR="00601E6B" w:rsidRPr="00BD63F9">
          <w:rPr>
            <w:rStyle w:val="Hyperlink"/>
          </w:rPr>
          <w:t>https://maps.waterdata.usgs.gov/mapper/</w:t>
        </w:r>
      </w:hyperlink>
      <w:r w:rsidR="00601E6B" w:rsidRPr="000C2DBA">
        <w:t>)</w:t>
      </w:r>
      <w:r w:rsidR="00BD63F9">
        <w:t xml:space="preserve"> </w:t>
      </w:r>
      <w:r>
        <w:t>and will be assumed to be accurate.</w:t>
      </w:r>
      <w:bookmarkStart w:id="240" w:name="B10._DATA_MANAGEMENT"/>
      <w:bookmarkStart w:id="241" w:name="_Toc117087864"/>
      <w:bookmarkStart w:id="242" w:name="_Toc125960357"/>
      <w:bookmarkStart w:id="243" w:name="_Toc125984016"/>
      <w:bookmarkStart w:id="244" w:name="_Toc125984300"/>
      <w:bookmarkStart w:id="245" w:name="_Toc132032672"/>
      <w:bookmarkEnd w:id="240"/>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246" w:name="_Toc133754254"/>
      <w:r>
        <w:t>B10.</w:t>
      </w:r>
      <w:r w:rsidR="00601E6B">
        <w:t xml:space="preserve"> Data</w:t>
      </w:r>
      <w:r w:rsidR="00601E6B">
        <w:rPr>
          <w:spacing w:val="-2"/>
        </w:rPr>
        <w:t xml:space="preserve"> </w:t>
      </w:r>
      <w:r w:rsidR="00601E6B">
        <w:t>Management</w:t>
      </w:r>
      <w:bookmarkEnd w:id="241"/>
      <w:bookmarkEnd w:id="242"/>
      <w:bookmarkEnd w:id="243"/>
      <w:bookmarkEnd w:id="244"/>
      <w:bookmarkEnd w:id="245"/>
      <w:bookmarkEnd w:id="246"/>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247" w:name="_Toc132022486"/>
    </w:p>
    <w:p w14:paraId="640483B1" w14:textId="15095B76" w:rsidR="000866DB" w:rsidRDefault="000866DB" w:rsidP="000221D8">
      <w:pPr>
        <w:pStyle w:val="BodyText"/>
        <w:ind w:right="475"/>
      </w:pPr>
      <w:bookmarkStart w:id="248"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247"/>
      <w:bookmarkEnd w:id="248"/>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249" w:name="_Toc133754255"/>
      <w:r w:rsidRPr="000221D8">
        <w:lastRenderedPageBreak/>
        <w:t xml:space="preserve">B10.1 </w:t>
      </w:r>
      <w:r w:rsidR="000866DB">
        <w:t>Data Storage and</w:t>
      </w:r>
      <w:r w:rsidR="000866DB">
        <w:rPr>
          <w:spacing w:val="-2"/>
        </w:rPr>
        <w:t xml:space="preserve"> </w:t>
      </w:r>
      <w:r w:rsidR="000866DB">
        <w:t>Retention</w:t>
      </w:r>
      <w:bookmarkEnd w:id="249"/>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42"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43">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250" w:name="_Toc117087865"/>
    </w:p>
    <w:p w14:paraId="04077F6B" w14:textId="77777777" w:rsidR="00601E6B" w:rsidRPr="007A54D9" w:rsidRDefault="00601E6B" w:rsidP="00601E6B">
      <w:pPr>
        <w:pStyle w:val="Heading2"/>
        <w:ind w:left="0"/>
      </w:pPr>
      <w:bookmarkStart w:id="251" w:name="_Toc125960358"/>
      <w:bookmarkStart w:id="252" w:name="_Toc125984017"/>
      <w:bookmarkStart w:id="253" w:name="_Toc125984301"/>
      <w:bookmarkStart w:id="254" w:name="_Toc132032673"/>
      <w:bookmarkStart w:id="255" w:name="_Toc133754256"/>
      <w:r w:rsidRPr="007A54D9">
        <w:t>C1. Assessments and Response</w:t>
      </w:r>
      <w:r w:rsidRPr="00D523EC">
        <w:t xml:space="preserve"> </w:t>
      </w:r>
      <w:r w:rsidRPr="007A54D9">
        <w:t>Actions</w:t>
      </w:r>
      <w:bookmarkEnd w:id="250"/>
      <w:bookmarkEnd w:id="251"/>
      <w:bookmarkEnd w:id="252"/>
      <w:bookmarkEnd w:id="253"/>
      <w:bookmarkEnd w:id="254"/>
      <w:bookmarkEnd w:id="255"/>
    </w:p>
    <w:p w14:paraId="10F6F73A" w14:textId="77777777" w:rsidR="000866DB" w:rsidRDefault="000866DB" w:rsidP="000866DB">
      <w:pPr>
        <w:pStyle w:val="BodyText"/>
        <w:spacing w:before="9"/>
        <w:rPr>
          <w:b/>
          <w:sz w:val="23"/>
        </w:rPr>
      </w:pPr>
      <w:bookmarkStart w:id="256" w:name="C1._ASSESSMENTS_AND_RESPONSE_ACTIONS"/>
      <w:bookmarkEnd w:id="256"/>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257" w:name="C2._QA_REPORTS_to_Management"/>
      <w:bookmarkStart w:id="258" w:name="_Toc132032674"/>
      <w:bookmarkStart w:id="259" w:name="_Toc133754257"/>
      <w:bookmarkEnd w:id="257"/>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258"/>
      <w:bookmarkEnd w:id="259"/>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4"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260" w:name="D1._DATA_REVIEW,_VALIDATION_AND_VERIFICA"/>
      <w:bookmarkStart w:id="261" w:name="_Toc117087867"/>
      <w:bookmarkStart w:id="262" w:name="_Toc125960360"/>
      <w:bookmarkStart w:id="263" w:name="_Toc125984019"/>
      <w:bookmarkStart w:id="264" w:name="_Toc125984303"/>
      <w:bookmarkStart w:id="265" w:name="_Toc132032675"/>
      <w:bookmarkStart w:id="266" w:name="_Toc133754258"/>
      <w:bookmarkEnd w:id="260"/>
      <w:r>
        <w:t>D1.</w:t>
      </w:r>
      <w:r w:rsidR="00601E6B">
        <w:t xml:space="preserve"> Data Review, Validation, and Verification Requirements</w:t>
      </w:r>
      <w:bookmarkEnd w:id="261"/>
      <w:bookmarkEnd w:id="262"/>
      <w:bookmarkEnd w:id="263"/>
      <w:bookmarkEnd w:id="264"/>
      <w:bookmarkEnd w:id="265"/>
      <w:bookmarkEnd w:id="266"/>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267" w:name="_Toc117087868"/>
      <w:bookmarkStart w:id="268" w:name="_Toc125960361"/>
      <w:bookmarkStart w:id="269" w:name="_Toc125984020"/>
      <w:bookmarkStart w:id="270" w:name="_Toc125984304"/>
      <w:bookmarkStart w:id="271" w:name="_Toc132032676"/>
      <w:bookmarkStart w:id="272" w:name="_Toc133754259"/>
      <w:r>
        <w:t>D2. Validation and Verification Methods</w:t>
      </w:r>
      <w:bookmarkEnd w:id="267"/>
      <w:bookmarkEnd w:id="268"/>
      <w:bookmarkEnd w:id="269"/>
      <w:bookmarkEnd w:id="270"/>
      <w:bookmarkEnd w:id="271"/>
      <w:bookmarkEnd w:id="272"/>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273" w:name="D2._VALIDATION_AND_VERIFICATION_METHODS"/>
      <w:bookmarkEnd w:id="273"/>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274" w:name="_Toc132706069"/>
      <w:bookmarkStart w:id="275" w:name="_Toc133754260"/>
      <w:r>
        <w:t>Laboratory Quality Control (QC) Measures</w:t>
      </w:r>
      <w:bookmarkEnd w:id="274"/>
      <w:bookmarkEnd w:id="275"/>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276" w:name="D3._RECONCILIATION_WITH_DATA_QUALITY_OBJ"/>
      <w:bookmarkStart w:id="277" w:name="_Toc117087869"/>
      <w:bookmarkStart w:id="278" w:name="_Toc125960362"/>
      <w:bookmarkStart w:id="279" w:name="_Toc125984021"/>
      <w:bookmarkStart w:id="280" w:name="_Toc125984305"/>
      <w:bookmarkStart w:id="281" w:name="_Toc132032677"/>
      <w:bookmarkStart w:id="282" w:name="_Toc133754261"/>
      <w:bookmarkEnd w:id="276"/>
      <w:r>
        <w:t>D3.</w:t>
      </w:r>
      <w:r w:rsidR="00601E6B">
        <w:t xml:space="preserve"> Reconciliation with Data Quality</w:t>
      </w:r>
      <w:r w:rsidR="00601E6B">
        <w:rPr>
          <w:spacing w:val="-4"/>
        </w:rPr>
        <w:t xml:space="preserve"> </w:t>
      </w:r>
      <w:r w:rsidR="00601E6B">
        <w:t>Objectives</w:t>
      </w:r>
      <w:bookmarkEnd w:id="277"/>
      <w:bookmarkEnd w:id="278"/>
      <w:bookmarkEnd w:id="279"/>
      <w:bookmarkEnd w:id="280"/>
      <w:bookmarkEnd w:id="281"/>
      <w:bookmarkEnd w:id="282"/>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283" w:name="_Toc96073989"/>
      <w:bookmarkStart w:id="284"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285" w:name="_Toc132032678"/>
      <w:bookmarkStart w:id="286" w:name="_Toc133754262"/>
      <w:r>
        <w:lastRenderedPageBreak/>
        <w:t>References</w:t>
      </w:r>
      <w:bookmarkEnd w:id="285"/>
      <w:bookmarkEnd w:id="286"/>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77777777" w:rsidR="000A657C" w:rsidRDefault="000A657C" w:rsidP="00044240">
      <w:pPr>
        <w:spacing w:line="240" w:lineRule="exact"/>
        <w:ind w:left="720" w:hanging="720"/>
        <w:rPr>
          <w:noProof/>
        </w:rPr>
      </w:pPr>
      <w:r>
        <w:rPr>
          <w:noProof/>
        </w:rPr>
        <w:t>Litchfield, V. P., and G. B. Kyle. 1992. “Kenai River Water Quality Investigation Completion Report.” 123. Alaska Department of Fish and Game. http://www.adfg.alaska.gov/fedaidpdfs/FRED.123.pdf.</w:t>
      </w:r>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816966">
          <w:headerReference w:type="default" r:id="rId45"/>
          <w:footerReference w:type="default" r:id="rId46"/>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287" w:name="_Toc132706072"/>
      <w:bookmarkStart w:id="288" w:name="_Toc132032679"/>
      <w:r w:rsidRPr="003D1562">
        <w:rPr>
          <w:b/>
          <w:sz w:val="24"/>
          <w:szCs w:val="24"/>
        </w:rPr>
        <w:lastRenderedPageBreak/>
        <w:t>Appendix</w:t>
      </w:r>
      <w:bookmarkStart w:id="289" w:name="APPENDIX_A"/>
      <w:bookmarkStart w:id="290" w:name="_bookmark34"/>
      <w:bookmarkEnd w:id="289"/>
      <w:bookmarkEnd w:id="290"/>
      <w:r w:rsidRPr="003D1562">
        <w:rPr>
          <w:b/>
          <w:sz w:val="24"/>
          <w:szCs w:val="24"/>
        </w:rPr>
        <w:t xml:space="preserve"> A:</w:t>
      </w:r>
      <w:bookmarkEnd w:id="283"/>
      <w:bookmarkEnd w:id="287"/>
      <w:r w:rsidR="00E81AA7" w:rsidRPr="003D1562">
        <w:rPr>
          <w:b/>
          <w:sz w:val="24"/>
          <w:szCs w:val="24"/>
        </w:rPr>
        <w:t xml:space="preserve"> Technical Advisory Committee</w:t>
      </w:r>
      <w:bookmarkEnd w:id="288"/>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291" w:name="_Toc117087870"/>
      <w:bookmarkStart w:id="292" w:name="_Toc125541899"/>
      <w:r>
        <w:rPr>
          <w:b/>
          <w:i/>
        </w:rPr>
        <w:t>Sara Apsens</w:t>
      </w:r>
    </w:p>
    <w:p w14:paraId="2BB5A16A" w14:textId="77777777" w:rsidR="000A657C" w:rsidRDefault="000A657C" w:rsidP="000A657C">
      <w:pPr>
        <w:pStyle w:val="BodyText"/>
        <w:ind w:firstLine="688"/>
        <w:rPr>
          <w:bCs/>
          <w:iCs/>
        </w:rPr>
      </w:pPr>
      <w:r>
        <w:rPr>
          <w:bCs/>
          <w:iCs/>
        </w:rPr>
        <w:t>Alaska Department 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293" w:name="_Toc96073990"/>
      <w:bookmarkStart w:id="294" w:name="_Toc132706073"/>
      <w:bookmarkStart w:id="295" w:name="_Toc133754263"/>
      <w:r>
        <w:t>Scott Curtin</w:t>
      </w:r>
      <w:bookmarkEnd w:id="291"/>
      <w:bookmarkEnd w:id="292"/>
      <w:bookmarkEnd w:id="293"/>
      <w:bookmarkEnd w:id="294"/>
      <w:bookmarkEnd w:id="295"/>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7777777" w:rsidR="00E81AA7" w:rsidRDefault="00E81AA7" w:rsidP="00E81AA7">
      <w:pPr>
        <w:pStyle w:val="Heading2"/>
      </w:pPr>
      <w:bookmarkStart w:id="296" w:name="_Toc96073992"/>
      <w:bookmarkStart w:id="297" w:name="_Toc117087872"/>
      <w:bookmarkStart w:id="298" w:name="_Toc125541901"/>
      <w:bookmarkStart w:id="299" w:name="_Toc132706074"/>
      <w:bookmarkStart w:id="300" w:name="_Toc133754264"/>
      <w:r>
        <w:t>Jack Blackwell</w:t>
      </w:r>
      <w:bookmarkEnd w:id="296"/>
      <w:bookmarkEnd w:id="297"/>
      <w:bookmarkEnd w:id="298"/>
      <w:bookmarkEnd w:id="299"/>
      <w:bookmarkEnd w:id="300"/>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4A7A8CEA" w:rsidR="00E81AA7" w:rsidRDefault="00E81AA7" w:rsidP="003D1562">
      <w:pPr>
        <w:pStyle w:val="BodyText"/>
        <w:ind w:left="688" w:right="4680"/>
      </w:pPr>
      <w:r>
        <w:t xml:space="preserve">P.O. Box 1247 Soldotna, AK 99669 </w:t>
      </w:r>
    </w:p>
    <w:p w14:paraId="24514384" w14:textId="77777777" w:rsidR="000A657C" w:rsidRDefault="000A657C" w:rsidP="000A657C">
      <w:pPr>
        <w:pStyle w:val="BodyText"/>
        <w:ind w:left="688"/>
      </w:pPr>
      <w:r>
        <w:t>Phone:</w:t>
      </w:r>
      <w:r>
        <w:rPr>
          <w:spacing w:val="18"/>
        </w:rPr>
        <w:t xml:space="preserve"> </w:t>
      </w:r>
      <w:r>
        <w:rPr>
          <w:spacing w:val="-3"/>
        </w:rPr>
        <w:t>907-262-5581</w:t>
      </w:r>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01" w:name="_Toc96073995"/>
    </w:p>
    <w:p w14:paraId="1DCE8DD7" w14:textId="77777777" w:rsidR="00E81AA7" w:rsidRDefault="00E81AA7" w:rsidP="00E81AA7">
      <w:pPr>
        <w:pStyle w:val="Heading2"/>
      </w:pPr>
      <w:bookmarkStart w:id="302" w:name="_Toc117087875"/>
      <w:bookmarkStart w:id="303" w:name="_Toc125541904"/>
      <w:bookmarkStart w:id="304" w:name="_Toc132706075"/>
      <w:bookmarkStart w:id="305" w:name="_Toc133754265"/>
      <w:r>
        <w:t>Justin Nelson</w:t>
      </w:r>
      <w:bookmarkEnd w:id="301"/>
      <w:bookmarkEnd w:id="302"/>
      <w:bookmarkEnd w:id="303"/>
      <w:bookmarkEnd w:id="304"/>
      <w:bookmarkEnd w:id="305"/>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06" w:name="_Toc96073996"/>
      <w:bookmarkStart w:id="307" w:name="_Toc117087876"/>
      <w:bookmarkStart w:id="308" w:name="_Toc125541905"/>
      <w:bookmarkStart w:id="309" w:name="_Toc132706076"/>
      <w:bookmarkStart w:id="310" w:name="_Toc133754266"/>
      <w:r>
        <w:t>Jon Essert</w:t>
      </w:r>
      <w:bookmarkEnd w:id="306"/>
      <w:bookmarkEnd w:id="307"/>
      <w:bookmarkEnd w:id="308"/>
      <w:bookmarkEnd w:id="309"/>
      <w:bookmarkEnd w:id="310"/>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11" w:name="_Toc132032680"/>
      <w:bookmarkStart w:id="312" w:name="_Toc133754267"/>
      <w:bookmarkEnd w:id="284"/>
      <w:r w:rsidRPr="004E5CF7">
        <w:lastRenderedPageBreak/>
        <w:t>Appendix</w:t>
      </w:r>
      <w:bookmarkStart w:id="313" w:name="_Toc132706077"/>
      <w:r w:rsidR="00E81AA7" w:rsidRPr="004E5CF7">
        <w:t xml:space="preserve"> B:</w:t>
      </w:r>
      <w:r w:rsidR="00E81AA7">
        <w:t xml:space="preserve"> </w:t>
      </w:r>
      <w:bookmarkStart w:id="314" w:name="_Hlk117087691"/>
      <w:r w:rsidR="00E81AA7">
        <w:t>Fieldwork Sampling SOP</w:t>
      </w:r>
      <w:bookmarkEnd w:id="311"/>
      <w:bookmarkEnd w:id="312"/>
      <w:bookmarkEnd w:id="313"/>
    </w:p>
    <w:bookmarkEnd w:id="314"/>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15" w:name="APPENDIX_B"/>
      <w:bookmarkStart w:id="316" w:name="_bookmark35"/>
      <w:bookmarkStart w:id="317" w:name="_Hlk117087791"/>
      <w:bookmarkEnd w:id="315"/>
      <w:bookmarkEnd w:id="316"/>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7"/>
          <w:footerReference w:type="default" r:id="rId48"/>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5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5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53"/>
          <w:footerReference w:type="default" r:id="rId54"/>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5"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56"/>
          <w:footerReference w:type="default" r:id="rId57"/>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8"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318"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318"/>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317"/>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9"/>
          <w:footerReference w:type="default" r:id="rId60"/>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319" w:name="_Toc132032682"/>
      <w:r w:rsidRPr="005473BA">
        <w:rPr>
          <w:b/>
          <w:sz w:val="24"/>
          <w:szCs w:val="24"/>
        </w:rPr>
        <w:t>Appendix C:</w:t>
      </w:r>
      <w:r w:rsidR="00E81AA7" w:rsidRPr="005473BA">
        <w:rPr>
          <w:b/>
          <w:sz w:val="24"/>
          <w:szCs w:val="24"/>
        </w:rPr>
        <w:t xml:space="preserve"> Kenai River Watershed </w:t>
      </w:r>
      <w:bookmarkStart w:id="320" w:name="Appendix_C"/>
      <w:bookmarkStart w:id="321" w:name="_bookmark36"/>
      <w:bookmarkStart w:id="322" w:name="_Hlk117090829"/>
      <w:bookmarkStart w:id="323" w:name="_Hlk117090898"/>
      <w:bookmarkEnd w:id="320"/>
      <w:bookmarkEnd w:id="321"/>
      <w:r w:rsidR="00E81AA7" w:rsidRPr="005473BA">
        <w:rPr>
          <w:b/>
          <w:sz w:val="24"/>
          <w:szCs w:val="24"/>
        </w:rPr>
        <w:t>Water</w:t>
      </w:r>
      <w:r w:rsidR="00E81AA7">
        <w:rPr>
          <w:b/>
          <w:sz w:val="24"/>
        </w:rPr>
        <w:t xml:space="preserve"> Quality Monitoring Field Data Form</w:t>
      </w:r>
      <w:bookmarkEnd w:id="319"/>
      <w:r w:rsidR="00E81AA7">
        <w:rPr>
          <w:b/>
          <w:sz w:val="24"/>
        </w:rPr>
        <w:t xml:space="preserve"> </w:t>
      </w:r>
    </w:p>
    <w:bookmarkEnd w:id="322"/>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323"/>
    <w:p w14:paraId="65B30176" w14:textId="77777777" w:rsidR="00E81AA7" w:rsidRDefault="00E81AA7" w:rsidP="00E81AA7">
      <w:pPr>
        <w:sectPr w:rsidR="00E81AA7">
          <w:headerReference w:type="default" r:id="rId61"/>
          <w:footerReference w:type="default" r:id="rId62"/>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324"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324"/>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325" w:name="_Toc125964823"/>
      <w:bookmarkStart w:id="326" w:name="_Toc125984311"/>
      <w:bookmarkStart w:id="327"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63" cstate="print"/>
                    <a:stretch>
                      <a:fillRect/>
                    </a:stretch>
                  </pic:blipFill>
                  <pic:spPr>
                    <a:xfrm>
                      <a:off x="0" y="0"/>
                      <a:ext cx="7487831" cy="4776882"/>
                    </a:xfrm>
                    <a:prstGeom prst="rect">
                      <a:avLst/>
                    </a:prstGeom>
                  </pic:spPr>
                </pic:pic>
              </a:graphicData>
            </a:graphic>
          </wp:anchor>
        </w:drawing>
      </w:r>
      <w:bookmarkEnd w:id="325"/>
      <w:bookmarkEnd w:id="326"/>
      <w:bookmarkEnd w:id="327"/>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64"/>
          <w:footerReference w:type="default" r:id="rId65"/>
          <w:pgSz w:w="15840" w:h="12240" w:orient="landscape"/>
          <w:pgMar w:top="1440" w:right="1440" w:bottom="1440" w:left="1440" w:header="720" w:footer="720" w:gutter="0"/>
          <w:cols w:space="720"/>
          <w:docGrid w:linePitch="360"/>
        </w:sectPr>
      </w:pPr>
      <w:r>
        <w:rPr>
          <w:noProof/>
        </w:rPr>
        <w:drawing>
          <wp:inline distT="0" distB="0" distL="0" distR="0" wp14:anchorId="6A7788C2" wp14:editId="4DEF06F0">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6"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56F69CED">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7"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8">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328"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328"/>
      <w:r w:rsidRPr="00F0391C">
        <w:rPr>
          <w:b/>
          <w:sz w:val="24"/>
        </w:rPr>
        <w:t xml:space="preserve"> </w:t>
      </w:r>
    </w:p>
    <w:p w14:paraId="034F1506" w14:textId="6D9A8ED4" w:rsidR="00E81AA7" w:rsidRDefault="00E81AA7" w:rsidP="00E81AA7">
      <w:pPr>
        <w:pStyle w:val="BodyText"/>
        <w:spacing w:before="10"/>
        <w:rPr>
          <w:b/>
          <w:sz w:val="19"/>
        </w:rPr>
      </w:pPr>
      <w:bookmarkStart w:id="329" w:name="Appendix_D"/>
      <w:bookmarkStart w:id="330" w:name="_bookmark37"/>
      <w:bookmarkStart w:id="331" w:name="_Hlk117091594"/>
      <w:bookmarkEnd w:id="329"/>
      <w:bookmarkEnd w:id="330"/>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331"/>
    <w:p w14:paraId="74AED8C3" w14:textId="77777777" w:rsidR="00E81AA7" w:rsidRDefault="00E81AA7" w:rsidP="00E81AA7">
      <w:pPr>
        <w:sectPr w:rsidR="00E81AA7">
          <w:headerReference w:type="default" r:id="rId69"/>
          <w:footerReference w:type="default" r:id="rId70"/>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332" w:name="Appendix_E"/>
      <w:bookmarkStart w:id="333" w:name="_bookmark38"/>
      <w:bookmarkStart w:id="334" w:name="_Toc132032686"/>
      <w:bookmarkStart w:id="335" w:name="_Hlk117091938"/>
      <w:bookmarkEnd w:id="332"/>
      <w:bookmarkEnd w:id="333"/>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334"/>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336" w:name="Appendix_F"/>
      <w:bookmarkStart w:id="337" w:name="_bookmark39"/>
      <w:bookmarkStart w:id="338" w:name="_Toc132032687"/>
      <w:bookmarkEnd w:id="336"/>
      <w:bookmarkEnd w:id="337"/>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338"/>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339" w:name="Appendix_G"/>
      <w:bookmarkStart w:id="340" w:name="_bookmark40"/>
      <w:bookmarkStart w:id="341" w:name="_Toc132032688"/>
      <w:bookmarkEnd w:id="339"/>
      <w:bookmarkEnd w:id="340"/>
      <w:r>
        <w:rPr>
          <w:b/>
          <w:sz w:val="28"/>
        </w:rPr>
        <w:lastRenderedPageBreak/>
        <w:t>Appendix G</w:t>
      </w:r>
      <w:r w:rsidR="000A657C" w:rsidRPr="00BE7085">
        <w:rPr>
          <w:b/>
          <w:sz w:val="24"/>
          <w:szCs w:val="24"/>
        </w:rPr>
        <w:t>: Stream Temperature Monitoring Field Data Sheet</w:t>
      </w:r>
      <w:bookmarkEnd w:id="341"/>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71"/>
          <w:footerReference w:type="default" r:id="rId72"/>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73"/>
          <w:footerReference w:type="default" r:id="rId74"/>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5"/>
          <w:footerReference w:type="default" r:id="rId76"/>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77"/>
          <w:footerReference w:type="default" r:id="rId78"/>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342" w:name="Nitrate"/>
      <w:bookmarkEnd w:id="342"/>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79"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343" w:name="Appendix_H"/>
      <w:bookmarkStart w:id="344" w:name="_bookmark41"/>
      <w:bookmarkStart w:id="345" w:name="_Hlk117092092"/>
      <w:bookmarkStart w:id="346" w:name="_Toc132032689"/>
      <w:bookmarkEnd w:id="335"/>
      <w:bookmarkEnd w:id="343"/>
      <w:bookmarkEnd w:id="344"/>
      <w:r>
        <w:rPr>
          <w:b/>
          <w:sz w:val="28"/>
        </w:rPr>
        <w:t>Appendix H</w:t>
      </w:r>
      <w:r w:rsidR="000A657C" w:rsidRPr="000961EF">
        <w:rPr>
          <w:b/>
        </w:rPr>
        <w:t xml:space="preserve">: </w:t>
      </w:r>
      <w:bookmarkEnd w:id="345"/>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346"/>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Sondes". In the top box titled "Connected Sondes" the serial number for the </w:t>
      </w:r>
      <w:proofErr w:type="spellStart"/>
      <w:r>
        <w:rPr>
          <w:sz w:val="24"/>
          <w:szCs w:val="24"/>
        </w:rPr>
        <w:t>Hydrolab</w:t>
      </w:r>
      <w:proofErr w:type="spellEnd"/>
      <w:r>
        <w:rPr>
          <w:sz w:val="24"/>
          <w:szCs w:val="24"/>
        </w:rPr>
        <w:t xml:space="preserve">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r>
        <w:rPr>
          <w:color w:val="000000"/>
          <w:sz w:val="24"/>
          <w:szCs w:val="24"/>
        </w:rPr>
        <w:t>alle</w:t>
      </w:r>
      <w:r>
        <w:rPr>
          <w:sz w:val="24"/>
          <w:szCs w:val="24"/>
        </w:rPr>
        <w:t>n</w:t>
      </w:r>
      <w:proofErr w:type="spell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347" w:name="Appendix_I"/>
      <w:bookmarkStart w:id="348" w:name="_bookmark42"/>
      <w:bookmarkStart w:id="349" w:name="_Toc132032690"/>
      <w:bookmarkStart w:id="350" w:name="_Hlk117092153"/>
      <w:bookmarkEnd w:id="347"/>
      <w:bookmarkEnd w:id="348"/>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349"/>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351" w:name="Appendix_J"/>
      <w:bookmarkStart w:id="352" w:name="_bookmark43"/>
      <w:bookmarkStart w:id="353" w:name="_Toc132032691"/>
      <w:bookmarkEnd w:id="351"/>
      <w:bookmarkEnd w:id="352"/>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353"/>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354" w:name="Date"/>
            <w:bookmarkEnd w:id="354"/>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350"/>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355" w:name="Appendix_K"/>
      <w:bookmarkStart w:id="356" w:name="_bookmark44"/>
      <w:bookmarkStart w:id="357" w:name="_Toc132032692"/>
      <w:bookmarkStart w:id="358" w:name="_Toc133754268"/>
      <w:bookmarkEnd w:id="355"/>
      <w:bookmarkEnd w:id="356"/>
      <w:r>
        <w:rPr>
          <w:b w:val="0"/>
          <w:sz w:val="28"/>
        </w:rPr>
        <w:lastRenderedPageBreak/>
        <w:t>Appendix K</w:t>
      </w:r>
      <w:bookmarkStart w:id="359" w:name="_Toc132706078"/>
      <w:r>
        <w:t>: Laboratory Certificates of Analysis</w:t>
      </w:r>
      <w:bookmarkEnd w:id="357"/>
      <w:bookmarkEnd w:id="358"/>
      <w:bookmarkEnd w:id="359"/>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360" w:name="_Toc132706079"/>
      <w:bookmarkStart w:id="361"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80" w:history="1">
        <w:r w:rsidR="00733C96" w:rsidRPr="004A2C6D">
          <w:rPr>
            <w:rStyle w:val="Hyperlink"/>
            <w:b w:val="0"/>
          </w:rPr>
          <w:t>https://bit.ly/kwf_lab_certs</w:t>
        </w:r>
      </w:hyperlink>
      <w:bookmarkEnd w:id="360"/>
      <w:bookmarkEnd w:id="361"/>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362" w:name="_Toc132032693"/>
      <w:r w:rsidRPr="00CE4B61">
        <w:rPr>
          <w:b/>
          <w:sz w:val="24"/>
          <w:szCs w:val="24"/>
        </w:rPr>
        <w:lastRenderedPageBreak/>
        <w:t>Appendix L</w:t>
      </w:r>
      <w:bookmarkEnd w:id="204"/>
      <w:r w:rsidR="000A657C" w:rsidRPr="00CE4B61">
        <w:rPr>
          <w:b/>
          <w:sz w:val="24"/>
          <w:szCs w:val="24"/>
        </w:rPr>
        <w:t>: Data Evaluation Checklist</w:t>
      </w:r>
      <w:bookmarkEnd w:id="362"/>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81"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82"/>
      <w:footerReference w:type="default" r:id="rId83"/>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7" w:author="bmeyer bmeyer" w:date="2023-12-04T09:49:00Z" w:initials="bb">
    <w:p w14:paraId="236E33CC" w14:textId="77777777" w:rsidR="0079123B" w:rsidRDefault="0079123B" w:rsidP="00760BFF">
      <w:pPr>
        <w:pStyle w:val="CommentText"/>
      </w:pPr>
      <w:r>
        <w:rPr>
          <w:rStyle w:val="CommentReference"/>
        </w:rPr>
        <w:annotationRef/>
      </w:r>
      <w:r>
        <w:t>Remove this redundant row, same as top row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6E33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A7E61B" w16cex:dateUtc="2023-12-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6E33CC" w16cid:durableId="1DA7E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0B6A1" w14:textId="77777777" w:rsidR="00E000C1" w:rsidRDefault="00E000C1" w:rsidP="008E4680">
      <w:r>
        <w:separator/>
      </w:r>
    </w:p>
  </w:endnote>
  <w:endnote w:type="continuationSeparator" w:id="0">
    <w:p w14:paraId="1B1ABCD0" w14:textId="77777777" w:rsidR="00E000C1" w:rsidRDefault="00E000C1" w:rsidP="008E4680">
      <w:r>
        <w:continuationSeparator/>
      </w:r>
    </w:p>
  </w:endnote>
  <w:endnote w:type="continuationNotice" w:id="1">
    <w:p w14:paraId="46018EE2" w14:textId="77777777" w:rsidR="00E000C1" w:rsidRDefault="00E000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896624"/>
      <w:docPartObj>
        <w:docPartGallery w:val="Page Numbers (Bottom of Page)"/>
        <w:docPartUnique/>
      </w:docPartObj>
    </w:sdtPr>
    <w:sdtEndPr>
      <w:rPr>
        <w:noProof/>
      </w:rPr>
    </w:sdtEndPr>
    <w:sdtContent>
      <w:p w14:paraId="67BFE610" w14:textId="07EFCF1A" w:rsidR="004B2A1A" w:rsidRDefault="004B2A1A">
        <w:pPr>
          <w:pStyle w:val="Footer"/>
          <w:jc w:val="right"/>
        </w:pPr>
        <w:r>
          <w:fldChar w:fldCharType="begin"/>
        </w:r>
        <w:r>
          <w:instrText xml:space="preserve"> PAGE   \* MERGEFORMAT </w:instrText>
        </w:r>
        <w:r>
          <w:fldChar w:fldCharType="separate"/>
        </w:r>
        <w:r w:rsidR="0051274E">
          <w:rPr>
            <w:noProof/>
          </w:rPr>
          <w:t>10</w:t>
        </w:r>
        <w:r>
          <w:rPr>
            <w:noProof/>
          </w:rPr>
          <w:fldChar w:fldCharType="end"/>
        </w:r>
      </w:p>
    </w:sdtContent>
  </w:sdt>
  <w:p w14:paraId="74F0D394" w14:textId="77777777" w:rsidR="004B2A1A" w:rsidRDefault="004B2A1A"/>
  <w:p w14:paraId="47222476" w14:textId="77777777" w:rsidR="004B2A1A" w:rsidRDefault="004B2A1A"/>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74634"/>
      <w:docPartObj>
        <w:docPartGallery w:val="Page Numbers (Bottom of Page)"/>
        <w:docPartUnique/>
      </w:docPartObj>
    </w:sdtPr>
    <w:sdtEndPr>
      <w:rPr>
        <w:noProof/>
      </w:rPr>
    </w:sdtEndPr>
    <w:sdtContent>
      <w:p w14:paraId="04777166" w14:textId="4EBF51D9"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377136"/>
      <w:docPartObj>
        <w:docPartGallery w:val="Page Numbers (Bottom of Page)"/>
        <w:docPartUnique/>
      </w:docPartObj>
    </w:sdtPr>
    <w:sdtEndPr>
      <w:rPr>
        <w:noProof/>
      </w:rPr>
    </w:sdtEndPr>
    <w:sdtContent>
      <w:p w14:paraId="5FFB8359" w14:textId="25578AD8" w:rsidR="00C72335" w:rsidRDefault="00C72335">
        <w:pPr>
          <w:pStyle w:val="Footer"/>
          <w:jc w:val="right"/>
        </w:pPr>
        <w:r>
          <w:fldChar w:fldCharType="begin"/>
        </w:r>
        <w:r>
          <w:instrText xml:space="preserve"> PAGE   \* MERGEFORMAT </w:instrText>
        </w:r>
        <w:r>
          <w:fldChar w:fldCharType="separate"/>
        </w:r>
        <w:r w:rsidR="0051274E">
          <w:rPr>
            <w:noProof/>
          </w:rPr>
          <w:t>54</w:t>
        </w:r>
        <w:r>
          <w:rPr>
            <w:noProof/>
          </w:rPr>
          <w:fldChar w:fldCharType="end"/>
        </w:r>
      </w:p>
    </w:sdtContent>
  </w:sdt>
  <w:p w14:paraId="6D5BA50B" w14:textId="77777777" w:rsidR="004B2A1A" w:rsidRDefault="004B2A1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254754"/>
      <w:docPartObj>
        <w:docPartGallery w:val="Page Numbers (Bottom of Page)"/>
        <w:docPartUnique/>
      </w:docPartObj>
    </w:sdtPr>
    <w:sdtEndPr>
      <w:rPr>
        <w:noProof/>
      </w:rPr>
    </w:sdtEndPr>
    <w:sdtContent>
      <w:p w14:paraId="06863294" w14:textId="1EF6466D" w:rsidR="00C72335" w:rsidRDefault="00C72335">
        <w:pPr>
          <w:pStyle w:val="Footer"/>
          <w:jc w:val="right"/>
        </w:pPr>
        <w:r>
          <w:fldChar w:fldCharType="begin"/>
        </w:r>
        <w:r>
          <w:instrText xml:space="preserve"> PAGE   \* MERGEFORMAT </w:instrText>
        </w:r>
        <w:r>
          <w:fldChar w:fldCharType="separate"/>
        </w:r>
        <w:r w:rsidR="0051274E">
          <w:rPr>
            <w:noProof/>
          </w:rPr>
          <w:t>55</w:t>
        </w:r>
        <w:r>
          <w:rPr>
            <w:noProof/>
          </w:rPr>
          <w:fldChar w:fldCharType="end"/>
        </w:r>
      </w:p>
    </w:sdtContent>
  </w:sdt>
  <w:p w14:paraId="479D682E" w14:textId="77777777" w:rsidR="004B2A1A" w:rsidRDefault="004B2A1A">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195954"/>
      <w:docPartObj>
        <w:docPartGallery w:val="Page Numbers (Bottom of Page)"/>
        <w:docPartUnique/>
      </w:docPartObj>
    </w:sdtPr>
    <w:sdtEndPr>
      <w:rPr>
        <w:noProof/>
      </w:rPr>
    </w:sdtEndPr>
    <w:sdtContent>
      <w:p w14:paraId="6DF20328" w14:textId="029E2D94" w:rsidR="004B2A1A" w:rsidRDefault="004B2A1A">
        <w:pPr>
          <w:pStyle w:val="Footer"/>
        </w:pPr>
        <w:r>
          <w:fldChar w:fldCharType="begin"/>
        </w:r>
        <w:r>
          <w:instrText xml:space="preserve"> PAGE   \* MERGEFORMAT </w:instrText>
        </w:r>
        <w:r>
          <w:fldChar w:fldCharType="separate"/>
        </w:r>
        <w:r w:rsidR="0051274E">
          <w:rPr>
            <w:noProof/>
          </w:rPr>
          <w:t>57</w:t>
        </w:r>
        <w:r>
          <w:rPr>
            <w:noProof/>
          </w:rPr>
          <w:fldChar w:fldCharType="end"/>
        </w:r>
      </w:p>
    </w:sdtContent>
  </w:sdt>
  <w:p w14:paraId="5EFB14C4" w14:textId="77777777" w:rsidR="004B2A1A" w:rsidRDefault="004B2A1A">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536518"/>
      <w:docPartObj>
        <w:docPartGallery w:val="Page Numbers (Bottom of Page)"/>
        <w:docPartUnique/>
      </w:docPartObj>
    </w:sdtPr>
    <w:sdtEndPr>
      <w:rPr>
        <w:noProof/>
      </w:rPr>
    </w:sdtEndPr>
    <w:sdtContent>
      <w:p w14:paraId="57CDF2C2" w14:textId="45728D87" w:rsidR="00C72335" w:rsidRDefault="00C72335">
        <w:pPr>
          <w:pStyle w:val="Footer"/>
          <w:jc w:val="right"/>
        </w:pPr>
        <w:r>
          <w:fldChar w:fldCharType="begin"/>
        </w:r>
        <w:r>
          <w:instrText xml:space="preserve"> PAGE   \* MERGEFORMAT </w:instrText>
        </w:r>
        <w:r>
          <w:fldChar w:fldCharType="separate"/>
        </w:r>
        <w:r w:rsidR="0051274E">
          <w:rPr>
            <w:noProof/>
          </w:rPr>
          <w:t>60</w:t>
        </w:r>
        <w:r>
          <w:rPr>
            <w:noProof/>
          </w:rPr>
          <w:fldChar w:fldCharType="end"/>
        </w:r>
      </w:p>
    </w:sdtContent>
  </w:sdt>
  <w:p w14:paraId="5F7674F1" w14:textId="77777777" w:rsidR="004B2A1A" w:rsidRDefault="004B2A1A">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869197"/>
      <w:docPartObj>
        <w:docPartGallery w:val="Page Numbers (Bottom of Page)"/>
        <w:docPartUnique/>
      </w:docPartObj>
    </w:sdtPr>
    <w:sdtEndPr>
      <w:rPr>
        <w:noProof/>
      </w:rPr>
    </w:sdtEndPr>
    <w:sdtContent>
      <w:p w14:paraId="1CFD91D4" w14:textId="13952172" w:rsidR="00C72335" w:rsidRDefault="00C72335">
        <w:pPr>
          <w:pStyle w:val="Footer"/>
          <w:jc w:val="right"/>
        </w:pPr>
        <w:r>
          <w:fldChar w:fldCharType="begin"/>
        </w:r>
        <w:r>
          <w:instrText xml:space="preserve"> PAGE   \* MERGEFORMAT </w:instrText>
        </w:r>
        <w:r>
          <w:fldChar w:fldCharType="separate"/>
        </w:r>
        <w:r w:rsidR="0051274E">
          <w:rPr>
            <w:noProof/>
          </w:rPr>
          <w:t>63</w:t>
        </w:r>
        <w:r>
          <w:rPr>
            <w:noProof/>
          </w:rPr>
          <w:fldChar w:fldCharType="end"/>
        </w:r>
      </w:p>
    </w:sdtContent>
  </w:sdt>
  <w:p w14:paraId="6AE92D20" w14:textId="77777777" w:rsidR="004B2A1A" w:rsidRDefault="004B2A1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A0AB" w14:textId="6354DCBA" w:rsidR="004B2A1A" w:rsidRDefault="004B2A1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319809"/>
      <w:docPartObj>
        <w:docPartGallery w:val="Page Numbers (Bottom of Page)"/>
        <w:docPartUnique/>
      </w:docPartObj>
    </w:sdtPr>
    <w:sdtEndPr>
      <w:rPr>
        <w:noProof/>
      </w:rPr>
    </w:sdtEndPr>
    <w:sdtContent>
      <w:p w14:paraId="74416007" w14:textId="20EF82C4" w:rsidR="004B2A1A" w:rsidRDefault="004B2A1A">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735677"/>
      <w:docPartObj>
        <w:docPartGallery w:val="Page Numbers (Bottom of Page)"/>
        <w:docPartUnique/>
      </w:docPartObj>
    </w:sdtPr>
    <w:sdtEndPr>
      <w:rPr>
        <w:noProof/>
      </w:rPr>
    </w:sdtEndPr>
    <w:sdtContent>
      <w:p w14:paraId="2C3D1BC7" w14:textId="171B20B2" w:rsidR="004B2A1A" w:rsidRDefault="004B2A1A">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413667"/>
      <w:docPartObj>
        <w:docPartGallery w:val="Page Numbers (Bottom of Page)"/>
        <w:docPartUnique/>
      </w:docPartObj>
    </w:sdtPr>
    <w:sdtEndPr>
      <w:rPr>
        <w:noProof/>
      </w:rPr>
    </w:sdtEndPr>
    <w:sdtContent>
      <w:p w14:paraId="0D0F0BE3" w14:textId="79A6EBF6" w:rsidR="00C72335" w:rsidRDefault="00C72335">
        <w:pPr>
          <w:pStyle w:val="Footer"/>
          <w:jc w:val="right"/>
        </w:pPr>
        <w:r>
          <w:fldChar w:fldCharType="begin"/>
        </w:r>
        <w:r>
          <w:instrText xml:space="preserve"> PAGE   \* MERGEFORMAT </w:instrText>
        </w:r>
        <w:r>
          <w:fldChar w:fldCharType="separate"/>
        </w:r>
        <w:r w:rsidR="0051274E">
          <w:rPr>
            <w:noProof/>
          </w:rPr>
          <w:t>73</w:t>
        </w:r>
        <w:r>
          <w:rPr>
            <w:noProof/>
          </w:rPr>
          <w:fldChar w:fldCharType="end"/>
        </w:r>
      </w:p>
    </w:sdtContent>
  </w:sdt>
  <w:p w14:paraId="4D9BF6C1" w14:textId="77777777" w:rsidR="004B2A1A" w:rsidRDefault="004B2A1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266898"/>
      <w:docPartObj>
        <w:docPartGallery w:val="Page Numbers (Bottom of Page)"/>
        <w:docPartUnique/>
      </w:docPartObj>
    </w:sdtPr>
    <w:sdtEndPr>
      <w:rPr>
        <w:noProof/>
      </w:rPr>
    </w:sdtEndPr>
    <w:sdtContent>
      <w:p w14:paraId="0D745BA9" w14:textId="275C57C4" w:rsidR="00EF43AF" w:rsidRDefault="00EF43AF">
        <w:pPr>
          <w:pStyle w:val="Footer"/>
          <w:jc w:val="right"/>
        </w:pPr>
        <w:r>
          <w:fldChar w:fldCharType="begin"/>
        </w:r>
        <w:r>
          <w:instrText xml:space="preserve"> PAGE   \* MERGEFORMAT </w:instrText>
        </w:r>
        <w:r>
          <w:fldChar w:fldCharType="separate"/>
        </w:r>
        <w:r w:rsidR="0051274E">
          <w:rPr>
            <w:noProof/>
          </w:rPr>
          <w:t>14</w:t>
        </w:r>
        <w:r>
          <w:rPr>
            <w:noProof/>
          </w:rPr>
          <w:fldChar w:fldCharType="end"/>
        </w:r>
      </w:p>
    </w:sdtContent>
  </w:sdt>
  <w:p w14:paraId="2818B122" w14:textId="6D449189" w:rsidR="004B2A1A" w:rsidRDefault="004B2A1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304863"/>
      <w:docPartObj>
        <w:docPartGallery w:val="Page Numbers (Bottom of Page)"/>
        <w:docPartUnique/>
      </w:docPartObj>
    </w:sdtPr>
    <w:sdtEndPr>
      <w:rPr>
        <w:noProof/>
      </w:rPr>
    </w:sdtEndPr>
    <w:sdtContent>
      <w:p w14:paraId="49A87D90" w14:textId="1D7A2626" w:rsidR="00034E43" w:rsidRDefault="00034E43">
        <w:pPr>
          <w:pStyle w:val="Footer"/>
          <w:jc w:val="right"/>
        </w:pPr>
        <w:r>
          <w:fldChar w:fldCharType="begin"/>
        </w:r>
        <w:r>
          <w:instrText xml:space="preserve"> PAGE   \* MERGEFORMAT </w:instrText>
        </w:r>
        <w:r>
          <w:fldChar w:fldCharType="separate"/>
        </w:r>
        <w:r w:rsidR="0051274E">
          <w:rPr>
            <w:noProof/>
          </w:rPr>
          <w:t>20</w:t>
        </w:r>
        <w:r>
          <w:rPr>
            <w:noProof/>
          </w:rPr>
          <w:fldChar w:fldCharType="end"/>
        </w:r>
      </w:p>
    </w:sdtContent>
  </w:sdt>
  <w:p w14:paraId="4C2F8BA6" w14:textId="510125BB" w:rsidR="004B2A1A" w:rsidRDefault="004B2A1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9160"/>
      <w:docPartObj>
        <w:docPartGallery w:val="Page Numbers (Bottom of Page)"/>
        <w:docPartUnique/>
      </w:docPartObj>
    </w:sdtPr>
    <w:sdtEndPr>
      <w:rPr>
        <w:noProof/>
      </w:rPr>
    </w:sdtEndPr>
    <w:sdtContent>
      <w:p w14:paraId="00C49E8D" w14:textId="06CB592D" w:rsidR="00C72335" w:rsidRDefault="00C72335">
        <w:pPr>
          <w:pStyle w:val="Footer"/>
          <w:jc w:val="right"/>
        </w:pPr>
        <w:r>
          <w:fldChar w:fldCharType="begin"/>
        </w:r>
        <w:r>
          <w:instrText xml:space="preserve"> PAGE   \* MERGEFORMAT </w:instrText>
        </w:r>
        <w:r>
          <w:fldChar w:fldCharType="separate"/>
        </w:r>
        <w:r w:rsidR="0051274E">
          <w:rPr>
            <w:noProof/>
          </w:rPr>
          <w:t>21</w:t>
        </w:r>
        <w:r>
          <w:rPr>
            <w:noProof/>
          </w:rPr>
          <w:fldChar w:fldCharType="end"/>
        </w:r>
      </w:p>
    </w:sdtContent>
  </w:sdt>
  <w:p w14:paraId="75F70DFE" w14:textId="77777777" w:rsidR="004B2A1A" w:rsidRDefault="004B2A1A">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039826"/>
      <w:docPartObj>
        <w:docPartGallery w:val="Page Numbers (Bottom of Page)"/>
        <w:docPartUnique/>
      </w:docPartObj>
    </w:sdtPr>
    <w:sdtEndPr>
      <w:rPr>
        <w:noProof/>
      </w:rPr>
    </w:sdtEndPr>
    <w:sdtContent>
      <w:p w14:paraId="7D7C9907" w14:textId="4CE9BEDF" w:rsidR="00C72335" w:rsidRDefault="00C72335">
        <w:pPr>
          <w:pStyle w:val="Footer"/>
          <w:jc w:val="right"/>
        </w:pPr>
        <w:r>
          <w:fldChar w:fldCharType="begin"/>
        </w:r>
        <w:r>
          <w:instrText xml:space="preserve"> PAGE   \* MERGEFORMAT </w:instrText>
        </w:r>
        <w:r>
          <w:fldChar w:fldCharType="separate"/>
        </w:r>
        <w:r w:rsidR="0051274E">
          <w:rPr>
            <w:noProof/>
          </w:rPr>
          <w:t>25</w:t>
        </w:r>
        <w:r>
          <w:rPr>
            <w:noProof/>
          </w:rPr>
          <w:fldChar w:fldCharType="end"/>
        </w:r>
      </w:p>
    </w:sdtContent>
  </w:sdt>
  <w:p w14:paraId="0D8221AD" w14:textId="062CBDDE" w:rsidR="004B2A1A" w:rsidRDefault="004B2A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167580"/>
      <w:docPartObj>
        <w:docPartGallery w:val="Page Numbers (Bottom of Page)"/>
        <w:docPartUnique/>
      </w:docPartObj>
    </w:sdtPr>
    <w:sdtEndPr>
      <w:rPr>
        <w:noProof/>
      </w:rPr>
    </w:sdtEndPr>
    <w:sdtContent>
      <w:p w14:paraId="7D433FD3" w14:textId="3D422A4E" w:rsidR="00C72335" w:rsidRDefault="00C72335">
        <w:pPr>
          <w:pStyle w:val="Footer"/>
          <w:jc w:val="right"/>
        </w:pPr>
        <w:r>
          <w:fldChar w:fldCharType="begin"/>
        </w:r>
        <w:r>
          <w:instrText xml:space="preserve"> PAGE   \* MERGEFORMAT </w:instrText>
        </w:r>
        <w:r>
          <w:fldChar w:fldCharType="separate"/>
        </w:r>
        <w:r w:rsidR="0051274E">
          <w:rPr>
            <w:noProof/>
          </w:rPr>
          <w:t>37</w:t>
        </w:r>
        <w:r>
          <w:rPr>
            <w:noProof/>
          </w:rPr>
          <w:fldChar w:fldCharType="end"/>
        </w:r>
      </w:p>
    </w:sdtContent>
  </w:sdt>
  <w:p w14:paraId="60E66DAD" w14:textId="4CA8A809" w:rsidR="004B2A1A" w:rsidRDefault="004B2A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515274"/>
      <w:docPartObj>
        <w:docPartGallery w:val="Page Numbers (Bottom of Page)"/>
        <w:docPartUnique/>
      </w:docPartObj>
    </w:sdtPr>
    <w:sdtEndPr>
      <w:rPr>
        <w:noProof/>
      </w:rPr>
    </w:sdtEndPr>
    <w:sdtContent>
      <w:p w14:paraId="0FFC45BD" w14:textId="5743A518" w:rsidR="00C72335" w:rsidRDefault="00C72335">
        <w:pPr>
          <w:pStyle w:val="Footer"/>
          <w:jc w:val="right"/>
        </w:pPr>
        <w:r>
          <w:fldChar w:fldCharType="begin"/>
        </w:r>
        <w:r>
          <w:instrText xml:space="preserve"> PAGE   \* MERGEFORMAT </w:instrText>
        </w:r>
        <w:r>
          <w:fldChar w:fldCharType="separate"/>
        </w:r>
        <w:r w:rsidR="0051274E">
          <w:rPr>
            <w:noProof/>
          </w:rPr>
          <w:t>45</w:t>
        </w:r>
        <w:r>
          <w:rPr>
            <w:noProof/>
          </w:rPr>
          <w:fldChar w:fldCharType="end"/>
        </w:r>
      </w:p>
    </w:sdtContent>
  </w:sdt>
  <w:p w14:paraId="68020551" w14:textId="14515A27" w:rsidR="004B2A1A" w:rsidRDefault="004B2A1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089631"/>
      <w:docPartObj>
        <w:docPartGallery w:val="Page Numbers (Bottom of Page)"/>
        <w:docPartUnique/>
      </w:docPartObj>
    </w:sdtPr>
    <w:sdtEndPr>
      <w:rPr>
        <w:noProof/>
      </w:rPr>
    </w:sdtEndPr>
    <w:sdtContent>
      <w:p w14:paraId="6666681F" w14:textId="715F91D5" w:rsidR="00C72335" w:rsidRDefault="00C72335">
        <w:pPr>
          <w:pStyle w:val="Footer"/>
          <w:jc w:val="right"/>
        </w:pPr>
        <w:r>
          <w:fldChar w:fldCharType="begin"/>
        </w:r>
        <w:r>
          <w:instrText xml:space="preserve"> PAGE   \* MERGEFORMAT </w:instrText>
        </w:r>
        <w:r>
          <w:fldChar w:fldCharType="separate"/>
        </w:r>
        <w:r w:rsidR="0051274E">
          <w:rPr>
            <w:noProof/>
          </w:rPr>
          <w:t>46</w:t>
        </w:r>
        <w:r>
          <w:rPr>
            <w:noProof/>
          </w:rPr>
          <w:fldChar w:fldCharType="end"/>
        </w:r>
      </w:p>
    </w:sdtContent>
  </w:sdt>
  <w:p w14:paraId="0267F905" w14:textId="621F1588" w:rsidR="004B2A1A" w:rsidRDefault="004B2A1A"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163250"/>
      <w:docPartObj>
        <w:docPartGallery w:val="Page Numbers (Bottom of Page)"/>
        <w:docPartUnique/>
      </w:docPartObj>
    </w:sdtPr>
    <w:sdtEndPr>
      <w:rPr>
        <w:noProof/>
      </w:rPr>
    </w:sdtEndPr>
    <w:sdtContent>
      <w:p w14:paraId="356E0F73" w14:textId="1FDD1FFC" w:rsidR="004B2A1A" w:rsidRDefault="004B2A1A">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D114B" w14:textId="77777777" w:rsidR="00E000C1" w:rsidRDefault="00E000C1" w:rsidP="008E4680">
      <w:r>
        <w:separator/>
      </w:r>
    </w:p>
  </w:footnote>
  <w:footnote w:type="continuationSeparator" w:id="0">
    <w:p w14:paraId="0C738C3E" w14:textId="77777777" w:rsidR="00E000C1" w:rsidRDefault="00E000C1" w:rsidP="008E4680">
      <w:r>
        <w:continuationSeparator/>
      </w:r>
    </w:p>
  </w:footnote>
  <w:footnote w:type="continuationNotice" w:id="1">
    <w:p w14:paraId="41893471" w14:textId="77777777" w:rsidR="00E000C1" w:rsidRDefault="00E000C1"/>
  </w:footnote>
  <w:footnote w:id="2">
    <w:p w14:paraId="64D994CA" w14:textId="77777777" w:rsidR="004B2A1A" w:rsidRDefault="004B2A1A" w:rsidP="000A6FC9">
      <w:pPr>
        <w:pStyle w:val="FootnoteText"/>
      </w:pPr>
      <w:r>
        <w:rPr>
          <w:rStyle w:val="FootnoteReference"/>
        </w:rPr>
        <w:footnoteRef/>
      </w:r>
      <w:r>
        <w:t xml:space="preserve"> Kenai Watershed Forum has been this contractor from 2000 – present.</w:t>
      </w:r>
    </w:p>
  </w:footnote>
  <w:footnote w:id="3">
    <w:p w14:paraId="7F546057" w14:textId="768B7645" w:rsidR="004B2A1A" w:rsidRPr="000B57B0" w:rsidRDefault="004B2A1A"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4B2A1A" w:rsidRPr="00FB6763" w:rsidRDefault="004B2A1A"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4B2A1A" w:rsidRPr="00FB6763" w:rsidRDefault="004B2A1A"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4B2A1A" w:rsidRPr="00B35F53" w:rsidRDefault="004B2A1A"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4B2A1A" w:rsidRPr="00EA6E5A" w:rsidRDefault="004B2A1A"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00776" w14:textId="77777777" w:rsidR="004B2A1A" w:rsidRDefault="004B2A1A"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4B2A1A" w:rsidRDefault="00A177D6" w:rsidP="009F1349">
    <w:pPr>
      <w:pStyle w:val="Header"/>
      <w:jc w:val="right"/>
    </w:pPr>
    <w:r>
      <w:rPr>
        <w:sz w:val="18"/>
      </w:rPr>
      <w:t>May</w:t>
    </w:r>
    <w:r w:rsidR="004B2A1A">
      <w:rPr>
        <w:sz w:val="18"/>
      </w:rPr>
      <w:t xml:space="preserve"> 2023 QAPP v3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F14A6" w14:textId="14932E19" w:rsidR="004B2A1A" w:rsidRDefault="004B2A1A">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49"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b7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lia60e9W&#10;lE+gYClAYCBTmHxg1EJ+x6iHKZJi9W1PJMWoec/hFZiRMxlyMraTQXgBV1OsMRrNtR5H076TbFcD&#10;8vjOuLiFl1IxK+LnLI7vCyaD5XKcYmb0nP9br+dZu/oF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M1RvuzAgAAswUA&#10;AA4AAAAAAAAAAAAAAAAALgIAAGRycy9lMm9Eb2MueG1sUEsBAi0AFAAGAAgAAAAhAL/fydjfAAAA&#10;CgEAAA8AAAAAAAAAAAAAAAAADQUAAGRycy9kb3ducmV2LnhtbFBLBQYAAAAABAAEAPMAAAAZBgAA&#10;AAA=&#10;" filled="f" stroked="f">
              <v:textbox inset="0,0,0,0">
                <w:txbxContent>
                  <w:p w14:paraId="37C0ED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100BD" w14:textId="77777777" w:rsidR="004B2A1A" w:rsidRDefault="004B2A1A">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0"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SU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H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ClFSSUswIAALIFAAAO&#10;AAAAAAAAAAAAAAAAAC4CAABkcnMvZTJvRG9jLnhtbFBLAQItABQABgAIAAAAIQDM/QYW3QAAAAcB&#10;AAAPAAAAAAAAAAAAAAAAAA0FAABkcnMvZG93bnJldi54bWxQSwUGAAAAAAQABADzAAAAFwYAAAAA&#10;" filled="f" stroked="f">
              <v:textbox inset="0,0,0,0">
                <w:txbxContent>
                  <w:p w14:paraId="6576CDB3"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B42F" w14:textId="601DED53" w:rsidR="004B2A1A" w:rsidRDefault="004B2A1A">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1"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ps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AzkWpsswIAALMFAAAO&#10;AAAAAAAAAAAAAAAAAC4CAABkcnMvZTJvRG9jLnhtbFBLAQItABQABgAIAAAAIQAh01yU3QAAAAcB&#10;AAAPAAAAAAAAAAAAAAAAAA0FAABkcnMvZG93bnJldi54bWxQSwUGAAAAAAQABADzAAAAFwYAAAAA&#10;" filled="f" stroked="f">
              <v:textbox inset="0,0,0,0">
                <w:txbxContent>
                  <w:p w14:paraId="1CC6934A"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12B7" w14:textId="13194FFA" w:rsidR="004B2A1A" w:rsidRDefault="004B2A1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A5F8A" w14:textId="5711BC43" w:rsidR="004B2A1A" w:rsidRDefault="004B2A1A">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CE598" w14:textId="7AF90288" w:rsidR="004B2A1A" w:rsidRDefault="004B2A1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016B" w14:textId="495180E8" w:rsidR="004B2A1A" w:rsidRDefault="004B2A1A">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2"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9l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3ZQGDVvRPUE&#10;EpYCFAY6hckHRiPkd4wGmCIZVt92RFKM2vccnoEZObMhZ2MzG4SXcDXDGqPJXOlpNO16ybYNIE8P&#10;jYtbeCo1syp+zuLwwGAyWDKHKWZGz+m/9Xqetctf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LOJvZbECAACzBQAA&#10;DgAAAAAAAAAAAAAAAAAuAgAAZHJzL2Uyb0RvYy54bWxQSwECLQAUAAYACAAAACEAZQczPeAAAAAL&#10;AQAADwAAAAAAAAAAAAAAAAALBQAAZHJzL2Rvd25yZXYueG1sUEsFBgAAAAAEAAQA8wAAABgGAAAA&#10;AA==&#10;" filled="f" stroked="f">
              <v:textbox inset="0,0,0,0">
                <w:txbxContent>
                  <w:p w14:paraId="2CFCF76E"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10A1E" w14:textId="41C3198B" w:rsidR="004B2A1A" w:rsidRDefault="004B2A1A">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3"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IsA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" filled="f" stroked="f">
              <v:textbox inset="0,0,0,0">
                <w:txbxContent>
                  <w:p w14:paraId="1E1DDC21"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4B2A1A" w:rsidRDefault="00A177D6" w:rsidP="00816966">
                    <w:pPr>
                      <w:spacing w:before="1"/>
                      <w:ind w:left="1440"/>
                      <w:rPr>
                        <w:sz w:val="18"/>
                      </w:rPr>
                    </w:pPr>
                    <w:r>
                      <w:rPr>
                        <w:sz w:val="18"/>
                      </w:rPr>
                      <w:t>May</w:t>
                    </w:r>
                    <w:r w:rsidR="004B2A1A">
                      <w:rPr>
                        <w:sz w:val="18"/>
                      </w:rPr>
                      <w:t>, 2023 QAPP</w:t>
                    </w:r>
                    <w:r w:rsidR="004B2A1A">
                      <w:rPr>
                        <w:spacing w:val="-5"/>
                        <w:sz w:val="18"/>
                      </w:rPr>
                      <w:t xml:space="preserve"> </w:t>
                    </w:r>
                    <w:r w:rsidR="004B2A1A">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4A3C" w14:textId="42342A35" w:rsidR="004B2A1A" w:rsidRDefault="004B2A1A">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4"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V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0NgIT3qh5I6on&#10;kLAUoDDQKUw+MBohv2M0wBTJsPq2I5Ji1L7n8AzMyJkNORub2SC8hKsZ1hhN5kpPo2nXS7ZtAHl6&#10;aFzcwlOpmVXxcxaHBwaTwZI5TDEzek7/rdfzrF3+Ag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ihVdv7ECAACzBQAA&#10;DgAAAAAAAAAAAAAAAAAuAgAAZHJzL2Uyb0RvYy54bWxQSwECLQAUAAYACAAAACEAXQRA/+AAAAAL&#10;AQAADwAAAAAAAAAAAAAAAAALBQAAZHJzL2Rvd25yZXYueG1sUEsFBgAAAAAEAAQA8wAAABgGAAAA&#10;AA==&#10;" filled="f" stroked="f">
              <v:textbox inset="0,0,0,0">
                <w:txbxContent>
                  <w:p w14:paraId="1F78524D" w14:textId="77777777" w:rsidR="004B2A1A" w:rsidRDefault="004B2A1A"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4B2A1A" w:rsidRDefault="004B2A1A"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D10B" w14:textId="77777777" w:rsidR="004B2A1A" w:rsidRDefault="004B2A1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9E15" w14:textId="3CE22B19" w:rsidR="004B2A1A" w:rsidRDefault="0051274E">
    <w:pPr>
      <w:pStyle w:val="BodyText"/>
      <w:spacing w:line="14" w:lineRule="auto"/>
      <w:rPr>
        <w:sz w:val="2"/>
      </w:rPr>
    </w:pPr>
    <w:ins w:id="96"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51274E" w:rsidRDefault="0051274E"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51274E" w:rsidRDefault="0051274E" w:rsidP="0051274E">
                            <w:pPr>
                              <w:ind w:right="118"/>
                              <w:jc w:val="right"/>
                              <w:rPr>
                                <w:sz w:val="18"/>
                              </w:rPr>
                            </w:pPr>
                            <w:r>
                              <w:rPr>
                                <w:sz w:val="18"/>
                              </w:rPr>
                              <w:t>May 2023 QAPP v3</w:t>
                            </w:r>
                          </w:p>
                          <w:p w14:paraId="7D080267" w14:textId="77777777" w:rsidR="0051274E" w:rsidRDefault="0051274E"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51274E" w:rsidRDefault="0051274E"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51274E" w:rsidRDefault="0051274E" w:rsidP="0051274E">
                      <w:pPr>
                        <w:ind w:right="118"/>
                        <w:jc w:val="right"/>
                        <w:rPr>
                          <w:sz w:val="18"/>
                        </w:rPr>
                      </w:pPr>
                      <w:r>
                        <w:rPr>
                          <w:sz w:val="18"/>
                        </w:rPr>
                        <w:t>May 2023 QAPP v3</w:t>
                      </w:r>
                    </w:p>
                    <w:p w14:paraId="7D080267" w14:textId="77777777" w:rsidR="0051274E" w:rsidRDefault="0051274E" w:rsidP="0051274E">
                      <w:pPr>
                        <w:spacing w:before="1"/>
                        <w:ind w:left="1843"/>
                        <w:rPr>
                          <w:sz w:val="18"/>
                        </w:rPr>
                      </w:pPr>
                    </w:p>
                  </w:txbxContent>
                </v:textbox>
                <w10:wrap anchorx="margin" anchory="margin"/>
              </v:shape>
            </w:pict>
          </mc:Fallback>
        </mc:AlternateContent>
      </w:r>
    </w:ins>
    <w:r w:rsidR="004B2A1A">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42"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pYrwIAAKw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" filled="f" stroked="f">
              <v:textbox inset="0,0,0,0">
                <w:txbxContent>
                  <w:p w14:paraId="4857508B"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4B2A1A" w:rsidRDefault="004B2A1A"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2D94" w14:textId="0E5CFB1B" w:rsidR="004B2A1A" w:rsidRDefault="004B2A1A">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4B2A1A" w:rsidRDefault="004B2A1A" w:rsidP="00A73B53">
                          <w:pPr>
                            <w:ind w:right="118"/>
                            <w:jc w:val="right"/>
                            <w:rPr>
                              <w:sz w:val="18"/>
                            </w:rPr>
                          </w:pPr>
                          <w:r>
                            <w:rPr>
                              <w:sz w:val="18"/>
                            </w:rPr>
                            <w:t>Ma</w:t>
                          </w:r>
                          <w:r w:rsidR="005F754C">
                            <w:rPr>
                              <w:sz w:val="18"/>
                            </w:rPr>
                            <w:t>y</w:t>
                          </w:r>
                          <w:r>
                            <w:rPr>
                              <w:sz w:val="18"/>
                            </w:rPr>
                            <w:t xml:space="preserve"> 2023 QAPP v3</w:t>
                          </w:r>
                        </w:p>
                        <w:p w14:paraId="7FD0F53C"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4B2A1A" w:rsidRDefault="004B2A1A" w:rsidP="00A73B53">
                    <w:pPr>
                      <w:ind w:right="118"/>
                      <w:jc w:val="right"/>
                      <w:rPr>
                        <w:sz w:val="18"/>
                      </w:rPr>
                    </w:pPr>
                    <w:r>
                      <w:rPr>
                        <w:sz w:val="18"/>
                      </w:rPr>
                      <w:t>Ma</w:t>
                    </w:r>
                    <w:r w:rsidR="005F754C">
                      <w:rPr>
                        <w:sz w:val="18"/>
                      </w:rPr>
                      <w:t>y</w:t>
                    </w:r>
                    <w:r>
                      <w:rPr>
                        <w:sz w:val="18"/>
                      </w:rPr>
                      <w:t xml:space="preserve"> 2023 QAPP v3</w:t>
                    </w:r>
                  </w:p>
                  <w:p w14:paraId="7FD0F53C" w14:textId="77777777" w:rsidR="004B2A1A" w:rsidRDefault="004B2A1A"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8952" w14:textId="34114DC7" w:rsidR="004B2A1A" w:rsidRDefault="004B2A1A">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4"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r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7IRrdi3sjq&#10;ERSsJAgMZAqTD4xGqu8YDTBFMqy/7ahiGLXvBbwCO3ImQ03GZjKoKOFqhg1Go7ky42ja9YpvG0Ae&#10;35mQN/BSau5E/JTF8X3BZHBcjlPMjp7zf+f1NGuXvwA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IAn/2uyAgAAswUAAA4A&#10;AAAAAAAAAAAAAAAALgIAAGRycy9lMm9Eb2MueG1sUEsBAi0AFAAGAAgAAAAhADmHrWbdAAAABwEA&#10;AA8AAAAAAAAAAAAAAAAADAUAAGRycy9kb3ducmV2LnhtbFBLBQYAAAAABAAEAPMAAAAWBgAAAAA=&#10;" filled="f" stroked="f">
              <v:textbox inset="0,0,0,0">
                <w:txbxContent>
                  <w:p w14:paraId="3CDFC949" w14:textId="77777777" w:rsidR="004B2A1A" w:rsidRDefault="004B2A1A"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4B2A1A" w:rsidRDefault="00A177D6" w:rsidP="00A73B53">
                    <w:pPr>
                      <w:ind w:right="118"/>
                      <w:jc w:val="right"/>
                      <w:rPr>
                        <w:sz w:val="18"/>
                      </w:rPr>
                    </w:pPr>
                    <w:r>
                      <w:rPr>
                        <w:sz w:val="18"/>
                      </w:rPr>
                      <w:t>May</w:t>
                    </w:r>
                    <w:r w:rsidR="004B2A1A">
                      <w:rPr>
                        <w:sz w:val="18"/>
                      </w:rPr>
                      <w:t xml:space="preserve"> 2023 QAPP v3</w:t>
                    </w:r>
                  </w:p>
                  <w:p w14:paraId="75E301EF" w14:textId="77777777" w:rsidR="004B2A1A" w:rsidRDefault="004B2A1A"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9214" w14:textId="28D09657" w:rsidR="004B2A1A" w:rsidRDefault="004B2A1A">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5"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P/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mJroR81aU&#10;T6BgKUBgIFOYfGDUQn7HqIcpkmL1bU8kxah5z+EVmJEzGXIytpNBeAFXU6wxGs21HkfTvpNsVwPy&#10;+M64uIWXUjEr4ucsju8LJoPlcpxiZvSc/1uv51m7+gU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MfrM/+yAgAAswUA&#10;AA4AAAAAAAAAAAAAAAAALgIAAGRycy9lMm9Eb2MueG1sUEsBAi0AFAAGAAgAAAAhAOXpZkfgAAAA&#10;CwEAAA8AAAAAAAAAAAAAAAAADAUAAGRycy9kb3ducmV2LnhtbFBLBQYAAAAABAAEAPMAAAAZBgAA&#10;AAA=&#10;" filled="f" stroked="f">
              <v:textbox inset="0,0,0,0">
                <w:txbxContent>
                  <w:p w14:paraId="7C2DAACF"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4B2A1A" w:rsidRDefault="00A177D6" w:rsidP="00816966">
                    <w:pPr>
                      <w:ind w:right="118"/>
                      <w:jc w:val="right"/>
                      <w:rPr>
                        <w:sz w:val="18"/>
                      </w:rPr>
                    </w:pPr>
                    <w:r>
                      <w:rPr>
                        <w:sz w:val="18"/>
                      </w:rPr>
                      <w:t>May</w:t>
                    </w:r>
                    <w:r w:rsidR="004B2A1A">
                      <w:rPr>
                        <w:sz w:val="18"/>
                      </w:rPr>
                      <w:t xml:space="preserve">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25AB" w14:textId="479F1865" w:rsidR="004B2A1A" w:rsidRDefault="004B2A1A">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6"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pc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0doohsx70T5&#10;CAqWAgQGMoXJB0Yt5HeMepgiKVbfDkRSjJr3HF6BGTmTISdjNxmEF3A1xRqj0dzocTQdOsn2NSCP&#10;74yLNbyUilkRP2Vxel8wGSyX0xQzo+fy33o9zdrVL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NVMGlyyAgAAswUA&#10;AA4AAAAAAAAAAAAAAAAALgIAAGRycy9lMm9Eb2MueG1sUEsBAi0AFAAGAAgAAAAhAI5DxvngAAAA&#10;CwEAAA8AAAAAAAAAAAAAAAAADAUAAGRycy9kb3ducmV2LnhtbFBLBQYAAAAABAAEAPMAAAAZBgAA&#10;AAA=&#10;" filled="f" stroked="f">
              <v:textbox inset="0,0,0,0">
                <w:txbxContent>
                  <w:p w14:paraId="0985F501" w14:textId="77777777" w:rsidR="004B2A1A" w:rsidRDefault="004B2A1A">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4B2A1A" w:rsidRDefault="00A177D6">
                    <w:pPr>
                      <w:spacing w:before="1"/>
                      <w:ind w:left="1843"/>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0D01" w14:textId="77777777" w:rsidR="004B2A1A" w:rsidRPr="00447864" w:rsidRDefault="004B2A1A"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7"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3QD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VmpGvztR&#10;PoKCpQCBgUxh8oFRC/kdox6mSIrVtwORFKPmPYdXYEbOZMjJ2E0G4QVcTbHGaDQ3ehxNh06yfQ3I&#10;4zvj4gZeSsWsiJ+yOL0vmAyWy2mKmdFz+W+9nmbt+hcA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LVPdAOzAgAAswUA&#10;AA4AAAAAAAAAAAAAAAAALgIAAGRycy9lMm9Eb2MueG1sUEsBAi0AFAAGAAgAAAAhAGbkgZnfAAAA&#10;CwEAAA8AAAAAAAAAAAAAAAAADQUAAGRycy9kb3ducmV2LnhtbFBLBQYAAAAABAAEAPMAAAAZBgAA&#10;AAA=&#10;" filled="f" stroked="f">
              <v:textbox inset="0,0,0,0">
                <w:txbxContent>
                  <w:p w14:paraId="7DA4ECAD"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v3</w:t>
                    </w:r>
                  </w:p>
                </w:txbxContent>
              </v:textbox>
              <w10:wrap anchorx="page" anchory="page"/>
            </v:shape>
          </w:pict>
        </mc:Fallback>
      </mc:AlternateContent>
    </w:r>
  </w:p>
  <w:p w14:paraId="412527AD" w14:textId="77777777" w:rsidR="004B2A1A" w:rsidRDefault="004B2A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C4068" w14:textId="77777777" w:rsidR="004B2A1A" w:rsidRDefault="004B2A1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DC92" w14:textId="17A5D042" w:rsidR="004B2A1A" w:rsidRDefault="004B2A1A">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8"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W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w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JBOX5ayAgAAswUAAA4A&#10;AAAAAAAAAAAAAAAALgIAAGRycy9lMm9Eb2MueG1sUEsBAi0AFAAGAAgAAAAhAMz9BhbdAAAABwEA&#10;AA8AAAAAAAAAAAAAAAAADAUAAGRycy9kb3ducmV2LnhtbFBLBQYAAAAABAAEAPMAAAAWBgAAAAA=&#10;" filled="f" stroked="f">
              <v:textbox inset="0,0,0,0">
                <w:txbxContent>
                  <w:p w14:paraId="6A593D1E" w14:textId="77777777" w:rsidR="004B2A1A" w:rsidRDefault="004B2A1A"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4B2A1A" w:rsidRDefault="00A177D6" w:rsidP="00816966">
                    <w:pPr>
                      <w:spacing w:before="1"/>
                      <w:ind w:left="1843"/>
                      <w:jc w:val="right"/>
                      <w:rPr>
                        <w:sz w:val="18"/>
                      </w:rPr>
                    </w:pPr>
                    <w:r>
                      <w:rPr>
                        <w:sz w:val="18"/>
                      </w:rPr>
                      <w:t>May</w:t>
                    </w:r>
                    <w:r w:rsidR="004B2A1A">
                      <w:rPr>
                        <w:sz w:val="18"/>
                      </w:rPr>
                      <w:t xml:space="preserve"> 2023, QAPP</w:t>
                    </w:r>
                    <w:r w:rsidR="004B2A1A">
                      <w:rPr>
                        <w:spacing w:val="-5"/>
                        <w:sz w:val="18"/>
                      </w:rPr>
                      <w:t xml:space="preserve"> </w:t>
                    </w:r>
                    <w:r w:rsidR="004B2A1A">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16cid:durableId="1702628924">
    <w:abstractNumId w:val="13"/>
  </w:num>
  <w:num w:numId="2" w16cid:durableId="1581523833">
    <w:abstractNumId w:val="26"/>
  </w:num>
  <w:num w:numId="3" w16cid:durableId="654912346">
    <w:abstractNumId w:val="39"/>
  </w:num>
  <w:num w:numId="4" w16cid:durableId="66846760">
    <w:abstractNumId w:val="20"/>
  </w:num>
  <w:num w:numId="5" w16cid:durableId="733964510">
    <w:abstractNumId w:val="19"/>
  </w:num>
  <w:num w:numId="6" w16cid:durableId="734932924">
    <w:abstractNumId w:val="27"/>
  </w:num>
  <w:num w:numId="7" w16cid:durableId="1535314135">
    <w:abstractNumId w:val="10"/>
  </w:num>
  <w:num w:numId="8" w16cid:durableId="140537971">
    <w:abstractNumId w:val="49"/>
  </w:num>
  <w:num w:numId="9" w16cid:durableId="307899113">
    <w:abstractNumId w:val="2"/>
  </w:num>
  <w:num w:numId="10" w16cid:durableId="1934706123">
    <w:abstractNumId w:val="46"/>
  </w:num>
  <w:num w:numId="11" w16cid:durableId="305403242">
    <w:abstractNumId w:val="12"/>
  </w:num>
  <w:num w:numId="12" w16cid:durableId="1202665200">
    <w:abstractNumId w:val="24"/>
  </w:num>
  <w:num w:numId="13" w16cid:durableId="2037926816">
    <w:abstractNumId w:val="3"/>
  </w:num>
  <w:num w:numId="14" w16cid:durableId="1473794042">
    <w:abstractNumId w:val="44"/>
  </w:num>
  <w:num w:numId="15" w16cid:durableId="1085883687">
    <w:abstractNumId w:val="6"/>
  </w:num>
  <w:num w:numId="16" w16cid:durableId="1444422287">
    <w:abstractNumId w:val="29"/>
  </w:num>
  <w:num w:numId="17" w16cid:durableId="1568688680">
    <w:abstractNumId w:val="43"/>
  </w:num>
  <w:num w:numId="18" w16cid:durableId="1890991510">
    <w:abstractNumId w:val="11"/>
  </w:num>
  <w:num w:numId="19" w16cid:durableId="1982077754">
    <w:abstractNumId w:val="36"/>
  </w:num>
  <w:num w:numId="20" w16cid:durableId="382755453">
    <w:abstractNumId w:val="35"/>
  </w:num>
  <w:num w:numId="21" w16cid:durableId="1476800211">
    <w:abstractNumId w:val="0"/>
  </w:num>
  <w:num w:numId="22" w16cid:durableId="1786774025">
    <w:abstractNumId w:val="23"/>
  </w:num>
  <w:num w:numId="23" w16cid:durableId="1670210229">
    <w:abstractNumId w:val="31"/>
  </w:num>
  <w:num w:numId="24" w16cid:durableId="734351052">
    <w:abstractNumId w:val="32"/>
  </w:num>
  <w:num w:numId="25" w16cid:durableId="1652321215">
    <w:abstractNumId w:val="16"/>
  </w:num>
  <w:num w:numId="26" w16cid:durableId="628097605">
    <w:abstractNumId w:val="7"/>
  </w:num>
  <w:num w:numId="27" w16cid:durableId="583875990">
    <w:abstractNumId w:val="18"/>
  </w:num>
  <w:num w:numId="28" w16cid:durableId="429811466">
    <w:abstractNumId w:val="38"/>
  </w:num>
  <w:num w:numId="29" w16cid:durableId="1942371144">
    <w:abstractNumId w:val="9"/>
  </w:num>
  <w:num w:numId="30" w16cid:durableId="1866674564">
    <w:abstractNumId w:val="8"/>
  </w:num>
  <w:num w:numId="31" w16cid:durableId="596988253">
    <w:abstractNumId w:val="45"/>
  </w:num>
  <w:num w:numId="32" w16cid:durableId="1090812189">
    <w:abstractNumId w:val="15"/>
  </w:num>
  <w:num w:numId="33" w16cid:durableId="1443182981">
    <w:abstractNumId w:val="28"/>
  </w:num>
  <w:num w:numId="34" w16cid:durableId="1679195525">
    <w:abstractNumId w:val="30"/>
  </w:num>
  <w:num w:numId="35" w16cid:durableId="1919753577">
    <w:abstractNumId w:val="1"/>
  </w:num>
  <w:num w:numId="36" w16cid:durableId="223218103">
    <w:abstractNumId w:val="40"/>
  </w:num>
  <w:num w:numId="37" w16cid:durableId="1376780312">
    <w:abstractNumId w:val="33"/>
  </w:num>
  <w:num w:numId="38" w16cid:durableId="46145602">
    <w:abstractNumId w:val="22"/>
  </w:num>
  <w:num w:numId="39" w16cid:durableId="1164475050">
    <w:abstractNumId w:val="25"/>
  </w:num>
  <w:num w:numId="40" w16cid:durableId="552616645">
    <w:abstractNumId w:val="14"/>
  </w:num>
  <w:num w:numId="41" w16cid:durableId="214197065">
    <w:abstractNumId w:val="37"/>
  </w:num>
  <w:num w:numId="42" w16cid:durableId="1961916503">
    <w:abstractNumId w:val="17"/>
  </w:num>
  <w:num w:numId="43" w16cid:durableId="1192914793">
    <w:abstractNumId w:val="4"/>
  </w:num>
  <w:num w:numId="44" w16cid:durableId="727149257">
    <w:abstractNumId w:val="34"/>
  </w:num>
  <w:num w:numId="45" w16cid:durableId="346907707">
    <w:abstractNumId w:val="42"/>
  </w:num>
  <w:num w:numId="46" w16cid:durableId="1953705471">
    <w:abstractNumId w:val="47"/>
  </w:num>
  <w:num w:numId="47" w16cid:durableId="179779039">
    <w:abstractNumId w:val="21"/>
  </w:num>
  <w:num w:numId="48" w16cid:durableId="1126704744">
    <w:abstractNumId w:val="41"/>
  </w:num>
  <w:num w:numId="49" w16cid:durableId="1626085518">
    <w:abstractNumId w:val="5"/>
  </w:num>
  <w:num w:numId="50" w16cid:durableId="2017415361">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Meyer">
    <w15:presenceInfo w15:providerId="None" w15:userId="Benjamin Meyer"/>
  </w15:person>
  <w15:person w15:author="bmeyer bmeyer">
    <w15:presenceInfo w15:providerId="Windows Live" w15:userId="bd0dd052dcf49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905"/>
    <w:rsid w:val="00015BB1"/>
    <w:rsid w:val="000221D8"/>
    <w:rsid w:val="000274C3"/>
    <w:rsid w:val="00034E43"/>
    <w:rsid w:val="00042BE4"/>
    <w:rsid w:val="00044240"/>
    <w:rsid w:val="00044A00"/>
    <w:rsid w:val="00075E87"/>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C5905"/>
    <w:rsid w:val="005D1A08"/>
    <w:rsid w:val="005F5AD8"/>
    <w:rsid w:val="005F754C"/>
    <w:rsid w:val="00601E6B"/>
    <w:rsid w:val="00622BC1"/>
    <w:rsid w:val="00641F83"/>
    <w:rsid w:val="0065285B"/>
    <w:rsid w:val="006F4AE3"/>
    <w:rsid w:val="00710115"/>
    <w:rsid w:val="00733BC2"/>
    <w:rsid w:val="00733C96"/>
    <w:rsid w:val="007608B3"/>
    <w:rsid w:val="007618D6"/>
    <w:rsid w:val="0079123B"/>
    <w:rsid w:val="007B5E3E"/>
    <w:rsid w:val="007C3E88"/>
    <w:rsid w:val="007D697E"/>
    <w:rsid w:val="007E5F19"/>
    <w:rsid w:val="007F254A"/>
    <w:rsid w:val="007F3A77"/>
    <w:rsid w:val="007F6245"/>
    <w:rsid w:val="008105D8"/>
    <w:rsid w:val="00816966"/>
    <w:rsid w:val="008201A7"/>
    <w:rsid w:val="00873C54"/>
    <w:rsid w:val="008B236A"/>
    <w:rsid w:val="008B7722"/>
    <w:rsid w:val="008E4680"/>
    <w:rsid w:val="00915D11"/>
    <w:rsid w:val="00934993"/>
    <w:rsid w:val="00990B1F"/>
    <w:rsid w:val="009C52CC"/>
    <w:rsid w:val="009F1349"/>
    <w:rsid w:val="00A0078F"/>
    <w:rsid w:val="00A177D6"/>
    <w:rsid w:val="00A42F86"/>
    <w:rsid w:val="00A73B53"/>
    <w:rsid w:val="00AA456E"/>
    <w:rsid w:val="00AA4592"/>
    <w:rsid w:val="00AA5420"/>
    <w:rsid w:val="00AB7A80"/>
    <w:rsid w:val="00AC0F53"/>
    <w:rsid w:val="00AE0845"/>
    <w:rsid w:val="00AE5A3E"/>
    <w:rsid w:val="00B35F53"/>
    <w:rsid w:val="00B407F6"/>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45D08"/>
    <w:rsid w:val="00D500FA"/>
    <w:rsid w:val="00D52CC6"/>
    <w:rsid w:val="00D92606"/>
    <w:rsid w:val="00DB2210"/>
    <w:rsid w:val="00DB2FDB"/>
    <w:rsid w:val="00DC61FC"/>
    <w:rsid w:val="00DD2D54"/>
    <w:rsid w:val="00DD5B4B"/>
    <w:rsid w:val="00DF3A0D"/>
    <w:rsid w:val="00E000C1"/>
    <w:rsid w:val="00E05A28"/>
    <w:rsid w:val="00E374D5"/>
    <w:rsid w:val="00E42E59"/>
    <w:rsid w:val="00E52C5B"/>
    <w:rsid w:val="00E552C2"/>
    <w:rsid w:val="00E61C02"/>
    <w:rsid w:val="00E63832"/>
    <w:rsid w:val="00E7752F"/>
    <w:rsid w:val="00E81AA7"/>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2">
    <w:name w:val="Unresolved Mention2"/>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mailto:hydrology@kenaiwatershed.org" TargetMode="External"/><Relationship Id="rId42" Type="http://schemas.openxmlformats.org/officeDocument/2006/relationships/hyperlink" Target="https://northtechgroup.com/" TargetMode="External"/><Relationship Id="rId47" Type="http://schemas.openxmlformats.org/officeDocument/2006/relationships/header" Target="header8.xml"/><Relationship Id="rId63" Type="http://schemas.openxmlformats.org/officeDocument/2006/relationships/image" Target="media/image11.jpeg"/><Relationship Id="rId68" Type="http://schemas.openxmlformats.org/officeDocument/2006/relationships/image" Target="media/image14.jpg"/><Relationship Id="rId84" Type="http://schemas.openxmlformats.org/officeDocument/2006/relationships/fontTable" Target="fontTable.xml"/><Relationship Id="rId16" Type="http://schemas.openxmlformats.org/officeDocument/2006/relationships/hyperlink" Target="mailto:justin.nelson@sgs.com" TargetMode="External"/><Relationship Id="rId11" Type="http://schemas.openxmlformats.org/officeDocument/2006/relationships/hyperlink" Target="mailto:executivedirector@kenaiwatershed.org" TargetMode="External"/><Relationship Id="rId32" Type="http://schemas.openxmlformats.org/officeDocument/2006/relationships/footer" Target="footer5.xml"/><Relationship Id="rId37" Type="http://schemas.microsoft.com/office/2018/08/relationships/commentsExtensible" Target="commentsExtensible.xml"/><Relationship Id="rId53" Type="http://schemas.openxmlformats.org/officeDocument/2006/relationships/header" Target="header9.xml"/><Relationship Id="rId58" Type="http://schemas.openxmlformats.org/officeDocument/2006/relationships/image" Target="media/image10.jpeg"/><Relationship Id="rId74" Type="http://schemas.openxmlformats.org/officeDocument/2006/relationships/footer" Target="footer16.xml"/><Relationship Id="rId79" Type="http://schemas.openxmlformats.org/officeDocument/2006/relationships/hyperlink" Target="https://aktemp.uaa.alaska.edu/" TargetMode="External"/><Relationship Id="rId5" Type="http://schemas.openxmlformats.org/officeDocument/2006/relationships/webSettings" Target="webSettings.xml"/><Relationship Id="rId19" Type="http://schemas.openxmlformats.org/officeDocument/2006/relationships/hyperlink" Target="mailto:amber.bethe@alaska.gov"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microsoft.com/office/2011/relationships/commentsExtended" Target="commentsExtended.xml"/><Relationship Id="rId43" Type="http://schemas.openxmlformats.org/officeDocument/2006/relationships/image" Target="media/image4.png"/><Relationship Id="rId48" Type="http://schemas.openxmlformats.org/officeDocument/2006/relationships/footer" Target="footer8.xml"/><Relationship Id="rId56" Type="http://schemas.openxmlformats.org/officeDocument/2006/relationships/header" Target="header10.xml"/><Relationship Id="rId64" Type="http://schemas.openxmlformats.org/officeDocument/2006/relationships/header" Target="header13.xml"/><Relationship Id="rId69" Type="http://schemas.openxmlformats.org/officeDocument/2006/relationships/header" Target="header14.xml"/><Relationship Id="rId77" Type="http://schemas.openxmlformats.org/officeDocument/2006/relationships/header" Target="header18.xml"/><Relationship Id="rId8" Type="http://schemas.openxmlformats.org/officeDocument/2006/relationships/image" Target="media/image1.jpg"/><Relationship Id="rId51" Type="http://schemas.openxmlformats.org/officeDocument/2006/relationships/image" Target="media/image7.jpeg"/><Relationship Id="rId72" Type="http://schemas.openxmlformats.org/officeDocument/2006/relationships/footer" Target="footer15.xml"/><Relationship Id="rId80" Type="http://schemas.openxmlformats.org/officeDocument/2006/relationships/hyperlink" Target="https://bit.ly/kwf_lab_certs"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yvonne.weber@salamatoftribe.com" TargetMode="External"/><Relationship Id="rId25" Type="http://schemas.openxmlformats.org/officeDocument/2006/relationships/header" Target="header2.xml"/><Relationship Id="rId33" Type="http://schemas.openxmlformats.org/officeDocument/2006/relationships/image" Target="media/image3.jpeg"/><Relationship Id="rId38" Type="http://schemas.openxmlformats.org/officeDocument/2006/relationships/header" Target="header6.xml"/><Relationship Id="rId46" Type="http://schemas.openxmlformats.org/officeDocument/2006/relationships/footer" Target="footer7.xml"/><Relationship Id="rId59" Type="http://schemas.openxmlformats.org/officeDocument/2006/relationships/header" Target="header11.xml"/><Relationship Id="rId67" Type="http://schemas.openxmlformats.org/officeDocument/2006/relationships/image" Target="media/image13.jpg"/><Relationship Id="rId20" Type="http://schemas.openxmlformats.org/officeDocument/2006/relationships/hyperlink" Target="https://www.kenaiwatershed.org/science-in-action/research-information/water-quality/" TargetMode="External"/><Relationship Id="rId41" Type="http://schemas.openxmlformats.org/officeDocument/2006/relationships/hyperlink" Target="https://maps.waterdata.usgs.gov/mapper/" TargetMode="External"/><Relationship Id="rId54" Type="http://schemas.openxmlformats.org/officeDocument/2006/relationships/footer" Target="footer9.xml"/><Relationship Id="rId62" Type="http://schemas.openxmlformats.org/officeDocument/2006/relationships/footer" Target="footer12.xml"/><Relationship Id="rId70" Type="http://schemas.openxmlformats.org/officeDocument/2006/relationships/footer" Target="footer14.xml"/><Relationship Id="rId75" Type="http://schemas.openxmlformats.org/officeDocument/2006/relationships/header" Target="header17.xml"/><Relationship Id="rId83"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executivedirector@kenaiwatershed.org" TargetMode="External"/><Relationship Id="rId23" Type="http://schemas.openxmlformats.org/officeDocument/2006/relationships/footer" Target="footer1.xml"/><Relationship Id="rId28" Type="http://schemas.openxmlformats.org/officeDocument/2006/relationships/footer" Target="footer3.xml"/><Relationship Id="rId36" Type="http://schemas.microsoft.com/office/2016/09/relationships/commentsIds" Target="commentsIds.xml"/><Relationship Id="rId49" Type="http://schemas.openxmlformats.org/officeDocument/2006/relationships/image" Target="media/image5.jpeg"/><Relationship Id="rId57" Type="http://schemas.openxmlformats.org/officeDocument/2006/relationships/footer" Target="footer10.xml"/><Relationship Id="rId10"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hyperlink" Target="http://www.kenaiwatershed.org" TargetMode="External"/><Relationship Id="rId52" Type="http://schemas.openxmlformats.org/officeDocument/2006/relationships/image" Target="media/image8.jpeg"/><Relationship Id="rId60" Type="http://schemas.openxmlformats.org/officeDocument/2006/relationships/footer" Target="footer11.xml"/><Relationship Id="rId65" Type="http://schemas.openxmlformats.org/officeDocument/2006/relationships/footer" Target="footer13.xml"/><Relationship Id="rId73" Type="http://schemas.openxmlformats.org/officeDocument/2006/relationships/header" Target="header16.xml"/><Relationship Id="rId78" Type="http://schemas.openxmlformats.org/officeDocument/2006/relationships/footer" Target="footer18.xml"/><Relationship Id="rId81" Type="http://schemas.openxmlformats.org/officeDocument/2006/relationships/hyperlink" Target="https://bit.ly/kwf_wqx_evaluation_checklist"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3" Type="http://schemas.openxmlformats.org/officeDocument/2006/relationships/hyperlink" Target="mailto:brown.katherine@epa.gov" TargetMode="External"/><Relationship Id="rId18" Type="http://schemas.openxmlformats.org/officeDocument/2006/relationships/hyperlink" Target="mailto:emorrison@salamatoftribe.org" TargetMode="External"/><Relationship Id="rId39" Type="http://schemas.openxmlformats.org/officeDocument/2006/relationships/footer" Target="footer6.xml"/><Relationship Id="rId34" Type="http://schemas.openxmlformats.org/officeDocument/2006/relationships/comments" Target="comments.xml"/><Relationship Id="rId50" Type="http://schemas.openxmlformats.org/officeDocument/2006/relationships/image" Target="media/image6.jpeg"/><Relationship Id="rId55" Type="http://schemas.openxmlformats.org/officeDocument/2006/relationships/image" Target="media/image9.jpe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hyperlink" Target="https://aktemp.uaa.alaska.edu/" TargetMode="External"/><Relationship Id="rId40" Type="http://schemas.openxmlformats.org/officeDocument/2006/relationships/hyperlink" Target="http://www.ncei.noaa.gov" TargetMode="External"/><Relationship Id="rId45" Type="http://schemas.openxmlformats.org/officeDocument/2006/relationships/header" Target="header7.xml"/><Relationship Id="rId66" Type="http://schemas.openxmlformats.org/officeDocument/2006/relationships/image" Target="media/image12.jpg"/><Relationship Id="rId61" Type="http://schemas.openxmlformats.org/officeDocument/2006/relationships/header" Target="header12.xml"/><Relationship Id="rId82"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4164F-99C3-40EC-8B1A-3124E7E1A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73</Pages>
  <Words>17738</Words>
  <Characters>101107</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bmeyer bmeyer</cp:lastModifiedBy>
  <cp:revision>57</cp:revision>
  <cp:lastPrinted>2023-05-03T19:36:00Z</cp:lastPrinted>
  <dcterms:created xsi:type="dcterms:W3CDTF">2023-04-27T23:54:00Z</dcterms:created>
  <dcterms:modified xsi:type="dcterms:W3CDTF">2023-12-04T18:49:00Z</dcterms:modified>
</cp:coreProperties>
</file>