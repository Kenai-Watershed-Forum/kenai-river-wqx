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Extensible.xml" ContentType="application/vnd.openxmlformats-officedocument.wordprocessingml.commentsExtensible+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000000"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w:t>
      </w:r>
      <w:proofErr w:type="gramStart"/>
      <w:r w:rsidRPr="00816966">
        <w:t>detect</w:t>
      </w:r>
      <w:proofErr w:type="gramEnd"/>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proofErr w:type="spellStart"/>
      <w:r w:rsidR="00042BE4">
        <w:t>Inletkeeper</w:t>
      </w:r>
      <w:proofErr w:type="spellEnd"/>
      <w:r>
        <w:t xml:space="preserve"> of Homer, Alaska. Portions of the Cook </w:t>
      </w:r>
      <w:proofErr w:type="spellStart"/>
      <w:r w:rsidR="00042BE4">
        <w:t>Inletkeeper</w:t>
      </w:r>
      <w:proofErr w:type="spellEnd"/>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000000"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0A604F5C" w:rsidR="000E32CE" w:rsidRPr="00FC3010" w:rsidRDefault="00786EEE" w:rsidP="008105D8">
            <w:pPr>
              <w:pStyle w:val="TableParagraph"/>
              <w:spacing w:before="175"/>
              <w:ind w:left="97"/>
              <w:jc w:val="center"/>
              <w:rPr>
                <w:sz w:val="20"/>
                <w:szCs w:val="20"/>
              </w:rPr>
            </w:pPr>
            <w:commentRangeStart w:id="27"/>
            <w:ins w:id="28" w:author="Benjamin Meyer" w:date="2024-03-21T13:10:00Z">
              <w:r>
                <w:rPr>
                  <w:sz w:val="20"/>
                  <w:szCs w:val="20"/>
                </w:rPr>
                <w:t>Trenten Dodson</w:t>
              </w:r>
            </w:ins>
            <w:del w:id="29" w:author="Benjamin Meyer" w:date="2024-03-21T13:10:00Z">
              <w:r w:rsidR="000E32CE" w:rsidRPr="00FC3010" w:rsidDel="00786EEE">
                <w:rPr>
                  <w:sz w:val="20"/>
                  <w:szCs w:val="20"/>
                </w:rPr>
                <w:delText>Mitch Michaud</w:delText>
              </w:r>
            </w:del>
            <w:commentRangeEnd w:id="27"/>
            <w:r w:rsidR="000848DD">
              <w:rPr>
                <w:rStyle w:val="CommentReference"/>
              </w:rPr>
              <w:commentReference w:id="27"/>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8"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Sue Mauger</w:t>
            </w:r>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 xml:space="preserve">Cook     </w:t>
            </w:r>
            <w:proofErr w:type="spellStart"/>
            <w:r w:rsidRPr="00FC3010">
              <w:rPr>
                <w:sz w:val="20"/>
                <w:szCs w:val="20"/>
              </w:rPr>
              <w:t>Inletkeeper</w:t>
            </w:r>
            <w:proofErr w:type="spellEnd"/>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000000" w:rsidP="008105D8">
            <w:pPr>
              <w:pStyle w:val="TableParagraph"/>
              <w:ind w:left="121"/>
              <w:jc w:val="center"/>
              <w:rPr>
                <w:sz w:val="18"/>
              </w:rPr>
            </w:pPr>
            <w:hyperlink r:id="rId19"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27CB15BA" w:rsidR="000E32CE" w:rsidRPr="00FC3010" w:rsidRDefault="00786EEE" w:rsidP="008105D8">
            <w:pPr>
              <w:pStyle w:val="TableParagraph"/>
              <w:jc w:val="center"/>
              <w:rPr>
                <w:sz w:val="20"/>
                <w:szCs w:val="20"/>
              </w:rPr>
            </w:pPr>
            <w:ins w:id="30" w:author="Benjamin Meyer" w:date="2024-03-21T13:10:00Z">
              <w:r>
                <w:rPr>
                  <w:sz w:val="20"/>
                  <w:szCs w:val="20"/>
                </w:rPr>
                <w:t>Alana Shaw</w:t>
              </w:r>
            </w:ins>
            <w:del w:id="31" w:author="Benjamin Meyer" w:date="2024-03-21T13:10:00Z">
              <w:r w:rsidR="000E32CE" w:rsidRPr="00FC3010" w:rsidDel="00786EEE">
                <w:rPr>
                  <w:sz w:val="20"/>
                  <w:szCs w:val="20"/>
                </w:rPr>
                <w:delText>Moses Jordan</w:delText>
              </w:r>
            </w:del>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625AD4A9" w:rsidR="008201A7" w:rsidRPr="00FC3010" w:rsidRDefault="008201A7" w:rsidP="008105D8">
            <w:pPr>
              <w:pStyle w:val="TableParagraph"/>
              <w:jc w:val="center"/>
              <w:rPr>
                <w:sz w:val="20"/>
                <w:szCs w:val="20"/>
              </w:rPr>
            </w:pPr>
            <w:commentRangeStart w:id="32"/>
            <w:del w:id="33" w:author="Benjamin Meyer" w:date="2024-03-21T13:11:00Z">
              <w:r w:rsidDel="00786EEE">
                <w:rPr>
                  <w:sz w:val="20"/>
                  <w:szCs w:val="20"/>
                </w:rPr>
                <w:delText>Yvonne Weber</w:delText>
              </w:r>
            </w:del>
            <w:commentRangeEnd w:id="32"/>
            <w:r w:rsidR="00786EEE">
              <w:rPr>
                <w:rStyle w:val="CommentReference"/>
              </w:rPr>
              <w:commentReference w:id="32"/>
            </w:r>
          </w:p>
        </w:tc>
        <w:tc>
          <w:tcPr>
            <w:tcW w:w="2340" w:type="dxa"/>
            <w:tcBorders>
              <w:top w:val="single" w:sz="6" w:space="0" w:color="000000"/>
              <w:left w:val="single" w:sz="6" w:space="0" w:color="000000"/>
              <w:bottom w:val="single" w:sz="6" w:space="0" w:color="000000"/>
              <w:right w:val="single" w:sz="6" w:space="0" w:color="000000"/>
            </w:tcBorders>
          </w:tcPr>
          <w:p w14:paraId="6F4BE620" w14:textId="60ACDB02" w:rsidR="008201A7" w:rsidRPr="00FC3010" w:rsidRDefault="008201A7" w:rsidP="008105D8">
            <w:pPr>
              <w:pStyle w:val="TableParagraph"/>
              <w:jc w:val="center"/>
              <w:rPr>
                <w:sz w:val="20"/>
                <w:szCs w:val="20"/>
              </w:rPr>
            </w:pPr>
            <w:del w:id="34" w:author="Benjamin Meyer" w:date="2024-03-21T13:11:00Z">
              <w:r w:rsidDel="00786EEE">
                <w:rPr>
                  <w:sz w:val="20"/>
                  <w:szCs w:val="20"/>
                </w:rPr>
                <w:delText>Environmental Director</w:delText>
              </w:r>
            </w:del>
          </w:p>
        </w:tc>
        <w:tc>
          <w:tcPr>
            <w:tcW w:w="1710" w:type="dxa"/>
            <w:tcBorders>
              <w:top w:val="single" w:sz="6" w:space="0" w:color="000000"/>
              <w:left w:val="single" w:sz="6" w:space="0" w:color="000000"/>
              <w:bottom w:val="single" w:sz="6" w:space="0" w:color="000000"/>
              <w:right w:val="single" w:sz="6" w:space="0" w:color="000000"/>
            </w:tcBorders>
          </w:tcPr>
          <w:p w14:paraId="4DC85E9F" w14:textId="34C76650" w:rsidR="008201A7" w:rsidRPr="00FC3010" w:rsidRDefault="008201A7" w:rsidP="008105D8">
            <w:pPr>
              <w:pStyle w:val="TableParagraph"/>
              <w:spacing w:before="115"/>
              <w:ind w:left="122"/>
              <w:jc w:val="center"/>
              <w:rPr>
                <w:sz w:val="20"/>
                <w:szCs w:val="20"/>
              </w:rPr>
            </w:pPr>
            <w:del w:id="35" w:author="Benjamin Meyer" w:date="2024-03-21T13:11:00Z">
              <w:r w:rsidRPr="00FC3010" w:rsidDel="00786EEE">
                <w:rPr>
                  <w:sz w:val="20"/>
                  <w:szCs w:val="20"/>
                </w:rPr>
                <w:delText>Salamatof Tribe</w:delText>
              </w:r>
            </w:del>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01E8AB2F" w:rsidR="008201A7" w:rsidDel="00786EEE" w:rsidRDefault="008201A7" w:rsidP="008105D8">
            <w:pPr>
              <w:pStyle w:val="TableParagraph"/>
              <w:spacing w:before="5"/>
              <w:jc w:val="center"/>
              <w:rPr>
                <w:del w:id="36" w:author="Benjamin Meyer" w:date="2024-03-21T13:11:00Z"/>
                <w:sz w:val="18"/>
                <w:szCs w:val="18"/>
              </w:rPr>
            </w:pPr>
            <w:del w:id="37" w:author="Benjamin Meyer" w:date="2024-03-21T13:11:00Z">
              <w:r w:rsidRPr="009F72AC" w:rsidDel="00786EEE">
                <w:rPr>
                  <w:sz w:val="18"/>
                  <w:szCs w:val="18"/>
                </w:rPr>
                <w:delText>(907)</w:delText>
              </w:r>
              <w:r w:rsidDel="00786EEE">
                <w:rPr>
                  <w:sz w:val="18"/>
                  <w:szCs w:val="18"/>
                </w:rPr>
                <w:delText xml:space="preserve"> 283-2700</w:delText>
              </w:r>
            </w:del>
          </w:p>
          <w:p w14:paraId="1AE2E37D" w14:textId="6D0D5D76" w:rsidR="008201A7" w:rsidRPr="009F72AC" w:rsidRDefault="00744DF7" w:rsidP="008105D8">
            <w:pPr>
              <w:pStyle w:val="TableParagraph"/>
              <w:spacing w:before="5"/>
              <w:jc w:val="center"/>
              <w:rPr>
                <w:sz w:val="18"/>
                <w:szCs w:val="18"/>
              </w:rPr>
            </w:pPr>
            <w:del w:id="38" w:author="Benjamin Meyer" w:date="2024-03-21T13:11:00Z">
              <w:r w:rsidDel="00786EEE">
                <w:fldChar w:fldCharType="begin"/>
              </w:r>
              <w:r w:rsidDel="00786EEE">
                <w:delInstrText xml:space="preserve"> HYPERLINK "mailto:yvonne.weber@salamatoftribe.com" </w:delInstrText>
              </w:r>
              <w:r w:rsidDel="00786EEE">
                <w:fldChar w:fldCharType="separate"/>
              </w:r>
              <w:r w:rsidR="008105D8" w:rsidRPr="002A5560" w:rsidDel="00786EEE">
                <w:rPr>
                  <w:rStyle w:val="Hyperlink"/>
                  <w:sz w:val="18"/>
                  <w:szCs w:val="18"/>
                </w:rPr>
                <w:delText>yvonne.weber@salamatoftribe.com</w:delText>
              </w:r>
              <w:r w:rsidDel="00786EEE">
                <w:rPr>
                  <w:rStyle w:val="Hyperlink"/>
                  <w:sz w:val="18"/>
                  <w:szCs w:val="18"/>
                </w:rPr>
                <w:fldChar w:fldCharType="end"/>
              </w:r>
              <w:r w:rsidR="008105D8" w:rsidDel="00786EEE">
                <w:rPr>
                  <w:sz w:val="18"/>
                  <w:szCs w:val="18"/>
                </w:rPr>
                <w:delText xml:space="preserve"> </w:delText>
              </w:r>
              <w:r w:rsidR="004B2A1A" w:rsidDel="00786EEE">
                <w:rPr>
                  <w:sz w:val="18"/>
                  <w:szCs w:val="18"/>
                </w:rPr>
                <w:delText xml:space="preserve"> </w:delText>
              </w:r>
              <w:r w:rsidR="008201A7" w:rsidRPr="00BA2F54" w:rsidDel="00786EEE">
                <w:rPr>
                  <w:sz w:val="18"/>
                  <w:szCs w:val="18"/>
                </w:rPr>
                <w:delText xml:space="preserve">  </w:delText>
              </w:r>
            </w:del>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000000" w:rsidP="008105D8">
            <w:pPr>
              <w:pStyle w:val="TableParagraph"/>
              <w:spacing w:before="5"/>
              <w:jc w:val="center"/>
              <w:rPr>
                <w:sz w:val="18"/>
                <w:szCs w:val="18"/>
              </w:rPr>
            </w:pPr>
            <w:hyperlink r:id="rId20"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5D9DD247" w:rsidR="008201A7" w:rsidRPr="00FC3010" w:rsidRDefault="008201A7" w:rsidP="00786EEE">
            <w:pPr>
              <w:pStyle w:val="TableParagraph"/>
              <w:jc w:val="center"/>
              <w:rPr>
                <w:sz w:val="20"/>
                <w:szCs w:val="20"/>
              </w:rPr>
            </w:pPr>
            <w:r w:rsidRPr="00FC3010">
              <w:rPr>
                <w:sz w:val="20"/>
                <w:szCs w:val="20"/>
              </w:rPr>
              <w:t xml:space="preserve">Amber </w:t>
            </w:r>
            <w:ins w:id="39" w:author="Benjamin Meyer" w:date="2024-03-21T13:12:00Z">
              <w:r w:rsidR="00786EEE">
                <w:rPr>
                  <w:sz w:val="20"/>
                  <w:szCs w:val="20"/>
                </w:rPr>
                <w:t>Crawford</w:t>
              </w:r>
            </w:ins>
            <w:del w:id="40" w:author="Benjamin Meyer" w:date="2024-03-21T13:12:00Z">
              <w:r w:rsidRPr="00FC3010" w:rsidDel="00786EEE">
                <w:rPr>
                  <w:sz w:val="20"/>
                  <w:szCs w:val="20"/>
                </w:rPr>
                <w:delText>Bethe</w:delText>
              </w:r>
            </w:del>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53A2CB46" w:rsidR="008201A7" w:rsidRPr="009F72AC" w:rsidRDefault="00786EEE" w:rsidP="008105D8">
            <w:pPr>
              <w:pStyle w:val="TableParagraph"/>
              <w:spacing w:before="5"/>
              <w:jc w:val="center"/>
              <w:rPr>
                <w:sz w:val="18"/>
                <w:szCs w:val="18"/>
              </w:rPr>
            </w:pPr>
            <w:ins w:id="41" w:author="Benjamin Meyer" w:date="2024-03-21T13:13:00Z">
              <w:r>
                <w:rPr>
                  <w:sz w:val="18"/>
                  <w:szCs w:val="18"/>
                </w:rPr>
                <w:fldChar w:fldCharType="begin"/>
              </w:r>
              <w:r>
                <w:rPr>
                  <w:sz w:val="18"/>
                  <w:szCs w:val="18"/>
                </w:rPr>
                <w:instrText xml:space="preserve"> HYPERLINK "mailto:</w:instrText>
              </w:r>
            </w:ins>
            <w:r w:rsidRPr="00786EEE">
              <w:rPr>
                <w:rPrChange w:id="42" w:author="Benjamin Meyer" w:date="2024-03-21T13:13:00Z">
                  <w:rPr>
                    <w:rStyle w:val="Hyperlink"/>
                    <w:sz w:val="18"/>
                    <w:szCs w:val="18"/>
                  </w:rPr>
                </w:rPrChange>
              </w:rPr>
              <w:instrText>amber.</w:instrText>
            </w:r>
            <w:ins w:id="43" w:author="Benjamin Meyer" w:date="2024-03-21T13:13:00Z">
              <w:r w:rsidRPr="00786EEE">
                <w:rPr>
                  <w:rPrChange w:id="44" w:author="Benjamin Meyer" w:date="2024-03-21T13:13:00Z">
                    <w:rPr>
                      <w:rStyle w:val="Hyperlink"/>
                      <w:sz w:val="18"/>
                      <w:szCs w:val="18"/>
                    </w:rPr>
                  </w:rPrChange>
                </w:rPr>
                <w:instrText>crawford</w:instrText>
              </w:r>
            </w:ins>
            <w:r w:rsidRPr="00786EEE">
              <w:rPr>
                <w:rPrChange w:id="45" w:author="Benjamin Meyer" w:date="2024-03-21T13:13:00Z">
                  <w:rPr>
                    <w:rStyle w:val="Hyperlink"/>
                    <w:sz w:val="18"/>
                    <w:szCs w:val="18"/>
                  </w:rPr>
                </w:rPrChange>
              </w:rPr>
              <w:instrText>@alaska.gov</w:instrText>
            </w:r>
            <w:ins w:id="46" w:author="Benjamin Meyer" w:date="2024-03-21T13:13:00Z">
              <w:r>
                <w:rPr>
                  <w:sz w:val="18"/>
                  <w:szCs w:val="18"/>
                </w:rPr>
                <w:instrText xml:space="preserve">" </w:instrText>
              </w:r>
              <w:r>
                <w:rPr>
                  <w:sz w:val="18"/>
                  <w:szCs w:val="18"/>
                </w:rPr>
              </w:r>
              <w:r>
                <w:rPr>
                  <w:sz w:val="18"/>
                  <w:szCs w:val="18"/>
                </w:rPr>
                <w:fldChar w:fldCharType="separate"/>
              </w:r>
            </w:ins>
            <w:r w:rsidRPr="00786EEE">
              <w:rPr>
                <w:rStyle w:val="Hyperlink"/>
                <w:sz w:val="18"/>
                <w:szCs w:val="18"/>
              </w:rPr>
              <w:t>amber.</w:t>
            </w:r>
            <w:ins w:id="47" w:author="Benjamin Meyer" w:date="2024-03-21T13:13:00Z">
              <w:r w:rsidRPr="00786EEE">
                <w:rPr>
                  <w:rStyle w:val="Hyperlink"/>
                  <w:sz w:val="18"/>
                  <w:szCs w:val="18"/>
                </w:rPr>
                <w:t>crawford</w:t>
              </w:r>
            </w:ins>
            <w:del w:id="48" w:author="Benjamin Meyer" w:date="2024-03-21T13:13:00Z">
              <w:r w:rsidRPr="00786EEE" w:rsidDel="00786EEE">
                <w:rPr>
                  <w:rStyle w:val="Hyperlink"/>
                  <w:sz w:val="18"/>
                  <w:szCs w:val="18"/>
                </w:rPr>
                <w:delText>bethe</w:delText>
              </w:r>
            </w:del>
            <w:r w:rsidRPr="00786EEE">
              <w:rPr>
                <w:rStyle w:val="Hyperlink"/>
                <w:sz w:val="18"/>
                <w:szCs w:val="18"/>
              </w:rPr>
              <w:t>@alaska.gov</w:t>
            </w:r>
            <w:ins w:id="49" w:author="Benjamin Meyer" w:date="2024-03-21T13:13:00Z">
              <w:r>
                <w:rPr>
                  <w:sz w:val="18"/>
                  <w:szCs w:val="18"/>
                </w:rPr>
                <w:fldChar w:fldCharType="end"/>
              </w:r>
            </w:ins>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1"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2"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50" w:name="A4._PROJECT_/_TASK_ORGANIZATION"/>
      <w:bookmarkStart w:id="51" w:name="_Toc112073502"/>
      <w:bookmarkStart w:id="52" w:name="_Toc117087844"/>
      <w:bookmarkStart w:id="53" w:name="_Toc125960334"/>
      <w:bookmarkStart w:id="54" w:name="_Toc125983996"/>
      <w:bookmarkStart w:id="55" w:name="_Toc125984277"/>
      <w:bookmarkStart w:id="56" w:name="_Toc132032649"/>
      <w:bookmarkEnd w:id="50"/>
      <w:r w:rsidRPr="000E32CE">
        <w:rPr>
          <w:b/>
        </w:rPr>
        <w:t>A4.</w:t>
      </w:r>
      <w:bookmarkStart w:id="57"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51"/>
      <w:bookmarkEnd w:id="52"/>
      <w:bookmarkEnd w:id="53"/>
      <w:bookmarkEnd w:id="54"/>
      <w:bookmarkEnd w:id="55"/>
      <w:bookmarkEnd w:id="56"/>
      <w:bookmarkEnd w:id="57"/>
    </w:p>
    <w:p w14:paraId="6ABC1BD3" w14:textId="77777777" w:rsidR="000A6FC9" w:rsidRDefault="000A6FC9" w:rsidP="000A6FC9"/>
    <w:p w14:paraId="4D84695C" w14:textId="77777777" w:rsidR="000A6FC9" w:rsidRDefault="000A6FC9" w:rsidP="000A6FC9">
      <w:pPr>
        <w:pStyle w:val="BodyText"/>
        <w:rPr>
          <w:b/>
          <w:sz w:val="20"/>
        </w:rPr>
      </w:pPr>
    </w:p>
    <w:p w14:paraId="6BCAC3FD" w14:textId="759870F6"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662465EC">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664C" id="Line 6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" strokecolor="black [3213]" strokeweight=".5pt">
                <v:stroke joinstyle="miter"/>
              </v:line>
            </w:pict>
          </mc:Fallback>
        </mc:AlternateContent>
      </w:r>
      <w:r w:rsidR="00786EEE">
        <w:rPr>
          <w:noProof/>
        </w:rPr>
        <mc:AlternateContent>
          <mc:Choice Requires="wpg">
            <w:drawing>
              <wp:anchor distT="0" distB="0" distL="0" distR="0" simplePos="0" relativeHeight="251703296" behindDoc="1" locked="0" layoutInCell="1" allowOverlap="1" wp14:anchorId="0328155C" wp14:editId="4EC9362B">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744DF7" w:rsidRDefault="00744DF7" w:rsidP="000A6FC9">
                              <w:pPr>
                                <w:spacing w:before="70"/>
                                <w:ind w:left="214" w:right="217"/>
                                <w:jc w:val="center"/>
                                <w:rPr>
                                  <w:b/>
                                  <w:sz w:val="24"/>
                                </w:rPr>
                              </w:pPr>
                              <w:r>
                                <w:rPr>
                                  <w:b/>
                                  <w:sz w:val="24"/>
                                </w:rPr>
                                <w:t>KWF Project Technicians</w:t>
                              </w:r>
                            </w:p>
                            <w:p w14:paraId="59FF4D04" w14:textId="77777777" w:rsidR="00744DF7" w:rsidRDefault="00744DF7"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744DF7" w:rsidRDefault="00744DF7" w:rsidP="000A6FC9">
                              <w:pPr>
                                <w:spacing w:before="68"/>
                                <w:ind w:left="376" w:right="376"/>
                                <w:jc w:val="center"/>
                                <w:rPr>
                                  <w:b/>
                                  <w:sz w:val="24"/>
                                </w:rPr>
                              </w:pPr>
                              <w:r>
                                <w:rPr>
                                  <w:b/>
                                  <w:sz w:val="24"/>
                                </w:rPr>
                                <w:t>KWF Director</w:t>
                              </w:r>
                            </w:p>
                            <w:p w14:paraId="08741913" w14:textId="42A258BF" w:rsidR="00744DF7" w:rsidRDefault="00786EEE" w:rsidP="000A6FC9">
                              <w:pPr>
                                <w:spacing w:before="3"/>
                                <w:ind w:left="376" w:right="376"/>
                                <w:jc w:val="center"/>
                                <w:rPr>
                                  <w:sz w:val="24"/>
                                </w:rPr>
                              </w:pPr>
                              <w:ins w:id="58" w:author="Benjamin Meyer" w:date="2024-03-21T13:13:00Z">
                                <w:r>
                                  <w:rPr>
                                    <w:sz w:val="24"/>
                                  </w:rPr>
                                  <w:t>Trenten Dodson</w:t>
                                </w:r>
                              </w:ins>
                              <w:del w:id="59" w:author="Benjamin Meyer" w:date="2024-03-21T13:13:00Z">
                                <w:r w:rsidR="00744DF7" w:rsidDel="00786EEE">
                                  <w:rPr>
                                    <w:sz w:val="24"/>
                                  </w:rPr>
                                  <w:delText>Mitch Michaud</w:delText>
                                </w:r>
                              </w:del>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744DF7" w:rsidRDefault="00744DF7" w:rsidP="000A6FC9">
                              <w:pPr>
                                <w:spacing w:before="3"/>
                                <w:ind w:left="780"/>
                                <w:rPr>
                                  <w:b/>
                                  <w:sz w:val="24"/>
                                </w:rPr>
                              </w:pPr>
                              <w:r>
                                <w:rPr>
                                  <w:b/>
                                  <w:sz w:val="24"/>
                                </w:rPr>
                                <w:t>KWF Project Manager/ Project QA Officer</w:t>
                              </w:r>
                            </w:p>
                            <w:p w14:paraId="13F4297B" w14:textId="77777777" w:rsidR="00744DF7" w:rsidRPr="004B3020" w:rsidRDefault="00744DF7"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744DF7" w:rsidRDefault="00744DF7" w:rsidP="000A6FC9">
                        <w:pPr>
                          <w:spacing w:before="70"/>
                          <w:ind w:left="214" w:right="217"/>
                          <w:jc w:val="center"/>
                          <w:rPr>
                            <w:b/>
                            <w:sz w:val="24"/>
                          </w:rPr>
                        </w:pPr>
                        <w:r>
                          <w:rPr>
                            <w:b/>
                            <w:sz w:val="24"/>
                          </w:rPr>
                          <w:t>KWF Project Technicians</w:t>
                        </w:r>
                      </w:p>
                      <w:p w14:paraId="59FF4D04" w14:textId="77777777" w:rsidR="00744DF7" w:rsidRDefault="00744DF7"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744DF7" w:rsidRDefault="00744DF7" w:rsidP="000A6FC9">
                        <w:pPr>
                          <w:spacing w:before="68"/>
                          <w:ind w:left="376" w:right="376"/>
                          <w:jc w:val="center"/>
                          <w:rPr>
                            <w:b/>
                            <w:sz w:val="24"/>
                          </w:rPr>
                        </w:pPr>
                        <w:r>
                          <w:rPr>
                            <w:b/>
                            <w:sz w:val="24"/>
                          </w:rPr>
                          <w:t>KWF Director</w:t>
                        </w:r>
                      </w:p>
                      <w:p w14:paraId="08741913" w14:textId="42A258BF" w:rsidR="00744DF7" w:rsidRDefault="00786EEE" w:rsidP="000A6FC9">
                        <w:pPr>
                          <w:spacing w:before="3"/>
                          <w:ind w:left="376" w:right="376"/>
                          <w:jc w:val="center"/>
                          <w:rPr>
                            <w:sz w:val="24"/>
                          </w:rPr>
                        </w:pPr>
                        <w:ins w:id="59" w:author="Benjamin Meyer" w:date="2024-03-21T13:13:00Z">
                          <w:r>
                            <w:rPr>
                              <w:sz w:val="24"/>
                            </w:rPr>
                            <w:t>Trenten Dodson</w:t>
                          </w:r>
                        </w:ins>
                        <w:del w:id="60" w:author="Benjamin Meyer" w:date="2024-03-21T13:13:00Z">
                          <w:r w:rsidR="00744DF7" w:rsidDel="00786EEE">
                            <w:rPr>
                              <w:sz w:val="24"/>
                            </w:rPr>
                            <w:delText>Mitch Michaud</w:delText>
                          </w:r>
                        </w:del>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744DF7" w:rsidRDefault="00744DF7" w:rsidP="000A6FC9">
                        <w:pPr>
                          <w:spacing w:before="3"/>
                          <w:ind w:left="780"/>
                          <w:rPr>
                            <w:b/>
                            <w:sz w:val="24"/>
                          </w:rPr>
                        </w:pPr>
                        <w:r>
                          <w:rPr>
                            <w:b/>
                            <w:sz w:val="24"/>
                          </w:rPr>
                          <w:t>KWF Project Manager/ Project QA Officer</w:t>
                        </w:r>
                      </w:p>
                      <w:p w14:paraId="13F4297B" w14:textId="77777777" w:rsidR="00744DF7" w:rsidRPr="004B3020" w:rsidRDefault="00744DF7"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744DF7" w:rsidRDefault="00744DF7" w:rsidP="000A6FC9">
                            <w:pPr>
                              <w:spacing w:before="71" w:line="275" w:lineRule="exact"/>
                              <w:ind w:left="506" w:right="504"/>
                              <w:jc w:val="center"/>
                              <w:rPr>
                                <w:b/>
                                <w:sz w:val="24"/>
                              </w:rPr>
                            </w:pPr>
                            <w:r>
                              <w:rPr>
                                <w:b/>
                                <w:sz w:val="24"/>
                              </w:rPr>
                              <w:t>Multi-Agency Baseline Sampling Teams</w:t>
                            </w:r>
                          </w:p>
                          <w:p w14:paraId="16F50035" w14:textId="77777777" w:rsidR="00744DF7" w:rsidRDefault="00744DF7"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744DF7" w:rsidRDefault="00744DF7" w:rsidP="000A6FC9">
                      <w:pPr>
                        <w:spacing w:before="71" w:line="275" w:lineRule="exact"/>
                        <w:ind w:left="506" w:right="504"/>
                        <w:jc w:val="center"/>
                        <w:rPr>
                          <w:b/>
                          <w:sz w:val="24"/>
                        </w:rPr>
                      </w:pPr>
                      <w:r>
                        <w:rPr>
                          <w:b/>
                          <w:sz w:val="24"/>
                        </w:rPr>
                        <w:t>Multi-Agency Baseline Sampling Teams</w:t>
                      </w:r>
                    </w:p>
                    <w:p w14:paraId="16F50035" w14:textId="77777777" w:rsidR="00744DF7" w:rsidRDefault="00744DF7"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60" w:name="_Ref125966394"/>
      <w:bookmarkStart w:id="61" w:name="_Ref125966387"/>
      <w:bookmarkStart w:id="62" w:name="_Toc133755629"/>
      <w:r>
        <w:rPr>
          <w:b/>
          <w:sz w:val="24"/>
        </w:rPr>
        <w:t xml:space="preserve">Figure </w:t>
      </w:r>
      <w:r w:rsidR="000C2DBA">
        <w:rPr>
          <w:i w:val="0"/>
          <w:noProof/>
          <w:color w:val="auto"/>
          <w:sz w:val="24"/>
          <w:szCs w:val="24"/>
        </w:rPr>
        <w:t>1</w:t>
      </w:r>
      <w:bookmarkEnd w:id="60"/>
      <w:r w:rsidR="000A6FC9" w:rsidRPr="00307E5C">
        <w:rPr>
          <w:i w:val="0"/>
          <w:color w:val="auto"/>
          <w:sz w:val="24"/>
          <w:szCs w:val="24"/>
        </w:rPr>
        <w:t>. Project management organization</w:t>
      </w:r>
      <w:bookmarkEnd w:id="61"/>
      <w:bookmarkEnd w:id="62"/>
    </w:p>
    <w:p w14:paraId="2C41C7B7" w14:textId="77777777" w:rsidR="00FC3010" w:rsidRDefault="00FC3010" w:rsidP="00FC3010">
      <w:pPr>
        <w:spacing w:before="90"/>
        <w:rPr>
          <w:b/>
          <w:sz w:val="20"/>
          <w:szCs w:val="24"/>
        </w:rPr>
      </w:pPr>
      <w:bookmarkStart w:id="63" w:name="Key_Contacts_and_Responsibilities"/>
      <w:bookmarkEnd w:id="63"/>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7F19BE85" w:rsidR="000A6FC9" w:rsidRPr="00F13EEA" w:rsidRDefault="00786EEE" w:rsidP="000A6FC9">
      <w:pPr>
        <w:rPr>
          <w:sz w:val="24"/>
          <w:szCs w:val="24"/>
        </w:rPr>
      </w:pPr>
      <w:ins w:id="64" w:author="Benjamin Meyer" w:date="2024-03-21T13:14:00Z">
        <w:r>
          <w:rPr>
            <w:sz w:val="24"/>
            <w:szCs w:val="24"/>
            <w:u w:val="single"/>
          </w:rPr>
          <w:t>Trent Dodson</w:t>
        </w:r>
      </w:ins>
      <w:del w:id="65" w:author="Benjamin Meyer" w:date="2024-03-21T13:14:00Z">
        <w:r w:rsidR="000A6FC9" w:rsidDel="00786EEE">
          <w:rPr>
            <w:sz w:val="24"/>
            <w:szCs w:val="24"/>
            <w:u w:val="single"/>
          </w:rPr>
          <w:delText>Mitch Michaud</w:delText>
        </w:r>
      </w:del>
      <w:r w:rsidR="000A6FC9">
        <w:rPr>
          <w:sz w:val="24"/>
          <w:szCs w:val="24"/>
          <w:u w:val="single"/>
        </w:rPr>
        <w:t xml:space="preserve"> </w:t>
      </w:r>
      <w:r w:rsidR="000A6FC9" w:rsidRPr="00F13EEA">
        <w:rPr>
          <w:sz w:val="24"/>
          <w:szCs w:val="24"/>
        </w:rPr>
        <w:t xml:space="preserve">– Kenai Watershed Forum – Executive </w:t>
      </w:r>
      <w:r w:rsidR="000A6FC9">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082E6BF3" w:rsidR="008E4680" w:rsidRDefault="00786EEE" w:rsidP="000B57B0">
      <w:pPr>
        <w:pStyle w:val="BodyText"/>
        <w:ind w:right="803"/>
      </w:pPr>
      <w:ins w:id="66" w:author="Benjamin Meyer" w:date="2024-03-21T13:14:00Z">
        <w:r>
          <w:rPr>
            <w:u w:val="single"/>
          </w:rPr>
          <w:t>Curtis Whisman</w:t>
        </w:r>
      </w:ins>
      <w:del w:id="67" w:author="Benjamin Meyer" w:date="2024-03-21T13:14:00Z">
        <w:r w:rsidR="008E4680" w:rsidDel="00786EEE">
          <w:rPr>
            <w:u w:val="single"/>
          </w:rPr>
          <w:delText>Justin Nelson</w:delText>
        </w:r>
      </w:del>
      <w:r w:rsidR="008E4680">
        <w:t xml:space="preserve"> </w:t>
      </w:r>
      <w:r w:rsidR="008E4680">
        <w:rPr>
          <w:b/>
        </w:rPr>
        <w:t xml:space="preserve">- </w:t>
      </w:r>
      <w:r w:rsidR="008E4680">
        <w:t xml:space="preserve">SGS Environmental Laboratory Services (SGS) - Subcontractor for Kenai River Water Quality Assessment element of the project. </w:t>
      </w:r>
      <w:r w:rsidR="000A6FC9" w:rsidRPr="00D9703E">
        <w:t>Oversees</w:t>
      </w:r>
      <w:r w:rsidR="008E4680">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w:t>
      </w:r>
      <w:proofErr w:type="gramStart"/>
      <w:r>
        <w:t>changes, but</w:t>
      </w:r>
      <w:proofErr w:type="gramEnd"/>
      <w:r>
        <w:t xml:space="preserve">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68"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 xml:space="preserve">KWF and any volunteers under direct supervision of KWF monitoring </w:t>
      </w:r>
      <w:proofErr w:type="gramStart"/>
      <w:r w:rsidRPr="00D52CC6">
        <w:rPr>
          <w:sz w:val="24"/>
          <w:szCs w:val="24"/>
        </w:rPr>
        <w:t>staff</w:t>
      </w:r>
      <w:proofErr w:type="gramEnd"/>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055722">
          <w:headerReference w:type="default" r:id="rId23"/>
          <w:footerReference w:type="default" r:id="rId24"/>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69" w:name="_Ref125966494"/>
      <w:bookmarkStart w:id="70" w:name="_Toc133755216"/>
      <w:r w:rsidRPr="00DA26CD">
        <w:rPr>
          <w:b/>
          <w:i w:val="0"/>
          <w:color w:val="auto"/>
          <w:sz w:val="24"/>
          <w:szCs w:val="24"/>
        </w:rPr>
        <w:lastRenderedPageBreak/>
        <w:t xml:space="preserve">Table </w:t>
      </w:r>
      <w:r w:rsidR="000C2DBA">
        <w:rPr>
          <w:b/>
          <w:i w:val="0"/>
          <w:noProof/>
          <w:color w:val="auto"/>
          <w:sz w:val="24"/>
          <w:szCs w:val="24"/>
        </w:rPr>
        <w:t>1</w:t>
      </w:r>
      <w:bookmarkEnd w:id="69"/>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70"/>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055722">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71" w:name="_Toc117087845"/>
      <w:bookmarkStart w:id="72" w:name="_Toc125960335"/>
      <w:bookmarkStart w:id="73" w:name="_Toc125983997"/>
      <w:bookmarkStart w:id="74" w:name="_Toc125984278"/>
      <w:bookmarkStart w:id="75" w:name="_Toc132032650"/>
      <w:bookmarkStart w:id="76" w:name="_Toc133754235"/>
      <w:r w:rsidRPr="00DD2D54">
        <w:lastRenderedPageBreak/>
        <w:t>A5.</w:t>
      </w:r>
      <w:r w:rsidR="000A6FC9" w:rsidRPr="00DD2D54">
        <w:t xml:space="preserve"> Problem Definition/Background and Project Objectives</w:t>
      </w:r>
      <w:bookmarkEnd w:id="68"/>
      <w:bookmarkEnd w:id="71"/>
      <w:bookmarkEnd w:id="72"/>
      <w:bookmarkEnd w:id="73"/>
      <w:bookmarkEnd w:id="74"/>
      <w:bookmarkEnd w:id="75"/>
      <w:bookmarkEnd w:id="76"/>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E74146A"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 xml:space="preserve">(Litchfield and Kyle 1992; </w:t>
      </w:r>
      <w:ins w:id="77" w:author="Benjamin Meyer" w:date="2024-03-21T13:26:00Z">
        <w:r w:rsidR="00A339B0">
          <w:rPr>
            <w:noProof/>
          </w:rPr>
          <w:t xml:space="preserve">Litchfield and Milner 1998; </w:t>
        </w:r>
      </w:ins>
      <w:r w:rsidR="000A6FC9" w:rsidRPr="00DD2D54">
        <w:rPr>
          <w:noProof/>
        </w:rPr>
        <w:t>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 xml:space="preserve">Litchfield and Kyle (1992) analyzed water quality at 17 sites located between the outlet of Kenai Lake and Cook </w:t>
      </w:r>
      <w:proofErr w:type="gramStart"/>
      <w:r w:rsidRPr="00DD2D54">
        <w:t>Inlet, and</w:t>
      </w:r>
      <w:proofErr w:type="gramEnd"/>
      <w:r w:rsidRPr="00DD2D54">
        <w:t xml:space="preserve">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 xml:space="preserve">The baseline-monitoring program is needed to link water quality trends to an understanding of the natural and human factors that affect </w:t>
      </w:r>
      <w:proofErr w:type="gramStart"/>
      <w:r w:rsidRPr="00DD2D54">
        <w:t>the water</w:t>
      </w:r>
      <w:proofErr w:type="gramEnd"/>
      <w:r w:rsidRPr="00DD2D54">
        <w:t xml:space="preserve">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78" w:name="_Toc112073504"/>
    </w:p>
    <w:p w14:paraId="0BFA0F09" w14:textId="2B1F831B" w:rsidR="008E4680" w:rsidRPr="00DD2D54" w:rsidRDefault="008E4680" w:rsidP="00DD2D54">
      <w:pPr>
        <w:pStyle w:val="BodyText"/>
        <w:tabs>
          <w:tab w:val="left" w:pos="9090"/>
        </w:tabs>
        <w:spacing w:before="1"/>
        <w:jc w:val="both"/>
      </w:pPr>
      <w:r w:rsidRPr="00DD2D54">
        <w:t xml:space="preserve">It should be noted that the temporal structure of this sampling program </w:t>
      </w:r>
      <w:proofErr w:type="gramStart"/>
      <w:r w:rsidRPr="00DD2D54">
        <w:t>has</w:t>
      </w:r>
      <w:proofErr w:type="gramEnd"/>
      <w:r w:rsidRPr="00DD2D54">
        <w:t xml:space="preserve">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79" w:name="_Toc117087846"/>
      <w:bookmarkStart w:id="80" w:name="_Toc125960336"/>
      <w:bookmarkStart w:id="81" w:name="_Toc125983998"/>
      <w:bookmarkStart w:id="82" w:name="_Toc125984279"/>
      <w:bookmarkStart w:id="83" w:name="_Toc132032651"/>
      <w:bookmarkStart w:id="84" w:name="_Toc133754236"/>
      <w:r w:rsidRPr="00DD2D54">
        <w:t>A6. Project / Task Description</w:t>
      </w:r>
      <w:bookmarkEnd w:id="78"/>
      <w:bookmarkEnd w:id="79"/>
      <w:bookmarkEnd w:id="80"/>
      <w:bookmarkEnd w:id="81"/>
      <w:bookmarkEnd w:id="82"/>
      <w:bookmarkEnd w:id="83"/>
      <w:bookmarkEnd w:id="84"/>
    </w:p>
    <w:p w14:paraId="46CD3072" w14:textId="77777777" w:rsidR="008E4680" w:rsidRPr="00DD2D54" w:rsidRDefault="008E4680" w:rsidP="008E4680">
      <w:pPr>
        <w:pStyle w:val="BodyText"/>
        <w:spacing w:before="9"/>
        <w:rPr>
          <w:b/>
        </w:rPr>
      </w:pPr>
      <w:bookmarkStart w:id="85" w:name="A6._PROJECT_/_TASK_DESCRIPTION"/>
      <w:bookmarkEnd w:id="8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w:t>
      </w:r>
      <w:proofErr w:type="spellStart"/>
      <w:r w:rsidR="008E4680" w:rsidRPr="00DD2D54">
        <w:t>Inletkeeper</w:t>
      </w:r>
      <w:proofErr w:type="spellEnd"/>
      <w:r w:rsidR="008E4680" w:rsidRPr="00DD2D54">
        <w:t xml:space="preserve"> (CIK) 2008 through </w:t>
      </w:r>
      <w:proofErr w:type="gramStart"/>
      <w:r w:rsidR="008E4680" w:rsidRPr="00DD2D54">
        <w:t>2012</w:t>
      </w:r>
      <w:r w:rsidRPr="00DD2D54">
        <w:t>, and</w:t>
      </w:r>
      <w:proofErr w:type="gramEnd"/>
      <w:r w:rsidRPr="00DD2D54">
        <w:t xml:space="preserve">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t>
      </w:r>
      <w:proofErr w:type="gramStart"/>
      <w:r w:rsidRPr="00DD2D54">
        <w:rPr>
          <w:rFonts w:eastAsiaTheme="minorHAnsi"/>
        </w:rPr>
        <w:t>was</w:t>
      </w:r>
      <w:proofErr w:type="gramEnd"/>
      <w:r w:rsidRPr="00DD2D54">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86" w:name="_Toc116644748"/>
      <w:bookmarkStart w:id="87" w:name="_Toc117087847"/>
      <w:bookmarkStart w:id="88" w:name="_Toc125960337"/>
      <w:bookmarkStart w:id="89" w:name="_Toc125983999"/>
      <w:bookmarkStart w:id="90" w:name="_Toc125984280"/>
      <w:bookmarkStart w:id="91" w:name="_Toc132032652"/>
    </w:p>
    <w:p w14:paraId="128274D4" w14:textId="6D237488" w:rsidR="008E4680" w:rsidRPr="00360D8F" w:rsidRDefault="000A6FC9" w:rsidP="00360D8F">
      <w:pPr>
        <w:pStyle w:val="Heading2"/>
        <w:spacing w:line="240" w:lineRule="auto"/>
        <w:ind w:left="0" w:right="-90"/>
      </w:pPr>
      <w:bookmarkStart w:id="92" w:name="_Toc133590162"/>
      <w:bookmarkStart w:id="93" w:name="_Toc133754237"/>
      <w:r w:rsidRPr="009310B4">
        <w:rPr>
          <w:iCs/>
        </w:rPr>
        <w:t>Task A) Agency Monitoring Partnership to conduct baseline monitoring</w:t>
      </w:r>
      <w:bookmarkStart w:id="94" w:name="_Toc132706045"/>
      <w:bookmarkEnd w:id="92"/>
      <w:r w:rsidR="008E4680">
        <w:t xml:space="preserve"> </w:t>
      </w:r>
      <w:bookmarkStart w:id="95" w:name="_Toc133590163"/>
      <w:r w:rsidR="008E4680">
        <w:t xml:space="preserve">for Nutrients, Dissolved </w:t>
      </w:r>
      <w:r w:rsidR="008E4680" w:rsidRPr="00360D8F">
        <w:t>Metals, Hydrocarbons, and Fecal Coliforms (Referred to as Agency Baseline hereafter</w:t>
      </w:r>
      <w:r w:rsidRPr="00360D8F">
        <w:rPr>
          <w:iCs/>
        </w:rPr>
        <w:t>)</w:t>
      </w:r>
      <w:bookmarkEnd w:id="86"/>
      <w:bookmarkEnd w:id="87"/>
      <w:bookmarkEnd w:id="88"/>
      <w:bookmarkEnd w:id="89"/>
      <w:bookmarkEnd w:id="90"/>
      <w:bookmarkEnd w:id="91"/>
      <w:bookmarkEnd w:id="93"/>
      <w:bookmarkEnd w:id="94"/>
      <w:bookmarkEnd w:id="9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 xml:space="preserve">Develop a baseline data set to include, at a minimum, dissolved metals, hydrocarbons, and fecal </w:t>
      </w:r>
      <w:proofErr w:type="gramStart"/>
      <w:r w:rsidRPr="00360D8F">
        <w:rPr>
          <w:sz w:val="24"/>
          <w:szCs w:val="24"/>
        </w:rPr>
        <w:t>coliforms</w:t>
      </w:r>
      <w:proofErr w:type="gramEnd"/>
    </w:p>
    <w:p w14:paraId="7C6D270E" w14:textId="60A4A725"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w:t>
      </w:r>
      <w:commentRangeStart w:id="96"/>
      <w:r w:rsidRPr="00360D8F">
        <w:rPr>
          <w:sz w:val="24"/>
          <w:szCs w:val="24"/>
        </w:rPr>
        <w:t xml:space="preserve">the City of Soldotna </w:t>
      </w:r>
      <w:commentRangeEnd w:id="96"/>
      <w:r w:rsidR="005C31D5">
        <w:rPr>
          <w:rStyle w:val="CommentReference"/>
        </w:rPr>
        <w:commentReference w:id="96"/>
      </w:r>
      <w:r w:rsidRPr="00360D8F">
        <w:rPr>
          <w:sz w:val="24"/>
          <w:szCs w:val="24"/>
        </w:rPr>
        <w:t>to supplement this data with parameters that Soldotna’s wastewater treatment plant can analyze. (i.e. – total suspended solids</w:t>
      </w:r>
      <w:ins w:id="97" w:author="Benjamin Meyer" w:date="2024-03-21T13:21:00Z">
        <w:r w:rsidR="005C31D5">
          <w:rPr>
            <w:sz w:val="24"/>
            <w:szCs w:val="24"/>
          </w:rPr>
          <w:t xml:space="preserve"> and</w:t>
        </w:r>
      </w:ins>
      <w:ins w:id="98" w:author="bmeyer bmeyer" w:date="2024-03-28T12:33:00Z">
        <w:r w:rsidR="00051B67">
          <w:rPr>
            <w:sz w:val="24"/>
            <w:szCs w:val="24"/>
          </w:rPr>
          <w:t xml:space="preserve"> </w:t>
        </w:r>
      </w:ins>
      <w:del w:id="99" w:author="Benjamin Meyer" w:date="2024-03-21T13:21:00Z">
        <w:r w:rsidRPr="00360D8F" w:rsidDel="005C31D5">
          <w:rPr>
            <w:sz w:val="24"/>
            <w:szCs w:val="24"/>
          </w:rPr>
          <w:delText xml:space="preserve">, pH, </w:delText>
        </w:r>
      </w:del>
      <w:r w:rsidRPr="00360D8F">
        <w:rPr>
          <w:sz w:val="24"/>
          <w:szCs w:val="24"/>
        </w:rPr>
        <w:t>fecal coliforms</w:t>
      </w:r>
      <w:del w:id="100" w:author="Benjamin Meyer" w:date="2024-03-21T13:21:00Z">
        <w:r w:rsidRPr="00360D8F" w:rsidDel="005C31D5">
          <w:rPr>
            <w:sz w:val="24"/>
            <w:szCs w:val="24"/>
          </w:rPr>
          <w:delText>, turbidity and specific conductance,</w:delText>
        </w:r>
        <w:r w:rsidRPr="00360D8F" w:rsidDel="005C31D5">
          <w:rPr>
            <w:spacing w:val="-1"/>
            <w:sz w:val="24"/>
            <w:szCs w:val="24"/>
          </w:rPr>
          <w:delText xml:space="preserve"> </w:delText>
        </w:r>
        <w:r w:rsidRPr="00360D8F" w:rsidDel="005C31D5">
          <w:rPr>
            <w:sz w:val="24"/>
            <w:szCs w:val="24"/>
          </w:rPr>
          <w:delText>etc</w:delText>
        </w:r>
        <w:r w:rsidR="000A6FC9" w:rsidRPr="00360D8F" w:rsidDel="005C31D5">
          <w:rPr>
            <w:sz w:val="24"/>
            <w:szCs w:val="24"/>
          </w:rPr>
          <w:delText>.</w:delText>
        </w:r>
      </w:del>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w:t>
      </w:r>
      <w:proofErr w:type="gramStart"/>
      <w:r w:rsidRPr="00360D8F">
        <w:rPr>
          <w:sz w:val="24"/>
          <w:szCs w:val="24"/>
        </w:rPr>
        <w:t>state</w:t>
      </w:r>
      <w:proofErr w:type="gramEnd"/>
      <w:r w:rsidRPr="00360D8F">
        <w:rPr>
          <w:sz w:val="24"/>
          <w:szCs w:val="24"/>
        </w:rPr>
        <w:t xml:space="preserv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proofErr w:type="gramStart"/>
      <w:r w:rsidRPr="00AB7A80">
        <w:rPr>
          <w:sz w:val="24"/>
          <w:szCs w:val="24"/>
        </w:rPr>
        <w:t>analysis</w:t>
      </w:r>
      <w:proofErr w:type="gramEnd"/>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t xml:space="preserve">Surface water quality parameters </w:t>
      </w:r>
      <w:proofErr w:type="gramStart"/>
      <w:r w:rsidRPr="00360D8F">
        <w:rPr>
          <w:sz w:val="24"/>
          <w:szCs w:val="24"/>
        </w:rPr>
        <w:t>include;</w:t>
      </w:r>
      <w:proofErr w:type="gramEnd"/>
      <w:r w:rsidRPr="00360D8F">
        <w:rPr>
          <w:sz w:val="24"/>
          <w:szCs w:val="24"/>
        </w:rPr>
        <w:t xml:space="preserve"> total metals</w:t>
      </w:r>
      <w:r w:rsidR="000A6FC9" w:rsidRPr="00360D8F">
        <w:rPr>
          <w:sz w:val="24"/>
          <w:szCs w:val="24"/>
        </w:rPr>
        <w:t xml:space="preserve"> (Cu, Fe, Hardness, and Zn),</w:t>
      </w:r>
      <w:r w:rsidRPr="00360D8F">
        <w:rPr>
          <w:sz w:val="24"/>
          <w:szCs w:val="24"/>
        </w:rPr>
        <w:t xml:space="preserve"> dissolved </w:t>
      </w:r>
      <w:r w:rsidRPr="00360D8F">
        <w:rPr>
          <w:sz w:val="24"/>
          <w:szCs w:val="24"/>
        </w:rPr>
        <w:lastRenderedPageBreak/>
        <w:t>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w:t>
      </w:r>
      <w:proofErr w:type="gramStart"/>
      <w:r w:rsidRPr="00360D8F">
        <w:rPr>
          <w:sz w:val="24"/>
          <w:szCs w:val="24"/>
        </w:rPr>
        <w:t>include;</w:t>
      </w:r>
      <w:proofErr w:type="gramEnd"/>
      <w:r w:rsidRPr="00360D8F">
        <w:rPr>
          <w:sz w:val="24"/>
          <w:szCs w:val="24"/>
        </w:rPr>
        <w:t xml:space="preserv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6C23E8CC" w:rsidR="008E4680" w:rsidRPr="005C31D5" w:rsidRDefault="008E4680" w:rsidP="00360D8F">
      <w:pPr>
        <w:pStyle w:val="ListParagraph"/>
        <w:numPr>
          <w:ilvl w:val="1"/>
          <w:numId w:val="1"/>
        </w:numPr>
        <w:tabs>
          <w:tab w:val="left" w:pos="839"/>
          <w:tab w:val="left" w:pos="840"/>
        </w:tabs>
        <w:spacing w:before="20"/>
        <w:ind w:right="-90"/>
        <w:rPr>
          <w:ins w:id="101" w:author="Benjamin Meyer" w:date="2024-03-21T13:22:00Z"/>
          <w:rFonts w:ascii="Symbol" w:hAnsi="Symbol"/>
          <w:sz w:val="24"/>
          <w:szCs w:val="24"/>
          <w:rPrChange w:id="102" w:author="Benjamin Meyer" w:date="2024-03-21T13:22:00Z">
            <w:rPr>
              <w:ins w:id="103" w:author="Benjamin Meyer" w:date="2024-03-21T13:22:00Z"/>
              <w:sz w:val="24"/>
              <w:szCs w:val="24"/>
            </w:rPr>
          </w:rPrChange>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8A6BA78" w14:textId="6BF6F2F2" w:rsidR="005C31D5" w:rsidRPr="00360D8F" w:rsidRDefault="005C31D5" w:rsidP="00360D8F">
      <w:pPr>
        <w:pStyle w:val="ListParagraph"/>
        <w:numPr>
          <w:ilvl w:val="1"/>
          <w:numId w:val="1"/>
        </w:numPr>
        <w:tabs>
          <w:tab w:val="left" w:pos="839"/>
          <w:tab w:val="left" w:pos="840"/>
        </w:tabs>
        <w:spacing w:before="20"/>
        <w:ind w:right="-90"/>
        <w:rPr>
          <w:rFonts w:ascii="Symbol" w:hAnsi="Symbol"/>
          <w:sz w:val="24"/>
          <w:szCs w:val="24"/>
        </w:rPr>
      </w:pPr>
      <w:ins w:id="104" w:author="Benjamin Meyer" w:date="2024-03-21T13:22:00Z">
        <w:r>
          <w:rPr>
            <w:sz w:val="24"/>
            <w:szCs w:val="24"/>
          </w:rPr>
          <w:t xml:space="preserve">Opportunistic data collection of intrinsic </w:t>
        </w:r>
      </w:ins>
      <w:ins w:id="105" w:author="Benjamin Meyer" w:date="2024-03-21T13:23:00Z">
        <w:r>
          <w:rPr>
            <w:sz w:val="24"/>
            <w:szCs w:val="24"/>
          </w:rPr>
          <w:t xml:space="preserve">water quality </w:t>
        </w:r>
      </w:ins>
      <w:ins w:id="106" w:author="Benjamin Meyer" w:date="2024-03-21T13:22:00Z">
        <w:r>
          <w:rPr>
            <w:sz w:val="24"/>
            <w:szCs w:val="24"/>
          </w:rPr>
          <w:t xml:space="preserve">parameters </w:t>
        </w:r>
      </w:ins>
      <w:ins w:id="107" w:author="Benjamin Meyer" w:date="2024-03-21T13:23:00Z">
        <w:r>
          <w:rPr>
            <w:sz w:val="24"/>
            <w:szCs w:val="24"/>
          </w:rPr>
          <w:t>will occur throughout the year, including pH, turbidity, water temperature, specific conductivity, and dissolved oxygen.</w:t>
        </w:r>
      </w:ins>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108"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109" w:name="_Toc117087848"/>
      <w:bookmarkStart w:id="110" w:name="_Toc125960338"/>
      <w:bookmarkStart w:id="111" w:name="_Toc125984000"/>
      <w:bookmarkStart w:id="112" w:name="_Toc125984281"/>
      <w:bookmarkStart w:id="113" w:name="_Toc132032653"/>
      <w:bookmarkStart w:id="114" w:name="_Toc132706046"/>
      <w:bookmarkStart w:id="115" w:name="_Toc133590164"/>
      <w:bookmarkStart w:id="116" w:name="_Toc133754238"/>
      <w:r w:rsidRPr="00360D8F">
        <w:rPr>
          <w:rFonts w:ascii="Times New Roman" w:hAnsi="Times New Roman" w:cs="Times New Roman"/>
          <w:b/>
          <w:bCs/>
          <w:i/>
          <w:iCs/>
          <w:color w:val="auto"/>
        </w:rPr>
        <w:t>Task B) Collection of specified interval data with programmable Electronic Instruments</w:t>
      </w:r>
      <w:bookmarkEnd w:id="108"/>
      <w:bookmarkEnd w:id="109"/>
      <w:bookmarkEnd w:id="110"/>
      <w:bookmarkEnd w:id="111"/>
      <w:bookmarkEnd w:id="112"/>
      <w:bookmarkEnd w:id="113"/>
      <w:bookmarkEnd w:id="114"/>
      <w:bookmarkEnd w:id="115"/>
      <w:bookmarkEnd w:id="116"/>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 xml:space="preserve">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w:t>
      </w:r>
      <w:proofErr w:type="gramStart"/>
      <w:r w:rsidRPr="00360D8F">
        <w:t>project, but</w:t>
      </w:r>
      <w:proofErr w:type="gramEnd"/>
      <w:r w:rsidRPr="00360D8F">
        <w:t xml:space="preserve">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w:t>
      </w:r>
      <w:proofErr w:type="gramStart"/>
      <w:r w:rsidRPr="00360D8F">
        <w:t>parameters</w:t>
      </w:r>
      <w:proofErr w:type="gramEnd"/>
      <w:r w:rsidRPr="00360D8F">
        <w:t xml:space="preserve"> </w:t>
      </w:r>
    </w:p>
    <w:p w14:paraId="119B28A3" w14:textId="77777777" w:rsidR="000A6FC9" w:rsidRPr="00360D8F" w:rsidRDefault="000A6FC9" w:rsidP="00CD7519">
      <w:pPr>
        <w:pStyle w:val="BodyText"/>
        <w:numPr>
          <w:ilvl w:val="0"/>
          <w:numId w:val="39"/>
        </w:numPr>
        <w:ind w:right="704"/>
      </w:pPr>
      <w:proofErr w:type="gramStart"/>
      <w:r w:rsidRPr="00360D8F">
        <w:t>Work</w:t>
      </w:r>
      <w:proofErr w:type="gramEnd"/>
      <w:r w:rsidRPr="00360D8F">
        <w:t xml:space="preserve"> with agencies, NGOs, and citizens to identify locations where continuous monitoring of water quality parameters may be valuable. </w:t>
      </w:r>
      <w:proofErr w:type="gramStart"/>
      <w:r w:rsidRPr="00360D8F">
        <w:t>E.g.;</w:t>
      </w:r>
      <w:proofErr w:type="gramEnd"/>
      <w:r w:rsidRPr="00360D8F">
        <w:t xml:space="preserve">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 xml:space="preserve">Parameters monitored by sondes include pH, turbidity, conductivity, temperature, and dissolved </w:t>
      </w:r>
      <w:proofErr w:type="gramStart"/>
      <w:r>
        <w:t>oxygen</w:t>
      </w:r>
      <w:proofErr w:type="gramEnd"/>
    </w:p>
    <w:p w14:paraId="20BCC410" w14:textId="77777777" w:rsidR="000A6FC9" w:rsidRDefault="000A6FC9" w:rsidP="00CD7519">
      <w:pPr>
        <w:pStyle w:val="BodyText"/>
        <w:numPr>
          <w:ilvl w:val="0"/>
          <w:numId w:val="39"/>
        </w:numPr>
        <w:ind w:right="704"/>
      </w:pPr>
      <w:r>
        <w:t xml:space="preserve">Sondes will be subject to pre and post deployment calibrations and checks for all </w:t>
      </w:r>
      <w:proofErr w:type="gramStart"/>
      <w:r>
        <w:t>parameters</w:t>
      </w:r>
      <w:proofErr w:type="gramEnd"/>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 xml:space="preserve">Fieldwork will be executed based on funding opportunities and local </w:t>
      </w:r>
      <w:proofErr w:type="gramStart"/>
      <w:r>
        <w:t>need</w:t>
      </w:r>
      <w:proofErr w:type="gramEnd"/>
    </w:p>
    <w:p w14:paraId="281ADE94" w14:textId="77777777" w:rsidR="000A6FC9" w:rsidRDefault="000A6FC9" w:rsidP="00CD7519">
      <w:pPr>
        <w:pStyle w:val="BodyText"/>
        <w:numPr>
          <w:ilvl w:val="0"/>
          <w:numId w:val="39"/>
        </w:numPr>
      </w:pPr>
      <w:r>
        <w:t xml:space="preserve">Sondes will be returned to the manufacturer for bench calibration as needed depending on annual </w:t>
      </w:r>
      <w:proofErr w:type="gramStart"/>
      <w:r>
        <w:t>usage</w:t>
      </w:r>
      <w:proofErr w:type="gramEnd"/>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117" w:name="_Toc116644750"/>
      <w:bookmarkStart w:id="118" w:name="_Toc117087849"/>
      <w:bookmarkStart w:id="119" w:name="_Toc125960339"/>
      <w:bookmarkStart w:id="120" w:name="_Toc125984001"/>
      <w:bookmarkStart w:id="121" w:name="_Toc125984282"/>
      <w:bookmarkStart w:id="122" w:name="_Toc132032654"/>
      <w:bookmarkStart w:id="123" w:name="_Toc132706047"/>
      <w:bookmarkStart w:id="124" w:name="_Toc133590165"/>
      <w:bookmarkStart w:id="125" w:name="_Toc133754239"/>
      <w:r w:rsidRPr="009310B4">
        <w:rPr>
          <w:rFonts w:ascii="Times New Roman" w:hAnsi="Times New Roman" w:cs="Times New Roman"/>
          <w:b/>
          <w:bCs/>
          <w:i/>
          <w:iCs/>
          <w:color w:val="auto"/>
        </w:rPr>
        <w:t>Task C) Stream Temperature Monitoring</w:t>
      </w:r>
      <w:bookmarkEnd w:id="117"/>
      <w:bookmarkEnd w:id="118"/>
      <w:bookmarkEnd w:id="119"/>
      <w:bookmarkEnd w:id="120"/>
      <w:bookmarkEnd w:id="121"/>
      <w:bookmarkEnd w:id="122"/>
      <w:bookmarkEnd w:id="123"/>
      <w:bookmarkEnd w:id="124"/>
      <w:bookmarkEnd w:id="125"/>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 xml:space="preserve">stream temperature monitoring sites in perpetuity at six sites in the lower Kenai River and Kasilof River areas, and at other sites as needed by new </w:t>
      </w:r>
      <w:proofErr w:type="gramStart"/>
      <w:r>
        <w:rPr>
          <w:sz w:val="24"/>
          <w:szCs w:val="24"/>
        </w:rPr>
        <w:t>projects</w:t>
      </w:r>
      <w:proofErr w:type="gramEnd"/>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lastRenderedPageBreak/>
        <w:t xml:space="preserve">Perform site visits at the six long-term stream temperature monitoring sites a minimum of twice </w:t>
      </w:r>
      <w:proofErr w:type="gramStart"/>
      <w:r>
        <w:t>annually</w:t>
      </w:r>
      <w:proofErr w:type="gramEnd"/>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26" w:name="_Toc125960340"/>
      <w:bookmarkStart w:id="127" w:name="_Toc125984283"/>
      <w:bookmarkStart w:id="128" w:name="_Toc132032655"/>
      <w:r>
        <w:rPr>
          <w:sz w:val="24"/>
          <w:szCs w:val="24"/>
        </w:rPr>
        <w:t xml:space="preserve">Record year-round continuous time series of water temperature using programmed electronic </w:t>
      </w:r>
      <w:proofErr w:type="gramStart"/>
      <w:r>
        <w:rPr>
          <w:sz w:val="24"/>
          <w:szCs w:val="24"/>
        </w:rPr>
        <w:t>instruments</w:t>
      </w:r>
      <w:bookmarkEnd w:id="126"/>
      <w:bookmarkEnd w:id="127"/>
      <w:bookmarkEnd w:id="128"/>
      <w:proofErr w:type="gramEnd"/>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29" w:name="_Toc125960341"/>
      <w:bookmarkStart w:id="130" w:name="_Toc125984284"/>
      <w:bookmarkStart w:id="131" w:name="_Toc132032656"/>
      <w:r>
        <w:rPr>
          <w:sz w:val="24"/>
          <w:szCs w:val="24"/>
        </w:rPr>
        <w:t>Site visits to locations with water temperature loggers will be visited a minimum of biannually, typically once in early summer (May/June) and once in Fall (September/ October)</w:t>
      </w:r>
      <w:bookmarkEnd w:id="129"/>
      <w:bookmarkEnd w:id="130"/>
      <w:bookmarkEnd w:id="131"/>
    </w:p>
    <w:p w14:paraId="02604D33" w14:textId="77777777" w:rsidR="000A6FC9" w:rsidRDefault="000A6FC9" w:rsidP="000A6FC9"/>
    <w:p w14:paraId="437E4A69" w14:textId="2244330F" w:rsidR="000A6FC9" w:rsidRDefault="000A6FC9" w:rsidP="000A6FC9">
      <w:pPr>
        <w:pStyle w:val="BodyText"/>
        <w:ind w:right="704"/>
      </w:pPr>
      <w:r>
        <w:t xml:space="preserve">See Appendix G and Mauger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w:t>
      </w:r>
      <w:proofErr w:type="gramStart"/>
      <w:r>
        <w:t>user</w:t>
      </w:r>
      <w:proofErr w:type="gramEnd"/>
      <w:r>
        <w:t xml:space="preserve"> Guide at </w:t>
      </w:r>
      <w:hyperlink r:id="rId25"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32" w:name="_Toc117087850"/>
      <w:bookmarkStart w:id="133" w:name="_Toc125960342"/>
      <w:bookmarkStart w:id="134" w:name="_Toc125984002"/>
      <w:bookmarkStart w:id="135" w:name="_Toc125984285"/>
      <w:bookmarkStart w:id="136" w:name="_Toc132032657"/>
      <w:bookmarkStart w:id="137" w:name="_Toc133754240"/>
      <w:r>
        <w:t>A7.</w:t>
      </w:r>
      <w:r>
        <w:tab/>
        <w:t>Quality Objectives and Criteria for Measurement of</w:t>
      </w:r>
      <w:r w:rsidRPr="00530E7B">
        <w:rPr>
          <w:spacing w:val="-8"/>
        </w:rPr>
        <w:t xml:space="preserve"> </w:t>
      </w:r>
      <w:r>
        <w:t>Data</w:t>
      </w:r>
      <w:bookmarkEnd w:id="132"/>
      <w:bookmarkEnd w:id="133"/>
      <w:bookmarkEnd w:id="134"/>
      <w:bookmarkEnd w:id="135"/>
      <w:bookmarkEnd w:id="136"/>
      <w:bookmarkEnd w:id="137"/>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055722">
          <w:headerReference w:type="default" r:id="rId26"/>
          <w:footerReference w:type="default" r:id="rId27"/>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139" w:name="_bookmark6"/>
      <w:bookmarkStart w:id="140" w:name="_Ref125965085"/>
      <w:bookmarkStart w:id="141" w:name="_Toc133755217"/>
      <w:bookmarkEnd w:id="139"/>
      <w:r>
        <w:rPr>
          <w:b/>
          <w:sz w:val="24"/>
        </w:rPr>
        <w:lastRenderedPageBreak/>
        <w:t xml:space="preserve">Table </w:t>
      </w:r>
      <w:r w:rsidR="000C2DBA">
        <w:rPr>
          <w:b/>
          <w:noProof/>
          <w:sz w:val="24"/>
          <w:szCs w:val="24"/>
        </w:rPr>
        <w:t>2</w:t>
      </w:r>
      <w:bookmarkEnd w:id="140"/>
      <w:r w:rsidR="000A6FC9" w:rsidRPr="00F4621E">
        <w:rPr>
          <w:b/>
          <w:sz w:val="24"/>
          <w:szCs w:val="24"/>
        </w:rPr>
        <w:t>.</w:t>
      </w:r>
      <w:r>
        <w:rPr>
          <w:b/>
          <w:sz w:val="24"/>
        </w:rPr>
        <w:t xml:space="preserve"> Data Quality Objectives for Electronic Instruments</w:t>
      </w:r>
      <w:bookmarkEnd w:id="141"/>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1615A7C9"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commentRangeStart w:id="142"/>
            <w:commentRangeStart w:id="143"/>
            <w:proofErr w:type="spellStart"/>
            <w:r>
              <w:rPr>
                <w:sz w:val="20"/>
              </w:rPr>
              <w:t>Minisonde</w:t>
            </w:r>
            <w:commentRangeEnd w:id="142"/>
            <w:proofErr w:type="spellEnd"/>
            <w:r w:rsidR="00744DF7">
              <w:rPr>
                <w:rStyle w:val="CommentReference"/>
              </w:rPr>
              <w:commentReference w:id="142"/>
            </w:r>
            <w:commentRangeEnd w:id="143"/>
            <w:r w:rsidR="00786EEE">
              <w:rPr>
                <w:rStyle w:val="CommentReference"/>
              </w:rPr>
              <w:commentReference w:id="143"/>
            </w:r>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0AB26D5F" w:rsidR="008E4680" w:rsidRDefault="008E4680" w:rsidP="00816966">
            <w:pPr>
              <w:pStyle w:val="TableParagraph"/>
              <w:spacing w:line="227" w:lineRule="exact"/>
              <w:ind w:left="471" w:right="457"/>
              <w:jc w:val="center"/>
              <w:rPr>
                <w:sz w:val="20"/>
              </w:rPr>
            </w:pPr>
            <w:commentRangeStart w:id="144"/>
            <w:del w:id="145" w:author="Benjamin Meyer" w:date="2024-03-21T12:03:00Z">
              <w:r w:rsidDel="00B62A56">
                <w:rPr>
                  <w:sz w:val="20"/>
                </w:rPr>
                <w:delText>Turbidity (Soldotna Lab)</w:delText>
              </w:r>
            </w:del>
            <w:commentRangeEnd w:id="144"/>
            <w:r w:rsidR="00B62A56">
              <w:rPr>
                <w:rStyle w:val="CommentReference"/>
              </w:rPr>
              <w:commentReference w:id="144"/>
            </w:r>
          </w:p>
        </w:tc>
        <w:tc>
          <w:tcPr>
            <w:tcW w:w="3482" w:type="dxa"/>
            <w:tcBorders>
              <w:top w:val="single" w:sz="6" w:space="0" w:color="000000"/>
              <w:left w:val="single" w:sz="6" w:space="0" w:color="000000"/>
              <w:bottom w:val="single" w:sz="6" w:space="0" w:color="000000"/>
              <w:right w:val="single" w:sz="6" w:space="0" w:color="000000"/>
            </w:tcBorders>
          </w:tcPr>
          <w:p w14:paraId="319003C1" w14:textId="0BBAEFA4" w:rsidR="008E4680" w:rsidDel="00B62A56" w:rsidRDefault="008E4680" w:rsidP="00816966">
            <w:pPr>
              <w:pStyle w:val="TableParagraph"/>
              <w:spacing w:line="227" w:lineRule="exact"/>
              <w:ind w:left="57" w:right="45"/>
              <w:jc w:val="center"/>
              <w:rPr>
                <w:del w:id="146" w:author="Benjamin Meyer" w:date="2024-03-21T12:03:00Z"/>
                <w:sz w:val="20"/>
              </w:rPr>
            </w:pPr>
            <w:del w:id="147" w:author="Benjamin Meyer" w:date="2024-03-21T12:03:00Z">
              <w:r w:rsidDel="00B62A56">
                <w:rPr>
                  <w:sz w:val="20"/>
                </w:rPr>
                <w:delText>EPA 180.1 Rev 2.0, Hach 2100 P</w:delText>
              </w:r>
            </w:del>
          </w:p>
          <w:p w14:paraId="7CECD3CF" w14:textId="1D8822F9" w:rsidR="008E4680" w:rsidRDefault="008E4680" w:rsidP="00816966">
            <w:pPr>
              <w:pStyle w:val="TableParagraph"/>
              <w:ind w:left="57" w:right="45"/>
              <w:jc w:val="center"/>
              <w:rPr>
                <w:sz w:val="20"/>
              </w:rPr>
            </w:pPr>
            <w:del w:id="148" w:author="Benjamin Meyer" w:date="2024-03-21T12:03:00Z">
              <w:r w:rsidDel="00B62A56">
                <w:rPr>
                  <w:sz w:val="20"/>
                </w:rPr>
                <w:delText>0-1000 NTU</w:delText>
              </w:r>
            </w:del>
          </w:p>
        </w:tc>
        <w:tc>
          <w:tcPr>
            <w:tcW w:w="2703" w:type="dxa"/>
            <w:tcBorders>
              <w:top w:val="single" w:sz="6" w:space="0" w:color="000000"/>
              <w:left w:val="single" w:sz="6" w:space="0" w:color="000000"/>
              <w:bottom w:val="single" w:sz="6" w:space="0" w:color="000000"/>
              <w:right w:val="single" w:sz="6" w:space="0" w:color="000000"/>
            </w:tcBorders>
          </w:tcPr>
          <w:p w14:paraId="24869E18" w14:textId="3D128D13" w:rsidR="008E4680" w:rsidRDefault="008E4680" w:rsidP="00816966">
            <w:pPr>
              <w:pStyle w:val="TableParagraph"/>
              <w:ind w:left="729" w:right="700" w:firstLine="25"/>
              <w:rPr>
                <w:sz w:val="20"/>
              </w:rPr>
            </w:pPr>
            <w:del w:id="149" w:author="Benjamin Meyer" w:date="2024-03-21T12:03:00Z">
              <w:r w:rsidDel="00B62A56">
                <w:rPr>
                  <w:sz w:val="20"/>
                </w:rPr>
                <w:delText>Nephelometric Turbidity Units</w:delText>
              </w:r>
            </w:del>
          </w:p>
        </w:tc>
        <w:tc>
          <w:tcPr>
            <w:tcW w:w="2032" w:type="dxa"/>
            <w:tcBorders>
              <w:top w:val="single" w:sz="6" w:space="0" w:color="000000"/>
              <w:left w:val="single" w:sz="6" w:space="0" w:color="000000"/>
              <w:bottom w:val="single" w:sz="6" w:space="0" w:color="000000"/>
              <w:right w:val="single" w:sz="6" w:space="0" w:color="000000"/>
            </w:tcBorders>
          </w:tcPr>
          <w:p w14:paraId="5B6BB5CA" w14:textId="30C0A6AC" w:rsidR="008E4680" w:rsidDel="00B62A56" w:rsidRDefault="008E4680" w:rsidP="00816966">
            <w:pPr>
              <w:pStyle w:val="TableParagraph"/>
              <w:spacing w:line="227" w:lineRule="exact"/>
              <w:ind w:left="344"/>
              <w:rPr>
                <w:del w:id="150" w:author="Benjamin Meyer" w:date="2024-03-21T12:03:00Z"/>
                <w:sz w:val="20"/>
              </w:rPr>
            </w:pPr>
            <w:del w:id="151" w:author="Benjamin Meyer" w:date="2024-03-21T12:03:00Z">
              <w:r w:rsidDel="00B62A56">
                <w:rPr>
                  <w:sz w:val="20"/>
                </w:rPr>
                <w:delText>0.010-9.99</w:delText>
              </w:r>
              <w:r w:rsidDel="00B62A56">
                <w:rPr>
                  <w:spacing w:val="6"/>
                  <w:sz w:val="20"/>
                </w:rPr>
                <w:delText xml:space="preserve"> </w:delText>
              </w:r>
              <w:r w:rsidDel="00B62A56">
                <w:rPr>
                  <w:sz w:val="20"/>
                </w:rPr>
                <w:delText>NTU</w:delText>
              </w:r>
            </w:del>
          </w:p>
          <w:p w14:paraId="4E29F3A1" w14:textId="57E19607" w:rsidR="008E4680" w:rsidDel="00B62A56" w:rsidRDefault="008E4680" w:rsidP="00816966">
            <w:pPr>
              <w:pStyle w:val="TableParagraph"/>
              <w:spacing w:line="230" w:lineRule="exact"/>
              <w:ind w:left="319"/>
              <w:rPr>
                <w:del w:id="152" w:author="Benjamin Meyer" w:date="2024-03-21T12:03:00Z"/>
                <w:sz w:val="20"/>
              </w:rPr>
            </w:pPr>
            <w:del w:id="153" w:author="Benjamin Meyer" w:date="2024-03-21T12:03:00Z">
              <w:r w:rsidDel="00B62A56">
                <w:rPr>
                  <w:sz w:val="20"/>
                </w:rPr>
                <w:delText>0.1  10-100</w:delText>
              </w:r>
              <w:r w:rsidDel="00B62A56">
                <w:rPr>
                  <w:spacing w:val="4"/>
                  <w:sz w:val="20"/>
                </w:rPr>
                <w:delText xml:space="preserve"> </w:delText>
              </w:r>
              <w:r w:rsidDel="00B62A56">
                <w:rPr>
                  <w:sz w:val="20"/>
                </w:rPr>
                <w:delText>NTU</w:delText>
              </w:r>
            </w:del>
          </w:p>
          <w:p w14:paraId="3A743AE2" w14:textId="7121E9C8" w:rsidR="008E4680" w:rsidRDefault="008E4680" w:rsidP="00816966">
            <w:pPr>
              <w:pStyle w:val="TableParagraph"/>
              <w:spacing w:line="222" w:lineRule="exact"/>
              <w:ind w:left="324"/>
              <w:rPr>
                <w:sz w:val="20"/>
              </w:rPr>
            </w:pPr>
            <w:del w:id="154" w:author="Benjamin Meyer" w:date="2024-03-21T12:03:00Z">
              <w:r w:rsidDel="00B62A56">
                <w:rPr>
                  <w:sz w:val="20"/>
                </w:rPr>
                <w:delText>1 100-1000</w:delText>
              </w:r>
              <w:r w:rsidDel="00B62A56">
                <w:rPr>
                  <w:spacing w:val="-6"/>
                  <w:sz w:val="20"/>
                </w:rPr>
                <w:delText xml:space="preserve"> </w:delText>
              </w:r>
              <w:r w:rsidDel="00B62A56">
                <w:rPr>
                  <w:sz w:val="20"/>
                </w:rPr>
                <w:delText>NTU</w:delText>
              </w:r>
            </w:del>
          </w:p>
        </w:tc>
        <w:tc>
          <w:tcPr>
            <w:tcW w:w="1395" w:type="dxa"/>
            <w:tcBorders>
              <w:top w:val="single" w:sz="6" w:space="0" w:color="000000"/>
              <w:left w:val="single" w:sz="6" w:space="0" w:color="000000"/>
              <w:bottom w:val="single" w:sz="6" w:space="0" w:color="000000"/>
              <w:right w:val="single" w:sz="6" w:space="0" w:color="000000"/>
            </w:tcBorders>
          </w:tcPr>
          <w:p w14:paraId="1803D050" w14:textId="7BA59FBD" w:rsidR="008E4680" w:rsidRDefault="008E4680" w:rsidP="00816966">
            <w:pPr>
              <w:pStyle w:val="TableParagraph"/>
              <w:spacing w:line="227" w:lineRule="exact"/>
              <w:ind w:left="68" w:right="61"/>
              <w:jc w:val="center"/>
              <w:rPr>
                <w:sz w:val="20"/>
              </w:rPr>
            </w:pPr>
            <w:del w:id="155" w:author="Benjamin Meyer" w:date="2024-03-21T12:03:00Z">
              <w:r w:rsidDel="00B62A56">
                <w:rPr>
                  <w:sz w:val="20"/>
                  <w:u w:val="single"/>
                </w:rPr>
                <w:delText>+</w:delText>
              </w:r>
              <w:r w:rsidDel="00B62A56">
                <w:rPr>
                  <w:sz w:val="20"/>
                </w:rPr>
                <w:delText>5 NTU</w:delText>
              </w:r>
            </w:del>
          </w:p>
        </w:tc>
        <w:tc>
          <w:tcPr>
            <w:tcW w:w="2729" w:type="dxa"/>
            <w:tcBorders>
              <w:top w:val="single" w:sz="6" w:space="0" w:color="000000"/>
              <w:left w:val="single" w:sz="6" w:space="0" w:color="000000"/>
              <w:bottom w:val="single" w:sz="6" w:space="0" w:color="000000"/>
            </w:tcBorders>
          </w:tcPr>
          <w:p w14:paraId="655B493A" w14:textId="5CA80ACB" w:rsidR="008E4680" w:rsidDel="00B62A56" w:rsidRDefault="008E4680" w:rsidP="00816966">
            <w:pPr>
              <w:pStyle w:val="TableParagraph"/>
              <w:spacing w:line="227" w:lineRule="exact"/>
              <w:ind w:left="431" w:right="424"/>
              <w:jc w:val="center"/>
              <w:rPr>
                <w:del w:id="156" w:author="Benjamin Meyer" w:date="2024-03-21T12:03:00Z"/>
                <w:sz w:val="20"/>
              </w:rPr>
            </w:pPr>
            <w:del w:id="157" w:author="Benjamin Meyer" w:date="2024-03-21T12:03:00Z">
              <w:r w:rsidDel="00B62A56">
                <w:rPr>
                  <w:sz w:val="20"/>
                  <w:u w:val="single"/>
                </w:rPr>
                <w:delText>+</w:delText>
              </w:r>
              <w:r w:rsidDel="00B62A56">
                <w:rPr>
                  <w:sz w:val="20"/>
                </w:rPr>
                <w:delText>5% 0-500 NTU</w:delText>
              </w:r>
            </w:del>
          </w:p>
          <w:p w14:paraId="7A1530CD" w14:textId="2D1783E5" w:rsidR="008E4680" w:rsidRDefault="008E4680" w:rsidP="00816966">
            <w:pPr>
              <w:pStyle w:val="TableParagraph"/>
              <w:ind w:left="432" w:right="424"/>
              <w:jc w:val="center"/>
              <w:rPr>
                <w:sz w:val="20"/>
              </w:rPr>
            </w:pPr>
            <w:del w:id="158" w:author="Benjamin Meyer" w:date="2024-03-21T12:03:00Z">
              <w:r w:rsidDel="00B62A56">
                <w:rPr>
                  <w:sz w:val="20"/>
                  <w:u w:val="single"/>
                </w:rPr>
                <w:delText>+5</w:delText>
              </w:r>
              <w:r w:rsidDel="00B62A56">
                <w:rPr>
                  <w:sz w:val="20"/>
                </w:rPr>
                <w:delText>% 500-1000 NTU</w:delText>
              </w:r>
            </w:del>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1314E4C0" w:rsidR="008E4680" w:rsidRDefault="008E4680" w:rsidP="00816966">
            <w:pPr>
              <w:pStyle w:val="TableParagraph"/>
              <w:ind w:left="300" w:right="266" w:firstLine="454"/>
              <w:rPr>
                <w:sz w:val="20"/>
              </w:rPr>
            </w:pPr>
            <w:del w:id="159" w:author="Benjamin Meyer" w:date="2024-03-21T11:50:00Z">
              <w:r w:rsidDel="00744DF7">
                <w:rPr>
                  <w:sz w:val="20"/>
                </w:rPr>
                <w:delText>Dissolved Oxygen (Winkler used for calibration)</w:delText>
              </w:r>
            </w:del>
          </w:p>
        </w:tc>
        <w:tc>
          <w:tcPr>
            <w:tcW w:w="3482" w:type="dxa"/>
            <w:tcBorders>
              <w:top w:val="single" w:sz="6" w:space="0" w:color="000000"/>
              <w:left w:val="single" w:sz="6" w:space="0" w:color="000000"/>
              <w:bottom w:val="single" w:sz="6" w:space="0" w:color="000000"/>
              <w:right w:val="single" w:sz="6" w:space="0" w:color="000000"/>
            </w:tcBorders>
          </w:tcPr>
          <w:p w14:paraId="26AB60E2" w14:textId="58E5E919" w:rsidR="008E4680" w:rsidDel="00744DF7" w:rsidRDefault="008E4680" w:rsidP="00816966">
            <w:pPr>
              <w:pStyle w:val="TableParagraph"/>
              <w:spacing w:line="227" w:lineRule="exact"/>
              <w:ind w:left="108" w:right="46"/>
              <w:jc w:val="center"/>
              <w:rPr>
                <w:del w:id="160" w:author="Benjamin Meyer" w:date="2024-03-21T11:50:00Z"/>
                <w:sz w:val="20"/>
              </w:rPr>
            </w:pPr>
            <w:del w:id="161" w:author="Benjamin Meyer" w:date="2024-03-21T11:50:00Z">
              <w:r w:rsidDel="00744DF7">
                <w:rPr>
                  <w:sz w:val="20"/>
                </w:rPr>
                <w:delText>ASTM D888-09 (A), Hydrolab LDO</w:delText>
              </w:r>
            </w:del>
          </w:p>
          <w:p w14:paraId="17B0880F" w14:textId="072C5AFF" w:rsidR="008E4680" w:rsidRDefault="008E4680" w:rsidP="00816966">
            <w:pPr>
              <w:pStyle w:val="TableParagraph"/>
              <w:spacing w:line="230" w:lineRule="atLeast"/>
              <w:ind w:left="934" w:right="918"/>
              <w:jc w:val="center"/>
              <w:rPr>
                <w:sz w:val="20"/>
              </w:rPr>
            </w:pPr>
            <w:del w:id="162" w:author="Benjamin Meyer" w:date="2024-03-21T11:50:00Z">
              <w:r w:rsidDel="00744DF7">
                <w:rPr>
                  <w:sz w:val="20"/>
                </w:rPr>
                <w:delText>probe on Minisonde 0 to 50 mg/L</w:delText>
              </w:r>
            </w:del>
          </w:p>
        </w:tc>
        <w:tc>
          <w:tcPr>
            <w:tcW w:w="2703" w:type="dxa"/>
            <w:tcBorders>
              <w:top w:val="single" w:sz="6" w:space="0" w:color="000000"/>
              <w:left w:val="single" w:sz="6" w:space="0" w:color="000000"/>
              <w:bottom w:val="single" w:sz="6" w:space="0" w:color="000000"/>
              <w:right w:val="single" w:sz="6" w:space="0" w:color="000000"/>
            </w:tcBorders>
          </w:tcPr>
          <w:p w14:paraId="6A6065A3" w14:textId="5C2C30BB" w:rsidR="008E4680" w:rsidRDefault="008E4680" w:rsidP="00816966">
            <w:pPr>
              <w:pStyle w:val="TableParagraph"/>
              <w:spacing w:line="227" w:lineRule="exact"/>
              <w:ind w:left="237" w:right="228"/>
              <w:jc w:val="center"/>
              <w:rPr>
                <w:sz w:val="20"/>
              </w:rPr>
            </w:pPr>
            <w:del w:id="163" w:author="Benjamin Meyer" w:date="2024-03-21T11:50:00Z">
              <w:r w:rsidDel="00744DF7">
                <w:rPr>
                  <w:sz w:val="20"/>
                </w:rPr>
                <w:delText>Milligrams per liter (mg/L)</w:delText>
              </w:r>
            </w:del>
          </w:p>
        </w:tc>
        <w:tc>
          <w:tcPr>
            <w:tcW w:w="2032" w:type="dxa"/>
            <w:tcBorders>
              <w:top w:val="single" w:sz="6" w:space="0" w:color="000000"/>
              <w:left w:val="single" w:sz="6" w:space="0" w:color="000000"/>
              <w:bottom w:val="single" w:sz="6" w:space="0" w:color="000000"/>
              <w:right w:val="single" w:sz="6" w:space="0" w:color="000000"/>
            </w:tcBorders>
          </w:tcPr>
          <w:p w14:paraId="0F281547" w14:textId="7897372A" w:rsidR="008E4680" w:rsidRDefault="008E4680" w:rsidP="00816966">
            <w:pPr>
              <w:pStyle w:val="TableParagraph"/>
              <w:spacing w:line="227" w:lineRule="exact"/>
              <w:ind w:left="596"/>
              <w:rPr>
                <w:sz w:val="20"/>
              </w:rPr>
            </w:pPr>
            <w:del w:id="164" w:author="Benjamin Meyer" w:date="2024-03-21T11:50:00Z">
              <w:r w:rsidDel="00744DF7">
                <w:rPr>
                  <w:sz w:val="20"/>
                </w:rPr>
                <w:delText>0.01 mg/L</w:delText>
              </w:r>
            </w:del>
          </w:p>
        </w:tc>
        <w:tc>
          <w:tcPr>
            <w:tcW w:w="1395" w:type="dxa"/>
            <w:tcBorders>
              <w:top w:val="single" w:sz="6" w:space="0" w:color="000000"/>
              <w:left w:val="single" w:sz="6" w:space="0" w:color="000000"/>
              <w:bottom w:val="single" w:sz="6" w:space="0" w:color="000000"/>
              <w:right w:val="single" w:sz="6" w:space="0" w:color="000000"/>
            </w:tcBorders>
          </w:tcPr>
          <w:p w14:paraId="0FC51053" w14:textId="5E297C6D" w:rsidR="008E4680" w:rsidRDefault="008E4680" w:rsidP="00816966">
            <w:pPr>
              <w:pStyle w:val="TableParagraph"/>
              <w:spacing w:line="227" w:lineRule="exact"/>
              <w:ind w:left="69" w:right="61"/>
              <w:jc w:val="center"/>
              <w:rPr>
                <w:sz w:val="20"/>
              </w:rPr>
            </w:pPr>
            <w:del w:id="165" w:author="Benjamin Meyer" w:date="2024-03-21T11:50:00Z">
              <w:r w:rsidDel="00744DF7">
                <w:rPr>
                  <w:sz w:val="20"/>
                </w:rPr>
                <w:delText>NA</w:delText>
              </w:r>
            </w:del>
          </w:p>
        </w:tc>
        <w:tc>
          <w:tcPr>
            <w:tcW w:w="2729" w:type="dxa"/>
            <w:tcBorders>
              <w:top w:val="single" w:sz="6" w:space="0" w:color="000000"/>
              <w:left w:val="single" w:sz="6" w:space="0" w:color="000000"/>
              <w:bottom w:val="single" w:sz="6" w:space="0" w:color="000000"/>
            </w:tcBorders>
          </w:tcPr>
          <w:p w14:paraId="160FF73A" w14:textId="01ACA408" w:rsidR="008E4680" w:rsidRDefault="008E4680" w:rsidP="00816966">
            <w:pPr>
              <w:pStyle w:val="TableParagraph"/>
              <w:spacing w:line="227" w:lineRule="exact"/>
              <w:ind w:left="430" w:right="424"/>
              <w:jc w:val="center"/>
              <w:rPr>
                <w:sz w:val="20"/>
              </w:rPr>
            </w:pPr>
            <w:del w:id="166" w:author="Benjamin Meyer" w:date="2024-03-21T11:50:00Z">
              <w:r w:rsidDel="00744DF7">
                <w:rPr>
                  <w:sz w:val="20"/>
                </w:rPr>
                <w:delText>±0.2 mg/L</w:delText>
              </w:r>
            </w:del>
          </w:p>
        </w:tc>
      </w:tr>
    </w:tbl>
    <w:p w14:paraId="7E453885" w14:textId="77777777" w:rsidR="00710115" w:rsidRDefault="00710115" w:rsidP="000B57B0">
      <w:pPr>
        <w:pStyle w:val="Caption"/>
        <w:rPr>
          <w:b/>
          <w:color w:val="auto"/>
          <w:sz w:val="24"/>
          <w:szCs w:val="24"/>
        </w:rPr>
      </w:pPr>
      <w:bookmarkStart w:id="167" w:name="_bookmark7"/>
      <w:bookmarkStart w:id="168" w:name="_Ref125970212"/>
      <w:bookmarkStart w:id="169" w:name="_Hlk116643631"/>
      <w:bookmarkEnd w:id="167"/>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70"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70"/>
      <w:r>
        <w:rPr>
          <w:b/>
          <w:sz w:val="24"/>
          <w:szCs w:val="24"/>
        </w:rPr>
        <w:t>)</w:t>
      </w:r>
      <w:r>
        <w:rPr>
          <w:b/>
          <w:sz w:val="24"/>
        </w:rPr>
        <w:t xml:space="preserve"> </w:t>
      </w:r>
    </w:p>
    <w:bookmarkEnd w:id="168"/>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71" w:name="METHOD_/_RANGE"/>
            <w:bookmarkEnd w:id="171"/>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72"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72"/>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73" w:name="Table_2._Continued._"/>
      <w:bookmarkStart w:id="174" w:name="_Hlk116643892"/>
      <w:bookmarkEnd w:id="173"/>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75" w:name="_bookmark8"/>
      <w:bookmarkStart w:id="176" w:name="_Hlk116644188"/>
      <w:bookmarkEnd w:id="169"/>
      <w:bookmarkEnd w:id="174"/>
      <w:bookmarkEnd w:id="175"/>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77" w:name="_Ref125971578"/>
      <w:bookmarkStart w:id="178" w:name="_Toc133755219"/>
      <w:r>
        <w:rPr>
          <w:b/>
          <w:sz w:val="24"/>
        </w:rPr>
        <w:t xml:space="preserve">Table </w:t>
      </w:r>
      <w:r w:rsidR="000C2DBA">
        <w:rPr>
          <w:b/>
          <w:noProof/>
          <w:sz w:val="24"/>
          <w:szCs w:val="24"/>
        </w:rPr>
        <w:t>4</w:t>
      </w:r>
      <w:bookmarkEnd w:id="177"/>
      <w:r w:rsidR="000A6FC9" w:rsidRPr="00555404">
        <w:rPr>
          <w:b/>
          <w:sz w:val="24"/>
          <w:szCs w:val="24"/>
        </w:rPr>
        <w:t>.</w:t>
      </w:r>
      <w:r>
        <w:rPr>
          <w:b/>
          <w:sz w:val="24"/>
        </w:rPr>
        <w:t xml:space="preserve"> Data Quality Objectives for Metals Collected for Agency Baseline (Supplied by SGS Laboratories, Anchorage, </w:t>
      </w:r>
      <w:proofErr w:type="gramStart"/>
      <w:r>
        <w:rPr>
          <w:b/>
          <w:sz w:val="24"/>
        </w:rPr>
        <w:t>AK;</w:t>
      </w:r>
      <w:proofErr w:type="gramEnd"/>
      <w:r>
        <w:rPr>
          <w:b/>
          <w:sz w:val="24"/>
        </w:rPr>
        <w:t xml:space="preserve"> and ALS Laboratories, Kelso, WA)</w:t>
      </w:r>
      <w:bookmarkEnd w:id="178"/>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 xml:space="preserve">85 – </w:t>
            </w:r>
            <w:proofErr w:type="gramStart"/>
            <w:r>
              <w:rPr>
                <w:sz w:val="24"/>
              </w:rPr>
              <w:t>115  %</w:t>
            </w:r>
            <w:proofErr w:type="gramEnd"/>
            <w:r>
              <w:rPr>
                <w:sz w:val="24"/>
              </w:rPr>
              <w:t>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 xml:space="preserve">85 – </w:t>
            </w:r>
            <w:proofErr w:type="gramStart"/>
            <w:r>
              <w:rPr>
                <w:sz w:val="24"/>
              </w:rPr>
              <w:t>115  %</w:t>
            </w:r>
            <w:proofErr w:type="gramEnd"/>
            <w:r>
              <w:rPr>
                <w:sz w:val="24"/>
              </w:rPr>
              <w:t>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 xml:space="preserve">85 – </w:t>
            </w:r>
            <w:proofErr w:type="gramStart"/>
            <w:r>
              <w:rPr>
                <w:sz w:val="24"/>
              </w:rPr>
              <w:t>115  %</w:t>
            </w:r>
            <w:proofErr w:type="gramEnd"/>
            <w:r>
              <w:rPr>
                <w:sz w:val="24"/>
              </w:rPr>
              <w:t>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76"/>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79" w:name="_Hlk116644230"/>
      <w:r>
        <w:t>DL, detection</w:t>
      </w:r>
      <w:r>
        <w:rPr>
          <w:spacing w:val="-3"/>
        </w:rPr>
        <w:t xml:space="preserve"> </w:t>
      </w:r>
      <w:r>
        <w:t>limit</w:t>
      </w:r>
      <w:bookmarkEnd w:id="179"/>
      <w:r>
        <w:tab/>
      </w:r>
      <w:bookmarkStart w:id="180" w:name="_Hlk116644286"/>
      <w:r>
        <w:t>µg/L, micrograms per liter (ppb)</w:t>
      </w:r>
      <w:bookmarkEnd w:id="180"/>
    </w:p>
    <w:p w14:paraId="158F8AD7" w14:textId="77777777" w:rsidR="008E4680" w:rsidRDefault="008E4680" w:rsidP="008E4680">
      <w:pPr>
        <w:pStyle w:val="BodyText"/>
        <w:tabs>
          <w:tab w:val="left" w:pos="8019"/>
        </w:tabs>
        <w:ind w:left="820" w:right="4485"/>
      </w:pPr>
      <w:bookmarkStart w:id="181" w:name="_Hlk116644240"/>
      <w:r>
        <w:t xml:space="preserve">LOQ, </w:t>
      </w:r>
      <w:bookmarkEnd w:id="181"/>
      <w:r>
        <w:t>limit of quantitation</w:t>
      </w:r>
      <w:r>
        <w:tab/>
      </w:r>
      <w:bookmarkStart w:id="182" w:name="_Hlk116644308"/>
      <w:r>
        <w:t xml:space="preserve">RPD, relative percent difference </w:t>
      </w:r>
      <w:bookmarkStart w:id="183" w:name="_Hlk116644252"/>
      <w:bookmarkEnd w:id="182"/>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83"/>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84" w:name="_bookmark9"/>
      <w:bookmarkStart w:id="185" w:name="_Ref125970027"/>
      <w:bookmarkStart w:id="186" w:name="_Toc133755220"/>
      <w:bookmarkEnd w:id="184"/>
      <w:r>
        <w:rPr>
          <w:b/>
          <w:sz w:val="24"/>
        </w:rPr>
        <w:t xml:space="preserve">Table </w:t>
      </w:r>
      <w:r w:rsidR="000C2DBA">
        <w:rPr>
          <w:b/>
          <w:noProof/>
          <w:sz w:val="24"/>
          <w:szCs w:val="24"/>
        </w:rPr>
        <w:t>5</w:t>
      </w:r>
      <w:bookmarkEnd w:id="185"/>
      <w:r w:rsidR="000A6FC9" w:rsidRPr="00555404">
        <w:rPr>
          <w:b/>
          <w:sz w:val="24"/>
          <w:szCs w:val="24"/>
        </w:rPr>
        <w:t>.</w:t>
      </w:r>
      <w:r>
        <w:rPr>
          <w:b/>
          <w:sz w:val="24"/>
        </w:rPr>
        <w:t xml:space="preserve"> Data Quality Objectives for Nutrients, Fecal Coliform, and Total Suspended Solids (Supplied by Analytica Group F.C., and SGS)</w:t>
      </w:r>
      <w:bookmarkEnd w:id="186"/>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87" w:name="PARAMETER"/>
            <w:bookmarkEnd w:id="187"/>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88" w:name="METHOD"/>
            <w:bookmarkEnd w:id="188"/>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89" w:name="SENSITIVITY_(MDL)"/>
            <w:bookmarkEnd w:id="189"/>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90" w:name="PQL"/>
            <w:bookmarkEnd w:id="190"/>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91" w:name="OVERALL_PROJECT_PRECISION"/>
            <w:bookmarkEnd w:id="191"/>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proofErr w:type="gramStart"/>
      <w:r>
        <w:rPr>
          <w:sz w:val="20"/>
        </w:rPr>
        <w:t>difference</w:t>
      </w:r>
      <w:proofErr w:type="gramEnd"/>
    </w:p>
    <w:p w14:paraId="746659FF" w14:textId="77777777" w:rsidR="008E4680" w:rsidRDefault="008E4680" w:rsidP="008E4680">
      <w:pPr>
        <w:spacing w:before="1"/>
        <w:ind w:left="820" w:right="12258"/>
        <w:rPr>
          <w:sz w:val="20"/>
        </w:rPr>
      </w:pPr>
      <w:r>
        <w:rPr>
          <w:sz w:val="20"/>
        </w:rPr>
        <w:t xml:space="preserve">LFB, laboratory fortified blank LCS, laboratory control </w:t>
      </w:r>
      <w:proofErr w:type="gramStart"/>
      <w:r>
        <w:rPr>
          <w:sz w:val="20"/>
        </w:rPr>
        <w:t>sample</w:t>
      </w:r>
      <w:proofErr w:type="gramEnd"/>
    </w:p>
    <w:p w14:paraId="1597743D" w14:textId="77777777" w:rsidR="008E4680" w:rsidRDefault="008E4680" w:rsidP="008E4680">
      <w:pPr>
        <w:spacing w:line="230" w:lineRule="exact"/>
        <w:ind w:left="820"/>
        <w:rPr>
          <w:sz w:val="20"/>
        </w:rPr>
      </w:pPr>
      <w:r>
        <w:rPr>
          <w:sz w:val="20"/>
        </w:rPr>
        <w:t xml:space="preserve">* </w:t>
      </w:r>
      <w:proofErr w:type="gramStart"/>
      <w:r>
        <w:rPr>
          <w:sz w:val="20"/>
        </w:rPr>
        <w:t>depends</w:t>
      </w:r>
      <w:proofErr w:type="gramEnd"/>
      <w:r>
        <w:rPr>
          <w:sz w:val="20"/>
        </w:rPr>
        <w:t xml:space="preserve">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92" w:name="_bookmark10"/>
      <w:bookmarkStart w:id="193" w:name="_Ref125968599"/>
      <w:bookmarkStart w:id="194" w:name="_Toc133755221"/>
      <w:bookmarkEnd w:id="192"/>
      <w:r>
        <w:rPr>
          <w:b/>
          <w:sz w:val="24"/>
        </w:rPr>
        <w:lastRenderedPageBreak/>
        <w:t xml:space="preserve">Table </w:t>
      </w:r>
      <w:r w:rsidR="000C2DBA">
        <w:rPr>
          <w:b/>
          <w:noProof/>
          <w:sz w:val="24"/>
          <w:szCs w:val="24"/>
        </w:rPr>
        <w:t>6</w:t>
      </w:r>
      <w:bookmarkEnd w:id="193"/>
      <w:r w:rsidR="000A6FC9" w:rsidRPr="00555404">
        <w:rPr>
          <w:b/>
          <w:sz w:val="24"/>
          <w:szCs w:val="24"/>
        </w:rPr>
        <w:t>.</w:t>
      </w:r>
      <w:r>
        <w:rPr>
          <w:b/>
          <w:sz w:val="24"/>
        </w:rPr>
        <w:t xml:space="preserve"> Data Quality Objectives for Stream Temperature Monitoring (From Cook </w:t>
      </w:r>
      <w:proofErr w:type="spellStart"/>
      <w:r w:rsidR="000A6FC9" w:rsidRPr="00555404">
        <w:rPr>
          <w:b/>
          <w:sz w:val="24"/>
          <w:szCs w:val="24"/>
        </w:rPr>
        <w:t>Inletkeeper</w:t>
      </w:r>
      <w:proofErr w:type="spellEnd"/>
      <w:r>
        <w:rPr>
          <w:b/>
          <w:sz w:val="24"/>
        </w:rPr>
        <w:t>)</w:t>
      </w:r>
      <w:bookmarkEnd w:id="194"/>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rsidSect="00055722">
          <w:headerReference w:type="default" r:id="rId28"/>
          <w:footerReference w:type="default" r:id="rId29"/>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xml:space="preserve">: one or </w:t>
      </w:r>
      <w:proofErr w:type="gramStart"/>
      <w:r w:rsidR="000A6FC9">
        <w:t>both of the measurements</w:t>
      </w:r>
      <w:proofErr w:type="gramEnd"/>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055722">
          <w:headerReference w:type="default" r:id="rId30"/>
          <w:footerReference w:type="default" r:id="rId31"/>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95" w:name="Kenai_QAPP_signatures_2020_05_05"/>
      <w:bookmarkEnd w:id="195"/>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 xml:space="preserve">Representativeness is the extent to which measurements represent the true environmental condition. Representativeness will not be routinely monitored throughout the project, but </w:t>
      </w:r>
      <w:proofErr w:type="gramStart"/>
      <w:r>
        <w:t>is</w:t>
      </w:r>
      <w:proofErr w:type="gramEnd"/>
      <w:r>
        <w:t xml:space="preserve"> </w:t>
      </w:r>
      <w:proofErr w:type="gramStart"/>
      <w:r>
        <w:t>incorporated</w:t>
      </w:r>
      <w:proofErr w:type="gramEnd"/>
      <w:r>
        <w:t xml:space="preserve">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 xml:space="preserve">Comparability is the degree to which data can be compared directly to similar studies. Using standardized sampling, analytical </w:t>
      </w:r>
      <w:proofErr w:type="gramStart"/>
      <w:r>
        <w:t>methods</w:t>
      </w:r>
      <w:proofErr w:type="gramEnd"/>
      <w:r>
        <w:t xml:space="preserve">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w:t>
      </w:r>
      <w:proofErr w:type="gramStart"/>
      <w:r w:rsidRPr="00B35F53">
        <w:rPr>
          <w:sz w:val="24"/>
          <w:szCs w:val="24"/>
        </w:rPr>
        <w:t>refer</w:t>
      </w:r>
      <w:proofErr w:type="gramEnd"/>
      <w:r w:rsidRPr="00B35F53">
        <w:rPr>
          <w:sz w:val="24"/>
          <w:szCs w:val="24"/>
        </w:rPr>
        <w:t xml:space="preserve">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96" w:name="_Ref125968846"/>
      <w:bookmarkStart w:id="197" w:name="_Toc133755222"/>
      <w:r>
        <w:rPr>
          <w:b/>
          <w:sz w:val="24"/>
        </w:rPr>
        <w:t xml:space="preserve">Table </w:t>
      </w:r>
      <w:r w:rsidR="000C2DBA">
        <w:rPr>
          <w:b/>
          <w:noProof/>
          <w:sz w:val="24"/>
          <w:szCs w:val="24"/>
        </w:rPr>
        <w:t>7</w:t>
      </w:r>
      <w:bookmarkEnd w:id="196"/>
      <w:r w:rsidR="00601E6B" w:rsidRPr="00F91D88">
        <w:rPr>
          <w:b/>
          <w:sz w:val="24"/>
          <w:szCs w:val="24"/>
        </w:rPr>
        <w:t>.</w:t>
      </w:r>
      <w:r>
        <w:rPr>
          <w:b/>
          <w:sz w:val="24"/>
        </w:rPr>
        <w:t xml:space="preserve"> Data Qualifiers (from SGS North America</w:t>
      </w:r>
      <w:r w:rsidR="00601E6B" w:rsidRPr="00F91D88">
        <w:rPr>
          <w:b/>
          <w:sz w:val="24"/>
          <w:szCs w:val="24"/>
        </w:rPr>
        <w:t>)</w:t>
      </w:r>
      <w:bookmarkEnd w:id="197"/>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 xml:space="preserve">(i.e., </w:t>
            </w:r>
            <w:proofErr w:type="gramStart"/>
            <w:r w:rsidRPr="00B407F6">
              <w:rPr>
                <w:rFonts w:eastAsiaTheme="minorHAnsi"/>
                <w:sz w:val="20"/>
                <w:szCs w:val="20"/>
              </w:rPr>
              <w:t>reporting</w:t>
            </w:r>
            <w:proofErr w:type="gramEnd"/>
            <w:r w:rsidRPr="00B407F6">
              <w:rPr>
                <w:rFonts w:eastAsiaTheme="minorHAnsi"/>
                <w:sz w:val="20"/>
                <w:szCs w:val="20"/>
              </w:rPr>
              <w:t xml:space="preserve">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 xml:space="preserve">Too Numerous </w:t>
            </w:r>
            <w:proofErr w:type="gramStart"/>
            <w:r w:rsidRPr="00B407F6">
              <w:rPr>
                <w:rFonts w:eastAsiaTheme="minorHAnsi"/>
                <w:sz w:val="20"/>
                <w:szCs w:val="20"/>
              </w:rPr>
              <w:t>To</w:t>
            </w:r>
            <w:proofErr w:type="gramEnd"/>
            <w:r w:rsidRPr="00B407F6">
              <w:rPr>
                <w:rFonts w:eastAsiaTheme="minorHAnsi"/>
                <w:sz w:val="20"/>
                <w:szCs w:val="20"/>
              </w:rPr>
              <w:t xml:space="preserve">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98"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99" w:name="A8._TRAINING_REQUIREMENTS"/>
      <w:bookmarkStart w:id="200" w:name="_Toc125960343"/>
      <w:bookmarkStart w:id="201" w:name="_Toc125984003"/>
      <w:bookmarkStart w:id="202" w:name="_Toc125984286"/>
      <w:bookmarkStart w:id="203" w:name="_Toc132032658"/>
      <w:bookmarkStart w:id="204" w:name="_Toc133754241"/>
      <w:bookmarkEnd w:id="199"/>
      <w:r>
        <w:t xml:space="preserve">A8. </w:t>
      </w:r>
      <w:r w:rsidR="00601E6B">
        <w:t>Training</w:t>
      </w:r>
      <w:r w:rsidR="00601E6B">
        <w:rPr>
          <w:spacing w:val="-1"/>
        </w:rPr>
        <w:t xml:space="preserve"> </w:t>
      </w:r>
      <w:r w:rsidR="00601E6B">
        <w:t>Requirements</w:t>
      </w:r>
      <w:bookmarkEnd w:id="198"/>
      <w:bookmarkEnd w:id="200"/>
      <w:bookmarkEnd w:id="201"/>
      <w:bookmarkEnd w:id="202"/>
      <w:bookmarkEnd w:id="203"/>
      <w:bookmarkEnd w:id="204"/>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205" w:name="_Toc117087852"/>
      <w:bookmarkStart w:id="206" w:name="_Toc125960344"/>
      <w:bookmarkStart w:id="207" w:name="_Toc125984004"/>
      <w:bookmarkStart w:id="208" w:name="_Toc125984287"/>
      <w:bookmarkStart w:id="209" w:name="_Toc132032659"/>
    </w:p>
    <w:p w14:paraId="54E794A6" w14:textId="37C338F1" w:rsidR="00601E6B" w:rsidRDefault="00601E6B" w:rsidP="00B407F6">
      <w:pPr>
        <w:pStyle w:val="Heading2"/>
        <w:ind w:left="0"/>
      </w:pPr>
      <w:bookmarkStart w:id="210" w:name="_Toc133754242"/>
      <w:r>
        <w:t>A9. Documentation and</w:t>
      </w:r>
      <w:r>
        <w:rPr>
          <w:spacing w:val="-2"/>
        </w:rPr>
        <w:t xml:space="preserve"> </w:t>
      </w:r>
      <w:r>
        <w:t>Records</w:t>
      </w:r>
      <w:bookmarkEnd w:id="205"/>
      <w:bookmarkEnd w:id="206"/>
      <w:bookmarkEnd w:id="207"/>
      <w:bookmarkEnd w:id="208"/>
      <w:bookmarkEnd w:id="209"/>
      <w:bookmarkEnd w:id="210"/>
    </w:p>
    <w:p w14:paraId="3394BB67" w14:textId="77777777" w:rsidR="000866DB" w:rsidRDefault="000866DB" w:rsidP="000866DB">
      <w:pPr>
        <w:pStyle w:val="BodyText"/>
        <w:spacing w:before="8"/>
        <w:rPr>
          <w:b/>
          <w:sz w:val="23"/>
        </w:rPr>
      </w:pPr>
      <w:bookmarkStart w:id="211" w:name="A9._DOCUMENTATION_AND_RECORDS"/>
      <w:bookmarkEnd w:id="211"/>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 xml:space="preserve">SGS will provide results from their analyses on their data sheets. Sample analytical results will include all method, SOP and QAPP required quality control sample results including their acceptance criteria limits </w:t>
      </w:r>
      <w:proofErr w:type="gramStart"/>
      <w:r>
        <w:t>in order for</w:t>
      </w:r>
      <w:proofErr w:type="gramEnd"/>
      <w:r>
        <w:t xml:space="preserve">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212" w:name="_Toc117087853"/>
      <w:bookmarkStart w:id="213" w:name="_Toc125960346"/>
      <w:bookmarkStart w:id="214" w:name="_Toc125984006"/>
      <w:bookmarkStart w:id="215" w:name="_Toc125984289"/>
      <w:bookmarkStart w:id="216" w:name="_Toc132032661"/>
      <w:bookmarkStart w:id="217"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212"/>
      <w:bookmarkEnd w:id="213"/>
      <w:bookmarkEnd w:id="214"/>
      <w:bookmarkEnd w:id="215"/>
      <w:bookmarkEnd w:id="216"/>
      <w:bookmarkEnd w:id="217"/>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218" w:name="B1._SAMPLING_PROCESS_DESIGN"/>
      <w:bookmarkEnd w:id="218"/>
      <w:proofErr w:type="gramStart"/>
      <w:r>
        <w:t>In order to</w:t>
      </w:r>
      <w:proofErr w:type="gramEnd"/>
      <w:r>
        <w:t xml:space="preserve">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 xml:space="preserve">ged by their particular </w:t>
      </w:r>
      <w:proofErr w:type="gramStart"/>
      <w:r w:rsidR="00B407F6">
        <w:t>agency</w:t>
      </w:r>
      <w:proofErr w:type="gramEnd"/>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rsidSect="00055722">
          <w:headerReference w:type="default" r:id="rId32"/>
          <w:footerReference w:type="default" r:id="rId33"/>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219" w:name="_bookmark14"/>
      <w:bookmarkStart w:id="220" w:name="_Ref125968456"/>
      <w:bookmarkStart w:id="221" w:name="_Toc133755223"/>
      <w:bookmarkEnd w:id="219"/>
      <w:r>
        <w:rPr>
          <w:b/>
          <w:sz w:val="24"/>
        </w:rPr>
        <w:lastRenderedPageBreak/>
        <w:t xml:space="preserve">Table </w:t>
      </w:r>
      <w:r w:rsidR="000C2DBA">
        <w:rPr>
          <w:b/>
          <w:noProof/>
          <w:sz w:val="24"/>
          <w:szCs w:val="24"/>
        </w:rPr>
        <w:t>8</w:t>
      </w:r>
      <w:bookmarkEnd w:id="220"/>
      <w:r w:rsidR="00601E6B" w:rsidRPr="00F4536B">
        <w:rPr>
          <w:b/>
          <w:sz w:val="24"/>
          <w:szCs w:val="24"/>
        </w:rPr>
        <w:t>.</w:t>
      </w:r>
      <w:r>
        <w:rPr>
          <w:b/>
          <w:sz w:val="24"/>
        </w:rPr>
        <w:t xml:space="preserve"> Sampling Locations for Agency Baseline Monitoring</w:t>
      </w:r>
      <w:bookmarkEnd w:id="221"/>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22" w:name="KENAI_RIVER_STATIONS"/>
            <w:bookmarkEnd w:id="222"/>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23" w:name="RIVER_MILE"/>
            <w:bookmarkEnd w:id="223"/>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24" w:name="LATITUDE"/>
            <w:bookmarkEnd w:id="224"/>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25" w:name="LONGITUDE"/>
            <w:bookmarkEnd w:id="225"/>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226" w:name="_bookmark15"/>
      <w:bookmarkStart w:id="227" w:name="_Toc133755630"/>
      <w:bookmarkEnd w:id="226"/>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227"/>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228" w:name="_bookmark16"/>
      <w:bookmarkStart w:id="229" w:name="_Hlk117067798"/>
      <w:bookmarkEnd w:id="228"/>
      <w:r>
        <w:t>The City of Soldotna Wastewater Treatment Plant has the capability and equipment to test</w:t>
      </w:r>
      <w:r>
        <w:rPr>
          <w:spacing w:val="-43"/>
        </w:rPr>
        <w:t xml:space="preserve">  </w:t>
      </w:r>
      <w:r w:rsidR="00A177D6">
        <w:t xml:space="preserve"> the</w:t>
      </w:r>
      <w:r>
        <w:t xml:space="preserve"> following parameters and will do so as time </w:t>
      </w:r>
      <w:proofErr w:type="gramStart"/>
      <w:r>
        <w:t>allows</w:t>
      </w:r>
      <w:proofErr w:type="gramEnd"/>
      <w:r>
        <w:t xml:space="preserve">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30" w:name="_Toc132706052"/>
      <w:bookmarkStart w:id="231"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230"/>
      <w:bookmarkEnd w:id="231"/>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Soldotna Wastewater treatment plant. Remaining samples will be sent to SGS or Tauriainen for the more specific analysis as described above.</w:t>
      </w:r>
    </w:p>
    <w:p w14:paraId="15E5D537" w14:textId="6E87D906" w:rsidR="00601E6B" w:rsidRPr="00C75F2A" w:rsidRDefault="000866DB" w:rsidP="004A6F6C">
      <w:pPr>
        <w:pStyle w:val="BodyText"/>
        <w:spacing w:before="1"/>
        <w:ind w:right="320"/>
      </w:pPr>
      <w:r>
        <w:t xml:space="preserve"> </w:t>
      </w:r>
      <w:bookmarkEnd w:id="229"/>
    </w:p>
    <w:p w14:paraId="2D31621E" w14:textId="77777777" w:rsidR="00601E6B" w:rsidRPr="00C75F2A" w:rsidRDefault="00601E6B" w:rsidP="009C52CC">
      <w:pPr>
        <w:pStyle w:val="Heading2"/>
        <w:ind w:left="0"/>
        <w:rPr>
          <w:i w:val="0"/>
        </w:rPr>
      </w:pPr>
      <w:bookmarkStart w:id="232" w:name="_Toc117087854"/>
      <w:bookmarkStart w:id="233" w:name="_Toc125960347"/>
      <w:bookmarkStart w:id="234" w:name="_Toc125984007"/>
      <w:bookmarkStart w:id="235" w:name="_Toc125984290"/>
      <w:bookmarkStart w:id="236" w:name="_Toc132032662"/>
      <w:bookmarkStart w:id="237" w:name="_Toc133754245"/>
      <w:r w:rsidRPr="00C75F2A">
        <w:rPr>
          <w:i w:val="0"/>
        </w:rPr>
        <w:t>B2. Sampling Methods</w:t>
      </w:r>
      <w:r w:rsidRPr="00C75F2A">
        <w:rPr>
          <w:i w:val="0"/>
          <w:spacing w:val="-2"/>
        </w:rPr>
        <w:t xml:space="preserve"> </w:t>
      </w:r>
      <w:r w:rsidRPr="00C75F2A">
        <w:rPr>
          <w:i w:val="0"/>
        </w:rPr>
        <w:t>Requirements</w:t>
      </w:r>
      <w:bookmarkEnd w:id="232"/>
      <w:bookmarkEnd w:id="233"/>
      <w:bookmarkEnd w:id="234"/>
      <w:bookmarkEnd w:id="235"/>
      <w:bookmarkEnd w:id="236"/>
      <w:bookmarkEnd w:id="237"/>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proofErr w:type="gramStart"/>
      <w:r>
        <w:t>teams.These</w:t>
      </w:r>
      <w:proofErr w:type="spellEnd"/>
      <w:proofErr w:type="gramEnd"/>
      <w:r>
        <w:t xml:space="preserve"> containers are to be filled following the aforementioned instruction sheet. Collection techniques will be </w:t>
      </w:r>
      <w:proofErr w:type="gramStart"/>
      <w:r>
        <w:t>demonstrated</w:t>
      </w:r>
      <w:proofErr w:type="gramEnd"/>
      <w:r>
        <w:t xml:space="preserve">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238" w:name="B2_SAMPLING_METHODS_REQUIREMENTS"/>
      <w:bookmarkStart w:id="239" w:name="_Hlk117068141"/>
      <w:bookmarkEnd w:id="238"/>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t>
      </w:r>
      <w:proofErr w:type="gramStart"/>
      <w:r w:rsidR="000866DB">
        <w:t>water</w:t>
      </w:r>
      <w:proofErr w:type="gramEnd"/>
      <w:r w:rsidR="000866DB">
        <w:t xml:space="preserve">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40" w:name="_bookmark18"/>
      <w:bookmarkEnd w:id="240"/>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241"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241"/>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w:t>
            </w:r>
            <w:proofErr w:type="gramStart"/>
            <w:r>
              <w:rPr>
                <w:sz w:val="20"/>
              </w:rPr>
              <w:t>2;</w:t>
            </w:r>
            <w:proofErr w:type="gramEnd"/>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w:t>
            </w:r>
            <w:proofErr w:type="gramStart"/>
            <w:r>
              <w:rPr>
                <w:sz w:val="20"/>
              </w:rPr>
              <w:t>2;</w:t>
            </w:r>
            <w:proofErr w:type="gramEnd"/>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proofErr w:type="gramStart"/>
      <w:r w:rsidR="000866DB">
        <w:rPr>
          <w:sz w:val="18"/>
        </w:rPr>
        <w:t>analysis</w:t>
      </w:r>
      <w:proofErr w:type="gramEnd"/>
      <w:r w:rsidR="000866DB">
        <w:rPr>
          <w:sz w:val="18"/>
        </w:rPr>
        <w:t>”</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42" w:name="_Toc117087855"/>
      <w:bookmarkStart w:id="243" w:name="_Toc125960348"/>
      <w:bookmarkStart w:id="244" w:name="_Toc125984008"/>
      <w:bookmarkStart w:id="245" w:name="_Toc125984291"/>
      <w:bookmarkStart w:id="246" w:name="_Toc132032663"/>
      <w:bookmarkStart w:id="247" w:name="_Toc133754246"/>
      <w:r>
        <w:t>B3. Sample Handling and Custody</w:t>
      </w:r>
      <w:r w:rsidRPr="00D602D6">
        <w:rPr>
          <w:spacing w:val="-4"/>
        </w:rPr>
        <w:t xml:space="preserve"> </w:t>
      </w:r>
      <w:r>
        <w:t>Requirements</w:t>
      </w:r>
      <w:bookmarkEnd w:id="242"/>
      <w:bookmarkEnd w:id="243"/>
      <w:bookmarkEnd w:id="244"/>
      <w:bookmarkEnd w:id="245"/>
      <w:bookmarkEnd w:id="246"/>
      <w:bookmarkEnd w:id="247"/>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 xml:space="preserve">Sample transport from field to </w:t>
      </w:r>
      <w:proofErr w:type="gramStart"/>
      <w:r w:rsidRPr="00621F9D">
        <w:rPr>
          <w:i/>
        </w:rPr>
        <w:t>office</w:t>
      </w:r>
      <w:proofErr w:type="gramEnd"/>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48" w:name="B3._SAMPLE_HANDLING_AND_CUSTODY_REQUIREM"/>
      <w:bookmarkStart w:id="249" w:name="_Hlk117073971"/>
      <w:bookmarkEnd w:id="239"/>
      <w:bookmarkEnd w:id="248"/>
      <w:r>
        <w:rPr>
          <w:sz w:val="24"/>
        </w:rPr>
        <w:t xml:space="preserve">Samples will be labeled (see Figure </w:t>
      </w:r>
      <w:r w:rsidR="00601E6B" w:rsidRPr="00F5470E">
        <w:t>3</w:t>
      </w:r>
      <w:r>
        <w:rPr>
          <w:sz w:val="24"/>
        </w:rPr>
        <w:t xml:space="preserve">) and logged </w:t>
      </w:r>
      <w:proofErr w:type="gramStart"/>
      <w:r>
        <w:rPr>
          <w:sz w:val="24"/>
        </w:rPr>
        <w:t>on</w:t>
      </w:r>
      <w:proofErr w:type="gramEnd"/>
      <w:r>
        <w:rPr>
          <w:sz w:val="24"/>
        </w:rPr>
        <w:t xml:space="preserve">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 xml:space="preserve">A portion of the samples will also be prepared for travel to SGS for further analysis. Samples will be repacked in insulated ice chests and kept in chilled condition with freezable ice packs. </w:t>
      </w:r>
      <w:proofErr w:type="gramStart"/>
      <w:r>
        <w:rPr>
          <w:sz w:val="24"/>
        </w:rPr>
        <w:t>Temperature</w:t>
      </w:r>
      <w:proofErr w:type="gramEnd"/>
      <w:r>
        <w:rPr>
          <w:sz w:val="24"/>
        </w:rPr>
        <w:t xml:space="preserv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744DF7" w:rsidRDefault="00744DF7"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744DF7" w:rsidRDefault="00744DF7" w:rsidP="00601E6B">
                              <w:pPr>
                                <w:spacing w:line="199" w:lineRule="exact"/>
                                <w:rPr>
                                  <w:b/>
                                  <w:sz w:val="18"/>
                                </w:rPr>
                              </w:pPr>
                              <w:r>
                                <w:rPr>
                                  <w:b/>
                                  <w:sz w:val="18"/>
                                </w:rPr>
                                <w:t>Lab Information:</w:t>
                              </w:r>
                            </w:p>
                            <w:p w14:paraId="14E84ED4" w14:textId="77777777" w:rsidR="00744DF7" w:rsidRDefault="00744DF7"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744DF7" w:rsidRDefault="00744DF7"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744DF7" w:rsidRDefault="00744DF7" w:rsidP="00601E6B">
                              <w:pPr>
                                <w:ind w:left="1865" w:right="737" w:hanging="418"/>
                                <w:rPr>
                                  <w:b/>
                                  <w:sz w:val="18"/>
                                </w:rPr>
                              </w:pPr>
                              <w:r>
                                <w:rPr>
                                  <w:b/>
                                  <w:sz w:val="18"/>
                                </w:rPr>
                                <w:t>KENAI WATERSHED FORUM Phone (907) 260-5449</w:t>
                              </w:r>
                            </w:p>
                            <w:p w14:paraId="41A32367" w14:textId="77777777" w:rsidR="00744DF7" w:rsidRDefault="00744DF7" w:rsidP="00601E6B">
                              <w:pPr>
                                <w:spacing w:before="38"/>
                                <w:rPr>
                                  <w:b/>
                                  <w:sz w:val="18"/>
                                </w:rPr>
                              </w:pPr>
                              <w:r>
                                <w:rPr>
                                  <w:b/>
                                  <w:sz w:val="18"/>
                                </w:rPr>
                                <w:t>Field Information:</w:t>
                              </w:r>
                            </w:p>
                            <w:p w14:paraId="2A920AD3" w14:textId="77777777" w:rsidR="00744DF7" w:rsidRDefault="00744DF7"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744DF7" w:rsidRDefault="00744DF7"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744DF7" w:rsidRDefault="00744DF7"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744DF7" w:rsidRDefault="00744DF7"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744DF7" w:rsidRDefault="00744DF7"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744DF7" w:rsidRDefault="00744DF7"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744DF7" w:rsidRDefault="00744DF7" w:rsidP="00601E6B">
                        <w:pPr>
                          <w:spacing w:line="199" w:lineRule="exact"/>
                          <w:rPr>
                            <w:b/>
                            <w:sz w:val="18"/>
                          </w:rPr>
                        </w:pPr>
                        <w:r>
                          <w:rPr>
                            <w:b/>
                            <w:sz w:val="18"/>
                          </w:rPr>
                          <w:t>Lab Information:</w:t>
                        </w:r>
                      </w:p>
                      <w:p w14:paraId="14E84ED4" w14:textId="77777777" w:rsidR="00744DF7" w:rsidRDefault="00744DF7"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744DF7" w:rsidRDefault="00744DF7"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744DF7" w:rsidRDefault="00744DF7" w:rsidP="00601E6B">
                        <w:pPr>
                          <w:ind w:left="1865" w:right="737" w:hanging="418"/>
                          <w:rPr>
                            <w:b/>
                            <w:sz w:val="18"/>
                          </w:rPr>
                        </w:pPr>
                        <w:r>
                          <w:rPr>
                            <w:b/>
                            <w:sz w:val="18"/>
                          </w:rPr>
                          <w:t>KENAI WATERSHED FORUM Phone (907) 260-5449</w:t>
                        </w:r>
                      </w:p>
                      <w:p w14:paraId="41A32367" w14:textId="77777777" w:rsidR="00744DF7" w:rsidRDefault="00744DF7" w:rsidP="00601E6B">
                        <w:pPr>
                          <w:spacing w:before="38"/>
                          <w:rPr>
                            <w:b/>
                            <w:sz w:val="18"/>
                          </w:rPr>
                        </w:pPr>
                        <w:r>
                          <w:rPr>
                            <w:b/>
                            <w:sz w:val="18"/>
                          </w:rPr>
                          <w:t>Field Information:</w:t>
                        </w:r>
                      </w:p>
                      <w:p w14:paraId="2A920AD3" w14:textId="77777777" w:rsidR="00744DF7" w:rsidRDefault="00744DF7"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744DF7" w:rsidRDefault="00744DF7"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744DF7" w:rsidRDefault="00744DF7"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744DF7" w:rsidRDefault="00744DF7"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744DF7" w:rsidRDefault="00744DF7"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50"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51"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250"/>
    </w:p>
    <w:bookmarkEnd w:id="249"/>
    <w:bookmarkEnd w:id="251"/>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52" w:name="B4._ANALYTICAL_METHODS_REQUIREMENTS"/>
      <w:bookmarkStart w:id="253" w:name="_Hlk117074459"/>
      <w:bookmarkEnd w:id="252"/>
      <w:r w:rsidRPr="00500F3C">
        <w:rPr>
          <w:i/>
          <w:sz w:val="24"/>
          <w:szCs w:val="24"/>
        </w:rPr>
        <w:t xml:space="preserve">Sample transport from office to </w:t>
      </w:r>
      <w:proofErr w:type="gramStart"/>
      <w:r w:rsidRPr="00500F3C">
        <w:rPr>
          <w:i/>
          <w:sz w:val="24"/>
          <w:szCs w:val="24"/>
        </w:rPr>
        <w:t>laboratory</w:t>
      </w:r>
      <w:proofErr w:type="gramEnd"/>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254" w:name="_Toc117087856"/>
      <w:bookmarkStart w:id="255" w:name="_Toc125960349"/>
      <w:bookmarkStart w:id="256" w:name="_Toc125984009"/>
      <w:bookmarkStart w:id="257" w:name="_Toc125984292"/>
      <w:bookmarkStart w:id="258" w:name="_Toc132032664"/>
      <w:bookmarkStart w:id="259" w:name="_Toc133754247"/>
      <w:r w:rsidRPr="00533954">
        <w:t>B4. Analytical Methods Requirements</w:t>
      </w:r>
      <w:bookmarkEnd w:id="254"/>
      <w:bookmarkEnd w:id="255"/>
      <w:bookmarkEnd w:id="256"/>
      <w:bookmarkEnd w:id="257"/>
      <w:bookmarkEnd w:id="258"/>
      <w:bookmarkEnd w:id="259"/>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60" w:name="_Toc132032665"/>
      <w:bookmarkStart w:id="261" w:name="_Toc133754248"/>
      <w:r w:rsidRPr="00533954">
        <w:t>B5. Quality Control Requirements</w:t>
      </w:r>
      <w:bookmarkEnd w:id="260"/>
      <w:bookmarkEnd w:id="261"/>
    </w:p>
    <w:p w14:paraId="2EFFA42C" w14:textId="385CFA5C" w:rsidR="000866DB" w:rsidRPr="000C2DBA" w:rsidRDefault="000866DB" w:rsidP="00500F3C">
      <w:pPr>
        <w:pStyle w:val="BodyText"/>
        <w:ind w:right="327"/>
      </w:pPr>
      <w:bookmarkStart w:id="262" w:name="B5._QUALITY_CONTROL_REQUIREMENTS"/>
      <w:bookmarkEnd w:id="262"/>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63" w:name="_Toc117087857"/>
      <w:bookmarkStart w:id="264" w:name="_Toc125960350"/>
      <w:bookmarkStart w:id="265" w:name="_Toc125984010"/>
      <w:bookmarkStart w:id="266" w:name="_Toc125984293"/>
      <w:bookmarkStart w:id="267" w:name="_Toc133754249"/>
      <w:r>
        <w:t>B.5.1</w:t>
      </w:r>
      <w:r w:rsidR="000866DB">
        <w:t>Field Quality Control (QC)</w:t>
      </w:r>
      <w:r w:rsidR="000866DB">
        <w:rPr>
          <w:spacing w:val="-1"/>
        </w:rPr>
        <w:t xml:space="preserve"> </w:t>
      </w:r>
      <w:r w:rsidR="000866DB">
        <w:t>Measures</w:t>
      </w:r>
      <w:bookmarkEnd w:id="263"/>
      <w:bookmarkEnd w:id="264"/>
      <w:bookmarkEnd w:id="265"/>
      <w:bookmarkEnd w:id="266"/>
      <w:bookmarkEnd w:id="267"/>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 xml:space="preserve">Maintenance, </w:t>
      </w:r>
      <w:proofErr w:type="gramStart"/>
      <w:r w:rsidRPr="00500F3C">
        <w:rPr>
          <w:sz w:val="24"/>
          <w:szCs w:val="24"/>
        </w:rPr>
        <w:t>cleaning</w:t>
      </w:r>
      <w:proofErr w:type="gramEnd"/>
      <w:r w:rsidRPr="00500F3C">
        <w:rPr>
          <w:sz w:val="24"/>
          <w:szCs w:val="24"/>
        </w:rPr>
        <w:t xml:space="preserve">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68"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69" w:name="_Toc133755225"/>
      <w:r w:rsidRPr="00C72215">
        <w:rPr>
          <w:b/>
          <w:sz w:val="24"/>
          <w:szCs w:val="24"/>
        </w:rPr>
        <w:lastRenderedPageBreak/>
        <w:t xml:space="preserve">Table </w:t>
      </w:r>
      <w:r w:rsidR="000C2DBA">
        <w:rPr>
          <w:b/>
          <w:noProof/>
          <w:sz w:val="24"/>
          <w:szCs w:val="24"/>
        </w:rPr>
        <w:t>10</w:t>
      </w:r>
      <w:bookmarkEnd w:id="268"/>
      <w:r w:rsidRPr="00C72215">
        <w:rPr>
          <w:b/>
          <w:sz w:val="24"/>
          <w:szCs w:val="24"/>
        </w:rPr>
        <w:t xml:space="preserve"> (page 1 of 2).</w:t>
      </w:r>
      <w:bookmarkStart w:id="270" w:name="_bookmark22"/>
      <w:bookmarkStart w:id="271" w:name="_Hlk117075281"/>
      <w:bookmarkEnd w:id="253"/>
      <w:bookmarkEnd w:id="270"/>
      <w:r w:rsidR="000866DB">
        <w:rPr>
          <w:b/>
          <w:sz w:val="24"/>
        </w:rPr>
        <w:t xml:space="preserve"> Field Quality Control Samples. </w:t>
      </w:r>
      <w:proofErr w:type="gramStart"/>
      <w:r w:rsidR="000866DB">
        <w:rPr>
          <w:b/>
          <w:sz w:val="24"/>
        </w:rPr>
        <w:t>Table</w:t>
      </w:r>
      <w:proofErr w:type="gramEnd"/>
      <w:r w:rsidR="000866DB">
        <w:rPr>
          <w:b/>
          <w:sz w:val="24"/>
        </w:rPr>
        <w:t xml:space="preserv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69"/>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5583A372"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ins w:id="272" w:author="bmeyer bmeyer" w:date="2023-12-04T09:48:00Z">
              <w:r w:rsidR="007E5F19">
                <w:rPr>
                  <w:noProof/>
                  <w:sz w:val="20"/>
                  <w:szCs w:val="20"/>
                </w:rPr>
                <w:t>3</w:t>
              </w:r>
            </w:ins>
            <w:del w:id="273" w:author="bmeyer bmeyer" w:date="2023-12-04T09:48:00Z">
              <w:r w:rsidR="000C2DBA" w:rsidRPr="000C2DBA" w:rsidDel="007E5F19">
                <w:rPr>
                  <w:noProof/>
                  <w:sz w:val="20"/>
                  <w:szCs w:val="20"/>
                </w:rPr>
                <w:delText>2</w:delText>
              </w:r>
            </w:del>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Mauger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commentRangeStart w:id="274"/>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commentRangeEnd w:id="274"/>
            <w:r w:rsidR="0079123B">
              <w:rPr>
                <w:rStyle w:val="CommentReference"/>
              </w:rPr>
              <w:commentReference w:id="274"/>
            </w:r>
          </w:p>
        </w:tc>
      </w:tr>
    </w:tbl>
    <w:p w14:paraId="49FF38FF" w14:textId="3DE8CB38" w:rsidR="000866DB" w:rsidRDefault="000866DB" w:rsidP="000866DB">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rsidSect="00055722">
          <w:headerReference w:type="default" r:id="rId36"/>
          <w:footerReference w:type="default" r:id="rId37"/>
          <w:pgSz w:w="11900" w:h="16840"/>
          <w:pgMar w:top="1620" w:right="940" w:bottom="940" w:left="1040" w:header="929" w:footer="744" w:gutter="0"/>
          <w:cols w:space="720"/>
        </w:sectPr>
      </w:pPr>
      <w:proofErr w:type="gramStart"/>
      <w:r>
        <w:rPr>
          <w:sz w:val="20"/>
          <w:vertAlign w:val="superscript"/>
        </w:rPr>
        <w:t xml:space="preserve">b </w:t>
      </w:r>
      <w:r w:rsidR="007608B3">
        <w:rPr>
          <w:sz w:val="20"/>
        </w:rPr>
        <w:t xml:space="preserve"> </w:t>
      </w:r>
      <w:r>
        <w:rPr>
          <w:sz w:val="20"/>
        </w:rPr>
        <w:t>One</w:t>
      </w:r>
      <w:proofErr w:type="gramEnd"/>
      <w:r>
        <w:rPr>
          <w:sz w:val="20"/>
        </w:rPr>
        <w:t xml:space="preserv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75" w:name="_bookmark23"/>
      <w:bookmarkEnd w:id="275"/>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rsidSect="00055722">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76" w:name="_Toc117087858"/>
      <w:bookmarkStart w:id="277" w:name="_Toc125960351"/>
      <w:bookmarkStart w:id="278" w:name="_Toc125984011"/>
      <w:bookmarkStart w:id="279" w:name="_Toc125984294"/>
      <w:bookmarkStart w:id="280" w:name="_Toc132032666"/>
    </w:p>
    <w:p w14:paraId="23082D22" w14:textId="5F21FE97" w:rsidR="00601E6B" w:rsidRPr="000221D8" w:rsidRDefault="00601E6B" w:rsidP="00990B1F">
      <w:pPr>
        <w:pStyle w:val="Heading2"/>
        <w:ind w:left="0"/>
      </w:pPr>
      <w:bookmarkStart w:id="281" w:name="_Toc133754250"/>
      <w:r w:rsidRPr="000221D8">
        <w:lastRenderedPageBreak/>
        <w:t>B6. Instrument / Equipment Testing, Inspection and Maintenance</w:t>
      </w:r>
      <w:bookmarkEnd w:id="276"/>
      <w:bookmarkEnd w:id="277"/>
      <w:bookmarkEnd w:id="278"/>
      <w:bookmarkEnd w:id="279"/>
      <w:bookmarkEnd w:id="280"/>
      <w:bookmarkEnd w:id="281"/>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82" w:name="B6._INSTRUMENT_/_EQUIPMENT_TESTING,_INSP"/>
      <w:bookmarkEnd w:id="282"/>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t>
      </w:r>
      <w:proofErr w:type="gramStart"/>
      <w:r>
        <w:t>were</w:t>
      </w:r>
      <w:proofErr w:type="gramEnd"/>
      <w:r>
        <w:t xml:space="preserv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w:t>
      </w:r>
      <w:proofErr w:type="gramStart"/>
      <w:r>
        <w:t>equipment,</w:t>
      </w:r>
      <w:proofErr w:type="gramEnd"/>
      <w:r>
        <w:t xml:space="preserve">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83" w:name="_Toc117087860"/>
      <w:bookmarkStart w:id="284" w:name="_Toc125960353"/>
      <w:bookmarkStart w:id="285" w:name="_Toc125984013"/>
      <w:bookmarkStart w:id="286" w:name="_Toc125984296"/>
      <w:bookmarkStart w:id="287" w:name="_Toc132032668"/>
      <w:bookmarkStart w:id="288" w:name="_Toc133754251"/>
      <w:r>
        <w:t>B7. Instrument Calibration</w:t>
      </w:r>
      <w:r>
        <w:rPr>
          <w:spacing w:val="-2"/>
        </w:rPr>
        <w:t xml:space="preserve"> </w:t>
      </w:r>
      <w:r>
        <w:t>Procedures</w:t>
      </w:r>
      <w:bookmarkEnd w:id="283"/>
      <w:bookmarkEnd w:id="284"/>
      <w:bookmarkEnd w:id="285"/>
      <w:bookmarkEnd w:id="286"/>
      <w:bookmarkEnd w:id="287"/>
      <w:bookmarkEnd w:id="288"/>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89" w:name="B7._INSTRUMENT_CALIBRATION_PROCEDURES"/>
      <w:bookmarkEnd w:id="289"/>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w:t>
      </w:r>
      <w:proofErr w:type="gramStart"/>
      <w:r>
        <w:t>be in agreement</w:t>
      </w:r>
      <w:proofErr w:type="gramEnd"/>
      <w:r>
        <w:t xml:space="preserve"> with the respective EPA Approved CWA method of analysis. Field and/or laboratory calibration records will be made available to </w:t>
      </w:r>
      <w:r w:rsidR="00601E6B">
        <w:t>partner agencies</w:t>
      </w:r>
      <w:bookmarkStart w:id="290" w:name="_Toc125960354"/>
      <w:bookmarkStart w:id="291" w:name="_Toc125984297"/>
      <w:bookmarkStart w:id="292"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290"/>
      <w:bookmarkEnd w:id="291"/>
      <w:bookmarkEnd w:id="292"/>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93" w:name="_Toc117087861"/>
      <w:bookmarkStart w:id="294" w:name="_Toc125960355"/>
      <w:bookmarkStart w:id="295" w:name="_Toc125984014"/>
      <w:bookmarkStart w:id="296" w:name="_Toc125984298"/>
      <w:bookmarkStart w:id="297" w:name="_Toc132032670"/>
      <w:bookmarkStart w:id="298" w:name="_Toc133754252"/>
      <w:r>
        <w:t>B8. Inspection and Acceptance Requirements for</w:t>
      </w:r>
      <w:r>
        <w:rPr>
          <w:spacing w:val="-9"/>
        </w:rPr>
        <w:t xml:space="preserve"> </w:t>
      </w:r>
      <w:r>
        <w:t>Supplies</w:t>
      </w:r>
      <w:bookmarkEnd w:id="293"/>
      <w:bookmarkEnd w:id="294"/>
      <w:bookmarkEnd w:id="295"/>
      <w:bookmarkEnd w:id="296"/>
      <w:bookmarkEnd w:id="297"/>
      <w:bookmarkEnd w:id="298"/>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99" w:name="B8._INSPECTION_AND_ACCEPTANCE_REQUIREMEN"/>
      <w:bookmarkEnd w:id="299"/>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300" w:name="_Toc117087862"/>
      <w:bookmarkStart w:id="301" w:name="_Toc125960356"/>
      <w:bookmarkStart w:id="302" w:name="_Toc125984015"/>
      <w:bookmarkStart w:id="303" w:name="_Toc125984299"/>
      <w:bookmarkStart w:id="304" w:name="_Toc132032671"/>
      <w:bookmarkStart w:id="305" w:name="_Toc133754253"/>
      <w:r>
        <w:t>B9. Data Acquisition Requirements for Non-Direct Measurements</w:t>
      </w:r>
      <w:bookmarkEnd w:id="300"/>
      <w:bookmarkEnd w:id="301"/>
      <w:bookmarkEnd w:id="302"/>
      <w:bookmarkEnd w:id="303"/>
      <w:bookmarkEnd w:id="304"/>
      <w:bookmarkEnd w:id="305"/>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306" w:name="B9._DATA_ACQUISITION_REQUIREMENTS_FOR_NO"/>
      <w:bookmarkEnd w:id="306"/>
      <w:r>
        <w:t xml:space="preserve">Weather data downloaded or purchased through the National Oceanic and Atmospheric Administration (NOAA) </w:t>
      </w:r>
      <w:r w:rsidR="00601E6B">
        <w:t>w</w:t>
      </w:r>
      <w:r w:rsidR="00601E6B" w:rsidRPr="006F1622">
        <w:t>eb site (</w:t>
      </w:r>
      <w:hyperlink r:id="rId38"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39" w:history="1">
        <w:r w:rsidR="00601E6B" w:rsidRPr="00BD63F9">
          <w:rPr>
            <w:rStyle w:val="Hyperlink"/>
          </w:rPr>
          <w:t>https://maps.waterdata.usgs.gov/mapper/</w:t>
        </w:r>
      </w:hyperlink>
      <w:r w:rsidR="00601E6B" w:rsidRPr="000C2DBA">
        <w:t>)</w:t>
      </w:r>
      <w:r w:rsidR="00BD63F9">
        <w:t xml:space="preserve"> </w:t>
      </w:r>
      <w:r>
        <w:t>and will be assumed to be accurate.</w:t>
      </w:r>
      <w:bookmarkStart w:id="307" w:name="B10._DATA_MANAGEMENT"/>
      <w:bookmarkStart w:id="308" w:name="_Toc117087864"/>
      <w:bookmarkStart w:id="309" w:name="_Toc125960357"/>
      <w:bookmarkStart w:id="310" w:name="_Toc125984016"/>
      <w:bookmarkStart w:id="311" w:name="_Toc125984300"/>
      <w:bookmarkStart w:id="312" w:name="_Toc132032672"/>
      <w:bookmarkEnd w:id="307"/>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313" w:name="_Toc133754254"/>
      <w:r>
        <w:t>B10.</w:t>
      </w:r>
      <w:r w:rsidR="00601E6B">
        <w:t xml:space="preserve"> Data</w:t>
      </w:r>
      <w:r w:rsidR="00601E6B">
        <w:rPr>
          <w:spacing w:val="-2"/>
        </w:rPr>
        <w:t xml:space="preserve"> </w:t>
      </w:r>
      <w:r w:rsidR="00601E6B">
        <w:t>Management</w:t>
      </w:r>
      <w:bookmarkEnd w:id="308"/>
      <w:bookmarkEnd w:id="309"/>
      <w:bookmarkEnd w:id="310"/>
      <w:bookmarkEnd w:id="311"/>
      <w:bookmarkEnd w:id="312"/>
      <w:bookmarkEnd w:id="313"/>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 xml:space="preserve">Aggregated in a manner consistent with their prime </w:t>
      </w:r>
      <w:proofErr w:type="gramStart"/>
      <w:r>
        <w:rPr>
          <w:sz w:val="24"/>
        </w:rPr>
        <w:t>use</w:t>
      </w:r>
      <w:proofErr w:type="gramEnd"/>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314" w:name="_Toc132022486"/>
    </w:p>
    <w:p w14:paraId="640483B1" w14:textId="15095B76" w:rsidR="000866DB" w:rsidRDefault="000866DB" w:rsidP="000221D8">
      <w:pPr>
        <w:pStyle w:val="BodyText"/>
        <w:ind w:right="475"/>
      </w:pPr>
      <w:bookmarkStart w:id="315"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314"/>
      <w:bookmarkEnd w:id="315"/>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proofErr w:type="gramStart"/>
      <w:r w:rsidRPr="007F3A77">
        <w:rPr>
          <w:sz w:val="24"/>
        </w:rPr>
        <w:t>certification</w:t>
      </w:r>
      <w:proofErr w:type="gramEnd"/>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w:t>
      </w:r>
      <w:proofErr w:type="gramStart"/>
      <w:r>
        <w:t>upload</w:t>
      </w:r>
      <w:proofErr w:type="gramEnd"/>
      <w:r>
        <w:t xml:space="preserve">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316" w:name="_Toc133754255"/>
      <w:r w:rsidRPr="000221D8">
        <w:lastRenderedPageBreak/>
        <w:t xml:space="preserve">B10.1 </w:t>
      </w:r>
      <w:r w:rsidR="000866DB">
        <w:t>Data Storage and</w:t>
      </w:r>
      <w:r w:rsidR="000866DB">
        <w:rPr>
          <w:spacing w:val="-2"/>
        </w:rPr>
        <w:t xml:space="preserve"> </w:t>
      </w:r>
      <w:r w:rsidR="000866DB">
        <w:t>Retention</w:t>
      </w:r>
      <w:bookmarkEnd w:id="316"/>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w:t>
      </w:r>
      <w:proofErr w:type="gramStart"/>
      <w:r>
        <w:t>are</w:t>
      </w:r>
      <w:proofErr w:type="gramEnd"/>
      <w:r>
        <w:t xml:space="preserv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w:t>
      </w:r>
      <w:proofErr w:type="gramStart"/>
      <w:r w:rsidR="00601E6B">
        <w:t>AWQMS))</w:t>
      </w:r>
      <w:proofErr w:type="gramEnd"/>
      <w:r w:rsidR="00601E6B">
        <w:t>.</w:t>
      </w:r>
      <w:r>
        <w:t xml:space="preserve"> Data will be reviewed to determine if water quality problems </w:t>
      </w:r>
      <w:proofErr w:type="gramStart"/>
      <w:r>
        <w:t>exist</w:t>
      </w:r>
      <w:proofErr w:type="gramEnd"/>
      <w:r>
        <w:t xml:space="preserve"> </w:t>
      </w:r>
      <w:proofErr w:type="gramStart"/>
      <w:r>
        <w:t>and</w:t>
      </w:r>
      <w:proofErr w:type="gramEnd"/>
      <w:r>
        <w:t xml:space="preserve"> any values exceed water quality standards. Data files are backed up on KWF server</w:t>
      </w:r>
      <w:r w:rsidR="00601E6B">
        <w:t>, which in turn is backed up at a remote location by the IT service provider North Tech Group (</w:t>
      </w:r>
      <w:hyperlink r:id="rId40"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41">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rsidSect="00055722">
          <w:pgSz w:w="11900" w:h="16840"/>
          <w:pgMar w:top="1620" w:right="940" w:bottom="940" w:left="1040" w:header="929" w:footer="744" w:gutter="0"/>
          <w:cols w:space="720"/>
        </w:sectPr>
      </w:pPr>
    </w:p>
    <w:p w14:paraId="5F561243" w14:textId="77777777" w:rsidR="00601E6B" w:rsidRDefault="00601E6B" w:rsidP="00601E6B">
      <w:bookmarkStart w:id="317" w:name="_Toc117087865"/>
    </w:p>
    <w:p w14:paraId="04077F6B" w14:textId="77777777" w:rsidR="00601E6B" w:rsidRPr="007A54D9" w:rsidRDefault="00601E6B" w:rsidP="00601E6B">
      <w:pPr>
        <w:pStyle w:val="Heading2"/>
        <w:ind w:left="0"/>
      </w:pPr>
      <w:bookmarkStart w:id="318" w:name="_Toc125960358"/>
      <w:bookmarkStart w:id="319" w:name="_Toc125984017"/>
      <w:bookmarkStart w:id="320" w:name="_Toc125984301"/>
      <w:bookmarkStart w:id="321" w:name="_Toc132032673"/>
      <w:bookmarkStart w:id="322" w:name="_Toc133754256"/>
      <w:r w:rsidRPr="007A54D9">
        <w:t>C1. Assessments and Response</w:t>
      </w:r>
      <w:r w:rsidRPr="00D523EC">
        <w:t xml:space="preserve"> </w:t>
      </w:r>
      <w:r w:rsidRPr="007A54D9">
        <w:t>Actions</w:t>
      </w:r>
      <w:bookmarkEnd w:id="317"/>
      <w:bookmarkEnd w:id="318"/>
      <w:bookmarkEnd w:id="319"/>
      <w:bookmarkEnd w:id="320"/>
      <w:bookmarkEnd w:id="321"/>
      <w:bookmarkEnd w:id="322"/>
    </w:p>
    <w:p w14:paraId="10F6F73A" w14:textId="77777777" w:rsidR="000866DB" w:rsidRDefault="000866DB" w:rsidP="000866DB">
      <w:pPr>
        <w:pStyle w:val="BodyText"/>
        <w:spacing w:before="9"/>
        <w:rPr>
          <w:b/>
          <w:sz w:val="23"/>
        </w:rPr>
      </w:pPr>
      <w:bookmarkStart w:id="323" w:name="C1._ASSESSMENTS_AND_RESPONSE_ACTIONS"/>
      <w:bookmarkEnd w:id="323"/>
    </w:p>
    <w:p w14:paraId="6D771CB2" w14:textId="77777777" w:rsidR="000866DB" w:rsidRDefault="000866DB" w:rsidP="00044240">
      <w:pPr>
        <w:pStyle w:val="BodyText"/>
        <w:ind w:right="301"/>
      </w:pPr>
      <w:r>
        <w:t xml:space="preserve">Assessments are independent (of management) evaluations of the monitoring project that are performed by the Project’s QA Officer or his/her </w:t>
      </w:r>
      <w:proofErr w:type="gramStart"/>
      <w:r>
        <w:t>designee</w:t>
      </w:r>
      <w:proofErr w:type="gramEnd"/>
      <w:r>
        <w:t>.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 xml:space="preserve">Calculation of monitoring project’s overall achieved precision, accuracy and data completeness compared to QAPP defined precision, </w:t>
      </w:r>
      <w:proofErr w:type="gramStart"/>
      <w:r>
        <w:rPr>
          <w:sz w:val="24"/>
        </w:rPr>
        <w:t>accuracy</w:t>
      </w:r>
      <w:proofErr w:type="gramEnd"/>
      <w:r>
        <w:rPr>
          <w:sz w:val="24"/>
        </w:rPr>
        <w:t xml:space="preserve">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w:t>
      </w:r>
      <w:proofErr w:type="gramStart"/>
      <w:r>
        <w:t>calibration</w:t>
      </w:r>
      <w:proofErr w:type="gramEnd"/>
      <w:r>
        <w:t xml:space="preserve">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w:t>
      </w:r>
      <w:proofErr w:type="gramStart"/>
      <w:r>
        <w:t>pointed-out</w:t>
      </w:r>
      <w:proofErr w:type="gramEnd"/>
      <w:r>
        <w:t xml:space="preserve">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324" w:name="C2._QA_REPORTS_to_Management"/>
      <w:bookmarkStart w:id="325" w:name="_Toc132032674"/>
      <w:bookmarkStart w:id="326" w:name="_Toc133754257"/>
      <w:bookmarkEnd w:id="324"/>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325"/>
      <w:bookmarkEnd w:id="326"/>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 xml:space="preserve">All </w:t>
      </w:r>
      <w:proofErr w:type="gramStart"/>
      <w:r>
        <w:rPr>
          <w:sz w:val="24"/>
        </w:rPr>
        <w:t>field</w:t>
      </w:r>
      <w:proofErr w:type="gramEnd"/>
      <w:r>
        <w:rPr>
          <w:sz w:val="24"/>
        </w:rPr>
        <w:t xml:space="preserve">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 xml:space="preserve">in section </w:t>
      </w:r>
      <w:proofErr w:type="gramStart"/>
      <w:r w:rsidR="00601E6B">
        <w:rPr>
          <w:spacing w:val="-3"/>
          <w:sz w:val="24"/>
        </w:rPr>
        <w:t>A7</w:t>
      </w:r>
      <w:proofErr w:type="gramEnd"/>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proofErr w:type="gramStart"/>
      <w:r>
        <w:rPr>
          <w:sz w:val="24"/>
        </w:rPr>
        <w:t>analyte</w:t>
      </w:r>
      <w:proofErr w:type="gramEnd"/>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proofErr w:type="gramStart"/>
      <w:r>
        <w:rPr>
          <w:sz w:val="24"/>
        </w:rPr>
        <w:t>results</w:t>
      </w:r>
      <w:proofErr w:type="gramEnd"/>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proofErr w:type="gramStart"/>
      <w:r>
        <w:rPr>
          <w:sz w:val="24"/>
        </w:rPr>
        <w:t>results</w:t>
      </w:r>
      <w:proofErr w:type="gramEnd"/>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proofErr w:type="gramStart"/>
      <w:r>
        <w:rPr>
          <w:sz w:val="24"/>
        </w:rPr>
        <w:t>RPD</w:t>
      </w:r>
      <w:proofErr w:type="gramEnd"/>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2"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327" w:name="D1._DATA_REVIEW,_VALIDATION_AND_VERIFICA"/>
      <w:bookmarkStart w:id="328" w:name="_Toc117087867"/>
      <w:bookmarkStart w:id="329" w:name="_Toc125960360"/>
      <w:bookmarkStart w:id="330" w:name="_Toc125984019"/>
      <w:bookmarkStart w:id="331" w:name="_Toc125984303"/>
      <w:bookmarkStart w:id="332" w:name="_Toc132032675"/>
      <w:bookmarkStart w:id="333" w:name="_Toc133754258"/>
      <w:bookmarkEnd w:id="327"/>
      <w:r>
        <w:t>D1.</w:t>
      </w:r>
      <w:r w:rsidR="00601E6B">
        <w:t xml:space="preserve"> Data Review, Validation, and Verification Requirements</w:t>
      </w:r>
      <w:bookmarkEnd w:id="328"/>
      <w:bookmarkEnd w:id="329"/>
      <w:bookmarkEnd w:id="330"/>
      <w:bookmarkEnd w:id="331"/>
      <w:bookmarkEnd w:id="332"/>
      <w:bookmarkEnd w:id="333"/>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 xml:space="preserve">The Project Manager and the Quality Assurance Officer will conduct data review and validation. This process for data review is described under Sections B10 and A7. Data that </w:t>
      </w:r>
      <w:proofErr w:type="gramStart"/>
      <w:r>
        <w:t>are</w:t>
      </w:r>
      <w:proofErr w:type="gramEnd"/>
      <w:r>
        <w:t xml:space="preserv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34" w:name="_Toc117087868"/>
      <w:bookmarkStart w:id="335" w:name="_Toc125960361"/>
      <w:bookmarkStart w:id="336" w:name="_Toc125984020"/>
      <w:bookmarkStart w:id="337" w:name="_Toc125984304"/>
      <w:bookmarkStart w:id="338" w:name="_Toc132032676"/>
      <w:bookmarkStart w:id="339" w:name="_Toc133754259"/>
      <w:r>
        <w:t>D2. Validation and Verification Methods</w:t>
      </w:r>
      <w:bookmarkEnd w:id="334"/>
      <w:bookmarkEnd w:id="335"/>
      <w:bookmarkEnd w:id="336"/>
      <w:bookmarkEnd w:id="337"/>
      <w:bookmarkEnd w:id="338"/>
      <w:bookmarkEnd w:id="339"/>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40" w:name="D2._VALIDATION_AND_VERIFICATION_METHODS"/>
      <w:bookmarkEnd w:id="340"/>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41" w:name="_Toc132706069"/>
      <w:bookmarkStart w:id="342" w:name="_Toc133754260"/>
      <w:r>
        <w:t>Laboratory Quality Control (QC) Measures</w:t>
      </w:r>
      <w:bookmarkEnd w:id="341"/>
      <w:bookmarkEnd w:id="342"/>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 xml:space="preserve">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w:t>
      </w:r>
      <w:proofErr w:type="gramStart"/>
      <w:r>
        <w:t>these</w:t>
      </w:r>
      <w:proofErr w:type="gramEnd"/>
      <w:r>
        <w:t xml:space="preserv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43" w:name="D3._RECONCILIATION_WITH_DATA_QUALITY_OBJ"/>
      <w:bookmarkStart w:id="344" w:name="_Toc117087869"/>
      <w:bookmarkStart w:id="345" w:name="_Toc125960362"/>
      <w:bookmarkStart w:id="346" w:name="_Toc125984021"/>
      <w:bookmarkStart w:id="347" w:name="_Toc125984305"/>
      <w:bookmarkStart w:id="348" w:name="_Toc132032677"/>
      <w:bookmarkStart w:id="349" w:name="_Toc133754261"/>
      <w:bookmarkEnd w:id="343"/>
      <w:r>
        <w:t>D3.</w:t>
      </w:r>
      <w:r w:rsidR="00601E6B">
        <w:t xml:space="preserve"> Reconciliation with Data Quality</w:t>
      </w:r>
      <w:r w:rsidR="00601E6B">
        <w:rPr>
          <w:spacing w:val="-4"/>
        </w:rPr>
        <w:t xml:space="preserve"> </w:t>
      </w:r>
      <w:r w:rsidR="00601E6B">
        <w:t>Objectives</w:t>
      </w:r>
      <w:bookmarkEnd w:id="344"/>
      <w:bookmarkEnd w:id="345"/>
      <w:bookmarkEnd w:id="346"/>
      <w:bookmarkEnd w:id="347"/>
      <w:bookmarkEnd w:id="348"/>
      <w:bookmarkEnd w:id="349"/>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proofErr w:type="gramStart"/>
      <w:r w:rsidR="00601E6B">
        <w:t>flagged as</w:t>
      </w:r>
      <w:proofErr w:type="gramEnd"/>
      <w:r w:rsidR="00601E6B">
        <w:t xml:space="preserve">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50" w:name="_Toc96073989"/>
      <w:bookmarkStart w:id="351"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52" w:name="_Toc132032678"/>
      <w:bookmarkStart w:id="353" w:name="_Toc133754262"/>
      <w:r>
        <w:lastRenderedPageBreak/>
        <w:t>References</w:t>
      </w:r>
      <w:bookmarkEnd w:id="352"/>
      <w:bookmarkEnd w:id="353"/>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6178D28D" w:rsidR="000A657C" w:rsidRDefault="000A657C" w:rsidP="00044240">
      <w:pPr>
        <w:spacing w:line="240" w:lineRule="exact"/>
        <w:ind w:left="720" w:hanging="720"/>
        <w:rPr>
          <w:ins w:id="354" w:author="Benjamin Meyer" w:date="2024-03-21T13:28:00Z"/>
          <w:noProof/>
        </w:rPr>
      </w:pPr>
      <w:r>
        <w:rPr>
          <w:noProof/>
        </w:rPr>
        <w:t xml:space="preserve">Litchfield, V. P., and G. B. Kyle. 1992. “Kenai River Water Quality Investigation Completion Report.” 123. Alaska Department of Fish and Game. </w:t>
      </w:r>
      <w:ins w:id="355" w:author="Benjamin Meyer" w:date="2024-03-21T13:28:00Z">
        <w:r w:rsidR="00D36FE6">
          <w:rPr>
            <w:noProof/>
          </w:rPr>
          <w:fldChar w:fldCharType="begin"/>
        </w:r>
        <w:r w:rsidR="00D36FE6">
          <w:rPr>
            <w:noProof/>
          </w:rPr>
          <w:instrText xml:space="preserve"> HYPERLINK "</w:instrText>
        </w:r>
      </w:ins>
      <w:r w:rsidR="00D36FE6">
        <w:rPr>
          <w:noProof/>
        </w:rPr>
        <w:instrText>http://www.adfg.alaska.gov/fedaidpdfs/FRED.123.pdf</w:instrText>
      </w:r>
      <w:ins w:id="356" w:author="Benjamin Meyer" w:date="2024-03-21T13:28:00Z">
        <w:r w:rsidR="00D36FE6">
          <w:rPr>
            <w:noProof/>
          </w:rPr>
          <w:instrText xml:space="preserve">" </w:instrText>
        </w:r>
        <w:r w:rsidR="00D36FE6">
          <w:rPr>
            <w:noProof/>
          </w:rPr>
        </w:r>
        <w:r w:rsidR="00D36FE6">
          <w:rPr>
            <w:noProof/>
          </w:rPr>
          <w:fldChar w:fldCharType="separate"/>
        </w:r>
      </w:ins>
      <w:r w:rsidR="00D36FE6" w:rsidRPr="00165109">
        <w:rPr>
          <w:rStyle w:val="Hyperlink"/>
          <w:noProof/>
        </w:rPr>
        <w:t>http://www.adfg.alaska.gov/fedaidpdfs/FRED.123.pdf</w:t>
      </w:r>
      <w:ins w:id="357" w:author="Benjamin Meyer" w:date="2024-03-21T13:28:00Z">
        <w:r w:rsidR="00D36FE6">
          <w:rPr>
            <w:noProof/>
          </w:rPr>
          <w:fldChar w:fldCharType="end"/>
        </w:r>
      </w:ins>
      <w:r>
        <w:rPr>
          <w:noProof/>
        </w:rPr>
        <w:t>.</w:t>
      </w:r>
    </w:p>
    <w:p w14:paraId="79C7758B" w14:textId="0BA111C2" w:rsidR="00D36FE6" w:rsidRDefault="00D36FE6" w:rsidP="00044240">
      <w:pPr>
        <w:spacing w:line="240" w:lineRule="exact"/>
        <w:ind w:left="720" w:hanging="720"/>
        <w:rPr>
          <w:noProof/>
        </w:rPr>
      </w:pPr>
      <w:ins w:id="358" w:author="Benjamin Meyer" w:date="2024-03-21T13:28:00Z">
        <w:r>
          <w:t xml:space="preserve">Litchfield, V., and A. Milner. 1998. </w:t>
        </w:r>
        <w:proofErr w:type="gramStart"/>
        <w:r>
          <w:t>Kenai river</w:t>
        </w:r>
        <w:proofErr w:type="gramEnd"/>
        <w:r>
          <w:t xml:space="preserve"> bioassessment: Effects of storm drain outfall on the benthic invertebrate community. ADF&amp;G, 2A98-26. </w:t>
        </w:r>
        <w:r>
          <w:fldChar w:fldCharType="begin"/>
        </w:r>
        <w:r>
          <w:instrText xml:space="preserve"> HYPERLINK "</w:instrText>
        </w:r>
        <w:r w:rsidRPr="00D36FE6">
          <w:instrText>https://www.adfg.alaska.gov/fedaidpdfs/RIR.2A.1998.26.pdf</w:instrText>
        </w:r>
        <w:r>
          <w:instrText xml:space="preserve">" </w:instrText>
        </w:r>
        <w:r>
          <w:fldChar w:fldCharType="separate"/>
        </w:r>
        <w:r w:rsidRPr="00165109">
          <w:rPr>
            <w:rStyle w:val="Hyperlink"/>
          </w:rPr>
          <w:t>https://www.adfg.alaska.gov/fedaidpdfs/RIR.2A.1998.26.pdf</w:t>
        </w:r>
        <w:r>
          <w:fldChar w:fldCharType="end"/>
        </w:r>
        <w:r>
          <w:t xml:space="preserve"> </w:t>
        </w:r>
      </w:ins>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055722">
          <w:headerReference w:type="default" r:id="rId43"/>
          <w:footerReference w:type="default" r:id="rId44"/>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359" w:name="_Toc132706072"/>
      <w:bookmarkStart w:id="360" w:name="_Toc132032679"/>
      <w:r w:rsidRPr="003D1562">
        <w:rPr>
          <w:b/>
          <w:sz w:val="24"/>
          <w:szCs w:val="24"/>
        </w:rPr>
        <w:lastRenderedPageBreak/>
        <w:t>Appendix</w:t>
      </w:r>
      <w:bookmarkStart w:id="361" w:name="APPENDIX_A"/>
      <w:bookmarkStart w:id="362" w:name="_bookmark34"/>
      <w:bookmarkEnd w:id="361"/>
      <w:bookmarkEnd w:id="362"/>
      <w:r w:rsidRPr="003D1562">
        <w:rPr>
          <w:b/>
          <w:sz w:val="24"/>
          <w:szCs w:val="24"/>
        </w:rPr>
        <w:t xml:space="preserve"> A:</w:t>
      </w:r>
      <w:bookmarkEnd w:id="350"/>
      <w:bookmarkEnd w:id="359"/>
      <w:r w:rsidR="00E81AA7" w:rsidRPr="003D1562">
        <w:rPr>
          <w:b/>
          <w:sz w:val="24"/>
          <w:szCs w:val="24"/>
        </w:rPr>
        <w:t xml:space="preserve"> Technical Advisory Committee</w:t>
      </w:r>
      <w:bookmarkEnd w:id="360"/>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63" w:name="_Toc117087870"/>
      <w:bookmarkStart w:id="364" w:name="_Toc125541899"/>
      <w:commentRangeStart w:id="365"/>
      <w:r>
        <w:rPr>
          <w:b/>
          <w:i/>
        </w:rPr>
        <w:t xml:space="preserve">Sara </w:t>
      </w:r>
      <w:proofErr w:type="spellStart"/>
      <w:r>
        <w:rPr>
          <w:b/>
          <w:i/>
        </w:rPr>
        <w:t>Apsens</w:t>
      </w:r>
      <w:proofErr w:type="spellEnd"/>
    </w:p>
    <w:p w14:paraId="2BB5A16A" w14:textId="77777777" w:rsidR="000A657C" w:rsidRDefault="000A657C" w:rsidP="000A657C">
      <w:pPr>
        <w:pStyle w:val="BodyText"/>
        <w:ind w:firstLine="688"/>
        <w:rPr>
          <w:bCs/>
          <w:iCs/>
        </w:rPr>
      </w:pPr>
      <w:r>
        <w:rPr>
          <w:bCs/>
          <w:iCs/>
        </w:rPr>
        <w:t xml:space="preserve">Alaska Department </w:t>
      </w:r>
      <w:commentRangeEnd w:id="365"/>
      <w:r w:rsidR="00A339B0">
        <w:rPr>
          <w:rStyle w:val="CommentReference"/>
        </w:rPr>
        <w:commentReference w:id="365"/>
      </w:r>
      <w:r>
        <w:rPr>
          <w:bCs/>
          <w:iCs/>
        </w:rPr>
        <w:t>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66" w:name="_Toc96073990"/>
      <w:bookmarkStart w:id="367" w:name="_Toc132706073"/>
      <w:bookmarkStart w:id="368" w:name="_Toc133754263"/>
      <w:r>
        <w:t>Scott Curtin</w:t>
      </w:r>
      <w:bookmarkEnd w:id="363"/>
      <w:bookmarkEnd w:id="364"/>
      <w:bookmarkEnd w:id="366"/>
      <w:bookmarkEnd w:id="367"/>
      <w:bookmarkEnd w:id="368"/>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8877CFA" w:rsidR="00E81AA7" w:rsidDel="00A339B0" w:rsidRDefault="00E81AA7" w:rsidP="00E81AA7">
      <w:pPr>
        <w:pStyle w:val="Heading2"/>
        <w:rPr>
          <w:del w:id="369" w:author="Benjamin Meyer" w:date="2024-03-21T13:26:00Z"/>
        </w:rPr>
      </w:pPr>
      <w:bookmarkStart w:id="370" w:name="_Toc96073992"/>
      <w:bookmarkStart w:id="371" w:name="_Toc117087872"/>
      <w:bookmarkStart w:id="372" w:name="_Toc125541901"/>
      <w:bookmarkStart w:id="373" w:name="_Toc132706074"/>
      <w:bookmarkStart w:id="374" w:name="_Toc133754264"/>
      <w:commentRangeStart w:id="375"/>
      <w:del w:id="376" w:author="Benjamin Meyer" w:date="2024-03-21T13:26:00Z">
        <w:r w:rsidDel="00A339B0">
          <w:delText>Jack Blackwell</w:delText>
        </w:r>
      </w:del>
      <w:bookmarkEnd w:id="370"/>
      <w:bookmarkEnd w:id="371"/>
      <w:bookmarkEnd w:id="372"/>
      <w:bookmarkEnd w:id="373"/>
      <w:bookmarkEnd w:id="374"/>
      <w:commentRangeEnd w:id="375"/>
      <w:r w:rsidR="00A339B0">
        <w:rPr>
          <w:rStyle w:val="CommentReference"/>
          <w:b w:val="0"/>
          <w:bCs w:val="0"/>
          <w:i w:val="0"/>
        </w:rPr>
        <w:commentReference w:id="375"/>
      </w:r>
    </w:p>
    <w:p w14:paraId="65DCD9F2" w14:textId="790214FA" w:rsidR="00E81AA7" w:rsidDel="00A339B0" w:rsidRDefault="00E81AA7" w:rsidP="00E81AA7">
      <w:pPr>
        <w:pStyle w:val="BodyText"/>
        <w:spacing w:line="275" w:lineRule="exact"/>
        <w:ind w:left="688"/>
        <w:rPr>
          <w:del w:id="377" w:author="Benjamin Meyer" w:date="2024-03-21T13:26:00Z"/>
        </w:rPr>
      </w:pPr>
      <w:del w:id="378" w:author="Benjamin Meyer" w:date="2024-03-21T13:26:00Z">
        <w:r w:rsidDel="00A339B0">
          <w:delText>Alaska State Parks</w:delText>
        </w:r>
      </w:del>
    </w:p>
    <w:p w14:paraId="64A1FE11" w14:textId="70A0D071" w:rsidR="00E81AA7" w:rsidDel="00A339B0" w:rsidRDefault="00E81AA7" w:rsidP="00E81AA7">
      <w:pPr>
        <w:pStyle w:val="BodyText"/>
        <w:ind w:left="688"/>
        <w:rPr>
          <w:del w:id="379" w:author="Benjamin Meyer" w:date="2024-03-21T13:26:00Z"/>
        </w:rPr>
      </w:pPr>
      <w:del w:id="380" w:author="Benjamin Meyer" w:date="2024-03-21T13:26:00Z">
        <w:r w:rsidDel="00A339B0">
          <w:delText>Kenai River Special Management Area</w:delText>
        </w:r>
      </w:del>
    </w:p>
    <w:p w14:paraId="359CB442" w14:textId="39A087D9" w:rsidR="00E81AA7" w:rsidDel="00A339B0" w:rsidRDefault="00E81AA7" w:rsidP="003D1562">
      <w:pPr>
        <w:pStyle w:val="BodyText"/>
        <w:ind w:left="688" w:right="4680"/>
        <w:rPr>
          <w:del w:id="381" w:author="Benjamin Meyer" w:date="2024-03-21T13:26:00Z"/>
        </w:rPr>
      </w:pPr>
      <w:del w:id="382" w:author="Benjamin Meyer" w:date="2024-03-21T13:26:00Z">
        <w:r w:rsidDel="00A339B0">
          <w:delText xml:space="preserve">P.O. Box 1247 Soldotna, AK 99669 </w:delText>
        </w:r>
      </w:del>
    </w:p>
    <w:p w14:paraId="24514384" w14:textId="0BF03E90" w:rsidR="000A657C" w:rsidDel="00A339B0" w:rsidRDefault="000A657C" w:rsidP="000A657C">
      <w:pPr>
        <w:pStyle w:val="BodyText"/>
        <w:ind w:left="688"/>
        <w:rPr>
          <w:del w:id="383" w:author="Benjamin Meyer" w:date="2024-03-21T13:26:00Z"/>
        </w:rPr>
      </w:pPr>
      <w:del w:id="384" w:author="Benjamin Meyer" w:date="2024-03-21T13:26:00Z">
        <w:r w:rsidDel="00A339B0">
          <w:delText>Phone:</w:delText>
        </w:r>
        <w:r w:rsidDel="00A339B0">
          <w:rPr>
            <w:spacing w:val="18"/>
          </w:rPr>
          <w:delText xml:space="preserve"> </w:delText>
        </w:r>
        <w:r w:rsidDel="00A339B0">
          <w:rPr>
            <w:spacing w:val="-3"/>
          </w:rPr>
          <w:delText>907-262-5581</w:delText>
        </w:r>
      </w:del>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85" w:name="_Toc96073995"/>
    </w:p>
    <w:p w14:paraId="1DCE8DD7" w14:textId="3297105A" w:rsidR="00E81AA7" w:rsidRDefault="00E81AA7" w:rsidP="00E81AA7">
      <w:pPr>
        <w:pStyle w:val="Heading2"/>
      </w:pPr>
      <w:bookmarkStart w:id="386" w:name="_Toc117087875"/>
      <w:bookmarkStart w:id="387" w:name="_Toc125541904"/>
      <w:bookmarkStart w:id="388" w:name="_Toc132706075"/>
      <w:bookmarkStart w:id="389" w:name="_Toc133754265"/>
      <w:r>
        <w:t>Justin Nelson</w:t>
      </w:r>
      <w:bookmarkEnd w:id="385"/>
      <w:bookmarkEnd w:id="386"/>
      <w:bookmarkEnd w:id="387"/>
      <w:bookmarkEnd w:id="388"/>
      <w:bookmarkEnd w:id="389"/>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90" w:name="_Toc96073996"/>
      <w:bookmarkStart w:id="391" w:name="_Toc117087876"/>
      <w:bookmarkStart w:id="392" w:name="_Toc125541905"/>
      <w:bookmarkStart w:id="393" w:name="_Toc132706076"/>
      <w:bookmarkStart w:id="394" w:name="_Toc133754266"/>
      <w:r>
        <w:t>Jon Essert</w:t>
      </w:r>
      <w:bookmarkEnd w:id="390"/>
      <w:bookmarkEnd w:id="391"/>
      <w:bookmarkEnd w:id="392"/>
      <w:bookmarkEnd w:id="393"/>
      <w:bookmarkEnd w:id="394"/>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BAF208E" w14:textId="77777777" w:rsidR="001C50F1" w:rsidRDefault="001C50F1" w:rsidP="00E81AA7">
      <w:pPr>
        <w:pStyle w:val="Heading1"/>
        <w:spacing w:before="91"/>
        <w:ind w:left="1731" w:right="1829"/>
        <w:jc w:val="center"/>
        <w:rPr>
          <w:ins w:id="395" w:author="bmeyer bmeyer" w:date="2024-03-28T17:24:00Z"/>
        </w:rPr>
      </w:pPr>
      <w:bookmarkStart w:id="396" w:name="_Toc132032680"/>
      <w:bookmarkStart w:id="397" w:name="_Toc133754267"/>
      <w:bookmarkEnd w:id="351"/>
    </w:p>
    <w:p w14:paraId="2EAF7B30" w14:textId="77777777" w:rsidR="001C50F1" w:rsidRDefault="001C50F1" w:rsidP="00E81AA7">
      <w:pPr>
        <w:pStyle w:val="Heading1"/>
        <w:spacing w:before="91"/>
        <w:ind w:left="1731" w:right="1829"/>
        <w:jc w:val="center"/>
        <w:rPr>
          <w:ins w:id="398" w:author="bmeyer bmeyer" w:date="2024-03-28T17:24:00Z"/>
        </w:rPr>
      </w:pPr>
    </w:p>
    <w:p w14:paraId="736BE47B" w14:textId="77777777" w:rsidR="001C50F1" w:rsidRDefault="001C50F1" w:rsidP="00E81AA7">
      <w:pPr>
        <w:pStyle w:val="Heading1"/>
        <w:spacing w:before="91"/>
        <w:ind w:left="1731" w:right="1829"/>
        <w:jc w:val="center"/>
        <w:rPr>
          <w:ins w:id="399" w:author="bmeyer bmeyer" w:date="2024-03-28T17:24:00Z"/>
        </w:rPr>
      </w:pPr>
    </w:p>
    <w:p w14:paraId="0A458B74" w14:textId="13D527FE" w:rsidR="00E81AA7" w:rsidRDefault="000A657C" w:rsidP="00E81AA7">
      <w:pPr>
        <w:pStyle w:val="Heading1"/>
        <w:spacing w:before="91"/>
        <w:ind w:left="1731" w:right="1829"/>
        <w:jc w:val="center"/>
      </w:pPr>
      <w:r w:rsidRPr="004E5CF7">
        <w:lastRenderedPageBreak/>
        <w:t>Appendix</w:t>
      </w:r>
      <w:bookmarkStart w:id="400" w:name="_Toc132706077"/>
      <w:r w:rsidR="00E81AA7" w:rsidRPr="004E5CF7">
        <w:t xml:space="preserve"> B:</w:t>
      </w:r>
      <w:r w:rsidR="00E81AA7">
        <w:t xml:space="preserve"> </w:t>
      </w:r>
      <w:bookmarkStart w:id="401" w:name="_Hlk117087691"/>
      <w:r w:rsidR="00E81AA7">
        <w:t>Fieldwork Sampling SOP</w:t>
      </w:r>
      <w:bookmarkEnd w:id="396"/>
      <w:bookmarkEnd w:id="397"/>
      <w:bookmarkEnd w:id="400"/>
    </w:p>
    <w:bookmarkEnd w:id="401"/>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402" w:name="APPENDIX_B"/>
      <w:bookmarkStart w:id="403" w:name="_bookmark35"/>
      <w:bookmarkStart w:id="404" w:name="_Hlk117087791"/>
      <w:bookmarkEnd w:id="402"/>
      <w:bookmarkEnd w:id="403"/>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w:t>
      </w:r>
      <w:proofErr w:type="gramStart"/>
      <w:r>
        <w:rPr>
          <w:rFonts w:ascii="Times" w:eastAsia="Times" w:hAnsi="Times"/>
          <w:b/>
          <w:sz w:val="24"/>
          <w:szCs w:val="20"/>
        </w:rPr>
        <w:t>…..</w:t>
      </w:r>
      <w:proofErr w:type="gramEnd"/>
      <w:r>
        <w:rPr>
          <w:rFonts w:ascii="Times" w:eastAsia="Times" w:hAnsi="Times"/>
          <w:b/>
          <w:sz w:val="24"/>
          <w:szCs w:val="20"/>
        </w:rPr>
        <w:t xml:space="preserve">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 xml:space="preserve">Once you’re at the site, there are some important things to do BEFORE </w:t>
      </w:r>
      <w:proofErr w:type="gramStart"/>
      <w:r w:rsidRPr="007F6044">
        <w:rPr>
          <w:rFonts w:ascii="Times" w:eastAsia="Times" w:hAnsi="Times"/>
          <w:b/>
          <w:sz w:val="24"/>
          <w:szCs w:val="20"/>
        </w:rPr>
        <w:t>opening</w:t>
      </w:r>
      <w:proofErr w:type="gramEnd"/>
      <w:r w:rsidRPr="007F6044">
        <w:rPr>
          <w:rFonts w:ascii="Times" w:eastAsia="Times" w:hAnsi="Times"/>
          <w:b/>
          <w:sz w:val="24"/>
          <w:szCs w:val="20"/>
        </w:rPr>
        <w:t xml:space="preserve">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 xml:space="preserve">At the site, make a judgment call as to whether the site is </w:t>
      </w:r>
      <w:proofErr w:type="gramStart"/>
      <w:r w:rsidRPr="007F6044">
        <w:rPr>
          <w:rFonts w:ascii="Times" w:eastAsia="Times" w:hAnsi="Times"/>
          <w:b/>
          <w:sz w:val="24"/>
          <w:szCs w:val="20"/>
        </w:rPr>
        <w:t>representative</w:t>
      </w:r>
      <w:proofErr w:type="gramEnd"/>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 xml:space="preserve">If </w:t>
      </w:r>
      <w:proofErr w:type="gramStart"/>
      <w:r w:rsidRPr="007F6044">
        <w:rPr>
          <w:rFonts w:ascii="Times" w:eastAsia="Times" w:hAnsi="Times"/>
          <w:sz w:val="24"/>
          <w:szCs w:val="20"/>
        </w:rPr>
        <w:t>site</w:t>
      </w:r>
      <w:proofErr w:type="gramEnd"/>
      <w:r w:rsidRPr="007F6044">
        <w:rPr>
          <w:rFonts w:ascii="Times" w:eastAsia="Times" w:hAnsi="Times"/>
          <w:sz w:val="24"/>
          <w:szCs w:val="20"/>
        </w:rPr>
        <w:t xml:space="preserve"> at the coordinates </w:t>
      </w:r>
      <w:proofErr w:type="gramStart"/>
      <w:r w:rsidRPr="007F6044">
        <w:rPr>
          <w:rFonts w:ascii="Times" w:eastAsia="Times" w:hAnsi="Times"/>
          <w:sz w:val="24"/>
          <w:szCs w:val="20"/>
        </w:rPr>
        <w:t>are</w:t>
      </w:r>
      <w:proofErr w:type="gramEnd"/>
      <w:r w:rsidRPr="007F6044">
        <w:rPr>
          <w:rFonts w:ascii="Times" w:eastAsia="Times" w:hAnsi="Times"/>
          <w:sz w:val="24"/>
          <w:szCs w:val="20"/>
        </w:rPr>
        <w:t xml:space="preserv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 xml:space="preserve">Leave cell phones turned on for project </w:t>
      </w:r>
      <w:proofErr w:type="gramStart"/>
      <w:r w:rsidRPr="007F6044">
        <w:rPr>
          <w:rFonts w:ascii="Times" w:eastAsia="Times" w:hAnsi="Times"/>
          <w:sz w:val="24"/>
          <w:szCs w:val="20"/>
        </w:rPr>
        <w:t>communications</w:t>
      </w:r>
      <w:proofErr w:type="gramEnd"/>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 xml:space="preserve">Choose a collection </w:t>
      </w:r>
      <w:proofErr w:type="gramStart"/>
      <w:r w:rsidRPr="007F6044">
        <w:rPr>
          <w:rFonts w:ascii="Times" w:eastAsia="Times" w:hAnsi="Times"/>
          <w:b/>
          <w:sz w:val="24"/>
          <w:szCs w:val="20"/>
        </w:rPr>
        <w:t>location</w:t>
      </w:r>
      <w:proofErr w:type="gramEnd"/>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 xml:space="preserve">Collect Site </w:t>
      </w:r>
      <w:proofErr w:type="gramStart"/>
      <w:r w:rsidRPr="007F6044">
        <w:rPr>
          <w:rFonts w:ascii="Times" w:eastAsia="Times" w:hAnsi="Times"/>
          <w:b/>
          <w:sz w:val="24"/>
          <w:szCs w:val="20"/>
        </w:rPr>
        <w:t>information</w:t>
      </w:r>
      <w:proofErr w:type="gramEnd"/>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Use pre-printed Rite-in-the-Rain field forms to record data with a </w:t>
      </w:r>
      <w:proofErr w:type="gramStart"/>
      <w:r w:rsidRPr="007F6044">
        <w:rPr>
          <w:rFonts w:ascii="Times" w:eastAsia="Times" w:hAnsi="Times"/>
          <w:sz w:val="24"/>
          <w:szCs w:val="20"/>
        </w:rPr>
        <w:t>pencil</w:t>
      </w:r>
      <w:proofErr w:type="gramEnd"/>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Record GPS coordinates on paper at each sampling </w:t>
      </w:r>
      <w:proofErr w:type="gramStart"/>
      <w:r w:rsidRPr="007F6044">
        <w:rPr>
          <w:rFonts w:ascii="Times" w:eastAsia="Times" w:hAnsi="Times"/>
          <w:sz w:val="24"/>
          <w:szCs w:val="20"/>
        </w:rPr>
        <w:t>location</w:t>
      </w:r>
      <w:proofErr w:type="gramEnd"/>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 xml:space="preserve">You can use the Google Maps app on your smart phone to get coordinates even when out of cell reception. Ask the Water Quality Coordinator if you have </w:t>
      </w:r>
      <w:proofErr w:type="gramStart"/>
      <w:r w:rsidRPr="007F6044">
        <w:rPr>
          <w:rFonts w:ascii="Times" w:eastAsia="Times" w:hAnsi="Times"/>
          <w:i/>
          <w:sz w:val="24"/>
          <w:szCs w:val="20"/>
        </w:rPr>
        <w:t>questions</w:t>
      </w:r>
      <w:proofErr w:type="gramEnd"/>
      <w:r w:rsidRPr="007F6044">
        <w:rPr>
          <w:rFonts w:ascii="Times" w:eastAsia="Times" w:hAnsi="Times"/>
          <w:i/>
          <w:sz w:val="24"/>
          <w:szCs w:val="20"/>
        </w:rPr>
        <w:t xml:space="preserve">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Deploy water and air thermometers, take readings before you leave the </w:t>
      </w:r>
      <w:proofErr w:type="gramStart"/>
      <w:r w:rsidRPr="007F6044">
        <w:rPr>
          <w:rFonts w:ascii="Times" w:eastAsia="Times" w:hAnsi="Times"/>
          <w:sz w:val="24"/>
          <w:szCs w:val="20"/>
        </w:rPr>
        <w:t>site</w:t>
      </w:r>
      <w:proofErr w:type="gramEnd"/>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 xml:space="preserve">Collect samples only from the assigned creek or river for your </w:t>
      </w:r>
      <w:proofErr w:type="gramStart"/>
      <w:r w:rsidRPr="007F6044">
        <w:rPr>
          <w:rFonts w:ascii="Times" w:eastAsia="Times" w:hAnsi="Times"/>
          <w:sz w:val="24"/>
          <w:szCs w:val="20"/>
        </w:rPr>
        <w:t>group</w:t>
      </w:r>
      <w:proofErr w:type="gramEnd"/>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 xml:space="preserve">Prepare to use “Clean Hands / Dirty Hands” </w:t>
      </w:r>
      <w:proofErr w:type="gramStart"/>
      <w:r w:rsidRPr="007F6044">
        <w:rPr>
          <w:rFonts w:ascii="Times" w:eastAsia="Times" w:hAnsi="Times"/>
          <w:b/>
          <w:sz w:val="24"/>
          <w:szCs w:val="20"/>
        </w:rPr>
        <w:t>technique</w:t>
      </w:r>
      <w:proofErr w:type="gramEnd"/>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 xml:space="preserve">Prepare sample </w:t>
      </w:r>
      <w:proofErr w:type="gramStart"/>
      <w:r w:rsidRPr="007F6044">
        <w:rPr>
          <w:rFonts w:ascii="Times" w:eastAsia="Times" w:hAnsi="Times"/>
          <w:b/>
          <w:sz w:val="24"/>
          <w:szCs w:val="20"/>
        </w:rPr>
        <w:t>labels</w:t>
      </w:r>
      <w:proofErr w:type="gramEnd"/>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w:t>
      </w:r>
      <w:proofErr w:type="gramStart"/>
      <w:r w:rsidRPr="007F6044">
        <w:rPr>
          <w:rFonts w:ascii="Times" w:eastAsia="Times" w:hAnsi="Times"/>
          <w:sz w:val="24"/>
          <w:szCs w:val="20"/>
        </w:rPr>
        <w:t>bottles, and</w:t>
      </w:r>
      <w:proofErr w:type="gramEnd"/>
      <w:r w:rsidRPr="007F6044">
        <w:rPr>
          <w:rFonts w:ascii="Times" w:eastAsia="Times" w:hAnsi="Times"/>
          <w:sz w:val="24"/>
          <w:szCs w:val="20"/>
        </w:rPr>
        <w:t xml:space="preserve">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Put on new clean gloves if you suspect contamination at any point in </w:t>
      </w:r>
      <w:proofErr w:type="gramStart"/>
      <w:r w:rsidRPr="007F6044">
        <w:rPr>
          <w:rFonts w:ascii="Times" w:eastAsia="Times" w:hAnsi="Times"/>
          <w:sz w:val="24"/>
          <w:szCs w:val="20"/>
        </w:rPr>
        <w:t>sampling</w:t>
      </w:r>
      <w:proofErr w:type="gramEnd"/>
      <w:r w:rsidRPr="007F6044">
        <w:rPr>
          <w:rFonts w:ascii="Times" w:eastAsia="Times" w:hAnsi="Times"/>
          <w:sz w:val="24"/>
          <w:szCs w:val="20"/>
        </w:rPr>
        <w:t xml:space="preserve">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Do not touch </w:t>
      </w:r>
      <w:proofErr w:type="gramStart"/>
      <w:r w:rsidRPr="007F6044">
        <w:rPr>
          <w:rFonts w:ascii="Times" w:eastAsia="Times" w:hAnsi="Times"/>
          <w:sz w:val="24"/>
          <w:szCs w:val="20"/>
        </w:rPr>
        <w:t>inside</w:t>
      </w:r>
      <w:proofErr w:type="gramEnd"/>
      <w:r w:rsidRPr="007F6044">
        <w:rPr>
          <w:rFonts w:ascii="Times" w:eastAsia="Times" w:hAnsi="Times"/>
          <w:sz w:val="24"/>
          <w:szCs w:val="20"/>
        </w:rPr>
        <w:t xml:space="preserv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 xml:space="preserve">Thank </w:t>
      </w:r>
      <w:proofErr w:type="gramStart"/>
      <w:r w:rsidRPr="007F6044">
        <w:rPr>
          <w:rFonts w:ascii="Times" w:eastAsia="Times" w:hAnsi="Times"/>
          <w:sz w:val="24"/>
          <w:szCs w:val="20"/>
        </w:rPr>
        <w:t>you</w:t>
      </w:r>
      <w:r w:rsidR="000A657C" w:rsidRPr="007F6044">
        <w:rPr>
          <w:rFonts w:ascii="Times" w:eastAsia="Times" w:hAnsi="Times"/>
          <w:sz w:val="24"/>
          <w:szCs w:val="20"/>
        </w:rPr>
        <w:t>!!</w:t>
      </w:r>
      <w:proofErr w:type="gramEnd"/>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headerReference w:type="default" r:id="rId45"/>
          <w:footerReference w:type="default" r:id="rId46"/>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7"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w:t>
      </w:r>
      <w:proofErr w:type="gramStart"/>
      <w:r w:rsidRPr="007F6044">
        <w:rPr>
          <w:rFonts w:ascii="Times" w:eastAsia="Times" w:hAnsi="Times"/>
          <w:sz w:val="24"/>
          <w:szCs w:val="20"/>
        </w:rPr>
        <w:t>100</w:t>
      </w:r>
      <w:proofErr w:type="gramEnd"/>
      <w:r w:rsidRPr="007F6044">
        <w:rPr>
          <w:rFonts w:ascii="Times" w:eastAsia="Times" w:hAnsi="Times"/>
          <w:sz w:val="24"/>
          <w:szCs w:val="20"/>
        </w:rPr>
        <w:t xml:space="preserve">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w:t>
      </w:r>
      <w:proofErr w:type="gramStart"/>
      <w:r w:rsidRPr="007F6044">
        <w:rPr>
          <w:rFonts w:ascii="Times" w:eastAsia="Times" w:hAnsi="Times"/>
          <w:i/>
        </w:rPr>
        <w:t>and also</w:t>
      </w:r>
      <w:proofErr w:type="gramEnd"/>
      <w:r w:rsidRPr="007F6044">
        <w:rPr>
          <w:rFonts w:ascii="Times" w:eastAsia="Times" w:hAnsi="Times"/>
          <w:i/>
        </w:rPr>
        <w:t xml:space="preserve">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 xml:space="preserve">Please note, only sites including and downstream of RM 30 will </w:t>
      </w:r>
      <w:proofErr w:type="gramStart"/>
      <w:r w:rsidRPr="007F6044">
        <w:rPr>
          <w:rFonts w:ascii="Times" w:eastAsia="Times" w:hAnsi="Times"/>
          <w:b/>
          <w:i/>
          <w:sz w:val="24"/>
          <w:szCs w:val="20"/>
          <w:highlight w:val="yellow"/>
        </w:rPr>
        <w:t>sample for</w:t>
      </w:r>
      <w:proofErr w:type="gramEnd"/>
      <w:r w:rsidRPr="007F6044">
        <w:rPr>
          <w:rFonts w:ascii="Times" w:eastAsia="Times" w:hAnsi="Times"/>
          <w:b/>
          <w:i/>
          <w:sz w:val="24"/>
          <w:szCs w:val="20"/>
          <w:highlight w:val="yellow"/>
        </w:rPr>
        <w:t xml:space="preserve">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055722">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9"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 xml:space="preserve">Proceed to Step 4 if no BTEX sample is to be </w:t>
      </w:r>
      <w:proofErr w:type="gramStart"/>
      <w:r w:rsidRPr="007F6044">
        <w:rPr>
          <w:rFonts w:ascii="Times" w:eastAsia="Times" w:hAnsi="Times"/>
          <w:b/>
          <w:i/>
          <w:sz w:val="24"/>
          <w:szCs w:val="20"/>
          <w:highlight w:val="yellow"/>
        </w:rPr>
        <w:t>collected</w:t>
      </w:r>
      <w:proofErr w:type="gramEnd"/>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Sampling Teams using a </w:t>
      </w:r>
      <w:proofErr w:type="gramStart"/>
      <w:r w:rsidRPr="007F6044">
        <w:rPr>
          <w:rFonts w:ascii="Times" w:eastAsia="Times" w:hAnsi="Times"/>
          <w:sz w:val="24"/>
          <w:szCs w:val="20"/>
        </w:rPr>
        <w:t>boat</w:t>
      </w:r>
      <w:proofErr w:type="gramEnd"/>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 xml:space="preserve">Have a designated driver and only the driver handles </w:t>
      </w:r>
      <w:proofErr w:type="gramStart"/>
      <w:r w:rsidRPr="007F6044">
        <w:rPr>
          <w:rFonts w:ascii="Times" w:eastAsia="Times" w:hAnsi="Times"/>
          <w:sz w:val="24"/>
          <w:szCs w:val="20"/>
        </w:rPr>
        <w:t>gas</w:t>
      </w:r>
      <w:proofErr w:type="gramEnd"/>
      <w:r w:rsidRPr="007F6044">
        <w:rPr>
          <w:rFonts w:ascii="Times" w:eastAsia="Times" w:hAnsi="Times"/>
          <w:sz w:val="24"/>
          <w:szCs w:val="20"/>
        </w:rPr>
        <w:t xml:space="preserve">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 xml:space="preserve">Boat </w:t>
      </w:r>
      <w:proofErr w:type="gramStart"/>
      <w:r w:rsidRPr="007F6044">
        <w:rPr>
          <w:rFonts w:ascii="Times" w:eastAsia="Times" w:hAnsi="Times"/>
          <w:sz w:val="24"/>
          <w:szCs w:val="20"/>
        </w:rPr>
        <w:t>driver does</w:t>
      </w:r>
      <w:proofErr w:type="gramEnd"/>
      <w:r w:rsidRPr="007F6044">
        <w:rPr>
          <w:rFonts w:ascii="Times" w:eastAsia="Times" w:hAnsi="Times"/>
          <w:sz w:val="24"/>
          <w:szCs w:val="20"/>
        </w:rPr>
        <w:t xml:space="preserve">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 xml:space="preserve">If you </w:t>
      </w:r>
      <w:proofErr w:type="gramStart"/>
      <w:r w:rsidRPr="007F6044">
        <w:rPr>
          <w:rFonts w:ascii="Times" w:eastAsia="Times" w:hAnsi="Times"/>
          <w:sz w:val="24"/>
          <w:szCs w:val="20"/>
        </w:rPr>
        <w:t>filled</w:t>
      </w:r>
      <w:proofErr w:type="gramEnd"/>
      <w:r w:rsidRPr="007F6044">
        <w:rPr>
          <w:rFonts w:ascii="Times" w:eastAsia="Times" w:hAnsi="Times"/>
          <w:sz w:val="24"/>
          <w:szCs w:val="20"/>
        </w:rPr>
        <w:t xml:space="preserve">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w:t>
      </w:r>
      <w:proofErr w:type="gramStart"/>
      <w:r w:rsidRPr="007F6044">
        <w:rPr>
          <w:rFonts w:ascii="Times" w:eastAsia="Times" w:hAnsi="Times"/>
          <w:i/>
          <w:sz w:val="24"/>
          <w:szCs w:val="20"/>
        </w:rPr>
        <w:t>and also</w:t>
      </w:r>
      <w:proofErr w:type="gramEnd"/>
      <w:r w:rsidRPr="007F6044">
        <w:rPr>
          <w:rFonts w:ascii="Times" w:eastAsia="Times" w:hAnsi="Times"/>
          <w:i/>
          <w:sz w:val="24"/>
          <w:szCs w:val="20"/>
        </w:rPr>
        <w:t xml:space="preserve">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055722">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0"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“Total Metals” </w:t>
      </w:r>
      <w:proofErr w:type="gramStart"/>
      <w:r w:rsidRPr="007F6044">
        <w:rPr>
          <w:rFonts w:ascii="Times" w:eastAsia="Times" w:hAnsi="Times"/>
          <w:b/>
          <w:sz w:val="24"/>
          <w:szCs w:val="20"/>
        </w:rPr>
        <w:t>sample</w:t>
      </w:r>
      <w:proofErr w:type="gramEnd"/>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headerReference w:type="default" r:id="rId51"/>
          <w:footerReference w:type="default" r:id="rId52"/>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055722">
          <w:headerReference w:type="default" r:id="rId54"/>
          <w:footerReference w:type="default" r:id="rId55"/>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 xml:space="preserve">/Total Phosphorus </w:t>
      </w:r>
      <w:proofErr w:type="gramStart"/>
      <w:r w:rsidRPr="007F6044">
        <w:rPr>
          <w:rFonts w:ascii="Times" w:eastAsia="Times" w:hAnsi="Times"/>
          <w:b/>
          <w:sz w:val="24"/>
          <w:szCs w:val="20"/>
        </w:rPr>
        <w:t>sample</w:t>
      </w:r>
      <w:proofErr w:type="gramEnd"/>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6"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 xml:space="preserve">The Total Suspended Solids bottle is a 1 L plastic </w:t>
      </w:r>
      <w:proofErr w:type="gramStart"/>
      <w:r w:rsidRPr="007F6044">
        <w:rPr>
          <w:rFonts w:ascii="Times" w:eastAsia="Times" w:hAnsi="Times"/>
          <w:sz w:val="24"/>
          <w:szCs w:val="20"/>
        </w:rPr>
        <w:t>bottle</w:t>
      </w:r>
      <w:proofErr w:type="gramEnd"/>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 xml:space="preserve">Cap the bottle and place </w:t>
      </w:r>
      <w:proofErr w:type="gramStart"/>
      <w:r w:rsidRPr="007F6044">
        <w:rPr>
          <w:rFonts w:ascii="Times" w:eastAsia="Times" w:hAnsi="Times"/>
          <w:sz w:val="24"/>
          <w:szCs w:val="20"/>
        </w:rPr>
        <w:t>bottle</w:t>
      </w:r>
      <w:proofErr w:type="gramEnd"/>
      <w:r w:rsidRPr="007F6044">
        <w:rPr>
          <w:rFonts w:ascii="Times" w:eastAsia="Times" w:hAnsi="Times"/>
          <w:sz w:val="24"/>
          <w:szCs w:val="20"/>
        </w:rPr>
        <w:t xml:space="preserv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w:t>
      </w:r>
      <w:proofErr w:type="gramStart"/>
      <w:r>
        <w:rPr>
          <w:rFonts w:ascii="Times" w:eastAsia="Times" w:hAnsi="Times"/>
          <w:sz w:val="24"/>
          <w:szCs w:val="20"/>
        </w:rPr>
        <w:t>in order to</w:t>
      </w:r>
      <w:proofErr w:type="gramEnd"/>
      <w:r>
        <w:rPr>
          <w:rFonts w:ascii="Times" w:eastAsia="Times" w:hAnsi="Times"/>
          <w:sz w:val="24"/>
          <w:szCs w:val="20"/>
        </w:rPr>
        <w:t xml:space="preserve">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405"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405"/>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w:t>
      </w:r>
      <w:proofErr w:type="gramStart"/>
      <w:r w:rsidRPr="007F6044">
        <w:rPr>
          <w:rFonts w:ascii="Calibri" w:eastAsia="Calibri" w:hAnsi="Calibri" w:cs="Calibri"/>
          <w:color w:val="000000"/>
        </w:rPr>
        <w:t>you</w:t>
      </w:r>
      <w:proofErr w:type="gramEnd"/>
      <w:r w:rsidRPr="007F6044">
        <w:rPr>
          <w:rFonts w:ascii="Calibri" w:eastAsia="Calibri" w:hAnsi="Calibri" w:cs="Calibri"/>
          <w:color w:val="000000"/>
        </w:rPr>
        <w:t xml:space="preserve">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S., and Petitt, J. 2022. Kenai River, Alaska Field Report 2021. Alaska Department of Environmental Conservation.</w:t>
      </w:r>
    </w:p>
    <w:bookmarkEnd w:id="404"/>
    <w:p w14:paraId="68B16B56" w14:textId="77777777" w:rsidR="000A657C" w:rsidRDefault="000A657C" w:rsidP="000A657C">
      <w:pPr>
        <w:widowControl/>
        <w:autoSpaceDE/>
        <w:autoSpaceDN/>
        <w:rPr>
          <w:rFonts w:ascii="Times" w:eastAsia="Times" w:hAnsi="Times"/>
          <w:i/>
          <w:sz w:val="24"/>
          <w:szCs w:val="20"/>
        </w:rPr>
        <w:sectPr w:rsidR="000A657C" w:rsidSect="00055722">
          <w:headerReference w:type="default" r:id="rId57"/>
          <w:footerReference w:type="default" r:id="rId58"/>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406" w:name="_Toc132032682"/>
      <w:r w:rsidRPr="005473BA">
        <w:rPr>
          <w:b/>
          <w:sz w:val="24"/>
          <w:szCs w:val="24"/>
        </w:rPr>
        <w:t>Appendix C:</w:t>
      </w:r>
      <w:r w:rsidR="00E81AA7" w:rsidRPr="005473BA">
        <w:rPr>
          <w:b/>
          <w:sz w:val="24"/>
          <w:szCs w:val="24"/>
        </w:rPr>
        <w:t xml:space="preserve"> Kenai River Watershed </w:t>
      </w:r>
      <w:bookmarkStart w:id="407" w:name="Appendix_C"/>
      <w:bookmarkStart w:id="408" w:name="_bookmark36"/>
      <w:bookmarkStart w:id="409" w:name="_Hlk117090829"/>
      <w:bookmarkStart w:id="410" w:name="_Hlk117090898"/>
      <w:bookmarkEnd w:id="407"/>
      <w:bookmarkEnd w:id="408"/>
      <w:r w:rsidR="00E81AA7" w:rsidRPr="005473BA">
        <w:rPr>
          <w:b/>
          <w:sz w:val="24"/>
          <w:szCs w:val="24"/>
        </w:rPr>
        <w:t>Water</w:t>
      </w:r>
      <w:r w:rsidR="00E81AA7">
        <w:rPr>
          <w:b/>
          <w:sz w:val="24"/>
        </w:rPr>
        <w:t xml:space="preserve"> Quality Monitoring Field Data Form</w:t>
      </w:r>
      <w:bookmarkEnd w:id="406"/>
      <w:r w:rsidR="00E81AA7">
        <w:rPr>
          <w:b/>
          <w:sz w:val="24"/>
        </w:rPr>
        <w:t xml:space="preserve"> </w:t>
      </w:r>
    </w:p>
    <w:bookmarkEnd w:id="409"/>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r>
              <w:rPr>
                <w:sz w:val="24"/>
              </w:rPr>
              <w:t>coord</w:t>
            </w:r>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410"/>
    <w:p w14:paraId="65B30176" w14:textId="77777777" w:rsidR="00E81AA7" w:rsidRDefault="00E81AA7" w:rsidP="00E81AA7">
      <w:pPr>
        <w:sectPr w:rsidR="00E81AA7" w:rsidSect="00055722">
          <w:headerReference w:type="default" r:id="rId59"/>
          <w:footerReference w:type="default" r:id="rId60"/>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411"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411"/>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412" w:name="_Toc125964823"/>
      <w:bookmarkStart w:id="413" w:name="_Toc125984311"/>
      <w:bookmarkStart w:id="414"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1" cstate="print"/>
                    <a:stretch>
                      <a:fillRect/>
                    </a:stretch>
                  </pic:blipFill>
                  <pic:spPr>
                    <a:xfrm>
                      <a:off x="0" y="0"/>
                      <a:ext cx="7487831" cy="4776882"/>
                    </a:xfrm>
                    <a:prstGeom prst="rect">
                      <a:avLst/>
                    </a:prstGeom>
                  </pic:spPr>
                </pic:pic>
              </a:graphicData>
            </a:graphic>
          </wp:anchor>
        </w:drawing>
      </w:r>
      <w:bookmarkEnd w:id="412"/>
      <w:bookmarkEnd w:id="413"/>
      <w:bookmarkEnd w:id="414"/>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055722">
          <w:headerReference w:type="default" r:id="rId62"/>
          <w:footerReference w:type="default" r:id="rId63"/>
          <w:pgSz w:w="15840" w:h="12240" w:orient="landscape"/>
          <w:pgMar w:top="1440" w:right="1440" w:bottom="1440" w:left="1440" w:header="720" w:footer="720" w:gutter="0"/>
          <w:cols w:space="720"/>
          <w:docGrid w:linePitch="360"/>
        </w:sectPr>
      </w:pPr>
      <w:r>
        <w:rPr>
          <w:noProof/>
        </w:rPr>
        <w:drawing>
          <wp:inline distT="0" distB="0" distL="0" distR="0" wp14:anchorId="6A7788C2" wp14:editId="5D572128">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4"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6C99A4E0">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5"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6">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415"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415"/>
      <w:r w:rsidRPr="00F0391C">
        <w:rPr>
          <w:b/>
          <w:sz w:val="24"/>
        </w:rPr>
        <w:t xml:space="preserve"> </w:t>
      </w:r>
    </w:p>
    <w:p w14:paraId="034F1506" w14:textId="6D9A8ED4" w:rsidR="00E81AA7" w:rsidRDefault="00E81AA7" w:rsidP="00E81AA7">
      <w:pPr>
        <w:pStyle w:val="BodyText"/>
        <w:spacing w:before="10"/>
        <w:rPr>
          <w:b/>
          <w:sz w:val="19"/>
        </w:rPr>
      </w:pPr>
      <w:bookmarkStart w:id="416" w:name="Appendix_D"/>
      <w:bookmarkStart w:id="417" w:name="_bookmark37"/>
      <w:bookmarkStart w:id="418" w:name="_Hlk117091594"/>
      <w:bookmarkEnd w:id="416"/>
      <w:bookmarkEnd w:id="417"/>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418"/>
    <w:p w14:paraId="74AED8C3" w14:textId="77777777" w:rsidR="00E81AA7" w:rsidRDefault="00E81AA7" w:rsidP="00E81AA7">
      <w:pPr>
        <w:sectPr w:rsidR="00E81AA7" w:rsidSect="00055722">
          <w:headerReference w:type="default" r:id="rId67"/>
          <w:footerReference w:type="default" r:id="rId68"/>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419" w:name="Appendix_E"/>
      <w:bookmarkStart w:id="420" w:name="_bookmark38"/>
      <w:bookmarkStart w:id="421" w:name="_Toc132032686"/>
      <w:bookmarkStart w:id="422" w:name="_Hlk117091938"/>
      <w:bookmarkEnd w:id="419"/>
      <w:bookmarkEnd w:id="420"/>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421"/>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423" w:name="Appendix_F"/>
      <w:bookmarkStart w:id="424" w:name="_bookmark39"/>
      <w:bookmarkStart w:id="425" w:name="_Toc132032687"/>
      <w:bookmarkEnd w:id="423"/>
      <w:bookmarkEnd w:id="424"/>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425"/>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426" w:name="Appendix_G"/>
      <w:bookmarkStart w:id="427" w:name="_bookmark40"/>
      <w:bookmarkStart w:id="428" w:name="_Toc132032688"/>
      <w:bookmarkEnd w:id="426"/>
      <w:bookmarkEnd w:id="427"/>
      <w:r>
        <w:rPr>
          <w:b/>
          <w:sz w:val="28"/>
        </w:rPr>
        <w:lastRenderedPageBreak/>
        <w:t>Appendix G</w:t>
      </w:r>
      <w:r w:rsidR="000A657C" w:rsidRPr="00BE7085">
        <w:rPr>
          <w:b/>
          <w:sz w:val="24"/>
          <w:szCs w:val="24"/>
        </w:rPr>
        <w:t>: Stream Temperature Monitoring Field Data Sheet</w:t>
      </w:r>
      <w:bookmarkEnd w:id="428"/>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rsidSect="00055722">
          <w:headerReference w:type="default" r:id="rId69"/>
          <w:footerReference w:type="default" r:id="rId70"/>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rsidSect="00055722">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rsidSect="00055722">
          <w:headerReference w:type="default" r:id="rId71"/>
          <w:footerReference w:type="default" r:id="rId72"/>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rsidSect="00055722">
          <w:headerReference w:type="default" r:id="rId73"/>
          <w:footerReference w:type="default" r:id="rId74"/>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proofErr w:type="gramStart"/>
      <w:r>
        <w:rPr>
          <w:spacing w:val="-4"/>
        </w:rPr>
        <w:t>other</w:t>
      </w:r>
      <w:proofErr w:type="gramEnd"/>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proofErr w:type="gramStart"/>
      <w:r>
        <w:t>logger</w:t>
      </w:r>
      <w:proofErr w:type="gramEnd"/>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rsidSect="00055722">
          <w:headerReference w:type="default" r:id="rId75"/>
          <w:footerReference w:type="default" r:id="rId76"/>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429" w:name="Nitrate"/>
      <w:bookmarkEnd w:id="429"/>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 xml:space="preserve">Detailed sketch of site should include stream aspect, landmarks like large boulders or other markers to help locate the loggers, </w:t>
      </w:r>
      <w:proofErr w:type="gramStart"/>
      <w:r>
        <w:rPr>
          <w:b/>
          <w:sz w:val="24"/>
        </w:rPr>
        <w:t>trails</w:t>
      </w:r>
      <w:proofErr w:type="gramEnd"/>
      <w:r>
        <w:rPr>
          <w:b/>
          <w:sz w:val="24"/>
        </w:rPr>
        <w:t xml:space="preserve">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77"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430" w:name="Appendix_H"/>
      <w:bookmarkStart w:id="431" w:name="_bookmark41"/>
      <w:bookmarkStart w:id="432" w:name="_Hlk117092092"/>
      <w:bookmarkStart w:id="433" w:name="_Toc132032689"/>
      <w:bookmarkEnd w:id="422"/>
      <w:bookmarkEnd w:id="430"/>
      <w:bookmarkEnd w:id="431"/>
      <w:r>
        <w:rPr>
          <w:b/>
          <w:sz w:val="28"/>
        </w:rPr>
        <w:t>Appendix H</w:t>
      </w:r>
      <w:r w:rsidR="000A657C" w:rsidRPr="000961EF">
        <w:rPr>
          <w:b/>
        </w:rPr>
        <w:t xml:space="preserve">: </w:t>
      </w:r>
      <w:bookmarkEnd w:id="432"/>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433"/>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w:t>
      </w:r>
      <w:proofErr w:type="gramStart"/>
      <w:r>
        <w:rPr>
          <w:sz w:val="24"/>
          <w:szCs w:val="24"/>
        </w:rPr>
        <w:t>black</w:t>
      </w:r>
      <w:proofErr w:type="gramEnd"/>
      <w:r>
        <w:rPr>
          <w:sz w:val="24"/>
          <w:szCs w:val="24"/>
        </w:rPr>
        <w:t xml:space="preserve">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Sondes". In the top box titled "Connected Sondes" the serial number for the </w:t>
      </w:r>
      <w:proofErr w:type="spellStart"/>
      <w:r>
        <w:rPr>
          <w:sz w:val="24"/>
          <w:szCs w:val="24"/>
        </w:rPr>
        <w:t>Hydrolab</w:t>
      </w:r>
      <w:proofErr w:type="spellEnd"/>
      <w:r>
        <w:rPr>
          <w:sz w:val="24"/>
          <w:szCs w:val="24"/>
        </w:rPr>
        <w:t xml:space="preserve"> should appear. Highlight and click "Operate </w:t>
      </w:r>
      <w:proofErr w:type="gramStart"/>
      <w:r>
        <w:rPr>
          <w:sz w:val="24"/>
          <w:szCs w:val="24"/>
        </w:rPr>
        <w:t>Sonde"</w:t>
      </w:r>
      <w:proofErr w:type="gramEnd"/>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Remove the clear protective </w:t>
      </w:r>
      <w:proofErr w:type="gramStart"/>
      <w:r>
        <w:rPr>
          <w:color w:val="000000"/>
          <w:sz w:val="24"/>
          <w:szCs w:val="24"/>
        </w:rPr>
        <w:t>cap</w:t>
      </w:r>
      <w:proofErr w:type="gramEnd"/>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r>
        <w:rPr>
          <w:color w:val="000000"/>
          <w:sz w:val="24"/>
          <w:szCs w:val="24"/>
        </w:rPr>
        <w:t>alle</w:t>
      </w:r>
      <w:r>
        <w:rPr>
          <w:sz w:val="24"/>
          <w:szCs w:val="24"/>
        </w:rPr>
        <w:t>n</w:t>
      </w:r>
      <w:proofErr w:type="spell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proofErr w:type="gramStart"/>
      <w:r>
        <w:rPr>
          <w:sz w:val="24"/>
          <w:szCs w:val="24"/>
        </w:rPr>
        <w:t>Hydrolab</w:t>
      </w:r>
      <w:proofErr w:type="spellEnd"/>
      <w:proofErr w:type="gram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The reading should be less than 10% </w:t>
      </w:r>
      <w:proofErr w:type="gramStart"/>
      <w:r>
        <w:rPr>
          <w:sz w:val="24"/>
          <w:szCs w:val="24"/>
        </w:rPr>
        <w:t>off of</w:t>
      </w:r>
      <w:proofErr w:type="gramEnd"/>
      <w:r>
        <w:rPr>
          <w:sz w:val="24"/>
          <w:szCs w:val="24"/>
        </w:rPr>
        <w:t xml:space="preserve"> the calibration standard. If not, dispose of solution in conductivity waste receptacle, clean </w:t>
      </w:r>
      <w:proofErr w:type="gramStart"/>
      <w:r>
        <w:rPr>
          <w:sz w:val="24"/>
          <w:szCs w:val="24"/>
        </w:rPr>
        <w:t>sensor</w:t>
      </w:r>
      <w:proofErr w:type="gramEnd"/>
      <w:r>
        <w:rPr>
          <w:sz w:val="24"/>
          <w:szCs w:val="24"/>
        </w:rPr>
        <w:t xml:space="preserve">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proofErr w:type="gramStart"/>
      <w:r>
        <w:rPr>
          <w:sz w:val="24"/>
          <w:szCs w:val="24"/>
        </w:rPr>
        <w:t>Hydrolab</w:t>
      </w:r>
      <w:proofErr w:type="spellEnd"/>
      <w:proofErr w:type="gram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 xml:space="preserve">The reading should be less than 10% </w:t>
      </w:r>
      <w:proofErr w:type="gramStart"/>
      <w:r>
        <w:rPr>
          <w:sz w:val="24"/>
          <w:szCs w:val="24"/>
        </w:rPr>
        <w:t>off of</w:t>
      </w:r>
      <w:proofErr w:type="gramEnd"/>
      <w:r>
        <w:rPr>
          <w:sz w:val="24"/>
          <w:szCs w:val="24"/>
        </w:rPr>
        <w:t xml:space="preserve"> the calibration standard. If not, dispose of solution in conductivity waste receptacle, clean </w:t>
      </w:r>
      <w:proofErr w:type="gramStart"/>
      <w:r>
        <w:rPr>
          <w:sz w:val="24"/>
          <w:szCs w:val="24"/>
        </w:rPr>
        <w:t>sensor</w:t>
      </w:r>
      <w:proofErr w:type="gramEnd"/>
      <w:r>
        <w:rPr>
          <w:sz w:val="24"/>
          <w:szCs w:val="24"/>
        </w:rPr>
        <w:t xml:space="preserve">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w:t>
      </w:r>
      <w:proofErr w:type="gramStart"/>
      <w:r>
        <w:rPr>
          <w:sz w:val="24"/>
          <w:szCs w:val="24"/>
        </w:rPr>
        <w:t>"Standard</w:t>
      </w:r>
      <w:proofErr w:type="gramEnd"/>
      <w:r>
        <w:rPr>
          <w:sz w:val="24"/>
          <w:szCs w:val="24"/>
        </w:rPr>
        <w:t xml:space="preserve">" line reads "7.00" on the laptop. If reading is greater than 10% off the standard then replace the solution, clean the </w:t>
      </w:r>
      <w:proofErr w:type="gramStart"/>
      <w:r>
        <w:rPr>
          <w:sz w:val="24"/>
          <w:szCs w:val="24"/>
        </w:rPr>
        <w:t>sensor</w:t>
      </w:r>
      <w:proofErr w:type="gramEnd"/>
      <w:r>
        <w:rPr>
          <w:sz w:val="24"/>
          <w:szCs w:val="24"/>
        </w:rPr>
        <w:t xml:space="preserve">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Reading should be within 10% of desired standard value. If so, click "Calibrate". If not</w:t>
      </w:r>
      <w:proofErr w:type="gramStart"/>
      <w:r>
        <w:rPr>
          <w:sz w:val="24"/>
          <w:szCs w:val="24"/>
        </w:rPr>
        <w:t>, allow to</w:t>
      </w:r>
      <w:proofErr w:type="gramEnd"/>
      <w:r>
        <w:rPr>
          <w:sz w:val="24"/>
          <w:szCs w:val="24"/>
        </w:rPr>
        <w:t xml:space="preserve">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w:t>
      </w:r>
      <w:proofErr w:type="gramStart"/>
      <w:r>
        <w:rPr>
          <w:sz w:val="24"/>
          <w:szCs w:val="24"/>
        </w:rPr>
        <w:t>Attach to</w:t>
      </w:r>
      <w:proofErr w:type="gramEnd"/>
      <w:r>
        <w:rPr>
          <w:sz w:val="24"/>
          <w:szCs w:val="24"/>
        </w:rPr>
        <w:t xml:space="preserve">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w:t>
      </w:r>
      <w:proofErr w:type="gramStart"/>
      <w:r>
        <w:rPr>
          <w:color w:val="000000"/>
          <w:sz w:val="24"/>
          <w:szCs w:val="24"/>
        </w:rPr>
        <w:t>calibrate</w:t>
      </w:r>
      <w:proofErr w:type="gramEnd"/>
      <w:r>
        <w:rPr>
          <w:color w:val="000000"/>
          <w:sz w:val="24"/>
          <w:szCs w:val="24"/>
        </w:rPr>
        <w:t xml:space="preserv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readings are odd the first step is to get fresh solution, rinse and dry instrument and try again (up to three times) then move on to the other possible solutions if there is still a </w:t>
      </w:r>
      <w:proofErr w:type="gramStart"/>
      <w:r>
        <w:rPr>
          <w:color w:val="000000"/>
          <w:sz w:val="24"/>
          <w:szCs w:val="24"/>
        </w:rPr>
        <w:t>problem</w:t>
      </w:r>
      <w:proofErr w:type="gramEnd"/>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w:t>
      </w:r>
      <w:proofErr w:type="gramStart"/>
      <w:r>
        <w:rPr>
          <w:color w:val="000000"/>
          <w:sz w:val="24"/>
          <w:szCs w:val="24"/>
        </w:rPr>
        <w:t>correctly</w:t>
      </w:r>
      <w:proofErr w:type="gramEnd"/>
      <w:r>
        <w:rPr>
          <w:color w:val="000000"/>
          <w:sz w:val="24"/>
          <w:szCs w:val="24"/>
        </w:rPr>
        <w:t xml:space="preserve">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t>
      </w:r>
      <w:proofErr w:type="gramStart"/>
      <w:r>
        <w:rPr>
          <w:color w:val="000000"/>
          <w:sz w:val="24"/>
          <w:szCs w:val="24"/>
        </w:rPr>
        <w:t>wrong</w:t>
      </w:r>
      <w:proofErr w:type="gramEnd"/>
      <w:r>
        <w:rPr>
          <w:color w:val="000000"/>
          <w:sz w:val="24"/>
          <w:szCs w:val="24"/>
        </w:rPr>
        <w:t xml:space="preserve">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Don’t rush, let readings </w:t>
      </w:r>
      <w:proofErr w:type="gramStart"/>
      <w:r>
        <w:rPr>
          <w:color w:val="000000"/>
          <w:sz w:val="24"/>
          <w:szCs w:val="24"/>
        </w:rPr>
        <w:t>settle</w:t>
      </w:r>
      <w:proofErr w:type="gramEnd"/>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Always change solution first if a reading is </w:t>
      </w:r>
      <w:proofErr w:type="gramStart"/>
      <w:r>
        <w:rPr>
          <w:color w:val="000000"/>
          <w:sz w:val="24"/>
          <w:szCs w:val="24"/>
        </w:rPr>
        <w:t>odd</w:t>
      </w:r>
      <w:proofErr w:type="gramEnd"/>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a calibration isn’t </w:t>
      </w:r>
      <w:proofErr w:type="gramStart"/>
      <w:r>
        <w:rPr>
          <w:color w:val="000000"/>
          <w:sz w:val="24"/>
          <w:szCs w:val="24"/>
        </w:rPr>
        <w:t>working</w:t>
      </w:r>
      <w:proofErr w:type="gramEnd"/>
      <w:r>
        <w:rPr>
          <w:color w:val="000000"/>
          <w:sz w:val="24"/>
          <w:szCs w:val="24"/>
        </w:rPr>
        <w:t xml:space="preserve">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Check to see how many files are already on the instrument, four is the max, three or less are necessary to create a new </w:t>
      </w:r>
      <w:proofErr w:type="gramStart"/>
      <w:r>
        <w:rPr>
          <w:color w:val="000000"/>
          <w:sz w:val="24"/>
          <w:szCs w:val="24"/>
        </w:rPr>
        <w:t>file</w:t>
      </w:r>
      <w:proofErr w:type="gramEnd"/>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Delete a file only after checking to make sure it has been </w:t>
      </w:r>
      <w:proofErr w:type="gramStart"/>
      <w:r>
        <w:rPr>
          <w:color w:val="000000"/>
          <w:sz w:val="24"/>
          <w:szCs w:val="24"/>
        </w:rPr>
        <w:t>downloaded</w:t>
      </w:r>
      <w:proofErr w:type="gramEnd"/>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To delete simply type in the file number and hit ENTER, “Y” for yes, </w:t>
      </w:r>
      <w:proofErr w:type="gramStart"/>
      <w:r>
        <w:rPr>
          <w:color w:val="000000"/>
          <w:sz w:val="24"/>
          <w:szCs w:val="24"/>
        </w:rPr>
        <w:t>ENTER</w:t>
      </w:r>
      <w:proofErr w:type="gramEnd"/>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File Name – whatever you </w:t>
      </w:r>
      <w:proofErr w:type="gramStart"/>
      <w:r>
        <w:rPr>
          <w:color w:val="000000"/>
          <w:sz w:val="24"/>
          <w:szCs w:val="24"/>
        </w:rPr>
        <w:t>want</w:t>
      </w:r>
      <w:proofErr w:type="gramEnd"/>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Start date – </w:t>
      </w:r>
      <w:proofErr w:type="gramStart"/>
      <w:r>
        <w:rPr>
          <w:color w:val="000000"/>
          <w:sz w:val="24"/>
          <w:szCs w:val="24"/>
        </w:rPr>
        <w:t>MMDDYY</w:t>
      </w:r>
      <w:proofErr w:type="gramEnd"/>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Start time – </w:t>
      </w:r>
      <w:proofErr w:type="gramStart"/>
      <w:r>
        <w:rPr>
          <w:color w:val="000000"/>
          <w:sz w:val="24"/>
          <w:szCs w:val="24"/>
        </w:rPr>
        <w:t>HHMMSS</w:t>
      </w:r>
      <w:proofErr w:type="gramEnd"/>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date – </w:t>
      </w:r>
      <w:proofErr w:type="gramStart"/>
      <w:r>
        <w:rPr>
          <w:color w:val="000000"/>
          <w:sz w:val="24"/>
          <w:szCs w:val="24"/>
        </w:rPr>
        <w:t>MMDDYY</w:t>
      </w:r>
      <w:proofErr w:type="gramEnd"/>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w:t>
      </w:r>
      <w:proofErr w:type="gramStart"/>
      <w:r>
        <w:rPr>
          <w:color w:val="000000"/>
          <w:sz w:val="24"/>
          <w:szCs w:val="24"/>
        </w:rPr>
        <w:t>HHMMSS</w:t>
      </w:r>
      <w:proofErr w:type="gramEnd"/>
      <w:r>
        <w:rPr>
          <w:color w:val="000000"/>
          <w:sz w:val="24"/>
          <w:szCs w:val="24"/>
        </w:rPr>
        <w:t xml:space="preserve">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 xml:space="preserve">14 days is max, 10 is </w:t>
      </w:r>
      <w:proofErr w:type="gramStart"/>
      <w:r>
        <w:rPr>
          <w:color w:val="000000"/>
          <w:sz w:val="24"/>
          <w:szCs w:val="24"/>
        </w:rPr>
        <w:t>ideal</w:t>
      </w:r>
      <w:proofErr w:type="gramEnd"/>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Sample frequency – 001500 is typical for </w:t>
      </w:r>
      <w:proofErr w:type="gramStart"/>
      <w:r>
        <w:rPr>
          <w:color w:val="000000"/>
          <w:sz w:val="24"/>
          <w:szCs w:val="24"/>
        </w:rPr>
        <w:t>turbidity</w:t>
      </w:r>
      <w:proofErr w:type="gramEnd"/>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Sensor warm-up - 000030, fills in the next criteria as 000030 </w:t>
      </w:r>
      <w:proofErr w:type="gramStart"/>
      <w:r>
        <w:rPr>
          <w:color w:val="000000"/>
          <w:sz w:val="24"/>
          <w:szCs w:val="24"/>
        </w:rPr>
        <w:t>too</w:t>
      </w:r>
      <w:proofErr w:type="gramEnd"/>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Disable audio </w:t>
      </w:r>
      <w:proofErr w:type="gramStart"/>
      <w:r>
        <w:rPr>
          <w:color w:val="000000"/>
          <w:sz w:val="24"/>
          <w:szCs w:val="24"/>
        </w:rPr>
        <w:t>–“</w:t>
      </w:r>
      <w:proofErr w:type="gramEnd"/>
      <w:r>
        <w:rPr>
          <w:color w:val="000000"/>
          <w:sz w:val="24"/>
          <w:szCs w:val="24"/>
        </w:rPr>
        <w:t>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w:t>
      </w:r>
      <w:proofErr w:type="gramStart"/>
      <w:r>
        <w:rPr>
          <w:color w:val="000000"/>
          <w:sz w:val="24"/>
          <w:szCs w:val="24"/>
        </w:rPr>
        <w:t>times</w:t>
      </w:r>
      <w:proofErr w:type="gramEnd"/>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w:t>
      </w:r>
      <w:proofErr w:type="gramStart"/>
      <w:r>
        <w:rPr>
          <w:color w:val="000000"/>
          <w:sz w:val="24"/>
          <w:szCs w:val="24"/>
        </w:rPr>
        <w:t>instrument</w:t>
      </w:r>
      <w:proofErr w:type="gramEnd"/>
      <w:r>
        <w:rPr>
          <w:color w:val="000000"/>
          <w:sz w:val="24"/>
          <w:szCs w:val="24"/>
        </w:rPr>
        <w:t xml:space="preserve">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w:t>
      </w:r>
      <w:proofErr w:type="gramStart"/>
      <w:r>
        <w:rPr>
          <w:color w:val="000000"/>
          <w:sz w:val="24"/>
          <w:szCs w:val="24"/>
        </w:rPr>
        <w:t>correctly</w:t>
      </w:r>
      <w:proofErr w:type="gramEnd"/>
      <w:r>
        <w:rPr>
          <w:color w:val="000000"/>
          <w:sz w:val="24"/>
          <w:szCs w:val="24"/>
        </w:rPr>
        <w:t xml:space="preserve">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Record the battery % and voltage of the first reading, should be 100% and 13 + </w:t>
      </w:r>
      <w:proofErr w:type="gramStart"/>
      <w:r>
        <w:rPr>
          <w:color w:val="000000"/>
          <w:sz w:val="24"/>
          <w:szCs w:val="24"/>
        </w:rPr>
        <w:t>volts</w:t>
      </w:r>
      <w:proofErr w:type="gramEnd"/>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Type the file number (1,2,3 or 4) and hit </w:t>
      </w:r>
      <w:proofErr w:type="gramStart"/>
      <w:r>
        <w:rPr>
          <w:color w:val="000000"/>
          <w:sz w:val="24"/>
          <w:szCs w:val="24"/>
        </w:rPr>
        <w:t>ENTER</w:t>
      </w:r>
      <w:proofErr w:type="gramEnd"/>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Click “receive </w:t>
      </w:r>
      <w:proofErr w:type="gramStart"/>
      <w:r>
        <w:rPr>
          <w:color w:val="000000"/>
          <w:sz w:val="24"/>
          <w:szCs w:val="24"/>
        </w:rPr>
        <w:t>file”</w:t>
      </w:r>
      <w:proofErr w:type="gramEnd"/>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A transfer box should pop </w:t>
      </w:r>
      <w:proofErr w:type="gramStart"/>
      <w:r>
        <w:rPr>
          <w:color w:val="000000"/>
          <w:sz w:val="24"/>
          <w:szCs w:val="24"/>
        </w:rPr>
        <w:t>up</w:t>
      </w:r>
      <w:proofErr w:type="gramEnd"/>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w:t>
      </w:r>
      <w:proofErr w:type="gramStart"/>
      <w:r>
        <w:rPr>
          <w:color w:val="000000"/>
          <w:sz w:val="24"/>
          <w:szCs w:val="24"/>
        </w:rPr>
        <w:t>graph</w:t>
      </w:r>
      <w:proofErr w:type="gramEnd"/>
      <w:r>
        <w:rPr>
          <w:color w:val="000000"/>
          <w:sz w:val="24"/>
          <w:szCs w:val="24"/>
        </w:rPr>
        <w:t xml:space="preserve">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w:t>
      </w:r>
      <w:proofErr w:type="gramStart"/>
      <w:r>
        <w:rPr>
          <w:color w:val="000000"/>
          <w:sz w:val="24"/>
          <w:szCs w:val="24"/>
        </w:rPr>
        <w:t>folder</w:t>
      </w:r>
      <w:proofErr w:type="gramEnd"/>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Move file to correct </w:t>
      </w:r>
      <w:proofErr w:type="gramStart"/>
      <w:r>
        <w:rPr>
          <w:color w:val="000000"/>
          <w:sz w:val="24"/>
          <w:szCs w:val="24"/>
        </w:rPr>
        <w:t>folder</w:t>
      </w:r>
      <w:proofErr w:type="gramEnd"/>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 xml:space="preserve">Clean sensor off as much as possible in the river, remove guard and attach plastic </w:t>
      </w:r>
      <w:proofErr w:type="gramStart"/>
      <w:r>
        <w:rPr>
          <w:color w:val="000000"/>
          <w:sz w:val="24"/>
          <w:szCs w:val="24"/>
        </w:rPr>
        <w:t>cap</w:t>
      </w:r>
      <w:proofErr w:type="gramEnd"/>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proofErr w:type="gramStart"/>
      <w:r>
        <w:rPr>
          <w:color w:val="000000"/>
          <w:sz w:val="24"/>
          <w:szCs w:val="24"/>
        </w:rPr>
        <w:t>AccuWipe</w:t>
      </w:r>
      <w:proofErr w:type="spellEnd"/>
      <w:proofErr w:type="gram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w:t>
      </w:r>
      <w:proofErr w:type="gramStart"/>
      <w:r>
        <w:rPr>
          <w:color w:val="000000"/>
          <w:sz w:val="24"/>
          <w:szCs w:val="24"/>
        </w:rPr>
        <w:t>immediately</w:t>
      </w:r>
      <w:proofErr w:type="gramEnd"/>
      <w:r>
        <w:rPr>
          <w:color w:val="000000"/>
          <w:sz w:val="24"/>
          <w:szCs w:val="24"/>
        </w:rPr>
        <w:t xml:space="preserve">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w:t>
      </w:r>
      <w:proofErr w:type="gramStart"/>
      <w:r>
        <w:rPr>
          <w:color w:val="000000"/>
          <w:sz w:val="24"/>
          <w:szCs w:val="24"/>
        </w:rPr>
        <w:t>check</w:t>
      </w:r>
      <w:proofErr w:type="gramEnd"/>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 xml:space="preserve">When all else fails and the sensor will not </w:t>
      </w:r>
      <w:proofErr w:type="gramStart"/>
      <w:r>
        <w:rPr>
          <w:sz w:val="24"/>
          <w:szCs w:val="24"/>
        </w:rPr>
        <w:t>calibrate</w:t>
      </w:r>
      <w:proofErr w:type="gramEnd"/>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 xml:space="preserve">&gt;Turbidity&gt;Calibrate&gt;4 pt to get the </w:t>
      </w:r>
      <w:proofErr w:type="gramStart"/>
      <w:r>
        <w:rPr>
          <w:color w:val="000000"/>
          <w:sz w:val="24"/>
          <w:szCs w:val="24"/>
        </w:rPr>
        <w:t>four point</w:t>
      </w:r>
      <w:proofErr w:type="gramEnd"/>
      <w:r>
        <w:rPr>
          <w:color w:val="000000"/>
          <w:sz w:val="24"/>
          <w:szCs w:val="24"/>
        </w:rPr>
        <w:t xml:space="preserve">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434" w:name="Appendix_I"/>
      <w:bookmarkStart w:id="435" w:name="_bookmark42"/>
      <w:bookmarkStart w:id="436" w:name="_Toc132032690"/>
      <w:bookmarkStart w:id="437" w:name="_Hlk117092153"/>
      <w:bookmarkEnd w:id="434"/>
      <w:bookmarkEnd w:id="435"/>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436"/>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438" w:name="Appendix_J"/>
      <w:bookmarkStart w:id="439" w:name="_bookmark43"/>
      <w:bookmarkStart w:id="440" w:name="_Toc132032691"/>
      <w:bookmarkEnd w:id="438"/>
      <w:bookmarkEnd w:id="439"/>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440"/>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441" w:name="Date"/>
            <w:bookmarkEnd w:id="441"/>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437"/>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442" w:name="Appendix_K"/>
      <w:bookmarkStart w:id="443" w:name="_bookmark44"/>
      <w:bookmarkStart w:id="444" w:name="_Toc132032692"/>
      <w:bookmarkStart w:id="445" w:name="_Toc133754268"/>
      <w:bookmarkEnd w:id="442"/>
      <w:bookmarkEnd w:id="443"/>
      <w:r>
        <w:rPr>
          <w:b w:val="0"/>
          <w:sz w:val="28"/>
        </w:rPr>
        <w:lastRenderedPageBreak/>
        <w:t>Appendix K</w:t>
      </w:r>
      <w:bookmarkStart w:id="446" w:name="_Toc132706078"/>
      <w:r>
        <w:t>: Laboratory Certificates of Analysis</w:t>
      </w:r>
      <w:bookmarkEnd w:id="444"/>
      <w:bookmarkEnd w:id="445"/>
      <w:bookmarkEnd w:id="446"/>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447" w:name="_Toc132706079"/>
      <w:bookmarkStart w:id="448"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8" w:history="1">
        <w:r w:rsidR="00733C96" w:rsidRPr="004A2C6D">
          <w:rPr>
            <w:rStyle w:val="Hyperlink"/>
            <w:b w:val="0"/>
          </w:rPr>
          <w:t>https://bit.ly/kwf_lab_certs</w:t>
        </w:r>
      </w:hyperlink>
      <w:bookmarkEnd w:id="447"/>
      <w:bookmarkEnd w:id="448"/>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449" w:name="_Toc132032693"/>
      <w:r w:rsidRPr="00CE4B61">
        <w:rPr>
          <w:b/>
          <w:sz w:val="24"/>
          <w:szCs w:val="24"/>
        </w:rPr>
        <w:lastRenderedPageBreak/>
        <w:t>Appendix L</w:t>
      </w:r>
      <w:bookmarkEnd w:id="271"/>
      <w:r w:rsidR="000A657C" w:rsidRPr="00CE4B61">
        <w:rPr>
          <w:b/>
          <w:sz w:val="24"/>
          <w:szCs w:val="24"/>
        </w:rPr>
        <w:t>: Data Evaluation Checklist</w:t>
      </w:r>
      <w:bookmarkEnd w:id="449"/>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9"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055722">
      <w:headerReference w:type="default" r:id="rId80"/>
      <w:footerReference w:type="default" r:id="rId81"/>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Benjamin Meyer" w:date="2024-03-21T14:05:00Z" w:initials="BM">
    <w:p w14:paraId="4D469E29" w14:textId="4177C577" w:rsidR="000848DD" w:rsidRDefault="000848DD">
      <w:pPr>
        <w:pStyle w:val="CommentText"/>
      </w:pPr>
      <w:r>
        <w:rPr>
          <w:rStyle w:val="CommentReference"/>
        </w:rPr>
        <w:annotationRef/>
      </w:r>
      <w:r>
        <w:t>Preferred option from EPA: update all names &amp; contact info as a technical memo prefix to this document (email 3/21/2024)</w:t>
      </w:r>
    </w:p>
  </w:comment>
  <w:comment w:id="32" w:author="Benjamin Meyer" w:date="2024-03-21T13:11:00Z" w:initials="BM">
    <w:p w14:paraId="59B4D058" w14:textId="23CF39B3" w:rsidR="00786EEE" w:rsidRDefault="00786EEE">
      <w:pPr>
        <w:pStyle w:val="CommentText"/>
      </w:pPr>
      <w:r>
        <w:rPr>
          <w:rStyle w:val="CommentReference"/>
        </w:rPr>
        <w:annotationRef/>
      </w:r>
      <w:r>
        <w:t>Position vacant. Other Salamatof contact is current.</w:t>
      </w:r>
    </w:p>
  </w:comment>
  <w:comment w:id="96" w:author="Benjamin Meyer" w:date="2024-03-21T13:21:00Z" w:initials="BM">
    <w:p w14:paraId="2D6D2B2A" w14:textId="2FE058C2" w:rsidR="005C31D5" w:rsidRDefault="005C31D5">
      <w:pPr>
        <w:pStyle w:val="CommentText"/>
      </w:pPr>
      <w:r>
        <w:rPr>
          <w:rStyle w:val="CommentReference"/>
        </w:rPr>
        <w:annotationRef/>
      </w:r>
      <w:r>
        <w:t>Updated which services this lab is currently providing</w:t>
      </w:r>
    </w:p>
  </w:comment>
  <w:comment w:id="142" w:author="Benjamin Meyer" w:date="2024-03-21T11:57:00Z" w:initials="BM">
    <w:p w14:paraId="143B339C" w14:textId="399D4A8B" w:rsidR="00744DF7" w:rsidRDefault="00744DF7">
      <w:pPr>
        <w:pStyle w:val="CommentText"/>
      </w:pPr>
      <w:r>
        <w:rPr>
          <w:rStyle w:val="CommentReference"/>
        </w:rPr>
        <w:annotationRef/>
      </w:r>
      <w:r>
        <w:t>Find hand held probe equivalent</w:t>
      </w:r>
    </w:p>
  </w:comment>
  <w:comment w:id="143" w:author="Benjamin Meyer" w:date="2024-03-21T13:09:00Z" w:initials="BM">
    <w:p w14:paraId="3A6EFA6C" w14:textId="5563B426" w:rsidR="00786EEE" w:rsidRDefault="00786EEE">
      <w:pPr>
        <w:pStyle w:val="CommentText"/>
      </w:pPr>
      <w:r>
        <w:rPr>
          <w:rStyle w:val="CommentReference"/>
        </w:rPr>
        <w:annotationRef/>
      </w:r>
      <w:r>
        <w:t>Emailed EPA with question on method IDs 3/21/2024</w:t>
      </w:r>
    </w:p>
  </w:comment>
  <w:comment w:id="144" w:author="Benjamin Meyer" w:date="2024-03-21T12:03:00Z" w:initials="BM">
    <w:p w14:paraId="553690A1" w14:textId="437EC893" w:rsidR="00B62A56" w:rsidRDefault="00B62A56">
      <w:pPr>
        <w:pStyle w:val="CommentText"/>
      </w:pPr>
      <w:r>
        <w:rPr>
          <w:rStyle w:val="CommentReference"/>
        </w:rPr>
        <w:annotationRef/>
      </w:r>
      <w:r>
        <w:t>Soldotna Wastewater Treatment Plant is no longer providing this service to the project</w:t>
      </w:r>
    </w:p>
  </w:comment>
  <w:comment w:id="274" w:author="bmeyer bmeyer" w:date="2023-12-04T09:49:00Z" w:initials="bb">
    <w:p w14:paraId="236E33CC" w14:textId="77777777" w:rsidR="00744DF7" w:rsidRDefault="00744DF7" w:rsidP="00744DF7">
      <w:pPr>
        <w:pStyle w:val="CommentText"/>
      </w:pPr>
      <w:r>
        <w:rPr>
          <w:rStyle w:val="CommentReference"/>
        </w:rPr>
        <w:annotationRef/>
      </w:r>
      <w:r>
        <w:t>Remove this redundant row, same as top row</w:t>
      </w:r>
    </w:p>
  </w:comment>
  <w:comment w:id="365" w:author="Benjamin Meyer" w:date="2024-03-21T13:27:00Z" w:initials="BM">
    <w:p w14:paraId="53875EAD" w14:textId="3FB950A6" w:rsidR="00A339B0" w:rsidRDefault="00A339B0">
      <w:pPr>
        <w:pStyle w:val="CommentText"/>
      </w:pPr>
      <w:r>
        <w:rPr>
          <w:rStyle w:val="CommentReference"/>
        </w:rPr>
        <w:annotationRef/>
      </w:r>
      <w:r>
        <w:t>Update to USFWS and add DoW</w:t>
      </w:r>
    </w:p>
  </w:comment>
  <w:comment w:id="375" w:author="Benjamin Meyer" w:date="2024-03-21T13:27:00Z" w:initials="BM">
    <w:p w14:paraId="68293354" w14:textId="757C2968" w:rsidR="00A339B0" w:rsidRDefault="00A339B0">
      <w:pPr>
        <w:pStyle w:val="CommentText"/>
      </w:pPr>
      <w:r>
        <w:rPr>
          <w:rStyle w:val="CommentReference"/>
        </w:rPr>
        <w:annotationRef/>
      </w:r>
      <w:r>
        <w:t>Retired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469E29" w15:done="0"/>
  <w15:commentEx w15:paraId="59B4D058" w15:done="0"/>
  <w15:commentEx w15:paraId="2D6D2B2A" w15:done="0"/>
  <w15:commentEx w15:paraId="143B339C" w15:done="0"/>
  <w15:commentEx w15:paraId="3A6EFA6C" w15:paraIdParent="143B339C" w15:done="0"/>
  <w15:commentEx w15:paraId="553690A1" w15:done="0"/>
  <w15:commentEx w15:paraId="236E33CC" w15:done="0"/>
  <w15:commentEx w15:paraId="53875EAD" w15:done="0"/>
  <w15:commentEx w15:paraId="68293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A7E61B" w16cex:dateUtc="2023-12-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69E29" w16cid:durableId="271D69A0"/>
  <w16cid:commentId w16cid:paraId="59B4D058" w16cid:durableId="4AC07E44"/>
  <w16cid:commentId w16cid:paraId="2D6D2B2A" w16cid:durableId="3BAE35A7"/>
  <w16cid:commentId w16cid:paraId="143B339C" w16cid:durableId="42C69763"/>
  <w16cid:commentId w16cid:paraId="3A6EFA6C" w16cid:durableId="45221BBC"/>
  <w16cid:commentId w16cid:paraId="553690A1" w16cid:durableId="25A095D3"/>
  <w16cid:commentId w16cid:paraId="236E33CC" w16cid:durableId="1DA7E61B"/>
  <w16cid:commentId w16cid:paraId="53875EAD" w16cid:durableId="43784EA1"/>
  <w16cid:commentId w16cid:paraId="68293354" w16cid:durableId="348D4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6BA6E" w14:textId="77777777" w:rsidR="00055722" w:rsidRDefault="00055722" w:rsidP="008E4680">
      <w:r>
        <w:separator/>
      </w:r>
    </w:p>
  </w:endnote>
  <w:endnote w:type="continuationSeparator" w:id="0">
    <w:p w14:paraId="56B87A51" w14:textId="77777777" w:rsidR="00055722" w:rsidRDefault="00055722" w:rsidP="008E4680">
      <w:r>
        <w:continuationSeparator/>
      </w:r>
    </w:p>
  </w:endnote>
  <w:endnote w:type="continuationNotice" w:id="1">
    <w:p w14:paraId="7946627D" w14:textId="77777777" w:rsidR="00055722" w:rsidRDefault="000557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896624"/>
      <w:docPartObj>
        <w:docPartGallery w:val="Page Numbers (Bottom of Page)"/>
        <w:docPartUnique/>
      </w:docPartObj>
    </w:sdtPr>
    <w:sdtEndPr>
      <w:rPr>
        <w:noProof/>
      </w:rPr>
    </w:sdtEndPr>
    <w:sdtContent>
      <w:p w14:paraId="67BFE610" w14:textId="0B9161E3" w:rsidR="00744DF7" w:rsidRDefault="00744DF7">
        <w:pPr>
          <w:pStyle w:val="Footer"/>
          <w:jc w:val="right"/>
        </w:pPr>
        <w:r>
          <w:fldChar w:fldCharType="begin"/>
        </w:r>
        <w:r>
          <w:instrText xml:space="preserve"> PAGE   \* MERGEFORMAT </w:instrText>
        </w:r>
        <w:r>
          <w:fldChar w:fldCharType="separate"/>
        </w:r>
        <w:r w:rsidR="000848DD">
          <w:rPr>
            <w:noProof/>
          </w:rPr>
          <w:t>10</w:t>
        </w:r>
        <w:r>
          <w:rPr>
            <w:noProof/>
          </w:rPr>
          <w:fldChar w:fldCharType="end"/>
        </w:r>
      </w:p>
    </w:sdtContent>
  </w:sdt>
  <w:p w14:paraId="74F0D394" w14:textId="77777777" w:rsidR="00744DF7" w:rsidRDefault="00744DF7"/>
  <w:p w14:paraId="47222476" w14:textId="77777777" w:rsidR="00744DF7" w:rsidRDefault="00744DF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74634"/>
      <w:docPartObj>
        <w:docPartGallery w:val="Page Numbers (Bottom of Page)"/>
        <w:docPartUnique/>
      </w:docPartObj>
    </w:sdtPr>
    <w:sdtEndPr>
      <w:rPr>
        <w:noProof/>
      </w:rPr>
    </w:sdtEndPr>
    <w:sdtContent>
      <w:p w14:paraId="04777166" w14:textId="4EBF51D9" w:rsidR="00744DF7" w:rsidRDefault="00744DF7">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377136"/>
      <w:docPartObj>
        <w:docPartGallery w:val="Page Numbers (Bottom of Page)"/>
        <w:docPartUnique/>
      </w:docPartObj>
    </w:sdtPr>
    <w:sdtEndPr>
      <w:rPr>
        <w:noProof/>
      </w:rPr>
    </w:sdtEndPr>
    <w:sdtContent>
      <w:p w14:paraId="5FFB8359" w14:textId="0782C75A" w:rsidR="00744DF7" w:rsidRDefault="00744DF7">
        <w:pPr>
          <w:pStyle w:val="Footer"/>
          <w:jc w:val="right"/>
        </w:pPr>
        <w:r>
          <w:fldChar w:fldCharType="begin"/>
        </w:r>
        <w:r>
          <w:instrText xml:space="preserve"> PAGE   \* MERGEFORMAT </w:instrText>
        </w:r>
        <w:r>
          <w:fldChar w:fldCharType="separate"/>
        </w:r>
        <w:r w:rsidR="000848DD">
          <w:rPr>
            <w:noProof/>
          </w:rPr>
          <w:t>55</w:t>
        </w:r>
        <w:r>
          <w:rPr>
            <w:noProof/>
          </w:rPr>
          <w:fldChar w:fldCharType="end"/>
        </w:r>
      </w:p>
    </w:sdtContent>
  </w:sdt>
  <w:p w14:paraId="6D5BA50B" w14:textId="77777777" w:rsidR="00744DF7" w:rsidRDefault="00744DF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254754"/>
      <w:docPartObj>
        <w:docPartGallery w:val="Page Numbers (Bottom of Page)"/>
        <w:docPartUnique/>
      </w:docPartObj>
    </w:sdtPr>
    <w:sdtEndPr>
      <w:rPr>
        <w:noProof/>
      </w:rPr>
    </w:sdtEndPr>
    <w:sdtContent>
      <w:p w14:paraId="06863294" w14:textId="4CA18D28" w:rsidR="00744DF7" w:rsidRDefault="00744DF7">
        <w:pPr>
          <w:pStyle w:val="Footer"/>
          <w:jc w:val="right"/>
        </w:pPr>
        <w:r>
          <w:fldChar w:fldCharType="begin"/>
        </w:r>
        <w:r>
          <w:instrText xml:space="preserve"> PAGE   \* MERGEFORMAT </w:instrText>
        </w:r>
        <w:r>
          <w:fldChar w:fldCharType="separate"/>
        </w:r>
        <w:r w:rsidR="000848DD">
          <w:rPr>
            <w:noProof/>
          </w:rPr>
          <w:t>56</w:t>
        </w:r>
        <w:r>
          <w:rPr>
            <w:noProof/>
          </w:rPr>
          <w:fldChar w:fldCharType="end"/>
        </w:r>
      </w:p>
    </w:sdtContent>
  </w:sdt>
  <w:p w14:paraId="479D682E" w14:textId="77777777" w:rsidR="00744DF7" w:rsidRDefault="00744DF7">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195954"/>
      <w:docPartObj>
        <w:docPartGallery w:val="Page Numbers (Bottom of Page)"/>
        <w:docPartUnique/>
      </w:docPartObj>
    </w:sdtPr>
    <w:sdtEndPr>
      <w:rPr>
        <w:noProof/>
      </w:rPr>
    </w:sdtEndPr>
    <w:sdtContent>
      <w:p w14:paraId="6DF20328" w14:textId="58DFB3E2" w:rsidR="00744DF7" w:rsidRDefault="00744DF7">
        <w:pPr>
          <w:pStyle w:val="Footer"/>
        </w:pPr>
        <w:r>
          <w:fldChar w:fldCharType="begin"/>
        </w:r>
        <w:r>
          <w:instrText xml:space="preserve"> PAGE   \* MERGEFORMAT </w:instrText>
        </w:r>
        <w:r>
          <w:fldChar w:fldCharType="separate"/>
        </w:r>
        <w:r w:rsidR="000848DD">
          <w:rPr>
            <w:noProof/>
          </w:rPr>
          <w:t>58</w:t>
        </w:r>
        <w:r>
          <w:rPr>
            <w:noProof/>
          </w:rPr>
          <w:fldChar w:fldCharType="end"/>
        </w:r>
      </w:p>
    </w:sdtContent>
  </w:sdt>
  <w:p w14:paraId="5EFB14C4" w14:textId="77777777" w:rsidR="00744DF7" w:rsidRDefault="00744DF7">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536518"/>
      <w:docPartObj>
        <w:docPartGallery w:val="Page Numbers (Bottom of Page)"/>
        <w:docPartUnique/>
      </w:docPartObj>
    </w:sdtPr>
    <w:sdtEndPr>
      <w:rPr>
        <w:noProof/>
      </w:rPr>
    </w:sdtEndPr>
    <w:sdtContent>
      <w:p w14:paraId="57CDF2C2" w14:textId="554D3846" w:rsidR="00744DF7" w:rsidRDefault="00744DF7">
        <w:pPr>
          <w:pStyle w:val="Footer"/>
          <w:jc w:val="right"/>
        </w:pPr>
        <w:r>
          <w:fldChar w:fldCharType="begin"/>
        </w:r>
        <w:r>
          <w:instrText xml:space="preserve"> PAGE   \* MERGEFORMAT </w:instrText>
        </w:r>
        <w:r>
          <w:fldChar w:fldCharType="separate"/>
        </w:r>
        <w:r w:rsidR="000848DD">
          <w:rPr>
            <w:noProof/>
          </w:rPr>
          <w:t>61</w:t>
        </w:r>
        <w:r>
          <w:rPr>
            <w:noProof/>
          </w:rPr>
          <w:fldChar w:fldCharType="end"/>
        </w:r>
      </w:p>
    </w:sdtContent>
  </w:sdt>
  <w:p w14:paraId="5F7674F1" w14:textId="77777777" w:rsidR="00744DF7" w:rsidRDefault="00744DF7">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869197"/>
      <w:docPartObj>
        <w:docPartGallery w:val="Page Numbers (Bottom of Page)"/>
        <w:docPartUnique/>
      </w:docPartObj>
    </w:sdtPr>
    <w:sdtEndPr>
      <w:rPr>
        <w:noProof/>
      </w:rPr>
    </w:sdtEndPr>
    <w:sdtContent>
      <w:p w14:paraId="1CFD91D4" w14:textId="71BF44E7" w:rsidR="00744DF7" w:rsidRDefault="00744DF7">
        <w:pPr>
          <w:pStyle w:val="Footer"/>
          <w:jc w:val="right"/>
        </w:pPr>
        <w:r>
          <w:fldChar w:fldCharType="begin"/>
        </w:r>
        <w:r>
          <w:instrText xml:space="preserve"> PAGE   \* MERGEFORMAT </w:instrText>
        </w:r>
        <w:r>
          <w:fldChar w:fldCharType="separate"/>
        </w:r>
        <w:r w:rsidR="000848DD">
          <w:rPr>
            <w:noProof/>
          </w:rPr>
          <w:t>64</w:t>
        </w:r>
        <w:r>
          <w:rPr>
            <w:noProof/>
          </w:rPr>
          <w:fldChar w:fldCharType="end"/>
        </w:r>
      </w:p>
    </w:sdtContent>
  </w:sdt>
  <w:p w14:paraId="6AE92D20" w14:textId="77777777" w:rsidR="00744DF7" w:rsidRDefault="00744DF7">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AB" w14:textId="6354DCBA" w:rsidR="00744DF7" w:rsidRDefault="00744DF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319809"/>
      <w:docPartObj>
        <w:docPartGallery w:val="Page Numbers (Bottom of Page)"/>
        <w:docPartUnique/>
      </w:docPartObj>
    </w:sdtPr>
    <w:sdtEndPr>
      <w:rPr>
        <w:noProof/>
      </w:rPr>
    </w:sdtEndPr>
    <w:sdtContent>
      <w:p w14:paraId="74416007" w14:textId="20EF82C4" w:rsidR="00744DF7" w:rsidRDefault="00744DF7">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735677"/>
      <w:docPartObj>
        <w:docPartGallery w:val="Page Numbers (Bottom of Page)"/>
        <w:docPartUnique/>
      </w:docPartObj>
    </w:sdtPr>
    <w:sdtEndPr>
      <w:rPr>
        <w:noProof/>
      </w:rPr>
    </w:sdtEndPr>
    <w:sdtContent>
      <w:p w14:paraId="2C3D1BC7" w14:textId="171B20B2" w:rsidR="00744DF7" w:rsidRDefault="00744DF7">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413667"/>
      <w:docPartObj>
        <w:docPartGallery w:val="Page Numbers (Bottom of Page)"/>
        <w:docPartUnique/>
      </w:docPartObj>
    </w:sdtPr>
    <w:sdtEndPr>
      <w:rPr>
        <w:noProof/>
      </w:rPr>
    </w:sdtEndPr>
    <w:sdtContent>
      <w:p w14:paraId="0D0F0BE3" w14:textId="6AA9F1E1" w:rsidR="00744DF7" w:rsidRDefault="00744DF7">
        <w:pPr>
          <w:pStyle w:val="Footer"/>
          <w:jc w:val="right"/>
        </w:pPr>
        <w:r>
          <w:fldChar w:fldCharType="begin"/>
        </w:r>
        <w:r>
          <w:instrText xml:space="preserve"> PAGE   \* MERGEFORMAT </w:instrText>
        </w:r>
        <w:r>
          <w:fldChar w:fldCharType="separate"/>
        </w:r>
        <w:r w:rsidR="000848DD">
          <w:rPr>
            <w:noProof/>
          </w:rPr>
          <w:t>74</w:t>
        </w:r>
        <w:r>
          <w:rPr>
            <w:noProof/>
          </w:rPr>
          <w:fldChar w:fldCharType="end"/>
        </w:r>
      </w:p>
    </w:sdtContent>
  </w:sdt>
  <w:p w14:paraId="4D9BF6C1" w14:textId="77777777" w:rsidR="00744DF7" w:rsidRDefault="00744DF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266898"/>
      <w:docPartObj>
        <w:docPartGallery w:val="Page Numbers (Bottom of Page)"/>
        <w:docPartUnique/>
      </w:docPartObj>
    </w:sdtPr>
    <w:sdtEndPr>
      <w:rPr>
        <w:noProof/>
      </w:rPr>
    </w:sdtEndPr>
    <w:sdtContent>
      <w:p w14:paraId="0D745BA9" w14:textId="46E6FEB9" w:rsidR="00744DF7" w:rsidRDefault="00744DF7">
        <w:pPr>
          <w:pStyle w:val="Footer"/>
          <w:jc w:val="right"/>
        </w:pPr>
        <w:r>
          <w:fldChar w:fldCharType="begin"/>
        </w:r>
        <w:r>
          <w:instrText xml:space="preserve"> PAGE   \* MERGEFORMAT </w:instrText>
        </w:r>
        <w:r>
          <w:fldChar w:fldCharType="separate"/>
        </w:r>
        <w:r w:rsidR="000848DD">
          <w:rPr>
            <w:noProof/>
          </w:rPr>
          <w:t>15</w:t>
        </w:r>
        <w:r>
          <w:rPr>
            <w:noProof/>
          </w:rPr>
          <w:fldChar w:fldCharType="end"/>
        </w:r>
      </w:p>
    </w:sdtContent>
  </w:sdt>
  <w:p w14:paraId="2818B122" w14:textId="6D449189" w:rsidR="00744DF7" w:rsidRDefault="00744DF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304863"/>
      <w:docPartObj>
        <w:docPartGallery w:val="Page Numbers (Bottom of Page)"/>
        <w:docPartUnique/>
      </w:docPartObj>
    </w:sdtPr>
    <w:sdtEndPr>
      <w:rPr>
        <w:noProof/>
      </w:rPr>
    </w:sdtEndPr>
    <w:sdtContent>
      <w:p w14:paraId="49A87D90" w14:textId="5A6A9F2D" w:rsidR="00744DF7" w:rsidRDefault="00744DF7">
        <w:pPr>
          <w:pStyle w:val="Footer"/>
          <w:jc w:val="right"/>
        </w:pPr>
        <w:r>
          <w:fldChar w:fldCharType="begin"/>
        </w:r>
        <w:r>
          <w:instrText xml:space="preserve"> PAGE   \* MERGEFORMAT </w:instrText>
        </w:r>
        <w:r>
          <w:fldChar w:fldCharType="separate"/>
        </w:r>
        <w:r w:rsidR="000848DD">
          <w:rPr>
            <w:noProof/>
          </w:rPr>
          <w:t>21</w:t>
        </w:r>
        <w:r>
          <w:rPr>
            <w:noProof/>
          </w:rPr>
          <w:fldChar w:fldCharType="end"/>
        </w:r>
      </w:p>
    </w:sdtContent>
  </w:sdt>
  <w:p w14:paraId="4C2F8BA6" w14:textId="510125BB" w:rsidR="00744DF7" w:rsidRDefault="00744DF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9160"/>
      <w:docPartObj>
        <w:docPartGallery w:val="Page Numbers (Bottom of Page)"/>
        <w:docPartUnique/>
      </w:docPartObj>
    </w:sdtPr>
    <w:sdtEndPr>
      <w:rPr>
        <w:noProof/>
      </w:rPr>
    </w:sdtEndPr>
    <w:sdtContent>
      <w:p w14:paraId="00C49E8D" w14:textId="74171426" w:rsidR="00744DF7" w:rsidRDefault="00744DF7">
        <w:pPr>
          <w:pStyle w:val="Footer"/>
          <w:jc w:val="right"/>
        </w:pPr>
        <w:r>
          <w:fldChar w:fldCharType="begin"/>
        </w:r>
        <w:r>
          <w:instrText xml:space="preserve"> PAGE   \* MERGEFORMAT </w:instrText>
        </w:r>
        <w:r>
          <w:fldChar w:fldCharType="separate"/>
        </w:r>
        <w:r w:rsidR="000848DD">
          <w:rPr>
            <w:noProof/>
          </w:rPr>
          <w:t>22</w:t>
        </w:r>
        <w:r>
          <w:rPr>
            <w:noProof/>
          </w:rPr>
          <w:fldChar w:fldCharType="end"/>
        </w:r>
      </w:p>
    </w:sdtContent>
  </w:sdt>
  <w:p w14:paraId="75F70DFE" w14:textId="77777777" w:rsidR="00744DF7" w:rsidRDefault="00744DF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39826"/>
      <w:docPartObj>
        <w:docPartGallery w:val="Page Numbers (Bottom of Page)"/>
        <w:docPartUnique/>
      </w:docPartObj>
    </w:sdtPr>
    <w:sdtEndPr>
      <w:rPr>
        <w:noProof/>
      </w:rPr>
    </w:sdtEndPr>
    <w:sdtContent>
      <w:p w14:paraId="7D7C9907" w14:textId="30D9D04F" w:rsidR="00744DF7" w:rsidRDefault="00744DF7">
        <w:pPr>
          <w:pStyle w:val="Footer"/>
          <w:jc w:val="right"/>
        </w:pPr>
        <w:r>
          <w:fldChar w:fldCharType="begin"/>
        </w:r>
        <w:r>
          <w:instrText xml:space="preserve"> PAGE   \* MERGEFORMAT </w:instrText>
        </w:r>
        <w:r>
          <w:fldChar w:fldCharType="separate"/>
        </w:r>
        <w:r w:rsidR="000848DD">
          <w:rPr>
            <w:noProof/>
          </w:rPr>
          <w:t>26</w:t>
        </w:r>
        <w:r>
          <w:rPr>
            <w:noProof/>
          </w:rPr>
          <w:fldChar w:fldCharType="end"/>
        </w:r>
      </w:p>
    </w:sdtContent>
  </w:sdt>
  <w:p w14:paraId="0D8221AD" w14:textId="062CBDDE" w:rsidR="00744DF7" w:rsidRDefault="00744DF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167580"/>
      <w:docPartObj>
        <w:docPartGallery w:val="Page Numbers (Bottom of Page)"/>
        <w:docPartUnique/>
      </w:docPartObj>
    </w:sdtPr>
    <w:sdtEndPr>
      <w:rPr>
        <w:noProof/>
      </w:rPr>
    </w:sdtEndPr>
    <w:sdtContent>
      <w:p w14:paraId="7D433FD3" w14:textId="4CA9151B" w:rsidR="00744DF7" w:rsidRDefault="00744DF7">
        <w:pPr>
          <w:pStyle w:val="Footer"/>
          <w:jc w:val="right"/>
        </w:pPr>
        <w:r>
          <w:fldChar w:fldCharType="begin"/>
        </w:r>
        <w:r>
          <w:instrText xml:space="preserve"> PAGE   \* MERGEFORMAT </w:instrText>
        </w:r>
        <w:r>
          <w:fldChar w:fldCharType="separate"/>
        </w:r>
        <w:r w:rsidR="000848DD">
          <w:rPr>
            <w:noProof/>
          </w:rPr>
          <w:t>40</w:t>
        </w:r>
        <w:r>
          <w:rPr>
            <w:noProof/>
          </w:rPr>
          <w:fldChar w:fldCharType="end"/>
        </w:r>
      </w:p>
    </w:sdtContent>
  </w:sdt>
  <w:p w14:paraId="60E66DAD" w14:textId="4CA8A809" w:rsidR="00744DF7" w:rsidRDefault="00744DF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515274"/>
      <w:docPartObj>
        <w:docPartGallery w:val="Page Numbers (Bottom of Page)"/>
        <w:docPartUnique/>
      </w:docPartObj>
    </w:sdtPr>
    <w:sdtEndPr>
      <w:rPr>
        <w:noProof/>
      </w:rPr>
    </w:sdtEndPr>
    <w:sdtContent>
      <w:p w14:paraId="0FFC45BD" w14:textId="49F84CB6" w:rsidR="00744DF7" w:rsidRDefault="00744DF7">
        <w:pPr>
          <w:pStyle w:val="Footer"/>
          <w:jc w:val="right"/>
        </w:pPr>
        <w:r>
          <w:fldChar w:fldCharType="begin"/>
        </w:r>
        <w:r>
          <w:instrText xml:space="preserve"> PAGE   \* MERGEFORMAT </w:instrText>
        </w:r>
        <w:r>
          <w:fldChar w:fldCharType="separate"/>
        </w:r>
        <w:r w:rsidR="000848DD">
          <w:rPr>
            <w:noProof/>
          </w:rPr>
          <w:t>46</w:t>
        </w:r>
        <w:r>
          <w:rPr>
            <w:noProof/>
          </w:rPr>
          <w:fldChar w:fldCharType="end"/>
        </w:r>
      </w:p>
    </w:sdtContent>
  </w:sdt>
  <w:p w14:paraId="68020551" w14:textId="14515A27" w:rsidR="00744DF7" w:rsidRDefault="00744DF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089631"/>
      <w:docPartObj>
        <w:docPartGallery w:val="Page Numbers (Bottom of Page)"/>
        <w:docPartUnique/>
      </w:docPartObj>
    </w:sdtPr>
    <w:sdtEndPr>
      <w:rPr>
        <w:noProof/>
      </w:rPr>
    </w:sdtEndPr>
    <w:sdtContent>
      <w:p w14:paraId="6666681F" w14:textId="4DA99A2A" w:rsidR="00744DF7" w:rsidRDefault="00744DF7">
        <w:pPr>
          <w:pStyle w:val="Footer"/>
          <w:jc w:val="right"/>
        </w:pPr>
        <w:r>
          <w:fldChar w:fldCharType="begin"/>
        </w:r>
        <w:r>
          <w:instrText xml:space="preserve"> PAGE   \* MERGEFORMAT </w:instrText>
        </w:r>
        <w:r>
          <w:fldChar w:fldCharType="separate"/>
        </w:r>
        <w:r w:rsidR="000848DD">
          <w:rPr>
            <w:noProof/>
          </w:rPr>
          <w:t>53</w:t>
        </w:r>
        <w:r>
          <w:rPr>
            <w:noProof/>
          </w:rPr>
          <w:fldChar w:fldCharType="end"/>
        </w:r>
      </w:p>
    </w:sdtContent>
  </w:sdt>
  <w:p w14:paraId="0267F905" w14:textId="621F1588" w:rsidR="00744DF7" w:rsidRDefault="00744DF7"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163250"/>
      <w:docPartObj>
        <w:docPartGallery w:val="Page Numbers (Bottom of Page)"/>
        <w:docPartUnique/>
      </w:docPartObj>
    </w:sdtPr>
    <w:sdtEndPr>
      <w:rPr>
        <w:noProof/>
      </w:rPr>
    </w:sdtEndPr>
    <w:sdtContent>
      <w:p w14:paraId="356E0F73" w14:textId="1FDD1FFC" w:rsidR="00744DF7" w:rsidRDefault="00744DF7">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1616B" w14:textId="77777777" w:rsidR="00055722" w:rsidRDefault="00055722" w:rsidP="008E4680">
      <w:r>
        <w:separator/>
      </w:r>
    </w:p>
  </w:footnote>
  <w:footnote w:type="continuationSeparator" w:id="0">
    <w:p w14:paraId="31F3ACD3" w14:textId="77777777" w:rsidR="00055722" w:rsidRDefault="00055722" w:rsidP="008E4680">
      <w:r>
        <w:continuationSeparator/>
      </w:r>
    </w:p>
  </w:footnote>
  <w:footnote w:type="continuationNotice" w:id="1">
    <w:p w14:paraId="05FAFC3C" w14:textId="77777777" w:rsidR="00055722" w:rsidRDefault="00055722"/>
  </w:footnote>
  <w:footnote w:id="2">
    <w:p w14:paraId="64D994CA" w14:textId="77777777" w:rsidR="00744DF7" w:rsidRDefault="00744DF7" w:rsidP="000A6FC9">
      <w:pPr>
        <w:pStyle w:val="FootnoteText"/>
      </w:pPr>
      <w:r>
        <w:rPr>
          <w:rStyle w:val="FootnoteReference"/>
        </w:rPr>
        <w:footnoteRef/>
      </w:r>
      <w:r>
        <w:t xml:space="preserve"> Kenai Watershed Forum has been this contractor from 2000 – present.</w:t>
      </w:r>
    </w:p>
  </w:footnote>
  <w:footnote w:id="3">
    <w:p w14:paraId="7F546057" w14:textId="768B7645" w:rsidR="00744DF7" w:rsidRPr="000B57B0" w:rsidRDefault="00744DF7"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w:t>
      </w:r>
      <w:proofErr w:type="gramStart"/>
      <w:r w:rsidRPr="000B57B0">
        <w:rPr>
          <w:rStyle w:val="cf01"/>
          <w:rFonts w:ascii="Times New Roman" w:hAnsi="Times New Roman" w:cs="Times New Roman"/>
          <w:sz w:val="22"/>
          <w:szCs w:val="22"/>
        </w:rPr>
        <w:t>both of the measurements</w:t>
      </w:r>
      <w:proofErr w:type="gramEnd"/>
      <w:r w:rsidRPr="000B57B0">
        <w:rPr>
          <w:rStyle w:val="cf01"/>
          <w:rFonts w:ascii="Times New Roman" w:hAnsi="Times New Roman" w:cs="Times New Roman"/>
          <w:sz w:val="22"/>
          <w:szCs w:val="22"/>
        </w:rPr>
        <w:t xml:space="preserve"> must be above the parameters limit of quantitation (LOQ) and/or reporting limit (RL), and one or both of the measurements must be at least two times the LOQ.</w:t>
      </w:r>
    </w:p>
  </w:footnote>
  <w:footnote w:id="4">
    <w:p w14:paraId="1269D5E2" w14:textId="77777777" w:rsidR="00744DF7" w:rsidRPr="00FB6763" w:rsidRDefault="00744DF7"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 xml:space="preserve">To use measurements for RPD calculations: one or </w:t>
      </w:r>
      <w:proofErr w:type="gramStart"/>
      <w:r w:rsidRPr="00D36D78">
        <w:rPr>
          <w:rStyle w:val="cf01"/>
          <w:rFonts w:ascii="Times New Roman" w:hAnsi="Times New Roman" w:cs="Times New Roman"/>
          <w:sz w:val="22"/>
          <w:szCs w:val="22"/>
        </w:rPr>
        <w:t>both of the measurements</w:t>
      </w:r>
      <w:proofErr w:type="gramEnd"/>
      <w:r w:rsidRPr="00D36D78">
        <w:rPr>
          <w:rStyle w:val="cf01"/>
          <w:rFonts w:ascii="Times New Roman" w:hAnsi="Times New Roman" w:cs="Times New Roman"/>
          <w:sz w:val="22"/>
          <w:szCs w:val="22"/>
        </w:rPr>
        <w:t xml:space="preserve"> must be above the parameters limit of quantitation (LOQ) and/or reporting limit (RL), and one or both of the measurements must be at least two times the LOQ.</w:t>
      </w:r>
    </w:p>
  </w:footnote>
  <w:footnote w:id="5">
    <w:p w14:paraId="09B0853F" w14:textId="77777777" w:rsidR="00744DF7" w:rsidRPr="00FB6763" w:rsidRDefault="00744DF7"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 xml:space="preserve">To use measurements for RPD calculations: one or </w:t>
      </w:r>
      <w:proofErr w:type="gramStart"/>
      <w:r w:rsidRPr="00D36D78">
        <w:rPr>
          <w:rStyle w:val="cf01"/>
          <w:rFonts w:ascii="Times New Roman" w:hAnsi="Times New Roman" w:cs="Times New Roman"/>
          <w:sz w:val="22"/>
          <w:szCs w:val="22"/>
        </w:rPr>
        <w:t>both of the measurements</w:t>
      </w:r>
      <w:proofErr w:type="gramEnd"/>
      <w:r w:rsidRPr="00D36D78">
        <w:rPr>
          <w:rStyle w:val="cf01"/>
          <w:rFonts w:ascii="Times New Roman" w:hAnsi="Times New Roman" w:cs="Times New Roman"/>
          <w:sz w:val="22"/>
          <w:szCs w:val="22"/>
        </w:rPr>
        <w:t xml:space="preserve"> must be above the parameters limit of quantitation (LOQ) and/or reporting limit (RL), and one or both of the measurements must be at least two times the LOQ.</w:t>
      </w:r>
    </w:p>
  </w:footnote>
  <w:footnote w:id="6">
    <w:p w14:paraId="504CF0C1" w14:textId="39631EF2" w:rsidR="00744DF7" w:rsidRPr="00B35F53" w:rsidRDefault="00744DF7"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w:t>
      </w:r>
      <w:proofErr w:type="gramStart"/>
      <w:r w:rsidRPr="00D36D78">
        <w:rPr>
          <w:rStyle w:val="cf01"/>
          <w:rFonts w:ascii="Times New Roman" w:hAnsi="Times New Roman" w:cs="Times New Roman"/>
          <w:sz w:val="22"/>
          <w:szCs w:val="22"/>
        </w:rPr>
        <w:t>both of the measurements</w:t>
      </w:r>
      <w:proofErr w:type="gramEnd"/>
      <w:r w:rsidRPr="00D36D78">
        <w:rPr>
          <w:rStyle w:val="cf01"/>
          <w:rFonts w:ascii="Times New Roman" w:hAnsi="Times New Roman" w:cs="Times New Roman"/>
          <w:sz w:val="22"/>
          <w:szCs w:val="22"/>
        </w:rPr>
        <w:t xml:space="preserve">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744DF7" w:rsidRPr="00EA6E5A" w:rsidRDefault="00744DF7"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00776" w14:textId="77777777" w:rsidR="00744DF7" w:rsidRDefault="00744DF7"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744DF7" w:rsidRDefault="00744DF7" w:rsidP="009F1349">
    <w:pPr>
      <w:pStyle w:val="Header"/>
      <w:jc w:val="right"/>
    </w:pPr>
    <w:r>
      <w:rPr>
        <w:sz w:val="18"/>
      </w:rPr>
      <w:t>May 2023 QAPP v3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14A6" w14:textId="14932E19" w:rsidR="00744DF7" w:rsidRDefault="00744DF7">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50"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dI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IhPd6Hcr&#10;yidQsBQgMJApTD4waiG/Y9TDFEmx+rYnkmLUvOfwCszImQw5GdvJILyAqynWGI3mWo+jad9JtqsB&#10;eXxnXNzCS6mYFfFzFsf3BZPBcjlOMTN6zv+t1/OsXf0C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Bxp0izAgAAswUA&#10;AA4AAAAAAAAAAAAAAAAALgIAAGRycy9lMm9Eb2MueG1sUEsBAi0AFAAGAAgAAAAhAL/fydjfAAAA&#10;CgEAAA8AAAAAAAAAAAAAAAAADQUAAGRycy9kb3ducmV2LnhtbFBLBQYAAAAABAAEAPMAAAAZBgAA&#10;AAA=&#10;" filled="f" stroked="f">
              <v:textbox inset="0,0,0,0">
                <w:txbxContent>
                  <w:p w14:paraId="37C0ED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00BD" w14:textId="77777777" w:rsidR="00744DF7" w:rsidRDefault="00744DF7">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1"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7B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AW547BswIAALIFAAAO&#10;AAAAAAAAAAAAAAAAAC4CAABkcnMvZTJvRG9jLnhtbFBLAQItABQABgAIAAAAIQDM/QYW3QAAAAcB&#10;AAAPAAAAAAAAAAAAAAAAAA0FAABkcnMvZG93bnJldi54bWxQSwUGAAAAAAQABADzAAAAFwYAAAAA&#10;" filled="f" stroked="f">
              <v:textbox inset="0,0,0,0">
                <w:txbxContent>
                  <w:p w14:paraId="6576CDB3"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B42F" w14:textId="601DED53" w:rsidR="00744DF7" w:rsidRDefault="00744DF7">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2"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" filled="f" stroked="f">
              <v:textbox inset="0,0,0,0">
                <w:txbxContent>
                  <w:p w14:paraId="1CC693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12B7" w14:textId="13194FFA" w:rsidR="00744DF7" w:rsidRDefault="00744DF7">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5F8A" w14:textId="5711BC43" w:rsidR="00744DF7" w:rsidRDefault="00744DF7">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E598" w14:textId="7AF90288" w:rsidR="00744DF7" w:rsidRDefault="00744DF7">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016B" w14:textId="495180E8" w:rsidR="00744DF7" w:rsidRDefault="00744DF7">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744DF7" w:rsidRDefault="00744DF7" w:rsidP="00816966">
                          <w:pPr>
                            <w:spacing w:before="1"/>
                            <w:ind w:left="1440"/>
                            <w:rPr>
                              <w:sz w:val="18"/>
                            </w:rPr>
                          </w:pPr>
                          <w:proofErr w:type="gramStart"/>
                          <w:r>
                            <w:rPr>
                              <w:sz w:val="18"/>
                            </w:rPr>
                            <w:t>May,</w:t>
                          </w:r>
                          <w:proofErr w:type="gramEnd"/>
                          <w:r>
                            <w:rPr>
                              <w:sz w:val="18"/>
                            </w:rPr>
                            <w:t xml:space="preserve">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3"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Uw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1bORs0bUT2B&#10;hKUAhYFOYfKB0Qj5HaMBpkiG1bcdkRSj9j2HZ2BGzmzI2djMBuElXM2wxmgyV3oaTbtesm0DyNND&#10;4+IWnkrNrIqfszg8MJgMlsxhipnRc/pvvZ5n7fIX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nxDFMLECAACzBQAA&#10;DgAAAAAAAAAAAAAAAAAuAgAAZHJzL2Uyb0RvYy54bWxQSwECLQAUAAYACAAAACEAZQczPeAAAAAL&#10;AQAADwAAAAAAAAAAAAAAAAALBQAAZHJzL2Rvd25yZXYueG1sUEsFBgAAAAAEAAQA8wAAABgGAAAA&#10;AA==&#10;" filled="f" stroked="f">
              <v:textbox inset="0,0,0,0">
                <w:txbxContent>
                  <w:p w14:paraId="2CFCF76E"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744DF7" w:rsidRDefault="00744DF7"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0A1E" w14:textId="41C3198B" w:rsidR="00744DF7" w:rsidRDefault="00744DF7">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744DF7" w:rsidRDefault="00744DF7" w:rsidP="00816966">
                          <w:pPr>
                            <w:spacing w:before="1"/>
                            <w:ind w:left="1440"/>
                            <w:rPr>
                              <w:sz w:val="18"/>
                            </w:rPr>
                          </w:pPr>
                          <w:proofErr w:type="gramStart"/>
                          <w:r>
                            <w:rPr>
                              <w:sz w:val="18"/>
                            </w:rPr>
                            <w:t>May,</w:t>
                          </w:r>
                          <w:proofErr w:type="gramEnd"/>
                          <w:r>
                            <w:rPr>
                              <w:sz w:val="18"/>
                            </w:rPr>
                            <w:t xml:space="preserve">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4"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n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" filled="f" stroked="f">
              <v:textbox inset="0,0,0,0">
                <w:txbxContent>
                  <w:p w14:paraId="1E1DDC21"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744DF7" w:rsidRDefault="00744DF7"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4A3C" w14:textId="42342A35" w:rsidR="00744DF7" w:rsidRDefault="00744DF7">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744DF7" w:rsidRDefault="00744DF7" w:rsidP="00816966">
                          <w:pPr>
                            <w:spacing w:before="1"/>
                            <w:ind w:left="1440"/>
                            <w:rPr>
                              <w:sz w:val="18"/>
                            </w:rPr>
                          </w:pPr>
                          <w:proofErr w:type="gramStart"/>
                          <w:r>
                            <w:rPr>
                              <w:sz w:val="18"/>
                            </w:rPr>
                            <w:t>March,</w:t>
                          </w:r>
                          <w:proofErr w:type="gramEnd"/>
                          <w:r>
                            <w:rPr>
                              <w:sz w:val="18"/>
                            </w:rPr>
                            <w:t xml:space="preserve">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5"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q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hbZjwRs0bUT2B&#10;hKUAhYFOYfKB0Qj5HaMBpkiG1bcdkRSj9j2HZ2BGzmzI2djMBuElXM2wxmgyV3oaTbtesm0DyNND&#10;4+IWnkrNrIqfszg8MJgMlsxhipnRc/pvvZ5n7fIXAA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Oef36rECAACzBQAA&#10;DgAAAAAAAAAAAAAAAAAuAgAAZHJzL2Uyb0RvYy54bWxQSwECLQAUAAYACAAAACEAXQRA/+AAAAAL&#10;AQAADwAAAAAAAAAAAAAAAAALBQAAZHJzL2Rvd25yZXYueG1sUEsFBgAAAAAEAAQA8wAAABgGAAAA&#10;AA==&#10;" filled="f" stroked="f">
              <v:textbox inset="0,0,0,0">
                <w:txbxContent>
                  <w:p w14:paraId="1F78524D"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744DF7" w:rsidRDefault="00744DF7"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D10B" w14:textId="77777777" w:rsidR="00744DF7" w:rsidRDefault="00744DF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9E15" w14:textId="3CE22B19" w:rsidR="00744DF7" w:rsidRDefault="00744DF7">
    <w:pPr>
      <w:pStyle w:val="BodyText"/>
      <w:spacing w:line="14" w:lineRule="auto"/>
      <w:rPr>
        <w:sz w:val="2"/>
      </w:rPr>
    </w:pPr>
    <w:ins w:id="138"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744DF7" w:rsidRDefault="00744DF7"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744DF7" w:rsidRDefault="00744DF7" w:rsidP="0051274E">
                            <w:pPr>
                              <w:ind w:right="118"/>
                              <w:jc w:val="right"/>
                              <w:rPr>
                                <w:sz w:val="18"/>
                              </w:rPr>
                            </w:pPr>
                            <w:r>
                              <w:rPr>
                                <w:sz w:val="18"/>
                              </w:rPr>
                              <w:t>May 2023 QAPP v3</w:t>
                            </w:r>
                          </w:p>
                          <w:p w14:paraId="7D080267" w14:textId="77777777" w:rsidR="00744DF7" w:rsidRDefault="00744DF7"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744DF7" w:rsidRDefault="00744DF7"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744DF7" w:rsidRDefault="00744DF7" w:rsidP="0051274E">
                      <w:pPr>
                        <w:ind w:right="118"/>
                        <w:jc w:val="right"/>
                        <w:rPr>
                          <w:sz w:val="18"/>
                        </w:rPr>
                      </w:pPr>
                      <w:r>
                        <w:rPr>
                          <w:sz w:val="18"/>
                        </w:rPr>
                        <w:t>May 2023 QAPP v3</w:t>
                      </w:r>
                    </w:p>
                    <w:p w14:paraId="7D080267" w14:textId="77777777" w:rsidR="00744DF7" w:rsidRDefault="00744DF7" w:rsidP="0051274E">
                      <w:pPr>
                        <w:spacing w:before="1"/>
                        <w:ind w:left="1843"/>
                        <w:rPr>
                          <w:sz w:val="18"/>
                        </w:rPr>
                      </w:pPr>
                    </w:p>
                  </w:txbxContent>
                </v:textbox>
                <w10:wrap anchorx="margin" anchory="margin"/>
              </v:shape>
            </w:pict>
          </mc:Fallback>
        </mc:AlternateContent>
      </w:r>
    </w:ins>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744DF7" w:rsidRDefault="00744DF7"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D1CFD" id="Text Box 32" o:spid="_x0000_s104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iU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" filled="f" stroked="f">
              <v:textbox inset="0,0,0,0">
                <w:txbxContent>
                  <w:p w14:paraId="4857508B"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744DF7" w:rsidRDefault="00744DF7"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2D94" w14:textId="0E5CFB1B" w:rsidR="00744DF7" w:rsidRDefault="00744DF7">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744DF7" w:rsidRDefault="00744DF7" w:rsidP="00A73B53">
                          <w:pPr>
                            <w:ind w:right="118"/>
                            <w:jc w:val="right"/>
                            <w:rPr>
                              <w:sz w:val="18"/>
                            </w:rPr>
                          </w:pPr>
                          <w:r>
                            <w:rPr>
                              <w:sz w:val="18"/>
                            </w:rPr>
                            <w:t>May 2023 QAPP v3</w:t>
                          </w:r>
                        </w:p>
                        <w:p w14:paraId="7FD0F53C" w14:textId="77777777" w:rsidR="00744DF7" w:rsidRDefault="00744DF7"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744DF7" w:rsidRDefault="00744DF7" w:rsidP="00A73B53">
                    <w:pPr>
                      <w:ind w:right="118"/>
                      <w:jc w:val="right"/>
                      <w:rPr>
                        <w:sz w:val="18"/>
                      </w:rPr>
                    </w:pPr>
                    <w:r>
                      <w:rPr>
                        <w:sz w:val="18"/>
                      </w:rPr>
                      <w:t>May 2023 QAPP v3</w:t>
                    </w:r>
                  </w:p>
                  <w:p w14:paraId="7FD0F53C" w14:textId="77777777" w:rsidR="00744DF7" w:rsidRDefault="00744DF7"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8952" w14:textId="34114DC7" w:rsidR="00744DF7" w:rsidRDefault="00744DF7">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744DF7" w:rsidRDefault="00744DF7" w:rsidP="00A73B53">
                          <w:pPr>
                            <w:ind w:right="118"/>
                            <w:jc w:val="right"/>
                            <w:rPr>
                              <w:sz w:val="18"/>
                            </w:rPr>
                          </w:pPr>
                          <w:r>
                            <w:rPr>
                              <w:sz w:val="18"/>
                            </w:rPr>
                            <w:t>May 2023 QAPP v3</w:t>
                          </w:r>
                        </w:p>
                        <w:p w14:paraId="75E301EF" w14:textId="77777777" w:rsidR="00744DF7" w:rsidRDefault="00744DF7"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5"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U+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Z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DPVVT6yAgAAswUAAA4A&#10;AAAAAAAAAAAAAAAALgIAAGRycy9lMm9Eb2MueG1sUEsBAi0AFAAGAAgAAAAhADmHrWbdAAAABwEA&#10;AA8AAAAAAAAAAAAAAAAADAUAAGRycy9kb3ducmV2LnhtbFBLBQYAAAAABAAEAPMAAAAWBgAAAAA=&#10;" filled="f" stroked="f">
              <v:textbox inset="0,0,0,0">
                <w:txbxContent>
                  <w:p w14:paraId="3CDFC949"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744DF7" w:rsidRDefault="00744DF7" w:rsidP="00A73B53">
                    <w:pPr>
                      <w:ind w:right="118"/>
                      <w:jc w:val="right"/>
                      <w:rPr>
                        <w:sz w:val="18"/>
                      </w:rPr>
                    </w:pPr>
                    <w:r>
                      <w:rPr>
                        <w:sz w:val="18"/>
                      </w:rPr>
                      <w:t>May 2023 QAPP v3</w:t>
                    </w:r>
                  </w:p>
                  <w:p w14:paraId="75E301EF" w14:textId="77777777" w:rsidR="00744DF7" w:rsidRDefault="00744DF7"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9214" w14:textId="28D09657" w:rsidR="00744DF7" w:rsidRDefault="00744DF7">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744DF7" w:rsidRDefault="00744DF7" w:rsidP="00816966">
                          <w:pPr>
                            <w:ind w:right="118"/>
                            <w:jc w:val="right"/>
                            <w:rPr>
                              <w:sz w:val="18"/>
                            </w:rPr>
                          </w:pPr>
                          <w:r>
                            <w:rPr>
                              <w:sz w:val="18"/>
                            </w:rPr>
                            <w:t>May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6"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aM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CE92IeSvK&#10;J1CwFCAwkClMPjBqIb9j1MMUSbH6tieSYtS85/AKzMiZDDkZ28kgvICrKdYYjeZaj6Np30m2qwF5&#10;fGdc3MJLqZgV8XMWx/cFk8FyOU4xM3rO/63X86xd/QI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J8wFoyyAgAAswUA&#10;AA4AAAAAAAAAAAAAAAAALgIAAGRycy9lMm9Eb2MueG1sUEsBAi0AFAAGAAgAAAAhAOXpZkfgAAAA&#10;CwEAAA8AAAAAAAAAAAAAAAAADAUAAGRycy9kb3ducmV2LnhtbFBLBQYAAAAABAAEAPMAAAAZBgAA&#10;AAA=&#10;" filled="f" stroked="f">
              <v:textbox inset="0,0,0,0">
                <w:txbxContent>
                  <w:p w14:paraId="7C2DAACF"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744DF7" w:rsidRDefault="00744DF7" w:rsidP="00816966">
                    <w:pPr>
                      <w:ind w:right="118"/>
                      <w:jc w:val="right"/>
                      <w:rPr>
                        <w:sz w:val="18"/>
                      </w:rPr>
                    </w:pPr>
                    <w:r>
                      <w:rPr>
                        <w:sz w:val="18"/>
                      </w:rPr>
                      <w:t>May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25AB" w14:textId="479F1865" w:rsidR="00744DF7" w:rsidRDefault="00744DF7">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744DF7" w:rsidRDefault="00744DF7">
                          <w:pPr>
                            <w:spacing w:before="1"/>
                            <w:ind w:left="1843"/>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7"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AJsQ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" filled="f" stroked="f">
              <v:textbox inset="0,0,0,0">
                <w:txbxContent>
                  <w:p w14:paraId="0985F501"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744DF7" w:rsidRDefault="00744DF7">
                    <w:pPr>
                      <w:spacing w:before="1"/>
                      <w:ind w:left="1843"/>
                      <w:rPr>
                        <w:sz w:val="18"/>
                      </w:rPr>
                    </w:pPr>
                    <w:r>
                      <w:rPr>
                        <w:sz w:val="18"/>
                      </w:rPr>
                      <w:t>May 2023,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0D01" w14:textId="77777777" w:rsidR="00744DF7" w:rsidRPr="00447864" w:rsidRDefault="00744DF7"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8"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v9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CxPd6Hcn&#10;ykdQsBQgMJApTD4waiG/Y9TDFEmx+nYgkmLUvOfwCszImQw5GbvJILyAqynWGI3mRo+j6dBJtq8B&#10;eXxnXNzAS6mYFfFTFqf3BZPBcjlNMTN6Lv+t19OsXf8C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BYi/2zAgAAswUA&#10;AA4AAAAAAAAAAAAAAAAALgIAAGRycy9lMm9Eb2MueG1sUEsBAi0AFAAGAAgAAAAhAGbkgZnfAAAA&#10;CwEAAA8AAAAAAAAAAAAAAAAADQUAAGRycy9kb3ducmV2LnhtbFBLBQYAAAAABAAEAPMAAAAZBgAA&#10;AAA=&#10;" filled="f" stroked="f">
              <v:textbox inset="0,0,0,0">
                <w:txbxContent>
                  <w:p w14:paraId="7DA4ECAD"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page" anchory="page"/>
            </v:shape>
          </w:pict>
        </mc:Fallback>
      </mc:AlternateContent>
    </w:r>
  </w:p>
  <w:p w14:paraId="412527AD" w14:textId="77777777" w:rsidR="00744DF7" w:rsidRDefault="00744D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4068" w14:textId="77777777" w:rsidR="00744DF7" w:rsidRDefault="00744D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DC92" w14:textId="17A5D042" w:rsidR="00744DF7" w:rsidRDefault="00744DF7">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744DF7" w:rsidRDefault="00744DF7" w:rsidP="00816966">
                          <w:pPr>
                            <w:spacing w:before="1"/>
                            <w:ind w:left="1843"/>
                            <w:jc w:val="right"/>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9"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XD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0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CO89cOyAgAAswUAAA4A&#10;AAAAAAAAAAAAAAAALgIAAGRycy9lMm9Eb2MueG1sUEsBAi0AFAAGAAgAAAAhAMz9BhbdAAAABwEA&#10;AA8AAAAAAAAAAAAAAAAADAUAAGRycy9kb3ducmV2LnhtbFBLBQYAAAAABAAEAPMAAAAWBgAAAAA=&#10;" filled="f" stroked="f">
              <v:textbox inset="0,0,0,0">
                <w:txbxContent>
                  <w:p w14:paraId="6A593D1E"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744DF7" w:rsidRDefault="00744DF7" w:rsidP="00816966">
                    <w:pPr>
                      <w:spacing w:before="1"/>
                      <w:ind w:left="1843"/>
                      <w:jc w:val="right"/>
                      <w:rPr>
                        <w:sz w:val="18"/>
                      </w:rPr>
                    </w:pPr>
                    <w:r>
                      <w:rPr>
                        <w:sz w:val="18"/>
                      </w:rPr>
                      <w:t>May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16cid:durableId="1019238549">
    <w:abstractNumId w:val="13"/>
  </w:num>
  <w:num w:numId="2" w16cid:durableId="615016898">
    <w:abstractNumId w:val="26"/>
  </w:num>
  <w:num w:numId="3" w16cid:durableId="1251542791">
    <w:abstractNumId w:val="39"/>
  </w:num>
  <w:num w:numId="4" w16cid:durableId="847446531">
    <w:abstractNumId w:val="20"/>
  </w:num>
  <w:num w:numId="5" w16cid:durableId="1269658705">
    <w:abstractNumId w:val="19"/>
  </w:num>
  <w:num w:numId="6" w16cid:durableId="102580711">
    <w:abstractNumId w:val="27"/>
  </w:num>
  <w:num w:numId="7" w16cid:durableId="1924026986">
    <w:abstractNumId w:val="10"/>
  </w:num>
  <w:num w:numId="8" w16cid:durableId="594746710">
    <w:abstractNumId w:val="49"/>
  </w:num>
  <w:num w:numId="9" w16cid:durableId="1841576767">
    <w:abstractNumId w:val="2"/>
  </w:num>
  <w:num w:numId="10" w16cid:durableId="610629152">
    <w:abstractNumId w:val="46"/>
  </w:num>
  <w:num w:numId="11" w16cid:durableId="1756324034">
    <w:abstractNumId w:val="12"/>
  </w:num>
  <w:num w:numId="12" w16cid:durableId="963845811">
    <w:abstractNumId w:val="24"/>
  </w:num>
  <w:num w:numId="13" w16cid:durableId="1824464217">
    <w:abstractNumId w:val="3"/>
  </w:num>
  <w:num w:numId="14" w16cid:durableId="1887175900">
    <w:abstractNumId w:val="44"/>
  </w:num>
  <w:num w:numId="15" w16cid:durableId="1327830757">
    <w:abstractNumId w:val="6"/>
  </w:num>
  <w:num w:numId="16" w16cid:durableId="698165119">
    <w:abstractNumId w:val="29"/>
  </w:num>
  <w:num w:numId="17" w16cid:durableId="275253850">
    <w:abstractNumId w:val="43"/>
  </w:num>
  <w:num w:numId="18" w16cid:durableId="989872179">
    <w:abstractNumId w:val="11"/>
  </w:num>
  <w:num w:numId="19" w16cid:durableId="833304457">
    <w:abstractNumId w:val="36"/>
  </w:num>
  <w:num w:numId="20" w16cid:durableId="1228757610">
    <w:abstractNumId w:val="35"/>
  </w:num>
  <w:num w:numId="21" w16cid:durableId="1601063753">
    <w:abstractNumId w:val="0"/>
  </w:num>
  <w:num w:numId="22" w16cid:durableId="1617056194">
    <w:abstractNumId w:val="23"/>
  </w:num>
  <w:num w:numId="23" w16cid:durableId="275673592">
    <w:abstractNumId w:val="31"/>
  </w:num>
  <w:num w:numId="24" w16cid:durableId="317270760">
    <w:abstractNumId w:val="32"/>
  </w:num>
  <w:num w:numId="25" w16cid:durableId="1496073572">
    <w:abstractNumId w:val="16"/>
  </w:num>
  <w:num w:numId="26" w16cid:durableId="1015809993">
    <w:abstractNumId w:val="7"/>
  </w:num>
  <w:num w:numId="27" w16cid:durableId="8072871">
    <w:abstractNumId w:val="18"/>
  </w:num>
  <w:num w:numId="28" w16cid:durableId="636186277">
    <w:abstractNumId w:val="38"/>
  </w:num>
  <w:num w:numId="29" w16cid:durableId="1265192865">
    <w:abstractNumId w:val="9"/>
  </w:num>
  <w:num w:numId="30" w16cid:durableId="1220289763">
    <w:abstractNumId w:val="8"/>
  </w:num>
  <w:num w:numId="31" w16cid:durableId="1126503866">
    <w:abstractNumId w:val="45"/>
  </w:num>
  <w:num w:numId="32" w16cid:durableId="86929860">
    <w:abstractNumId w:val="15"/>
  </w:num>
  <w:num w:numId="33" w16cid:durableId="1818953042">
    <w:abstractNumId w:val="28"/>
  </w:num>
  <w:num w:numId="34" w16cid:durableId="1765148027">
    <w:abstractNumId w:val="30"/>
  </w:num>
  <w:num w:numId="35" w16cid:durableId="1413963449">
    <w:abstractNumId w:val="1"/>
  </w:num>
  <w:num w:numId="36" w16cid:durableId="1470395620">
    <w:abstractNumId w:val="40"/>
  </w:num>
  <w:num w:numId="37" w16cid:durableId="374430734">
    <w:abstractNumId w:val="33"/>
  </w:num>
  <w:num w:numId="38" w16cid:durableId="289241793">
    <w:abstractNumId w:val="22"/>
  </w:num>
  <w:num w:numId="39" w16cid:durableId="742414613">
    <w:abstractNumId w:val="25"/>
  </w:num>
  <w:num w:numId="40" w16cid:durableId="1235702611">
    <w:abstractNumId w:val="14"/>
  </w:num>
  <w:num w:numId="41" w16cid:durableId="1669020330">
    <w:abstractNumId w:val="37"/>
  </w:num>
  <w:num w:numId="42" w16cid:durableId="932468021">
    <w:abstractNumId w:val="17"/>
  </w:num>
  <w:num w:numId="43" w16cid:durableId="60686805">
    <w:abstractNumId w:val="4"/>
  </w:num>
  <w:num w:numId="44" w16cid:durableId="1337882480">
    <w:abstractNumId w:val="34"/>
  </w:num>
  <w:num w:numId="45" w16cid:durableId="1009135896">
    <w:abstractNumId w:val="42"/>
  </w:num>
  <w:num w:numId="46" w16cid:durableId="697778277">
    <w:abstractNumId w:val="47"/>
  </w:num>
  <w:num w:numId="47" w16cid:durableId="1004287488">
    <w:abstractNumId w:val="21"/>
  </w:num>
  <w:num w:numId="48" w16cid:durableId="231962973">
    <w:abstractNumId w:val="41"/>
  </w:num>
  <w:num w:numId="49" w16cid:durableId="1805924441">
    <w:abstractNumId w:val="5"/>
  </w:num>
  <w:num w:numId="50" w16cid:durableId="207452459">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Meyer">
    <w15:presenceInfo w15:providerId="None" w15:userId="Benjamin Meyer"/>
  </w15:person>
  <w15:person w15:author="bmeyer bmeyer">
    <w15:presenceInfo w15:providerId="Windows Live" w15:userId="bd0dd052dcf49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905"/>
    <w:rsid w:val="00015BB1"/>
    <w:rsid w:val="000221D8"/>
    <w:rsid w:val="000274C3"/>
    <w:rsid w:val="00034E43"/>
    <w:rsid w:val="00042BE4"/>
    <w:rsid w:val="00044240"/>
    <w:rsid w:val="00044A00"/>
    <w:rsid w:val="00051B67"/>
    <w:rsid w:val="00055722"/>
    <w:rsid w:val="00075E87"/>
    <w:rsid w:val="000848DD"/>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C50F1"/>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9372E"/>
    <w:rsid w:val="005C31D5"/>
    <w:rsid w:val="005C5905"/>
    <w:rsid w:val="005D1A08"/>
    <w:rsid w:val="005F5AD8"/>
    <w:rsid w:val="005F754C"/>
    <w:rsid w:val="00601E6B"/>
    <w:rsid w:val="00622BC1"/>
    <w:rsid w:val="00641F83"/>
    <w:rsid w:val="0065285B"/>
    <w:rsid w:val="006F4AE3"/>
    <w:rsid w:val="00710115"/>
    <w:rsid w:val="00733BC2"/>
    <w:rsid w:val="00733C96"/>
    <w:rsid w:val="00744DF7"/>
    <w:rsid w:val="007608B3"/>
    <w:rsid w:val="007618D6"/>
    <w:rsid w:val="00786EEE"/>
    <w:rsid w:val="0079123B"/>
    <w:rsid w:val="007B5E3E"/>
    <w:rsid w:val="007C3E88"/>
    <w:rsid w:val="007D697E"/>
    <w:rsid w:val="007E5F19"/>
    <w:rsid w:val="007F254A"/>
    <w:rsid w:val="007F3A77"/>
    <w:rsid w:val="007F6245"/>
    <w:rsid w:val="008105D8"/>
    <w:rsid w:val="00816966"/>
    <w:rsid w:val="008201A7"/>
    <w:rsid w:val="00853CCD"/>
    <w:rsid w:val="00873C54"/>
    <w:rsid w:val="008B236A"/>
    <w:rsid w:val="008B7722"/>
    <w:rsid w:val="008E4680"/>
    <w:rsid w:val="00915D11"/>
    <w:rsid w:val="00934993"/>
    <w:rsid w:val="00990B1F"/>
    <w:rsid w:val="009C52CC"/>
    <w:rsid w:val="009F1349"/>
    <w:rsid w:val="00A0078F"/>
    <w:rsid w:val="00A177D6"/>
    <w:rsid w:val="00A339B0"/>
    <w:rsid w:val="00A42F86"/>
    <w:rsid w:val="00A73B53"/>
    <w:rsid w:val="00AA456E"/>
    <w:rsid w:val="00AA4592"/>
    <w:rsid w:val="00AA5420"/>
    <w:rsid w:val="00AB7A80"/>
    <w:rsid w:val="00AC0F53"/>
    <w:rsid w:val="00AE0845"/>
    <w:rsid w:val="00AE5A3E"/>
    <w:rsid w:val="00B35F53"/>
    <w:rsid w:val="00B407F6"/>
    <w:rsid w:val="00B62A56"/>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36FE6"/>
    <w:rsid w:val="00D45D08"/>
    <w:rsid w:val="00D500FA"/>
    <w:rsid w:val="00D52CC6"/>
    <w:rsid w:val="00D92606"/>
    <w:rsid w:val="00DB2210"/>
    <w:rsid w:val="00DB2FDB"/>
    <w:rsid w:val="00DC61FC"/>
    <w:rsid w:val="00DD2D54"/>
    <w:rsid w:val="00DD5B4B"/>
    <w:rsid w:val="00DF3A0D"/>
    <w:rsid w:val="00E000C1"/>
    <w:rsid w:val="00E044E3"/>
    <w:rsid w:val="00E05A28"/>
    <w:rsid w:val="00E374D5"/>
    <w:rsid w:val="00E42E59"/>
    <w:rsid w:val="00E52C5B"/>
    <w:rsid w:val="00E552C2"/>
    <w:rsid w:val="00E61C02"/>
    <w:rsid w:val="00E63832"/>
    <w:rsid w:val="00E7752F"/>
    <w:rsid w:val="00E81AA7"/>
    <w:rsid w:val="00E846F5"/>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2">
    <w:name w:val="Unresolved Mention2"/>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https://www.kenaiwatershed.org/science-in-action/research-information/water-quality/" TargetMode="External"/><Relationship Id="rId42" Type="http://schemas.openxmlformats.org/officeDocument/2006/relationships/hyperlink" Target="http://www.kenaiwatershed.org" TargetMode="External"/><Relationship Id="rId47" Type="http://schemas.openxmlformats.org/officeDocument/2006/relationships/image" Target="media/image5.jpeg"/><Relationship Id="rId63" Type="http://schemas.openxmlformats.org/officeDocument/2006/relationships/footer" Target="footer13.xml"/><Relationship Id="rId68" Type="http://schemas.openxmlformats.org/officeDocument/2006/relationships/footer" Target="footer14.xml"/><Relationship Id="rId84"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hyperlink" Target="mailto:executivedirector@kenaiwatershed.org" TargetMode="External"/><Relationship Id="rId32" Type="http://schemas.openxmlformats.org/officeDocument/2006/relationships/header" Target="header5.xml"/><Relationship Id="rId37" Type="http://schemas.openxmlformats.org/officeDocument/2006/relationships/footer" Target="footer6.xml"/><Relationship Id="rId53" Type="http://schemas.openxmlformats.org/officeDocument/2006/relationships/image" Target="media/image9.jpeg"/><Relationship Id="rId58" Type="http://schemas.openxmlformats.org/officeDocument/2006/relationships/footer" Target="footer11.xml"/><Relationship Id="rId74" Type="http://schemas.openxmlformats.org/officeDocument/2006/relationships/footer" Target="footer17.xml"/><Relationship Id="rId79" Type="http://schemas.openxmlformats.org/officeDocument/2006/relationships/hyperlink" Target="https://bit.ly/kwf_wqx_evaluation_checklist" TargetMode="External"/><Relationship Id="rId5" Type="http://schemas.openxmlformats.org/officeDocument/2006/relationships/webSettings" Target="webSettings.xml"/><Relationship Id="rId61" Type="http://schemas.openxmlformats.org/officeDocument/2006/relationships/image" Target="media/image11.jpeg"/><Relationship Id="rId82" Type="http://schemas.openxmlformats.org/officeDocument/2006/relationships/fontTable" Target="fontTable.xml"/><Relationship Id="rId19" Type="http://schemas.openxmlformats.org/officeDocument/2006/relationships/hyperlink" Target="mailto:justin.nelson@sgs.com" TargetMode="External"/><Relationship Id="rId14" Type="http://schemas.openxmlformats.org/officeDocument/2006/relationships/hyperlink" Target="mailto:hydrology@kenaiwatershed.org" TargetMode="External"/><Relationship Id="rId22" Type="http://schemas.openxmlformats.org/officeDocument/2006/relationships/hyperlink" Target="mailto:hydrology@kenaiwatershed.org" TargetMode="External"/><Relationship Id="rId27" Type="http://schemas.openxmlformats.org/officeDocument/2006/relationships/footer" Target="footer2.xml"/><Relationship Id="rId30" Type="http://schemas.openxmlformats.org/officeDocument/2006/relationships/header" Target="header4.xml"/><Relationship Id="rId35" Type="http://schemas.microsoft.com/office/2018/08/relationships/commentsExtensible" Target="commentsExtensible.xml"/><Relationship Id="rId43" Type="http://schemas.openxmlformats.org/officeDocument/2006/relationships/header" Target="header7.xml"/><Relationship Id="rId48" Type="http://schemas.openxmlformats.org/officeDocument/2006/relationships/image" Target="media/image6.jpeg"/><Relationship Id="rId56" Type="http://schemas.openxmlformats.org/officeDocument/2006/relationships/image" Target="media/image10.jpeg"/><Relationship Id="rId64" Type="http://schemas.openxmlformats.org/officeDocument/2006/relationships/image" Target="media/image12.jpg"/><Relationship Id="rId69" Type="http://schemas.openxmlformats.org/officeDocument/2006/relationships/header" Target="header15.xml"/><Relationship Id="rId77" Type="http://schemas.openxmlformats.org/officeDocument/2006/relationships/hyperlink" Target="https://aktemp.uaa.alaska.edu/" TargetMode="External"/><Relationship Id="rId8" Type="http://schemas.openxmlformats.org/officeDocument/2006/relationships/image" Target="media/image1.jpg"/><Relationship Id="rId51" Type="http://schemas.openxmlformats.org/officeDocument/2006/relationships/header" Target="header9.xml"/><Relationship Id="rId72" Type="http://schemas.openxmlformats.org/officeDocument/2006/relationships/footer" Target="footer16.xml"/><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microsoft.com/office/2016/09/relationships/commentsIds" Target="commentsIds.xml"/><Relationship Id="rId25" Type="http://schemas.openxmlformats.org/officeDocument/2006/relationships/hyperlink" Target="https://aktemp.uaa.alaska.edu/" TargetMode="External"/><Relationship Id="rId33" Type="http://schemas.openxmlformats.org/officeDocument/2006/relationships/footer" Target="footer5.xml"/><Relationship Id="rId38" Type="http://schemas.openxmlformats.org/officeDocument/2006/relationships/hyperlink" Target="http://www.ncei.noaa.gov" TargetMode="External"/><Relationship Id="rId46" Type="http://schemas.openxmlformats.org/officeDocument/2006/relationships/footer" Target="footer8.xml"/><Relationship Id="rId59" Type="http://schemas.openxmlformats.org/officeDocument/2006/relationships/header" Target="header12.xml"/><Relationship Id="rId67" Type="http://schemas.openxmlformats.org/officeDocument/2006/relationships/header" Target="header14.xml"/><Relationship Id="rId20" Type="http://schemas.openxmlformats.org/officeDocument/2006/relationships/hyperlink" Target="mailto:emorrison@salamatoftribe.org" TargetMode="External"/><Relationship Id="rId41" Type="http://schemas.openxmlformats.org/officeDocument/2006/relationships/image" Target="media/image4.png"/><Relationship Id="rId54" Type="http://schemas.openxmlformats.org/officeDocument/2006/relationships/header" Target="header10.xml"/><Relationship Id="rId62" Type="http://schemas.openxmlformats.org/officeDocument/2006/relationships/header" Target="header13.xml"/><Relationship Id="rId70" Type="http://schemas.openxmlformats.org/officeDocument/2006/relationships/footer" Target="footer15.xml"/><Relationship Id="rId75" Type="http://schemas.openxmlformats.org/officeDocument/2006/relationships/header" Target="header18.xm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header" Target="header6.xml"/><Relationship Id="rId49" Type="http://schemas.openxmlformats.org/officeDocument/2006/relationships/image" Target="media/image7.jpeg"/><Relationship Id="rId57" Type="http://schemas.openxmlformats.org/officeDocument/2006/relationships/header" Target="header11.xml"/><Relationship Id="rId10" Type="http://schemas.openxmlformats.org/officeDocument/2006/relationships/image" Target="media/image2.png"/><Relationship Id="rId31" Type="http://schemas.openxmlformats.org/officeDocument/2006/relationships/footer" Target="footer4.xml"/><Relationship Id="rId44" Type="http://schemas.openxmlformats.org/officeDocument/2006/relationships/footer" Target="footer7.xml"/><Relationship Id="rId52" Type="http://schemas.openxmlformats.org/officeDocument/2006/relationships/footer" Target="footer9.xml"/><Relationship Id="rId60" Type="http://schemas.openxmlformats.org/officeDocument/2006/relationships/footer" Target="footer12.xml"/><Relationship Id="rId65" Type="http://schemas.openxmlformats.org/officeDocument/2006/relationships/image" Target="media/image13.jpg"/><Relationship Id="rId73" Type="http://schemas.openxmlformats.org/officeDocument/2006/relationships/header" Target="header17.xml"/><Relationship Id="rId78" Type="http://schemas.openxmlformats.org/officeDocument/2006/relationships/hyperlink" Target="https://bit.ly/kwf_lab_certs" TargetMode="External"/><Relationship Id="rId81"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3" Type="http://schemas.openxmlformats.org/officeDocument/2006/relationships/hyperlink" Target="mailto:brown.katherine@epa.gov" TargetMode="External"/><Relationship Id="rId18" Type="http://schemas.openxmlformats.org/officeDocument/2006/relationships/hyperlink" Target="mailto:executivedirector@kenaiwatershed.org" TargetMode="External"/><Relationship Id="rId39" Type="http://schemas.openxmlformats.org/officeDocument/2006/relationships/hyperlink" Target="https://maps.waterdata.usgs.gov/mapper/" TargetMode="External"/><Relationship Id="rId34" Type="http://schemas.openxmlformats.org/officeDocument/2006/relationships/image" Target="media/image3.jpeg"/><Relationship Id="rId50" Type="http://schemas.openxmlformats.org/officeDocument/2006/relationships/image" Target="media/image8.jpeg"/><Relationship Id="rId55" Type="http://schemas.openxmlformats.org/officeDocument/2006/relationships/footer" Target="footer10.xml"/><Relationship Id="rId76"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footer" Target="footer1.xml"/><Relationship Id="rId40" Type="http://schemas.openxmlformats.org/officeDocument/2006/relationships/hyperlink" Target="https://northtechgroup.com/" TargetMode="External"/><Relationship Id="rId45" Type="http://schemas.openxmlformats.org/officeDocument/2006/relationships/header" Target="header8.xml"/><Relationship Id="rId66"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D9163-79E3-4FAB-9B12-6348F5162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74</Pages>
  <Words>17836</Words>
  <Characters>101667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bmeyer bmeyer</cp:lastModifiedBy>
  <cp:revision>67</cp:revision>
  <cp:lastPrinted>2023-05-03T19:36:00Z</cp:lastPrinted>
  <dcterms:created xsi:type="dcterms:W3CDTF">2023-04-27T23:54:00Z</dcterms:created>
  <dcterms:modified xsi:type="dcterms:W3CDTF">2024-03-29T01:25:00Z</dcterms:modified>
</cp:coreProperties>
</file>