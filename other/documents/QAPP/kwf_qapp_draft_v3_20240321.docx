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media/image12.jpg" ContentType="image/jpeg"/>
  <Override PartName="/word/media/image13.jpg" ContentType="image/jpeg"/>
  <Override PartName="/word/media/image14.jpg" ContentType="image/jpeg"/>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14C860" w14:textId="77777777" w:rsidR="008E4680" w:rsidRDefault="008E4680" w:rsidP="007C3E88">
      <w:pPr>
        <w:pStyle w:val="Title"/>
        <w:ind w:left="0"/>
      </w:pPr>
      <w:r>
        <w:t>Kenai River Water Quality Monitoring Quality Assurance Project Plan (QAPP)</w:t>
      </w:r>
    </w:p>
    <w:p w14:paraId="4757E77C" w14:textId="77777777" w:rsidR="008E4680" w:rsidRPr="0088566D" w:rsidRDefault="008E4680" w:rsidP="007C3E88">
      <w:pPr>
        <w:spacing w:before="242"/>
        <w:ind w:left="220" w:right="282"/>
        <w:jc w:val="center"/>
        <w:rPr>
          <w:b/>
          <w:sz w:val="40"/>
        </w:rPr>
      </w:pPr>
      <w:bookmarkStart w:id="0" w:name="Multi-Agency_Baseline_and_Metals_(Zn/Cu)"/>
      <w:bookmarkEnd w:id="0"/>
      <w:r>
        <w:rPr>
          <w:b/>
          <w:sz w:val="40"/>
        </w:rPr>
        <w:t>Multi-Agency Baseline</w:t>
      </w:r>
    </w:p>
    <w:p w14:paraId="12586D5F" w14:textId="77777777" w:rsidR="008E4680" w:rsidRDefault="008E4680" w:rsidP="008E4680">
      <w:pPr>
        <w:pStyle w:val="BodyText"/>
        <w:spacing w:before="6"/>
        <w:rPr>
          <w:b/>
          <w:sz w:val="39"/>
        </w:rPr>
      </w:pPr>
    </w:p>
    <w:p w14:paraId="65688983" w14:textId="429766BA" w:rsidR="008E4680" w:rsidRDefault="008E4680" w:rsidP="008E4680">
      <w:pPr>
        <w:spacing w:before="1"/>
        <w:ind w:left="2426"/>
        <w:rPr>
          <w:b/>
          <w:i/>
          <w:sz w:val="36"/>
        </w:rPr>
      </w:pPr>
      <w:r>
        <w:rPr>
          <w:b/>
          <w:i/>
          <w:sz w:val="36"/>
        </w:rPr>
        <w:t>V. 2. Updated April</w:t>
      </w:r>
      <w:r>
        <w:rPr>
          <w:b/>
          <w:i/>
          <w:spacing w:val="-3"/>
          <w:sz w:val="36"/>
        </w:rPr>
        <w:t xml:space="preserve"> </w:t>
      </w:r>
      <w:r w:rsidR="000B0BE4">
        <w:rPr>
          <w:b/>
          <w:i/>
          <w:sz w:val="36"/>
        </w:rPr>
        <w:t>2012</w:t>
      </w:r>
      <w:r w:rsidR="000B0BE4">
        <w:rPr>
          <w:b/>
          <w:sz w:val="40"/>
        </w:rPr>
        <w:br/>
      </w:r>
      <w:r w:rsidR="000B0BE4">
        <w:rPr>
          <w:b/>
          <w:i/>
          <w:sz w:val="36"/>
        </w:rPr>
        <w:t xml:space="preserve">V.3. Updated </w:t>
      </w:r>
      <w:r w:rsidR="00A177D6">
        <w:rPr>
          <w:b/>
          <w:i/>
          <w:sz w:val="36"/>
        </w:rPr>
        <w:t>May</w:t>
      </w:r>
      <w:r w:rsidR="000B0BE4">
        <w:rPr>
          <w:b/>
          <w:i/>
          <w:sz w:val="36"/>
        </w:rPr>
        <w:t xml:space="preserve"> 2023</w:t>
      </w:r>
    </w:p>
    <w:p w14:paraId="62876884" w14:textId="77777777" w:rsidR="000B0BE4" w:rsidRDefault="000B0BE4" w:rsidP="000B0BE4">
      <w:pPr>
        <w:pStyle w:val="BodyText"/>
        <w:jc w:val="center"/>
        <w:rPr>
          <w:b/>
          <w:i/>
          <w:sz w:val="20"/>
        </w:rPr>
      </w:pPr>
    </w:p>
    <w:p w14:paraId="7FC182AA" w14:textId="77777777" w:rsidR="000B0BE4" w:rsidRDefault="000B0BE4" w:rsidP="000B0BE4">
      <w:pPr>
        <w:pStyle w:val="BodyText"/>
        <w:spacing w:before="8"/>
        <w:jc w:val="center"/>
        <w:rPr>
          <w:b/>
          <w:i/>
          <w:sz w:val="12"/>
        </w:rPr>
      </w:pPr>
    </w:p>
    <w:p w14:paraId="3DBEB77B" w14:textId="77777777" w:rsidR="000B0BE4" w:rsidRDefault="000B0BE4" w:rsidP="000B0BE4">
      <w:pPr>
        <w:pStyle w:val="BodyText"/>
        <w:spacing w:before="8"/>
        <w:jc w:val="center"/>
        <w:rPr>
          <w:b/>
          <w:i/>
          <w:sz w:val="12"/>
        </w:rPr>
      </w:pPr>
    </w:p>
    <w:p w14:paraId="5891D01C" w14:textId="77777777" w:rsidR="000B0BE4" w:rsidRDefault="000B0BE4" w:rsidP="000B0BE4">
      <w:pPr>
        <w:pStyle w:val="BodyText"/>
        <w:spacing w:before="8"/>
        <w:jc w:val="center"/>
        <w:rPr>
          <w:b/>
          <w:i/>
          <w:sz w:val="12"/>
        </w:rPr>
      </w:pPr>
      <w:r>
        <w:rPr>
          <w:noProof/>
        </w:rPr>
        <w:drawing>
          <wp:inline distT="0" distB="0" distL="0" distR="0" wp14:anchorId="5AD07CB7" wp14:editId="0B4D5F5C">
            <wp:extent cx="2676525" cy="14599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WF_logo.jpg"/>
                    <pic:cNvPicPr/>
                  </pic:nvPicPr>
                  <pic:blipFill>
                    <a:blip r:embed="rId8">
                      <a:extLst>
                        <a:ext uri="{28A0092B-C50C-407E-A947-70E740481C1C}">
                          <a14:useLocalDpi xmlns:a14="http://schemas.microsoft.com/office/drawing/2010/main" val="0"/>
                        </a:ext>
                      </a:extLst>
                    </a:blip>
                    <a:stretch>
                      <a:fillRect/>
                    </a:stretch>
                  </pic:blipFill>
                  <pic:spPr>
                    <a:xfrm>
                      <a:off x="0" y="0"/>
                      <a:ext cx="2715732" cy="1481309"/>
                    </a:xfrm>
                    <a:prstGeom prst="rect">
                      <a:avLst/>
                    </a:prstGeom>
                  </pic:spPr>
                </pic:pic>
              </a:graphicData>
            </a:graphic>
          </wp:inline>
        </w:drawing>
      </w:r>
    </w:p>
    <w:p w14:paraId="6CE9A79F" w14:textId="77777777" w:rsidR="000B0BE4" w:rsidRPr="00E16D23" w:rsidRDefault="000B0BE4" w:rsidP="000B0BE4">
      <w:pPr>
        <w:pStyle w:val="BodyText"/>
        <w:spacing w:before="8"/>
        <w:jc w:val="center"/>
        <w:rPr>
          <w:b/>
          <w:i/>
          <w:sz w:val="12"/>
        </w:rPr>
      </w:pPr>
    </w:p>
    <w:p w14:paraId="6FB14815" w14:textId="1E42C636" w:rsidR="00442B13" w:rsidRDefault="008E4680" w:rsidP="00442B13">
      <w:pPr>
        <w:ind w:left="2763" w:right="2822"/>
        <w:jc w:val="center"/>
        <w:rPr>
          <w:b/>
          <w:i/>
          <w:sz w:val="24"/>
        </w:rPr>
      </w:pPr>
      <w:r>
        <w:rPr>
          <w:b/>
          <w:i/>
          <w:sz w:val="24"/>
        </w:rPr>
        <w:t>Original Version Prepared by:</w:t>
      </w:r>
    </w:p>
    <w:p w14:paraId="6C09D17D" w14:textId="03BDB5A2" w:rsidR="00442B13" w:rsidRDefault="008E4680" w:rsidP="00442B13">
      <w:pPr>
        <w:ind w:left="2763" w:right="2822"/>
        <w:jc w:val="center"/>
        <w:rPr>
          <w:b/>
          <w:sz w:val="24"/>
        </w:rPr>
      </w:pPr>
      <w:r>
        <w:rPr>
          <w:b/>
          <w:sz w:val="24"/>
        </w:rPr>
        <w:t>Kenai Watershed Forum</w:t>
      </w:r>
    </w:p>
    <w:p w14:paraId="7EBA177D" w14:textId="761A5A5E" w:rsidR="008E4680" w:rsidRDefault="008E4680" w:rsidP="00442B13">
      <w:pPr>
        <w:ind w:left="2763" w:right="2822"/>
        <w:jc w:val="center"/>
        <w:rPr>
          <w:b/>
          <w:sz w:val="24"/>
        </w:rPr>
      </w:pPr>
      <w:r>
        <w:rPr>
          <w:b/>
          <w:sz w:val="24"/>
        </w:rPr>
        <w:t>44129 Sterling Highway</w:t>
      </w:r>
    </w:p>
    <w:p w14:paraId="44241603" w14:textId="4D84A48C" w:rsidR="008E4680" w:rsidRDefault="008E4680" w:rsidP="00442B13">
      <w:pPr>
        <w:ind w:left="2763" w:right="2822"/>
        <w:jc w:val="center"/>
        <w:rPr>
          <w:b/>
          <w:sz w:val="24"/>
        </w:rPr>
      </w:pPr>
      <w:r>
        <w:rPr>
          <w:b/>
          <w:sz w:val="24"/>
        </w:rPr>
        <w:t>Soldotna, AK 99669 www.kenaiwatershed.org</w:t>
      </w:r>
    </w:p>
    <w:p w14:paraId="376D57D1" w14:textId="77777777" w:rsidR="008E4680" w:rsidRDefault="008E4680" w:rsidP="008E4680">
      <w:pPr>
        <w:pStyle w:val="BodyText"/>
        <w:rPr>
          <w:b/>
          <w:sz w:val="26"/>
        </w:rPr>
      </w:pPr>
    </w:p>
    <w:p w14:paraId="147A5678" w14:textId="77777777" w:rsidR="00500CEC" w:rsidRDefault="00500CEC" w:rsidP="008E4680">
      <w:pPr>
        <w:jc w:val="center"/>
      </w:pPr>
      <w:bookmarkStart w:id="1" w:name="_Toc96073944"/>
    </w:p>
    <w:p w14:paraId="44E46F12" w14:textId="77777777" w:rsidR="00500CEC" w:rsidRDefault="00500CEC" w:rsidP="008E4680">
      <w:pPr>
        <w:jc w:val="center"/>
      </w:pPr>
    </w:p>
    <w:p w14:paraId="72FD690D" w14:textId="77777777" w:rsidR="00500CEC" w:rsidRDefault="00500CEC" w:rsidP="008E4680">
      <w:pPr>
        <w:jc w:val="center"/>
      </w:pPr>
    </w:p>
    <w:p w14:paraId="646B0136" w14:textId="77777777" w:rsidR="00500CEC" w:rsidRDefault="00500CEC" w:rsidP="008E4680">
      <w:pPr>
        <w:jc w:val="center"/>
      </w:pPr>
    </w:p>
    <w:p w14:paraId="08099D7C" w14:textId="77777777" w:rsidR="00500CEC" w:rsidRDefault="00500CEC" w:rsidP="008E4680">
      <w:pPr>
        <w:jc w:val="center"/>
      </w:pPr>
    </w:p>
    <w:p w14:paraId="6AC8D05C" w14:textId="77777777" w:rsidR="00500CEC" w:rsidRDefault="00500CEC" w:rsidP="008E4680">
      <w:pPr>
        <w:jc w:val="center"/>
      </w:pPr>
    </w:p>
    <w:p w14:paraId="6C6EE87D" w14:textId="77777777" w:rsidR="00500CEC" w:rsidRDefault="00500CEC" w:rsidP="008E4680">
      <w:pPr>
        <w:jc w:val="center"/>
      </w:pPr>
    </w:p>
    <w:p w14:paraId="600F40CE" w14:textId="77777777" w:rsidR="00500CEC" w:rsidRDefault="00500CEC" w:rsidP="008E4680">
      <w:pPr>
        <w:jc w:val="center"/>
      </w:pPr>
    </w:p>
    <w:p w14:paraId="68564F7B" w14:textId="77777777" w:rsidR="00500CEC" w:rsidRDefault="00500CEC" w:rsidP="008E4680">
      <w:pPr>
        <w:jc w:val="center"/>
      </w:pPr>
    </w:p>
    <w:p w14:paraId="7BDCAB61" w14:textId="77777777" w:rsidR="00500CEC" w:rsidRDefault="00500CEC" w:rsidP="008E4680">
      <w:pPr>
        <w:jc w:val="center"/>
      </w:pPr>
    </w:p>
    <w:p w14:paraId="7E06FB53" w14:textId="77777777" w:rsidR="00500CEC" w:rsidRDefault="00500CEC" w:rsidP="008E4680">
      <w:pPr>
        <w:jc w:val="center"/>
      </w:pPr>
    </w:p>
    <w:p w14:paraId="0E1DE6DB" w14:textId="77777777" w:rsidR="00500CEC" w:rsidRDefault="00500CEC" w:rsidP="008E4680">
      <w:pPr>
        <w:jc w:val="center"/>
      </w:pPr>
    </w:p>
    <w:p w14:paraId="2D7A2C22" w14:textId="77777777" w:rsidR="00500CEC" w:rsidRDefault="00500CEC" w:rsidP="008E4680">
      <w:pPr>
        <w:jc w:val="center"/>
      </w:pPr>
    </w:p>
    <w:p w14:paraId="2BD91484" w14:textId="77777777" w:rsidR="00500CEC" w:rsidRDefault="00500CEC" w:rsidP="008E4680">
      <w:pPr>
        <w:jc w:val="center"/>
      </w:pPr>
    </w:p>
    <w:p w14:paraId="1CB8D890" w14:textId="77777777" w:rsidR="00500CEC" w:rsidRDefault="00500CEC" w:rsidP="008E4680">
      <w:pPr>
        <w:jc w:val="center"/>
      </w:pPr>
    </w:p>
    <w:p w14:paraId="34554E5F" w14:textId="77777777" w:rsidR="00500CEC" w:rsidRDefault="00500CEC" w:rsidP="008E4680">
      <w:pPr>
        <w:jc w:val="center"/>
      </w:pPr>
    </w:p>
    <w:p w14:paraId="08B64A09" w14:textId="64ECA337" w:rsidR="00500CEC" w:rsidRDefault="00500CEC" w:rsidP="008E4680">
      <w:pPr>
        <w:jc w:val="center"/>
      </w:pPr>
    </w:p>
    <w:p w14:paraId="250EA7A9" w14:textId="77777777" w:rsidR="00BD5F59" w:rsidRDefault="00BD5F59" w:rsidP="008E4680">
      <w:pPr>
        <w:jc w:val="center"/>
      </w:pPr>
    </w:p>
    <w:p w14:paraId="653E5303" w14:textId="77777777" w:rsidR="00442B13" w:rsidRDefault="00442B13" w:rsidP="008E4680">
      <w:pPr>
        <w:jc w:val="center"/>
      </w:pPr>
    </w:p>
    <w:p w14:paraId="795B329C" w14:textId="77777777" w:rsidR="00500CEC" w:rsidRDefault="00500CEC" w:rsidP="008E4680">
      <w:pPr>
        <w:jc w:val="center"/>
      </w:pPr>
    </w:p>
    <w:p w14:paraId="1E1741CE" w14:textId="5CD1C686" w:rsidR="008E4680" w:rsidRDefault="008E4680" w:rsidP="00500CEC">
      <w:pPr>
        <w:pStyle w:val="Heading1"/>
        <w:ind w:left="0"/>
      </w:pPr>
      <w:bookmarkStart w:id="2" w:name="Department_of_Environmental_Conservation"/>
      <w:bookmarkStart w:id="3" w:name="Division_of_Water"/>
      <w:bookmarkStart w:id="4" w:name="Water_Quality_Standards_and_Restoration"/>
      <w:bookmarkStart w:id="5" w:name="_Toc112073499"/>
      <w:bookmarkStart w:id="6" w:name="_Toc117087841"/>
      <w:bookmarkStart w:id="7" w:name="_Toc125960331"/>
      <w:bookmarkStart w:id="8" w:name="_Toc125983993"/>
      <w:bookmarkStart w:id="9" w:name="_Toc125984274"/>
      <w:bookmarkStart w:id="10" w:name="_Toc132032645"/>
      <w:bookmarkStart w:id="11" w:name="_Toc133754230"/>
      <w:bookmarkEnd w:id="1"/>
      <w:bookmarkEnd w:id="2"/>
      <w:bookmarkEnd w:id="3"/>
      <w:bookmarkEnd w:id="4"/>
      <w:r>
        <w:lastRenderedPageBreak/>
        <w:t>Al. Title and Approval Page</w:t>
      </w:r>
      <w:bookmarkEnd w:id="5"/>
      <w:bookmarkEnd w:id="6"/>
      <w:bookmarkEnd w:id="7"/>
      <w:bookmarkEnd w:id="8"/>
      <w:bookmarkEnd w:id="9"/>
      <w:bookmarkEnd w:id="10"/>
      <w:bookmarkEnd w:id="11"/>
    </w:p>
    <w:p w14:paraId="7D443D05" w14:textId="77777777" w:rsidR="008E4680" w:rsidRDefault="008E4680" w:rsidP="008E4680">
      <w:pPr>
        <w:pStyle w:val="BodyText"/>
        <w:rPr>
          <w:sz w:val="20"/>
        </w:rPr>
      </w:pPr>
    </w:p>
    <w:p w14:paraId="3DE5EA11" w14:textId="77777777" w:rsidR="008E4680" w:rsidRDefault="008E4680" w:rsidP="008E4680">
      <w:pPr>
        <w:pStyle w:val="BodyText"/>
        <w:spacing w:before="6"/>
        <w:rPr>
          <w:sz w:val="29"/>
        </w:rPr>
      </w:pPr>
    </w:p>
    <w:p w14:paraId="385174C1" w14:textId="77777777" w:rsidR="008E4680" w:rsidRPr="00226A4E" w:rsidRDefault="008E4680" w:rsidP="00500CEC">
      <w:pPr>
        <w:spacing w:before="89"/>
        <w:rPr>
          <w:sz w:val="24"/>
          <w:szCs w:val="24"/>
        </w:rPr>
      </w:pPr>
      <w:r w:rsidRPr="00226A4E">
        <w:rPr>
          <w:sz w:val="24"/>
          <w:szCs w:val="24"/>
        </w:rPr>
        <w:t xml:space="preserve">Title: Kenai River Water Quality Monitoring: Multi-Agency Baseline </w:t>
      </w:r>
    </w:p>
    <w:p w14:paraId="7478B059" w14:textId="77777777" w:rsidR="00500CEC" w:rsidRPr="00226A4E" w:rsidRDefault="00500CEC" w:rsidP="00500CEC">
      <w:pPr>
        <w:spacing w:before="220" w:line="261" w:lineRule="auto"/>
        <w:ind w:right="251"/>
        <w:rPr>
          <w:sz w:val="24"/>
          <w:szCs w:val="24"/>
        </w:rPr>
      </w:pPr>
    </w:p>
    <w:p w14:paraId="24F2DAB2" w14:textId="7E9D52A6" w:rsidR="008E4680" w:rsidRPr="00226A4E" w:rsidRDefault="00042BE4" w:rsidP="00500CEC">
      <w:pPr>
        <w:spacing w:before="220" w:line="261" w:lineRule="auto"/>
        <w:ind w:right="251"/>
        <w:rPr>
          <w:sz w:val="24"/>
          <w:szCs w:val="24"/>
        </w:rPr>
      </w:pPr>
      <w:r w:rsidRPr="00226A4E">
        <w:rPr>
          <w:b/>
          <w:w w:val="90"/>
          <w:sz w:val="24"/>
          <w:szCs w:val="24"/>
        </w:rPr>
        <w:t>Name and Title:</w:t>
      </w:r>
      <w:r w:rsidRPr="00226A4E">
        <w:rPr>
          <w:w w:val="90"/>
          <w:sz w:val="24"/>
          <w:szCs w:val="24"/>
        </w:rPr>
        <w:t xml:space="preserve"> </w:t>
      </w:r>
      <w:r w:rsidR="008E4680" w:rsidRPr="00226A4E">
        <w:rPr>
          <w:w w:val="90"/>
          <w:sz w:val="24"/>
          <w:szCs w:val="24"/>
        </w:rPr>
        <w:t xml:space="preserve">Benjamin Meyer, Project QA, Project </w:t>
      </w:r>
      <w:r w:rsidR="008E4680" w:rsidRPr="00226A4E">
        <w:rPr>
          <w:sz w:val="24"/>
          <w:szCs w:val="24"/>
        </w:rPr>
        <w:t>Manager</w:t>
      </w:r>
    </w:p>
    <w:p w14:paraId="5DDA9159" w14:textId="77777777" w:rsidR="001A2BD8" w:rsidRDefault="008E4680" w:rsidP="001A2BD8">
      <w:pPr>
        <w:rPr>
          <w:sz w:val="24"/>
          <w:szCs w:val="24"/>
        </w:rPr>
      </w:pPr>
      <w:r w:rsidRPr="00226A4E">
        <w:rPr>
          <w:w w:val="95"/>
          <w:sz w:val="24"/>
          <w:szCs w:val="24"/>
        </w:rPr>
        <w:t>Affiliation: Kenai Watershed Forum</w:t>
      </w:r>
      <w:r w:rsidR="00500CEC" w:rsidRPr="00226A4E">
        <w:rPr>
          <w:sz w:val="24"/>
          <w:szCs w:val="24"/>
        </w:rPr>
        <w:br/>
      </w:r>
      <w:r w:rsidR="00042BE4" w:rsidRPr="00226A4E">
        <w:rPr>
          <w:b/>
          <w:w w:val="95"/>
          <w:sz w:val="24"/>
          <w:szCs w:val="24"/>
        </w:rPr>
        <w:t>Email:</w:t>
      </w:r>
      <w:r w:rsidR="00042BE4" w:rsidRPr="00226A4E">
        <w:rPr>
          <w:w w:val="95"/>
          <w:sz w:val="24"/>
          <w:szCs w:val="24"/>
        </w:rPr>
        <w:t xml:space="preserve"> </w:t>
      </w:r>
      <w:hyperlink r:id="rId9" w:history="1">
        <w:r w:rsidR="001F0914" w:rsidRPr="004A2C6D">
          <w:rPr>
            <w:rStyle w:val="Hyperlink"/>
            <w:w w:val="95"/>
            <w:sz w:val="24"/>
            <w:szCs w:val="24"/>
          </w:rPr>
          <w:t>hydrology@kenaiwatershed.org</w:t>
        </w:r>
      </w:hyperlink>
      <w:r w:rsidR="001F0914">
        <w:rPr>
          <w:w w:val="95"/>
          <w:sz w:val="24"/>
          <w:szCs w:val="24"/>
        </w:rPr>
        <w:t xml:space="preserve"> </w:t>
      </w:r>
      <w:r w:rsidR="00500CEC" w:rsidRPr="00226A4E">
        <w:rPr>
          <w:rStyle w:val="Hyperlink"/>
          <w:w w:val="95"/>
          <w:sz w:val="24"/>
          <w:szCs w:val="24"/>
        </w:rPr>
        <w:br/>
      </w:r>
      <w:r w:rsidRPr="00226A4E">
        <w:rPr>
          <w:sz w:val="24"/>
          <w:szCs w:val="24"/>
        </w:rPr>
        <w:t>Phone: (907) 260-5449</w:t>
      </w:r>
    </w:p>
    <w:p w14:paraId="5DF74D21" w14:textId="6D7FDF39" w:rsidR="00042BE4" w:rsidRPr="001A2BD8" w:rsidRDefault="00042BE4" w:rsidP="001A2BD8">
      <w:pPr>
        <w:rPr>
          <w:sz w:val="24"/>
          <w:szCs w:val="24"/>
        </w:rPr>
      </w:pPr>
      <w:r w:rsidRPr="00226A4E">
        <w:rPr>
          <w:b/>
          <w:w w:val="95"/>
          <w:sz w:val="24"/>
          <w:szCs w:val="24"/>
        </w:rPr>
        <w:t>Signature:</w:t>
      </w:r>
      <w:r w:rsidR="001A2BD8">
        <w:rPr>
          <w:b/>
          <w:noProof/>
          <w:w w:val="95"/>
          <w:sz w:val="24"/>
          <w:szCs w:val="24"/>
        </w:rPr>
        <w:drawing>
          <wp:inline distT="0" distB="0" distL="0" distR="0" wp14:anchorId="7DD1FCE8" wp14:editId="7BE05799">
            <wp:extent cx="1276350" cy="474921"/>
            <wp:effectExtent l="0" t="0" r="0" b="1905"/>
            <wp:docPr id="142207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0760" name="Picture 1422070760"/>
                    <pic:cNvPicPr/>
                  </pic:nvPicPr>
                  <pic:blipFill>
                    <a:blip r:embed="rId10">
                      <a:extLst>
                        <a:ext uri="{28A0092B-C50C-407E-A947-70E740481C1C}">
                          <a14:useLocalDpi xmlns:a14="http://schemas.microsoft.com/office/drawing/2010/main" val="0"/>
                        </a:ext>
                      </a:extLst>
                    </a:blip>
                    <a:stretch>
                      <a:fillRect/>
                    </a:stretch>
                  </pic:blipFill>
                  <pic:spPr>
                    <a:xfrm>
                      <a:off x="0" y="0"/>
                      <a:ext cx="1284110" cy="477809"/>
                    </a:xfrm>
                    <a:prstGeom prst="rect">
                      <a:avLst/>
                    </a:prstGeom>
                  </pic:spPr>
                </pic:pic>
              </a:graphicData>
            </a:graphic>
          </wp:inline>
        </w:drawing>
      </w:r>
      <w:r w:rsidR="001A2BD8">
        <w:rPr>
          <w:b/>
          <w:w w:val="95"/>
          <w:sz w:val="24"/>
          <w:szCs w:val="24"/>
        </w:rPr>
        <w:tab/>
      </w:r>
      <w:r w:rsidR="001A2BD8">
        <w:rPr>
          <w:b/>
          <w:w w:val="95"/>
          <w:sz w:val="24"/>
          <w:szCs w:val="24"/>
        </w:rPr>
        <w:tab/>
        <w:t xml:space="preserve">    </w:t>
      </w:r>
      <w:r w:rsidRPr="00226A4E">
        <w:rPr>
          <w:b/>
          <w:w w:val="95"/>
          <w:sz w:val="24"/>
          <w:szCs w:val="24"/>
        </w:rPr>
        <w:t xml:space="preserve">         Date: </w:t>
      </w:r>
      <w:r w:rsidR="001A2BD8" w:rsidRPr="001A2BD8">
        <w:rPr>
          <w:bCs/>
          <w:w w:val="95"/>
          <w:sz w:val="24"/>
          <w:szCs w:val="24"/>
        </w:rPr>
        <w:t>May 3, 2023</w:t>
      </w:r>
    </w:p>
    <w:p w14:paraId="7356C4C0" w14:textId="5977C0AB" w:rsidR="00042BE4" w:rsidRDefault="001A2BD8" w:rsidP="00042BE4">
      <w:pPr>
        <w:spacing w:before="89"/>
        <w:rPr>
          <w:w w:val="95"/>
          <w:sz w:val="24"/>
          <w:szCs w:val="24"/>
        </w:rPr>
      </w:pPr>
      <w:r>
        <w:rPr>
          <w:w w:val="95"/>
          <w:sz w:val="24"/>
          <w:szCs w:val="24"/>
        </w:rPr>
        <w:tab/>
      </w:r>
      <w:r>
        <w:rPr>
          <w:w w:val="95"/>
          <w:sz w:val="24"/>
          <w:szCs w:val="24"/>
        </w:rPr>
        <w:tab/>
      </w:r>
    </w:p>
    <w:p w14:paraId="57B4627A" w14:textId="77777777" w:rsidR="001A2BD8" w:rsidRPr="00226A4E" w:rsidRDefault="001A2BD8" w:rsidP="00042BE4">
      <w:pPr>
        <w:spacing w:before="89"/>
        <w:rPr>
          <w:w w:val="95"/>
          <w:sz w:val="24"/>
          <w:szCs w:val="24"/>
        </w:rPr>
      </w:pPr>
    </w:p>
    <w:p w14:paraId="4F1498D9" w14:textId="5302E59E" w:rsidR="00500CEC" w:rsidRPr="00226A4E" w:rsidRDefault="00042BE4" w:rsidP="00500CEC">
      <w:pPr>
        <w:tabs>
          <w:tab w:val="left" w:pos="4603"/>
        </w:tabs>
        <w:spacing w:before="13"/>
        <w:rPr>
          <w:sz w:val="24"/>
          <w:szCs w:val="24"/>
        </w:rPr>
      </w:pPr>
      <w:r w:rsidRPr="00226A4E">
        <w:rPr>
          <w:b/>
          <w:w w:val="90"/>
          <w:sz w:val="24"/>
          <w:szCs w:val="24"/>
        </w:rPr>
        <w:t>Name and Title:</w:t>
      </w:r>
      <w:r w:rsidRPr="00226A4E">
        <w:rPr>
          <w:w w:val="90"/>
          <w:sz w:val="24"/>
          <w:szCs w:val="24"/>
        </w:rPr>
        <w:t xml:space="preserve"> Mitch Michaud, Executive Director</w:t>
      </w:r>
      <w:r w:rsidR="00500CEC" w:rsidRPr="00226A4E">
        <w:rPr>
          <w:sz w:val="24"/>
          <w:szCs w:val="24"/>
        </w:rPr>
        <w:br/>
      </w:r>
      <w:r w:rsidRPr="00226A4E">
        <w:rPr>
          <w:b/>
          <w:w w:val="95"/>
          <w:sz w:val="24"/>
          <w:szCs w:val="24"/>
        </w:rPr>
        <w:t>Affiliation:</w:t>
      </w:r>
      <w:r w:rsidRPr="00226A4E">
        <w:rPr>
          <w:w w:val="95"/>
          <w:sz w:val="24"/>
          <w:szCs w:val="24"/>
        </w:rPr>
        <w:t xml:space="preserve"> Kenai Watershed Forum</w:t>
      </w:r>
      <w:r w:rsidR="00500CEC" w:rsidRPr="00226A4E">
        <w:rPr>
          <w:w w:val="95"/>
          <w:sz w:val="24"/>
          <w:szCs w:val="24"/>
        </w:rPr>
        <w:br/>
      </w:r>
      <w:r w:rsidRPr="00226A4E">
        <w:rPr>
          <w:b/>
          <w:w w:val="95"/>
          <w:sz w:val="24"/>
          <w:szCs w:val="24"/>
        </w:rPr>
        <w:t>Email:</w:t>
      </w:r>
      <w:r w:rsidRPr="00226A4E">
        <w:rPr>
          <w:w w:val="95"/>
          <w:sz w:val="24"/>
          <w:szCs w:val="24"/>
        </w:rPr>
        <w:t xml:space="preserve"> </w:t>
      </w:r>
      <w:hyperlink r:id="rId11" w:history="1">
        <w:r w:rsidR="001F0914" w:rsidRPr="004A2C6D">
          <w:rPr>
            <w:rStyle w:val="Hyperlink"/>
            <w:w w:val="95"/>
            <w:sz w:val="24"/>
            <w:szCs w:val="24"/>
          </w:rPr>
          <w:t>executivedirector@kenaiwatershed.org</w:t>
        </w:r>
      </w:hyperlink>
      <w:r w:rsidR="001F0914">
        <w:rPr>
          <w:w w:val="95"/>
          <w:sz w:val="24"/>
          <w:szCs w:val="24"/>
        </w:rPr>
        <w:t xml:space="preserve"> </w:t>
      </w:r>
      <w:r w:rsidRPr="00226A4E">
        <w:rPr>
          <w:w w:val="95"/>
          <w:sz w:val="24"/>
          <w:szCs w:val="24"/>
        </w:rPr>
        <w:t xml:space="preserve"> </w:t>
      </w:r>
      <w:r w:rsidR="00500CEC" w:rsidRPr="00226A4E">
        <w:rPr>
          <w:w w:val="95"/>
          <w:sz w:val="24"/>
          <w:szCs w:val="24"/>
        </w:rPr>
        <w:br/>
      </w:r>
      <w:r w:rsidR="008E4680" w:rsidRPr="00226A4E">
        <w:rPr>
          <w:sz w:val="24"/>
          <w:szCs w:val="24"/>
        </w:rPr>
        <w:t xml:space="preserve">Phone: (907) </w:t>
      </w:r>
      <w:r w:rsidRPr="00226A4E">
        <w:rPr>
          <w:w w:val="95"/>
          <w:sz w:val="24"/>
          <w:szCs w:val="24"/>
        </w:rPr>
        <w:t>260-5449</w:t>
      </w:r>
    </w:p>
    <w:p w14:paraId="653CFA12" w14:textId="32572221" w:rsidR="00500CEC" w:rsidRDefault="001A2BD8" w:rsidP="001A2BD8">
      <w:pPr>
        <w:tabs>
          <w:tab w:val="left" w:pos="1455"/>
        </w:tabs>
        <w:spacing w:before="13"/>
        <w:rPr>
          <w:sz w:val="24"/>
          <w:szCs w:val="24"/>
        </w:rPr>
      </w:pPr>
      <w:r>
        <w:rPr>
          <w:sz w:val="24"/>
          <w:szCs w:val="24"/>
        </w:rPr>
        <w:tab/>
      </w:r>
    </w:p>
    <w:p w14:paraId="4A40EA9B" w14:textId="77777777" w:rsidR="001A2BD8" w:rsidRPr="00226A4E" w:rsidRDefault="001A2BD8" w:rsidP="001A2BD8">
      <w:pPr>
        <w:tabs>
          <w:tab w:val="left" w:pos="1455"/>
        </w:tabs>
        <w:spacing w:before="13"/>
        <w:rPr>
          <w:sz w:val="24"/>
          <w:szCs w:val="24"/>
        </w:rPr>
      </w:pPr>
    </w:p>
    <w:p w14:paraId="7B794D89" w14:textId="1B52BB10" w:rsidR="008E4680" w:rsidRDefault="008E4680" w:rsidP="00500CEC">
      <w:pPr>
        <w:tabs>
          <w:tab w:val="left" w:pos="4603"/>
        </w:tabs>
        <w:spacing w:before="13"/>
        <w:rPr>
          <w:b/>
          <w:bCs/>
          <w:w w:val="90"/>
          <w:sz w:val="24"/>
          <w:szCs w:val="24"/>
        </w:rPr>
      </w:pPr>
      <w:r w:rsidRPr="00226A4E">
        <w:rPr>
          <w:sz w:val="24"/>
          <w:szCs w:val="24"/>
        </w:rPr>
        <w:t>Sign</w:t>
      </w:r>
      <w:r w:rsidRPr="0019723B">
        <w:rPr>
          <w:sz w:val="24"/>
          <w:szCs w:val="24"/>
        </w:rPr>
        <w:t xml:space="preserve">ature: </w:t>
      </w:r>
      <w:r w:rsidRPr="0019723B">
        <w:rPr>
          <w:spacing w:val="10"/>
          <w:sz w:val="24"/>
          <w:szCs w:val="24"/>
        </w:rPr>
        <w:t xml:space="preserve"> </w:t>
      </w:r>
      <w:r w:rsidRPr="0019723B">
        <w:rPr>
          <w:sz w:val="24"/>
          <w:szCs w:val="24"/>
        </w:rPr>
        <w:t xml:space="preserve"> </w:t>
      </w:r>
      <w:r w:rsidRPr="0019723B">
        <w:rPr>
          <w:sz w:val="24"/>
          <w:szCs w:val="24"/>
        </w:rPr>
        <w:tab/>
      </w:r>
      <w:r w:rsidR="00500CEC" w:rsidRPr="0019723B">
        <w:rPr>
          <w:sz w:val="24"/>
          <w:szCs w:val="24"/>
        </w:rPr>
        <w:t xml:space="preserve">       </w:t>
      </w:r>
      <w:r w:rsidRPr="0019723B">
        <w:rPr>
          <w:b/>
          <w:bCs/>
          <w:w w:val="90"/>
          <w:sz w:val="24"/>
          <w:szCs w:val="24"/>
        </w:rPr>
        <w:t>Date:</w:t>
      </w:r>
    </w:p>
    <w:p w14:paraId="1640CD03" w14:textId="77777777" w:rsidR="00641F83" w:rsidRPr="0019723B" w:rsidRDefault="00641F83" w:rsidP="00500CEC">
      <w:pPr>
        <w:tabs>
          <w:tab w:val="left" w:pos="4603"/>
        </w:tabs>
        <w:spacing w:before="13"/>
        <w:rPr>
          <w:b/>
          <w:bCs/>
          <w:sz w:val="24"/>
          <w:szCs w:val="24"/>
          <w:u w:val="single"/>
        </w:rPr>
      </w:pPr>
    </w:p>
    <w:p w14:paraId="29EA56E4" w14:textId="77777777" w:rsidR="00500CEC" w:rsidRPr="00226A4E" w:rsidRDefault="00500CEC" w:rsidP="00500CEC">
      <w:pPr>
        <w:spacing w:before="90" w:line="259" w:lineRule="auto"/>
        <w:ind w:right="555"/>
        <w:rPr>
          <w:b/>
          <w:w w:val="95"/>
          <w:sz w:val="24"/>
          <w:szCs w:val="24"/>
        </w:rPr>
      </w:pPr>
    </w:p>
    <w:p w14:paraId="72846396" w14:textId="5FE03A75" w:rsidR="008E4680" w:rsidRPr="00226A4E" w:rsidRDefault="00042BE4" w:rsidP="00500CEC">
      <w:pPr>
        <w:spacing w:before="90" w:line="259" w:lineRule="auto"/>
        <w:ind w:right="555"/>
        <w:rPr>
          <w:w w:val="95"/>
          <w:sz w:val="24"/>
          <w:szCs w:val="24"/>
        </w:rPr>
      </w:pPr>
      <w:r w:rsidRPr="00226A4E">
        <w:rPr>
          <w:b/>
          <w:w w:val="95"/>
        </w:rPr>
        <w:t xml:space="preserve">Name and Title: </w:t>
      </w:r>
      <w:r w:rsidR="008E4680" w:rsidRPr="00226A4E">
        <w:rPr>
          <w:w w:val="95"/>
          <w:sz w:val="24"/>
          <w:szCs w:val="24"/>
        </w:rPr>
        <w:t>Cindy Fields, EPA Region 10 Quality Assurance Manager (or designee)</w:t>
      </w:r>
    </w:p>
    <w:p w14:paraId="72281485" w14:textId="77777777" w:rsidR="00042BE4" w:rsidRPr="00226A4E" w:rsidRDefault="00042BE4" w:rsidP="00500CEC">
      <w:pPr>
        <w:spacing w:before="89"/>
        <w:rPr>
          <w:w w:val="95"/>
          <w:sz w:val="24"/>
          <w:szCs w:val="24"/>
        </w:rPr>
      </w:pPr>
      <w:r w:rsidRPr="00226A4E">
        <w:rPr>
          <w:b/>
          <w:w w:val="95"/>
          <w:sz w:val="24"/>
          <w:szCs w:val="24"/>
        </w:rPr>
        <w:t xml:space="preserve">Affiliation: </w:t>
      </w:r>
      <w:r w:rsidRPr="00226A4E">
        <w:rPr>
          <w:w w:val="95"/>
          <w:sz w:val="24"/>
          <w:szCs w:val="24"/>
        </w:rPr>
        <w:t>U.S. Environmental Protection Agency, Region 10</w:t>
      </w:r>
    </w:p>
    <w:p w14:paraId="60E51988" w14:textId="77777777" w:rsidR="001A2BD8" w:rsidRDefault="00042BE4" w:rsidP="00500CEC">
      <w:pPr>
        <w:spacing w:before="89"/>
        <w:rPr>
          <w:sz w:val="24"/>
          <w:szCs w:val="24"/>
        </w:rPr>
      </w:pPr>
      <w:r w:rsidRPr="00226A4E">
        <w:rPr>
          <w:b/>
          <w:w w:val="95"/>
          <w:sz w:val="24"/>
          <w:szCs w:val="24"/>
        </w:rPr>
        <w:t xml:space="preserve">Email: </w:t>
      </w:r>
      <w:hyperlink r:id="rId12" w:history="1">
        <w:r w:rsidR="001F0914" w:rsidRPr="004A2C6D">
          <w:rPr>
            <w:rStyle w:val="Hyperlink"/>
            <w:w w:val="95"/>
            <w:sz w:val="24"/>
            <w:szCs w:val="24"/>
          </w:rPr>
          <w:t>fields.cindy@epa.gov</w:t>
        </w:r>
      </w:hyperlink>
      <w:r w:rsidR="001F0914">
        <w:rPr>
          <w:w w:val="95"/>
          <w:sz w:val="24"/>
          <w:szCs w:val="24"/>
        </w:rPr>
        <w:t xml:space="preserve"> </w:t>
      </w:r>
      <w:r w:rsidR="0019723B">
        <w:rPr>
          <w:sz w:val="24"/>
          <w:szCs w:val="24"/>
        </w:rPr>
        <w:br/>
      </w:r>
      <w:r w:rsidR="008E4680" w:rsidRPr="00226A4E">
        <w:rPr>
          <w:sz w:val="24"/>
          <w:szCs w:val="24"/>
        </w:rPr>
        <w:t>Phone:</w:t>
      </w:r>
      <w:r w:rsidR="008E4680" w:rsidRPr="00226A4E">
        <w:rPr>
          <w:spacing w:val="59"/>
          <w:sz w:val="24"/>
          <w:szCs w:val="24"/>
        </w:rPr>
        <w:t xml:space="preserve"> </w:t>
      </w:r>
      <w:r w:rsidR="008E4680" w:rsidRPr="00226A4E">
        <w:rPr>
          <w:sz w:val="24"/>
          <w:szCs w:val="24"/>
        </w:rPr>
        <w:t>(206) 553-</w:t>
      </w:r>
      <w:r w:rsidR="008201A7">
        <w:rPr>
          <w:sz w:val="24"/>
          <w:szCs w:val="24"/>
        </w:rPr>
        <w:t>1893</w:t>
      </w:r>
      <w:r w:rsidR="0019723B">
        <w:rPr>
          <w:sz w:val="24"/>
          <w:szCs w:val="24"/>
        </w:rPr>
        <w:br/>
      </w:r>
      <w:bookmarkStart w:id="12" w:name="QAPP-Kenai_River_Watershed_ZnCu_2020_042"/>
      <w:bookmarkEnd w:id="12"/>
    </w:p>
    <w:p w14:paraId="4340528F" w14:textId="77777777" w:rsidR="001A2BD8" w:rsidRDefault="001A2BD8" w:rsidP="00500CEC">
      <w:pPr>
        <w:spacing w:before="89"/>
        <w:rPr>
          <w:sz w:val="24"/>
          <w:szCs w:val="24"/>
        </w:rPr>
      </w:pPr>
    </w:p>
    <w:p w14:paraId="48CCECDA" w14:textId="5011503F" w:rsidR="00042BE4" w:rsidRDefault="008E4680" w:rsidP="00500CEC">
      <w:pPr>
        <w:spacing w:before="89"/>
        <w:rPr>
          <w:b/>
          <w:w w:val="95"/>
          <w:sz w:val="24"/>
          <w:szCs w:val="24"/>
        </w:rPr>
      </w:pPr>
      <w:r w:rsidRPr="00226A4E">
        <w:rPr>
          <w:sz w:val="24"/>
          <w:szCs w:val="24"/>
        </w:rPr>
        <w:t>Signature</w:t>
      </w:r>
      <w:r w:rsidRPr="0019723B">
        <w:rPr>
          <w:sz w:val="24"/>
          <w:szCs w:val="24"/>
        </w:rPr>
        <w:t xml:space="preserve">: </w:t>
      </w:r>
      <w:r w:rsidRPr="0019723B">
        <w:rPr>
          <w:spacing w:val="21"/>
          <w:sz w:val="24"/>
          <w:szCs w:val="24"/>
        </w:rPr>
        <w:t xml:space="preserve"> </w:t>
      </w:r>
      <w:r w:rsidR="0019723B" w:rsidRPr="0019723B">
        <w:rPr>
          <w:sz w:val="24"/>
          <w:szCs w:val="24"/>
        </w:rPr>
        <w:t xml:space="preserve">   </w:t>
      </w:r>
      <w:r w:rsidR="00042BE4" w:rsidRPr="0019723B">
        <w:rPr>
          <w:b/>
          <w:w w:val="95"/>
          <w:sz w:val="24"/>
          <w:szCs w:val="24"/>
        </w:rPr>
        <w:t xml:space="preserve">                                                                Date: </w:t>
      </w:r>
    </w:p>
    <w:p w14:paraId="25BBCFDE" w14:textId="77777777" w:rsidR="00641F83" w:rsidRPr="0019723B" w:rsidRDefault="00641F83" w:rsidP="00500CEC">
      <w:pPr>
        <w:spacing w:before="89"/>
        <w:rPr>
          <w:b/>
          <w:w w:val="95"/>
          <w:sz w:val="24"/>
          <w:szCs w:val="24"/>
        </w:rPr>
      </w:pPr>
    </w:p>
    <w:p w14:paraId="78A74F1E" w14:textId="12798FBC" w:rsidR="00042BE4" w:rsidRPr="0019723B" w:rsidRDefault="00042BE4" w:rsidP="008201A7">
      <w:pPr>
        <w:spacing w:before="89"/>
        <w:rPr>
          <w:w w:val="95"/>
          <w:sz w:val="24"/>
          <w:szCs w:val="24"/>
        </w:rPr>
      </w:pPr>
    </w:p>
    <w:p w14:paraId="052204D6" w14:textId="77777777" w:rsidR="001A2BD8" w:rsidRDefault="008201A7" w:rsidP="0019723B">
      <w:pPr>
        <w:spacing w:before="90" w:line="259" w:lineRule="auto"/>
        <w:ind w:right="555"/>
        <w:rPr>
          <w:sz w:val="24"/>
          <w:szCs w:val="24"/>
        </w:rPr>
      </w:pPr>
      <w:r w:rsidRPr="00226A4E">
        <w:rPr>
          <w:b/>
          <w:w w:val="95"/>
        </w:rPr>
        <w:t xml:space="preserve">Name and Title: </w:t>
      </w:r>
      <w:r>
        <w:rPr>
          <w:w w:val="95"/>
          <w:sz w:val="24"/>
          <w:szCs w:val="24"/>
        </w:rPr>
        <w:t>Katherine Brown</w:t>
      </w:r>
      <w:r w:rsidRPr="00226A4E">
        <w:rPr>
          <w:w w:val="95"/>
          <w:sz w:val="24"/>
          <w:szCs w:val="24"/>
        </w:rPr>
        <w:t xml:space="preserve">, EPA Region 10 </w:t>
      </w:r>
      <w:r>
        <w:rPr>
          <w:w w:val="95"/>
          <w:sz w:val="24"/>
          <w:szCs w:val="24"/>
        </w:rPr>
        <w:t>Tribal Coordinator/ Project Officer</w:t>
      </w:r>
      <w:r w:rsidR="0019723B">
        <w:rPr>
          <w:w w:val="95"/>
          <w:sz w:val="24"/>
          <w:szCs w:val="24"/>
        </w:rPr>
        <w:br/>
      </w:r>
      <w:r w:rsidRPr="00226A4E">
        <w:rPr>
          <w:b/>
          <w:w w:val="95"/>
          <w:sz w:val="24"/>
          <w:szCs w:val="24"/>
        </w:rPr>
        <w:t xml:space="preserve">Affiliation: </w:t>
      </w:r>
      <w:r w:rsidRPr="00226A4E">
        <w:rPr>
          <w:w w:val="95"/>
          <w:sz w:val="24"/>
          <w:szCs w:val="24"/>
        </w:rPr>
        <w:t>U.S. Environmental Protection Agency, Region 10</w:t>
      </w:r>
      <w:r w:rsidR="0019723B">
        <w:rPr>
          <w:w w:val="95"/>
          <w:sz w:val="24"/>
          <w:szCs w:val="24"/>
        </w:rPr>
        <w:br/>
      </w:r>
      <w:r w:rsidRPr="00226A4E">
        <w:rPr>
          <w:b/>
          <w:w w:val="95"/>
          <w:sz w:val="24"/>
          <w:szCs w:val="24"/>
        </w:rPr>
        <w:t xml:space="preserve">Email: </w:t>
      </w:r>
      <w:hyperlink r:id="rId13" w:history="1">
        <w:r w:rsidR="001F0914" w:rsidRPr="004A2C6D">
          <w:rPr>
            <w:rStyle w:val="Hyperlink"/>
            <w:w w:val="95"/>
            <w:sz w:val="24"/>
            <w:szCs w:val="24"/>
          </w:rPr>
          <w:t>brown.katherine@epa.gov</w:t>
        </w:r>
      </w:hyperlink>
      <w:r w:rsidR="001F0914">
        <w:rPr>
          <w:w w:val="95"/>
          <w:sz w:val="24"/>
          <w:szCs w:val="24"/>
        </w:rPr>
        <w:t xml:space="preserve"> </w:t>
      </w:r>
      <w:r w:rsidR="0019723B">
        <w:rPr>
          <w:w w:val="95"/>
          <w:sz w:val="24"/>
          <w:szCs w:val="24"/>
        </w:rPr>
        <w:br/>
      </w:r>
      <w:r w:rsidRPr="00226A4E">
        <w:rPr>
          <w:sz w:val="24"/>
          <w:szCs w:val="24"/>
        </w:rPr>
        <w:t>Phone:</w:t>
      </w:r>
      <w:r w:rsidRPr="00226A4E">
        <w:rPr>
          <w:spacing w:val="59"/>
          <w:sz w:val="24"/>
          <w:szCs w:val="24"/>
        </w:rPr>
        <w:t xml:space="preserve"> </w:t>
      </w:r>
      <w:r w:rsidRPr="00226A4E">
        <w:rPr>
          <w:sz w:val="24"/>
          <w:szCs w:val="24"/>
        </w:rPr>
        <w:t>(206) 553-7263</w:t>
      </w:r>
      <w:r w:rsidR="0019723B">
        <w:rPr>
          <w:w w:val="95"/>
          <w:sz w:val="24"/>
          <w:szCs w:val="24"/>
        </w:rPr>
        <w:br/>
      </w:r>
    </w:p>
    <w:p w14:paraId="3E238354" w14:textId="77777777" w:rsidR="001A2BD8" w:rsidRDefault="001A2BD8" w:rsidP="0019723B">
      <w:pPr>
        <w:spacing w:before="90" w:line="259" w:lineRule="auto"/>
        <w:ind w:right="555"/>
        <w:rPr>
          <w:sz w:val="24"/>
          <w:szCs w:val="24"/>
        </w:rPr>
      </w:pPr>
    </w:p>
    <w:p w14:paraId="71649443" w14:textId="5DA3825E" w:rsidR="00BD5F59" w:rsidRPr="001A2BD8" w:rsidRDefault="008201A7" w:rsidP="001A2BD8">
      <w:pPr>
        <w:spacing w:before="90" w:line="259" w:lineRule="auto"/>
        <w:ind w:right="555"/>
        <w:rPr>
          <w:w w:val="95"/>
          <w:sz w:val="24"/>
          <w:szCs w:val="24"/>
        </w:rPr>
      </w:pPr>
      <w:r w:rsidRPr="00226A4E">
        <w:rPr>
          <w:sz w:val="24"/>
          <w:szCs w:val="24"/>
        </w:rPr>
        <w:t xml:space="preserve">Signature: </w:t>
      </w:r>
      <w:r w:rsidR="0019723B">
        <w:rPr>
          <w:spacing w:val="21"/>
          <w:sz w:val="24"/>
          <w:szCs w:val="24"/>
        </w:rPr>
        <w:t xml:space="preserve">  </w:t>
      </w:r>
      <w:r w:rsidRPr="00226A4E">
        <w:rPr>
          <w:b/>
          <w:w w:val="95"/>
          <w:sz w:val="24"/>
          <w:szCs w:val="24"/>
        </w:rPr>
        <w:t xml:space="preserve">                                                               </w:t>
      </w:r>
      <w:r w:rsidR="0019723B">
        <w:rPr>
          <w:bCs/>
          <w:w w:val="95"/>
          <w:sz w:val="24"/>
          <w:szCs w:val="24"/>
        </w:rPr>
        <w:t xml:space="preserve"> </w:t>
      </w:r>
      <w:r w:rsidRPr="00226A4E">
        <w:rPr>
          <w:b/>
          <w:w w:val="95"/>
          <w:sz w:val="24"/>
          <w:szCs w:val="24"/>
        </w:rPr>
        <w:t xml:space="preserve"> Date: </w:t>
      </w:r>
      <w:r w:rsidR="00BD5F59">
        <w:br w:type="page"/>
      </w:r>
    </w:p>
    <w:p w14:paraId="5D085225" w14:textId="5606037C" w:rsidR="00042BE4" w:rsidRDefault="0019723B" w:rsidP="0019723B">
      <w:pPr>
        <w:pStyle w:val="Heading1"/>
        <w:ind w:left="0"/>
      </w:pPr>
      <w:bookmarkStart w:id="13" w:name="_Toc133754231"/>
      <w:r>
        <w:lastRenderedPageBreak/>
        <w:t>A2. Contents</w:t>
      </w:r>
      <w:bookmarkEnd w:id="13"/>
    </w:p>
    <w:sdt>
      <w:sdtPr>
        <w:rPr>
          <w:b w:val="0"/>
          <w:bCs w:val="0"/>
          <w:sz w:val="22"/>
          <w:szCs w:val="22"/>
          <w:u w:val="single"/>
        </w:rPr>
        <w:id w:val="910664123"/>
        <w:docPartObj>
          <w:docPartGallery w:val="Table of Contents"/>
          <w:docPartUnique/>
        </w:docPartObj>
      </w:sdtPr>
      <w:sdtEndPr>
        <w:rPr>
          <w:noProof/>
        </w:rPr>
      </w:sdtEndPr>
      <w:sdtContent>
        <w:p w14:paraId="2E4FAD46" w14:textId="6F997016" w:rsidR="008E4680" w:rsidRPr="0019723B" w:rsidRDefault="008E4680" w:rsidP="00500CEC">
          <w:pPr>
            <w:pStyle w:val="Heading1"/>
            <w:ind w:left="0"/>
          </w:pPr>
        </w:p>
        <w:p w14:paraId="18A94BE2" w14:textId="0FB84BAD"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Al. Title and Approval Page</w:t>
          </w:r>
          <w:r w:rsidRPr="00641F83">
            <w:rPr>
              <w:noProof/>
              <w:webHidden/>
            </w:rPr>
            <w:tab/>
          </w:r>
          <w:r w:rsidR="000C2DBA">
            <w:rPr>
              <w:noProof/>
              <w:webHidden/>
            </w:rPr>
            <w:t>2</w:t>
          </w:r>
        </w:p>
        <w:p w14:paraId="31D0D7C6" w14:textId="00A8BC0B"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A2. Contents</w:t>
          </w:r>
          <w:r w:rsidRPr="00641F83">
            <w:rPr>
              <w:noProof/>
              <w:webHidden/>
            </w:rPr>
            <w:tab/>
          </w:r>
          <w:r w:rsidR="000C2DBA">
            <w:rPr>
              <w:noProof/>
              <w:webHidden/>
            </w:rPr>
            <w:t>3</w:t>
          </w:r>
        </w:p>
        <w:p w14:paraId="33F28306" w14:textId="66CF9281"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A3. Acronyms</w:t>
          </w:r>
          <w:r w:rsidRPr="00641F83">
            <w:rPr>
              <w:noProof/>
              <w:webHidden/>
            </w:rPr>
            <w:tab/>
          </w:r>
          <w:r w:rsidR="000C2DBA">
            <w:rPr>
              <w:noProof/>
              <w:webHidden/>
            </w:rPr>
            <w:t>5</w:t>
          </w:r>
        </w:p>
        <w:p w14:paraId="79994A94" w14:textId="740C1D90"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Acknowledgements</w:t>
          </w:r>
          <w:r w:rsidRPr="00641F83">
            <w:rPr>
              <w:noProof/>
              <w:webHidden/>
              <w:sz w:val="24"/>
              <w:szCs w:val="24"/>
            </w:rPr>
            <w:tab/>
          </w:r>
          <w:r w:rsidR="000C2DBA">
            <w:rPr>
              <w:noProof/>
              <w:webHidden/>
              <w:sz w:val="24"/>
              <w:szCs w:val="24"/>
            </w:rPr>
            <w:t>6</w:t>
          </w:r>
        </w:p>
        <w:p w14:paraId="08CF01F6" w14:textId="4B2BC1B8"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w:t>
          </w:r>
          <w:r w:rsidR="005935B5" w:rsidRPr="000C2DBA">
            <w:rPr>
              <w:noProof/>
            </w:rPr>
            <w:t>4</w:t>
          </w:r>
          <w:r w:rsidRPr="000C2DBA">
            <w:rPr>
              <w:noProof/>
            </w:rPr>
            <w:t>. Distribution List</w:t>
          </w:r>
          <w:r w:rsidRPr="00641F83">
            <w:rPr>
              <w:noProof/>
              <w:webHidden/>
            </w:rPr>
            <w:tab/>
          </w:r>
          <w:r w:rsidR="000C2DBA">
            <w:rPr>
              <w:noProof/>
              <w:webHidden/>
            </w:rPr>
            <w:t>7</w:t>
          </w:r>
        </w:p>
        <w:p w14:paraId="088AE6F4" w14:textId="0CCE1CC7"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A5. Problem Definition/Background and Project Objectives</w:t>
          </w:r>
          <w:r w:rsidRPr="00641F83">
            <w:rPr>
              <w:noProof/>
              <w:webHidden/>
              <w:sz w:val="24"/>
              <w:szCs w:val="24"/>
            </w:rPr>
            <w:tab/>
          </w:r>
          <w:r w:rsidR="000C2DBA">
            <w:rPr>
              <w:noProof/>
              <w:webHidden/>
              <w:sz w:val="24"/>
              <w:szCs w:val="24"/>
            </w:rPr>
            <w:t>11</w:t>
          </w:r>
        </w:p>
        <w:p w14:paraId="04A4FE19" w14:textId="4E39B00D"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A6. Project / Task Description</w:t>
          </w:r>
          <w:r w:rsidRPr="00641F83">
            <w:rPr>
              <w:noProof/>
              <w:webHidden/>
              <w:sz w:val="24"/>
              <w:szCs w:val="24"/>
            </w:rPr>
            <w:tab/>
          </w:r>
          <w:r w:rsidR="000C2DBA">
            <w:rPr>
              <w:noProof/>
              <w:webHidden/>
              <w:sz w:val="24"/>
              <w:szCs w:val="24"/>
            </w:rPr>
            <w:t>11</w:t>
          </w:r>
        </w:p>
        <w:p w14:paraId="48B4BA95" w14:textId="601E6A63" w:rsidR="00641F83" w:rsidRPr="00641F83" w:rsidRDefault="00641F83" w:rsidP="00641F83">
          <w:pPr>
            <w:pStyle w:val="TOC2"/>
            <w:tabs>
              <w:tab w:val="left" w:pos="660"/>
            </w:tabs>
            <w:rPr>
              <w:rFonts w:asciiTheme="minorHAnsi" w:eastAsiaTheme="minorEastAsia" w:hAnsiTheme="minorHAnsi" w:cstheme="minorBidi"/>
              <w:noProof/>
              <w:sz w:val="24"/>
              <w:szCs w:val="24"/>
            </w:rPr>
          </w:pPr>
          <w:r w:rsidRPr="000C2DBA">
            <w:rPr>
              <w:noProof/>
              <w:sz w:val="24"/>
              <w:szCs w:val="24"/>
            </w:rPr>
            <w:t>A7.</w:t>
          </w:r>
          <w:r>
            <w:rPr>
              <w:rFonts w:asciiTheme="minorHAnsi" w:eastAsiaTheme="minorEastAsia" w:hAnsiTheme="minorHAnsi" w:cstheme="minorBidi"/>
              <w:noProof/>
              <w:sz w:val="24"/>
              <w:szCs w:val="24"/>
            </w:rPr>
            <w:t xml:space="preserve"> </w:t>
          </w:r>
          <w:r w:rsidRPr="000C2DBA">
            <w:rPr>
              <w:noProof/>
              <w:sz w:val="24"/>
              <w:szCs w:val="24"/>
            </w:rPr>
            <w:t>Quality Objectives and Criteria for Measurement of</w:t>
          </w:r>
          <w:r w:rsidRPr="000C2DBA">
            <w:rPr>
              <w:noProof/>
              <w:spacing w:val="-8"/>
              <w:sz w:val="24"/>
              <w:szCs w:val="24"/>
            </w:rPr>
            <w:t xml:space="preserve"> </w:t>
          </w:r>
          <w:r w:rsidRPr="000C2DBA">
            <w:rPr>
              <w:noProof/>
              <w:sz w:val="24"/>
              <w:szCs w:val="24"/>
            </w:rPr>
            <w:t>Data</w:t>
          </w:r>
          <w:r w:rsidRPr="00641F83">
            <w:rPr>
              <w:noProof/>
              <w:webHidden/>
              <w:sz w:val="24"/>
              <w:szCs w:val="24"/>
            </w:rPr>
            <w:tab/>
          </w:r>
          <w:r w:rsidR="000C2DBA">
            <w:rPr>
              <w:noProof/>
              <w:webHidden/>
              <w:sz w:val="24"/>
              <w:szCs w:val="24"/>
            </w:rPr>
            <w:t>14</w:t>
          </w:r>
        </w:p>
        <w:p w14:paraId="77193332" w14:textId="661B1532" w:rsidR="00641F83" w:rsidRPr="00641F83" w:rsidRDefault="00641F83" w:rsidP="00641F83">
          <w:pPr>
            <w:pStyle w:val="TOC1"/>
            <w:tabs>
              <w:tab w:val="right" w:leader="dot" w:pos="9350"/>
            </w:tabs>
            <w:ind w:left="0"/>
            <w:rPr>
              <w:noProof/>
              <w:color w:val="0563C1" w:themeColor="hyperlink"/>
              <w:u w:val="single"/>
            </w:rPr>
          </w:pPr>
          <w:r w:rsidRPr="000C2DBA">
            <w:rPr>
              <w:noProof/>
            </w:rPr>
            <w:t>A8. Training</w:t>
          </w:r>
          <w:r w:rsidRPr="000C2DBA">
            <w:rPr>
              <w:noProof/>
              <w:spacing w:val="-1"/>
            </w:rPr>
            <w:t xml:space="preserve"> </w:t>
          </w:r>
          <w:r w:rsidRPr="000C2DBA">
            <w:rPr>
              <w:noProof/>
            </w:rPr>
            <w:t>Requirements</w:t>
          </w:r>
          <w:r w:rsidRPr="00641F83">
            <w:rPr>
              <w:noProof/>
              <w:webHidden/>
            </w:rPr>
            <w:tab/>
          </w:r>
          <w:r w:rsidR="000C2DBA">
            <w:rPr>
              <w:noProof/>
              <w:webHidden/>
            </w:rPr>
            <w:t>24</w:t>
          </w:r>
          <w:r>
            <w:rPr>
              <w:rStyle w:val="Hyperlink"/>
              <w:noProof/>
            </w:rPr>
            <w:br/>
          </w:r>
          <w:r w:rsidRPr="000C2DBA">
            <w:rPr>
              <w:noProof/>
            </w:rPr>
            <w:t>A9. Documentation and</w:t>
          </w:r>
          <w:r w:rsidRPr="000C2DBA">
            <w:rPr>
              <w:noProof/>
              <w:spacing w:val="-2"/>
            </w:rPr>
            <w:t xml:space="preserve"> </w:t>
          </w:r>
          <w:r w:rsidRPr="000C2DBA">
            <w:rPr>
              <w:noProof/>
            </w:rPr>
            <w:t>Records</w:t>
          </w:r>
          <w:r w:rsidRPr="00641F83">
            <w:rPr>
              <w:noProof/>
              <w:webHidden/>
            </w:rPr>
            <w:tab/>
          </w:r>
          <w:r w:rsidR="000C2DBA">
            <w:rPr>
              <w:noProof/>
              <w:webHidden/>
            </w:rPr>
            <w:t>24</w:t>
          </w:r>
        </w:p>
        <w:p w14:paraId="26773B7C" w14:textId="50FD2399"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B1. Sampling Process</w:t>
          </w:r>
          <w:r w:rsidRPr="000C2DBA">
            <w:rPr>
              <w:noProof/>
              <w:spacing w:val="-2"/>
              <w:sz w:val="24"/>
              <w:szCs w:val="24"/>
            </w:rPr>
            <w:t xml:space="preserve"> </w:t>
          </w:r>
          <w:r w:rsidRPr="000C2DBA">
            <w:rPr>
              <w:noProof/>
              <w:sz w:val="24"/>
              <w:szCs w:val="24"/>
            </w:rPr>
            <w:t>Design</w:t>
          </w:r>
          <w:r w:rsidRPr="00641F83">
            <w:rPr>
              <w:noProof/>
              <w:webHidden/>
              <w:sz w:val="24"/>
              <w:szCs w:val="24"/>
            </w:rPr>
            <w:tab/>
          </w:r>
          <w:r w:rsidR="000C2DBA">
            <w:rPr>
              <w:noProof/>
              <w:webHidden/>
              <w:sz w:val="24"/>
              <w:szCs w:val="24"/>
            </w:rPr>
            <w:t>25</w:t>
          </w:r>
        </w:p>
        <w:p w14:paraId="4731C3BC" w14:textId="34E2558E"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B2. Sampling Methods</w:t>
          </w:r>
          <w:r w:rsidRPr="000C2DBA">
            <w:rPr>
              <w:noProof/>
              <w:spacing w:val="-2"/>
              <w:sz w:val="24"/>
              <w:szCs w:val="24"/>
            </w:rPr>
            <w:t xml:space="preserve"> </w:t>
          </w:r>
          <w:r w:rsidRPr="000C2DBA">
            <w:rPr>
              <w:noProof/>
              <w:sz w:val="24"/>
              <w:szCs w:val="24"/>
            </w:rPr>
            <w:t>Requirements</w:t>
          </w:r>
          <w:r w:rsidRPr="00641F83">
            <w:rPr>
              <w:noProof/>
              <w:webHidden/>
              <w:sz w:val="24"/>
              <w:szCs w:val="24"/>
            </w:rPr>
            <w:tab/>
          </w:r>
          <w:r w:rsidR="000C2DBA">
            <w:rPr>
              <w:noProof/>
              <w:webHidden/>
              <w:sz w:val="24"/>
              <w:szCs w:val="24"/>
            </w:rPr>
            <w:t>28</w:t>
          </w:r>
        </w:p>
        <w:p w14:paraId="5B2EEC45" w14:textId="40FAF04B"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B3. Sample Handling and Custody</w:t>
          </w:r>
          <w:r w:rsidRPr="000C2DBA">
            <w:rPr>
              <w:noProof/>
              <w:spacing w:val="-4"/>
              <w:sz w:val="24"/>
              <w:szCs w:val="24"/>
            </w:rPr>
            <w:t xml:space="preserve"> </w:t>
          </w:r>
          <w:r w:rsidRPr="000C2DBA">
            <w:rPr>
              <w:noProof/>
              <w:sz w:val="24"/>
              <w:szCs w:val="24"/>
            </w:rPr>
            <w:t>Requirements</w:t>
          </w:r>
          <w:r w:rsidRPr="00641F83">
            <w:rPr>
              <w:noProof/>
              <w:webHidden/>
              <w:sz w:val="24"/>
              <w:szCs w:val="24"/>
            </w:rPr>
            <w:tab/>
          </w:r>
          <w:r w:rsidR="000C2DBA">
            <w:rPr>
              <w:noProof/>
              <w:webHidden/>
              <w:sz w:val="24"/>
              <w:szCs w:val="24"/>
            </w:rPr>
            <w:t>29</w:t>
          </w:r>
        </w:p>
        <w:p w14:paraId="322AFF44" w14:textId="660BF40F"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B4. Analytical Methods Requirements</w:t>
          </w:r>
          <w:r w:rsidRPr="00641F83">
            <w:rPr>
              <w:noProof/>
              <w:webHidden/>
              <w:sz w:val="24"/>
              <w:szCs w:val="24"/>
            </w:rPr>
            <w:tab/>
          </w:r>
          <w:r w:rsidR="000C2DBA">
            <w:rPr>
              <w:noProof/>
              <w:webHidden/>
              <w:sz w:val="24"/>
              <w:szCs w:val="24"/>
            </w:rPr>
            <w:t>31</w:t>
          </w:r>
        </w:p>
        <w:p w14:paraId="368F9245" w14:textId="4D980AB7"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B5. Quality Control Requirements</w:t>
          </w:r>
          <w:r w:rsidRPr="00641F83">
            <w:rPr>
              <w:noProof/>
              <w:webHidden/>
              <w:sz w:val="24"/>
              <w:szCs w:val="24"/>
            </w:rPr>
            <w:tab/>
          </w:r>
          <w:r w:rsidR="000C2DBA">
            <w:rPr>
              <w:noProof/>
              <w:webHidden/>
              <w:sz w:val="24"/>
              <w:szCs w:val="24"/>
            </w:rPr>
            <w:t>31</w:t>
          </w:r>
        </w:p>
        <w:p w14:paraId="3CEB2E3E" w14:textId="1CFAF5C3"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B.5.1 Field Quality Control (QC)</w:t>
          </w:r>
          <w:r w:rsidRPr="000C2DBA">
            <w:rPr>
              <w:noProof/>
              <w:spacing w:val="-1"/>
              <w:sz w:val="24"/>
              <w:szCs w:val="24"/>
            </w:rPr>
            <w:t xml:space="preserve"> </w:t>
          </w:r>
          <w:r w:rsidRPr="000C2DBA">
            <w:rPr>
              <w:noProof/>
              <w:sz w:val="24"/>
              <w:szCs w:val="24"/>
            </w:rPr>
            <w:t>Measures</w:t>
          </w:r>
          <w:r w:rsidRPr="00641F83">
            <w:rPr>
              <w:noProof/>
              <w:webHidden/>
              <w:sz w:val="24"/>
              <w:szCs w:val="24"/>
            </w:rPr>
            <w:tab/>
          </w:r>
          <w:r w:rsidR="000C2DBA">
            <w:rPr>
              <w:noProof/>
              <w:webHidden/>
              <w:sz w:val="24"/>
              <w:szCs w:val="24"/>
            </w:rPr>
            <w:t>32</w:t>
          </w:r>
        </w:p>
        <w:p w14:paraId="2559DDD0" w14:textId="2D140ED8"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B6. Instrument / Equipment Testing, Inspection and Maintenance</w:t>
          </w:r>
          <w:r w:rsidRPr="00641F83">
            <w:rPr>
              <w:noProof/>
              <w:webHidden/>
              <w:sz w:val="24"/>
              <w:szCs w:val="24"/>
            </w:rPr>
            <w:tab/>
          </w:r>
          <w:r w:rsidR="000C2DBA">
            <w:rPr>
              <w:noProof/>
              <w:webHidden/>
              <w:sz w:val="24"/>
              <w:szCs w:val="24"/>
            </w:rPr>
            <w:t>38</w:t>
          </w:r>
        </w:p>
        <w:p w14:paraId="039F2D83" w14:textId="616706D2"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B7. Instrument Calibration</w:t>
          </w:r>
          <w:r w:rsidRPr="000C2DBA">
            <w:rPr>
              <w:noProof/>
              <w:spacing w:val="-2"/>
              <w:sz w:val="24"/>
              <w:szCs w:val="24"/>
            </w:rPr>
            <w:t xml:space="preserve"> </w:t>
          </w:r>
          <w:r w:rsidRPr="000C2DBA">
            <w:rPr>
              <w:noProof/>
              <w:sz w:val="24"/>
              <w:szCs w:val="24"/>
            </w:rPr>
            <w:t>Procedures</w:t>
          </w:r>
          <w:r w:rsidRPr="00641F83">
            <w:rPr>
              <w:noProof/>
              <w:webHidden/>
              <w:sz w:val="24"/>
              <w:szCs w:val="24"/>
            </w:rPr>
            <w:tab/>
          </w:r>
          <w:r w:rsidR="000C2DBA">
            <w:rPr>
              <w:noProof/>
              <w:webHidden/>
              <w:sz w:val="24"/>
              <w:szCs w:val="24"/>
            </w:rPr>
            <w:t>38</w:t>
          </w:r>
        </w:p>
        <w:p w14:paraId="0CA1AFDE" w14:textId="0E241F1A"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B8. Inspection and Acceptance Requirements for</w:t>
          </w:r>
          <w:r w:rsidRPr="000C2DBA">
            <w:rPr>
              <w:noProof/>
              <w:spacing w:val="-9"/>
              <w:sz w:val="24"/>
              <w:szCs w:val="24"/>
            </w:rPr>
            <w:t xml:space="preserve"> </w:t>
          </w:r>
          <w:r w:rsidRPr="000C2DBA">
            <w:rPr>
              <w:noProof/>
              <w:sz w:val="24"/>
              <w:szCs w:val="24"/>
            </w:rPr>
            <w:t>Supplies</w:t>
          </w:r>
          <w:r w:rsidRPr="00641F83">
            <w:rPr>
              <w:noProof/>
              <w:webHidden/>
              <w:sz w:val="24"/>
              <w:szCs w:val="24"/>
            </w:rPr>
            <w:tab/>
          </w:r>
          <w:r w:rsidR="000C2DBA">
            <w:rPr>
              <w:noProof/>
              <w:webHidden/>
              <w:sz w:val="24"/>
              <w:szCs w:val="24"/>
            </w:rPr>
            <w:t>39</w:t>
          </w:r>
        </w:p>
        <w:p w14:paraId="31E490BF" w14:textId="286DDC12"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B9. Data Acquisition Requirements for Non-Direct Measurements</w:t>
          </w:r>
          <w:r w:rsidRPr="00641F83">
            <w:rPr>
              <w:noProof/>
              <w:webHidden/>
              <w:sz w:val="24"/>
              <w:szCs w:val="24"/>
            </w:rPr>
            <w:tab/>
          </w:r>
          <w:r w:rsidR="000C2DBA">
            <w:rPr>
              <w:noProof/>
              <w:webHidden/>
              <w:sz w:val="24"/>
              <w:szCs w:val="24"/>
            </w:rPr>
            <w:t>39</w:t>
          </w:r>
        </w:p>
        <w:p w14:paraId="2891B299" w14:textId="7AF5DB42"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B10. Data</w:t>
          </w:r>
          <w:r w:rsidRPr="000C2DBA">
            <w:rPr>
              <w:noProof/>
              <w:spacing w:val="-2"/>
              <w:sz w:val="24"/>
              <w:szCs w:val="24"/>
            </w:rPr>
            <w:t xml:space="preserve"> </w:t>
          </w:r>
          <w:r w:rsidRPr="000C2DBA">
            <w:rPr>
              <w:noProof/>
              <w:sz w:val="24"/>
              <w:szCs w:val="24"/>
            </w:rPr>
            <w:t>Management</w:t>
          </w:r>
          <w:r w:rsidRPr="00641F83">
            <w:rPr>
              <w:noProof/>
              <w:webHidden/>
              <w:sz w:val="24"/>
              <w:szCs w:val="24"/>
            </w:rPr>
            <w:tab/>
          </w:r>
          <w:r w:rsidR="000C2DBA">
            <w:rPr>
              <w:noProof/>
              <w:webHidden/>
              <w:sz w:val="24"/>
              <w:szCs w:val="24"/>
            </w:rPr>
            <w:t>39</w:t>
          </w:r>
        </w:p>
        <w:p w14:paraId="787D6ECC" w14:textId="6324A951"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B10.1 Data Storage and</w:t>
          </w:r>
          <w:r w:rsidRPr="000C2DBA">
            <w:rPr>
              <w:noProof/>
              <w:spacing w:val="-2"/>
              <w:sz w:val="24"/>
              <w:szCs w:val="24"/>
            </w:rPr>
            <w:t xml:space="preserve"> </w:t>
          </w:r>
          <w:r w:rsidRPr="000C2DBA">
            <w:rPr>
              <w:noProof/>
              <w:sz w:val="24"/>
              <w:szCs w:val="24"/>
            </w:rPr>
            <w:t>Retention</w:t>
          </w:r>
          <w:r w:rsidRPr="00641F83">
            <w:rPr>
              <w:noProof/>
              <w:webHidden/>
              <w:sz w:val="24"/>
              <w:szCs w:val="24"/>
            </w:rPr>
            <w:tab/>
          </w:r>
          <w:r w:rsidR="000C2DBA">
            <w:rPr>
              <w:noProof/>
              <w:webHidden/>
              <w:sz w:val="24"/>
              <w:szCs w:val="24"/>
            </w:rPr>
            <w:t>40</w:t>
          </w:r>
        </w:p>
        <w:p w14:paraId="7F10726E" w14:textId="7F45C715"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C1. Assessments and Response Actions</w:t>
          </w:r>
          <w:r w:rsidRPr="00641F83">
            <w:rPr>
              <w:noProof/>
              <w:webHidden/>
              <w:sz w:val="24"/>
              <w:szCs w:val="24"/>
            </w:rPr>
            <w:tab/>
          </w:r>
          <w:r w:rsidR="000C2DBA">
            <w:rPr>
              <w:noProof/>
              <w:webHidden/>
              <w:sz w:val="24"/>
              <w:szCs w:val="24"/>
            </w:rPr>
            <w:t>42</w:t>
          </w:r>
        </w:p>
        <w:p w14:paraId="3502DC93" w14:textId="53B5BC4B"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C2. QA Reports to</w:t>
          </w:r>
          <w:r w:rsidRPr="000C2DBA">
            <w:rPr>
              <w:noProof/>
              <w:spacing w:val="-3"/>
            </w:rPr>
            <w:t xml:space="preserve"> </w:t>
          </w:r>
          <w:r w:rsidRPr="000C2DBA">
            <w:rPr>
              <w:noProof/>
            </w:rPr>
            <w:t>Management</w:t>
          </w:r>
          <w:r w:rsidRPr="00641F83">
            <w:rPr>
              <w:noProof/>
              <w:webHidden/>
            </w:rPr>
            <w:tab/>
          </w:r>
          <w:r w:rsidR="000C2DBA">
            <w:rPr>
              <w:noProof/>
              <w:webHidden/>
            </w:rPr>
            <w:t>43</w:t>
          </w:r>
        </w:p>
        <w:p w14:paraId="49D4BB8F" w14:textId="78557257"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D1. Data Review, Validation, and Verification Requirements</w:t>
          </w:r>
          <w:r w:rsidRPr="00641F83">
            <w:rPr>
              <w:noProof/>
              <w:webHidden/>
              <w:sz w:val="24"/>
              <w:szCs w:val="24"/>
            </w:rPr>
            <w:tab/>
          </w:r>
          <w:r w:rsidR="000C2DBA">
            <w:rPr>
              <w:noProof/>
              <w:webHidden/>
              <w:sz w:val="24"/>
              <w:szCs w:val="24"/>
            </w:rPr>
            <w:t>44</w:t>
          </w:r>
        </w:p>
        <w:p w14:paraId="17C8DA5C" w14:textId="15743F1B"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D2. Validation and Verification Methods</w:t>
          </w:r>
          <w:r w:rsidRPr="00641F83">
            <w:rPr>
              <w:noProof/>
              <w:webHidden/>
              <w:sz w:val="24"/>
              <w:szCs w:val="24"/>
            </w:rPr>
            <w:tab/>
          </w:r>
          <w:r w:rsidR="000C2DBA">
            <w:rPr>
              <w:noProof/>
              <w:webHidden/>
              <w:sz w:val="24"/>
              <w:szCs w:val="24"/>
            </w:rPr>
            <w:t>45</w:t>
          </w:r>
        </w:p>
        <w:p w14:paraId="0F6DBDF6" w14:textId="04E770E3"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D3. Reconciliation with Data Quality</w:t>
          </w:r>
          <w:r w:rsidRPr="000C2DBA">
            <w:rPr>
              <w:noProof/>
              <w:spacing w:val="-4"/>
              <w:sz w:val="24"/>
              <w:szCs w:val="24"/>
            </w:rPr>
            <w:t xml:space="preserve"> </w:t>
          </w:r>
          <w:r w:rsidRPr="000C2DBA">
            <w:rPr>
              <w:noProof/>
              <w:sz w:val="24"/>
              <w:szCs w:val="24"/>
            </w:rPr>
            <w:t>Objectives</w:t>
          </w:r>
          <w:r w:rsidRPr="00641F83">
            <w:rPr>
              <w:noProof/>
              <w:webHidden/>
              <w:sz w:val="24"/>
              <w:szCs w:val="24"/>
            </w:rPr>
            <w:tab/>
          </w:r>
          <w:r w:rsidR="000C2DBA">
            <w:rPr>
              <w:noProof/>
              <w:webHidden/>
              <w:sz w:val="24"/>
              <w:szCs w:val="24"/>
            </w:rPr>
            <w:t>45</w:t>
          </w:r>
        </w:p>
        <w:p w14:paraId="3E438A3D" w14:textId="4E9325CD"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References</w:t>
          </w:r>
          <w:r w:rsidRPr="00641F83">
            <w:rPr>
              <w:noProof/>
              <w:webHidden/>
              <w:sz w:val="24"/>
              <w:szCs w:val="24"/>
            </w:rPr>
            <w:tab/>
          </w:r>
          <w:r w:rsidR="000C2DBA">
            <w:rPr>
              <w:noProof/>
              <w:webHidden/>
              <w:sz w:val="24"/>
              <w:szCs w:val="24"/>
            </w:rPr>
            <w:t>47</w:t>
          </w:r>
        </w:p>
        <w:p w14:paraId="69F83898" w14:textId="2419E022" w:rsidR="008E4680" w:rsidRDefault="00F733BA" w:rsidP="00641F83"/>
      </w:sdtContent>
    </w:sdt>
    <w:p w14:paraId="0A16F058" w14:textId="77777777" w:rsidR="00042BE4" w:rsidRDefault="00042BE4" w:rsidP="00042BE4">
      <w:pPr>
        <w:pStyle w:val="TOCHeading"/>
      </w:pPr>
      <w:r>
        <w:br w:type="page"/>
      </w:r>
    </w:p>
    <w:p w14:paraId="2D0F20B5" w14:textId="77777777" w:rsidR="00042BE4" w:rsidRPr="00044A00" w:rsidRDefault="00042BE4" w:rsidP="00042BE4">
      <w:pPr>
        <w:pStyle w:val="TOCHeading"/>
        <w:rPr>
          <w:rFonts w:ascii="Times New Roman" w:hAnsi="Times New Roman" w:cs="Times New Roman"/>
          <w:b/>
          <w:color w:val="auto"/>
          <w:sz w:val="24"/>
          <w:szCs w:val="24"/>
        </w:rPr>
      </w:pPr>
      <w:r w:rsidRPr="00044A00">
        <w:rPr>
          <w:rFonts w:ascii="Times New Roman" w:hAnsi="Times New Roman" w:cs="Times New Roman"/>
          <w:b/>
          <w:color w:val="auto"/>
          <w:sz w:val="24"/>
          <w:szCs w:val="24"/>
        </w:rPr>
        <w:lastRenderedPageBreak/>
        <w:t>Tables</w:t>
      </w:r>
    </w:p>
    <w:p w14:paraId="6FC464F3" w14:textId="5E548F3E"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1. Annual, biannual, and five-year project logistics tasks and responsible parties</w:t>
      </w:r>
      <w:r w:rsidRPr="00044A00">
        <w:rPr>
          <w:noProof/>
          <w:webHidden/>
          <w:sz w:val="24"/>
          <w:szCs w:val="24"/>
        </w:rPr>
        <w:tab/>
      </w:r>
      <w:r w:rsidR="000C2DBA">
        <w:rPr>
          <w:noProof/>
          <w:webHidden/>
          <w:sz w:val="24"/>
          <w:szCs w:val="24"/>
        </w:rPr>
        <w:t>10</w:t>
      </w:r>
    </w:p>
    <w:p w14:paraId="5C61B7E2" w14:textId="0C2B7A00"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2. Data Quality Objectives for Electronic Instruments</w:t>
      </w:r>
      <w:r w:rsidRPr="00044A00">
        <w:rPr>
          <w:noProof/>
          <w:webHidden/>
          <w:sz w:val="24"/>
          <w:szCs w:val="24"/>
        </w:rPr>
        <w:tab/>
      </w:r>
      <w:r w:rsidR="000C2DBA">
        <w:rPr>
          <w:noProof/>
          <w:webHidden/>
          <w:sz w:val="24"/>
          <w:szCs w:val="24"/>
        </w:rPr>
        <w:t>15</w:t>
      </w:r>
    </w:p>
    <w:p w14:paraId="2BD851D0" w14:textId="03A47623"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3. Data Quality Objectives for Hydrocarbons Collected for Agency Baseline</w:t>
      </w:r>
      <w:r w:rsidRPr="00044A00">
        <w:rPr>
          <w:noProof/>
          <w:webHidden/>
          <w:sz w:val="24"/>
          <w:szCs w:val="24"/>
        </w:rPr>
        <w:tab/>
      </w:r>
      <w:r w:rsidR="000C2DBA">
        <w:rPr>
          <w:noProof/>
          <w:webHidden/>
          <w:sz w:val="24"/>
          <w:szCs w:val="24"/>
        </w:rPr>
        <w:t>16</w:t>
      </w:r>
    </w:p>
    <w:p w14:paraId="24C763F1" w14:textId="2DB18C3C"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4. Data Quality Objectives for Metals Collected for Agency Baseline</w:t>
      </w:r>
      <w:r w:rsidRPr="00044A00">
        <w:rPr>
          <w:noProof/>
          <w:webHidden/>
          <w:sz w:val="24"/>
          <w:szCs w:val="24"/>
        </w:rPr>
        <w:tab/>
      </w:r>
      <w:r w:rsidR="000C2DBA">
        <w:rPr>
          <w:noProof/>
          <w:webHidden/>
          <w:sz w:val="24"/>
          <w:szCs w:val="24"/>
        </w:rPr>
        <w:t>18</w:t>
      </w:r>
    </w:p>
    <w:p w14:paraId="1051E40E" w14:textId="21E4AC69"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 xml:space="preserve">Table 5. Data Quality Objectives for Nutrients, Fecal Coliform, and Total Suspended Solids </w:t>
      </w:r>
      <w:r w:rsidRPr="00044A00">
        <w:rPr>
          <w:noProof/>
          <w:webHidden/>
          <w:sz w:val="24"/>
          <w:szCs w:val="24"/>
        </w:rPr>
        <w:tab/>
      </w:r>
      <w:r w:rsidR="000C2DBA">
        <w:rPr>
          <w:noProof/>
          <w:webHidden/>
          <w:sz w:val="24"/>
          <w:szCs w:val="24"/>
        </w:rPr>
        <w:t>19</w:t>
      </w:r>
    </w:p>
    <w:p w14:paraId="30A695D9" w14:textId="62DFE301"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6. Data Quality Objectives for Stream Temperature Monitoring</w:t>
      </w:r>
      <w:r w:rsidRPr="00044A00">
        <w:rPr>
          <w:noProof/>
          <w:webHidden/>
          <w:sz w:val="24"/>
          <w:szCs w:val="24"/>
        </w:rPr>
        <w:tab/>
      </w:r>
      <w:r w:rsidR="000C2DBA">
        <w:rPr>
          <w:noProof/>
          <w:webHidden/>
          <w:sz w:val="24"/>
          <w:szCs w:val="24"/>
        </w:rPr>
        <w:t>20</w:t>
      </w:r>
    </w:p>
    <w:p w14:paraId="01CF787B" w14:textId="7A093CB0"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7. Data Qualifiers (from SGS North America)</w:t>
      </w:r>
      <w:r w:rsidRPr="00044A00">
        <w:rPr>
          <w:noProof/>
          <w:webHidden/>
          <w:sz w:val="24"/>
          <w:szCs w:val="24"/>
        </w:rPr>
        <w:tab/>
      </w:r>
      <w:r w:rsidR="000C2DBA">
        <w:rPr>
          <w:noProof/>
          <w:webHidden/>
          <w:sz w:val="24"/>
          <w:szCs w:val="24"/>
        </w:rPr>
        <w:t>23</w:t>
      </w:r>
    </w:p>
    <w:p w14:paraId="0F4DC793" w14:textId="4DC8A516"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8. Sampling Locations for Agency Baseline Monitoring</w:t>
      </w:r>
      <w:r w:rsidRPr="00044A00">
        <w:rPr>
          <w:noProof/>
          <w:webHidden/>
          <w:sz w:val="24"/>
          <w:szCs w:val="24"/>
        </w:rPr>
        <w:tab/>
      </w:r>
      <w:r w:rsidR="000C2DBA">
        <w:rPr>
          <w:noProof/>
          <w:webHidden/>
          <w:sz w:val="24"/>
          <w:szCs w:val="24"/>
        </w:rPr>
        <w:t>26</w:t>
      </w:r>
    </w:p>
    <w:p w14:paraId="35EE116C" w14:textId="3201CD3C"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9. Preservation and Holding Times for Sample Analysis</w:t>
      </w:r>
      <w:r w:rsidRPr="00044A00">
        <w:rPr>
          <w:noProof/>
          <w:webHidden/>
          <w:sz w:val="24"/>
          <w:szCs w:val="24"/>
        </w:rPr>
        <w:tab/>
      </w:r>
      <w:r w:rsidR="000C2DBA">
        <w:rPr>
          <w:noProof/>
          <w:webHidden/>
          <w:sz w:val="24"/>
          <w:szCs w:val="24"/>
        </w:rPr>
        <w:t>29</w:t>
      </w:r>
    </w:p>
    <w:p w14:paraId="091F1D80" w14:textId="62132AAE"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10</w:t>
      </w:r>
      <w:r w:rsidR="00AE5A3E" w:rsidRPr="000C2DBA">
        <w:rPr>
          <w:noProof/>
          <w:sz w:val="24"/>
          <w:szCs w:val="24"/>
        </w:rPr>
        <w:t xml:space="preserve">. </w:t>
      </w:r>
      <w:r w:rsidRPr="000C2DBA">
        <w:rPr>
          <w:noProof/>
          <w:sz w:val="24"/>
          <w:szCs w:val="24"/>
        </w:rPr>
        <w:t>Field Quality Control Samples.</w:t>
      </w:r>
      <w:r w:rsidRPr="00044A00">
        <w:rPr>
          <w:noProof/>
          <w:webHidden/>
          <w:sz w:val="24"/>
          <w:szCs w:val="24"/>
        </w:rPr>
        <w:tab/>
      </w:r>
      <w:r w:rsidR="000C2DBA">
        <w:rPr>
          <w:noProof/>
          <w:webHidden/>
          <w:sz w:val="24"/>
          <w:szCs w:val="24"/>
        </w:rPr>
        <w:t>33</w:t>
      </w:r>
    </w:p>
    <w:p w14:paraId="565871FC" w14:textId="3741472E" w:rsidR="00042BE4" w:rsidRPr="00044A00" w:rsidRDefault="00042BE4" w:rsidP="00042BE4">
      <w:pPr>
        <w:rPr>
          <w:sz w:val="24"/>
          <w:szCs w:val="24"/>
        </w:rPr>
      </w:pPr>
    </w:p>
    <w:p w14:paraId="1A19A42B" w14:textId="77777777" w:rsidR="00042BE4" w:rsidRPr="00044A00" w:rsidRDefault="00042BE4" w:rsidP="00042BE4">
      <w:pPr>
        <w:pStyle w:val="TOCHeading"/>
        <w:rPr>
          <w:rFonts w:ascii="Times New Roman" w:hAnsi="Times New Roman" w:cs="Times New Roman"/>
          <w:b/>
          <w:color w:val="auto"/>
          <w:sz w:val="24"/>
          <w:szCs w:val="24"/>
        </w:rPr>
      </w:pPr>
      <w:r w:rsidRPr="00044A00">
        <w:rPr>
          <w:rFonts w:ascii="Times New Roman" w:hAnsi="Times New Roman" w:cs="Times New Roman"/>
          <w:b/>
          <w:color w:val="auto"/>
          <w:sz w:val="24"/>
          <w:szCs w:val="24"/>
        </w:rPr>
        <w:t>Figures</w:t>
      </w:r>
    </w:p>
    <w:p w14:paraId="32F137B1" w14:textId="206CA9F4"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Figure 1. Project management organization</w:t>
      </w:r>
      <w:r w:rsidRPr="00044A00">
        <w:rPr>
          <w:noProof/>
          <w:webHidden/>
          <w:sz w:val="24"/>
          <w:szCs w:val="24"/>
        </w:rPr>
        <w:tab/>
      </w:r>
      <w:r w:rsidR="000C2DBA">
        <w:rPr>
          <w:noProof/>
          <w:webHidden/>
          <w:sz w:val="24"/>
          <w:szCs w:val="24"/>
        </w:rPr>
        <w:t>8</w:t>
      </w:r>
    </w:p>
    <w:p w14:paraId="6AF26135" w14:textId="4DDBB95F"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Figure 2. Map of the multi-agency baseline sample locations and the Kenai River watershed.</w:t>
      </w:r>
      <w:r w:rsidRPr="00044A00">
        <w:rPr>
          <w:noProof/>
          <w:webHidden/>
          <w:sz w:val="24"/>
          <w:szCs w:val="24"/>
        </w:rPr>
        <w:tab/>
      </w:r>
      <w:r w:rsidR="000C2DBA">
        <w:rPr>
          <w:noProof/>
          <w:webHidden/>
          <w:sz w:val="24"/>
          <w:szCs w:val="24"/>
        </w:rPr>
        <w:t>27</w:t>
      </w:r>
    </w:p>
    <w:p w14:paraId="6F881B46" w14:textId="3BBD25AA"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Figure 3. Sample Container Label</w:t>
      </w:r>
      <w:r w:rsidRPr="00044A00">
        <w:rPr>
          <w:noProof/>
          <w:webHidden/>
          <w:sz w:val="24"/>
          <w:szCs w:val="24"/>
        </w:rPr>
        <w:tab/>
      </w:r>
      <w:r w:rsidR="000C2DBA">
        <w:rPr>
          <w:noProof/>
          <w:webHidden/>
          <w:sz w:val="24"/>
          <w:szCs w:val="24"/>
        </w:rPr>
        <w:t>30</w:t>
      </w:r>
    </w:p>
    <w:p w14:paraId="3AC70309" w14:textId="5F193D48" w:rsidR="00044A00" w:rsidRPr="00044A00" w:rsidRDefault="00044A00" w:rsidP="00044A00">
      <w:pPr>
        <w:pStyle w:val="Caption"/>
        <w:rPr>
          <w:i w:val="0"/>
          <w:noProof/>
          <w:color w:val="auto"/>
          <w:sz w:val="24"/>
          <w:szCs w:val="24"/>
        </w:rPr>
      </w:pPr>
      <w:r w:rsidRPr="00044A00">
        <w:rPr>
          <w:i w:val="0"/>
          <w:noProof/>
          <w:color w:val="auto"/>
          <w:sz w:val="24"/>
          <w:szCs w:val="24"/>
        </w:rPr>
        <w:t>Figure 4. Data management and evaluation flowchart</w:t>
      </w:r>
      <w:r>
        <w:rPr>
          <w:i w:val="0"/>
          <w:noProof/>
          <w:color w:val="auto"/>
          <w:sz w:val="24"/>
          <w:szCs w:val="24"/>
        </w:rPr>
        <w:t>………….……………………………….39</w:t>
      </w:r>
    </w:p>
    <w:p w14:paraId="538B315B" w14:textId="73D12D62"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p>
    <w:p w14:paraId="5961B56C" w14:textId="2EBCEA13" w:rsidR="00042BE4" w:rsidRPr="00044A00" w:rsidRDefault="00042BE4" w:rsidP="00044A00">
      <w:pPr>
        <w:rPr>
          <w:sz w:val="24"/>
          <w:szCs w:val="24"/>
        </w:rPr>
      </w:pPr>
    </w:p>
    <w:p w14:paraId="1479CF19" w14:textId="140DDA3E" w:rsidR="00042BE4" w:rsidRPr="00044A00" w:rsidRDefault="008E4680" w:rsidP="00E63832">
      <w:pPr>
        <w:pStyle w:val="TOCHeading"/>
        <w:spacing w:before="0" w:line="240" w:lineRule="auto"/>
        <w:rPr>
          <w:rFonts w:ascii="Times New Roman" w:hAnsi="Times New Roman" w:cs="Times New Roman"/>
          <w:b/>
          <w:noProof/>
          <w:color w:val="auto"/>
          <w:sz w:val="24"/>
          <w:szCs w:val="24"/>
        </w:rPr>
      </w:pPr>
      <w:r w:rsidRPr="00044A00">
        <w:rPr>
          <w:rFonts w:ascii="Times New Roman" w:hAnsi="Times New Roman" w:cs="Times New Roman"/>
          <w:b/>
          <w:color w:val="auto"/>
          <w:sz w:val="24"/>
          <w:szCs w:val="24"/>
        </w:rPr>
        <w:t>Appendices</w:t>
      </w:r>
    </w:p>
    <w:p w14:paraId="200AA3E9" w14:textId="4B755FB0" w:rsidR="00042BE4" w:rsidRPr="00044A00" w:rsidRDefault="00042BE4" w:rsidP="00E63832">
      <w:pPr>
        <w:pStyle w:val="TOC1"/>
        <w:spacing w:before="0"/>
        <w:ind w:left="0"/>
        <w:rPr>
          <w:rFonts w:eastAsiaTheme="minorEastAsia"/>
          <w:noProof/>
        </w:rPr>
      </w:pPr>
      <w:r w:rsidRPr="000C2DBA">
        <w:rPr>
          <w:noProof/>
        </w:rPr>
        <w:t>Appendix A: Technical Advisory Committee</w:t>
      </w:r>
      <w:r w:rsidR="000E32CE" w:rsidRPr="000C2DBA">
        <w:rPr>
          <w:noProof/>
        </w:rPr>
        <w:t>…………</w:t>
      </w:r>
      <w:r w:rsidR="000E32CE" w:rsidRPr="00044A00">
        <w:rPr>
          <w:noProof/>
          <w:webHidden/>
        </w:rPr>
        <w:t>………………………………………...</w:t>
      </w:r>
      <w:r w:rsidR="000C2DBA">
        <w:rPr>
          <w:noProof/>
          <w:webHidden/>
        </w:rPr>
        <w:t>48</w:t>
      </w:r>
    </w:p>
    <w:p w14:paraId="533EF377" w14:textId="1A6F745D" w:rsidR="00042BE4" w:rsidRPr="00044A00" w:rsidRDefault="00042BE4" w:rsidP="00E63832">
      <w:pPr>
        <w:pStyle w:val="TOC1"/>
        <w:spacing w:before="0"/>
        <w:ind w:left="0"/>
        <w:rPr>
          <w:rFonts w:eastAsiaTheme="minorEastAsia"/>
          <w:noProof/>
        </w:rPr>
      </w:pPr>
      <w:r w:rsidRPr="000C2DBA">
        <w:rPr>
          <w:noProof/>
        </w:rPr>
        <w:t>Appendix B: Fieldwork Sampling SOP</w:t>
      </w:r>
      <w:r w:rsidR="00442B13" w:rsidRPr="00044A00">
        <w:rPr>
          <w:noProof/>
          <w:webHidden/>
        </w:rPr>
        <w:t>………………………………………………………….</w:t>
      </w:r>
      <w:r w:rsidR="000C2DBA">
        <w:rPr>
          <w:noProof/>
          <w:webHidden/>
        </w:rPr>
        <w:t>49</w:t>
      </w:r>
    </w:p>
    <w:p w14:paraId="310F038F" w14:textId="1408A036" w:rsidR="00042BE4" w:rsidRPr="00044A00" w:rsidRDefault="00042BE4" w:rsidP="00E63832">
      <w:pPr>
        <w:pStyle w:val="TOC1"/>
        <w:spacing w:before="0"/>
        <w:ind w:left="0"/>
        <w:rPr>
          <w:rFonts w:eastAsiaTheme="minorEastAsia"/>
          <w:noProof/>
        </w:rPr>
      </w:pPr>
      <w:r w:rsidRPr="000C2DBA">
        <w:rPr>
          <w:rFonts w:eastAsia="Calibri"/>
          <w:noProof/>
        </w:rPr>
        <w:t>Appendix B1: “Clean Hands, Dirty Hands” Sampling Technique</w:t>
      </w:r>
      <w:r w:rsidR="00442B13" w:rsidRPr="00044A00">
        <w:rPr>
          <w:noProof/>
          <w:webHidden/>
        </w:rPr>
        <w:t>………………………………</w:t>
      </w:r>
      <w:r w:rsidR="000C2DBA">
        <w:rPr>
          <w:noProof/>
          <w:webHidden/>
        </w:rPr>
        <w:t>56</w:t>
      </w:r>
    </w:p>
    <w:p w14:paraId="28084AEF" w14:textId="73F0F751" w:rsidR="00042BE4" w:rsidRPr="00044A00" w:rsidRDefault="00042BE4" w:rsidP="00E63832">
      <w:pPr>
        <w:pStyle w:val="TOC1"/>
        <w:spacing w:before="0"/>
        <w:ind w:left="0"/>
        <w:rPr>
          <w:rFonts w:eastAsiaTheme="minorEastAsia"/>
          <w:noProof/>
        </w:rPr>
      </w:pPr>
      <w:r w:rsidRPr="000C2DBA">
        <w:rPr>
          <w:noProof/>
        </w:rPr>
        <w:t>Appendix C: Kenai River Watershed Water Quality Monitoring Field Data Form</w:t>
      </w:r>
      <w:r w:rsidR="00442B13" w:rsidRPr="00044A00">
        <w:rPr>
          <w:noProof/>
          <w:webHidden/>
        </w:rPr>
        <w:t>……………..</w:t>
      </w:r>
      <w:r w:rsidR="000C2DBA">
        <w:rPr>
          <w:noProof/>
          <w:webHidden/>
        </w:rPr>
        <w:t>57</w:t>
      </w:r>
    </w:p>
    <w:p w14:paraId="612F7F53" w14:textId="02BFB841" w:rsidR="00042BE4" w:rsidRPr="00044A00" w:rsidRDefault="00042BE4" w:rsidP="00E63832">
      <w:pPr>
        <w:pStyle w:val="TOC1"/>
        <w:spacing w:before="0"/>
        <w:ind w:left="0"/>
        <w:rPr>
          <w:rFonts w:eastAsiaTheme="minorEastAsia"/>
          <w:noProof/>
        </w:rPr>
      </w:pPr>
      <w:r w:rsidRPr="000C2DBA">
        <w:rPr>
          <w:noProof/>
        </w:rPr>
        <w:t>Appendix D: Kenai River Watershed Water Quality Monitoring Chain of Custody Forms</w:t>
      </w:r>
      <w:r w:rsidR="00442B13" w:rsidRPr="00044A00">
        <w:rPr>
          <w:noProof/>
          <w:webHidden/>
        </w:rPr>
        <w:t>…….</w:t>
      </w:r>
      <w:r w:rsidR="000C2DBA">
        <w:rPr>
          <w:noProof/>
          <w:webHidden/>
        </w:rPr>
        <w:t>58</w:t>
      </w:r>
    </w:p>
    <w:p w14:paraId="76347E72" w14:textId="17AD5851" w:rsidR="00042BE4" w:rsidRPr="00044A00" w:rsidRDefault="00042BE4" w:rsidP="00E63832">
      <w:pPr>
        <w:pStyle w:val="TOC1"/>
        <w:spacing w:before="0"/>
        <w:ind w:left="0"/>
        <w:rPr>
          <w:rFonts w:eastAsiaTheme="minorEastAsia"/>
          <w:noProof/>
        </w:rPr>
      </w:pPr>
      <w:r w:rsidRPr="000C2DBA">
        <w:rPr>
          <w:noProof/>
        </w:rPr>
        <w:t>Appendix E: Agency Baseline Lab Test Results</w:t>
      </w:r>
      <w:r w:rsidR="00442B13" w:rsidRPr="00044A00">
        <w:rPr>
          <w:noProof/>
          <w:webHidden/>
        </w:rPr>
        <w:t>………………………………………………...</w:t>
      </w:r>
      <w:r w:rsidR="000C2DBA">
        <w:rPr>
          <w:noProof/>
          <w:webHidden/>
        </w:rPr>
        <w:t>62</w:t>
      </w:r>
    </w:p>
    <w:p w14:paraId="56E3DFD0" w14:textId="375C148F" w:rsidR="00042BE4" w:rsidRPr="006D4A81" w:rsidRDefault="00042BE4" w:rsidP="00E63832">
      <w:pPr>
        <w:pStyle w:val="TOC1"/>
        <w:spacing w:before="0"/>
        <w:ind w:left="0"/>
        <w:rPr>
          <w:rFonts w:eastAsiaTheme="minorEastAsia"/>
          <w:noProof/>
          <w:highlight w:val="yellow"/>
          <w:rPrChange w:id="14" w:author="Benjamin Meyer" w:date="2024-04-01T13:38:00Z">
            <w:rPr>
              <w:rFonts w:eastAsiaTheme="minorEastAsia"/>
              <w:noProof/>
            </w:rPr>
          </w:rPrChange>
        </w:rPr>
      </w:pPr>
      <w:r w:rsidRPr="006D4A81">
        <w:rPr>
          <w:noProof/>
          <w:highlight w:val="yellow"/>
          <w:rPrChange w:id="15" w:author="Benjamin Meyer" w:date="2024-04-01T13:38:00Z">
            <w:rPr>
              <w:noProof/>
            </w:rPr>
          </w:rPrChange>
        </w:rPr>
        <w:t xml:space="preserve">Appendix </w:t>
      </w:r>
      <w:commentRangeStart w:id="16"/>
      <w:r w:rsidRPr="006D4A81">
        <w:rPr>
          <w:noProof/>
          <w:highlight w:val="yellow"/>
          <w:rPrChange w:id="17" w:author="Benjamin Meyer" w:date="2024-04-01T13:38:00Z">
            <w:rPr>
              <w:noProof/>
            </w:rPr>
          </w:rPrChange>
        </w:rPr>
        <w:t>F</w:t>
      </w:r>
      <w:commentRangeEnd w:id="16"/>
      <w:r w:rsidR="006D4A81">
        <w:rPr>
          <w:rStyle w:val="CommentReference"/>
        </w:rPr>
        <w:commentReference w:id="16"/>
      </w:r>
      <w:r w:rsidRPr="006D4A81">
        <w:rPr>
          <w:noProof/>
          <w:highlight w:val="yellow"/>
          <w:rPrChange w:id="18" w:author="Benjamin Meyer" w:date="2024-04-01T13:38:00Z">
            <w:rPr>
              <w:noProof/>
            </w:rPr>
          </w:rPrChange>
        </w:rPr>
        <w:t>: Hydrolab Downloads</w:t>
      </w:r>
      <w:r w:rsidR="00442B13" w:rsidRPr="006D4A81">
        <w:rPr>
          <w:noProof/>
          <w:webHidden/>
          <w:highlight w:val="yellow"/>
          <w:rPrChange w:id="19" w:author="Benjamin Meyer" w:date="2024-04-01T13:38:00Z">
            <w:rPr>
              <w:noProof/>
              <w:webHidden/>
            </w:rPr>
          </w:rPrChange>
        </w:rPr>
        <w:t>………………………………………………………………</w:t>
      </w:r>
      <w:r w:rsidR="000C2DBA" w:rsidRPr="006D4A81">
        <w:rPr>
          <w:noProof/>
          <w:webHidden/>
          <w:highlight w:val="yellow"/>
          <w:rPrChange w:id="20" w:author="Benjamin Meyer" w:date="2024-04-01T13:38:00Z">
            <w:rPr>
              <w:noProof/>
              <w:webHidden/>
            </w:rPr>
          </w:rPrChange>
        </w:rPr>
        <w:t>63</w:t>
      </w:r>
    </w:p>
    <w:p w14:paraId="7F0E06E6" w14:textId="5215B3CA" w:rsidR="00042BE4" w:rsidRPr="00044A00" w:rsidRDefault="00042BE4" w:rsidP="00E63832">
      <w:pPr>
        <w:pStyle w:val="TOC1"/>
        <w:spacing w:before="0"/>
        <w:ind w:left="0"/>
        <w:rPr>
          <w:rFonts w:eastAsiaTheme="minorEastAsia"/>
          <w:noProof/>
        </w:rPr>
      </w:pPr>
      <w:r w:rsidRPr="006D4A81">
        <w:rPr>
          <w:noProof/>
          <w:highlight w:val="yellow"/>
          <w:rPrChange w:id="21" w:author="Benjamin Meyer" w:date="2024-04-01T13:38:00Z">
            <w:rPr>
              <w:noProof/>
            </w:rPr>
          </w:rPrChange>
        </w:rPr>
        <w:t>Appendix F: Minisonde Calibration Record</w:t>
      </w:r>
      <w:r w:rsidR="00442B13" w:rsidRPr="006D4A81">
        <w:rPr>
          <w:noProof/>
          <w:webHidden/>
          <w:highlight w:val="yellow"/>
          <w:rPrChange w:id="22" w:author="Benjamin Meyer" w:date="2024-04-01T13:38:00Z">
            <w:rPr>
              <w:noProof/>
              <w:webHidden/>
            </w:rPr>
          </w:rPrChange>
        </w:rPr>
        <w:t>……………………………………………………..</w:t>
      </w:r>
      <w:r w:rsidR="000C2DBA" w:rsidRPr="006D4A81">
        <w:rPr>
          <w:noProof/>
          <w:webHidden/>
          <w:highlight w:val="yellow"/>
          <w:rPrChange w:id="23" w:author="Benjamin Meyer" w:date="2024-04-01T13:38:00Z">
            <w:rPr>
              <w:noProof/>
              <w:webHidden/>
            </w:rPr>
          </w:rPrChange>
        </w:rPr>
        <w:t>64</w:t>
      </w:r>
    </w:p>
    <w:p w14:paraId="582BABAD" w14:textId="594EE1E0" w:rsidR="00042BE4" w:rsidRPr="00044A00" w:rsidRDefault="00042BE4" w:rsidP="00E63832">
      <w:pPr>
        <w:pStyle w:val="TOC1"/>
        <w:spacing w:before="0"/>
        <w:ind w:left="0"/>
        <w:rPr>
          <w:rFonts w:eastAsiaTheme="minorEastAsia"/>
          <w:noProof/>
        </w:rPr>
      </w:pPr>
      <w:r w:rsidRPr="000C2DBA">
        <w:rPr>
          <w:noProof/>
        </w:rPr>
        <w:t>Appendix G: Stream Temperature Monitoring Field Data Sheet</w:t>
      </w:r>
      <w:r w:rsidR="00442B13" w:rsidRPr="00044A00">
        <w:rPr>
          <w:noProof/>
          <w:webHidden/>
        </w:rPr>
        <w:t>………………………………..</w:t>
      </w:r>
      <w:r w:rsidR="000C2DBA">
        <w:rPr>
          <w:noProof/>
          <w:webHidden/>
        </w:rPr>
        <w:t>65</w:t>
      </w:r>
    </w:p>
    <w:p w14:paraId="1E65EB15" w14:textId="5125D887" w:rsidR="00042BE4" w:rsidRPr="00044A00" w:rsidRDefault="00042BE4" w:rsidP="00E63832">
      <w:pPr>
        <w:pStyle w:val="TOC1"/>
        <w:spacing w:before="0"/>
        <w:ind w:left="0"/>
        <w:rPr>
          <w:rFonts w:eastAsiaTheme="minorEastAsia"/>
          <w:noProof/>
        </w:rPr>
      </w:pPr>
      <w:r w:rsidRPr="000C2DBA">
        <w:rPr>
          <w:noProof/>
        </w:rPr>
        <w:t>Appendix H: Standard Calibration Procedure for Hydrolab Minisonde MS 5</w:t>
      </w:r>
      <w:r w:rsidR="00442B13" w:rsidRPr="00044A00">
        <w:rPr>
          <w:noProof/>
          <w:webHidden/>
        </w:rPr>
        <w:t>…………………..</w:t>
      </w:r>
      <w:r w:rsidR="000C2DBA">
        <w:rPr>
          <w:noProof/>
          <w:webHidden/>
        </w:rPr>
        <w:t>67</w:t>
      </w:r>
    </w:p>
    <w:p w14:paraId="46F8594C" w14:textId="4DF7D57C" w:rsidR="00042BE4" w:rsidRPr="00044A00" w:rsidRDefault="00042BE4" w:rsidP="00E63832">
      <w:pPr>
        <w:pStyle w:val="TOC1"/>
        <w:spacing w:before="0"/>
        <w:ind w:left="0"/>
        <w:rPr>
          <w:rFonts w:eastAsiaTheme="minorEastAsia"/>
          <w:noProof/>
        </w:rPr>
      </w:pPr>
      <w:r w:rsidRPr="000C2DBA">
        <w:rPr>
          <w:noProof/>
        </w:rPr>
        <w:t>Appendix I: YSI Temperature Meter QA</w:t>
      </w:r>
      <w:r w:rsidR="00442B13" w:rsidRPr="00044A00">
        <w:rPr>
          <w:noProof/>
          <w:webHidden/>
        </w:rPr>
        <w:t>………………………………………………………..</w:t>
      </w:r>
      <w:r w:rsidR="000C2DBA">
        <w:rPr>
          <w:noProof/>
          <w:webHidden/>
        </w:rPr>
        <w:t>72</w:t>
      </w:r>
    </w:p>
    <w:p w14:paraId="40869C30" w14:textId="2D60C81F" w:rsidR="00042BE4" w:rsidRPr="00044A00" w:rsidRDefault="00042BE4" w:rsidP="00E63832">
      <w:pPr>
        <w:pStyle w:val="TOC1"/>
        <w:spacing w:before="0"/>
        <w:ind w:left="0"/>
        <w:rPr>
          <w:rFonts w:eastAsiaTheme="minorEastAsia"/>
          <w:noProof/>
        </w:rPr>
      </w:pPr>
      <w:r w:rsidRPr="000C2DBA">
        <w:rPr>
          <w:noProof/>
        </w:rPr>
        <w:t>Appendix J: Calibration Standards Record Form</w:t>
      </w:r>
      <w:r w:rsidR="00442B13" w:rsidRPr="00044A00">
        <w:rPr>
          <w:noProof/>
          <w:webHidden/>
        </w:rPr>
        <w:t>………………………………………………..</w:t>
      </w:r>
      <w:r w:rsidR="000C2DBA">
        <w:rPr>
          <w:noProof/>
          <w:webHidden/>
        </w:rPr>
        <w:t>73</w:t>
      </w:r>
    </w:p>
    <w:p w14:paraId="0722C6A4" w14:textId="5D103F6A" w:rsidR="00042BE4" w:rsidRPr="00044A00" w:rsidRDefault="00042BE4" w:rsidP="00E63832">
      <w:pPr>
        <w:pStyle w:val="TOC1"/>
        <w:spacing w:before="0"/>
        <w:ind w:left="0"/>
        <w:rPr>
          <w:rFonts w:eastAsiaTheme="minorEastAsia"/>
          <w:noProof/>
        </w:rPr>
      </w:pPr>
      <w:r w:rsidRPr="000C2DBA">
        <w:rPr>
          <w:noProof/>
        </w:rPr>
        <w:t>Appendix K: Laboratory Certificates of Analysis</w:t>
      </w:r>
      <w:r w:rsidR="00442B13" w:rsidRPr="00044A00">
        <w:rPr>
          <w:noProof/>
          <w:webHidden/>
        </w:rPr>
        <w:t>……………………………………………….</w:t>
      </w:r>
      <w:r w:rsidR="000C2DBA">
        <w:rPr>
          <w:noProof/>
          <w:webHidden/>
        </w:rPr>
        <w:t>74</w:t>
      </w:r>
    </w:p>
    <w:p w14:paraId="1814C32A" w14:textId="70E4C95D" w:rsidR="000E32CE" w:rsidRPr="00044A00" w:rsidRDefault="000E32CE" w:rsidP="00E63832">
      <w:pPr>
        <w:pStyle w:val="TOC1"/>
        <w:spacing w:before="0"/>
        <w:ind w:left="0"/>
        <w:rPr>
          <w:rFonts w:eastAsiaTheme="minorEastAsia"/>
          <w:noProof/>
        </w:rPr>
      </w:pPr>
      <w:r w:rsidRPr="00044A00">
        <w:rPr>
          <w:noProof/>
        </w:rPr>
        <w:t>Appendix L: Data Evaluation Checklist</w:t>
      </w:r>
      <w:r w:rsidR="00442B13" w:rsidRPr="00044A00">
        <w:rPr>
          <w:noProof/>
          <w:webHidden/>
        </w:rPr>
        <w:t>…………………………………………………………</w:t>
      </w:r>
      <w:r w:rsidR="002A2AB2" w:rsidRPr="00044A00">
        <w:rPr>
          <w:noProof/>
          <w:webHidden/>
        </w:rPr>
        <w:t>7</w:t>
      </w:r>
      <w:r w:rsidR="005169C8">
        <w:rPr>
          <w:noProof/>
          <w:webHidden/>
        </w:rPr>
        <w:t>3</w:t>
      </w:r>
    </w:p>
    <w:p w14:paraId="00C1AA36" w14:textId="77777777" w:rsidR="00042BE4" w:rsidRPr="00044A00" w:rsidRDefault="00042BE4" w:rsidP="00042BE4">
      <w:pPr>
        <w:rPr>
          <w:sz w:val="24"/>
          <w:szCs w:val="24"/>
        </w:rPr>
      </w:pPr>
      <w:r w:rsidRPr="00044A00">
        <w:rPr>
          <w:sz w:val="24"/>
          <w:szCs w:val="24"/>
        </w:rPr>
        <w:br w:type="page"/>
      </w:r>
    </w:p>
    <w:p w14:paraId="634DCF68" w14:textId="1ACC403C" w:rsidR="00015BB1" w:rsidRPr="00816966" w:rsidRDefault="0019723B" w:rsidP="0019723B">
      <w:pPr>
        <w:pStyle w:val="Heading1"/>
        <w:ind w:left="0"/>
      </w:pPr>
      <w:bookmarkStart w:id="24" w:name="_Toc132032646"/>
      <w:bookmarkStart w:id="25" w:name="_Toc133754232"/>
      <w:bookmarkStart w:id="26" w:name="_Toc112073500"/>
      <w:bookmarkStart w:id="27" w:name="_Toc117087842"/>
      <w:bookmarkStart w:id="28" w:name="_Toc125960332"/>
      <w:bookmarkStart w:id="29" w:name="_Toc125983994"/>
      <w:bookmarkStart w:id="30" w:name="_Toc125984275"/>
      <w:r>
        <w:lastRenderedPageBreak/>
        <w:t xml:space="preserve">A3. </w:t>
      </w:r>
      <w:r w:rsidR="00015BB1" w:rsidRPr="00816966">
        <w:t>Acronyms</w:t>
      </w:r>
      <w:bookmarkEnd w:id="24"/>
      <w:bookmarkEnd w:id="25"/>
    </w:p>
    <w:p w14:paraId="3B1AC5D6" w14:textId="77777777" w:rsidR="00015BB1" w:rsidRPr="00816966" w:rsidRDefault="00015BB1" w:rsidP="00CD7519">
      <w:pPr>
        <w:pStyle w:val="BodyText"/>
        <w:numPr>
          <w:ilvl w:val="0"/>
          <w:numId w:val="37"/>
        </w:numPr>
        <w:spacing w:before="240"/>
      </w:pPr>
      <w:r w:rsidRPr="00816966">
        <w:t>ADEC – Alaska Department of Environmental Conservation</w:t>
      </w:r>
    </w:p>
    <w:p w14:paraId="0D2482A7" w14:textId="77777777" w:rsidR="00015BB1" w:rsidRPr="000E32CE" w:rsidRDefault="00015BB1" w:rsidP="00CD7519">
      <w:pPr>
        <w:pStyle w:val="ListParagraph"/>
        <w:numPr>
          <w:ilvl w:val="0"/>
          <w:numId w:val="37"/>
        </w:numPr>
        <w:ind w:right="282"/>
        <w:rPr>
          <w:b/>
          <w:sz w:val="24"/>
          <w:szCs w:val="24"/>
        </w:rPr>
      </w:pPr>
      <w:r w:rsidRPr="000E32CE">
        <w:rPr>
          <w:sz w:val="24"/>
          <w:szCs w:val="24"/>
        </w:rPr>
        <w:t>ADEC DOW – ADEC</w:t>
      </w:r>
      <w:r>
        <w:rPr>
          <w:sz w:val="24"/>
          <w:szCs w:val="24"/>
        </w:rPr>
        <w:t xml:space="preserve"> </w:t>
      </w:r>
      <w:r w:rsidRPr="000E32CE">
        <w:rPr>
          <w:sz w:val="24"/>
          <w:szCs w:val="24"/>
        </w:rPr>
        <w:t>Division of Water</w:t>
      </w:r>
    </w:p>
    <w:p w14:paraId="4CB50753" w14:textId="4BB06A0E" w:rsidR="00015BB1" w:rsidRPr="00816966" w:rsidRDefault="00015BB1" w:rsidP="00CD7519">
      <w:pPr>
        <w:pStyle w:val="BodyText"/>
        <w:numPr>
          <w:ilvl w:val="0"/>
          <w:numId w:val="37"/>
        </w:numPr>
      </w:pPr>
      <w:r w:rsidRPr="00816966">
        <w:t xml:space="preserve">ADEC WQS – </w:t>
      </w:r>
      <w:r w:rsidR="004B2A1A">
        <w:t xml:space="preserve">ADEC </w:t>
      </w:r>
      <w:r w:rsidRPr="00816966">
        <w:t xml:space="preserve">Water Quality Standards </w:t>
      </w:r>
    </w:p>
    <w:p w14:paraId="57E6E001" w14:textId="77777777" w:rsidR="00015BB1" w:rsidRPr="00816966" w:rsidRDefault="00015BB1" w:rsidP="00CD7519">
      <w:pPr>
        <w:pStyle w:val="BodyText"/>
        <w:numPr>
          <w:ilvl w:val="0"/>
          <w:numId w:val="37"/>
        </w:numPr>
      </w:pPr>
      <w:r w:rsidRPr="00816966">
        <w:t>AWQMS – Ambient Water Quality Monitoring System</w:t>
      </w:r>
    </w:p>
    <w:p w14:paraId="4F2C72EF" w14:textId="77777777" w:rsidR="00015BB1" w:rsidRPr="00816966" w:rsidRDefault="00015BB1" w:rsidP="00CD7519">
      <w:pPr>
        <w:pStyle w:val="BodyText"/>
        <w:numPr>
          <w:ilvl w:val="0"/>
          <w:numId w:val="37"/>
        </w:numPr>
      </w:pPr>
      <w:r w:rsidRPr="00816966">
        <w:t xml:space="preserve">BTEX – Benzene, Toluene, Ethylbenzene, Xylene </w:t>
      </w:r>
    </w:p>
    <w:p w14:paraId="77421C3A" w14:textId="77777777" w:rsidR="00015BB1" w:rsidRPr="00816966" w:rsidRDefault="00015BB1" w:rsidP="00CD7519">
      <w:pPr>
        <w:pStyle w:val="BodyText"/>
        <w:numPr>
          <w:ilvl w:val="0"/>
          <w:numId w:val="37"/>
        </w:numPr>
      </w:pPr>
      <w:r w:rsidRPr="00816966">
        <w:t xml:space="preserve">COC – Chain of Custody </w:t>
      </w:r>
    </w:p>
    <w:p w14:paraId="3E41E25E" w14:textId="77777777" w:rsidR="00015BB1" w:rsidRPr="00816966" w:rsidRDefault="00015BB1" w:rsidP="00CD7519">
      <w:pPr>
        <w:pStyle w:val="BodyText"/>
        <w:numPr>
          <w:ilvl w:val="0"/>
          <w:numId w:val="37"/>
        </w:numPr>
      </w:pPr>
      <w:r w:rsidRPr="00816966">
        <w:t>CWA – Clean Water Act</w:t>
      </w:r>
    </w:p>
    <w:p w14:paraId="00960F63" w14:textId="77777777" w:rsidR="00015BB1" w:rsidRDefault="00015BB1" w:rsidP="00CD7519">
      <w:pPr>
        <w:pStyle w:val="BodyText"/>
        <w:numPr>
          <w:ilvl w:val="0"/>
          <w:numId w:val="37"/>
        </w:numPr>
      </w:pPr>
      <w:r w:rsidRPr="00816966">
        <w:t>DL – Detection Limit</w:t>
      </w:r>
    </w:p>
    <w:p w14:paraId="17D8F746" w14:textId="77777777" w:rsidR="00015BB1" w:rsidRPr="00816966" w:rsidRDefault="00015BB1" w:rsidP="00CD7519">
      <w:pPr>
        <w:pStyle w:val="BodyText"/>
        <w:numPr>
          <w:ilvl w:val="0"/>
          <w:numId w:val="37"/>
        </w:numPr>
      </w:pPr>
      <w:r w:rsidRPr="00816966">
        <w:t>EPA – Environmental Protection Agency</w:t>
      </w:r>
    </w:p>
    <w:p w14:paraId="7992F5A5" w14:textId="77777777" w:rsidR="00015BB1" w:rsidRPr="00816966" w:rsidRDefault="00015BB1" w:rsidP="00CD7519">
      <w:pPr>
        <w:pStyle w:val="BodyText"/>
        <w:numPr>
          <w:ilvl w:val="0"/>
          <w:numId w:val="37"/>
        </w:numPr>
      </w:pPr>
      <w:r w:rsidRPr="00816966">
        <w:t xml:space="preserve">EPA WQP – EPA Water Quality Portal </w:t>
      </w:r>
    </w:p>
    <w:p w14:paraId="15E6AFA5" w14:textId="77777777" w:rsidR="00015BB1" w:rsidRPr="00816966" w:rsidRDefault="00015BB1" w:rsidP="00CD7519">
      <w:pPr>
        <w:pStyle w:val="BodyText"/>
        <w:numPr>
          <w:ilvl w:val="0"/>
          <w:numId w:val="37"/>
        </w:numPr>
      </w:pPr>
      <w:r w:rsidRPr="00816966">
        <w:t>EPA WQX – EPA Water Quality Exchange</w:t>
      </w:r>
    </w:p>
    <w:p w14:paraId="4DED1000" w14:textId="77777777" w:rsidR="00015BB1" w:rsidRPr="00816966" w:rsidRDefault="00015BB1" w:rsidP="00CD7519">
      <w:pPr>
        <w:pStyle w:val="BodyText"/>
        <w:numPr>
          <w:ilvl w:val="0"/>
          <w:numId w:val="37"/>
        </w:numPr>
      </w:pPr>
      <w:r w:rsidRPr="00816966">
        <w:t>IDL – Instrument Detection Limit</w:t>
      </w:r>
    </w:p>
    <w:p w14:paraId="1A8BBFA5" w14:textId="77777777" w:rsidR="00015BB1" w:rsidRPr="00816966" w:rsidRDefault="00015BB1" w:rsidP="00CD7519">
      <w:pPr>
        <w:pStyle w:val="BodyText"/>
        <w:numPr>
          <w:ilvl w:val="0"/>
          <w:numId w:val="37"/>
        </w:numPr>
      </w:pPr>
      <w:r w:rsidRPr="00816966">
        <w:t>KWF – Kenai Watershed Forum</w:t>
      </w:r>
    </w:p>
    <w:p w14:paraId="7E43E924" w14:textId="77777777" w:rsidR="00015BB1" w:rsidRPr="00816966" w:rsidRDefault="00015BB1" w:rsidP="00CD7519">
      <w:pPr>
        <w:pStyle w:val="BodyText"/>
        <w:numPr>
          <w:ilvl w:val="0"/>
          <w:numId w:val="37"/>
        </w:numPr>
        <w:tabs>
          <w:tab w:val="left" w:leader="dot" w:pos="8969"/>
        </w:tabs>
      </w:pPr>
      <w:r w:rsidRPr="00816966">
        <w:t>LCS – Laboratory Control Sample</w:t>
      </w:r>
    </w:p>
    <w:p w14:paraId="0E53FFDE" w14:textId="77777777" w:rsidR="00015BB1" w:rsidRDefault="00015BB1" w:rsidP="00CD7519">
      <w:pPr>
        <w:pStyle w:val="BodyText"/>
        <w:numPr>
          <w:ilvl w:val="0"/>
          <w:numId w:val="37"/>
        </w:numPr>
      </w:pPr>
      <w:r w:rsidRPr="00816966">
        <w:t>LFB – Laboratory Fortified Blank</w:t>
      </w:r>
    </w:p>
    <w:p w14:paraId="478BAFCE" w14:textId="77777777" w:rsidR="00015BB1" w:rsidRPr="000E32CE" w:rsidRDefault="00015BB1" w:rsidP="00CD7519">
      <w:pPr>
        <w:pStyle w:val="BodyText"/>
        <w:numPr>
          <w:ilvl w:val="0"/>
          <w:numId w:val="37"/>
        </w:numPr>
      </w:pPr>
      <w:r w:rsidRPr="00816966">
        <w:t xml:space="preserve">LOQ – </w:t>
      </w:r>
      <w:r w:rsidRPr="000E32CE">
        <w:t>Level of</w:t>
      </w:r>
      <w:r w:rsidRPr="000E32CE">
        <w:rPr>
          <w:b/>
        </w:rPr>
        <w:t xml:space="preserve"> </w:t>
      </w:r>
      <w:r w:rsidRPr="000E32CE">
        <w:t>Quantitation</w:t>
      </w:r>
    </w:p>
    <w:p w14:paraId="54E4489A" w14:textId="77777777" w:rsidR="00015BB1" w:rsidRPr="00816966" w:rsidRDefault="00015BB1" w:rsidP="00CD7519">
      <w:pPr>
        <w:pStyle w:val="BodyText"/>
        <w:numPr>
          <w:ilvl w:val="0"/>
          <w:numId w:val="37"/>
        </w:numPr>
      </w:pPr>
      <w:r w:rsidRPr="00816966">
        <w:t>MS – Matrix Spike</w:t>
      </w:r>
    </w:p>
    <w:p w14:paraId="54C222D2" w14:textId="77777777" w:rsidR="00015BB1" w:rsidRPr="00816966" w:rsidRDefault="00015BB1" w:rsidP="00CD7519">
      <w:pPr>
        <w:pStyle w:val="BodyText"/>
        <w:numPr>
          <w:ilvl w:val="0"/>
          <w:numId w:val="37"/>
        </w:numPr>
      </w:pPr>
      <w:r w:rsidRPr="00816966">
        <w:t>MSD – Matrix Spike Duplicate</w:t>
      </w:r>
    </w:p>
    <w:p w14:paraId="36BEBB31" w14:textId="77777777" w:rsidR="00015BB1" w:rsidRPr="00816966" w:rsidRDefault="00015BB1" w:rsidP="00CD7519">
      <w:pPr>
        <w:pStyle w:val="BodyText"/>
        <w:numPr>
          <w:ilvl w:val="0"/>
          <w:numId w:val="37"/>
        </w:numPr>
      </w:pPr>
      <w:r w:rsidRPr="00816966">
        <w:t xml:space="preserve">MQO – Measurement Quality Objective </w:t>
      </w:r>
    </w:p>
    <w:p w14:paraId="4E2005AA" w14:textId="77777777" w:rsidR="00015BB1" w:rsidRPr="00816966" w:rsidRDefault="00015BB1" w:rsidP="00CD7519">
      <w:pPr>
        <w:pStyle w:val="BodyText"/>
        <w:numPr>
          <w:ilvl w:val="0"/>
          <w:numId w:val="37"/>
        </w:numPr>
      </w:pPr>
      <w:r w:rsidRPr="00816966">
        <w:t>ND – Non-detect</w:t>
      </w:r>
    </w:p>
    <w:p w14:paraId="3D8633CF" w14:textId="77777777" w:rsidR="00015BB1" w:rsidRDefault="00015BB1" w:rsidP="00CD7519">
      <w:pPr>
        <w:pStyle w:val="BodyText"/>
        <w:numPr>
          <w:ilvl w:val="0"/>
          <w:numId w:val="37"/>
        </w:numPr>
      </w:pPr>
      <w:r w:rsidRPr="00816966">
        <w:t>NMFS – National Marine Fisheries Service</w:t>
      </w:r>
    </w:p>
    <w:p w14:paraId="607E5900" w14:textId="77777777" w:rsidR="00015BB1" w:rsidRPr="00816966" w:rsidRDefault="00015BB1" w:rsidP="00CD7519">
      <w:pPr>
        <w:pStyle w:val="BodyText"/>
        <w:numPr>
          <w:ilvl w:val="0"/>
          <w:numId w:val="37"/>
        </w:numPr>
      </w:pPr>
      <w:r w:rsidRPr="00816966">
        <w:t>QAPP – Quality Assurance Project</w:t>
      </w:r>
      <w:r w:rsidRPr="000E32CE">
        <w:rPr>
          <w:spacing w:val="-7"/>
        </w:rPr>
        <w:t xml:space="preserve"> </w:t>
      </w:r>
      <w:r w:rsidRPr="00816966">
        <w:t>Plan</w:t>
      </w:r>
    </w:p>
    <w:p w14:paraId="6A2935CE" w14:textId="77777777" w:rsidR="00015BB1" w:rsidRPr="00816966" w:rsidRDefault="00015BB1" w:rsidP="00CD7519">
      <w:pPr>
        <w:pStyle w:val="BodyText"/>
        <w:numPr>
          <w:ilvl w:val="0"/>
          <w:numId w:val="37"/>
        </w:numPr>
      </w:pPr>
      <w:r w:rsidRPr="00816966">
        <w:t>QA/QC – Quality Assurance / Quality Check</w:t>
      </w:r>
    </w:p>
    <w:p w14:paraId="4A0213C0" w14:textId="77777777" w:rsidR="00015BB1" w:rsidRPr="00816966" w:rsidRDefault="00015BB1" w:rsidP="00CD7519">
      <w:pPr>
        <w:pStyle w:val="BodyText"/>
        <w:numPr>
          <w:ilvl w:val="0"/>
          <w:numId w:val="37"/>
        </w:numPr>
      </w:pPr>
      <w:r w:rsidRPr="00816966">
        <w:t>RL – Reporting Limit</w:t>
      </w:r>
    </w:p>
    <w:p w14:paraId="4CBC8683" w14:textId="77777777" w:rsidR="00015BB1" w:rsidRPr="00816966" w:rsidRDefault="00015BB1" w:rsidP="00CD7519">
      <w:pPr>
        <w:pStyle w:val="BodyText"/>
        <w:numPr>
          <w:ilvl w:val="0"/>
          <w:numId w:val="37"/>
        </w:numPr>
      </w:pPr>
      <w:r w:rsidRPr="00816966">
        <w:t>RPD – Relative Percent Difference</w:t>
      </w:r>
    </w:p>
    <w:p w14:paraId="778140A7" w14:textId="77777777" w:rsidR="00015BB1" w:rsidRPr="00816966" w:rsidRDefault="00015BB1" w:rsidP="00CD7519">
      <w:pPr>
        <w:pStyle w:val="BodyText"/>
        <w:numPr>
          <w:ilvl w:val="0"/>
          <w:numId w:val="37"/>
        </w:numPr>
      </w:pPr>
      <w:r w:rsidRPr="00816966">
        <w:t>SOP – Standard Operating Procedure</w:t>
      </w:r>
    </w:p>
    <w:p w14:paraId="349A4A8B" w14:textId="77777777" w:rsidR="00015BB1" w:rsidRPr="00816966" w:rsidRDefault="00015BB1" w:rsidP="00CD7519">
      <w:pPr>
        <w:pStyle w:val="BodyText"/>
        <w:numPr>
          <w:ilvl w:val="0"/>
          <w:numId w:val="37"/>
        </w:numPr>
      </w:pPr>
      <w:r w:rsidRPr="00816966">
        <w:t xml:space="preserve">TSS – Total Suspended Solids </w:t>
      </w:r>
    </w:p>
    <w:p w14:paraId="1E2A8459" w14:textId="77777777" w:rsidR="00015BB1" w:rsidRPr="00816966" w:rsidRDefault="00015BB1" w:rsidP="00CD7519">
      <w:pPr>
        <w:pStyle w:val="BodyText"/>
        <w:numPr>
          <w:ilvl w:val="0"/>
          <w:numId w:val="37"/>
        </w:numPr>
      </w:pPr>
      <w:r w:rsidRPr="00816966">
        <w:t>USGS – United States Geological Survey</w:t>
      </w:r>
    </w:p>
    <w:p w14:paraId="46F02535" w14:textId="117842EC" w:rsidR="00042BE4" w:rsidRDefault="00042BE4" w:rsidP="00042BE4">
      <w:pPr>
        <w:pStyle w:val="Heading2"/>
        <w:ind w:left="0"/>
      </w:pPr>
      <w:r w:rsidRPr="00816966">
        <w:br w:type="page"/>
      </w:r>
      <w:bookmarkStart w:id="31" w:name="_Toc132032647"/>
      <w:bookmarkStart w:id="32" w:name="_Toc133754233"/>
      <w:r>
        <w:lastRenderedPageBreak/>
        <w:t xml:space="preserve"> Acknowledgements</w:t>
      </w:r>
      <w:bookmarkEnd w:id="26"/>
      <w:bookmarkEnd w:id="27"/>
      <w:bookmarkEnd w:id="28"/>
      <w:bookmarkEnd w:id="29"/>
      <w:bookmarkEnd w:id="30"/>
      <w:bookmarkEnd w:id="31"/>
      <w:bookmarkEnd w:id="32"/>
    </w:p>
    <w:p w14:paraId="197941E8" w14:textId="7A90D2D6" w:rsidR="008E4680" w:rsidRDefault="008E4680" w:rsidP="008E4680">
      <w:pPr>
        <w:pStyle w:val="BodyText"/>
        <w:spacing w:before="334"/>
        <w:ind w:right="635"/>
      </w:pPr>
      <w:bookmarkStart w:id="33" w:name="ACKNOWLEDGEMENTS"/>
      <w:bookmarkEnd w:id="33"/>
      <w:r>
        <w:t xml:space="preserve">This document was originally developed by the Kenai Watershed Forum and was modeled and adapted, with permission, from Quality Assurance Project Plans (QAPP) produced by the Cook </w:t>
      </w:r>
      <w:r w:rsidR="00042BE4">
        <w:t>Inletkeeper</w:t>
      </w:r>
      <w:r>
        <w:t xml:space="preserve"> of Homer, Alaska. Portions of the Cook </w:t>
      </w:r>
      <w:r w:rsidR="00042BE4">
        <w:t>Inletkeeper</w:t>
      </w:r>
      <w:r>
        <w:t xml:space="preserve"> QAPP were adapted from similar plans developed by The Friends of Casco Bay (Maine) and Texas Watch. The United States Environmental Protection Agency (EPA), the Alaska</w:t>
      </w:r>
      <w:r w:rsidR="00015BB1">
        <w:t xml:space="preserve"> </w:t>
      </w:r>
      <w:r>
        <w:t>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w:t>
      </w:r>
      <w:r w:rsidR="00042BE4">
        <w:t xml:space="preserve"> Some sections are also adapted from the 2021 ADEC Watershed Health and Data Analysis Project QAPP.</w:t>
      </w:r>
    </w:p>
    <w:p w14:paraId="5BE232E0" w14:textId="77777777" w:rsidR="008E4680" w:rsidRDefault="008E4680" w:rsidP="008E4680">
      <w:pPr>
        <w:rPr>
          <w:i/>
          <w:sz w:val="36"/>
          <w:szCs w:val="36"/>
        </w:rPr>
      </w:pPr>
    </w:p>
    <w:p w14:paraId="0FC6B42A" w14:textId="77777777" w:rsidR="008E4680" w:rsidRDefault="008E4680" w:rsidP="008E4680">
      <w:pPr>
        <w:rPr>
          <w:i/>
          <w:sz w:val="36"/>
          <w:szCs w:val="36"/>
        </w:rPr>
      </w:pPr>
    </w:p>
    <w:p w14:paraId="54FA5B3D" w14:textId="77777777" w:rsidR="008E4680" w:rsidRDefault="008E4680" w:rsidP="008E4680">
      <w:pPr>
        <w:rPr>
          <w:i/>
          <w:sz w:val="36"/>
          <w:szCs w:val="36"/>
        </w:rPr>
      </w:pPr>
    </w:p>
    <w:p w14:paraId="238B24E7" w14:textId="77777777" w:rsidR="008E4680" w:rsidRDefault="008E4680" w:rsidP="008E4680">
      <w:pPr>
        <w:rPr>
          <w:i/>
          <w:sz w:val="36"/>
          <w:szCs w:val="36"/>
        </w:rPr>
      </w:pPr>
    </w:p>
    <w:p w14:paraId="2C13816B" w14:textId="77777777" w:rsidR="008E4680" w:rsidRDefault="008E4680" w:rsidP="008E4680">
      <w:pPr>
        <w:rPr>
          <w:i/>
          <w:sz w:val="36"/>
          <w:szCs w:val="36"/>
        </w:rPr>
      </w:pPr>
    </w:p>
    <w:p w14:paraId="0358B500" w14:textId="77777777" w:rsidR="008E4680" w:rsidRDefault="008E4680" w:rsidP="008E4680">
      <w:pPr>
        <w:rPr>
          <w:i/>
          <w:sz w:val="36"/>
          <w:szCs w:val="36"/>
        </w:rPr>
      </w:pPr>
    </w:p>
    <w:p w14:paraId="7D246D47" w14:textId="77777777" w:rsidR="008E4680" w:rsidRDefault="008E4680" w:rsidP="008E4680">
      <w:pPr>
        <w:rPr>
          <w:i/>
          <w:sz w:val="36"/>
          <w:szCs w:val="36"/>
        </w:rPr>
      </w:pPr>
    </w:p>
    <w:p w14:paraId="79814A67" w14:textId="77777777" w:rsidR="008E4680" w:rsidRDefault="008E4680" w:rsidP="008E4680">
      <w:pPr>
        <w:rPr>
          <w:i/>
          <w:sz w:val="36"/>
          <w:szCs w:val="36"/>
        </w:rPr>
      </w:pPr>
    </w:p>
    <w:p w14:paraId="70105D4E" w14:textId="77777777" w:rsidR="008E4680" w:rsidRDefault="008E4680" w:rsidP="008E4680">
      <w:pPr>
        <w:rPr>
          <w:i/>
          <w:sz w:val="36"/>
          <w:szCs w:val="36"/>
        </w:rPr>
      </w:pPr>
    </w:p>
    <w:p w14:paraId="3ED87E56" w14:textId="77777777" w:rsidR="008E4680" w:rsidRDefault="008E4680" w:rsidP="008E4680">
      <w:pPr>
        <w:rPr>
          <w:i/>
          <w:sz w:val="36"/>
          <w:szCs w:val="36"/>
        </w:rPr>
      </w:pPr>
    </w:p>
    <w:p w14:paraId="12736C9B" w14:textId="77777777" w:rsidR="008E4680" w:rsidRDefault="008E4680" w:rsidP="008E4680">
      <w:pPr>
        <w:rPr>
          <w:i/>
          <w:sz w:val="36"/>
          <w:szCs w:val="36"/>
        </w:rPr>
      </w:pPr>
    </w:p>
    <w:p w14:paraId="711A3519" w14:textId="77777777" w:rsidR="008E4680" w:rsidRDefault="008E4680" w:rsidP="008E4680">
      <w:pPr>
        <w:rPr>
          <w:i/>
          <w:sz w:val="36"/>
          <w:szCs w:val="36"/>
        </w:rPr>
      </w:pPr>
    </w:p>
    <w:p w14:paraId="1573E22B" w14:textId="77777777" w:rsidR="008E4680" w:rsidRDefault="008E4680" w:rsidP="008E4680">
      <w:pPr>
        <w:rPr>
          <w:i/>
          <w:sz w:val="36"/>
          <w:szCs w:val="36"/>
        </w:rPr>
      </w:pPr>
    </w:p>
    <w:p w14:paraId="19B83642" w14:textId="77777777" w:rsidR="008E4680" w:rsidRDefault="008E4680" w:rsidP="008E4680">
      <w:pPr>
        <w:rPr>
          <w:i/>
          <w:sz w:val="36"/>
          <w:szCs w:val="36"/>
        </w:rPr>
      </w:pPr>
    </w:p>
    <w:p w14:paraId="4B064304" w14:textId="77777777" w:rsidR="008E4680" w:rsidRDefault="008E4680" w:rsidP="008E4680">
      <w:pPr>
        <w:rPr>
          <w:i/>
          <w:sz w:val="36"/>
          <w:szCs w:val="36"/>
        </w:rPr>
      </w:pPr>
    </w:p>
    <w:p w14:paraId="4A45BD67" w14:textId="77777777" w:rsidR="008E4680" w:rsidRDefault="008E4680" w:rsidP="008E4680">
      <w:pPr>
        <w:rPr>
          <w:i/>
          <w:sz w:val="36"/>
          <w:szCs w:val="36"/>
        </w:rPr>
      </w:pPr>
    </w:p>
    <w:p w14:paraId="70800729" w14:textId="77777777" w:rsidR="008E4680" w:rsidRDefault="008E4680" w:rsidP="008E4680">
      <w:pPr>
        <w:rPr>
          <w:i/>
          <w:sz w:val="36"/>
          <w:szCs w:val="36"/>
        </w:rPr>
      </w:pPr>
    </w:p>
    <w:p w14:paraId="7A9F9B90" w14:textId="6782ED60" w:rsidR="008E4680" w:rsidRDefault="008E4680" w:rsidP="008E4680">
      <w:pPr>
        <w:rPr>
          <w:i/>
          <w:sz w:val="36"/>
          <w:szCs w:val="36"/>
        </w:rPr>
      </w:pPr>
    </w:p>
    <w:p w14:paraId="24D96321" w14:textId="77777777" w:rsidR="00226A4E" w:rsidRDefault="00226A4E" w:rsidP="008E4680">
      <w:pPr>
        <w:rPr>
          <w:i/>
          <w:sz w:val="36"/>
          <w:szCs w:val="36"/>
        </w:rPr>
      </w:pPr>
    </w:p>
    <w:p w14:paraId="581FE443" w14:textId="77777777" w:rsidR="008E4680" w:rsidRDefault="008E4680" w:rsidP="008E4680">
      <w:pPr>
        <w:rPr>
          <w:i/>
          <w:sz w:val="36"/>
          <w:szCs w:val="36"/>
        </w:rPr>
      </w:pPr>
    </w:p>
    <w:p w14:paraId="5A84CF68" w14:textId="77777777" w:rsidR="008E4680" w:rsidRDefault="008E4680" w:rsidP="008E4680">
      <w:pPr>
        <w:rPr>
          <w:i/>
          <w:sz w:val="36"/>
          <w:szCs w:val="36"/>
        </w:rPr>
      </w:pPr>
    </w:p>
    <w:p w14:paraId="7B1BF459" w14:textId="068781DA" w:rsidR="008E4680" w:rsidRDefault="008E4680" w:rsidP="0019723B">
      <w:pPr>
        <w:spacing w:line="120" w:lineRule="auto"/>
        <w:rPr>
          <w:i/>
          <w:sz w:val="36"/>
          <w:szCs w:val="36"/>
        </w:rPr>
      </w:pPr>
    </w:p>
    <w:p w14:paraId="0FA3FCE7" w14:textId="77777777" w:rsidR="00C100DF" w:rsidRDefault="00C100DF" w:rsidP="0019723B">
      <w:pPr>
        <w:spacing w:line="120" w:lineRule="auto"/>
        <w:rPr>
          <w:i/>
          <w:sz w:val="36"/>
          <w:szCs w:val="36"/>
        </w:rPr>
      </w:pPr>
    </w:p>
    <w:p w14:paraId="297AD69F" w14:textId="77777777" w:rsidR="00C100DF" w:rsidRDefault="00C100DF" w:rsidP="0019723B">
      <w:pPr>
        <w:spacing w:line="120" w:lineRule="auto"/>
        <w:rPr>
          <w:i/>
          <w:sz w:val="36"/>
          <w:szCs w:val="36"/>
        </w:rPr>
      </w:pPr>
    </w:p>
    <w:p w14:paraId="7A7A01E0" w14:textId="66243946" w:rsidR="008E4680" w:rsidRPr="0019723B" w:rsidRDefault="008E4680" w:rsidP="0019723B">
      <w:pPr>
        <w:pStyle w:val="Heading1"/>
        <w:ind w:left="0"/>
      </w:pPr>
      <w:bookmarkStart w:id="34" w:name="_Toc132032648"/>
      <w:bookmarkStart w:id="35" w:name="_Toc133754234"/>
      <w:r w:rsidRPr="0019723B">
        <w:lastRenderedPageBreak/>
        <w:t>A</w:t>
      </w:r>
      <w:r w:rsidR="005935B5">
        <w:t>4</w:t>
      </w:r>
      <w:r w:rsidRPr="0019723B">
        <w:t xml:space="preserve">. </w:t>
      </w:r>
      <w:r w:rsidR="000A6FC9" w:rsidRPr="0019723B">
        <w:t>Distribution List</w:t>
      </w:r>
      <w:bookmarkEnd w:id="34"/>
      <w:bookmarkEnd w:id="35"/>
    </w:p>
    <w:p w14:paraId="35A6DED8" w14:textId="4DD02CC7" w:rsidR="008E4680" w:rsidRDefault="008E4680" w:rsidP="008E4680">
      <w:pPr>
        <w:spacing w:before="274" w:line="244" w:lineRule="auto"/>
        <w:ind w:left="120" w:right="94"/>
        <w:rPr>
          <w:sz w:val="23"/>
        </w:rPr>
      </w:pPr>
      <w:r>
        <w:rPr>
          <w:sz w:val="23"/>
        </w:rPr>
        <w:t xml:space="preserve">Signees (Project Manager, Project QA Officer, ADEC Project Manager and ADEC QA Officer) shall receive a copy of the QAPP and subsequent revisions. </w:t>
      </w:r>
      <w:r w:rsidR="008201A7">
        <w:rPr>
          <w:sz w:val="23"/>
        </w:rPr>
        <w:t>O</w:t>
      </w:r>
      <w:r>
        <w:rPr>
          <w:sz w:val="23"/>
        </w:rPr>
        <w:t>fficial copies of this QAPP and any subsequent revisions will be extended to individuals on the Distribution List.</w:t>
      </w:r>
    </w:p>
    <w:p w14:paraId="5DBFD0AB" w14:textId="77777777" w:rsidR="008E4680" w:rsidRDefault="008E4680" w:rsidP="008105D8">
      <w:pPr>
        <w:pStyle w:val="BodyText"/>
        <w:rPr>
          <w:sz w:val="20"/>
        </w:rPr>
      </w:pPr>
    </w:p>
    <w:p w14:paraId="22B525E9" w14:textId="77777777" w:rsidR="008E4680" w:rsidRDefault="008E4680" w:rsidP="008105D8">
      <w:pPr>
        <w:pStyle w:val="BodyText"/>
        <w:rPr>
          <w:sz w:val="26"/>
        </w:rPr>
      </w:pPr>
    </w:p>
    <w:tbl>
      <w:tblPr>
        <w:tblW w:w="9270" w:type="dxa"/>
        <w:tblInd w:w="68" w:type="dxa"/>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2070"/>
        <w:gridCol w:w="2340"/>
        <w:gridCol w:w="1710"/>
        <w:gridCol w:w="3150"/>
      </w:tblGrid>
      <w:tr w:rsidR="000E32CE" w14:paraId="00BFA78D" w14:textId="77777777" w:rsidTr="008105D8">
        <w:trPr>
          <w:trHeight w:val="809"/>
        </w:trPr>
        <w:tc>
          <w:tcPr>
            <w:tcW w:w="2070" w:type="dxa"/>
            <w:tcBorders>
              <w:top w:val="double" w:sz="4" w:space="0" w:color="000000"/>
              <w:right w:val="single" w:sz="6" w:space="0" w:color="000000"/>
            </w:tcBorders>
            <w:shd w:val="clear" w:color="auto" w:fill="D9D9D9"/>
          </w:tcPr>
          <w:p w14:paraId="63FE84FE" w14:textId="77777777" w:rsidR="000E32CE" w:rsidRDefault="000E32CE" w:rsidP="008105D8">
            <w:pPr>
              <w:pStyle w:val="TableParagraph"/>
              <w:rPr>
                <w:sz w:val="24"/>
              </w:rPr>
            </w:pPr>
            <w:bookmarkStart w:id="36" w:name="_bookmark1"/>
            <w:bookmarkEnd w:id="36"/>
          </w:p>
          <w:p w14:paraId="3640F03F" w14:textId="77777777" w:rsidR="000E32CE" w:rsidRDefault="000E32CE" w:rsidP="008105D8">
            <w:pPr>
              <w:pStyle w:val="TableParagraph"/>
              <w:spacing w:before="216"/>
              <w:ind w:left="309"/>
              <w:rPr>
                <w:b/>
              </w:rPr>
            </w:pPr>
            <w:r>
              <w:rPr>
                <w:b/>
              </w:rPr>
              <w:t>NAME</w:t>
            </w:r>
          </w:p>
        </w:tc>
        <w:tc>
          <w:tcPr>
            <w:tcW w:w="2340" w:type="dxa"/>
            <w:tcBorders>
              <w:top w:val="double" w:sz="4" w:space="0" w:color="000000"/>
              <w:left w:val="single" w:sz="6" w:space="0" w:color="000000"/>
              <w:right w:val="single" w:sz="6" w:space="0" w:color="000000"/>
            </w:tcBorders>
            <w:shd w:val="clear" w:color="auto" w:fill="D9D9D9"/>
          </w:tcPr>
          <w:p w14:paraId="744D70E8" w14:textId="77777777" w:rsidR="000E32CE" w:rsidRDefault="000E32CE" w:rsidP="008105D8">
            <w:pPr>
              <w:pStyle w:val="TableParagraph"/>
              <w:rPr>
                <w:sz w:val="24"/>
              </w:rPr>
            </w:pPr>
          </w:p>
          <w:p w14:paraId="59F1742F" w14:textId="77777777" w:rsidR="000E32CE" w:rsidRDefault="000E32CE" w:rsidP="008105D8">
            <w:pPr>
              <w:pStyle w:val="TableParagraph"/>
              <w:spacing w:before="216"/>
              <w:ind w:left="244"/>
              <w:rPr>
                <w:b/>
              </w:rPr>
            </w:pPr>
            <w:r>
              <w:rPr>
                <w:b/>
              </w:rPr>
              <w:t>POSITION</w:t>
            </w:r>
          </w:p>
        </w:tc>
        <w:tc>
          <w:tcPr>
            <w:tcW w:w="1710" w:type="dxa"/>
            <w:tcBorders>
              <w:top w:val="double" w:sz="4" w:space="0" w:color="000000"/>
              <w:left w:val="single" w:sz="6" w:space="0" w:color="000000"/>
              <w:right w:val="single" w:sz="6" w:space="0" w:color="000000"/>
            </w:tcBorders>
            <w:shd w:val="clear" w:color="auto" w:fill="D9D9D9"/>
          </w:tcPr>
          <w:p w14:paraId="1F030B50" w14:textId="77777777" w:rsidR="000E32CE" w:rsidRDefault="000E32CE" w:rsidP="008105D8">
            <w:pPr>
              <w:pStyle w:val="TableParagraph"/>
              <w:rPr>
                <w:sz w:val="24"/>
              </w:rPr>
            </w:pPr>
          </w:p>
          <w:p w14:paraId="52D5C68A" w14:textId="77777777" w:rsidR="000E32CE" w:rsidRDefault="000E32CE" w:rsidP="008105D8">
            <w:pPr>
              <w:pStyle w:val="TableParagraph"/>
              <w:spacing w:before="216"/>
              <w:ind w:left="181"/>
              <w:rPr>
                <w:b/>
              </w:rPr>
            </w:pPr>
            <w:r>
              <w:rPr>
                <w:b/>
              </w:rPr>
              <w:t>AGENCY</w:t>
            </w:r>
          </w:p>
        </w:tc>
        <w:tc>
          <w:tcPr>
            <w:tcW w:w="3150" w:type="dxa"/>
            <w:tcBorders>
              <w:top w:val="double" w:sz="4" w:space="0" w:color="000000"/>
              <w:left w:val="single" w:sz="6" w:space="0" w:color="000000"/>
              <w:right w:val="thinThickMediumGap" w:sz="9" w:space="0" w:color="000000"/>
            </w:tcBorders>
            <w:shd w:val="clear" w:color="auto" w:fill="D9D9D9"/>
          </w:tcPr>
          <w:p w14:paraId="6E2E8B19" w14:textId="77777777" w:rsidR="000E32CE" w:rsidRDefault="000E32CE" w:rsidP="008105D8">
            <w:pPr>
              <w:pStyle w:val="TableParagraph"/>
              <w:spacing w:before="8"/>
              <w:rPr>
                <w:sz w:val="20"/>
              </w:rPr>
            </w:pPr>
          </w:p>
          <w:p w14:paraId="0A9B3EAA" w14:textId="77777777" w:rsidR="000E32CE" w:rsidRDefault="000E32CE" w:rsidP="008105D8">
            <w:pPr>
              <w:pStyle w:val="TableParagraph"/>
              <w:ind w:left="494" w:firstLine="268"/>
              <w:rPr>
                <w:b/>
              </w:rPr>
            </w:pPr>
            <w:r>
              <w:rPr>
                <w:b/>
              </w:rPr>
              <w:t xml:space="preserve">CONTACT </w:t>
            </w:r>
            <w:r>
              <w:rPr>
                <w:b/>
                <w:w w:val="95"/>
              </w:rPr>
              <w:t>INFORMATION</w:t>
            </w:r>
          </w:p>
        </w:tc>
      </w:tr>
      <w:tr w:rsidR="000E32CE" w14:paraId="7E2A4708" w14:textId="77777777" w:rsidTr="008105D8">
        <w:trPr>
          <w:trHeight w:val="733"/>
        </w:trPr>
        <w:tc>
          <w:tcPr>
            <w:tcW w:w="2070" w:type="dxa"/>
            <w:tcBorders>
              <w:top w:val="thinThickMediumGap" w:sz="9" w:space="0" w:color="000000"/>
              <w:bottom w:val="single" w:sz="4" w:space="0" w:color="000000"/>
              <w:right w:val="single" w:sz="6" w:space="0" w:color="000000"/>
            </w:tcBorders>
          </w:tcPr>
          <w:p w14:paraId="1E070B6C" w14:textId="77777777" w:rsidR="000E32CE" w:rsidRPr="00FC3010" w:rsidRDefault="000E32CE" w:rsidP="008105D8">
            <w:pPr>
              <w:pStyle w:val="TableParagraph"/>
              <w:spacing w:before="10"/>
              <w:jc w:val="center"/>
              <w:rPr>
                <w:sz w:val="20"/>
                <w:szCs w:val="20"/>
              </w:rPr>
            </w:pPr>
          </w:p>
          <w:p w14:paraId="0F4DF0A0" w14:textId="77777777" w:rsidR="000E32CE" w:rsidRPr="00FC3010" w:rsidRDefault="000E32CE" w:rsidP="008105D8">
            <w:pPr>
              <w:pStyle w:val="TableParagraph"/>
              <w:spacing w:before="1"/>
              <w:ind w:left="97" w:hanging="22"/>
              <w:jc w:val="center"/>
              <w:rPr>
                <w:sz w:val="20"/>
                <w:szCs w:val="20"/>
              </w:rPr>
            </w:pPr>
            <w:r w:rsidRPr="00FC3010">
              <w:rPr>
                <w:sz w:val="20"/>
                <w:szCs w:val="20"/>
              </w:rPr>
              <w:t>Benjamin Meyer</w:t>
            </w:r>
          </w:p>
        </w:tc>
        <w:tc>
          <w:tcPr>
            <w:tcW w:w="2340" w:type="dxa"/>
            <w:tcBorders>
              <w:top w:val="thinThickMediumGap" w:sz="9" w:space="0" w:color="000000"/>
              <w:left w:val="single" w:sz="6" w:space="0" w:color="000000"/>
              <w:bottom w:val="single" w:sz="4" w:space="0" w:color="000000"/>
              <w:right w:val="single" w:sz="6" w:space="0" w:color="000000"/>
            </w:tcBorders>
          </w:tcPr>
          <w:p w14:paraId="3C14DB0E" w14:textId="77777777" w:rsidR="000E32CE" w:rsidRPr="00FC3010" w:rsidRDefault="000E32CE" w:rsidP="008105D8">
            <w:pPr>
              <w:pStyle w:val="TableParagraph"/>
              <w:spacing w:before="10"/>
              <w:jc w:val="center"/>
              <w:rPr>
                <w:sz w:val="20"/>
                <w:szCs w:val="20"/>
              </w:rPr>
            </w:pPr>
          </w:p>
          <w:p w14:paraId="07247305" w14:textId="77777777" w:rsidR="000E32CE" w:rsidRPr="00FC3010" w:rsidRDefault="000E32CE" w:rsidP="008105D8">
            <w:pPr>
              <w:pStyle w:val="TableParagraph"/>
              <w:spacing w:before="1"/>
              <w:ind w:left="122"/>
              <w:jc w:val="center"/>
              <w:rPr>
                <w:sz w:val="20"/>
                <w:szCs w:val="20"/>
              </w:rPr>
            </w:pPr>
            <w:r w:rsidRPr="00FC3010">
              <w:rPr>
                <w:sz w:val="20"/>
                <w:szCs w:val="20"/>
              </w:rPr>
              <w:t>Project Manager, QA Officer</w:t>
            </w:r>
          </w:p>
        </w:tc>
        <w:tc>
          <w:tcPr>
            <w:tcW w:w="1710" w:type="dxa"/>
            <w:tcBorders>
              <w:top w:val="thinThickMediumGap" w:sz="9" w:space="0" w:color="000000"/>
              <w:left w:val="single" w:sz="6" w:space="0" w:color="000000"/>
              <w:bottom w:val="single" w:sz="4" w:space="0" w:color="000000"/>
              <w:right w:val="single" w:sz="6" w:space="0" w:color="000000"/>
            </w:tcBorders>
          </w:tcPr>
          <w:p w14:paraId="1C5D2C82" w14:textId="77777777" w:rsidR="000E32CE" w:rsidRPr="00FC3010" w:rsidRDefault="000E32CE" w:rsidP="008105D8">
            <w:pPr>
              <w:pStyle w:val="TableParagraph"/>
              <w:spacing w:before="10"/>
              <w:jc w:val="center"/>
              <w:rPr>
                <w:sz w:val="20"/>
                <w:szCs w:val="20"/>
              </w:rPr>
            </w:pPr>
          </w:p>
          <w:p w14:paraId="3D8138B7" w14:textId="77777777" w:rsidR="000E32CE" w:rsidRPr="00FC3010" w:rsidRDefault="000E32CE" w:rsidP="008105D8">
            <w:pPr>
              <w:pStyle w:val="TableParagraph"/>
              <w:ind w:left="122"/>
              <w:jc w:val="center"/>
              <w:rPr>
                <w:sz w:val="20"/>
                <w:szCs w:val="20"/>
              </w:rPr>
            </w:pPr>
            <w:r w:rsidRPr="00FC3010">
              <w:rPr>
                <w:sz w:val="20"/>
                <w:szCs w:val="20"/>
              </w:rPr>
              <w:t>KWF</w:t>
            </w:r>
          </w:p>
        </w:tc>
        <w:tc>
          <w:tcPr>
            <w:tcW w:w="3150" w:type="dxa"/>
            <w:tcBorders>
              <w:top w:val="thinThickMediumGap" w:sz="9" w:space="0" w:color="000000"/>
              <w:left w:val="single" w:sz="6" w:space="0" w:color="000000"/>
              <w:bottom w:val="single" w:sz="4" w:space="0" w:color="000000"/>
              <w:right w:val="thinThickMediumGap" w:sz="9" w:space="0" w:color="000000"/>
            </w:tcBorders>
          </w:tcPr>
          <w:p w14:paraId="216994E1" w14:textId="77777777" w:rsidR="000E32CE" w:rsidRDefault="000E32CE" w:rsidP="008105D8">
            <w:pPr>
              <w:pStyle w:val="TableParagraph"/>
              <w:spacing w:before="135"/>
              <w:ind w:left="121"/>
              <w:jc w:val="center"/>
              <w:rPr>
                <w:sz w:val="18"/>
              </w:rPr>
            </w:pPr>
            <w:r>
              <w:rPr>
                <w:sz w:val="18"/>
              </w:rPr>
              <w:t>(907) 260-5449</w:t>
            </w:r>
          </w:p>
          <w:p w14:paraId="6A8151C1" w14:textId="28994905" w:rsidR="000E32CE" w:rsidRDefault="00F733BA" w:rsidP="008105D8">
            <w:pPr>
              <w:pStyle w:val="TableParagraph"/>
              <w:spacing w:before="119"/>
              <w:ind w:left="121"/>
              <w:jc w:val="center"/>
              <w:rPr>
                <w:sz w:val="18"/>
              </w:rPr>
            </w:pPr>
            <w:hyperlink r:id="rId16" w:history="1">
              <w:r w:rsidR="008105D8" w:rsidRPr="002A5560">
                <w:rPr>
                  <w:rStyle w:val="Hyperlink"/>
                  <w:sz w:val="18"/>
                </w:rPr>
                <w:t>hydrology@kenaiwatershed.org</w:t>
              </w:r>
            </w:hyperlink>
            <w:r w:rsidR="008105D8">
              <w:rPr>
                <w:sz w:val="18"/>
              </w:rPr>
              <w:t xml:space="preserve"> </w:t>
            </w:r>
          </w:p>
        </w:tc>
      </w:tr>
      <w:tr w:rsidR="000E32CE" w14:paraId="288C3D16" w14:textId="77777777" w:rsidTr="008105D8">
        <w:trPr>
          <w:trHeight w:val="713"/>
        </w:trPr>
        <w:tc>
          <w:tcPr>
            <w:tcW w:w="2070" w:type="dxa"/>
            <w:tcBorders>
              <w:top w:val="single" w:sz="6" w:space="0" w:color="000000"/>
              <w:bottom w:val="single" w:sz="6" w:space="0" w:color="000000"/>
              <w:right w:val="single" w:sz="6" w:space="0" w:color="000000"/>
            </w:tcBorders>
          </w:tcPr>
          <w:p w14:paraId="02E8E99B" w14:textId="0A604F5C" w:rsidR="000E32CE" w:rsidRPr="00FC3010" w:rsidRDefault="00786EEE" w:rsidP="008105D8">
            <w:pPr>
              <w:pStyle w:val="TableParagraph"/>
              <w:spacing w:before="175"/>
              <w:ind w:left="97"/>
              <w:jc w:val="center"/>
              <w:rPr>
                <w:sz w:val="20"/>
                <w:szCs w:val="20"/>
              </w:rPr>
            </w:pPr>
            <w:commentRangeStart w:id="37"/>
            <w:ins w:id="38" w:author="Benjamin Meyer" w:date="2024-03-21T13:10:00Z">
              <w:r>
                <w:rPr>
                  <w:sz w:val="20"/>
                  <w:szCs w:val="20"/>
                </w:rPr>
                <w:t>Trenten Dodson</w:t>
              </w:r>
            </w:ins>
            <w:del w:id="39" w:author="Benjamin Meyer" w:date="2024-03-21T13:10:00Z">
              <w:r w:rsidR="000E32CE" w:rsidRPr="00FC3010" w:rsidDel="00786EEE">
                <w:rPr>
                  <w:sz w:val="20"/>
                  <w:szCs w:val="20"/>
                </w:rPr>
                <w:delText>Mitch Michaud</w:delText>
              </w:r>
            </w:del>
            <w:commentRangeEnd w:id="37"/>
            <w:r w:rsidR="000848DD">
              <w:rPr>
                <w:rStyle w:val="CommentReference"/>
              </w:rPr>
              <w:commentReference w:id="37"/>
            </w:r>
          </w:p>
        </w:tc>
        <w:tc>
          <w:tcPr>
            <w:tcW w:w="2340" w:type="dxa"/>
            <w:tcBorders>
              <w:top w:val="single" w:sz="6" w:space="0" w:color="000000"/>
              <w:left w:val="single" w:sz="6" w:space="0" w:color="000000"/>
              <w:bottom w:val="single" w:sz="6" w:space="0" w:color="000000"/>
              <w:right w:val="single" w:sz="6" w:space="0" w:color="000000"/>
            </w:tcBorders>
          </w:tcPr>
          <w:p w14:paraId="3C569F00" w14:textId="066E1226" w:rsidR="000E32CE" w:rsidRPr="00FC3010" w:rsidRDefault="000E32CE" w:rsidP="008105D8">
            <w:pPr>
              <w:pStyle w:val="TableParagraph"/>
              <w:spacing w:before="175"/>
              <w:ind w:left="122"/>
              <w:jc w:val="center"/>
              <w:rPr>
                <w:sz w:val="20"/>
                <w:szCs w:val="20"/>
              </w:rPr>
            </w:pPr>
            <w:r w:rsidRPr="00FC3010">
              <w:rPr>
                <w:sz w:val="20"/>
                <w:szCs w:val="20"/>
              </w:rPr>
              <w:t xml:space="preserve">     Executive </w:t>
            </w:r>
            <w:r w:rsidR="008201A7">
              <w:rPr>
                <w:sz w:val="20"/>
                <w:szCs w:val="20"/>
              </w:rPr>
              <w:t xml:space="preserve">               </w:t>
            </w:r>
            <w:r w:rsidRPr="00FC3010">
              <w:rPr>
                <w:sz w:val="20"/>
                <w:szCs w:val="20"/>
              </w:rPr>
              <w:t>Director</w:t>
            </w:r>
          </w:p>
        </w:tc>
        <w:tc>
          <w:tcPr>
            <w:tcW w:w="1710" w:type="dxa"/>
            <w:tcBorders>
              <w:top w:val="single" w:sz="6" w:space="0" w:color="000000"/>
              <w:left w:val="single" w:sz="6" w:space="0" w:color="000000"/>
              <w:bottom w:val="single" w:sz="6" w:space="0" w:color="000000"/>
              <w:right w:val="single" w:sz="6" w:space="0" w:color="000000"/>
            </w:tcBorders>
          </w:tcPr>
          <w:p w14:paraId="621E859D" w14:textId="77777777" w:rsidR="000E32CE" w:rsidRPr="00FC3010" w:rsidRDefault="000E32CE" w:rsidP="008105D8">
            <w:pPr>
              <w:pStyle w:val="TableParagraph"/>
              <w:spacing w:before="2"/>
              <w:jc w:val="center"/>
              <w:rPr>
                <w:sz w:val="20"/>
                <w:szCs w:val="20"/>
              </w:rPr>
            </w:pPr>
          </w:p>
          <w:p w14:paraId="47F8B4DF" w14:textId="77777777" w:rsidR="000E32CE" w:rsidRPr="00FC3010" w:rsidRDefault="000E32CE" w:rsidP="008105D8">
            <w:pPr>
              <w:pStyle w:val="TableParagraph"/>
              <w:ind w:left="122"/>
              <w:jc w:val="center"/>
              <w:rPr>
                <w:sz w:val="20"/>
                <w:szCs w:val="20"/>
              </w:rPr>
            </w:pPr>
            <w:r w:rsidRPr="00FC3010">
              <w:rPr>
                <w:sz w:val="20"/>
                <w:szCs w:val="20"/>
              </w:rPr>
              <w:t>KWF</w:t>
            </w:r>
          </w:p>
        </w:tc>
        <w:tc>
          <w:tcPr>
            <w:tcW w:w="3150" w:type="dxa"/>
            <w:tcBorders>
              <w:top w:val="single" w:sz="6" w:space="0" w:color="000000"/>
              <w:left w:val="single" w:sz="6" w:space="0" w:color="000000"/>
              <w:bottom w:val="single" w:sz="6" w:space="0" w:color="000000"/>
              <w:right w:val="thinThickMediumGap" w:sz="9" w:space="0" w:color="000000"/>
            </w:tcBorders>
          </w:tcPr>
          <w:p w14:paraId="448B2160" w14:textId="721FD72A" w:rsidR="000E32CE" w:rsidRDefault="000E32CE" w:rsidP="008105D8">
            <w:pPr>
              <w:pStyle w:val="TableParagraph"/>
              <w:spacing w:before="121"/>
              <w:ind w:left="121"/>
              <w:jc w:val="center"/>
              <w:rPr>
                <w:sz w:val="18"/>
              </w:rPr>
            </w:pPr>
            <w:r>
              <w:rPr>
                <w:sz w:val="18"/>
              </w:rPr>
              <w:t>(907) 260-5449 ext. 1206</w:t>
            </w:r>
            <w:r>
              <w:rPr>
                <w:sz w:val="18"/>
              </w:rPr>
              <w:br/>
            </w:r>
            <w:hyperlink r:id="rId17" w:history="1">
              <w:r w:rsidR="008105D8" w:rsidRPr="002A5560">
                <w:rPr>
                  <w:rStyle w:val="Hyperlink"/>
                  <w:sz w:val="18"/>
                </w:rPr>
                <w:t>executivedirector@kenaiwatershed.org</w:t>
              </w:r>
            </w:hyperlink>
            <w:r w:rsidR="008105D8">
              <w:rPr>
                <w:sz w:val="18"/>
              </w:rPr>
              <w:t xml:space="preserve"> </w:t>
            </w:r>
          </w:p>
        </w:tc>
      </w:tr>
      <w:tr w:rsidR="000E32CE" w14:paraId="54C3DF39" w14:textId="77777777" w:rsidTr="008105D8">
        <w:trPr>
          <w:trHeight w:val="714"/>
        </w:trPr>
        <w:tc>
          <w:tcPr>
            <w:tcW w:w="2070" w:type="dxa"/>
            <w:tcBorders>
              <w:top w:val="single" w:sz="6" w:space="0" w:color="000000"/>
              <w:bottom w:val="single" w:sz="6" w:space="0" w:color="000000"/>
              <w:right w:val="single" w:sz="6" w:space="0" w:color="000000"/>
            </w:tcBorders>
          </w:tcPr>
          <w:p w14:paraId="56657CED" w14:textId="77777777" w:rsidR="000E32CE" w:rsidRPr="00FC3010" w:rsidRDefault="000E32CE" w:rsidP="008105D8">
            <w:pPr>
              <w:pStyle w:val="TableParagraph"/>
              <w:spacing w:before="3"/>
              <w:jc w:val="center"/>
              <w:rPr>
                <w:sz w:val="20"/>
                <w:szCs w:val="20"/>
              </w:rPr>
            </w:pPr>
          </w:p>
          <w:p w14:paraId="0E76806B" w14:textId="77777777" w:rsidR="000E32CE" w:rsidRPr="00FC3010" w:rsidRDefault="000E32CE" w:rsidP="008105D8">
            <w:pPr>
              <w:pStyle w:val="TableParagraph"/>
              <w:ind w:left="97"/>
              <w:jc w:val="center"/>
              <w:rPr>
                <w:sz w:val="20"/>
                <w:szCs w:val="20"/>
              </w:rPr>
            </w:pPr>
            <w:r w:rsidRPr="00FC3010">
              <w:rPr>
                <w:sz w:val="20"/>
                <w:szCs w:val="20"/>
              </w:rPr>
              <w:t>Sue Mauger</w:t>
            </w:r>
          </w:p>
        </w:tc>
        <w:tc>
          <w:tcPr>
            <w:tcW w:w="2340" w:type="dxa"/>
            <w:tcBorders>
              <w:top w:val="single" w:sz="6" w:space="0" w:color="000000"/>
              <w:left w:val="single" w:sz="6" w:space="0" w:color="000000"/>
              <w:bottom w:val="single" w:sz="6" w:space="0" w:color="000000"/>
              <w:right w:val="single" w:sz="6" w:space="0" w:color="000000"/>
            </w:tcBorders>
          </w:tcPr>
          <w:p w14:paraId="7329470F" w14:textId="77777777" w:rsidR="000E32CE" w:rsidRPr="00FC3010" w:rsidRDefault="000E32CE" w:rsidP="008105D8">
            <w:pPr>
              <w:pStyle w:val="TableParagraph"/>
              <w:spacing w:before="3"/>
              <w:jc w:val="center"/>
              <w:rPr>
                <w:sz w:val="20"/>
                <w:szCs w:val="20"/>
              </w:rPr>
            </w:pPr>
          </w:p>
          <w:p w14:paraId="11980183" w14:textId="4EF0F79B" w:rsidR="000E32CE" w:rsidRPr="00FC3010" w:rsidRDefault="000E32CE" w:rsidP="008105D8">
            <w:pPr>
              <w:pStyle w:val="TableParagraph"/>
              <w:rPr>
                <w:sz w:val="20"/>
                <w:szCs w:val="20"/>
              </w:rPr>
            </w:pPr>
            <w:r w:rsidRPr="00FC3010">
              <w:rPr>
                <w:sz w:val="20"/>
                <w:szCs w:val="20"/>
              </w:rPr>
              <w:t xml:space="preserve">            Science Director</w:t>
            </w:r>
          </w:p>
        </w:tc>
        <w:tc>
          <w:tcPr>
            <w:tcW w:w="1710" w:type="dxa"/>
            <w:tcBorders>
              <w:top w:val="single" w:sz="6" w:space="0" w:color="000000"/>
              <w:left w:val="single" w:sz="6" w:space="0" w:color="000000"/>
              <w:bottom w:val="single" w:sz="6" w:space="0" w:color="000000"/>
              <w:right w:val="single" w:sz="6" w:space="0" w:color="000000"/>
            </w:tcBorders>
          </w:tcPr>
          <w:p w14:paraId="0F7ECA32" w14:textId="30CDFB36" w:rsidR="000E32CE" w:rsidRPr="00FC3010" w:rsidRDefault="000E32CE" w:rsidP="008105D8">
            <w:pPr>
              <w:pStyle w:val="TableParagraph"/>
              <w:spacing w:before="176"/>
              <w:ind w:left="122"/>
              <w:jc w:val="center"/>
              <w:rPr>
                <w:sz w:val="20"/>
                <w:szCs w:val="20"/>
              </w:rPr>
            </w:pPr>
            <w:r w:rsidRPr="00FC3010">
              <w:rPr>
                <w:sz w:val="20"/>
                <w:szCs w:val="20"/>
              </w:rPr>
              <w:t>Cook     Inletkeeper</w:t>
            </w:r>
          </w:p>
        </w:tc>
        <w:tc>
          <w:tcPr>
            <w:tcW w:w="3150" w:type="dxa"/>
            <w:tcBorders>
              <w:top w:val="single" w:sz="6" w:space="0" w:color="000000"/>
              <w:left w:val="single" w:sz="6" w:space="0" w:color="000000"/>
              <w:bottom w:val="single" w:sz="6" w:space="0" w:color="000000"/>
              <w:right w:val="thinThickMediumGap" w:sz="9" w:space="0" w:color="000000"/>
            </w:tcBorders>
          </w:tcPr>
          <w:p w14:paraId="0E1F9E35" w14:textId="77777777" w:rsidR="000E32CE" w:rsidRDefault="000E32CE" w:rsidP="008105D8">
            <w:pPr>
              <w:pStyle w:val="TableParagraph"/>
              <w:spacing w:before="116"/>
              <w:ind w:left="121"/>
              <w:jc w:val="center"/>
              <w:rPr>
                <w:sz w:val="18"/>
              </w:rPr>
            </w:pPr>
            <w:r>
              <w:rPr>
                <w:sz w:val="18"/>
              </w:rPr>
              <w:t>(907) 235-4068 ext. 24</w:t>
            </w:r>
          </w:p>
          <w:p w14:paraId="6E051A03" w14:textId="1D990A1C" w:rsidR="000E32CE" w:rsidRDefault="000E32CE" w:rsidP="008105D8">
            <w:pPr>
              <w:pStyle w:val="TableParagraph"/>
              <w:spacing w:before="119"/>
              <w:ind w:left="121"/>
              <w:jc w:val="center"/>
              <w:rPr>
                <w:sz w:val="18"/>
              </w:rPr>
            </w:pPr>
            <w:r>
              <w:rPr>
                <w:color w:val="0000FF"/>
                <w:sz w:val="18"/>
                <w:u w:val="single" w:color="0000FF"/>
              </w:rPr>
              <w:t>sue@cookinletkeeper.org</w:t>
            </w:r>
          </w:p>
        </w:tc>
      </w:tr>
      <w:tr w:rsidR="000E32CE" w14:paraId="2DC89088" w14:textId="77777777" w:rsidTr="008105D8">
        <w:trPr>
          <w:trHeight w:val="1215"/>
        </w:trPr>
        <w:tc>
          <w:tcPr>
            <w:tcW w:w="2070" w:type="dxa"/>
            <w:tcBorders>
              <w:top w:val="single" w:sz="6" w:space="0" w:color="000000"/>
              <w:bottom w:val="single" w:sz="6" w:space="0" w:color="000000"/>
              <w:right w:val="single" w:sz="6" w:space="0" w:color="000000"/>
            </w:tcBorders>
          </w:tcPr>
          <w:p w14:paraId="3FA6563C" w14:textId="77777777" w:rsidR="000E32CE" w:rsidRPr="00FC3010" w:rsidRDefault="000E32CE" w:rsidP="008105D8">
            <w:pPr>
              <w:pStyle w:val="TableParagraph"/>
              <w:jc w:val="center"/>
              <w:rPr>
                <w:sz w:val="20"/>
                <w:szCs w:val="20"/>
              </w:rPr>
            </w:pPr>
          </w:p>
          <w:p w14:paraId="6B471CE7" w14:textId="77777777" w:rsidR="000E32CE" w:rsidRPr="00FC3010" w:rsidRDefault="000E32CE" w:rsidP="008105D8">
            <w:pPr>
              <w:pStyle w:val="TableParagraph"/>
              <w:spacing w:before="11"/>
              <w:jc w:val="center"/>
              <w:rPr>
                <w:sz w:val="20"/>
                <w:szCs w:val="20"/>
              </w:rPr>
            </w:pPr>
          </w:p>
          <w:p w14:paraId="222CB358" w14:textId="77777777" w:rsidR="000E32CE" w:rsidRPr="00FC3010" w:rsidRDefault="000E32CE" w:rsidP="008105D8">
            <w:pPr>
              <w:pStyle w:val="TableParagraph"/>
              <w:ind w:left="97"/>
              <w:jc w:val="center"/>
              <w:rPr>
                <w:sz w:val="20"/>
                <w:szCs w:val="20"/>
              </w:rPr>
            </w:pPr>
            <w:r w:rsidRPr="00FC3010">
              <w:rPr>
                <w:sz w:val="20"/>
                <w:szCs w:val="20"/>
              </w:rPr>
              <w:t>Justin Nelson</w:t>
            </w:r>
          </w:p>
        </w:tc>
        <w:tc>
          <w:tcPr>
            <w:tcW w:w="2340" w:type="dxa"/>
            <w:tcBorders>
              <w:top w:val="single" w:sz="6" w:space="0" w:color="000000"/>
              <w:left w:val="single" w:sz="6" w:space="0" w:color="000000"/>
              <w:bottom w:val="single" w:sz="6" w:space="0" w:color="000000"/>
              <w:right w:val="single" w:sz="6" w:space="0" w:color="000000"/>
            </w:tcBorders>
          </w:tcPr>
          <w:p w14:paraId="27E90053" w14:textId="77777777" w:rsidR="000E32CE" w:rsidRPr="00FC3010" w:rsidRDefault="000E32CE" w:rsidP="008105D8">
            <w:pPr>
              <w:pStyle w:val="TableParagraph"/>
              <w:jc w:val="center"/>
              <w:rPr>
                <w:sz w:val="20"/>
                <w:szCs w:val="20"/>
              </w:rPr>
            </w:pPr>
          </w:p>
          <w:p w14:paraId="30BE4353" w14:textId="77777777" w:rsidR="000E32CE" w:rsidRPr="00FC3010" w:rsidRDefault="000E32CE" w:rsidP="008105D8">
            <w:pPr>
              <w:pStyle w:val="TableParagraph"/>
              <w:jc w:val="center"/>
              <w:rPr>
                <w:sz w:val="20"/>
                <w:szCs w:val="20"/>
              </w:rPr>
            </w:pPr>
          </w:p>
          <w:p w14:paraId="0E299275" w14:textId="77777777" w:rsidR="000E32CE" w:rsidRPr="00FC3010" w:rsidRDefault="000E32CE" w:rsidP="008105D8">
            <w:pPr>
              <w:pStyle w:val="TableParagraph"/>
              <w:ind w:left="122"/>
              <w:jc w:val="center"/>
              <w:rPr>
                <w:sz w:val="20"/>
                <w:szCs w:val="20"/>
              </w:rPr>
            </w:pPr>
            <w:r w:rsidRPr="00FC3010">
              <w:rPr>
                <w:sz w:val="20"/>
                <w:szCs w:val="20"/>
              </w:rPr>
              <w:t>Client Service Manager</w:t>
            </w:r>
          </w:p>
        </w:tc>
        <w:tc>
          <w:tcPr>
            <w:tcW w:w="1710" w:type="dxa"/>
            <w:tcBorders>
              <w:top w:val="single" w:sz="6" w:space="0" w:color="000000"/>
              <w:left w:val="single" w:sz="6" w:space="0" w:color="000000"/>
              <w:bottom w:val="single" w:sz="6" w:space="0" w:color="000000"/>
              <w:right w:val="single" w:sz="6" w:space="0" w:color="000000"/>
            </w:tcBorders>
          </w:tcPr>
          <w:p w14:paraId="6BE45B08" w14:textId="77777777" w:rsidR="000E32CE" w:rsidRPr="00FC3010" w:rsidRDefault="000E32CE" w:rsidP="008105D8">
            <w:pPr>
              <w:pStyle w:val="TableParagraph"/>
              <w:spacing w:before="115"/>
              <w:ind w:left="122"/>
              <w:jc w:val="center"/>
              <w:rPr>
                <w:sz w:val="20"/>
                <w:szCs w:val="20"/>
              </w:rPr>
            </w:pPr>
            <w:r w:rsidRPr="00FC3010">
              <w:rPr>
                <w:sz w:val="20"/>
                <w:szCs w:val="20"/>
              </w:rPr>
              <w:t>SGS</w:t>
            </w:r>
          </w:p>
          <w:p w14:paraId="32853B84" w14:textId="376BE0B4" w:rsidR="000E32CE" w:rsidRPr="00FC3010" w:rsidRDefault="000E32CE" w:rsidP="008105D8">
            <w:pPr>
              <w:pStyle w:val="TableParagraph"/>
              <w:ind w:left="122"/>
              <w:jc w:val="center"/>
              <w:rPr>
                <w:sz w:val="20"/>
                <w:szCs w:val="20"/>
              </w:rPr>
            </w:pPr>
            <w:r w:rsidRPr="00FC3010">
              <w:rPr>
                <w:sz w:val="20"/>
                <w:szCs w:val="20"/>
              </w:rPr>
              <w:t>Environmental Laboratory Services</w:t>
            </w:r>
          </w:p>
        </w:tc>
        <w:tc>
          <w:tcPr>
            <w:tcW w:w="3150" w:type="dxa"/>
            <w:tcBorders>
              <w:top w:val="single" w:sz="6" w:space="0" w:color="000000"/>
              <w:left w:val="single" w:sz="6" w:space="0" w:color="000000"/>
              <w:bottom w:val="single" w:sz="6" w:space="0" w:color="000000"/>
              <w:right w:val="thinThickMediumGap" w:sz="9" w:space="0" w:color="000000"/>
            </w:tcBorders>
          </w:tcPr>
          <w:p w14:paraId="3C49094D" w14:textId="77777777" w:rsidR="000E32CE" w:rsidRDefault="000E32CE" w:rsidP="008105D8">
            <w:pPr>
              <w:pStyle w:val="TableParagraph"/>
              <w:spacing w:before="5"/>
              <w:jc w:val="center"/>
              <w:rPr>
                <w:sz w:val="25"/>
              </w:rPr>
            </w:pPr>
          </w:p>
          <w:p w14:paraId="58F69A59" w14:textId="77777777" w:rsidR="000E32CE" w:rsidRDefault="000E32CE" w:rsidP="008105D8">
            <w:pPr>
              <w:pStyle w:val="TableParagraph"/>
              <w:ind w:left="121"/>
              <w:jc w:val="center"/>
              <w:rPr>
                <w:sz w:val="18"/>
              </w:rPr>
            </w:pPr>
            <w:r>
              <w:rPr>
                <w:sz w:val="18"/>
              </w:rPr>
              <w:t>(800) 873-8707</w:t>
            </w:r>
          </w:p>
          <w:p w14:paraId="078C3E33" w14:textId="77777777" w:rsidR="000E32CE" w:rsidRDefault="000E32CE" w:rsidP="008105D8">
            <w:pPr>
              <w:pStyle w:val="TableParagraph"/>
              <w:jc w:val="center"/>
              <w:rPr>
                <w:sz w:val="18"/>
              </w:rPr>
            </w:pPr>
          </w:p>
          <w:p w14:paraId="2A3AD34A" w14:textId="202DF325" w:rsidR="000E32CE" w:rsidRDefault="00F733BA" w:rsidP="008105D8">
            <w:pPr>
              <w:pStyle w:val="TableParagraph"/>
              <w:ind w:left="121"/>
              <w:jc w:val="center"/>
              <w:rPr>
                <w:sz w:val="18"/>
              </w:rPr>
            </w:pPr>
            <w:hyperlink r:id="rId18" w:history="1">
              <w:r w:rsidR="008105D8" w:rsidRPr="002A5560">
                <w:rPr>
                  <w:rStyle w:val="Hyperlink"/>
                  <w:sz w:val="18"/>
                </w:rPr>
                <w:t>justin.nelson@sgs.com</w:t>
              </w:r>
            </w:hyperlink>
            <w:r w:rsidR="008105D8">
              <w:rPr>
                <w:sz w:val="18"/>
              </w:rPr>
              <w:t xml:space="preserve"> </w:t>
            </w:r>
            <w:r w:rsidR="000E32CE">
              <w:rPr>
                <w:sz w:val="18"/>
              </w:rPr>
              <w:t xml:space="preserve"> </w:t>
            </w:r>
          </w:p>
        </w:tc>
      </w:tr>
      <w:tr w:rsidR="000E32CE" w14:paraId="5C613DBE" w14:textId="77777777" w:rsidTr="008105D8">
        <w:trPr>
          <w:trHeight w:val="813"/>
        </w:trPr>
        <w:tc>
          <w:tcPr>
            <w:tcW w:w="2070" w:type="dxa"/>
            <w:tcBorders>
              <w:top w:val="single" w:sz="6" w:space="0" w:color="000000"/>
              <w:bottom w:val="single" w:sz="6" w:space="0" w:color="000000"/>
              <w:right w:val="single" w:sz="6" w:space="0" w:color="000000"/>
            </w:tcBorders>
          </w:tcPr>
          <w:p w14:paraId="2BEA6CD8" w14:textId="27CB15BA" w:rsidR="000E32CE" w:rsidRPr="00FC3010" w:rsidRDefault="00786EEE" w:rsidP="008105D8">
            <w:pPr>
              <w:pStyle w:val="TableParagraph"/>
              <w:jc w:val="center"/>
              <w:rPr>
                <w:sz w:val="20"/>
                <w:szCs w:val="20"/>
              </w:rPr>
            </w:pPr>
            <w:ins w:id="40" w:author="Benjamin Meyer" w:date="2024-03-21T13:10:00Z">
              <w:r>
                <w:rPr>
                  <w:sz w:val="20"/>
                  <w:szCs w:val="20"/>
                </w:rPr>
                <w:t>Alana Shaw</w:t>
              </w:r>
            </w:ins>
            <w:del w:id="41" w:author="Benjamin Meyer" w:date="2024-03-21T13:10:00Z">
              <w:r w:rsidR="000E32CE" w:rsidRPr="00FC3010" w:rsidDel="00786EEE">
                <w:rPr>
                  <w:sz w:val="20"/>
                  <w:szCs w:val="20"/>
                </w:rPr>
                <w:delText>Moses Jordan</w:delText>
              </w:r>
            </w:del>
          </w:p>
        </w:tc>
        <w:tc>
          <w:tcPr>
            <w:tcW w:w="2340" w:type="dxa"/>
            <w:tcBorders>
              <w:top w:val="single" w:sz="6" w:space="0" w:color="000000"/>
              <w:left w:val="single" w:sz="6" w:space="0" w:color="000000"/>
              <w:bottom w:val="single" w:sz="6" w:space="0" w:color="000000"/>
              <w:right w:val="single" w:sz="6" w:space="0" w:color="000000"/>
            </w:tcBorders>
          </w:tcPr>
          <w:p w14:paraId="5B5E6B04" w14:textId="77777777" w:rsidR="000E32CE" w:rsidRPr="00FC3010" w:rsidRDefault="000E32CE" w:rsidP="008105D8">
            <w:pPr>
              <w:pStyle w:val="TableParagraph"/>
              <w:jc w:val="center"/>
              <w:rPr>
                <w:sz w:val="20"/>
                <w:szCs w:val="20"/>
              </w:rPr>
            </w:pPr>
            <w:r w:rsidRPr="00FC3010">
              <w:rPr>
                <w:sz w:val="20"/>
                <w:szCs w:val="20"/>
              </w:rPr>
              <w:t>Environmental Program Manager</w:t>
            </w:r>
          </w:p>
        </w:tc>
        <w:tc>
          <w:tcPr>
            <w:tcW w:w="1710" w:type="dxa"/>
            <w:tcBorders>
              <w:top w:val="single" w:sz="6" w:space="0" w:color="000000"/>
              <w:left w:val="single" w:sz="6" w:space="0" w:color="000000"/>
              <w:bottom w:val="single" w:sz="6" w:space="0" w:color="000000"/>
              <w:right w:val="single" w:sz="6" w:space="0" w:color="000000"/>
            </w:tcBorders>
          </w:tcPr>
          <w:p w14:paraId="503C5C68" w14:textId="537E0348" w:rsidR="000E32CE" w:rsidRPr="00FC3010" w:rsidRDefault="000E32CE" w:rsidP="008105D8">
            <w:pPr>
              <w:pStyle w:val="TableParagraph"/>
              <w:spacing w:before="115"/>
              <w:ind w:left="122"/>
              <w:jc w:val="center"/>
              <w:rPr>
                <w:sz w:val="20"/>
                <w:szCs w:val="20"/>
              </w:rPr>
            </w:pPr>
            <w:r w:rsidRPr="00FC3010">
              <w:rPr>
                <w:sz w:val="20"/>
                <w:szCs w:val="20"/>
              </w:rPr>
              <w:t>Kenaitze</w:t>
            </w:r>
          </w:p>
          <w:p w14:paraId="36B1E776" w14:textId="77777777" w:rsidR="000E32CE" w:rsidRPr="00FC3010" w:rsidRDefault="000E32CE" w:rsidP="008105D8">
            <w:pPr>
              <w:pStyle w:val="TableParagraph"/>
              <w:spacing w:before="115"/>
              <w:ind w:left="122"/>
              <w:jc w:val="center"/>
              <w:rPr>
                <w:sz w:val="20"/>
                <w:szCs w:val="20"/>
              </w:rPr>
            </w:pPr>
            <w:r w:rsidRPr="00FC3010">
              <w:rPr>
                <w:sz w:val="20"/>
                <w:szCs w:val="20"/>
              </w:rPr>
              <w:t>Indian Tribe</w:t>
            </w:r>
          </w:p>
        </w:tc>
        <w:tc>
          <w:tcPr>
            <w:tcW w:w="3150" w:type="dxa"/>
            <w:tcBorders>
              <w:top w:val="single" w:sz="6" w:space="0" w:color="000000"/>
              <w:left w:val="single" w:sz="6" w:space="0" w:color="000000"/>
              <w:bottom w:val="single" w:sz="6" w:space="0" w:color="000000"/>
              <w:right w:val="thinThickMediumGap" w:sz="9" w:space="0" w:color="000000"/>
            </w:tcBorders>
          </w:tcPr>
          <w:p w14:paraId="62096000" w14:textId="77777777" w:rsidR="000E32CE" w:rsidRDefault="000E32CE" w:rsidP="008105D8">
            <w:pPr>
              <w:pStyle w:val="TableParagraph"/>
              <w:spacing w:before="116"/>
              <w:ind w:left="121"/>
              <w:jc w:val="center"/>
              <w:rPr>
                <w:sz w:val="18"/>
              </w:rPr>
            </w:pPr>
            <w:r>
              <w:rPr>
                <w:sz w:val="18"/>
              </w:rPr>
              <w:t>(907) 545-1444</w:t>
            </w:r>
          </w:p>
          <w:p w14:paraId="1CB4BA71" w14:textId="77777777" w:rsidR="000E32CE" w:rsidRDefault="000E32CE" w:rsidP="008105D8">
            <w:pPr>
              <w:pStyle w:val="TableParagraph"/>
              <w:spacing w:before="5"/>
              <w:jc w:val="center"/>
              <w:rPr>
                <w:sz w:val="25"/>
              </w:rPr>
            </w:pPr>
            <w:r>
              <w:rPr>
                <w:color w:val="0000FF"/>
                <w:sz w:val="18"/>
                <w:u w:val="single" w:color="0000FF"/>
              </w:rPr>
              <w:t>mjordan@kenaitze.org</w:t>
            </w:r>
          </w:p>
        </w:tc>
      </w:tr>
      <w:tr w:rsidR="008201A7" w14:paraId="2C91DBA5" w14:textId="77777777" w:rsidTr="008105D8">
        <w:trPr>
          <w:trHeight w:val="795"/>
        </w:trPr>
        <w:tc>
          <w:tcPr>
            <w:tcW w:w="2070" w:type="dxa"/>
            <w:tcBorders>
              <w:top w:val="single" w:sz="6" w:space="0" w:color="000000"/>
              <w:bottom w:val="single" w:sz="6" w:space="0" w:color="000000"/>
              <w:right w:val="single" w:sz="6" w:space="0" w:color="000000"/>
            </w:tcBorders>
          </w:tcPr>
          <w:p w14:paraId="14714CB8" w14:textId="1C3C8D83" w:rsidR="008201A7" w:rsidRPr="00FC3010" w:rsidRDefault="008201A7" w:rsidP="008105D8">
            <w:pPr>
              <w:pStyle w:val="TableParagraph"/>
              <w:jc w:val="center"/>
              <w:rPr>
                <w:sz w:val="20"/>
                <w:szCs w:val="20"/>
              </w:rPr>
            </w:pPr>
            <w:r>
              <w:rPr>
                <w:sz w:val="20"/>
                <w:szCs w:val="20"/>
              </w:rPr>
              <w:t>Chelsea Hendricks</w:t>
            </w:r>
          </w:p>
        </w:tc>
        <w:tc>
          <w:tcPr>
            <w:tcW w:w="2340" w:type="dxa"/>
            <w:tcBorders>
              <w:top w:val="single" w:sz="6" w:space="0" w:color="000000"/>
              <w:left w:val="single" w:sz="6" w:space="0" w:color="000000"/>
              <w:bottom w:val="single" w:sz="6" w:space="0" w:color="000000"/>
              <w:right w:val="single" w:sz="6" w:space="0" w:color="000000"/>
            </w:tcBorders>
          </w:tcPr>
          <w:p w14:paraId="5998DE0C" w14:textId="48A89F3C" w:rsidR="008201A7" w:rsidRPr="00FC3010" w:rsidRDefault="008201A7" w:rsidP="008105D8">
            <w:pPr>
              <w:pStyle w:val="TableParagraph"/>
              <w:jc w:val="center"/>
              <w:rPr>
                <w:sz w:val="20"/>
                <w:szCs w:val="20"/>
              </w:rPr>
            </w:pPr>
            <w:r>
              <w:rPr>
                <w:sz w:val="20"/>
                <w:szCs w:val="20"/>
              </w:rPr>
              <w:t>Tribal Programs Director</w:t>
            </w:r>
          </w:p>
        </w:tc>
        <w:tc>
          <w:tcPr>
            <w:tcW w:w="1710" w:type="dxa"/>
            <w:tcBorders>
              <w:top w:val="single" w:sz="6" w:space="0" w:color="000000"/>
              <w:left w:val="single" w:sz="6" w:space="0" w:color="000000"/>
              <w:bottom w:val="single" w:sz="6" w:space="0" w:color="000000"/>
              <w:right w:val="single" w:sz="6" w:space="0" w:color="000000"/>
            </w:tcBorders>
          </w:tcPr>
          <w:p w14:paraId="058A7240" w14:textId="77777777" w:rsidR="008201A7" w:rsidRPr="00FC3010" w:rsidRDefault="008201A7" w:rsidP="008105D8">
            <w:pPr>
              <w:pStyle w:val="TableParagraph"/>
              <w:spacing w:before="115"/>
              <w:ind w:left="122"/>
              <w:jc w:val="center"/>
              <w:rPr>
                <w:sz w:val="20"/>
                <w:szCs w:val="20"/>
              </w:rPr>
            </w:pPr>
            <w:r w:rsidRPr="00FC3010">
              <w:rPr>
                <w:sz w:val="20"/>
                <w:szCs w:val="20"/>
              </w:rPr>
              <w:t>Kenaitze</w:t>
            </w:r>
          </w:p>
          <w:p w14:paraId="588B5CD5" w14:textId="2B4DC27A" w:rsidR="008201A7" w:rsidRPr="00FC3010" w:rsidRDefault="008201A7" w:rsidP="008105D8">
            <w:pPr>
              <w:pStyle w:val="TableParagraph"/>
              <w:spacing w:before="115"/>
              <w:ind w:left="122"/>
              <w:jc w:val="center"/>
              <w:rPr>
                <w:sz w:val="20"/>
                <w:szCs w:val="20"/>
              </w:rPr>
            </w:pPr>
            <w:r w:rsidRPr="00FC3010">
              <w:rPr>
                <w:sz w:val="20"/>
                <w:szCs w:val="20"/>
              </w:rPr>
              <w:t>Indian Tribe</w:t>
            </w:r>
          </w:p>
        </w:tc>
        <w:tc>
          <w:tcPr>
            <w:tcW w:w="3150" w:type="dxa"/>
            <w:tcBorders>
              <w:top w:val="single" w:sz="6" w:space="0" w:color="000000"/>
              <w:left w:val="single" w:sz="6" w:space="0" w:color="000000"/>
              <w:bottom w:val="single" w:sz="6" w:space="0" w:color="000000"/>
              <w:right w:val="thinThickMediumGap" w:sz="9" w:space="0" w:color="000000"/>
            </w:tcBorders>
          </w:tcPr>
          <w:p w14:paraId="612A8D82" w14:textId="273B48AD" w:rsidR="008201A7" w:rsidRDefault="008201A7" w:rsidP="008105D8">
            <w:pPr>
              <w:pStyle w:val="TableParagraph"/>
              <w:spacing w:before="116"/>
              <w:ind w:left="121"/>
              <w:jc w:val="center"/>
              <w:rPr>
                <w:sz w:val="18"/>
              </w:rPr>
            </w:pPr>
            <w:r>
              <w:rPr>
                <w:sz w:val="18"/>
              </w:rPr>
              <w:t xml:space="preserve">(907) </w:t>
            </w:r>
            <w:r w:rsidRPr="008201A7">
              <w:rPr>
                <w:sz w:val="18"/>
              </w:rPr>
              <w:t>335-7281</w:t>
            </w:r>
          </w:p>
          <w:p w14:paraId="7575357C" w14:textId="18D4AC82" w:rsidR="008201A7" w:rsidRDefault="008201A7" w:rsidP="008105D8">
            <w:pPr>
              <w:pStyle w:val="TableParagraph"/>
              <w:spacing w:before="116"/>
              <w:ind w:left="121"/>
              <w:jc w:val="center"/>
              <w:rPr>
                <w:sz w:val="18"/>
              </w:rPr>
            </w:pPr>
            <w:r>
              <w:rPr>
                <w:color w:val="0000FF"/>
                <w:sz w:val="18"/>
                <w:u w:val="single" w:color="0000FF"/>
              </w:rPr>
              <w:t>ch</w:t>
            </w:r>
            <w:r w:rsidRPr="008201A7">
              <w:rPr>
                <w:color w:val="0000FF"/>
                <w:sz w:val="18"/>
                <w:u w:val="single" w:color="0000FF"/>
              </w:rPr>
              <w:t>endriks@kenaitze.org</w:t>
            </w:r>
          </w:p>
        </w:tc>
      </w:tr>
      <w:tr w:rsidR="008201A7" w14:paraId="0D3DF134" w14:textId="77777777" w:rsidTr="008105D8">
        <w:trPr>
          <w:trHeight w:val="705"/>
        </w:trPr>
        <w:tc>
          <w:tcPr>
            <w:tcW w:w="2070" w:type="dxa"/>
            <w:tcBorders>
              <w:top w:val="single" w:sz="6" w:space="0" w:color="000000"/>
              <w:bottom w:val="single" w:sz="6" w:space="0" w:color="000000"/>
              <w:right w:val="single" w:sz="6" w:space="0" w:color="000000"/>
            </w:tcBorders>
          </w:tcPr>
          <w:p w14:paraId="1C547652" w14:textId="625AD4A9" w:rsidR="008201A7" w:rsidRPr="00FC3010" w:rsidRDefault="008201A7" w:rsidP="008105D8">
            <w:pPr>
              <w:pStyle w:val="TableParagraph"/>
              <w:jc w:val="center"/>
              <w:rPr>
                <w:sz w:val="20"/>
                <w:szCs w:val="20"/>
              </w:rPr>
            </w:pPr>
            <w:commentRangeStart w:id="42"/>
            <w:del w:id="43" w:author="Benjamin Meyer" w:date="2024-03-21T13:11:00Z">
              <w:r w:rsidDel="00786EEE">
                <w:rPr>
                  <w:sz w:val="20"/>
                  <w:szCs w:val="20"/>
                </w:rPr>
                <w:delText>Yvonne Weber</w:delText>
              </w:r>
            </w:del>
            <w:commentRangeEnd w:id="42"/>
            <w:r w:rsidR="00786EEE">
              <w:rPr>
                <w:rStyle w:val="CommentReference"/>
              </w:rPr>
              <w:commentReference w:id="42"/>
            </w:r>
          </w:p>
        </w:tc>
        <w:tc>
          <w:tcPr>
            <w:tcW w:w="2340" w:type="dxa"/>
            <w:tcBorders>
              <w:top w:val="single" w:sz="6" w:space="0" w:color="000000"/>
              <w:left w:val="single" w:sz="6" w:space="0" w:color="000000"/>
              <w:bottom w:val="single" w:sz="6" w:space="0" w:color="000000"/>
              <w:right w:val="single" w:sz="6" w:space="0" w:color="000000"/>
            </w:tcBorders>
          </w:tcPr>
          <w:p w14:paraId="6F4BE620" w14:textId="60ACDB02" w:rsidR="008201A7" w:rsidRPr="00FC3010" w:rsidRDefault="008201A7" w:rsidP="008105D8">
            <w:pPr>
              <w:pStyle w:val="TableParagraph"/>
              <w:jc w:val="center"/>
              <w:rPr>
                <w:sz w:val="20"/>
                <w:szCs w:val="20"/>
              </w:rPr>
            </w:pPr>
            <w:del w:id="44" w:author="Benjamin Meyer" w:date="2024-03-21T13:11:00Z">
              <w:r w:rsidDel="00786EEE">
                <w:rPr>
                  <w:sz w:val="20"/>
                  <w:szCs w:val="20"/>
                </w:rPr>
                <w:delText>Environmental Director</w:delText>
              </w:r>
            </w:del>
          </w:p>
        </w:tc>
        <w:tc>
          <w:tcPr>
            <w:tcW w:w="1710" w:type="dxa"/>
            <w:tcBorders>
              <w:top w:val="single" w:sz="6" w:space="0" w:color="000000"/>
              <w:left w:val="single" w:sz="6" w:space="0" w:color="000000"/>
              <w:bottom w:val="single" w:sz="6" w:space="0" w:color="000000"/>
              <w:right w:val="single" w:sz="6" w:space="0" w:color="000000"/>
            </w:tcBorders>
          </w:tcPr>
          <w:p w14:paraId="4DC85E9F" w14:textId="34C76650" w:rsidR="008201A7" w:rsidRPr="00FC3010" w:rsidRDefault="008201A7" w:rsidP="008105D8">
            <w:pPr>
              <w:pStyle w:val="TableParagraph"/>
              <w:spacing w:before="115"/>
              <w:ind w:left="122"/>
              <w:jc w:val="center"/>
              <w:rPr>
                <w:sz w:val="20"/>
                <w:szCs w:val="20"/>
              </w:rPr>
            </w:pPr>
            <w:del w:id="45" w:author="Benjamin Meyer" w:date="2024-03-21T13:11:00Z">
              <w:r w:rsidRPr="00FC3010" w:rsidDel="00786EEE">
                <w:rPr>
                  <w:sz w:val="20"/>
                  <w:szCs w:val="20"/>
                </w:rPr>
                <w:delText>Salamatof Tribe</w:delText>
              </w:r>
            </w:del>
          </w:p>
        </w:tc>
        <w:tc>
          <w:tcPr>
            <w:tcW w:w="3150" w:type="dxa"/>
            <w:tcBorders>
              <w:top w:val="single" w:sz="6" w:space="0" w:color="000000"/>
              <w:left w:val="single" w:sz="6" w:space="0" w:color="000000"/>
              <w:bottom w:val="single" w:sz="6" w:space="0" w:color="000000"/>
              <w:right w:val="thinThickMediumGap" w:sz="9" w:space="0" w:color="000000"/>
            </w:tcBorders>
          </w:tcPr>
          <w:p w14:paraId="2454151C" w14:textId="01E8AB2F" w:rsidR="008201A7" w:rsidDel="00786EEE" w:rsidRDefault="008201A7" w:rsidP="008105D8">
            <w:pPr>
              <w:pStyle w:val="TableParagraph"/>
              <w:spacing w:before="5"/>
              <w:jc w:val="center"/>
              <w:rPr>
                <w:del w:id="46" w:author="Benjamin Meyer" w:date="2024-03-21T13:11:00Z"/>
                <w:sz w:val="18"/>
                <w:szCs w:val="18"/>
              </w:rPr>
            </w:pPr>
            <w:del w:id="47" w:author="Benjamin Meyer" w:date="2024-03-21T13:11:00Z">
              <w:r w:rsidRPr="009F72AC" w:rsidDel="00786EEE">
                <w:rPr>
                  <w:sz w:val="18"/>
                  <w:szCs w:val="18"/>
                </w:rPr>
                <w:delText>(907)</w:delText>
              </w:r>
              <w:r w:rsidDel="00786EEE">
                <w:rPr>
                  <w:sz w:val="18"/>
                  <w:szCs w:val="18"/>
                </w:rPr>
                <w:delText xml:space="preserve"> 283-2700</w:delText>
              </w:r>
            </w:del>
          </w:p>
          <w:p w14:paraId="1AE2E37D" w14:textId="6D0D5D76" w:rsidR="008201A7" w:rsidRPr="009F72AC" w:rsidRDefault="00744DF7" w:rsidP="008105D8">
            <w:pPr>
              <w:pStyle w:val="TableParagraph"/>
              <w:spacing w:before="5"/>
              <w:jc w:val="center"/>
              <w:rPr>
                <w:sz w:val="18"/>
                <w:szCs w:val="18"/>
              </w:rPr>
            </w:pPr>
            <w:del w:id="48" w:author="Benjamin Meyer" w:date="2024-03-21T13:11:00Z">
              <w:r w:rsidDel="00786EEE">
                <w:fldChar w:fldCharType="begin"/>
              </w:r>
              <w:r w:rsidDel="00786EEE">
                <w:delInstrText xml:space="preserve"> HYPERLINK "mailto:yvonne.weber@salamatoftribe.com" </w:delInstrText>
              </w:r>
              <w:r w:rsidDel="00786EEE">
                <w:fldChar w:fldCharType="separate"/>
              </w:r>
              <w:r w:rsidR="008105D8" w:rsidRPr="002A5560" w:rsidDel="00786EEE">
                <w:rPr>
                  <w:rStyle w:val="Hyperlink"/>
                  <w:sz w:val="18"/>
                  <w:szCs w:val="18"/>
                </w:rPr>
                <w:delText>yvonne.weber@salamatoftribe.com</w:delText>
              </w:r>
              <w:r w:rsidDel="00786EEE">
                <w:rPr>
                  <w:rStyle w:val="Hyperlink"/>
                  <w:sz w:val="18"/>
                  <w:szCs w:val="18"/>
                </w:rPr>
                <w:fldChar w:fldCharType="end"/>
              </w:r>
              <w:r w:rsidR="008105D8" w:rsidDel="00786EEE">
                <w:rPr>
                  <w:sz w:val="18"/>
                  <w:szCs w:val="18"/>
                </w:rPr>
                <w:delText xml:space="preserve"> </w:delText>
              </w:r>
              <w:r w:rsidR="004B2A1A" w:rsidDel="00786EEE">
                <w:rPr>
                  <w:sz w:val="18"/>
                  <w:szCs w:val="18"/>
                </w:rPr>
                <w:delText xml:space="preserve"> </w:delText>
              </w:r>
              <w:r w:rsidR="008201A7" w:rsidRPr="00BA2F54" w:rsidDel="00786EEE">
                <w:rPr>
                  <w:sz w:val="18"/>
                  <w:szCs w:val="18"/>
                </w:rPr>
                <w:delText xml:space="preserve">  </w:delText>
              </w:r>
            </w:del>
          </w:p>
        </w:tc>
      </w:tr>
      <w:tr w:rsidR="008201A7" w14:paraId="2F1B7409" w14:textId="77777777" w:rsidTr="008105D8">
        <w:trPr>
          <w:trHeight w:val="615"/>
        </w:trPr>
        <w:tc>
          <w:tcPr>
            <w:tcW w:w="2070" w:type="dxa"/>
            <w:tcBorders>
              <w:top w:val="single" w:sz="6" w:space="0" w:color="000000"/>
              <w:bottom w:val="single" w:sz="6" w:space="0" w:color="000000"/>
              <w:right w:val="single" w:sz="6" w:space="0" w:color="000000"/>
            </w:tcBorders>
          </w:tcPr>
          <w:p w14:paraId="0718AE09" w14:textId="1B31BE31" w:rsidR="008201A7" w:rsidRPr="00FC3010" w:rsidRDefault="008201A7" w:rsidP="008105D8">
            <w:pPr>
              <w:pStyle w:val="TableParagraph"/>
              <w:jc w:val="center"/>
              <w:rPr>
                <w:sz w:val="20"/>
                <w:szCs w:val="20"/>
              </w:rPr>
            </w:pPr>
            <w:r w:rsidRPr="00FC3010">
              <w:rPr>
                <w:sz w:val="20"/>
                <w:szCs w:val="20"/>
              </w:rPr>
              <w:t>Eric Morrison</w:t>
            </w:r>
          </w:p>
        </w:tc>
        <w:tc>
          <w:tcPr>
            <w:tcW w:w="2340" w:type="dxa"/>
            <w:tcBorders>
              <w:top w:val="single" w:sz="6" w:space="0" w:color="000000"/>
              <w:left w:val="single" w:sz="6" w:space="0" w:color="000000"/>
              <w:bottom w:val="single" w:sz="6" w:space="0" w:color="000000"/>
              <w:right w:val="single" w:sz="6" w:space="0" w:color="000000"/>
            </w:tcBorders>
          </w:tcPr>
          <w:p w14:paraId="58D932C9" w14:textId="0FFD5CAD" w:rsidR="008201A7" w:rsidRPr="00FC3010" w:rsidRDefault="008201A7" w:rsidP="008105D8">
            <w:pPr>
              <w:pStyle w:val="TableParagraph"/>
              <w:jc w:val="center"/>
              <w:rPr>
                <w:sz w:val="20"/>
                <w:szCs w:val="20"/>
              </w:rPr>
            </w:pPr>
            <w:r w:rsidRPr="00FC3010">
              <w:rPr>
                <w:sz w:val="20"/>
                <w:szCs w:val="20"/>
              </w:rPr>
              <w:t>Tribal Executive Officer</w:t>
            </w:r>
          </w:p>
        </w:tc>
        <w:tc>
          <w:tcPr>
            <w:tcW w:w="1710" w:type="dxa"/>
            <w:tcBorders>
              <w:top w:val="single" w:sz="6" w:space="0" w:color="000000"/>
              <w:left w:val="single" w:sz="6" w:space="0" w:color="000000"/>
              <w:bottom w:val="single" w:sz="6" w:space="0" w:color="000000"/>
              <w:right w:val="single" w:sz="6" w:space="0" w:color="000000"/>
            </w:tcBorders>
          </w:tcPr>
          <w:p w14:paraId="1F7E269B" w14:textId="77777777" w:rsidR="008201A7" w:rsidRPr="00FC3010" w:rsidRDefault="008201A7" w:rsidP="008105D8">
            <w:pPr>
              <w:pStyle w:val="TableParagraph"/>
              <w:spacing w:before="115"/>
              <w:ind w:left="122"/>
              <w:jc w:val="center"/>
              <w:rPr>
                <w:sz w:val="20"/>
                <w:szCs w:val="20"/>
              </w:rPr>
            </w:pPr>
            <w:r w:rsidRPr="00FC3010">
              <w:rPr>
                <w:sz w:val="20"/>
                <w:szCs w:val="20"/>
              </w:rPr>
              <w:t>Salamatof Tribe</w:t>
            </w:r>
          </w:p>
        </w:tc>
        <w:tc>
          <w:tcPr>
            <w:tcW w:w="3150" w:type="dxa"/>
            <w:tcBorders>
              <w:top w:val="single" w:sz="6" w:space="0" w:color="000000"/>
              <w:left w:val="single" w:sz="6" w:space="0" w:color="000000"/>
              <w:bottom w:val="single" w:sz="6" w:space="0" w:color="000000"/>
              <w:right w:val="thinThickMediumGap" w:sz="9" w:space="0" w:color="000000"/>
            </w:tcBorders>
          </w:tcPr>
          <w:p w14:paraId="459BDD21" w14:textId="3A7387FC" w:rsidR="008201A7" w:rsidRDefault="008201A7" w:rsidP="008105D8">
            <w:pPr>
              <w:pStyle w:val="TableParagraph"/>
              <w:spacing w:before="5"/>
              <w:jc w:val="center"/>
              <w:rPr>
                <w:sz w:val="18"/>
                <w:szCs w:val="18"/>
              </w:rPr>
            </w:pPr>
            <w:r w:rsidRPr="009F72AC">
              <w:rPr>
                <w:sz w:val="18"/>
                <w:szCs w:val="18"/>
              </w:rPr>
              <w:t>(907)</w:t>
            </w:r>
            <w:r>
              <w:rPr>
                <w:sz w:val="18"/>
                <w:szCs w:val="18"/>
              </w:rPr>
              <w:t xml:space="preserve"> 283-2700</w:t>
            </w:r>
          </w:p>
          <w:p w14:paraId="077F0625" w14:textId="0FAC4459" w:rsidR="008201A7" w:rsidRPr="009F72AC" w:rsidRDefault="00F733BA" w:rsidP="008105D8">
            <w:pPr>
              <w:pStyle w:val="TableParagraph"/>
              <w:spacing w:before="5"/>
              <w:jc w:val="center"/>
              <w:rPr>
                <w:sz w:val="18"/>
                <w:szCs w:val="18"/>
              </w:rPr>
            </w:pPr>
            <w:hyperlink r:id="rId19" w:history="1">
              <w:r w:rsidR="008105D8" w:rsidRPr="002A5560">
                <w:rPr>
                  <w:rStyle w:val="Hyperlink"/>
                  <w:sz w:val="18"/>
                  <w:szCs w:val="18"/>
                </w:rPr>
                <w:t>emorrison@salamatoftribe.org</w:t>
              </w:r>
            </w:hyperlink>
            <w:r w:rsidR="008105D8">
              <w:rPr>
                <w:sz w:val="18"/>
                <w:szCs w:val="18"/>
              </w:rPr>
              <w:t xml:space="preserve"> </w:t>
            </w:r>
            <w:r w:rsidR="008201A7" w:rsidRPr="00BA2F54">
              <w:rPr>
                <w:sz w:val="18"/>
                <w:szCs w:val="18"/>
              </w:rPr>
              <w:t xml:space="preserve">    </w:t>
            </w:r>
          </w:p>
        </w:tc>
      </w:tr>
      <w:tr w:rsidR="008201A7" w14:paraId="4E126396" w14:textId="77777777" w:rsidTr="008105D8">
        <w:tblPrEx>
          <w:jc w:val="center"/>
          <w:tblInd w:w="0" w:type="dxa"/>
        </w:tblPrEx>
        <w:trPr>
          <w:trHeight w:val="619"/>
          <w:jc w:val="center"/>
        </w:trPr>
        <w:tc>
          <w:tcPr>
            <w:tcW w:w="2070" w:type="dxa"/>
            <w:tcBorders>
              <w:top w:val="single" w:sz="6" w:space="0" w:color="000000"/>
              <w:bottom w:val="single" w:sz="6" w:space="0" w:color="000000"/>
              <w:right w:val="single" w:sz="6" w:space="0" w:color="000000"/>
            </w:tcBorders>
            <w:vAlign w:val="center"/>
          </w:tcPr>
          <w:p w14:paraId="194B327C" w14:textId="5D9DD247" w:rsidR="008201A7" w:rsidRPr="00FC3010" w:rsidRDefault="008201A7" w:rsidP="00786EEE">
            <w:pPr>
              <w:pStyle w:val="TableParagraph"/>
              <w:jc w:val="center"/>
              <w:rPr>
                <w:sz w:val="20"/>
                <w:szCs w:val="20"/>
              </w:rPr>
            </w:pPr>
            <w:r w:rsidRPr="00FC3010">
              <w:rPr>
                <w:sz w:val="20"/>
                <w:szCs w:val="20"/>
              </w:rPr>
              <w:t xml:space="preserve">Amber </w:t>
            </w:r>
            <w:ins w:id="49" w:author="Benjamin Meyer" w:date="2024-03-21T13:12:00Z">
              <w:r w:rsidR="00786EEE">
                <w:rPr>
                  <w:sz w:val="20"/>
                  <w:szCs w:val="20"/>
                </w:rPr>
                <w:t>Crawford</w:t>
              </w:r>
            </w:ins>
            <w:del w:id="50" w:author="Benjamin Meyer" w:date="2024-03-21T13:12:00Z">
              <w:r w:rsidRPr="00FC3010" w:rsidDel="00786EEE">
                <w:rPr>
                  <w:sz w:val="20"/>
                  <w:szCs w:val="20"/>
                </w:rPr>
                <w:delText>Bethe</w:delText>
              </w:r>
            </w:del>
          </w:p>
        </w:tc>
        <w:tc>
          <w:tcPr>
            <w:tcW w:w="2340" w:type="dxa"/>
            <w:tcBorders>
              <w:top w:val="single" w:sz="6" w:space="0" w:color="000000"/>
              <w:left w:val="single" w:sz="6" w:space="0" w:color="000000"/>
              <w:bottom w:val="single" w:sz="6" w:space="0" w:color="000000"/>
              <w:right w:val="single" w:sz="6" w:space="0" w:color="000000"/>
            </w:tcBorders>
            <w:vAlign w:val="center"/>
          </w:tcPr>
          <w:p w14:paraId="74DC8241" w14:textId="77777777" w:rsidR="008201A7" w:rsidRPr="00FC3010" w:rsidRDefault="008201A7" w:rsidP="008105D8">
            <w:pPr>
              <w:pStyle w:val="TableParagraph"/>
              <w:jc w:val="center"/>
              <w:rPr>
                <w:sz w:val="20"/>
                <w:szCs w:val="20"/>
              </w:rPr>
            </w:pPr>
            <w:r w:rsidRPr="00FC3010">
              <w:rPr>
                <w:sz w:val="20"/>
                <w:szCs w:val="20"/>
              </w:rPr>
              <w:t>Data Manager, Water Quality Section</w:t>
            </w:r>
          </w:p>
        </w:tc>
        <w:tc>
          <w:tcPr>
            <w:tcW w:w="1710" w:type="dxa"/>
            <w:tcBorders>
              <w:top w:val="single" w:sz="6" w:space="0" w:color="000000"/>
              <w:left w:val="single" w:sz="6" w:space="0" w:color="000000"/>
              <w:bottom w:val="single" w:sz="6" w:space="0" w:color="000000"/>
              <w:right w:val="single" w:sz="6" w:space="0" w:color="000000"/>
            </w:tcBorders>
            <w:vAlign w:val="center"/>
          </w:tcPr>
          <w:p w14:paraId="4A7DF531" w14:textId="77777777" w:rsidR="008201A7" w:rsidRPr="00FC3010" w:rsidRDefault="008201A7" w:rsidP="008105D8">
            <w:pPr>
              <w:pStyle w:val="TableParagraph"/>
              <w:spacing w:before="115"/>
              <w:jc w:val="center"/>
              <w:rPr>
                <w:sz w:val="20"/>
                <w:szCs w:val="20"/>
              </w:rPr>
            </w:pPr>
            <w:r w:rsidRPr="00FC3010">
              <w:rPr>
                <w:sz w:val="20"/>
                <w:szCs w:val="20"/>
              </w:rPr>
              <w:t>ADEC</w:t>
            </w:r>
          </w:p>
        </w:tc>
        <w:tc>
          <w:tcPr>
            <w:tcW w:w="3150" w:type="dxa"/>
            <w:tcBorders>
              <w:top w:val="single" w:sz="6" w:space="0" w:color="000000"/>
              <w:left w:val="single" w:sz="6" w:space="0" w:color="000000"/>
              <w:bottom w:val="single" w:sz="6" w:space="0" w:color="000000"/>
              <w:right w:val="thinThickMediumGap" w:sz="9" w:space="0" w:color="000000"/>
            </w:tcBorders>
            <w:vAlign w:val="center"/>
          </w:tcPr>
          <w:p w14:paraId="5D34431F" w14:textId="77777777" w:rsidR="008201A7" w:rsidRDefault="008201A7" w:rsidP="008105D8">
            <w:pPr>
              <w:pStyle w:val="TableParagraph"/>
              <w:spacing w:before="5"/>
              <w:jc w:val="center"/>
              <w:rPr>
                <w:sz w:val="18"/>
                <w:szCs w:val="18"/>
              </w:rPr>
            </w:pPr>
            <w:r>
              <w:rPr>
                <w:sz w:val="18"/>
                <w:szCs w:val="18"/>
              </w:rPr>
              <w:t>(907) 269-7955</w:t>
            </w:r>
          </w:p>
          <w:p w14:paraId="38FFF2CD" w14:textId="53A2CB46" w:rsidR="008201A7" w:rsidRPr="009F72AC" w:rsidRDefault="00786EEE" w:rsidP="008105D8">
            <w:pPr>
              <w:pStyle w:val="TableParagraph"/>
              <w:spacing w:before="5"/>
              <w:jc w:val="center"/>
              <w:rPr>
                <w:sz w:val="18"/>
                <w:szCs w:val="18"/>
              </w:rPr>
            </w:pPr>
            <w:ins w:id="51" w:author="Benjamin Meyer" w:date="2024-03-21T13:13:00Z">
              <w:r>
                <w:rPr>
                  <w:sz w:val="18"/>
                  <w:szCs w:val="18"/>
                </w:rPr>
                <w:fldChar w:fldCharType="begin"/>
              </w:r>
              <w:r>
                <w:rPr>
                  <w:sz w:val="18"/>
                  <w:szCs w:val="18"/>
                </w:rPr>
                <w:instrText xml:space="preserve"> HYPERLINK "mailto:</w:instrText>
              </w:r>
            </w:ins>
            <w:r w:rsidRPr="00786EEE">
              <w:rPr>
                <w:rPrChange w:id="52" w:author="Benjamin Meyer" w:date="2024-03-21T13:13:00Z">
                  <w:rPr>
                    <w:rStyle w:val="Hyperlink"/>
                    <w:sz w:val="18"/>
                    <w:szCs w:val="18"/>
                  </w:rPr>
                </w:rPrChange>
              </w:rPr>
              <w:instrText>amber.</w:instrText>
            </w:r>
            <w:ins w:id="53" w:author="Benjamin Meyer" w:date="2024-03-21T13:13:00Z">
              <w:r w:rsidRPr="00786EEE">
                <w:rPr>
                  <w:rPrChange w:id="54" w:author="Benjamin Meyer" w:date="2024-03-21T13:13:00Z">
                    <w:rPr>
                      <w:rStyle w:val="Hyperlink"/>
                      <w:sz w:val="18"/>
                      <w:szCs w:val="18"/>
                    </w:rPr>
                  </w:rPrChange>
                </w:rPr>
                <w:instrText>crawford</w:instrText>
              </w:r>
            </w:ins>
            <w:r w:rsidRPr="00786EEE">
              <w:rPr>
                <w:rPrChange w:id="55" w:author="Benjamin Meyer" w:date="2024-03-21T13:13:00Z">
                  <w:rPr>
                    <w:rStyle w:val="Hyperlink"/>
                    <w:sz w:val="18"/>
                    <w:szCs w:val="18"/>
                  </w:rPr>
                </w:rPrChange>
              </w:rPr>
              <w:instrText>@alaska.gov</w:instrText>
            </w:r>
            <w:ins w:id="56" w:author="Benjamin Meyer" w:date="2024-03-21T13:13:00Z">
              <w:r>
                <w:rPr>
                  <w:sz w:val="18"/>
                  <w:szCs w:val="18"/>
                </w:rPr>
                <w:instrText xml:space="preserve">" </w:instrText>
              </w:r>
              <w:r>
                <w:rPr>
                  <w:sz w:val="18"/>
                  <w:szCs w:val="18"/>
                </w:rPr>
                <w:fldChar w:fldCharType="separate"/>
              </w:r>
            </w:ins>
            <w:r w:rsidRPr="00786EEE">
              <w:rPr>
                <w:rStyle w:val="Hyperlink"/>
                <w:sz w:val="18"/>
                <w:szCs w:val="18"/>
              </w:rPr>
              <w:t>amber.</w:t>
            </w:r>
            <w:ins w:id="57" w:author="Benjamin Meyer" w:date="2024-03-21T13:13:00Z">
              <w:r w:rsidRPr="00786EEE">
                <w:rPr>
                  <w:rStyle w:val="Hyperlink"/>
                  <w:sz w:val="18"/>
                  <w:szCs w:val="18"/>
                </w:rPr>
                <w:t>crawford</w:t>
              </w:r>
            </w:ins>
            <w:del w:id="58" w:author="Benjamin Meyer" w:date="2024-03-21T13:13:00Z">
              <w:r w:rsidRPr="00786EEE" w:rsidDel="00786EEE">
                <w:rPr>
                  <w:rStyle w:val="Hyperlink"/>
                  <w:sz w:val="18"/>
                  <w:szCs w:val="18"/>
                </w:rPr>
                <w:delText>bethe</w:delText>
              </w:r>
            </w:del>
            <w:r w:rsidRPr="00786EEE">
              <w:rPr>
                <w:rStyle w:val="Hyperlink"/>
                <w:sz w:val="18"/>
                <w:szCs w:val="18"/>
              </w:rPr>
              <w:t>@alaska.gov</w:t>
            </w:r>
            <w:ins w:id="59" w:author="Benjamin Meyer" w:date="2024-03-21T13:13:00Z">
              <w:r>
                <w:rPr>
                  <w:sz w:val="18"/>
                  <w:szCs w:val="18"/>
                </w:rPr>
                <w:fldChar w:fldCharType="end"/>
              </w:r>
            </w:ins>
            <w:r w:rsidR="008105D8">
              <w:rPr>
                <w:sz w:val="18"/>
                <w:szCs w:val="18"/>
              </w:rPr>
              <w:t xml:space="preserve"> </w:t>
            </w:r>
            <w:r w:rsidR="008201A7">
              <w:rPr>
                <w:sz w:val="18"/>
                <w:szCs w:val="18"/>
              </w:rPr>
              <w:t xml:space="preserve"> </w:t>
            </w:r>
          </w:p>
        </w:tc>
      </w:tr>
    </w:tbl>
    <w:p w14:paraId="2E99C606" w14:textId="77777777" w:rsidR="008E4680" w:rsidRDefault="008E4680" w:rsidP="008105D8">
      <w:pPr>
        <w:pStyle w:val="BodyText"/>
        <w:rPr>
          <w:sz w:val="26"/>
        </w:rPr>
      </w:pPr>
    </w:p>
    <w:p w14:paraId="5C4EAFBE" w14:textId="551F0860" w:rsidR="008E4680" w:rsidRDefault="008E4680" w:rsidP="008E4680">
      <w:pPr>
        <w:pStyle w:val="BodyText"/>
        <w:spacing w:before="227"/>
        <w:ind w:left="119" w:right="703"/>
      </w:pPr>
      <w:r>
        <w:t>Copies of this Quality Assurance Project Plan will be made available</w:t>
      </w:r>
      <w:r w:rsidR="000A6FC9">
        <w:t xml:space="preserve"> online at </w:t>
      </w:r>
      <w:hyperlink r:id="rId20" w:history="1">
        <w:r w:rsidR="000A6FC9" w:rsidRPr="00BD63F9">
          <w:rPr>
            <w:rStyle w:val="Hyperlink"/>
          </w:rPr>
          <w:t>https://www.kenaiwatershed.org/science-in-action/research-information/water-quality/</w:t>
        </w:r>
      </w:hyperlink>
      <w:r w:rsidR="000A6FC9">
        <w:t>.</w:t>
      </w:r>
      <w:r>
        <w:t xml:space="preserve"> Interested parties may request a digital copy from KWF, or purchase a copy for the cost of production and shipping by writing the Kenai Watershed Forum, 44129 Sterling Highway, Soldotna, AK 99669</w:t>
      </w:r>
      <w:r w:rsidR="000A6FC9">
        <w:t>, or calling</w:t>
      </w:r>
      <w:r>
        <w:t xml:space="preserve"> (907) 260-5449, </w:t>
      </w:r>
      <w:r w:rsidR="000A6FC9">
        <w:t xml:space="preserve">or emailing </w:t>
      </w:r>
      <w:hyperlink r:id="rId21" w:history="1">
        <w:r w:rsidR="00733C96" w:rsidRPr="004A2C6D">
          <w:rPr>
            <w:rStyle w:val="Hyperlink"/>
          </w:rPr>
          <w:t>hydrology@kenaiwatershed.org</w:t>
        </w:r>
      </w:hyperlink>
      <w:r w:rsidR="00733C96">
        <w:t xml:space="preserve">. </w:t>
      </w:r>
    </w:p>
    <w:p w14:paraId="3C05BC3F" w14:textId="17549CEC" w:rsidR="000E32CE" w:rsidRPr="00C100DF" w:rsidRDefault="00C100DF" w:rsidP="00C100DF">
      <w:pPr>
        <w:widowControl/>
        <w:autoSpaceDE/>
        <w:autoSpaceDN/>
        <w:spacing w:after="160" w:line="259" w:lineRule="auto"/>
        <w:rPr>
          <w:sz w:val="24"/>
          <w:szCs w:val="24"/>
        </w:rPr>
      </w:pPr>
      <w:r>
        <w:br w:type="page"/>
      </w:r>
    </w:p>
    <w:p w14:paraId="7797EAE8" w14:textId="77777777" w:rsidR="000E32CE" w:rsidRDefault="000E32CE" w:rsidP="008E4680">
      <w:pPr>
        <w:pStyle w:val="BodyText"/>
        <w:spacing w:before="227"/>
        <w:ind w:left="119" w:right="703"/>
      </w:pPr>
    </w:p>
    <w:p w14:paraId="4EDEF441" w14:textId="2A1C23B5" w:rsidR="008E4680" w:rsidRPr="000E32CE" w:rsidRDefault="008E4680" w:rsidP="008E4680">
      <w:pPr>
        <w:spacing w:before="90"/>
        <w:ind w:left="2518"/>
        <w:rPr>
          <w:b/>
          <w:sz w:val="24"/>
          <w:szCs w:val="24"/>
        </w:rPr>
      </w:pPr>
      <w:bookmarkStart w:id="60" w:name="A4._PROJECT_/_TASK_ORGANIZATION"/>
      <w:bookmarkStart w:id="61" w:name="_Toc112073502"/>
      <w:bookmarkStart w:id="62" w:name="_Toc117087844"/>
      <w:bookmarkStart w:id="63" w:name="_Toc125960334"/>
      <w:bookmarkStart w:id="64" w:name="_Toc125983996"/>
      <w:bookmarkStart w:id="65" w:name="_Toc125984277"/>
      <w:bookmarkStart w:id="66" w:name="_Toc132032649"/>
      <w:bookmarkEnd w:id="60"/>
      <w:r w:rsidRPr="000E32CE">
        <w:rPr>
          <w:b/>
        </w:rPr>
        <w:t>A4.</w:t>
      </w:r>
      <w:bookmarkStart w:id="67" w:name="_Toc125541872"/>
      <w:r w:rsidRPr="000E32CE">
        <w:rPr>
          <w:b/>
          <w:sz w:val="24"/>
          <w:szCs w:val="24"/>
        </w:rPr>
        <w:t xml:space="preserve"> Project </w:t>
      </w:r>
      <w:r w:rsidR="000A6FC9" w:rsidRPr="000E32CE">
        <w:rPr>
          <w:b/>
          <w:sz w:val="24"/>
          <w:szCs w:val="24"/>
        </w:rPr>
        <w:t>/ Task</w:t>
      </w:r>
      <w:r w:rsidRPr="000E32CE">
        <w:rPr>
          <w:b/>
          <w:sz w:val="24"/>
          <w:szCs w:val="24"/>
        </w:rPr>
        <w:t xml:space="preserve"> Organization</w:t>
      </w:r>
      <w:bookmarkEnd w:id="61"/>
      <w:bookmarkEnd w:id="62"/>
      <w:bookmarkEnd w:id="63"/>
      <w:bookmarkEnd w:id="64"/>
      <w:bookmarkEnd w:id="65"/>
      <w:bookmarkEnd w:id="66"/>
      <w:bookmarkEnd w:id="67"/>
    </w:p>
    <w:p w14:paraId="6ABC1BD3" w14:textId="77777777" w:rsidR="000A6FC9" w:rsidRDefault="000A6FC9" w:rsidP="000A6FC9"/>
    <w:p w14:paraId="4D84695C" w14:textId="77777777" w:rsidR="000A6FC9" w:rsidRDefault="000A6FC9" w:rsidP="000A6FC9">
      <w:pPr>
        <w:pStyle w:val="BodyText"/>
        <w:rPr>
          <w:b/>
          <w:sz w:val="20"/>
        </w:rPr>
      </w:pPr>
    </w:p>
    <w:p w14:paraId="6BCAC3FD" w14:textId="759870F6" w:rsidR="000A6FC9" w:rsidRDefault="000A6FC9" w:rsidP="000A6FC9">
      <w:pPr>
        <w:pStyle w:val="BodyText"/>
        <w:spacing w:before="3"/>
        <w:rPr>
          <w:b/>
          <w:sz w:val="17"/>
        </w:rPr>
      </w:pPr>
      <w:r>
        <w:rPr>
          <w:noProof/>
        </w:rPr>
        <mc:AlternateContent>
          <mc:Choice Requires="wps">
            <w:drawing>
              <wp:anchor distT="0" distB="0" distL="114300" distR="114300" simplePos="0" relativeHeight="251706368" behindDoc="0" locked="0" layoutInCell="1" allowOverlap="1" wp14:anchorId="1DCB3842" wp14:editId="662465EC">
                <wp:simplePos x="0" y="0"/>
                <wp:positionH relativeFrom="column">
                  <wp:posOffset>2900679</wp:posOffset>
                </wp:positionH>
                <wp:positionV relativeFrom="paragraph">
                  <wp:posOffset>949325</wp:posOffset>
                </wp:positionV>
                <wp:extent cx="1414145" cy="990600"/>
                <wp:effectExtent l="0" t="0" r="33655" b="19050"/>
                <wp:wrapNone/>
                <wp:docPr id="4"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4145" cy="990600"/>
                        </a:xfrm>
                        <a:prstGeom prst="line">
                          <a:avLst/>
                        </a:prstGeom>
                        <a:ln>
                          <a:solidFill>
                            <a:schemeClr val="tx1"/>
                          </a:solidFill>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0A60664C" id="Line 63"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pt,74.75pt" to="339.75pt,1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" strokecolor="black [3213]" strokeweight=".5pt">
                <v:stroke joinstyle="miter"/>
              </v:line>
            </w:pict>
          </mc:Fallback>
        </mc:AlternateContent>
      </w:r>
      <w:r w:rsidR="00786EEE">
        <w:rPr>
          <w:noProof/>
        </w:rPr>
        <mc:AlternateContent>
          <mc:Choice Requires="wpg">
            <w:drawing>
              <wp:anchor distT="0" distB="0" distL="0" distR="0" simplePos="0" relativeHeight="251703296" behindDoc="1" locked="0" layoutInCell="1" allowOverlap="1" wp14:anchorId="0328155C" wp14:editId="4EC9362B">
                <wp:simplePos x="0" y="0"/>
                <wp:positionH relativeFrom="page">
                  <wp:posOffset>1981200</wp:posOffset>
                </wp:positionH>
                <wp:positionV relativeFrom="paragraph">
                  <wp:posOffset>149225</wp:posOffset>
                </wp:positionV>
                <wp:extent cx="4119245" cy="2110740"/>
                <wp:effectExtent l="0" t="0" r="14605" b="22860"/>
                <wp:wrapTopAndBottom/>
                <wp:docPr id="1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5" name="Line 63"/>
                        <wps:cNvCnPr>
                          <a:cxnSpLocks noChangeShapeType="1"/>
                          <a:stCxn id="17" idx="1"/>
                          <a:endCxn id="18" idx="3"/>
                        </wps:cNvCnPr>
                        <wps:spPr bwMode="auto">
                          <a:xfrm flipH="1">
                            <a:off x="6022" y="876"/>
                            <a:ext cx="899"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2574BAF" w14:textId="77777777" w:rsidR="006D4A81" w:rsidRDefault="006D4A81" w:rsidP="000A6FC9">
                              <w:pPr>
                                <w:spacing w:before="70"/>
                                <w:ind w:left="214" w:right="217"/>
                                <w:jc w:val="center"/>
                                <w:rPr>
                                  <w:b/>
                                  <w:sz w:val="24"/>
                                </w:rPr>
                              </w:pPr>
                              <w:r>
                                <w:rPr>
                                  <w:b/>
                                  <w:sz w:val="24"/>
                                </w:rPr>
                                <w:t>KWF Project Technicians</w:t>
                              </w:r>
                            </w:p>
                            <w:p w14:paraId="59FF4D04" w14:textId="77777777" w:rsidR="006D4A81" w:rsidRDefault="006D4A81" w:rsidP="000A6FC9">
                              <w:pPr>
                                <w:spacing w:before="70"/>
                                <w:ind w:left="214" w:right="217"/>
                                <w:jc w:val="center"/>
                                <w:rPr>
                                  <w:sz w:val="24"/>
                                </w:rPr>
                              </w:pPr>
                              <w:r>
                                <w:rPr>
                                  <w:sz w:val="24"/>
                                </w:rPr>
                                <w:t>Determined Annually</w:t>
                              </w:r>
                            </w:p>
                          </w:txbxContent>
                        </wps:txbx>
                        <wps:bodyPr rot="0" vert="horz" wrap="square" lIns="0" tIns="0" rIns="0" bIns="0" anchor="t" anchorCtr="0" upright="1">
                          <a:noAutofit/>
                        </wps:bodyPr>
                      </wps:wsp>
                      <wps:wsp>
                        <wps:cNvPr id="1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A6CBBFA" w14:textId="77777777" w:rsidR="006D4A81" w:rsidRDefault="006D4A81" w:rsidP="000A6FC9">
                              <w:pPr>
                                <w:spacing w:before="68"/>
                                <w:ind w:left="376" w:right="376"/>
                                <w:jc w:val="center"/>
                                <w:rPr>
                                  <w:b/>
                                  <w:sz w:val="24"/>
                                </w:rPr>
                              </w:pPr>
                              <w:r>
                                <w:rPr>
                                  <w:b/>
                                  <w:sz w:val="24"/>
                                </w:rPr>
                                <w:t>KWF Director</w:t>
                              </w:r>
                            </w:p>
                            <w:p w14:paraId="08741913" w14:textId="42A258BF" w:rsidR="006D4A81" w:rsidRDefault="006D4A81" w:rsidP="000A6FC9">
                              <w:pPr>
                                <w:spacing w:before="3"/>
                                <w:ind w:left="376" w:right="376"/>
                                <w:jc w:val="center"/>
                                <w:rPr>
                                  <w:sz w:val="24"/>
                                </w:rPr>
                              </w:pPr>
                              <w:ins w:id="68" w:author="Benjamin Meyer" w:date="2024-03-21T13:13:00Z">
                                <w:r>
                                  <w:rPr>
                                    <w:sz w:val="24"/>
                                  </w:rPr>
                                  <w:t>Trenten Dodson</w:t>
                                </w:r>
                              </w:ins>
                              <w:del w:id="69" w:author="Benjamin Meyer" w:date="2024-03-21T13:13:00Z">
                                <w:r w:rsidDel="00786EEE">
                                  <w:rPr>
                                    <w:sz w:val="24"/>
                                  </w:rPr>
                                  <w:delText>Mitch Michaud</w:delText>
                                </w:r>
                              </w:del>
                            </w:p>
                          </w:txbxContent>
                        </wps:txbx>
                        <wps:bodyPr rot="0" vert="horz" wrap="square" lIns="0" tIns="0" rIns="0" bIns="0" anchor="t" anchorCtr="0" upright="1">
                          <a:noAutofit/>
                        </wps:bodyPr>
                      </wps:wsp>
                      <wps:wsp>
                        <wps:cNvPr id="1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08A47E0" w14:textId="77777777" w:rsidR="006D4A81" w:rsidRDefault="006D4A81" w:rsidP="000A6FC9">
                              <w:pPr>
                                <w:spacing w:before="3"/>
                                <w:ind w:left="780"/>
                                <w:rPr>
                                  <w:b/>
                                  <w:sz w:val="24"/>
                                </w:rPr>
                              </w:pPr>
                              <w:r>
                                <w:rPr>
                                  <w:b/>
                                  <w:sz w:val="24"/>
                                </w:rPr>
                                <w:t>KWF Project Manager/ Project QA Officer</w:t>
                              </w:r>
                            </w:p>
                            <w:p w14:paraId="13F4297B" w14:textId="77777777" w:rsidR="006D4A81" w:rsidRPr="004B3020" w:rsidRDefault="006D4A81" w:rsidP="000A6FC9">
                              <w:pPr>
                                <w:spacing w:before="3"/>
                                <w:ind w:left="780"/>
                                <w:rPr>
                                  <w:bCs/>
                                  <w:sz w:val="24"/>
                                </w:rPr>
                              </w:pPr>
                              <w:r w:rsidRPr="00231D95">
                                <w:rPr>
                                  <w:bCs/>
                                  <w:sz w:val="24"/>
                                </w:rPr>
                                <w:t>Benjamin Meyer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28155C" id="Group 59" o:spid="_x0000_s1026" style="position:absolute;margin-left:156pt;margin-top:11.75pt;width:324.35pt;height:166.2pt;z-index:-251613184;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">
                <v:line id="Line 63" o:spid="_x0000_s1027" style="position:absolute;flip:x;visibility:visible;mso-wrap-style:square" from="6022,876" to="692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" filled="f">
                  <v:textbox inset="0,0,0,0">
                    <w:txbxContent>
                      <w:p w14:paraId="32574BAF" w14:textId="77777777" w:rsidR="006D4A81" w:rsidRDefault="006D4A81" w:rsidP="000A6FC9">
                        <w:pPr>
                          <w:spacing w:before="70"/>
                          <w:ind w:left="214" w:right="217"/>
                          <w:jc w:val="center"/>
                          <w:rPr>
                            <w:b/>
                            <w:sz w:val="24"/>
                          </w:rPr>
                        </w:pPr>
                        <w:r>
                          <w:rPr>
                            <w:b/>
                            <w:sz w:val="24"/>
                          </w:rPr>
                          <w:t>KWF Project Technicians</w:t>
                        </w:r>
                      </w:p>
                      <w:p w14:paraId="59FF4D04" w14:textId="77777777" w:rsidR="006D4A81" w:rsidRDefault="006D4A81" w:rsidP="000A6FC9">
                        <w:pPr>
                          <w:spacing w:before="70"/>
                          <w:ind w:left="214" w:right="217"/>
                          <w:jc w:val="center"/>
                          <w:rPr>
                            <w:sz w:val="24"/>
                          </w:rPr>
                        </w:pPr>
                        <w:r>
                          <w:rPr>
                            <w:sz w:val="24"/>
                          </w:rPr>
                          <w:t>Determined Annually</w:t>
                        </w:r>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" filled="f">
                  <v:textbox inset="0,0,0,0">
                    <w:txbxContent>
                      <w:p w14:paraId="0A6CBBFA" w14:textId="77777777" w:rsidR="006D4A81" w:rsidRDefault="006D4A81" w:rsidP="000A6FC9">
                        <w:pPr>
                          <w:spacing w:before="68"/>
                          <w:ind w:left="376" w:right="376"/>
                          <w:jc w:val="center"/>
                          <w:rPr>
                            <w:b/>
                            <w:sz w:val="24"/>
                          </w:rPr>
                        </w:pPr>
                        <w:r>
                          <w:rPr>
                            <w:b/>
                            <w:sz w:val="24"/>
                          </w:rPr>
                          <w:t>KWF Director</w:t>
                        </w:r>
                      </w:p>
                      <w:p w14:paraId="08741913" w14:textId="42A258BF" w:rsidR="006D4A81" w:rsidRDefault="006D4A81" w:rsidP="000A6FC9">
                        <w:pPr>
                          <w:spacing w:before="3"/>
                          <w:ind w:left="376" w:right="376"/>
                          <w:jc w:val="center"/>
                          <w:rPr>
                            <w:sz w:val="24"/>
                          </w:rPr>
                        </w:pPr>
                        <w:ins w:id="70" w:author="Benjamin Meyer" w:date="2024-03-21T13:13:00Z">
                          <w:r>
                            <w:rPr>
                              <w:sz w:val="24"/>
                            </w:rPr>
                            <w:t>Trenten Dodson</w:t>
                          </w:r>
                        </w:ins>
                        <w:del w:id="71" w:author="Benjamin Meyer" w:date="2024-03-21T13:13:00Z">
                          <w:r w:rsidDel="00786EEE">
                            <w:rPr>
                              <w:sz w:val="24"/>
                            </w:rPr>
                            <w:delText>Mitch Michaud</w:delText>
                          </w:r>
                        </w:del>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" filled="f">
                  <v:textbox inset="0,0,0,0">
                    <w:txbxContent>
                      <w:p w14:paraId="408A47E0" w14:textId="77777777" w:rsidR="006D4A81" w:rsidRDefault="006D4A81" w:rsidP="000A6FC9">
                        <w:pPr>
                          <w:spacing w:before="3"/>
                          <w:ind w:left="780"/>
                          <w:rPr>
                            <w:b/>
                            <w:sz w:val="24"/>
                          </w:rPr>
                        </w:pPr>
                        <w:r>
                          <w:rPr>
                            <w:b/>
                            <w:sz w:val="24"/>
                          </w:rPr>
                          <w:t>KWF Project Manager/ Project QA Officer</w:t>
                        </w:r>
                      </w:p>
                      <w:p w14:paraId="13F4297B" w14:textId="77777777" w:rsidR="006D4A81" w:rsidRPr="004B3020" w:rsidRDefault="006D4A81" w:rsidP="000A6FC9">
                        <w:pPr>
                          <w:spacing w:before="3"/>
                          <w:ind w:left="780"/>
                          <w:rPr>
                            <w:bCs/>
                            <w:sz w:val="24"/>
                          </w:rPr>
                        </w:pPr>
                        <w:r w:rsidRPr="00231D95">
                          <w:rPr>
                            <w:bCs/>
                            <w:sz w:val="24"/>
                          </w:rPr>
                          <w:t>Benjamin Meyer</w:t>
                        </w:r>
                      </w:p>
                    </w:txbxContent>
                  </v:textbox>
                </v:shape>
                <w10:wrap type="topAndBottom" anchorx="page"/>
              </v:group>
            </w:pict>
          </mc:Fallback>
        </mc:AlternateContent>
      </w:r>
      <w:r>
        <w:rPr>
          <w:noProof/>
        </w:rPr>
        <mc:AlternateContent>
          <mc:Choice Requires="wps">
            <w:drawing>
              <wp:anchor distT="0" distB="0" distL="114300" distR="114300" simplePos="0" relativeHeight="251705344" behindDoc="0" locked="0" layoutInCell="1" allowOverlap="1" wp14:anchorId="1C3BD43E" wp14:editId="3E4A2238">
                <wp:simplePos x="0" y="0"/>
                <wp:positionH relativeFrom="page">
                  <wp:posOffset>2905125</wp:posOffset>
                </wp:positionH>
                <wp:positionV relativeFrom="paragraph">
                  <wp:posOffset>956945</wp:posOffset>
                </wp:positionV>
                <wp:extent cx="0" cy="590550"/>
                <wp:effectExtent l="0" t="0" r="19050" b="19050"/>
                <wp:wrapNone/>
                <wp:docPr id="1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line w14:anchorId="4D776DAC" id="Line 57"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">
                <w10:wrap anchorx="page"/>
              </v:line>
            </w:pict>
          </mc:Fallback>
        </mc:AlternateContent>
      </w:r>
      <w:r>
        <w:rPr>
          <w:noProof/>
        </w:rPr>
        <mc:AlternateContent>
          <mc:Choice Requires="wps">
            <w:drawing>
              <wp:anchor distT="0" distB="0" distL="114300" distR="114300" simplePos="0" relativeHeight="251702272" behindDoc="0" locked="0" layoutInCell="1" allowOverlap="1" wp14:anchorId="3D0F9410" wp14:editId="19AFFBDD">
                <wp:simplePos x="0" y="0"/>
                <wp:positionH relativeFrom="page">
                  <wp:posOffset>2904490</wp:posOffset>
                </wp:positionH>
                <wp:positionV relativeFrom="paragraph">
                  <wp:posOffset>2261235</wp:posOffset>
                </wp:positionV>
                <wp:extent cx="0" cy="499745"/>
                <wp:effectExtent l="0" t="0" r="19050" b="33655"/>
                <wp:wrapNone/>
                <wp:docPr id="13"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line w14:anchorId="69A6FC60" id="Line 57"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">
                <w10:wrap anchorx="page"/>
              </v:line>
            </w:pict>
          </mc:Fallback>
        </mc:AlternateContent>
      </w:r>
    </w:p>
    <w:p w14:paraId="5CCDAB62" w14:textId="77777777" w:rsidR="000A6FC9" w:rsidRDefault="000A6FC9" w:rsidP="000A6FC9">
      <w:pPr>
        <w:pStyle w:val="BodyText"/>
        <w:rPr>
          <w:b/>
          <w:sz w:val="20"/>
        </w:rPr>
      </w:pPr>
    </w:p>
    <w:p w14:paraId="5934ACC9" w14:textId="77777777" w:rsidR="000A6FC9" w:rsidRDefault="000A6FC9" w:rsidP="000A6FC9">
      <w:pPr>
        <w:pStyle w:val="BodyText"/>
        <w:rPr>
          <w:b/>
          <w:sz w:val="20"/>
        </w:rPr>
      </w:pPr>
    </w:p>
    <w:p w14:paraId="54D58139" w14:textId="77777777" w:rsidR="000A6FC9" w:rsidRDefault="000A6FC9" w:rsidP="000A6FC9">
      <w:pPr>
        <w:pStyle w:val="BodyText"/>
        <w:spacing w:before="9"/>
        <w:rPr>
          <w:b/>
          <w:sz w:val="21"/>
        </w:rPr>
      </w:pPr>
      <w:r>
        <w:rPr>
          <w:noProof/>
        </w:rPr>
        <mc:AlternateContent>
          <mc:Choice Requires="wps">
            <w:drawing>
              <wp:anchor distT="0" distB="0" distL="0" distR="0" simplePos="0" relativeHeight="251704320" behindDoc="1" locked="0" layoutInCell="1" allowOverlap="1" wp14:anchorId="0F5DFCCB" wp14:editId="23B7B15E">
                <wp:simplePos x="0" y="0"/>
                <wp:positionH relativeFrom="page">
                  <wp:posOffset>1878330</wp:posOffset>
                </wp:positionH>
                <wp:positionV relativeFrom="paragraph">
                  <wp:posOffset>189230</wp:posOffset>
                </wp:positionV>
                <wp:extent cx="2166620" cy="586105"/>
                <wp:effectExtent l="0" t="0" r="0" b="0"/>
                <wp:wrapTopAndBottom/>
                <wp:docPr id="1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7E067A6" w14:textId="77777777" w:rsidR="006D4A81" w:rsidRDefault="006D4A81" w:rsidP="000A6FC9">
                            <w:pPr>
                              <w:spacing w:before="71" w:line="275" w:lineRule="exact"/>
                              <w:ind w:left="506" w:right="504"/>
                              <w:jc w:val="center"/>
                              <w:rPr>
                                <w:b/>
                                <w:sz w:val="24"/>
                              </w:rPr>
                            </w:pPr>
                            <w:r>
                              <w:rPr>
                                <w:b/>
                                <w:sz w:val="24"/>
                              </w:rPr>
                              <w:t>Multi-Agency Baseline Sampling Teams</w:t>
                            </w:r>
                          </w:p>
                          <w:p w14:paraId="16F50035" w14:textId="77777777" w:rsidR="006D4A81" w:rsidRDefault="006D4A81" w:rsidP="000A6FC9">
                            <w:pPr>
                              <w:pStyle w:val="BodyText"/>
                              <w:spacing w:line="275" w:lineRule="exact"/>
                              <w:ind w:left="503" w:right="504"/>
                              <w:jc w:val="center"/>
                            </w:pPr>
                            <w:r>
                              <w:t>Determined Annually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DFCCB" id="Text Box 58" o:spid="_x0000_s1031" type="#_x0000_t202" style="position:absolute;margin-left:147.9pt;margin-top:14.9pt;width:170.6pt;height:46.15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IcCBXyIAgAAIQUAAA4AAAAAAAAAAAAAAAAALgIAAGRycy9lMm9Eb2MueG1sUEsBAi0AFAAG&#10;AAgAAAAhAJBotUTgAAAACgEAAA8AAAAAAAAAAAAAAAAA4gQAAGRycy9kb3ducmV2LnhtbFBLBQYA&#10;AAAABAAEAPMAAADvBQAAAAA=&#10;" filled="f">
                <v:textbox inset="0,0,0,0">
                  <w:txbxContent>
                    <w:p w14:paraId="17E067A6" w14:textId="77777777" w:rsidR="006D4A81" w:rsidRDefault="006D4A81" w:rsidP="000A6FC9">
                      <w:pPr>
                        <w:spacing w:before="71" w:line="275" w:lineRule="exact"/>
                        <w:ind w:left="506" w:right="504"/>
                        <w:jc w:val="center"/>
                        <w:rPr>
                          <w:b/>
                          <w:sz w:val="24"/>
                        </w:rPr>
                      </w:pPr>
                      <w:r>
                        <w:rPr>
                          <w:b/>
                          <w:sz w:val="24"/>
                        </w:rPr>
                        <w:t>Multi-Agency Baseline Sampling Teams</w:t>
                      </w:r>
                    </w:p>
                    <w:p w14:paraId="16F50035" w14:textId="77777777" w:rsidR="006D4A81" w:rsidRDefault="006D4A81" w:rsidP="000A6FC9">
                      <w:pPr>
                        <w:pStyle w:val="BodyText"/>
                        <w:spacing w:line="275" w:lineRule="exact"/>
                        <w:ind w:left="503" w:right="504"/>
                        <w:jc w:val="center"/>
                      </w:pPr>
                      <w:r>
                        <w:t>Determined Annually</w:t>
                      </w:r>
                    </w:p>
                  </w:txbxContent>
                </v:textbox>
                <w10:wrap type="topAndBottom" anchorx="page"/>
              </v:shape>
            </w:pict>
          </mc:Fallback>
        </mc:AlternateContent>
      </w:r>
    </w:p>
    <w:p w14:paraId="591C30C6" w14:textId="77777777" w:rsidR="008E4680" w:rsidRDefault="008E4680" w:rsidP="008E4680">
      <w:pPr>
        <w:pStyle w:val="BodyText"/>
        <w:spacing w:before="3"/>
        <w:rPr>
          <w:b/>
          <w:sz w:val="7"/>
        </w:rPr>
      </w:pPr>
    </w:p>
    <w:p w14:paraId="60F4CC57" w14:textId="42B4C469" w:rsidR="000A6FC9" w:rsidRPr="00307E5C" w:rsidRDefault="008E4680" w:rsidP="000A6FC9">
      <w:pPr>
        <w:pStyle w:val="Caption"/>
        <w:jc w:val="center"/>
        <w:rPr>
          <w:i w:val="0"/>
          <w:color w:val="auto"/>
          <w:sz w:val="24"/>
          <w:szCs w:val="24"/>
        </w:rPr>
      </w:pPr>
      <w:bookmarkStart w:id="70" w:name="_Ref125966394"/>
      <w:bookmarkStart w:id="71" w:name="_Ref125966387"/>
      <w:bookmarkStart w:id="72" w:name="_Toc133755629"/>
      <w:r>
        <w:rPr>
          <w:b/>
          <w:sz w:val="24"/>
        </w:rPr>
        <w:t xml:space="preserve">Figure </w:t>
      </w:r>
      <w:r w:rsidR="000C2DBA">
        <w:rPr>
          <w:i w:val="0"/>
          <w:noProof/>
          <w:color w:val="auto"/>
          <w:sz w:val="24"/>
          <w:szCs w:val="24"/>
        </w:rPr>
        <w:t>1</w:t>
      </w:r>
      <w:bookmarkEnd w:id="70"/>
      <w:r w:rsidR="000A6FC9" w:rsidRPr="00307E5C">
        <w:rPr>
          <w:i w:val="0"/>
          <w:color w:val="auto"/>
          <w:sz w:val="24"/>
          <w:szCs w:val="24"/>
        </w:rPr>
        <w:t>. Project management organization</w:t>
      </w:r>
      <w:bookmarkEnd w:id="71"/>
      <w:bookmarkEnd w:id="72"/>
    </w:p>
    <w:p w14:paraId="2C41C7B7" w14:textId="77777777" w:rsidR="00FC3010" w:rsidRDefault="00FC3010" w:rsidP="00FC3010">
      <w:pPr>
        <w:spacing w:before="90"/>
        <w:rPr>
          <w:b/>
          <w:sz w:val="20"/>
          <w:szCs w:val="24"/>
        </w:rPr>
      </w:pPr>
      <w:bookmarkStart w:id="73" w:name="Key_Contacts_and_Responsibilities"/>
      <w:bookmarkEnd w:id="73"/>
    </w:p>
    <w:p w14:paraId="4F102BBC" w14:textId="60C2CD10" w:rsidR="008E4680" w:rsidRDefault="008E4680" w:rsidP="00FC3010">
      <w:pPr>
        <w:spacing w:before="90"/>
        <w:rPr>
          <w:b/>
          <w:sz w:val="24"/>
        </w:rPr>
      </w:pPr>
      <w:r>
        <w:rPr>
          <w:b/>
          <w:sz w:val="24"/>
        </w:rPr>
        <w:t>Key Contacts and Responsibilities</w:t>
      </w:r>
    </w:p>
    <w:p w14:paraId="7F67839B" w14:textId="77777777" w:rsidR="00FC3010" w:rsidRDefault="00FC3010" w:rsidP="000A6FC9">
      <w:pPr>
        <w:rPr>
          <w:b/>
          <w:sz w:val="29"/>
          <w:szCs w:val="24"/>
        </w:rPr>
      </w:pPr>
    </w:p>
    <w:p w14:paraId="2A50037E" w14:textId="7F19BE85" w:rsidR="000A6FC9" w:rsidRPr="00F13EEA" w:rsidRDefault="00786EEE" w:rsidP="000A6FC9">
      <w:pPr>
        <w:rPr>
          <w:sz w:val="24"/>
          <w:szCs w:val="24"/>
        </w:rPr>
      </w:pPr>
      <w:ins w:id="74" w:author="Benjamin Meyer" w:date="2024-03-21T13:14:00Z">
        <w:r>
          <w:rPr>
            <w:sz w:val="24"/>
            <w:szCs w:val="24"/>
            <w:u w:val="single"/>
          </w:rPr>
          <w:t>Trent Dodson</w:t>
        </w:r>
      </w:ins>
      <w:del w:id="75" w:author="Benjamin Meyer" w:date="2024-03-21T13:14:00Z">
        <w:r w:rsidR="000A6FC9" w:rsidDel="00786EEE">
          <w:rPr>
            <w:sz w:val="24"/>
            <w:szCs w:val="24"/>
            <w:u w:val="single"/>
          </w:rPr>
          <w:delText>Mitch Michaud</w:delText>
        </w:r>
      </w:del>
      <w:r w:rsidR="000A6FC9">
        <w:rPr>
          <w:sz w:val="24"/>
          <w:szCs w:val="24"/>
          <w:u w:val="single"/>
        </w:rPr>
        <w:t xml:space="preserve"> </w:t>
      </w:r>
      <w:r w:rsidR="000A6FC9" w:rsidRPr="00F13EEA">
        <w:rPr>
          <w:sz w:val="24"/>
          <w:szCs w:val="24"/>
        </w:rPr>
        <w:t xml:space="preserve">– Kenai Watershed Forum – Executive </w:t>
      </w:r>
      <w:r w:rsidR="000A6FC9">
        <w:rPr>
          <w:sz w:val="24"/>
          <w:szCs w:val="24"/>
        </w:rPr>
        <w:t xml:space="preserve">Director – Oversees all employees and operations at Kenai Watershed Forum. </w:t>
      </w:r>
    </w:p>
    <w:p w14:paraId="3FA96ED9" w14:textId="77777777" w:rsidR="008E4680" w:rsidRDefault="008E4680" w:rsidP="008E4680">
      <w:pPr>
        <w:pStyle w:val="BodyText"/>
      </w:pPr>
    </w:p>
    <w:p w14:paraId="620E4708" w14:textId="77777777" w:rsidR="008E4680" w:rsidRDefault="008E4680" w:rsidP="000B57B0">
      <w:pPr>
        <w:pStyle w:val="BodyText"/>
        <w:ind w:right="650"/>
      </w:pPr>
      <w:r>
        <w:rPr>
          <w:u w:val="single"/>
        </w:rPr>
        <w:t>Benjamin Meyer</w:t>
      </w:r>
      <w:r>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trains water quality monitors. They are trained in Agency Baseline Sampling protocols. They are responsible for overall supervision of quality assurance and data entry.</w:t>
      </w:r>
    </w:p>
    <w:p w14:paraId="741E3E0E" w14:textId="77777777" w:rsidR="008E4680" w:rsidRDefault="008E4680" w:rsidP="008E4680">
      <w:pPr>
        <w:pStyle w:val="BodyText"/>
        <w:spacing w:before="9"/>
        <w:rPr>
          <w:b/>
          <w:sz w:val="23"/>
        </w:rPr>
      </w:pPr>
    </w:p>
    <w:p w14:paraId="473F85F6" w14:textId="082E6BF3" w:rsidR="008E4680" w:rsidRDefault="00786EEE" w:rsidP="000B57B0">
      <w:pPr>
        <w:pStyle w:val="BodyText"/>
        <w:ind w:right="803"/>
      </w:pPr>
      <w:ins w:id="76" w:author="Benjamin Meyer" w:date="2024-03-21T13:14:00Z">
        <w:r>
          <w:rPr>
            <w:u w:val="single"/>
          </w:rPr>
          <w:t>Curtis Whisman</w:t>
        </w:r>
      </w:ins>
      <w:del w:id="77" w:author="Benjamin Meyer" w:date="2024-03-21T13:14:00Z">
        <w:r w:rsidR="008E4680" w:rsidDel="00786EEE">
          <w:rPr>
            <w:u w:val="single"/>
          </w:rPr>
          <w:delText>Justin Nelson</w:delText>
        </w:r>
      </w:del>
      <w:r w:rsidR="008E4680">
        <w:t xml:space="preserve"> </w:t>
      </w:r>
      <w:r w:rsidR="008E4680">
        <w:rPr>
          <w:b/>
        </w:rPr>
        <w:t xml:space="preserve">- </w:t>
      </w:r>
      <w:r w:rsidR="008E4680">
        <w:t xml:space="preserve">SGS Environmental Laboratory Services (SGS) - Subcontractor for Kenai River Water Quality Assessment element of the project. </w:t>
      </w:r>
      <w:r w:rsidR="000A6FC9" w:rsidRPr="00D9703E">
        <w:t>Oversees</w:t>
      </w:r>
      <w:r w:rsidR="008E4680">
        <w:t xml:space="preserve"> all analyses to be performed at SGS. This contract will be used to ensure proper sampling and analysis of water for 22 Kenai River Watershed sites to determine the water quality within the Kenai River Watershed.</w:t>
      </w:r>
    </w:p>
    <w:p w14:paraId="6B031757" w14:textId="77777777" w:rsidR="008E4680" w:rsidRDefault="008E4680" w:rsidP="008E4680">
      <w:pPr>
        <w:pStyle w:val="BodyText"/>
      </w:pPr>
    </w:p>
    <w:p w14:paraId="70A350CD" w14:textId="77777777" w:rsidR="008E4680" w:rsidRDefault="008E4680" w:rsidP="00AB7A80">
      <w:pPr>
        <w:pStyle w:val="BodyText"/>
        <w:ind w:right="860"/>
        <w:jc w:val="both"/>
      </w:pPr>
      <w:r>
        <w:rPr>
          <w:u w:val="single"/>
        </w:rPr>
        <w:t xml:space="preserve">John Essert </w:t>
      </w:r>
      <w:r>
        <w:t xml:space="preserve">- City of Soldotna Wastewater Treatment Plant operator plays a significant </w:t>
      </w:r>
      <w:r>
        <w:lastRenderedPageBreak/>
        <w:t>role in the Kenai River Water Quality Assessment. Will work cooperatively with the Project QA Officer and will perform a variety of water quality analysis for the Kenai Watershed Forum.</w:t>
      </w:r>
    </w:p>
    <w:p w14:paraId="445FAD67" w14:textId="77777777" w:rsidR="008E4680" w:rsidRDefault="008E4680" w:rsidP="008E4680">
      <w:pPr>
        <w:pStyle w:val="BodyText"/>
      </w:pPr>
    </w:p>
    <w:p w14:paraId="258C15AC" w14:textId="77777777" w:rsidR="008E4680" w:rsidRDefault="008E4680" w:rsidP="00AB7A80">
      <w:pPr>
        <w:pStyle w:val="BodyText"/>
        <w:ind w:right="737"/>
      </w:pPr>
      <w:r>
        <w:rPr>
          <w:u w:val="single"/>
        </w:rPr>
        <w:t>Technical Advisory Committee</w:t>
      </w:r>
      <w: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p w14:paraId="0A282561" w14:textId="77777777" w:rsidR="008E4680" w:rsidRDefault="008E4680" w:rsidP="008E4680">
      <w:pPr>
        <w:pStyle w:val="BodyText"/>
      </w:pPr>
    </w:p>
    <w:p w14:paraId="412EAF10" w14:textId="24EF8A08" w:rsidR="008E4680" w:rsidRDefault="008E4680" w:rsidP="00AB7A80">
      <w:pPr>
        <w:pStyle w:val="BodyText"/>
        <w:ind w:right="615"/>
      </w:pPr>
      <w:r>
        <w:rPr>
          <w:u w:val="single"/>
        </w:rPr>
        <w:t xml:space="preserve">Field Monitoring Staff </w:t>
      </w:r>
      <w:r>
        <w:t xml:space="preserve">- Monitoring staff collect samples for the Kenai River Watershed Monitoring program. Monitoring staff are </w:t>
      </w:r>
      <w:r w:rsidR="000A6FC9" w:rsidRPr="00D9703E">
        <w:t xml:space="preserve">or have been </w:t>
      </w:r>
      <w:r>
        <w:t>provided by the following Agencies/Organizations</w:t>
      </w:r>
      <w:r w:rsidR="000A6FC9" w:rsidRPr="00D9703E">
        <w:t xml:space="preserve">: </w:t>
      </w:r>
    </w:p>
    <w:p w14:paraId="2D2A2B39"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bookmarkStart w:id="78" w:name="_Toc112073503"/>
      <w:r w:rsidRPr="00D52CC6">
        <w:rPr>
          <w:sz w:val="24"/>
          <w:szCs w:val="24"/>
        </w:rPr>
        <w:t>Alaska Department of Fish and Game</w:t>
      </w:r>
    </w:p>
    <w:p w14:paraId="45C8E4E6"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r w:rsidRPr="00D52CC6">
        <w:rPr>
          <w:sz w:val="24"/>
          <w:szCs w:val="24"/>
        </w:rPr>
        <w:t>Alaska Department of Natural Resources</w:t>
      </w:r>
    </w:p>
    <w:p w14:paraId="4702386D"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r w:rsidRPr="00D52CC6">
        <w:rPr>
          <w:sz w:val="24"/>
          <w:szCs w:val="24"/>
        </w:rPr>
        <w:t>Alaska Department of Environmental</w:t>
      </w:r>
      <w:r w:rsidRPr="00D52CC6">
        <w:rPr>
          <w:spacing w:val="-2"/>
          <w:sz w:val="24"/>
          <w:szCs w:val="24"/>
        </w:rPr>
        <w:t xml:space="preserve"> </w:t>
      </w:r>
      <w:r w:rsidRPr="00D52CC6">
        <w:rPr>
          <w:sz w:val="24"/>
          <w:szCs w:val="24"/>
        </w:rPr>
        <w:t>Conservation</w:t>
      </w:r>
    </w:p>
    <w:p w14:paraId="3B3B8484" w14:textId="77777777" w:rsidR="00D52CC6" w:rsidRPr="00D52CC6" w:rsidRDefault="00D52CC6" w:rsidP="00CD7519">
      <w:pPr>
        <w:pStyle w:val="ListParagraph"/>
        <w:numPr>
          <w:ilvl w:val="0"/>
          <w:numId w:val="38"/>
        </w:numPr>
        <w:contextualSpacing/>
        <w:rPr>
          <w:sz w:val="24"/>
          <w:szCs w:val="24"/>
        </w:rPr>
      </w:pPr>
      <w:r w:rsidRPr="00D52CC6">
        <w:rPr>
          <w:sz w:val="24"/>
          <w:szCs w:val="24"/>
        </w:rPr>
        <w:t>Cook Inlet Aquaculture Association</w:t>
      </w:r>
    </w:p>
    <w:p w14:paraId="75578A66" w14:textId="77777777" w:rsidR="00D52CC6" w:rsidRPr="00D52CC6" w:rsidRDefault="00D52CC6" w:rsidP="00CD7519">
      <w:pPr>
        <w:pStyle w:val="ListParagraph"/>
        <w:numPr>
          <w:ilvl w:val="0"/>
          <w:numId w:val="38"/>
        </w:numPr>
        <w:contextualSpacing/>
        <w:rPr>
          <w:sz w:val="24"/>
          <w:szCs w:val="24"/>
        </w:rPr>
      </w:pPr>
      <w:r w:rsidRPr="00D52CC6">
        <w:rPr>
          <w:sz w:val="24"/>
          <w:szCs w:val="24"/>
        </w:rPr>
        <w:t>City of Kenai</w:t>
      </w:r>
    </w:p>
    <w:p w14:paraId="3A657213" w14:textId="77777777" w:rsidR="00D52CC6" w:rsidRPr="00D52CC6" w:rsidRDefault="00D52CC6" w:rsidP="00CD7519">
      <w:pPr>
        <w:pStyle w:val="ListParagraph"/>
        <w:numPr>
          <w:ilvl w:val="0"/>
          <w:numId w:val="38"/>
        </w:numPr>
        <w:contextualSpacing/>
        <w:rPr>
          <w:sz w:val="24"/>
          <w:szCs w:val="24"/>
        </w:rPr>
      </w:pPr>
      <w:r w:rsidRPr="00D52CC6">
        <w:rPr>
          <w:sz w:val="24"/>
          <w:szCs w:val="24"/>
        </w:rPr>
        <w:t>City of Soldotna</w:t>
      </w:r>
    </w:p>
    <w:p w14:paraId="60D62907" w14:textId="77777777" w:rsidR="00D52CC6" w:rsidRPr="00D52CC6" w:rsidRDefault="00D52CC6" w:rsidP="00CD7519">
      <w:pPr>
        <w:pStyle w:val="ListParagraph"/>
        <w:numPr>
          <w:ilvl w:val="0"/>
          <w:numId w:val="38"/>
        </w:numPr>
        <w:contextualSpacing/>
        <w:rPr>
          <w:sz w:val="24"/>
          <w:szCs w:val="24"/>
        </w:rPr>
      </w:pPr>
      <w:r w:rsidRPr="00D52CC6">
        <w:rPr>
          <w:sz w:val="24"/>
          <w:szCs w:val="24"/>
        </w:rPr>
        <w:t>Kenai Peninsula Borough</w:t>
      </w:r>
    </w:p>
    <w:p w14:paraId="12F0E17D" w14:textId="77777777" w:rsidR="00D52CC6" w:rsidRPr="00D52CC6" w:rsidRDefault="00D52CC6" w:rsidP="00CD7519">
      <w:pPr>
        <w:pStyle w:val="ListParagraph"/>
        <w:numPr>
          <w:ilvl w:val="0"/>
          <w:numId w:val="38"/>
        </w:numPr>
        <w:contextualSpacing/>
        <w:rPr>
          <w:sz w:val="24"/>
          <w:szCs w:val="24"/>
        </w:rPr>
      </w:pPr>
      <w:r w:rsidRPr="00D52CC6">
        <w:rPr>
          <w:sz w:val="24"/>
          <w:szCs w:val="24"/>
        </w:rPr>
        <w:t>Kenaitze Indian Tribe</w:t>
      </w:r>
    </w:p>
    <w:p w14:paraId="3E073A1F" w14:textId="77777777" w:rsidR="00D52CC6" w:rsidRPr="00D52CC6" w:rsidRDefault="00D52CC6" w:rsidP="00CD7519">
      <w:pPr>
        <w:pStyle w:val="ListParagraph"/>
        <w:numPr>
          <w:ilvl w:val="0"/>
          <w:numId w:val="38"/>
        </w:numPr>
        <w:contextualSpacing/>
        <w:rPr>
          <w:sz w:val="24"/>
          <w:szCs w:val="24"/>
        </w:rPr>
      </w:pPr>
      <w:r w:rsidRPr="00D52CC6">
        <w:rPr>
          <w:sz w:val="24"/>
          <w:szCs w:val="24"/>
        </w:rPr>
        <w:t>KWF and any volunteers under direct supervision of KWF monitoring staff</w:t>
      </w:r>
    </w:p>
    <w:p w14:paraId="364D9C91" w14:textId="77777777" w:rsidR="00D52CC6" w:rsidRPr="00D52CC6" w:rsidRDefault="00D52CC6" w:rsidP="00CD7519">
      <w:pPr>
        <w:pStyle w:val="ListParagraph"/>
        <w:numPr>
          <w:ilvl w:val="0"/>
          <w:numId w:val="38"/>
        </w:numPr>
        <w:contextualSpacing/>
        <w:rPr>
          <w:sz w:val="24"/>
          <w:szCs w:val="24"/>
        </w:rPr>
      </w:pPr>
      <w:r w:rsidRPr="00D52CC6">
        <w:rPr>
          <w:sz w:val="24"/>
          <w:szCs w:val="24"/>
        </w:rPr>
        <w:t>Kenai Soil and Water Conservation District</w:t>
      </w:r>
    </w:p>
    <w:p w14:paraId="5A7C3054" w14:textId="77777777" w:rsidR="00D52CC6" w:rsidRPr="00D52CC6" w:rsidRDefault="00D52CC6" w:rsidP="00CD7519">
      <w:pPr>
        <w:pStyle w:val="ListParagraph"/>
        <w:numPr>
          <w:ilvl w:val="0"/>
          <w:numId w:val="38"/>
        </w:numPr>
        <w:contextualSpacing/>
        <w:rPr>
          <w:sz w:val="24"/>
          <w:szCs w:val="24"/>
        </w:rPr>
      </w:pPr>
      <w:r w:rsidRPr="00D52CC6">
        <w:rPr>
          <w:sz w:val="24"/>
          <w:szCs w:val="24"/>
        </w:rPr>
        <w:t>Salamatof Tribe</w:t>
      </w:r>
    </w:p>
    <w:p w14:paraId="6956F58F" w14:textId="77777777" w:rsidR="00D52CC6" w:rsidRPr="00D52CC6" w:rsidRDefault="00D52CC6" w:rsidP="00CD7519">
      <w:pPr>
        <w:pStyle w:val="ListParagraph"/>
        <w:numPr>
          <w:ilvl w:val="0"/>
          <w:numId w:val="38"/>
        </w:numPr>
        <w:contextualSpacing/>
        <w:rPr>
          <w:sz w:val="24"/>
          <w:szCs w:val="24"/>
        </w:rPr>
      </w:pPr>
      <w:r w:rsidRPr="00D52CC6">
        <w:rPr>
          <w:sz w:val="24"/>
          <w:szCs w:val="24"/>
        </w:rPr>
        <w:t>Tyonek Tribal Conservation District</w:t>
      </w:r>
    </w:p>
    <w:p w14:paraId="48175022" w14:textId="77777777" w:rsidR="00D52CC6" w:rsidRPr="00D52CC6" w:rsidRDefault="00D52CC6" w:rsidP="00CD7519">
      <w:pPr>
        <w:pStyle w:val="ListParagraph"/>
        <w:numPr>
          <w:ilvl w:val="0"/>
          <w:numId w:val="38"/>
        </w:numPr>
        <w:contextualSpacing/>
        <w:rPr>
          <w:sz w:val="24"/>
          <w:szCs w:val="24"/>
        </w:rPr>
      </w:pPr>
      <w:r w:rsidRPr="00D52CC6">
        <w:rPr>
          <w:sz w:val="24"/>
          <w:szCs w:val="24"/>
        </w:rPr>
        <w:t>U.S. Fish and Wildlife Service</w:t>
      </w:r>
    </w:p>
    <w:p w14:paraId="4169F262" w14:textId="77777777" w:rsidR="00D52CC6" w:rsidRPr="00D52CC6" w:rsidRDefault="00D52CC6" w:rsidP="00CD7519">
      <w:pPr>
        <w:pStyle w:val="ListParagraph"/>
        <w:numPr>
          <w:ilvl w:val="0"/>
          <w:numId w:val="38"/>
        </w:numPr>
        <w:contextualSpacing/>
        <w:rPr>
          <w:sz w:val="24"/>
          <w:szCs w:val="24"/>
        </w:rPr>
      </w:pPr>
      <w:r w:rsidRPr="00D52CC6">
        <w:rPr>
          <w:sz w:val="24"/>
          <w:szCs w:val="24"/>
        </w:rPr>
        <w:t>U.S. Forest Service</w:t>
      </w:r>
    </w:p>
    <w:p w14:paraId="18845EC3" w14:textId="77777777" w:rsidR="00D52CC6" w:rsidRPr="00D9703E" w:rsidRDefault="00D52CC6" w:rsidP="00D52CC6"/>
    <w:p w14:paraId="1E5E8388" w14:textId="09CF258F" w:rsidR="000A6FC9" w:rsidRPr="00D9703E" w:rsidRDefault="000A6FC9" w:rsidP="000A6FC9">
      <w:pPr>
        <w:pStyle w:val="BodyText"/>
      </w:pPr>
      <w:r w:rsidRPr="00D9703E">
        <w:t xml:space="preserve">Project managers are outlined in </w:t>
      </w:r>
      <w:r w:rsidR="000C2DBA" w:rsidRPr="000C2DBA">
        <w:t xml:space="preserve">Figure </w:t>
      </w:r>
      <w:r w:rsidR="000C2DBA" w:rsidRPr="000C2DBA">
        <w:rPr>
          <w:noProof/>
        </w:rPr>
        <w:t>1</w:t>
      </w:r>
      <w:r w:rsidRPr="00D9703E">
        <w:t xml:space="preserve">, and annual, biannual, and five-year responsibilities are outlined in </w:t>
      </w:r>
      <w:r w:rsidR="000C2DBA" w:rsidRPr="000C2DBA">
        <w:t xml:space="preserve">Table </w:t>
      </w:r>
      <w:r w:rsidR="000C2DBA" w:rsidRPr="000C2DBA">
        <w:rPr>
          <w:noProof/>
        </w:rPr>
        <w:t>1</w:t>
      </w:r>
      <w:r w:rsidRPr="00D9703E">
        <w:t>.</w:t>
      </w:r>
    </w:p>
    <w:p w14:paraId="2AE8ADAF" w14:textId="77777777" w:rsidR="000A6FC9" w:rsidRDefault="000A6FC9" w:rsidP="000A6FC9"/>
    <w:p w14:paraId="3B5BCBAC" w14:textId="77777777" w:rsidR="000A6FC9" w:rsidRDefault="000A6FC9" w:rsidP="000A6FC9"/>
    <w:p w14:paraId="4BA148B2" w14:textId="77777777" w:rsidR="000A6FC9" w:rsidRDefault="000A6FC9" w:rsidP="000A6FC9"/>
    <w:p w14:paraId="056EABE2" w14:textId="77777777" w:rsidR="000A6FC9" w:rsidRDefault="000A6FC9" w:rsidP="000A6FC9"/>
    <w:p w14:paraId="01C4C111" w14:textId="77777777" w:rsidR="000A6FC9" w:rsidRDefault="000A6FC9" w:rsidP="000A6FC9"/>
    <w:p w14:paraId="742F52FC" w14:textId="77777777" w:rsidR="000A6FC9" w:rsidRDefault="000A6FC9" w:rsidP="000A6FC9"/>
    <w:p w14:paraId="568F7506" w14:textId="77777777" w:rsidR="000A6FC9" w:rsidRDefault="000A6FC9" w:rsidP="000A6FC9"/>
    <w:p w14:paraId="5889521A" w14:textId="77777777" w:rsidR="000A6FC9" w:rsidRDefault="000A6FC9" w:rsidP="000A6FC9">
      <w:pPr>
        <w:pStyle w:val="BodyText"/>
        <w:sectPr w:rsidR="000A6FC9" w:rsidSect="00055722">
          <w:headerReference w:type="default" r:id="rId22"/>
          <w:footerReference w:type="default" r:id="rId23"/>
          <w:pgSz w:w="12240" w:h="15840"/>
          <w:pgMar w:top="1440" w:right="1440" w:bottom="1440" w:left="1440" w:header="720" w:footer="720" w:gutter="0"/>
          <w:cols w:space="720"/>
          <w:docGrid w:linePitch="360"/>
        </w:sectPr>
      </w:pPr>
    </w:p>
    <w:p w14:paraId="271F9101" w14:textId="1CA22849" w:rsidR="000A6FC9" w:rsidRPr="00DA26CD" w:rsidRDefault="000A6FC9" w:rsidP="000A6FC9">
      <w:pPr>
        <w:pStyle w:val="Caption"/>
        <w:rPr>
          <w:b/>
          <w:i w:val="0"/>
          <w:color w:val="auto"/>
          <w:sz w:val="24"/>
          <w:szCs w:val="24"/>
        </w:rPr>
      </w:pPr>
      <w:bookmarkStart w:id="79" w:name="_Ref125966494"/>
      <w:bookmarkStart w:id="80" w:name="_Toc133755216"/>
      <w:r w:rsidRPr="00DA26CD">
        <w:rPr>
          <w:b/>
          <w:i w:val="0"/>
          <w:color w:val="auto"/>
          <w:sz w:val="24"/>
          <w:szCs w:val="24"/>
        </w:rPr>
        <w:lastRenderedPageBreak/>
        <w:t xml:space="preserve">Table </w:t>
      </w:r>
      <w:r w:rsidR="000C2DBA">
        <w:rPr>
          <w:b/>
          <w:i w:val="0"/>
          <w:noProof/>
          <w:color w:val="auto"/>
          <w:sz w:val="24"/>
          <w:szCs w:val="24"/>
        </w:rPr>
        <w:t>1</w:t>
      </w:r>
      <w:bookmarkEnd w:id="79"/>
      <w:r w:rsidRPr="00DA26CD">
        <w:rPr>
          <w:b/>
          <w:i w:val="0"/>
          <w:color w:val="auto"/>
          <w:sz w:val="24"/>
          <w:szCs w:val="24"/>
        </w:rPr>
        <w:t xml:space="preserve">. Annual, biannual, and five-year </w:t>
      </w:r>
      <w:r>
        <w:rPr>
          <w:b/>
          <w:i w:val="0"/>
          <w:color w:val="auto"/>
          <w:sz w:val="24"/>
          <w:szCs w:val="24"/>
        </w:rPr>
        <w:t xml:space="preserve">project logistics </w:t>
      </w:r>
      <w:r w:rsidRPr="00DA26CD">
        <w:rPr>
          <w:b/>
          <w:i w:val="0"/>
          <w:color w:val="auto"/>
          <w:sz w:val="24"/>
          <w:szCs w:val="24"/>
        </w:rPr>
        <w:t>tasks</w:t>
      </w:r>
      <w:r>
        <w:rPr>
          <w:b/>
          <w:i w:val="0"/>
          <w:color w:val="auto"/>
          <w:sz w:val="24"/>
          <w:szCs w:val="24"/>
        </w:rPr>
        <w:t xml:space="preserve"> and responsible parties</w:t>
      </w:r>
      <w:bookmarkEnd w:id="80"/>
    </w:p>
    <w:tbl>
      <w:tblPr>
        <w:tblW w:w="14060" w:type="dxa"/>
        <w:tblInd w:w="-10" w:type="dxa"/>
        <w:tblLook w:val="04A0" w:firstRow="1" w:lastRow="0" w:firstColumn="1" w:lastColumn="0" w:noHBand="0" w:noVBand="1"/>
      </w:tblPr>
      <w:tblGrid>
        <w:gridCol w:w="1350"/>
        <w:gridCol w:w="1377"/>
        <w:gridCol w:w="2211"/>
        <w:gridCol w:w="2607"/>
        <w:gridCol w:w="5555"/>
        <w:gridCol w:w="960"/>
      </w:tblGrid>
      <w:tr w:rsidR="000A6FC9" w:rsidRPr="00B8454C" w14:paraId="0DF4A190" w14:textId="77777777" w:rsidTr="00816966">
        <w:trPr>
          <w:trHeight w:val="315"/>
        </w:trPr>
        <w:tc>
          <w:tcPr>
            <w:tcW w:w="1180" w:type="dxa"/>
            <w:tcBorders>
              <w:top w:val="single" w:sz="8" w:space="0" w:color="auto"/>
              <w:left w:val="single" w:sz="8" w:space="0" w:color="auto"/>
              <w:bottom w:val="double" w:sz="6" w:space="0" w:color="auto"/>
              <w:right w:val="single" w:sz="4" w:space="0" w:color="auto"/>
            </w:tcBorders>
            <w:shd w:val="clear" w:color="auto" w:fill="auto"/>
            <w:noWrap/>
            <w:vAlign w:val="bottom"/>
            <w:hideMark/>
          </w:tcPr>
          <w:p w14:paraId="010A99E0"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Frequency</w:t>
            </w:r>
          </w:p>
        </w:tc>
        <w:tc>
          <w:tcPr>
            <w:tcW w:w="1180" w:type="dxa"/>
            <w:tcBorders>
              <w:top w:val="single" w:sz="8" w:space="0" w:color="auto"/>
              <w:left w:val="nil"/>
              <w:bottom w:val="double" w:sz="6" w:space="0" w:color="auto"/>
              <w:right w:val="single" w:sz="4" w:space="0" w:color="auto"/>
            </w:tcBorders>
            <w:shd w:val="clear" w:color="auto" w:fill="auto"/>
            <w:noWrap/>
            <w:vAlign w:val="bottom"/>
            <w:hideMark/>
          </w:tcPr>
          <w:p w14:paraId="0EBDD6EF"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Month</w:t>
            </w:r>
          </w:p>
        </w:tc>
        <w:tc>
          <w:tcPr>
            <w:tcW w:w="2260" w:type="dxa"/>
            <w:tcBorders>
              <w:top w:val="single" w:sz="8" w:space="0" w:color="auto"/>
              <w:left w:val="nil"/>
              <w:bottom w:val="double" w:sz="6" w:space="0" w:color="auto"/>
              <w:right w:val="single" w:sz="4" w:space="0" w:color="auto"/>
            </w:tcBorders>
            <w:shd w:val="clear" w:color="auto" w:fill="auto"/>
            <w:vAlign w:val="bottom"/>
            <w:hideMark/>
          </w:tcPr>
          <w:p w14:paraId="23EB36EA"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Responsible Party</w:t>
            </w:r>
          </w:p>
        </w:tc>
        <w:tc>
          <w:tcPr>
            <w:tcW w:w="2680" w:type="dxa"/>
            <w:tcBorders>
              <w:top w:val="single" w:sz="8" w:space="0" w:color="auto"/>
              <w:left w:val="nil"/>
              <w:bottom w:val="double" w:sz="6" w:space="0" w:color="auto"/>
              <w:right w:val="single" w:sz="4" w:space="0" w:color="auto"/>
            </w:tcBorders>
            <w:shd w:val="clear" w:color="auto" w:fill="auto"/>
            <w:vAlign w:val="bottom"/>
            <w:hideMark/>
          </w:tcPr>
          <w:p w14:paraId="11A674CF"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Responsible Person</w:t>
            </w:r>
          </w:p>
        </w:tc>
        <w:tc>
          <w:tcPr>
            <w:tcW w:w="5800" w:type="dxa"/>
            <w:tcBorders>
              <w:top w:val="single" w:sz="8" w:space="0" w:color="auto"/>
              <w:left w:val="nil"/>
              <w:bottom w:val="double" w:sz="6" w:space="0" w:color="auto"/>
              <w:right w:val="single" w:sz="4" w:space="0" w:color="auto"/>
            </w:tcBorders>
            <w:shd w:val="clear" w:color="auto" w:fill="auto"/>
            <w:vAlign w:val="bottom"/>
            <w:hideMark/>
          </w:tcPr>
          <w:p w14:paraId="39DBD119"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Task</w:t>
            </w:r>
          </w:p>
        </w:tc>
        <w:tc>
          <w:tcPr>
            <w:tcW w:w="960" w:type="dxa"/>
            <w:tcBorders>
              <w:top w:val="single" w:sz="8" w:space="0" w:color="auto"/>
              <w:left w:val="nil"/>
              <w:bottom w:val="double" w:sz="6" w:space="0" w:color="auto"/>
              <w:right w:val="single" w:sz="8" w:space="0" w:color="auto"/>
            </w:tcBorders>
            <w:shd w:val="clear" w:color="auto" w:fill="auto"/>
            <w:noWrap/>
            <w:vAlign w:val="bottom"/>
            <w:hideMark/>
          </w:tcPr>
          <w:p w14:paraId="40F18E80"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Page</w:t>
            </w:r>
          </w:p>
        </w:tc>
      </w:tr>
      <w:tr w:rsidR="000A6FC9" w:rsidRPr="00B8454C" w14:paraId="32000F3D"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7CE6DBB7"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F87E37B" w14:textId="77777777" w:rsidR="000A6FC9" w:rsidRPr="00B8454C" w:rsidRDefault="000A6FC9" w:rsidP="00816966">
            <w:pPr>
              <w:widowControl/>
              <w:autoSpaceDE/>
              <w:autoSpaceDN/>
              <w:rPr>
                <w:color w:val="000000"/>
                <w:sz w:val="24"/>
                <w:szCs w:val="24"/>
              </w:rPr>
            </w:pPr>
            <w:r w:rsidRPr="00B8454C">
              <w:rPr>
                <w:color w:val="000000"/>
                <w:sz w:val="24"/>
                <w:szCs w:val="24"/>
              </w:rPr>
              <w:t>February</w:t>
            </w:r>
          </w:p>
        </w:tc>
        <w:tc>
          <w:tcPr>
            <w:tcW w:w="2260" w:type="dxa"/>
            <w:tcBorders>
              <w:top w:val="nil"/>
              <w:left w:val="nil"/>
              <w:bottom w:val="single" w:sz="4" w:space="0" w:color="auto"/>
              <w:right w:val="single" w:sz="4" w:space="0" w:color="auto"/>
            </w:tcBorders>
            <w:shd w:val="clear" w:color="auto" w:fill="auto"/>
            <w:vAlign w:val="bottom"/>
            <w:hideMark/>
          </w:tcPr>
          <w:p w14:paraId="5B2EC404" w14:textId="77777777" w:rsidR="000A6FC9" w:rsidRPr="00B8454C" w:rsidRDefault="000A6FC9" w:rsidP="00816966">
            <w:pPr>
              <w:widowControl/>
              <w:autoSpaceDE/>
              <w:autoSpaceDN/>
              <w:rPr>
                <w:color w:val="000000"/>
                <w:sz w:val="24"/>
                <w:szCs w:val="24"/>
              </w:rPr>
            </w:pPr>
            <w:r w:rsidRPr="00B8454C">
              <w:rPr>
                <w:color w:val="000000"/>
                <w:sz w:val="24"/>
                <w:szCs w:val="24"/>
              </w:rPr>
              <w:t>Technical Advisory Committee</w:t>
            </w:r>
          </w:p>
        </w:tc>
        <w:tc>
          <w:tcPr>
            <w:tcW w:w="2680" w:type="dxa"/>
            <w:tcBorders>
              <w:top w:val="nil"/>
              <w:left w:val="nil"/>
              <w:bottom w:val="single" w:sz="4" w:space="0" w:color="auto"/>
              <w:right w:val="single" w:sz="4" w:space="0" w:color="auto"/>
            </w:tcBorders>
            <w:shd w:val="clear" w:color="auto" w:fill="auto"/>
            <w:vAlign w:val="bottom"/>
            <w:hideMark/>
          </w:tcPr>
          <w:p w14:paraId="2C22C198" w14:textId="77777777" w:rsidR="000A6FC9" w:rsidRPr="00B8454C" w:rsidRDefault="000A6FC9" w:rsidP="00816966">
            <w:pPr>
              <w:widowControl/>
              <w:autoSpaceDE/>
              <w:autoSpaceDN/>
              <w:rPr>
                <w:color w:val="000000"/>
                <w:sz w:val="24"/>
                <w:szCs w:val="24"/>
              </w:rPr>
            </w:pPr>
            <w:r w:rsidRPr="00B8454C">
              <w:rPr>
                <w:color w:val="000000"/>
                <w:sz w:val="24"/>
                <w:szCs w:val="24"/>
              </w:rPr>
              <w:t>Committee Members</w:t>
            </w:r>
          </w:p>
        </w:tc>
        <w:tc>
          <w:tcPr>
            <w:tcW w:w="5800" w:type="dxa"/>
            <w:tcBorders>
              <w:top w:val="nil"/>
              <w:left w:val="nil"/>
              <w:bottom w:val="single" w:sz="4" w:space="0" w:color="auto"/>
              <w:right w:val="single" w:sz="4" w:space="0" w:color="auto"/>
            </w:tcBorders>
            <w:shd w:val="clear" w:color="auto" w:fill="auto"/>
            <w:vAlign w:val="bottom"/>
            <w:hideMark/>
          </w:tcPr>
          <w:p w14:paraId="4C69AC86" w14:textId="77777777" w:rsidR="000A6FC9" w:rsidRPr="00B8454C" w:rsidRDefault="000A6FC9" w:rsidP="00816966">
            <w:pPr>
              <w:widowControl/>
              <w:autoSpaceDE/>
              <w:autoSpaceDN/>
              <w:rPr>
                <w:color w:val="000000"/>
                <w:sz w:val="24"/>
                <w:szCs w:val="24"/>
              </w:rPr>
            </w:pPr>
            <w:r w:rsidRPr="00B8454C">
              <w:rPr>
                <w:color w:val="000000"/>
                <w:sz w:val="24"/>
                <w:szCs w:val="24"/>
              </w:rPr>
              <w:t>Review annual results from previous year</w:t>
            </w:r>
          </w:p>
        </w:tc>
        <w:tc>
          <w:tcPr>
            <w:tcW w:w="960" w:type="dxa"/>
            <w:tcBorders>
              <w:top w:val="nil"/>
              <w:left w:val="nil"/>
              <w:bottom w:val="single" w:sz="4" w:space="0" w:color="auto"/>
              <w:right w:val="single" w:sz="8" w:space="0" w:color="auto"/>
            </w:tcBorders>
            <w:shd w:val="clear" w:color="auto" w:fill="auto"/>
            <w:noWrap/>
            <w:vAlign w:val="bottom"/>
            <w:hideMark/>
          </w:tcPr>
          <w:p w14:paraId="0D0C7563" w14:textId="77777777" w:rsidR="000A6FC9" w:rsidRPr="00B8454C" w:rsidRDefault="000A6FC9" w:rsidP="00816966">
            <w:pPr>
              <w:widowControl/>
              <w:autoSpaceDE/>
              <w:autoSpaceDN/>
              <w:rPr>
                <w:color w:val="000000"/>
                <w:sz w:val="24"/>
                <w:szCs w:val="24"/>
              </w:rPr>
            </w:pPr>
            <w:r>
              <w:rPr>
                <w:color w:val="000000"/>
                <w:sz w:val="24"/>
                <w:szCs w:val="24"/>
              </w:rPr>
              <w:t>10</w:t>
            </w:r>
          </w:p>
        </w:tc>
      </w:tr>
      <w:tr w:rsidR="000A6FC9" w:rsidRPr="00B8454C" w14:paraId="0C9522C2"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47555A72"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07BA59A"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128CC4CA"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3D662391"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126F55A2" w14:textId="77777777" w:rsidR="000A6FC9" w:rsidRPr="00B8454C" w:rsidRDefault="000A6FC9" w:rsidP="00816966">
            <w:pPr>
              <w:widowControl/>
              <w:autoSpaceDE/>
              <w:autoSpaceDN/>
              <w:rPr>
                <w:color w:val="000000"/>
                <w:sz w:val="24"/>
                <w:szCs w:val="24"/>
              </w:rPr>
            </w:pPr>
            <w:r w:rsidRPr="00B8454C">
              <w:rPr>
                <w:color w:val="000000"/>
                <w:sz w:val="24"/>
                <w:szCs w:val="24"/>
              </w:rPr>
              <w:t>Uplift previous year's data that passed QA review to the EPA Water Quality Exchange</w:t>
            </w:r>
          </w:p>
        </w:tc>
        <w:tc>
          <w:tcPr>
            <w:tcW w:w="960" w:type="dxa"/>
            <w:tcBorders>
              <w:top w:val="nil"/>
              <w:left w:val="nil"/>
              <w:bottom w:val="single" w:sz="4" w:space="0" w:color="auto"/>
              <w:right w:val="single" w:sz="8" w:space="0" w:color="auto"/>
            </w:tcBorders>
            <w:shd w:val="clear" w:color="auto" w:fill="auto"/>
            <w:noWrap/>
            <w:vAlign w:val="bottom"/>
            <w:hideMark/>
          </w:tcPr>
          <w:p w14:paraId="5434E72A" w14:textId="77777777" w:rsidR="000A6FC9" w:rsidRPr="00B8454C" w:rsidRDefault="000A6FC9" w:rsidP="00816966">
            <w:pPr>
              <w:widowControl/>
              <w:autoSpaceDE/>
              <w:autoSpaceDN/>
              <w:rPr>
                <w:color w:val="000000"/>
                <w:sz w:val="24"/>
                <w:szCs w:val="24"/>
              </w:rPr>
            </w:pPr>
            <w:r w:rsidRPr="00B8454C">
              <w:rPr>
                <w:color w:val="000000"/>
                <w:sz w:val="24"/>
                <w:szCs w:val="24"/>
              </w:rPr>
              <w:t>3</w:t>
            </w:r>
            <w:r>
              <w:rPr>
                <w:color w:val="000000"/>
                <w:sz w:val="24"/>
                <w:szCs w:val="24"/>
              </w:rPr>
              <w:t>9</w:t>
            </w:r>
            <w:r w:rsidRPr="00B8454C">
              <w:rPr>
                <w:color w:val="000000"/>
                <w:sz w:val="24"/>
                <w:szCs w:val="24"/>
              </w:rPr>
              <w:t xml:space="preserve">, </w:t>
            </w:r>
            <w:r>
              <w:rPr>
                <w:color w:val="000000"/>
                <w:sz w:val="24"/>
                <w:szCs w:val="24"/>
              </w:rPr>
              <w:t>40</w:t>
            </w:r>
          </w:p>
        </w:tc>
      </w:tr>
      <w:tr w:rsidR="000A6FC9" w:rsidRPr="00B8454C" w14:paraId="71E1684E"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5063208D"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5E4A448"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2F7F1694"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3991FCFD"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30A34BDB" w14:textId="77777777" w:rsidR="000A6FC9" w:rsidRPr="00B8454C" w:rsidRDefault="000A6FC9" w:rsidP="00816966">
            <w:pPr>
              <w:widowControl/>
              <w:autoSpaceDE/>
              <w:autoSpaceDN/>
              <w:rPr>
                <w:color w:val="000000"/>
                <w:sz w:val="24"/>
                <w:szCs w:val="24"/>
              </w:rPr>
            </w:pPr>
            <w:r w:rsidRPr="00B8454C">
              <w:rPr>
                <w:color w:val="000000"/>
                <w:sz w:val="24"/>
                <w:szCs w:val="24"/>
              </w:rPr>
              <w:t>Review previous year's data for five-year trends in the context of regulatory values</w:t>
            </w:r>
          </w:p>
        </w:tc>
        <w:tc>
          <w:tcPr>
            <w:tcW w:w="960" w:type="dxa"/>
            <w:tcBorders>
              <w:top w:val="nil"/>
              <w:left w:val="nil"/>
              <w:bottom w:val="single" w:sz="4" w:space="0" w:color="auto"/>
              <w:right w:val="single" w:sz="8" w:space="0" w:color="auto"/>
            </w:tcBorders>
            <w:shd w:val="clear" w:color="auto" w:fill="auto"/>
            <w:noWrap/>
            <w:vAlign w:val="bottom"/>
            <w:hideMark/>
          </w:tcPr>
          <w:p w14:paraId="03A1D127" w14:textId="77777777" w:rsidR="000A6FC9" w:rsidRPr="00B8454C" w:rsidRDefault="000A6FC9" w:rsidP="00816966">
            <w:pPr>
              <w:widowControl/>
              <w:autoSpaceDE/>
              <w:autoSpaceDN/>
              <w:rPr>
                <w:color w:val="000000"/>
                <w:sz w:val="24"/>
                <w:szCs w:val="24"/>
              </w:rPr>
            </w:pPr>
            <w:r>
              <w:rPr>
                <w:color w:val="000000"/>
                <w:sz w:val="24"/>
                <w:szCs w:val="24"/>
              </w:rPr>
              <w:t>40</w:t>
            </w:r>
          </w:p>
        </w:tc>
      </w:tr>
      <w:tr w:rsidR="000A6FC9" w:rsidRPr="00B8454C" w14:paraId="20719413"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6F6B7FCE"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A12EB43" w14:textId="77777777" w:rsidR="000A6FC9" w:rsidRPr="00B8454C" w:rsidRDefault="000A6FC9" w:rsidP="00816966">
            <w:pPr>
              <w:widowControl/>
              <w:autoSpaceDE/>
              <w:autoSpaceDN/>
              <w:rPr>
                <w:color w:val="000000"/>
                <w:sz w:val="24"/>
                <w:szCs w:val="24"/>
              </w:rPr>
            </w:pPr>
            <w:r w:rsidRPr="00B8454C">
              <w:rPr>
                <w:color w:val="000000"/>
                <w:sz w:val="24"/>
                <w:szCs w:val="24"/>
              </w:rPr>
              <w:t>December</w:t>
            </w:r>
          </w:p>
        </w:tc>
        <w:tc>
          <w:tcPr>
            <w:tcW w:w="2260" w:type="dxa"/>
            <w:tcBorders>
              <w:top w:val="nil"/>
              <w:left w:val="nil"/>
              <w:bottom w:val="single" w:sz="4" w:space="0" w:color="auto"/>
              <w:right w:val="single" w:sz="4" w:space="0" w:color="auto"/>
            </w:tcBorders>
            <w:shd w:val="clear" w:color="auto" w:fill="auto"/>
            <w:vAlign w:val="bottom"/>
            <w:hideMark/>
          </w:tcPr>
          <w:p w14:paraId="12D832B3"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0B1DA9D7"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0C09420C" w14:textId="77777777" w:rsidR="000A6FC9" w:rsidRPr="00B8454C" w:rsidRDefault="000A6FC9" w:rsidP="00816966">
            <w:pPr>
              <w:widowControl/>
              <w:autoSpaceDE/>
              <w:autoSpaceDN/>
              <w:rPr>
                <w:color w:val="000000"/>
                <w:sz w:val="24"/>
                <w:szCs w:val="24"/>
              </w:rPr>
            </w:pPr>
            <w:r w:rsidRPr="00B8454C">
              <w:rPr>
                <w:color w:val="000000"/>
                <w:sz w:val="24"/>
                <w:szCs w:val="24"/>
              </w:rPr>
              <w:t>Produce a</w:t>
            </w:r>
            <w:r>
              <w:rPr>
                <w:color w:val="000000"/>
                <w:sz w:val="24"/>
                <w:szCs w:val="24"/>
              </w:rPr>
              <w:t xml:space="preserve"> data trends and</w:t>
            </w:r>
            <w:r w:rsidRPr="00B8454C">
              <w:rPr>
                <w:color w:val="000000"/>
                <w:sz w:val="24"/>
                <w:szCs w:val="24"/>
              </w:rPr>
              <w:t xml:space="preserve"> QA summary </w:t>
            </w:r>
            <w:r>
              <w:rPr>
                <w:color w:val="000000"/>
                <w:sz w:val="24"/>
                <w:szCs w:val="24"/>
              </w:rPr>
              <w:t xml:space="preserve">report; </w:t>
            </w:r>
            <w:r w:rsidRPr="00B8454C">
              <w:rPr>
                <w:color w:val="000000"/>
                <w:sz w:val="24"/>
                <w:szCs w:val="24"/>
              </w:rPr>
              <w:t xml:space="preserve">submit to the </w:t>
            </w:r>
            <w:r>
              <w:rPr>
                <w:color w:val="000000"/>
                <w:sz w:val="24"/>
                <w:szCs w:val="24"/>
              </w:rPr>
              <w:t xml:space="preserve">KWF Executive Director </w:t>
            </w:r>
          </w:p>
        </w:tc>
        <w:tc>
          <w:tcPr>
            <w:tcW w:w="960" w:type="dxa"/>
            <w:tcBorders>
              <w:top w:val="nil"/>
              <w:left w:val="nil"/>
              <w:bottom w:val="single" w:sz="4" w:space="0" w:color="auto"/>
              <w:right w:val="single" w:sz="8" w:space="0" w:color="auto"/>
            </w:tcBorders>
            <w:shd w:val="clear" w:color="auto" w:fill="auto"/>
            <w:noWrap/>
            <w:vAlign w:val="bottom"/>
            <w:hideMark/>
          </w:tcPr>
          <w:p w14:paraId="5A378EE4" w14:textId="77777777" w:rsidR="000A6FC9" w:rsidRPr="00B8454C" w:rsidRDefault="000A6FC9" w:rsidP="00816966">
            <w:pPr>
              <w:widowControl/>
              <w:autoSpaceDE/>
              <w:autoSpaceDN/>
              <w:rPr>
                <w:color w:val="000000"/>
                <w:sz w:val="24"/>
                <w:szCs w:val="24"/>
              </w:rPr>
            </w:pPr>
            <w:r w:rsidRPr="00B8454C">
              <w:rPr>
                <w:color w:val="000000"/>
                <w:sz w:val="24"/>
                <w:szCs w:val="24"/>
              </w:rPr>
              <w:t>3</w:t>
            </w:r>
            <w:r>
              <w:rPr>
                <w:color w:val="000000"/>
                <w:sz w:val="24"/>
                <w:szCs w:val="24"/>
              </w:rPr>
              <w:t>2</w:t>
            </w:r>
            <w:r w:rsidRPr="00B8454C">
              <w:rPr>
                <w:color w:val="000000"/>
                <w:sz w:val="24"/>
                <w:szCs w:val="24"/>
              </w:rPr>
              <w:t>, 4</w:t>
            </w:r>
            <w:r>
              <w:rPr>
                <w:color w:val="000000"/>
                <w:sz w:val="24"/>
                <w:szCs w:val="24"/>
              </w:rPr>
              <w:t>2</w:t>
            </w:r>
          </w:p>
        </w:tc>
      </w:tr>
      <w:tr w:rsidR="000A6FC9" w:rsidRPr="00B8454C" w14:paraId="3B8A2DA2"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tcPr>
          <w:p w14:paraId="404A6F2D" w14:textId="77777777" w:rsidR="000A6FC9" w:rsidRPr="00B8454C" w:rsidRDefault="000A6FC9" w:rsidP="00816966">
            <w:pPr>
              <w:widowControl/>
              <w:autoSpaceDE/>
              <w:autoSpaceDN/>
              <w:rPr>
                <w:color w:val="000000"/>
                <w:sz w:val="24"/>
                <w:szCs w:val="24"/>
              </w:rPr>
            </w:pPr>
            <w:r>
              <w:rPr>
                <w:color w:val="000000"/>
                <w:sz w:val="24"/>
                <w:szCs w:val="24"/>
              </w:rPr>
              <w:t>Semiannual</w:t>
            </w:r>
          </w:p>
        </w:tc>
        <w:tc>
          <w:tcPr>
            <w:tcW w:w="1180" w:type="dxa"/>
            <w:tcBorders>
              <w:top w:val="nil"/>
              <w:left w:val="nil"/>
              <w:bottom w:val="single" w:sz="4" w:space="0" w:color="auto"/>
              <w:right w:val="single" w:sz="4" w:space="0" w:color="auto"/>
            </w:tcBorders>
            <w:shd w:val="clear" w:color="auto" w:fill="auto"/>
            <w:noWrap/>
            <w:vAlign w:val="bottom"/>
          </w:tcPr>
          <w:p w14:paraId="0297D5C3" w14:textId="77777777" w:rsidR="000A6FC9" w:rsidRPr="00B8454C" w:rsidRDefault="000A6FC9" w:rsidP="00816966">
            <w:pPr>
              <w:widowControl/>
              <w:autoSpaceDE/>
              <w:autoSpaceDN/>
              <w:rPr>
                <w:color w:val="000000"/>
                <w:sz w:val="24"/>
                <w:szCs w:val="24"/>
              </w:rPr>
            </w:pPr>
            <w:r>
              <w:rPr>
                <w:color w:val="000000"/>
                <w:sz w:val="24"/>
                <w:szCs w:val="24"/>
              </w:rPr>
              <w:t>January</w:t>
            </w:r>
          </w:p>
        </w:tc>
        <w:tc>
          <w:tcPr>
            <w:tcW w:w="2260" w:type="dxa"/>
            <w:tcBorders>
              <w:top w:val="nil"/>
              <w:left w:val="nil"/>
              <w:bottom w:val="single" w:sz="4" w:space="0" w:color="auto"/>
              <w:right w:val="single" w:sz="4" w:space="0" w:color="auto"/>
            </w:tcBorders>
            <w:shd w:val="clear" w:color="auto" w:fill="auto"/>
            <w:vAlign w:val="bottom"/>
          </w:tcPr>
          <w:p w14:paraId="15F0471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tcPr>
          <w:p w14:paraId="3DE458D6"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tcPr>
          <w:p w14:paraId="7C30D08C" w14:textId="77777777" w:rsidR="000A6FC9" w:rsidRPr="00B8454C" w:rsidRDefault="000A6FC9" w:rsidP="00816966">
            <w:pPr>
              <w:widowControl/>
              <w:autoSpaceDE/>
              <w:autoSpaceDN/>
              <w:rPr>
                <w:color w:val="000000"/>
                <w:sz w:val="24"/>
                <w:szCs w:val="24"/>
              </w:rPr>
            </w:pPr>
            <w:r>
              <w:rPr>
                <w:color w:val="000000"/>
                <w:sz w:val="24"/>
                <w:szCs w:val="24"/>
              </w:rPr>
              <w:t>Submit data to the</w:t>
            </w:r>
            <w:r w:rsidRPr="00B8454C">
              <w:rPr>
                <w:color w:val="000000"/>
                <w:sz w:val="24"/>
                <w:szCs w:val="24"/>
              </w:rPr>
              <w:t xml:space="preserve"> ADEC</w:t>
            </w:r>
            <w:r>
              <w:rPr>
                <w:color w:val="000000"/>
                <w:sz w:val="24"/>
                <w:szCs w:val="24"/>
              </w:rPr>
              <w:t xml:space="preserve"> Integrated Report call for data.</w:t>
            </w:r>
          </w:p>
        </w:tc>
        <w:tc>
          <w:tcPr>
            <w:tcW w:w="960" w:type="dxa"/>
            <w:tcBorders>
              <w:top w:val="nil"/>
              <w:left w:val="nil"/>
              <w:bottom w:val="single" w:sz="4" w:space="0" w:color="auto"/>
              <w:right w:val="single" w:sz="8" w:space="0" w:color="auto"/>
            </w:tcBorders>
            <w:shd w:val="clear" w:color="auto" w:fill="auto"/>
            <w:noWrap/>
            <w:vAlign w:val="bottom"/>
          </w:tcPr>
          <w:p w14:paraId="77BD7DA5" w14:textId="77777777" w:rsidR="000A6FC9" w:rsidRPr="00B8454C" w:rsidRDefault="000A6FC9" w:rsidP="00816966">
            <w:pPr>
              <w:widowControl/>
              <w:autoSpaceDE/>
              <w:autoSpaceDN/>
              <w:rPr>
                <w:color w:val="000000"/>
                <w:sz w:val="24"/>
                <w:szCs w:val="24"/>
              </w:rPr>
            </w:pPr>
            <w:r>
              <w:rPr>
                <w:color w:val="000000"/>
                <w:sz w:val="24"/>
                <w:szCs w:val="24"/>
              </w:rPr>
              <w:t>39</w:t>
            </w:r>
          </w:p>
        </w:tc>
      </w:tr>
      <w:tr w:rsidR="000A6FC9" w:rsidRPr="00B8454C" w14:paraId="6444CBD4"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F058215"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515C3E7D"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5AD61999" w14:textId="77777777" w:rsidR="000A6FC9" w:rsidRPr="00B8454C" w:rsidRDefault="000A6FC9" w:rsidP="00816966">
            <w:pPr>
              <w:widowControl/>
              <w:autoSpaceDE/>
              <w:autoSpaceDN/>
              <w:rPr>
                <w:color w:val="000000"/>
                <w:sz w:val="24"/>
                <w:szCs w:val="24"/>
              </w:rPr>
            </w:pPr>
            <w:r w:rsidRPr="00B8454C">
              <w:rPr>
                <w:color w:val="000000"/>
                <w:sz w:val="24"/>
                <w:szCs w:val="24"/>
              </w:rPr>
              <w:t>Technical Advisory Committee</w:t>
            </w:r>
          </w:p>
        </w:tc>
        <w:tc>
          <w:tcPr>
            <w:tcW w:w="2680" w:type="dxa"/>
            <w:tcBorders>
              <w:top w:val="nil"/>
              <w:left w:val="nil"/>
              <w:bottom w:val="single" w:sz="4" w:space="0" w:color="auto"/>
              <w:right w:val="single" w:sz="4" w:space="0" w:color="auto"/>
            </w:tcBorders>
            <w:shd w:val="clear" w:color="auto" w:fill="auto"/>
            <w:vAlign w:val="bottom"/>
            <w:hideMark/>
          </w:tcPr>
          <w:p w14:paraId="62A0FAC4" w14:textId="77777777" w:rsidR="000A6FC9" w:rsidRPr="00B8454C" w:rsidRDefault="000A6FC9" w:rsidP="00816966">
            <w:pPr>
              <w:widowControl/>
              <w:autoSpaceDE/>
              <w:autoSpaceDN/>
              <w:rPr>
                <w:color w:val="000000"/>
                <w:sz w:val="24"/>
                <w:szCs w:val="24"/>
              </w:rPr>
            </w:pPr>
            <w:r w:rsidRPr="00B8454C">
              <w:rPr>
                <w:color w:val="000000"/>
                <w:sz w:val="24"/>
                <w:szCs w:val="24"/>
              </w:rPr>
              <w:t>Committee Members</w:t>
            </w:r>
          </w:p>
        </w:tc>
        <w:tc>
          <w:tcPr>
            <w:tcW w:w="5800" w:type="dxa"/>
            <w:tcBorders>
              <w:top w:val="nil"/>
              <w:left w:val="nil"/>
              <w:bottom w:val="single" w:sz="4" w:space="0" w:color="auto"/>
              <w:right w:val="single" w:sz="4" w:space="0" w:color="auto"/>
            </w:tcBorders>
            <w:shd w:val="clear" w:color="auto" w:fill="auto"/>
            <w:vAlign w:val="bottom"/>
            <w:hideMark/>
          </w:tcPr>
          <w:p w14:paraId="54C11887" w14:textId="77777777" w:rsidR="000A6FC9" w:rsidRPr="00B8454C" w:rsidRDefault="000A6FC9" w:rsidP="00816966">
            <w:pPr>
              <w:widowControl/>
              <w:autoSpaceDE/>
              <w:autoSpaceDN/>
              <w:rPr>
                <w:color w:val="000000"/>
                <w:sz w:val="24"/>
                <w:szCs w:val="24"/>
              </w:rPr>
            </w:pPr>
            <w:r w:rsidRPr="00B8454C">
              <w:rPr>
                <w:color w:val="000000"/>
                <w:sz w:val="24"/>
                <w:szCs w:val="24"/>
              </w:rPr>
              <w:t>Review QAPP</w:t>
            </w:r>
            <w:r>
              <w:rPr>
                <w:color w:val="000000"/>
                <w:sz w:val="24"/>
                <w:szCs w:val="24"/>
              </w:rPr>
              <w:t>, address QA issues,</w:t>
            </w:r>
            <w:r w:rsidRPr="00B8454C">
              <w:rPr>
                <w:color w:val="000000"/>
                <w:sz w:val="24"/>
                <w:szCs w:val="24"/>
              </w:rPr>
              <w:t xml:space="preserve"> and overall project design</w:t>
            </w:r>
          </w:p>
        </w:tc>
        <w:tc>
          <w:tcPr>
            <w:tcW w:w="960" w:type="dxa"/>
            <w:tcBorders>
              <w:top w:val="nil"/>
              <w:left w:val="nil"/>
              <w:bottom w:val="single" w:sz="4" w:space="0" w:color="auto"/>
              <w:right w:val="single" w:sz="8" w:space="0" w:color="auto"/>
            </w:tcBorders>
            <w:shd w:val="clear" w:color="auto" w:fill="auto"/>
            <w:noWrap/>
            <w:vAlign w:val="bottom"/>
            <w:hideMark/>
          </w:tcPr>
          <w:p w14:paraId="0ED6DF65" w14:textId="77777777" w:rsidR="000A6FC9" w:rsidRPr="00B8454C" w:rsidRDefault="000A6FC9" w:rsidP="00816966">
            <w:pPr>
              <w:widowControl/>
              <w:autoSpaceDE/>
              <w:autoSpaceDN/>
              <w:rPr>
                <w:color w:val="000000"/>
                <w:sz w:val="24"/>
                <w:szCs w:val="24"/>
              </w:rPr>
            </w:pPr>
            <w:r w:rsidRPr="00B8454C">
              <w:rPr>
                <w:color w:val="000000"/>
                <w:sz w:val="24"/>
                <w:szCs w:val="24"/>
              </w:rPr>
              <w:t>4</w:t>
            </w:r>
            <w:r>
              <w:rPr>
                <w:color w:val="000000"/>
                <w:sz w:val="24"/>
                <w:szCs w:val="24"/>
              </w:rPr>
              <w:t>2</w:t>
            </w:r>
          </w:p>
        </w:tc>
      </w:tr>
      <w:tr w:rsidR="000A6FC9" w:rsidRPr="00B8454C" w14:paraId="1A3406B3"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E4C6F50"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15572E1A" w14:textId="77777777" w:rsidR="000A6FC9" w:rsidRPr="00B8454C" w:rsidRDefault="000A6FC9" w:rsidP="00816966">
            <w:pPr>
              <w:widowControl/>
              <w:autoSpaceDE/>
              <w:autoSpaceDN/>
              <w:rPr>
                <w:color w:val="000000"/>
                <w:sz w:val="24"/>
                <w:szCs w:val="24"/>
              </w:rPr>
            </w:pPr>
            <w:r w:rsidRPr="00B8454C">
              <w:rPr>
                <w:color w:val="000000"/>
                <w:sz w:val="24"/>
                <w:szCs w:val="24"/>
              </w:rPr>
              <w:t>March/May</w:t>
            </w:r>
          </w:p>
        </w:tc>
        <w:tc>
          <w:tcPr>
            <w:tcW w:w="2260" w:type="dxa"/>
            <w:tcBorders>
              <w:top w:val="nil"/>
              <w:left w:val="nil"/>
              <w:bottom w:val="single" w:sz="4" w:space="0" w:color="auto"/>
              <w:right w:val="single" w:sz="4" w:space="0" w:color="auto"/>
            </w:tcBorders>
            <w:shd w:val="clear" w:color="auto" w:fill="auto"/>
            <w:vAlign w:val="bottom"/>
            <w:hideMark/>
          </w:tcPr>
          <w:p w14:paraId="4C904D5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56F4281F"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6FB41077" w14:textId="77777777" w:rsidR="000A6FC9" w:rsidRPr="00B8454C" w:rsidRDefault="000A6FC9" w:rsidP="00816966">
            <w:pPr>
              <w:widowControl/>
              <w:autoSpaceDE/>
              <w:autoSpaceDN/>
              <w:rPr>
                <w:color w:val="000000"/>
                <w:sz w:val="24"/>
                <w:szCs w:val="24"/>
              </w:rPr>
            </w:pPr>
            <w:r w:rsidRPr="00B8454C">
              <w:rPr>
                <w:color w:val="000000"/>
                <w:sz w:val="24"/>
                <w:szCs w:val="24"/>
              </w:rPr>
              <w:t>Confirm sampling teams</w:t>
            </w:r>
          </w:p>
        </w:tc>
        <w:tc>
          <w:tcPr>
            <w:tcW w:w="960" w:type="dxa"/>
            <w:tcBorders>
              <w:top w:val="nil"/>
              <w:left w:val="nil"/>
              <w:bottom w:val="single" w:sz="4" w:space="0" w:color="auto"/>
              <w:right w:val="single" w:sz="8" w:space="0" w:color="auto"/>
            </w:tcBorders>
            <w:shd w:val="clear" w:color="auto" w:fill="auto"/>
            <w:noWrap/>
            <w:vAlign w:val="bottom"/>
            <w:hideMark/>
          </w:tcPr>
          <w:p w14:paraId="69E891F3" w14:textId="77777777" w:rsidR="000A6FC9" w:rsidRPr="00B8454C" w:rsidRDefault="000A6FC9" w:rsidP="00816966">
            <w:pPr>
              <w:widowControl/>
              <w:autoSpaceDE/>
              <w:autoSpaceDN/>
              <w:rPr>
                <w:color w:val="000000"/>
                <w:sz w:val="24"/>
                <w:szCs w:val="24"/>
              </w:rPr>
            </w:pPr>
            <w:r w:rsidRPr="00B8454C">
              <w:rPr>
                <w:color w:val="000000"/>
                <w:sz w:val="24"/>
                <w:szCs w:val="24"/>
              </w:rPr>
              <w:t>2</w:t>
            </w:r>
            <w:r>
              <w:rPr>
                <w:color w:val="000000"/>
                <w:sz w:val="24"/>
                <w:szCs w:val="24"/>
              </w:rPr>
              <w:t>9</w:t>
            </w:r>
          </w:p>
        </w:tc>
      </w:tr>
      <w:tr w:rsidR="000A6FC9" w:rsidRPr="00B8454C" w14:paraId="563DC0B8"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58F1B853"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4C3923F0" w14:textId="77777777" w:rsidR="000A6FC9" w:rsidRPr="00B8454C" w:rsidRDefault="000A6FC9" w:rsidP="00816966">
            <w:pPr>
              <w:widowControl/>
              <w:autoSpaceDE/>
              <w:autoSpaceDN/>
              <w:rPr>
                <w:color w:val="000000"/>
                <w:sz w:val="24"/>
                <w:szCs w:val="24"/>
              </w:rPr>
            </w:pPr>
            <w:r w:rsidRPr="00B8454C">
              <w:rPr>
                <w:color w:val="000000"/>
                <w:sz w:val="24"/>
                <w:szCs w:val="24"/>
              </w:rPr>
              <w:t>April/May</w:t>
            </w:r>
          </w:p>
        </w:tc>
        <w:tc>
          <w:tcPr>
            <w:tcW w:w="2260" w:type="dxa"/>
            <w:tcBorders>
              <w:top w:val="nil"/>
              <w:left w:val="nil"/>
              <w:bottom w:val="single" w:sz="4" w:space="0" w:color="auto"/>
              <w:right w:val="single" w:sz="4" w:space="0" w:color="auto"/>
            </w:tcBorders>
            <w:shd w:val="clear" w:color="auto" w:fill="auto"/>
            <w:vAlign w:val="bottom"/>
            <w:hideMark/>
          </w:tcPr>
          <w:p w14:paraId="47249B95"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62718475"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37F37AD5" w14:textId="77777777" w:rsidR="000A6FC9" w:rsidRPr="00B8454C" w:rsidRDefault="000A6FC9" w:rsidP="00816966">
            <w:pPr>
              <w:widowControl/>
              <w:autoSpaceDE/>
              <w:autoSpaceDN/>
              <w:rPr>
                <w:color w:val="000000"/>
                <w:sz w:val="24"/>
                <w:szCs w:val="24"/>
              </w:rPr>
            </w:pPr>
            <w:r w:rsidRPr="00B8454C">
              <w:rPr>
                <w:color w:val="000000"/>
                <w:sz w:val="24"/>
                <w:szCs w:val="24"/>
              </w:rPr>
              <w:t>Transfer field samples to laboratories</w:t>
            </w:r>
          </w:p>
        </w:tc>
        <w:tc>
          <w:tcPr>
            <w:tcW w:w="960" w:type="dxa"/>
            <w:tcBorders>
              <w:top w:val="nil"/>
              <w:left w:val="nil"/>
              <w:bottom w:val="single" w:sz="4" w:space="0" w:color="auto"/>
              <w:right w:val="single" w:sz="8" w:space="0" w:color="auto"/>
            </w:tcBorders>
            <w:shd w:val="clear" w:color="auto" w:fill="auto"/>
            <w:noWrap/>
            <w:vAlign w:val="bottom"/>
            <w:hideMark/>
          </w:tcPr>
          <w:p w14:paraId="12BC20A9" w14:textId="77777777" w:rsidR="000A6FC9" w:rsidRPr="00B8454C" w:rsidRDefault="000A6FC9" w:rsidP="00816966">
            <w:pPr>
              <w:widowControl/>
              <w:autoSpaceDE/>
              <w:autoSpaceDN/>
              <w:rPr>
                <w:color w:val="000000"/>
                <w:sz w:val="24"/>
                <w:szCs w:val="24"/>
              </w:rPr>
            </w:pPr>
            <w:r>
              <w:rPr>
                <w:color w:val="000000"/>
                <w:sz w:val="24"/>
                <w:szCs w:val="24"/>
              </w:rPr>
              <w:t>30</w:t>
            </w:r>
          </w:p>
        </w:tc>
      </w:tr>
      <w:tr w:rsidR="000A6FC9" w:rsidRPr="00B8454C" w14:paraId="4220990A"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1A173E12"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8B4E93F" w14:textId="77777777" w:rsidR="000A6FC9" w:rsidRPr="00B8454C" w:rsidRDefault="000A6FC9" w:rsidP="00816966">
            <w:pPr>
              <w:widowControl/>
              <w:autoSpaceDE/>
              <w:autoSpaceDN/>
              <w:rPr>
                <w:color w:val="000000"/>
                <w:sz w:val="24"/>
                <w:szCs w:val="24"/>
              </w:rPr>
            </w:pPr>
            <w:r w:rsidRPr="00B8454C">
              <w:rPr>
                <w:color w:val="000000"/>
                <w:sz w:val="24"/>
                <w:szCs w:val="24"/>
              </w:rPr>
              <w:t>July/August</w:t>
            </w:r>
          </w:p>
        </w:tc>
        <w:tc>
          <w:tcPr>
            <w:tcW w:w="2260" w:type="dxa"/>
            <w:tcBorders>
              <w:top w:val="nil"/>
              <w:left w:val="nil"/>
              <w:bottom w:val="single" w:sz="4" w:space="0" w:color="auto"/>
              <w:right w:val="single" w:sz="4" w:space="0" w:color="auto"/>
            </w:tcBorders>
            <w:shd w:val="clear" w:color="auto" w:fill="auto"/>
            <w:vAlign w:val="bottom"/>
            <w:hideMark/>
          </w:tcPr>
          <w:p w14:paraId="1F64CBEA"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78EF820F"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175D602E" w14:textId="77777777" w:rsidR="000A6FC9" w:rsidRPr="00B8454C" w:rsidRDefault="000A6FC9" w:rsidP="00816966">
            <w:pPr>
              <w:widowControl/>
              <w:autoSpaceDE/>
              <w:autoSpaceDN/>
              <w:rPr>
                <w:color w:val="000000"/>
                <w:sz w:val="24"/>
                <w:szCs w:val="24"/>
              </w:rPr>
            </w:pPr>
            <w:r w:rsidRPr="00B8454C">
              <w:rPr>
                <w:color w:val="000000"/>
                <w:sz w:val="24"/>
                <w:szCs w:val="24"/>
              </w:rPr>
              <w:t>Receive data from laboratories</w:t>
            </w:r>
          </w:p>
        </w:tc>
        <w:tc>
          <w:tcPr>
            <w:tcW w:w="960" w:type="dxa"/>
            <w:tcBorders>
              <w:top w:val="nil"/>
              <w:left w:val="nil"/>
              <w:bottom w:val="single" w:sz="4" w:space="0" w:color="auto"/>
              <w:right w:val="single" w:sz="8" w:space="0" w:color="auto"/>
            </w:tcBorders>
            <w:shd w:val="clear" w:color="auto" w:fill="auto"/>
            <w:noWrap/>
            <w:vAlign w:val="bottom"/>
            <w:hideMark/>
          </w:tcPr>
          <w:p w14:paraId="743F7962" w14:textId="77777777" w:rsidR="000A6FC9" w:rsidRPr="00B8454C" w:rsidRDefault="000A6FC9" w:rsidP="00816966">
            <w:pPr>
              <w:widowControl/>
              <w:autoSpaceDE/>
              <w:autoSpaceDN/>
              <w:rPr>
                <w:color w:val="000000"/>
                <w:sz w:val="24"/>
                <w:szCs w:val="24"/>
              </w:rPr>
            </w:pPr>
            <w:r>
              <w:rPr>
                <w:color w:val="000000"/>
                <w:sz w:val="24"/>
                <w:szCs w:val="24"/>
              </w:rPr>
              <w:t>40</w:t>
            </w:r>
          </w:p>
        </w:tc>
      </w:tr>
      <w:tr w:rsidR="000A6FC9" w:rsidRPr="00B8454C" w14:paraId="15D43A35"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779BF8F5"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5AAD786" w14:textId="77777777" w:rsidR="000A6FC9" w:rsidRPr="00B8454C" w:rsidRDefault="000A6FC9" w:rsidP="00816966">
            <w:pPr>
              <w:widowControl/>
              <w:autoSpaceDE/>
              <w:autoSpaceDN/>
              <w:rPr>
                <w:color w:val="000000"/>
                <w:sz w:val="24"/>
                <w:szCs w:val="24"/>
              </w:rPr>
            </w:pPr>
            <w:r w:rsidRPr="00B8454C">
              <w:rPr>
                <w:color w:val="000000"/>
                <w:sz w:val="24"/>
                <w:szCs w:val="24"/>
              </w:rPr>
              <w:t>March/May</w:t>
            </w:r>
          </w:p>
        </w:tc>
        <w:tc>
          <w:tcPr>
            <w:tcW w:w="2260" w:type="dxa"/>
            <w:tcBorders>
              <w:top w:val="nil"/>
              <w:left w:val="nil"/>
              <w:bottom w:val="single" w:sz="4" w:space="0" w:color="auto"/>
              <w:right w:val="single" w:sz="4" w:space="0" w:color="auto"/>
            </w:tcBorders>
            <w:shd w:val="clear" w:color="auto" w:fill="auto"/>
            <w:vAlign w:val="bottom"/>
            <w:hideMark/>
          </w:tcPr>
          <w:p w14:paraId="761B07B8"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06040819"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63B74A12" w14:textId="77777777" w:rsidR="000A6FC9" w:rsidRPr="00B8454C" w:rsidRDefault="000A6FC9" w:rsidP="00816966">
            <w:pPr>
              <w:widowControl/>
              <w:autoSpaceDE/>
              <w:autoSpaceDN/>
              <w:rPr>
                <w:color w:val="000000"/>
                <w:sz w:val="24"/>
                <w:szCs w:val="24"/>
              </w:rPr>
            </w:pPr>
            <w:r w:rsidRPr="00B8454C">
              <w:rPr>
                <w:color w:val="000000"/>
                <w:sz w:val="24"/>
                <w:szCs w:val="24"/>
              </w:rPr>
              <w:t>Confirm laboratory schedules and capabilities</w:t>
            </w:r>
          </w:p>
        </w:tc>
        <w:tc>
          <w:tcPr>
            <w:tcW w:w="960" w:type="dxa"/>
            <w:tcBorders>
              <w:top w:val="nil"/>
              <w:left w:val="nil"/>
              <w:bottom w:val="single" w:sz="4" w:space="0" w:color="auto"/>
              <w:right w:val="single" w:sz="8" w:space="0" w:color="auto"/>
            </w:tcBorders>
            <w:shd w:val="clear" w:color="auto" w:fill="auto"/>
            <w:noWrap/>
            <w:vAlign w:val="bottom"/>
            <w:hideMark/>
          </w:tcPr>
          <w:p w14:paraId="09A18E14" w14:textId="77777777" w:rsidR="000A6FC9" w:rsidRPr="00B8454C" w:rsidRDefault="000A6FC9" w:rsidP="00816966">
            <w:pPr>
              <w:widowControl/>
              <w:autoSpaceDE/>
              <w:autoSpaceDN/>
              <w:rPr>
                <w:color w:val="000000"/>
                <w:sz w:val="24"/>
                <w:szCs w:val="24"/>
              </w:rPr>
            </w:pPr>
            <w:r w:rsidRPr="00B8454C">
              <w:rPr>
                <w:color w:val="000000"/>
                <w:sz w:val="24"/>
                <w:szCs w:val="24"/>
              </w:rPr>
              <w:t> </w:t>
            </w:r>
            <w:r>
              <w:rPr>
                <w:color w:val="000000"/>
                <w:sz w:val="24"/>
                <w:szCs w:val="24"/>
              </w:rPr>
              <w:t>29</w:t>
            </w:r>
          </w:p>
        </w:tc>
      </w:tr>
      <w:tr w:rsidR="000A6FC9" w:rsidRPr="00B8454C" w14:paraId="003225CE" w14:textId="77777777" w:rsidTr="00816966">
        <w:trPr>
          <w:trHeight w:val="582"/>
        </w:trPr>
        <w:tc>
          <w:tcPr>
            <w:tcW w:w="1180" w:type="dxa"/>
            <w:tcBorders>
              <w:top w:val="nil"/>
              <w:left w:val="single" w:sz="8" w:space="0" w:color="auto"/>
              <w:bottom w:val="single" w:sz="8" w:space="0" w:color="auto"/>
              <w:right w:val="single" w:sz="4" w:space="0" w:color="auto"/>
            </w:tcBorders>
            <w:shd w:val="clear" w:color="auto" w:fill="auto"/>
            <w:noWrap/>
            <w:vAlign w:val="bottom"/>
            <w:hideMark/>
          </w:tcPr>
          <w:p w14:paraId="09C9CBCA" w14:textId="77777777" w:rsidR="000A6FC9" w:rsidRPr="00B8454C" w:rsidRDefault="000A6FC9" w:rsidP="00816966">
            <w:pPr>
              <w:widowControl/>
              <w:autoSpaceDE/>
              <w:autoSpaceDN/>
              <w:rPr>
                <w:color w:val="000000"/>
                <w:sz w:val="24"/>
                <w:szCs w:val="24"/>
              </w:rPr>
            </w:pPr>
            <w:r w:rsidRPr="00B8454C">
              <w:rPr>
                <w:color w:val="000000"/>
                <w:sz w:val="24"/>
                <w:szCs w:val="24"/>
              </w:rPr>
              <w:t>Five years</w:t>
            </w:r>
          </w:p>
        </w:tc>
        <w:tc>
          <w:tcPr>
            <w:tcW w:w="1180" w:type="dxa"/>
            <w:tcBorders>
              <w:top w:val="nil"/>
              <w:left w:val="nil"/>
              <w:bottom w:val="single" w:sz="8" w:space="0" w:color="auto"/>
              <w:right w:val="single" w:sz="4" w:space="0" w:color="auto"/>
            </w:tcBorders>
            <w:shd w:val="clear" w:color="auto" w:fill="auto"/>
            <w:noWrap/>
            <w:vAlign w:val="bottom"/>
            <w:hideMark/>
          </w:tcPr>
          <w:p w14:paraId="1D9BB144" w14:textId="77777777" w:rsidR="000A6FC9" w:rsidRPr="00B8454C" w:rsidRDefault="000A6FC9" w:rsidP="00816966">
            <w:pPr>
              <w:widowControl/>
              <w:autoSpaceDE/>
              <w:autoSpaceDN/>
              <w:rPr>
                <w:color w:val="000000"/>
                <w:sz w:val="24"/>
                <w:szCs w:val="24"/>
              </w:rPr>
            </w:pPr>
            <w:r w:rsidRPr="00B8454C">
              <w:rPr>
                <w:color w:val="000000"/>
                <w:sz w:val="24"/>
                <w:szCs w:val="24"/>
              </w:rPr>
              <w:t>-</w:t>
            </w:r>
          </w:p>
        </w:tc>
        <w:tc>
          <w:tcPr>
            <w:tcW w:w="2260" w:type="dxa"/>
            <w:tcBorders>
              <w:top w:val="nil"/>
              <w:left w:val="nil"/>
              <w:bottom w:val="single" w:sz="8" w:space="0" w:color="auto"/>
              <w:right w:val="single" w:sz="4" w:space="0" w:color="auto"/>
            </w:tcBorders>
            <w:shd w:val="clear" w:color="auto" w:fill="auto"/>
            <w:vAlign w:val="bottom"/>
            <w:hideMark/>
          </w:tcPr>
          <w:p w14:paraId="78EC4FF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8" w:space="0" w:color="auto"/>
              <w:right w:val="single" w:sz="4" w:space="0" w:color="auto"/>
            </w:tcBorders>
            <w:shd w:val="clear" w:color="auto" w:fill="auto"/>
            <w:vAlign w:val="bottom"/>
            <w:hideMark/>
          </w:tcPr>
          <w:p w14:paraId="1CC4EE3B"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8" w:space="0" w:color="auto"/>
              <w:right w:val="single" w:sz="4" w:space="0" w:color="auto"/>
            </w:tcBorders>
            <w:shd w:val="clear" w:color="auto" w:fill="auto"/>
            <w:vAlign w:val="bottom"/>
            <w:hideMark/>
          </w:tcPr>
          <w:p w14:paraId="49F42121" w14:textId="77777777" w:rsidR="000A6FC9" w:rsidRPr="00B8454C" w:rsidRDefault="000A6FC9" w:rsidP="00816966">
            <w:pPr>
              <w:widowControl/>
              <w:autoSpaceDE/>
              <w:autoSpaceDN/>
              <w:rPr>
                <w:color w:val="000000"/>
                <w:sz w:val="24"/>
                <w:szCs w:val="24"/>
              </w:rPr>
            </w:pPr>
            <w:r w:rsidRPr="00B8454C">
              <w:rPr>
                <w:color w:val="000000"/>
                <w:sz w:val="24"/>
                <w:szCs w:val="24"/>
              </w:rPr>
              <w:t>Produce comprehensive data review, contingent on funding</w:t>
            </w:r>
          </w:p>
        </w:tc>
        <w:tc>
          <w:tcPr>
            <w:tcW w:w="960" w:type="dxa"/>
            <w:tcBorders>
              <w:top w:val="nil"/>
              <w:left w:val="nil"/>
              <w:bottom w:val="single" w:sz="8" w:space="0" w:color="auto"/>
              <w:right w:val="single" w:sz="8" w:space="0" w:color="auto"/>
            </w:tcBorders>
            <w:shd w:val="clear" w:color="auto" w:fill="auto"/>
            <w:noWrap/>
            <w:vAlign w:val="bottom"/>
            <w:hideMark/>
          </w:tcPr>
          <w:p w14:paraId="35A7C4B5" w14:textId="77777777" w:rsidR="000A6FC9" w:rsidRPr="00B8454C" w:rsidRDefault="000A6FC9" w:rsidP="00816966">
            <w:pPr>
              <w:widowControl/>
              <w:autoSpaceDE/>
              <w:autoSpaceDN/>
              <w:rPr>
                <w:color w:val="000000"/>
                <w:sz w:val="24"/>
                <w:szCs w:val="24"/>
              </w:rPr>
            </w:pPr>
            <w:r w:rsidRPr="00B8454C">
              <w:rPr>
                <w:color w:val="000000"/>
                <w:sz w:val="24"/>
                <w:szCs w:val="24"/>
              </w:rPr>
              <w:t>42</w:t>
            </w:r>
          </w:p>
        </w:tc>
      </w:tr>
    </w:tbl>
    <w:p w14:paraId="1EE0FF58" w14:textId="77777777" w:rsidR="000A6FC9" w:rsidRDefault="000A6FC9" w:rsidP="000A6FC9">
      <w:pPr>
        <w:pStyle w:val="Heading2"/>
        <w:ind w:left="0"/>
      </w:pPr>
    </w:p>
    <w:p w14:paraId="38B08C97" w14:textId="77777777" w:rsidR="000A6FC9" w:rsidRDefault="000A6FC9" w:rsidP="000A6FC9">
      <w:pPr>
        <w:pStyle w:val="Heading2"/>
        <w:ind w:left="0"/>
      </w:pPr>
    </w:p>
    <w:p w14:paraId="680E58DE" w14:textId="77777777" w:rsidR="000A6FC9" w:rsidRDefault="000A6FC9" w:rsidP="000A6FC9">
      <w:pPr>
        <w:pStyle w:val="Heading2"/>
        <w:ind w:left="0"/>
      </w:pPr>
    </w:p>
    <w:p w14:paraId="35D52A43" w14:textId="77777777" w:rsidR="008E4680" w:rsidRDefault="008E4680" w:rsidP="008E4680">
      <w:pPr>
        <w:sectPr w:rsidR="008E4680" w:rsidSect="00055722">
          <w:pgSz w:w="16840" w:h="11900" w:orient="landscape"/>
          <w:pgMar w:top="100" w:right="940" w:bottom="600" w:left="1520" w:header="929" w:footer="676" w:gutter="0"/>
          <w:cols w:space="720"/>
          <w:docGrid w:linePitch="299"/>
        </w:sectPr>
      </w:pPr>
    </w:p>
    <w:p w14:paraId="4F2FCBD4" w14:textId="77777777" w:rsidR="000A6FC9" w:rsidRPr="00DD2D54" w:rsidRDefault="008E4680" w:rsidP="000A6FC9">
      <w:pPr>
        <w:pStyle w:val="Heading2"/>
        <w:ind w:left="0"/>
      </w:pPr>
      <w:bookmarkStart w:id="81" w:name="_Toc117087845"/>
      <w:bookmarkStart w:id="82" w:name="_Toc125960335"/>
      <w:bookmarkStart w:id="83" w:name="_Toc125983997"/>
      <w:bookmarkStart w:id="84" w:name="_Toc125984278"/>
      <w:bookmarkStart w:id="85" w:name="_Toc132032650"/>
      <w:bookmarkStart w:id="86" w:name="_Toc133754235"/>
      <w:r w:rsidRPr="00DD2D54">
        <w:lastRenderedPageBreak/>
        <w:t>A5.</w:t>
      </w:r>
      <w:r w:rsidR="000A6FC9" w:rsidRPr="00DD2D54">
        <w:t xml:space="preserve"> Problem Definition/Background and Project Objectives</w:t>
      </w:r>
      <w:bookmarkEnd w:id="78"/>
      <w:bookmarkEnd w:id="81"/>
      <w:bookmarkEnd w:id="82"/>
      <w:bookmarkEnd w:id="83"/>
      <w:bookmarkEnd w:id="84"/>
      <w:bookmarkEnd w:id="85"/>
      <w:bookmarkEnd w:id="86"/>
    </w:p>
    <w:p w14:paraId="5103E6BE" w14:textId="4DC30F53" w:rsidR="008E4680" w:rsidRPr="00DD2D54" w:rsidRDefault="008E4680" w:rsidP="008E4680">
      <w:pPr>
        <w:pStyle w:val="BodyText"/>
        <w:spacing w:before="9"/>
        <w:rPr>
          <w:b/>
        </w:rPr>
      </w:pPr>
    </w:p>
    <w:p w14:paraId="682264C8" w14:textId="4C2B4693" w:rsidR="000A6FC9" w:rsidRPr="00DD2D54" w:rsidRDefault="008E4680" w:rsidP="000A6FC9">
      <w:pPr>
        <w:rPr>
          <w:sz w:val="24"/>
          <w:szCs w:val="24"/>
        </w:rPr>
      </w:pPr>
      <w:r w:rsidRPr="00DD2D54">
        <w:rPr>
          <w:sz w:val="24"/>
          <w:szCs w:val="24"/>
        </w:rPr>
        <w:t>The Kenai Watershed Forum's (KWF) water quality program is designed to document the existing and changing conditions of water quality within the Kenai River Watershed by developing and</w:t>
      </w:r>
      <w:r w:rsidRPr="00DD2D54">
        <w:rPr>
          <w:spacing w:val="-38"/>
          <w:sz w:val="24"/>
          <w:szCs w:val="24"/>
        </w:rPr>
        <w:t xml:space="preserve"> </w:t>
      </w:r>
      <w:r w:rsidRPr="00DD2D54">
        <w:rPr>
          <w:sz w:val="24"/>
          <w:szCs w:val="24"/>
        </w:rPr>
        <w:t>maintaining baseline</w:t>
      </w:r>
      <w:r w:rsidRPr="00DD2D54">
        <w:rPr>
          <w:spacing w:val="-16"/>
          <w:sz w:val="24"/>
          <w:szCs w:val="24"/>
        </w:rPr>
        <w:t xml:space="preserve"> </w:t>
      </w:r>
      <w:r w:rsidRPr="00DD2D54">
        <w:rPr>
          <w:sz w:val="24"/>
          <w:szCs w:val="24"/>
        </w:rPr>
        <w:t>information.</w:t>
      </w:r>
      <w:r w:rsidRPr="00DD2D54">
        <w:rPr>
          <w:spacing w:val="-16"/>
          <w:sz w:val="24"/>
          <w:szCs w:val="24"/>
        </w:rPr>
        <w:t xml:space="preserve"> </w:t>
      </w:r>
      <w:r w:rsidRPr="00DD2D54">
        <w:rPr>
          <w:sz w:val="24"/>
          <w:szCs w:val="24"/>
        </w:rPr>
        <w:t>It</w:t>
      </w:r>
      <w:r w:rsidRPr="00DD2D54">
        <w:rPr>
          <w:spacing w:val="-15"/>
          <w:sz w:val="24"/>
          <w:szCs w:val="24"/>
        </w:rPr>
        <w:t xml:space="preserve"> </w:t>
      </w:r>
      <w:r w:rsidRPr="00DD2D54">
        <w:rPr>
          <w:sz w:val="24"/>
          <w:szCs w:val="24"/>
        </w:rPr>
        <w:t>is</w:t>
      </w:r>
      <w:r w:rsidRPr="00DD2D54">
        <w:rPr>
          <w:spacing w:val="-17"/>
          <w:sz w:val="24"/>
          <w:szCs w:val="24"/>
        </w:rPr>
        <w:t xml:space="preserve"> </w:t>
      </w:r>
      <w:r w:rsidRPr="00DD2D54">
        <w:rPr>
          <w:sz w:val="24"/>
          <w:szCs w:val="24"/>
        </w:rPr>
        <w:t>the</w:t>
      </w:r>
      <w:r w:rsidRPr="00DD2D54">
        <w:rPr>
          <w:spacing w:val="-16"/>
          <w:sz w:val="24"/>
          <w:szCs w:val="24"/>
        </w:rPr>
        <w:t xml:space="preserve"> </w:t>
      </w:r>
      <w:r w:rsidRPr="00DD2D54">
        <w:rPr>
          <w:sz w:val="24"/>
          <w:szCs w:val="24"/>
        </w:rPr>
        <w:t>intent</w:t>
      </w:r>
      <w:r w:rsidRPr="00DD2D54">
        <w:rPr>
          <w:spacing w:val="-15"/>
          <w:sz w:val="24"/>
          <w:szCs w:val="24"/>
        </w:rPr>
        <w:t xml:space="preserve"> </w:t>
      </w:r>
      <w:r w:rsidRPr="00DD2D54">
        <w:rPr>
          <w:sz w:val="24"/>
          <w:szCs w:val="24"/>
        </w:rPr>
        <w:t>of</w:t>
      </w:r>
      <w:r w:rsidRPr="00DD2D54">
        <w:rPr>
          <w:spacing w:val="-14"/>
          <w:sz w:val="24"/>
          <w:szCs w:val="24"/>
        </w:rPr>
        <w:t xml:space="preserve"> </w:t>
      </w:r>
      <w:r w:rsidRPr="00DD2D54">
        <w:rPr>
          <w:sz w:val="24"/>
          <w:szCs w:val="24"/>
        </w:rPr>
        <w:t>the</w:t>
      </w:r>
      <w:r w:rsidRPr="00DD2D54">
        <w:rPr>
          <w:spacing w:val="-16"/>
          <w:sz w:val="24"/>
          <w:szCs w:val="24"/>
        </w:rPr>
        <w:t xml:space="preserve"> </w:t>
      </w:r>
      <w:r w:rsidRPr="00DD2D54">
        <w:rPr>
          <w:sz w:val="24"/>
          <w:szCs w:val="24"/>
        </w:rPr>
        <w:t>program</w:t>
      </w:r>
      <w:r w:rsidRPr="00DD2D54">
        <w:rPr>
          <w:spacing w:val="-17"/>
          <w:sz w:val="24"/>
          <w:szCs w:val="24"/>
        </w:rPr>
        <w:t xml:space="preserve"> </w:t>
      </w:r>
      <w:r w:rsidRPr="00DD2D54">
        <w:rPr>
          <w:sz w:val="24"/>
          <w:szCs w:val="24"/>
        </w:rPr>
        <w:t>to</w:t>
      </w:r>
      <w:r w:rsidRPr="00DD2D54">
        <w:rPr>
          <w:spacing w:val="-16"/>
          <w:sz w:val="24"/>
          <w:szCs w:val="24"/>
        </w:rPr>
        <w:t xml:space="preserve"> </w:t>
      </w:r>
      <w:r w:rsidRPr="00DD2D54">
        <w:rPr>
          <w:sz w:val="24"/>
          <w:szCs w:val="24"/>
        </w:rPr>
        <w:t>first</w:t>
      </w:r>
      <w:r w:rsidRPr="00DD2D54">
        <w:rPr>
          <w:spacing w:val="-15"/>
          <w:sz w:val="24"/>
          <w:szCs w:val="24"/>
        </w:rPr>
        <w:t xml:space="preserve"> </w:t>
      </w:r>
      <w:r w:rsidRPr="00DD2D54">
        <w:rPr>
          <w:sz w:val="24"/>
          <w:szCs w:val="24"/>
        </w:rPr>
        <w:t>identify</w:t>
      </w:r>
      <w:r w:rsidRPr="00DD2D54">
        <w:rPr>
          <w:spacing w:val="-16"/>
          <w:sz w:val="24"/>
          <w:szCs w:val="24"/>
        </w:rPr>
        <w:t xml:space="preserve"> </w:t>
      </w:r>
      <w:r w:rsidRPr="00DD2D54">
        <w:rPr>
          <w:sz w:val="24"/>
          <w:szCs w:val="24"/>
        </w:rPr>
        <w:t>and</w:t>
      </w:r>
      <w:r w:rsidRPr="00DD2D54">
        <w:rPr>
          <w:spacing w:val="-16"/>
          <w:sz w:val="24"/>
          <w:szCs w:val="24"/>
        </w:rPr>
        <w:t xml:space="preserve"> </w:t>
      </w:r>
      <w:r w:rsidRPr="00DD2D54">
        <w:rPr>
          <w:sz w:val="24"/>
          <w:szCs w:val="24"/>
        </w:rPr>
        <w:t>then</w:t>
      </w:r>
      <w:r w:rsidRPr="00DD2D54">
        <w:rPr>
          <w:spacing w:val="-15"/>
          <w:sz w:val="24"/>
          <w:szCs w:val="24"/>
        </w:rPr>
        <w:t xml:space="preserve"> </w:t>
      </w:r>
      <w:r w:rsidRPr="00DD2D54">
        <w:rPr>
          <w:sz w:val="24"/>
          <w:szCs w:val="24"/>
        </w:rPr>
        <w:t>address</w:t>
      </w:r>
      <w:r w:rsidRPr="00DD2D54">
        <w:rPr>
          <w:spacing w:val="-16"/>
          <w:sz w:val="24"/>
          <w:szCs w:val="24"/>
        </w:rPr>
        <w:t xml:space="preserve"> </w:t>
      </w:r>
      <w:r w:rsidRPr="00DD2D54">
        <w:rPr>
          <w:sz w:val="24"/>
          <w:szCs w:val="24"/>
        </w:rPr>
        <w:t>a</w:t>
      </w:r>
      <w:r w:rsidRPr="00DD2D54">
        <w:rPr>
          <w:spacing w:val="-16"/>
          <w:sz w:val="24"/>
          <w:szCs w:val="24"/>
        </w:rPr>
        <w:t xml:space="preserve"> </w:t>
      </w:r>
      <w:r w:rsidRPr="00DD2D54">
        <w:rPr>
          <w:sz w:val="24"/>
          <w:szCs w:val="24"/>
        </w:rPr>
        <w:t>wide</w:t>
      </w:r>
      <w:r w:rsidRPr="00DD2D54">
        <w:rPr>
          <w:spacing w:val="-16"/>
          <w:sz w:val="24"/>
          <w:szCs w:val="24"/>
        </w:rPr>
        <w:t xml:space="preserve"> </w:t>
      </w:r>
      <w:r w:rsidRPr="00DD2D54">
        <w:rPr>
          <w:sz w:val="24"/>
          <w:szCs w:val="24"/>
        </w:rPr>
        <w:t>range</w:t>
      </w:r>
      <w:r w:rsidRPr="00DD2D54">
        <w:rPr>
          <w:spacing w:val="-16"/>
          <w:sz w:val="24"/>
          <w:szCs w:val="24"/>
        </w:rPr>
        <w:t xml:space="preserve"> </w:t>
      </w:r>
      <w:r w:rsidRPr="00DD2D54">
        <w:rPr>
          <w:sz w:val="24"/>
          <w:szCs w:val="24"/>
        </w:rPr>
        <w:t>of</w:t>
      </w:r>
      <w:r w:rsidRPr="00DD2D54">
        <w:rPr>
          <w:spacing w:val="-17"/>
          <w:sz w:val="24"/>
          <w:szCs w:val="24"/>
        </w:rPr>
        <w:t xml:space="preserve"> </w:t>
      </w:r>
      <w:r w:rsidRPr="00DD2D54">
        <w:rPr>
          <w:sz w:val="24"/>
          <w:szCs w:val="24"/>
        </w:rPr>
        <w:t xml:space="preserve">activities that may contribute to nonpoint source pollution in the Kenai River Watershed. The baseline water-quality monitoring program is consistent with the recommendation 4.5.10.2.2 in the </w:t>
      </w:r>
      <w:r w:rsidRPr="00DD2D54">
        <w:rPr>
          <w:b/>
          <w:i/>
          <w:sz w:val="24"/>
          <w:szCs w:val="24"/>
        </w:rPr>
        <w:t>Kenai River Comprehensive Management Plan</w:t>
      </w:r>
      <w:r w:rsidR="000A6FC9" w:rsidRPr="00DD2D54">
        <w:rPr>
          <w:sz w:val="24"/>
          <w:szCs w:val="24"/>
        </w:rPr>
        <w:t xml:space="preserve">, which today is overseen by the Kenai River Special management Area (KRSMA) Advisory Board </w:t>
      </w:r>
      <w:r w:rsidR="000A6FC9" w:rsidRPr="00DD2D54">
        <w:rPr>
          <w:noProof/>
          <w:sz w:val="24"/>
          <w:szCs w:val="24"/>
        </w:rPr>
        <w:t>(AKDNR 1997)</w:t>
      </w:r>
      <w:r w:rsidR="000A6FC9" w:rsidRPr="00DD2D54">
        <w:rPr>
          <w:i/>
          <w:sz w:val="24"/>
          <w:szCs w:val="24"/>
        </w:rPr>
        <w:t>.</w:t>
      </w:r>
      <w:r w:rsidRPr="00DD2D54">
        <w:rPr>
          <w:b/>
          <w:i/>
          <w:sz w:val="24"/>
          <w:szCs w:val="24"/>
        </w:rPr>
        <w:t xml:space="preserve"> </w:t>
      </w:r>
      <w:r w:rsidRPr="00DD2D54">
        <w:rPr>
          <w:sz w:val="24"/>
          <w:szCs w:val="24"/>
        </w:rPr>
        <w:t xml:space="preserve">This recommendation was developed for Alaska State Parks and the </w:t>
      </w:r>
      <w:r w:rsidRPr="00DD2D54">
        <w:rPr>
          <w:b/>
          <w:i/>
          <w:sz w:val="24"/>
          <w:szCs w:val="24"/>
        </w:rPr>
        <w:t xml:space="preserve">Upper Kenai River Cooperative Plan </w:t>
      </w:r>
      <w:r w:rsidR="000A6FC9" w:rsidRPr="00DD2D54">
        <w:rPr>
          <w:noProof/>
          <w:sz w:val="24"/>
          <w:szCs w:val="24"/>
        </w:rPr>
        <w:t>(USFWS 1997)</w:t>
      </w:r>
      <w:r w:rsidRPr="00DD2D54">
        <w:rPr>
          <w:sz w:val="24"/>
          <w:szCs w:val="24"/>
        </w:rPr>
        <w:t xml:space="preserve"> as a partnership between Alaska State Parks, U.S. Fish and Wildlife Service and the U.S. Forest Service, Chugach National Forest. </w:t>
      </w:r>
      <w:r w:rsidR="000A6FC9" w:rsidRPr="00DD2D54">
        <w:rPr>
          <w:sz w:val="24"/>
          <w:szCs w:val="24"/>
        </w:rPr>
        <w:t>Since the project’s inception in 2000, agencies represented by the KRSMA Advisory Board have provided financial and personnel support to carry out fieldwork and laboratory analyses.</w:t>
      </w:r>
    </w:p>
    <w:p w14:paraId="0A813F01" w14:textId="77777777" w:rsidR="000A6FC9" w:rsidRPr="00DD2D54" w:rsidRDefault="000A6FC9" w:rsidP="000A6FC9">
      <w:pPr>
        <w:rPr>
          <w:sz w:val="24"/>
          <w:szCs w:val="24"/>
        </w:rPr>
      </w:pPr>
    </w:p>
    <w:p w14:paraId="519FCF44" w14:textId="4E74146A" w:rsidR="00DD2D54" w:rsidRDefault="008E4680" w:rsidP="00DD2D54">
      <w:pPr>
        <w:pStyle w:val="BodyText"/>
        <w:tabs>
          <w:tab w:val="left" w:pos="9090"/>
        </w:tabs>
        <w:jc w:val="both"/>
      </w:pPr>
      <w:r w:rsidRPr="00DD2D54">
        <w:t xml:space="preserve">The State of Alaska </w:t>
      </w:r>
      <w:r w:rsidR="000A6FC9" w:rsidRPr="00DD2D54">
        <w:t>conducts</w:t>
      </w:r>
      <w:r w:rsidRPr="00DD2D54">
        <w:t xml:space="preserve"> ambient </w:t>
      </w:r>
      <w:r w:rsidR="000A6FC9" w:rsidRPr="00DD2D54">
        <w:t xml:space="preserve">water quality </w:t>
      </w:r>
      <w:r w:rsidRPr="00DD2D54">
        <w:t xml:space="preserve">monitoring </w:t>
      </w:r>
      <w:r w:rsidR="000A6FC9" w:rsidRPr="00DD2D54">
        <w:t>only in select areas</w:t>
      </w:r>
      <w:r w:rsidR="00DD2D54">
        <w:t xml:space="preserve"> due to the </w:t>
      </w:r>
      <w:r w:rsidRPr="00DD2D54">
        <w:t xml:space="preserve">high operating costs to maintain such a system </w:t>
      </w:r>
      <w:r w:rsidR="00AB7A80" w:rsidRPr="00DD2D54">
        <w:t>over</w:t>
      </w:r>
      <w:r w:rsidR="00AB7A80">
        <w:t xml:space="preserve"> a</w:t>
      </w:r>
      <w:r w:rsidR="00AB7A80" w:rsidRPr="00DD2D54">
        <w:t xml:space="preserve"> large undeveloped area</w:t>
      </w:r>
      <w:r w:rsidRPr="00DD2D54">
        <w:t>. Historically, on the Kenai Peninsula There have been several water</w:t>
      </w:r>
      <w:r w:rsidRPr="00DD2D54">
        <w:rPr>
          <w:spacing w:val="-13"/>
        </w:rPr>
        <w:t xml:space="preserve"> </w:t>
      </w:r>
      <w:r w:rsidRPr="00DD2D54">
        <w:t>quality</w:t>
      </w:r>
      <w:r w:rsidRPr="00DD2D54">
        <w:rPr>
          <w:spacing w:val="-12"/>
        </w:rPr>
        <w:t xml:space="preserve"> </w:t>
      </w:r>
      <w:r w:rsidRPr="00DD2D54">
        <w:t>analyses</w:t>
      </w:r>
      <w:r w:rsidRPr="00DD2D54">
        <w:rPr>
          <w:spacing w:val="-12"/>
        </w:rPr>
        <w:t xml:space="preserve"> </w:t>
      </w:r>
      <w:r w:rsidRPr="00DD2D54">
        <w:t>conducted</w:t>
      </w:r>
      <w:r w:rsidRPr="00DD2D54">
        <w:rPr>
          <w:spacing w:val="-12"/>
        </w:rPr>
        <w:t xml:space="preserve"> </w:t>
      </w:r>
      <w:r w:rsidRPr="00DD2D54">
        <w:t>by</w:t>
      </w:r>
      <w:r w:rsidRPr="00DD2D54">
        <w:rPr>
          <w:spacing w:val="-13"/>
        </w:rPr>
        <w:t xml:space="preserve"> </w:t>
      </w:r>
      <w:r w:rsidRPr="00DD2D54">
        <w:t>state agencies</w:t>
      </w:r>
      <w:r w:rsidRPr="00DD2D54">
        <w:rPr>
          <w:spacing w:val="-12"/>
        </w:rPr>
        <w:t xml:space="preserve"> </w:t>
      </w:r>
      <w:r w:rsidRPr="00DD2D54">
        <w:t>in</w:t>
      </w:r>
      <w:r w:rsidRPr="00DD2D54">
        <w:rPr>
          <w:spacing w:val="-12"/>
        </w:rPr>
        <w:t xml:space="preserve"> </w:t>
      </w:r>
      <w:r w:rsidRPr="00DD2D54">
        <w:t>the</w:t>
      </w:r>
      <w:r w:rsidRPr="00DD2D54">
        <w:rPr>
          <w:spacing w:val="-12"/>
        </w:rPr>
        <w:t xml:space="preserve"> </w:t>
      </w:r>
      <w:r w:rsidRPr="00DD2D54">
        <w:t>early</w:t>
      </w:r>
      <w:r w:rsidRPr="00DD2D54">
        <w:rPr>
          <w:spacing w:val="-12"/>
        </w:rPr>
        <w:t xml:space="preserve"> </w:t>
      </w:r>
      <w:r w:rsidRPr="00DD2D54">
        <w:t xml:space="preserve">1990's </w:t>
      </w:r>
      <w:r w:rsidR="000A6FC9" w:rsidRPr="00DD2D54">
        <w:rPr>
          <w:noProof/>
        </w:rPr>
        <w:t xml:space="preserve">(Litchfield and Kyle 1992; </w:t>
      </w:r>
      <w:ins w:id="87" w:author="Benjamin Meyer" w:date="2024-03-21T13:26:00Z">
        <w:r w:rsidR="00A339B0">
          <w:rPr>
            <w:noProof/>
          </w:rPr>
          <w:t xml:space="preserve">Litchfield and Milner 1998; </w:t>
        </w:r>
      </w:ins>
      <w:r w:rsidR="000A6FC9" w:rsidRPr="00DD2D54">
        <w:rPr>
          <w:noProof/>
        </w:rPr>
        <w:t>ADEC 2022b, 2022a)</w:t>
      </w:r>
      <w:r w:rsidR="000A6FC9" w:rsidRPr="00DD2D54">
        <w:rPr>
          <w:spacing w:val="-11"/>
        </w:rPr>
        <w:t>.</w:t>
      </w:r>
      <w:r w:rsidRPr="00DD2D54">
        <w:rPr>
          <w:spacing w:val="-11"/>
        </w:rPr>
        <w:t xml:space="preserve">  </w:t>
      </w:r>
      <w:r w:rsidRPr="00DD2D54">
        <w:t xml:space="preserve">Although these studies indicated that measured water quality parameters were within state and federal compliance standards, </w:t>
      </w:r>
      <w:r w:rsidRPr="00DD2D54">
        <w:rPr>
          <w:i/>
        </w:rPr>
        <w:t xml:space="preserve">impacts of development and recreational use were evident. </w:t>
      </w:r>
      <w:r w:rsidRPr="00DD2D54">
        <w:t>Litchfield and Kyle (1992) analyzed water quality at 17 sites located between the outlet of Kenai Lake and Cook Inlet, and recommended the continued sampling of critical water quality parameters (fecal coliform, hydrocarbon, metals, and nutrients) for the purpose of monitoring future impacts on the Kenai River. They selected representative sites with the suggestion that they be monitored at least twice a year. It was also suggested that more intensive sampling be conducted in the Lower Kenai River, where concentrations of water quality contaminants were the highest priority and of greatest</w:t>
      </w:r>
      <w:r w:rsidRPr="00DD2D54">
        <w:rPr>
          <w:spacing w:val="-8"/>
        </w:rPr>
        <w:t xml:space="preserve"> </w:t>
      </w:r>
      <w:r w:rsidRPr="00DD2D54">
        <w:t>concern.</w:t>
      </w:r>
    </w:p>
    <w:p w14:paraId="5234581E" w14:textId="77777777" w:rsidR="00DD2D54" w:rsidRDefault="00DD2D54" w:rsidP="00DD2D54">
      <w:pPr>
        <w:pStyle w:val="BodyText"/>
        <w:tabs>
          <w:tab w:val="left" w:pos="9090"/>
        </w:tabs>
        <w:jc w:val="both"/>
      </w:pPr>
    </w:p>
    <w:p w14:paraId="320F31E6" w14:textId="44ED9182" w:rsidR="008E4680" w:rsidRPr="00DD2D54" w:rsidRDefault="008E4680" w:rsidP="00DD2D54">
      <w:pPr>
        <w:pStyle w:val="BodyText"/>
        <w:tabs>
          <w:tab w:val="left" w:pos="9090"/>
        </w:tabs>
        <w:jc w:val="both"/>
      </w:pPr>
      <w:r w:rsidRPr="00DD2D54">
        <w:t>The baseline-monitoring program is needed to link water quality trends to an understanding of the natural and human factors that affect the water quality. The program is also necessary since many of the</w:t>
      </w:r>
      <w:r w:rsidRPr="00DD2D54">
        <w:rPr>
          <w:spacing w:val="-5"/>
        </w:rPr>
        <w:t xml:space="preserve"> </w:t>
      </w:r>
      <w:r w:rsidRPr="00DD2D54">
        <w:t>enforceable</w:t>
      </w:r>
      <w:r w:rsidRPr="00DD2D54">
        <w:rPr>
          <w:spacing w:val="-4"/>
        </w:rPr>
        <w:t xml:space="preserve"> </w:t>
      </w:r>
      <w:r w:rsidRPr="00DD2D54">
        <w:t>parameters</w:t>
      </w:r>
      <w:r w:rsidRPr="00DD2D54">
        <w:rPr>
          <w:spacing w:val="-4"/>
        </w:rPr>
        <w:t xml:space="preserve"> </w:t>
      </w:r>
      <w:r w:rsidRPr="00DD2D54">
        <w:t>rely</w:t>
      </w:r>
      <w:r w:rsidRPr="00DD2D54">
        <w:rPr>
          <w:spacing w:val="-4"/>
        </w:rPr>
        <w:t xml:space="preserve"> </w:t>
      </w:r>
      <w:r w:rsidRPr="00DD2D54">
        <w:t>on</w:t>
      </w:r>
      <w:r w:rsidRPr="00DD2D54">
        <w:rPr>
          <w:spacing w:val="-4"/>
        </w:rPr>
        <w:t xml:space="preserve"> </w:t>
      </w:r>
      <w:r w:rsidRPr="00DD2D54">
        <w:t>background</w:t>
      </w:r>
      <w:r w:rsidRPr="00DD2D54">
        <w:rPr>
          <w:spacing w:val="-4"/>
        </w:rPr>
        <w:t xml:space="preserve"> </w:t>
      </w:r>
      <w:r w:rsidRPr="00DD2D54">
        <w:t>or</w:t>
      </w:r>
      <w:r w:rsidRPr="00DD2D54">
        <w:rPr>
          <w:spacing w:val="-4"/>
        </w:rPr>
        <w:t xml:space="preserve"> </w:t>
      </w:r>
      <w:r w:rsidRPr="00DD2D54">
        <w:t>natural</w:t>
      </w:r>
      <w:r w:rsidRPr="00DD2D54">
        <w:rPr>
          <w:spacing w:val="-3"/>
        </w:rPr>
        <w:t xml:space="preserve"> </w:t>
      </w:r>
      <w:r w:rsidRPr="00DD2D54">
        <w:t>conditions.</w:t>
      </w:r>
      <w:r w:rsidRPr="00DD2D54">
        <w:rPr>
          <w:spacing w:val="-4"/>
        </w:rPr>
        <w:t xml:space="preserve"> </w:t>
      </w:r>
      <w:r w:rsidRPr="00DD2D54">
        <w:t>Without</w:t>
      </w:r>
      <w:r w:rsidRPr="00DD2D54">
        <w:rPr>
          <w:spacing w:val="-3"/>
        </w:rPr>
        <w:t xml:space="preserve"> </w:t>
      </w:r>
      <w:r w:rsidRPr="00DD2D54">
        <w:t>long-term</w:t>
      </w:r>
      <w:r w:rsidRPr="00DD2D54">
        <w:rPr>
          <w:spacing w:val="-5"/>
        </w:rPr>
        <w:t xml:space="preserve"> </w:t>
      </w:r>
      <w:r w:rsidRPr="00DD2D54">
        <w:t>data</w:t>
      </w:r>
      <w:r w:rsidRPr="00DD2D54">
        <w:rPr>
          <w:spacing w:val="-4"/>
        </w:rPr>
        <w:t xml:space="preserve"> </w:t>
      </w:r>
      <w:r w:rsidRPr="00DD2D54">
        <w:t>collection,</w:t>
      </w:r>
      <w:r w:rsidRPr="00DD2D54">
        <w:rPr>
          <w:spacing w:val="-5"/>
        </w:rPr>
        <w:t xml:space="preserve"> </w:t>
      </w:r>
      <w:r w:rsidRPr="00DD2D54">
        <w:t>it</w:t>
      </w:r>
      <w:r w:rsidRPr="00DD2D54">
        <w:rPr>
          <w:spacing w:val="-3"/>
        </w:rPr>
        <w:t xml:space="preserve"> </w:t>
      </w:r>
      <w:r w:rsidRPr="00DD2D54">
        <w:t>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investigation that is designed to assess the whole of the watershed. The monitoring program must also be consistent with standard sampling and analysis protocols. The monitoring program addresses these needs and implements methods to monitor changes to the Kenai River as the local population and recreational use increase. For more detailed information on historical results,</w:t>
      </w:r>
      <w:r w:rsidRPr="00DD2D54">
        <w:rPr>
          <w:spacing w:val="-11"/>
        </w:rPr>
        <w:t xml:space="preserve"> </w:t>
      </w:r>
      <w:r w:rsidRPr="00DD2D54">
        <w:t>see</w:t>
      </w:r>
      <w:r w:rsidRPr="00DD2D54">
        <w:rPr>
          <w:spacing w:val="-10"/>
        </w:rPr>
        <w:t xml:space="preserve"> the two previous Kenai River Water Quality Assessments published by </w:t>
      </w:r>
      <w:r w:rsidRPr="00DD2D54">
        <w:t xml:space="preserve">Kenai Watershed Forum </w:t>
      </w:r>
      <w:r w:rsidR="000A6FC9" w:rsidRPr="00DD2D54">
        <w:rPr>
          <w:noProof/>
        </w:rPr>
        <w:t>(Guerron Orejuela 2016; McCard 2007)</w:t>
      </w:r>
      <w:r w:rsidRPr="00DD2D54">
        <w:t>.</w:t>
      </w:r>
    </w:p>
    <w:p w14:paraId="72F57274" w14:textId="77777777" w:rsidR="00DD2D54" w:rsidRDefault="00DD2D54" w:rsidP="00DD2D54">
      <w:pPr>
        <w:pStyle w:val="BodyText"/>
        <w:tabs>
          <w:tab w:val="left" w:pos="9090"/>
        </w:tabs>
        <w:spacing w:before="1"/>
        <w:jc w:val="both"/>
      </w:pPr>
      <w:bookmarkStart w:id="88" w:name="_Toc112073504"/>
    </w:p>
    <w:p w14:paraId="0BFA0F09" w14:textId="2B1F831B" w:rsidR="008E4680" w:rsidRPr="00DD2D54" w:rsidRDefault="008E4680" w:rsidP="00DD2D54">
      <w:pPr>
        <w:pStyle w:val="BodyText"/>
        <w:tabs>
          <w:tab w:val="left" w:pos="9090"/>
        </w:tabs>
        <w:spacing w:before="1"/>
        <w:jc w:val="both"/>
      </w:pPr>
      <w:r w:rsidRPr="00DD2D54">
        <w:t>It should be noted that the temporal structure of this sampling program has not intended to represent water quality conditions of a full calendar year. Rather, the intention is to capture a snapshot of two annual conditions:</w:t>
      </w:r>
    </w:p>
    <w:p w14:paraId="131F94E1" w14:textId="77777777" w:rsidR="008E4680" w:rsidRPr="00DD2D54" w:rsidRDefault="008E4680" w:rsidP="00DD2D54">
      <w:pPr>
        <w:pStyle w:val="BodyText"/>
        <w:numPr>
          <w:ilvl w:val="0"/>
          <w:numId w:val="3"/>
        </w:numPr>
        <w:tabs>
          <w:tab w:val="left" w:pos="9090"/>
        </w:tabs>
        <w:spacing w:before="1"/>
        <w:jc w:val="both"/>
      </w:pPr>
      <w:r w:rsidRPr="00DD2D54">
        <w:t>Prior to a period of higher potential for impact from human activities (boating activity, impervious surface runoff, etc.) in early summer; and</w:t>
      </w:r>
    </w:p>
    <w:p w14:paraId="3D9F2F97" w14:textId="77777777" w:rsidR="008E4680" w:rsidRPr="00DD2D54" w:rsidRDefault="008E4680" w:rsidP="00DD2D54">
      <w:pPr>
        <w:pStyle w:val="BodyText"/>
        <w:numPr>
          <w:ilvl w:val="0"/>
          <w:numId w:val="3"/>
        </w:numPr>
        <w:tabs>
          <w:tab w:val="left" w:pos="9090"/>
        </w:tabs>
        <w:spacing w:before="1"/>
        <w:jc w:val="both"/>
      </w:pPr>
      <w:r w:rsidRPr="00DD2D54">
        <w:t>At the peak of human activity on/near the river in mid-summer.</w:t>
      </w:r>
    </w:p>
    <w:p w14:paraId="1EF18202" w14:textId="77777777" w:rsidR="008E4680" w:rsidRPr="00DD2D54" w:rsidRDefault="008E4680" w:rsidP="00DD2D54">
      <w:pPr>
        <w:pStyle w:val="BodyText"/>
        <w:tabs>
          <w:tab w:val="left" w:pos="9090"/>
        </w:tabs>
        <w:spacing w:before="1"/>
        <w:ind w:left="119" w:firstLine="569"/>
        <w:jc w:val="both"/>
        <w:rPr>
          <w:spacing w:val="-10"/>
        </w:rPr>
      </w:pPr>
    </w:p>
    <w:p w14:paraId="634821BA" w14:textId="77777777" w:rsidR="000A6FC9" w:rsidRPr="00DD2D54" w:rsidRDefault="000A6FC9" w:rsidP="000A6FC9">
      <w:pPr>
        <w:pStyle w:val="Heading2"/>
        <w:ind w:left="0"/>
      </w:pPr>
      <w:bookmarkStart w:id="89" w:name="_Toc117087846"/>
      <w:bookmarkStart w:id="90" w:name="_Toc125960336"/>
      <w:bookmarkStart w:id="91" w:name="_Toc125983998"/>
      <w:bookmarkStart w:id="92" w:name="_Toc125984279"/>
      <w:bookmarkStart w:id="93" w:name="_Toc132032651"/>
      <w:bookmarkStart w:id="94" w:name="_Toc133754236"/>
      <w:r w:rsidRPr="00DD2D54">
        <w:t>A6. Project / Task Description</w:t>
      </w:r>
      <w:bookmarkEnd w:id="88"/>
      <w:bookmarkEnd w:id="89"/>
      <w:bookmarkEnd w:id="90"/>
      <w:bookmarkEnd w:id="91"/>
      <w:bookmarkEnd w:id="92"/>
      <w:bookmarkEnd w:id="93"/>
      <w:bookmarkEnd w:id="94"/>
    </w:p>
    <w:p w14:paraId="46CD3072" w14:textId="77777777" w:rsidR="008E4680" w:rsidRPr="00DD2D54" w:rsidRDefault="008E4680" w:rsidP="008E4680">
      <w:pPr>
        <w:pStyle w:val="BodyText"/>
        <w:spacing w:before="9"/>
        <w:rPr>
          <w:b/>
        </w:rPr>
      </w:pPr>
      <w:bookmarkStart w:id="95" w:name="A6._PROJECT_/_TASK_DESCRIPTION"/>
      <w:bookmarkEnd w:id="95"/>
    </w:p>
    <w:p w14:paraId="48C85D74" w14:textId="77777777" w:rsidR="008E4680" w:rsidRPr="00DD2D54" w:rsidRDefault="008E4680" w:rsidP="008E4680">
      <w:pPr>
        <w:pStyle w:val="BodyText"/>
        <w:ind w:left="119" w:right="704" w:firstLine="601"/>
      </w:pPr>
      <w:r w:rsidRPr="00DD2D54">
        <w:t xml:space="preserve">There are three project elements of the Kenai River Watershed Forum’s Water Quality Monitoring Program described in this QAPP: </w:t>
      </w:r>
    </w:p>
    <w:p w14:paraId="49B61564" w14:textId="77777777" w:rsidR="008E4680" w:rsidRPr="00DD2D54" w:rsidRDefault="008E4680" w:rsidP="008E4680">
      <w:pPr>
        <w:pStyle w:val="BodyText"/>
        <w:ind w:left="119" w:right="704" w:firstLine="601"/>
      </w:pPr>
    </w:p>
    <w:p w14:paraId="695F6688" w14:textId="77777777" w:rsidR="008E4680" w:rsidRPr="00DD2D54" w:rsidRDefault="008E4680" w:rsidP="00C356E4">
      <w:pPr>
        <w:pStyle w:val="BodyText"/>
        <w:numPr>
          <w:ilvl w:val="0"/>
          <w:numId w:val="2"/>
        </w:numPr>
        <w:ind w:right="704"/>
      </w:pPr>
      <w:r w:rsidRPr="00DD2D54">
        <w:t>Agency Baseline Monitoring Partnership</w:t>
      </w:r>
    </w:p>
    <w:p w14:paraId="0BED5B02" w14:textId="77777777" w:rsidR="008E4680" w:rsidRPr="00DD2D54" w:rsidRDefault="008E4680" w:rsidP="00C356E4">
      <w:pPr>
        <w:pStyle w:val="BodyText"/>
        <w:numPr>
          <w:ilvl w:val="0"/>
          <w:numId w:val="2"/>
        </w:numPr>
        <w:ind w:right="704"/>
      </w:pPr>
      <w:r w:rsidRPr="00DD2D54">
        <w:t>Collection of specified interval data with programmable Electronic Instruments</w:t>
      </w:r>
    </w:p>
    <w:p w14:paraId="2BC908E9" w14:textId="3950F97C" w:rsidR="008E4680" w:rsidRPr="00DD2D54" w:rsidRDefault="008E4680" w:rsidP="00C356E4">
      <w:pPr>
        <w:pStyle w:val="BodyText"/>
        <w:numPr>
          <w:ilvl w:val="0"/>
          <w:numId w:val="2"/>
        </w:numPr>
        <w:ind w:right="704"/>
      </w:pPr>
      <w:r w:rsidRPr="00DD2D54">
        <w:t>Stream Temperature Monitoring</w:t>
      </w:r>
    </w:p>
    <w:p w14:paraId="5A679A6D" w14:textId="77777777" w:rsidR="008E4680" w:rsidRPr="00DD2D54" w:rsidRDefault="008E4680" w:rsidP="008E4680">
      <w:pPr>
        <w:pStyle w:val="BodyText"/>
      </w:pPr>
    </w:p>
    <w:p w14:paraId="2161ABC2" w14:textId="496FD871" w:rsidR="000A6FC9" w:rsidRPr="00DD2D54" w:rsidRDefault="008E4680" w:rsidP="000A6FC9">
      <w:pPr>
        <w:pStyle w:val="BodyText"/>
      </w:pPr>
      <w:r w:rsidRPr="00DD2D54">
        <w:t>Continuous monitoring</w:t>
      </w:r>
      <w:r w:rsidR="000A6FC9" w:rsidRPr="00DD2D54">
        <w:t xml:space="preserve"> of intrinsic parameters</w:t>
      </w:r>
      <w:r w:rsidRPr="00DD2D54">
        <w:t xml:space="preserve"> with electronic instruments was conducted by KWF in 2008 through 2012 on the lower Kenai River, which was summarized </w:t>
      </w:r>
      <w:r w:rsidR="000A6FC9" w:rsidRPr="00DD2D54">
        <w:t xml:space="preserve">in a technical report </w:t>
      </w:r>
      <w:r w:rsidRPr="00DD2D54">
        <w:t xml:space="preserve">by KWF </w:t>
      </w:r>
      <w:r w:rsidR="000A6FC9" w:rsidRPr="00DD2D54">
        <w:rPr>
          <w:noProof/>
        </w:rPr>
        <w:t>(Martin et al. 2011)</w:t>
      </w:r>
      <w:r w:rsidR="000A6FC9" w:rsidRPr="00DD2D54">
        <w:t xml:space="preserve">. These activities are not currently active, but QA/QC methods are included here in Appendix H for future reference. </w:t>
      </w:r>
    </w:p>
    <w:p w14:paraId="3B07009A" w14:textId="77777777" w:rsidR="000A6FC9" w:rsidRPr="00DD2D54" w:rsidRDefault="000A6FC9" w:rsidP="000A6FC9">
      <w:pPr>
        <w:pStyle w:val="BodyText"/>
      </w:pPr>
    </w:p>
    <w:p w14:paraId="539C21E3" w14:textId="6BF51172" w:rsidR="008E4680" w:rsidRPr="00DD2D54" w:rsidRDefault="000A6FC9" w:rsidP="00360D8F">
      <w:pPr>
        <w:pStyle w:val="BodyText"/>
      </w:pPr>
      <w:r w:rsidRPr="00DD2D54">
        <w:t>Water temperature</w:t>
      </w:r>
      <w:r w:rsidR="008E4680" w:rsidRPr="00DD2D54">
        <w:t xml:space="preserve"> monitoring was conducted in tributaries of the Kenai River by Cook Inletkeeper (CIK) 2008 through 2012</w:t>
      </w:r>
      <w:r w:rsidRPr="00DD2D54">
        <w:t>, and continues in a selected subset of these streams today, led by KWF.</w:t>
      </w:r>
      <w:r w:rsidR="008E4680" w:rsidRPr="00DD2D54">
        <w:t xml:space="preserve"> Monitoring results were synthesized </w:t>
      </w:r>
      <w:r w:rsidRPr="00DD2D54">
        <w:rPr>
          <w:noProof/>
        </w:rPr>
        <w:t>(Mauger 2013)</w:t>
      </w:r>
      <w:r w:rsidRPr="00DD2D54">
        <w:t xml:space="preserve"> and later applied in peer-reviewed research </w:t>
      </w:r>
      <w:r w:rsidRPr="00DD2D54">
        <w:rPr>
          <w:noProof/>
        </w:rPr>
        <w:t>(Mauger et al. 2017)</w:t>
      </w:r>
      <w:r w:rsidRPr="00DD2D54">
        <w:t>. Currently active stream temperature monitoring will continue indefinitely as funding permits. (See further details on stream temperature monitoring under “Task C” of this section, and Appendix H for field form).</w:t>
      </w:r>
    </w:p>
    <w:p w14:paraId="1D69D510" w14:textId="77777777" w:rsidR="000A6FC9" w:rsidRPr="00DD2D54" w:rsidRDefault="000A6FC9" w:rsidP="00360D8F">
      <w:pPr>
        <w:pStyle w:val="BodyText"/>
      </w:pPr>
    </w:p>
    <w:p w14:paraId="001F8B60" w14:textId="37072836" w:rsidR="000A6FC9" w:rsidRPr="0094526E" w:rsidRDefault="000A6FC9" w:rsidP="00360D8F">
      <w:pPr>
        <w:pStyle w:val="BodyText"/>
      </w:pPr>
      <w:r w:rsidRPr="00DD2D54">
        <w:rPr>
          <w:rFonts w:eastAsiaTheme="minorHAnsi"/>
        </w:rPr>
        <w:t xml:space="preserve">In 2018, a zinc and copper monitoring project was added to the KWF Water Quality Monitoring Program. This Alaska Clean Waters Action (ACWA) grant funded project was designed to monitor copper and zinc levels in key locations on the Kenai River and its tributaries. This element was added in response to an observed increase in zinc and copper levels between 2014 and 2016 </w:t>
      </w:r>
      <w:r w:rsidRPr="00DD2D54">
        <w:rPr>
          <w:rFonts w:eastAsiaTheme="minorHAnsi"/>
          <w:noProof/>
        </w:rPr>
        <w:t>(Sires 2017b, 2017a; Guerron Orejuela 2016)</w:t>
      </w:r>
      <w:r w:rsidRPr="00DD2D54">
        <w:rPr>
          <w:rFonts w:eastAsiaTheme="minorHAnsi"/>
        </w:rPr>
        <w:t xml:space="preserve">. A final report on this project was completed in 2021 </w:t>
      </w:r>
      <w:r w:rsidRPr="00DD2D54">
        <w:rPr>
          <w:rFonts w:eastAsiaTheme="minorHAnsi"/>
          <w:noProof/>
        </w:rPr>
        <w:t>(Meyer 2021)</w:t>
      </w:r>
      <w:r w:rsidRPr="00DD2D54">
        <w:rPr>
          <w:rFonts w:eastAsiaTheme="minorHAnsi"/>
        </w:rPr>
        <w:t xml:space="preserve">. ADEC conducted a subsequent monitoring effort focused on dissolved metals in the main stem Kenai River in 2021-2022, which highlighted the value of incorporating additional sample QA/QC metrics to ensure accuracy </w:t>
      </w:r>
      <w:r w:rsidRPr="00DD2D54">
        <w:rPr>
          <w:rFonts w:eastAsiaTheme="minorHAnsi"/>
          <w:noProof/>
        </w:rPr>
        <w:t>(Apsens and Petitt 2022)</w:t>
      </w:r>
      <w:r w:rsidRPr="0094526E">
        <w:rPr>
          <w:rFonts w:eastAsiaTheme="minorHAnsi"/>
        </w:rPr>
        <w:t>.</w:t>
      </w:r>
    </w:p>
    <w:p w14:paraId="60E31B92" w14:textId="77777777" w:rsidR="00360D8F" w:rsidRDefault="00360D8F" w:rsidP="00360D8F">
      <w:pPr>
        <w:pStyle w:val="Heading2"/>
        <w:spacing w:line="240" w:lineRule="auto"/>
        <w:ind w:left="0" w:right="1753"/>
        <w:rPr>
          <w:b w:val="0"/>
          <w:bCs w:val="0"/>
          <w:i w:val="0"/>
        </w:rPr>
      </w:pPr>
      <w:bookmarkStart w:id="96" w:name="_Toc116644748"/>
      <w:bookmarkStart w:id="97" w:name="_Toc117087847"/>
      <w:bookmarkStart w:id="98" w:name="_Toc125960337"/>
      <w:bookmarkStart w:id="99" w:name="_Toc125983999"/>
      <w:bookmarkStart w:id="100" w:name="_Toc125984280"/>
      <w:bookmarkStart w:id="101" w:name="_Toc132032652"/>
    </w:p>
    <w:p w14:paraId="128274D4" w14:textId="6D237488" w:rsidR="008E4680" w:rsidRPr="00360D8F" w:rsidRDefault="000A6FC9" w:rsidP="00360D8F">
      <w:pPr>
        <w:pStyle w:val="Heading2"/>
        <w:spacing w:line="240" w:lineRule="auto"/>
        <w:ind w:left="0" w:right="-90"/>
      </w:pPr>
      <w:bookmarkStart w:id="102" w:name="_Toc133590162"/>
      <w:bookmarkStart w:id="103" w:name="_Toc133754237"/>
      <w:r w:rsidRPr="009310B4">
        <w:rPr>
          <w:iCs/>
        </w:rPr>
        <w:t>Task A) Agency Monitoring Partnership to conduct baseline monitoring</w:t>
      </w:r>
      <w:bookmarkStart w:id="104" w:name="_Toc132706045"/>
      <w:bookmarkEnd w:id="102"/>
      <w:r w:rsidR="008E4680">
        <w:t xml:space="preserve"> </w:t>
      </w:r>
      <w:bookmarkStart w:id="105" w:name="_Toc133590163"/>
      <w:r w:rsidR="008E4680">
        <w:t xml:space="preserve">for Nutrients, Dissolved </w:t>
      </w:r>
      <w:r w:rsidR="008E4680" w:rsidRPr="00360D8F">
        <w:t>Metals, Hydrocarbons, and Fecal Coliforms (Referred to as Agency Baseline hereafter</w:t>
      </w:r>
      <w:r w:rsidRPr="00360D8F">
        <w:rPr>
          <w:iCs/>
        </w:rPr>
        <w:t>)</w:t>
      </w:r>
      <w:bookmarkEnd w:id="96"/>
      <w:bookmarkEnd w:id="97"/>
      <w:bookmarkEnd w:id="98"/>
      <w:bookmarkEnd w:id="99"/>
      <w:bookmarkEnd w:id="100"/>
      <w:bookmarkEnd w:id="101"/>
      <w:bookmarkEnd w:id="103"/>
      <w:bookmarkEnd w:id="104"/>
      <w:bookmarkEnd w:id="105"/>
    </w:p>
    <w:p w14:paraId="1A18EE15" w14:textId="77777777" w:rsidR="00360D8F" w:rsidRPr="00360D8F" w:rsidRDefault="00360D8F" w:rsidP="00360D8F">
      <w:pPr>
        <w:pStyle w:val="BodyText"/>
        <w:spacing w:line="274" w:lineRule="exact"/>
        <w:ind w:right="-90"/>
        <w:rPr>
          <w:u w:val="single"/>
        </w:rPr>
      </w:pPr>
    </w:p>
    <w:p w14:paraId="31C8AF13" w14:textId="485904C6" w:rsidR="008E4680" w:rsidRPr="00360D8F" w:rsidRDefault="008E4680" w:rsidP="00360D8F">
      <w:pPr>
        <w:pStyle w:val="BodyText"/>
        <w:spacing w:line="274" w:lineRule="exact"/>
        <w:ind w:right="-90"/>
      </w:pPr>
      <w:r w:rsidRPr="00360D8F">
        <w:rPr>
          <w:u w:val="single"/>
        </w:rPr>
        <w:t>Narrative Task Description</w:t>
      </w:r>
    </w:p>
    <w:p w14:paraId="7AF13F5F" w14:textId="5A6B639E" w:rsidR="008E4680" w:rsidRPr="00360D8F" w:rsidRDefault="008E4680" w:rsidP="00360D8F">
      <w:pPr>
        <w:pStyle w:val="BodyText"/>
        <w:ind w:right="-90"/>
      </w:pPr>
      <w:r w:rsidRPr="00360D8F">
        <w:t>Work with the Kenai River Special Management Area</w:t>
      </w:r>
      <w:r w:rsidR="000A6FC9" w:rsidRPr="00360D8F">
        <w:t xml:space="preserve"> Advisory</w:t>
      </w:r>
      <w:r w:rsidRPr="00360D8F">
        <w:t xml:space="preserve"> Board and the agencies represented on that board to conduct sampling with the help of a professional environmental contractor</w:t>
      </w:r>
      <w:r w:rsidR="000A6FC9" w:rsidRPr="00360D8F">
        <w:rPr>
          <w:rStyle w:val="FootnoteReference"/>
        </w:rPr>
        <w:footnoteReference w:id="2"/>
      </w:r>
      <w:r w:rsidRPr="00360D8F">
        <w:t>.</w:t>
      </w:r>
    </w:p>
    <w:p w14:paraId="141906B1" w14:textId="77777777" w:rsidR="008E4680" w:rsidRPr="00360D8F" w:rsidRDefault="008E4680" w:rsidP="00360D8F">
      <w:pPr>
        <w:pStyle w:val="BodyText"/>
        <w:ind w:right="-90"/>
      </w:pPr>
    </w:p>
    <w:p w14:paraId="1F226C6D" w14:textId="77777777" w:rsidR="008E4680" w:rsidRPr="00360D8F" w:rsidRDefault="008E4680" w:rsidP="00360D8F">
      <w:pPr>
        <w:pStyle w:val="BodyText"/>
        <w:ind w:left="120" w:right="-90"/>
      </w:pPr>
      <w:r w:rsidRPr="00360D8F">
        <w:rPr>
          <w:u w:val="single"/>
        </w:rPr>
        <w:t>Objectives</w:t>
      </w:r>
      <w:r w:rsidRPr="00360D8F">
        <w:t>:</w:t>
      </w:r>
    </w:p>
    <w:p w14:paraId="06A646F3" w14:textId="77777777" w:rsidR="008E4680" w:rsidRPr="00360D8F" w:rsidRDefault="008E4680" w:rsidP="00360D8F">
      <w:pPr>
        <w:pStyle w:val="BodyText"/>
        <w:spacing w:before="1"/>
        <w:ind w:right="-90"/>
      </w:pPr>
    </w:p>
    <w:p w14:paraId="33FC9858" w14:textId="32AB93CA" w:rsidR="008E4680" w:rsidRPr="00360D8F" w:rsidRDefault="008E4680" w:rsidP="00360D8F">
      <w:pPr>
        <w:pStyle w:val="ListParagraph"/>
        <w:numPr>
          <w:ilvl w:val="0"/>
          <w:numId w:val="1"/>
        </w:numPr>
        <w:tabs>
          <w:tab w:val="left" w:pos="900"/>
        </w:tabs>
        <w:ind w:right="-90"/>
        <w:jc w:val="both"/>
        <w:rPr>
          <w:sz w:val="24"/>
          <w:szCs w:val="24"/>
        </w:rPr>
      </w:pPr>
      <w:r w:rsidRPr="00360D8F">
        <w:rPr>
          <w:sz w:val="24"/>
          <w:szCs w:val="24"/>
        </w:rPr>
        <w:t>Develop a baseline data set to include, at a minimum, dissolved metals, hydrocarbons, and fecal coliforms</w:t>
      </w:r>
    </w:p>
    <w:p w14:paraId="7C6D270E" w14:textId="60A4A725" w:rsidR="008E4680" w:rsidRPr="00360D8F" w:rsidRDefault="008E4680" w:rsidP="00360D8F">
      <w:pPr>
        <w:pStyle w:val="ListParagraph"/>
        <w:numPr>
          <w:ilvl w:val="0"/>
          <w:numId w:val="1"/>
        </w:numPr>
        <w:tabs>
          <w:tab w:val="left" w:pos="542"/>
        </w:tabs>
        <w:ind w:right="-90"/>
        <w:jc w:val="both"/>
        <w:rPr>
          <w:sz w:val="24"/>
          <w:szCs w:val="24"/>
        </w:rPr>
      </w:pPr>
      <w:r w:rsidRPr="00360D8F">
        <w:rPr>
          <w:sz w:val="24"/>
          <w:szCs w:val="24"/>
        </w:rPr>
        <w:t xml:space="preserve">Work with </w:t>
      </w:r>
      <w:commentRangeStart w:id="106"/>
      <w:r w:rsidRPr="00360D8F">
        <w:rPr>
          <w:sz w:val="24"/>
          <w:szCs w:val="24"/>
        </w:rPr>
        <w:t xml:space="preserve">the City of Soldotna </w:t>
      </w:r>
      <w:commentRangeEnd w:id="106"/>
      <w:r w:rsidR="005C31D5">
        <w:rPr>
          <w:rStyle w:val="CommentReference"/>
        </w:rPr>
        <w:commentReference w:id="106"/>
      </w:r>
      <w:r w:rsidRPr="00360D8F">
        <w:rPr>
          <w:sz w:val="24"/>
          <w:szCs w:val="24"/>
        </w:rPr>
        <w:t>to supplement this data with parameters that Soldotna’s wastewater treatment plant can analyze. (i.e. – total suspended solids</w:t>
      </w:r>
      <w:ins w:id="107" w:author="Benjamin Meyer" w:date="2024-03-21T13:21:00Z">
        <w:r w:rsidR="005C31D5">
          <w:rPr>
            <w:sz w:val="24"/>
            <w:szCs w:val="24"/>
          </w:rPr>
          <w:t xml:space="preserve"> and</w:t>
        </w:r>
      </w:ins>
      <w:ins w:id="108" w:author="bmeyer bmeyer" w:date="2024-03-28T12:33:00Z">
        <w:r w:rsidR="00051B67">
          <w:rPr>
            <w:sz w:val="24"/>
            <w:szCs w:val="24"/>
          </w:rPr>
          <w:t xml:space="preserve"> </w:t>
        </w:r>
      </w:ins>
      <w:del w:id="109" w:author="Benjamin Meyer" w:date="2024-03-21T13:21:00Z">
        <w:r w:rsidRPr="00360D8F" w:rsidDel="005C31D5">
          <w:rPr>
            <w:sz w:val="24"/>
            <w:szCs w:val="24"/>
          </w:rPr>
          <w:delText xml:space="preserve">, pH, </w:delText>
        </w:r>
      </w:del>
      <w:r w:rsidRPr="00360D8F">
        <w:rPr>
          <w:sz w:val="24"/>
          <w:szCs w:val="24"/>
        </w:rPr>
        <w:t>fecal coliforms</w:t>
      </w:r>
      <w:del w:id="110" w:author="Benjamin Meyer" w:date="2024-03-21T13:21:00Z">
        <w:r w:rsidRPr="00360D8F" w:rsidDel="005C31D5">
          <w:rPr>
            <w:sz w:val="24"/>
            <w:szCs w:val="24"/>
          </w:rPr>
          <w:delText>, turbidity and specific conductance,</w:delText>
        </w:r>
        <w:r w:rsidRPr="00360D8F" w:rsidDel="005C31D5">
          <w:rPr>
            <w:spacing w:val="-1"/>
            <w:sz w:val="24"/>
            <w:szCs w:val="24"/>
          </w:rPr>
          <w:delText xml:space="preserve"> </w:delText>
        </w:r>
        <w:r w:rsidRPr="00360D8F" w:rsidDel="005C31D5">
          <w:rPr>
            <w:sz w:val="24"/>
            <w:szCs w:val="24"/>
          </w:rPr>
          <w:delText>etc</w:delText>
        </w:r>
        <w:r w:rsidR="000A6FC9" w:rsidRPr="00360D8F" w:rsidDel="005C31D5">
          <w:rPr>
            <w:sz w:val="24"/>
            <w:szCs w:val="24"/>
          </w:rPr>
          <w:delText>.</w:delText>
        </w:r>
      </w:del>
      <w:r w:rsidR="000A6FC9" w:rsidRPr="00360D8F">
        <w:rPr>
          <w:sz w:val="24"/>
          <w:szCs w:val="24"/>
        </w:rPr>
        <w:t>)</w:t>
      </w:r>
    </w:p>
    <w:p w14:paraId="2D61215F" w14:textId="73E02FAB" w:rsidR="00AB7A80" w:rsidRDefault="008E4680" w:rsidP="00AB7A80">
      <w:pPr>
        <w:pStyle w:val="ListParagraph"/>
        <w:numPr>
          <w:ilvl w:val="0"/>
          <w:numId w:val="1"/>
        </w:numPr>
        <w:tabs>
          <w:tab w:val="left" w:pos="479"/>
          <w:tab w:val="left" w:pos="480"/>
        </w:tabs>
        <w:ind w:right="-90"/>
        <w:rPr>
          <w:sz w:val="24"/>
          <w:szCs w:val="24"/>
        </w:rPr>
      </w:pPr>
      <w:r w:rsidRPr="00360D8F">
        <w:rPr>
          <w:sz w:val="24"/>
          <w:szCs w:val="24"/>
        </w:rPr>
        <w:t xml:space="preserve">Near concurrent sample collection at 22 sites located on the Kenai River main stem and tributaries throughout the Kenai River Watershed using federal, state and local agency personnel (See </w:t>
      </w:r>
      <w:r w:rsidR="000C2DBA" w:rsidRPr="000C2DBA">
        <w:rPr>
          <w:sz w:val="24"/>
          <w:szCs w:val="24"/>
        </w:rPr>
        <w:t xml:space="preserve">Table </w:t>
      </w:r>
      <w:r w:rsidR="000C2DBA" w:rsidRPr="000C2DBA">
        <w:rPr>
          <w:noProof/>
          <w:sz w:val="24"/>
          <w:szCs w:val="24"/>
        </w:rPr>
        <w:t>8</w:t>
      </w:r>
      <w:r w:rsidRPr="00360D8F">
        <w:rPr>
          <w:sz w:val="24"/>
          <w:szCs w:val="24"/>
        </w:rPr>
        <w:t xml:space="preserve"> for a narrative description of the 22 sample</w:t>
      </w:r>
      <w:r w:rsidRPr="00360D8F">
        <w:rPr>
          <w:spacing w:val="-2"/>
          <w:sz w:val="24"/>
          <w:szCs w:val="24"/>
        </w:rPr>
        <w:t xml:space="preserve"> </w:t>
      </w:r>
      <w:r w:rsidRPr="00360D8F">
        <w:rPr>
          <w:sz w:val="24"/>
          <w:szCs w:val="24"/>
        </w:rPr>
        <w:t>sites</w:t>
      </w:r>
      <w:r w:rsidR="000A6FC9" w:rsidRPr="00360D8F">
        <w:rPr>
          <w:sz w:val="24"/>
          <w:szCs w:val="24"/>
        </w:rPr>
        <w:t>)</w:t>
      </w:r>
    </w:p>
    <w:p w14:paraId="0D726083" w14:textId="178D9385" w:rsidR="008E4680" w:rsidRPr="00AB7A80" w:rsidRDefault="008E4680" w:rsidP="00AB7A80">
      <w:pPr>
        <w:pStyle w:val="ListParagraph"/>
        <w:numPr>
          <w:ilvl w:val="0"/>
          <w:numId w:val="1"/>
        </w:numPr>
        <w:tabs>
          <w:tab w:val="left" w:pos="479"/>
          <w:tab w:val="left" w:pos="480"/>
        </w:tabs>
        <w:ind w:right="-90"/>
        <w:rPr>
          <w:sz w:val="24"/>
          <w:szCs w:val="24"/>
        </w:rPr>
      </w:pPr>
      <w:r w:rsidRPr="00AB7A80">
        <w:rPr>
          <w:sz w:val="24"/>
          <w:szCs w:val="24"/>
        </w:rPr>
        <w:t xml:space="preserve">Attain high quality data by </w:t>
      </w:r>
      <w:r w:rsidR="000A6FC9" w:rsidRPr="00AB7A80">
        <w:rPr>
          <w:sz w:val="24"/>
          <w:szCs w:val="24"/>
        </w:rPr>
        <w:t xml:space="preserve">collecting samples in a manner that minimizes potential sample contamination and by </w:t>
      </w:r>
      <w:r w:rsidRPr="00AB7A80">
        <w:rPr>
          <w:sz w:val="24"/>
          <w:szCs w:val="24"/>
        </w:rPr>
        <w:t>using a professional lab certified by ADEC for drinking water</w:t>
      </w:r>
      <w:r w:rsidRPr="00AB7A80">
        <w:rPr>
          <w:spacing w:val="-15"/>
          <w:sz w:val="24"/>
          <w:szCs w:val="24"/>
        </w:rPr>
        <w:t xml:space="preserve"> </w:t>
      </w:r>
      <w:r w:rsidRPr="00AB7A80">
        <w:rPr>
          <w:sz w:val="24"/>
          <w:szCs w:val="24"/>
        </w:rPr>
        <w:t>analysis</w:t>
      </w:r>
    </w:p>
    <w:p w14:paraId="77ED4420" w14:textId="77777777" w:rsidR="008E4680" w:rsidRPr="00360D8F" w:rsidRDefault="008E4680" w:rsidP="00360D8F">
      <w:pPr>
        <w:pStyle w:val="ListParagraph"/>
        <w:numPr>
          <w:ilvl w:val="0"/>
          <w:numId w:val="1"/>
        </w:numPr>
        <w:tabs>
          <w:tab w:val="left" w:pos="479"/>
          <w:tab w:val="left" w:pos="480"/>
        </w:tabs>
        <w:spacing w:line="293" w:lineRule="exact"/>
        <w:ind w:right="-90"/>
        <w:rPr>
          <w:sz w:val="24"/>
          <w:szCs w:val="24"/>
        </w:rPr>
      </w:pPr>
      <w:r w:rsidRPr="00360D8F">
        <w:rPr>
          <w:sz w:val="24"/>
          <w:szCs w:val="24"/>
        </w:rPr>
        <w:t>Sample each of the 22 sites at least 2 times per year as financial resources</w:t>
      </w:r>
      <w:r w:rsidRPr="00360D8F">
        <w:rPr>
          <w:spacing w:val="-12"/>
          <w:sz w:val="24"/>
          <w:szCs w:val="24"/>
        </w:rPr>
        <w:t xml:space="preserve"> </w:t>
      </w:r>
      <w:r w:rsidRPr="00360D8F">
        <w:rPr>
          <w:sz w:val="24"/>
          <w:szCs w:val="24"/>
        </w:rPr>
        <w:t>allow.</w:t>
      </w:r>
    </w:p>
    <w:p w14:paraId="645B7BDB" w14:textId="77777777" w:rsidR="008E4680" w:rsidRPr="00360D8F" w:rsidRDefault="008E4680" w:rsidP="00360D8F">
      <w:pPr>
        <w:pStyle w:val="BodyText"/>
        <w:spacing w:before="9"/>
        <w:ind w:right="-90"/>
      </w:pPr>
    </w:p>
    <w:p w14:paraId="24AB60B2" w14:textId="77777777" w:rsidR="008E4680" w:rsidRPr="00360D8F" w:rsidRDefault="008E4680" w:rsidP="00360D8F">
      <w:pPr>
        <w:pStyle w:val="BodyText"/>
        <w:spacing w:before="1"/>
        <w:ind w:left="120" w:right="-90"/>
      </w:pPr>
      <w:r w:rsidRPr="00360D8F">
        <w:rPr>
          <w:u w:val="single"/>
        </w:rPr>
        <w:t>Data Collection</w:t>
      </w:r>
    </w:p>
    <w:p w14:paraId="5DA941DD" w14:textId="77777777" w:rsidR="008E4680" w:rsidRPr="00360D8F" w:rsidRDefault="008E4680" w:rsidP="00360D8F">
      <w:pPr>
        <w:pStyle w:val="BodyText"/>
        <w:ind w:right="-90"/>
      </w:pPr>
    </w:p>
    <w:p w14:paraId="415093C7" w14:textId="7C21A00F" w:rsidR="008E4680" w:rsidRPr="00360D8F" w:rsidRDefault="008E4680" w:rsidP="00360D8F">
      <w:pPr>
        <w:pStyle w:val="ListParagraph"/>
        <w:numPr>
          <w:ilvl w:val="1"/>
          <w:numId w:val="1"/>
        </w:numPr>
        <w:tabs>
          <w:tab w:val="left" w:pos="839"/>
          <w:tab w:val="left" w:pos="840"/>
        </w:tabs>
        <w:ind w:right="-90"/>
        <w:rPr>
          <w:rFonts w:ascii="Symbol" w:hAnsi="Symbol"/>
          <w:sz w:val="24"/>
          <w:szCs w:val="24"/>
        </w:rPr>
      </w:pPr>
      <w:r w:rsidRPr="00360D8F">
        <w:rPr>
          <w:sz w:val="24"/>
          <w:szCs w:val="24"/>
        </w:rPr>
        <w:lastRenderedPageBreak/>
        <w:t>Surface water quality parameters include; total metals</w:t>
      </w:r>
      <w:r w:rsidR="000A6FC9" w:rsidRPr="00360D8F">
        <w:rPr>
          <w:sz w:val="24"/>
          <w:szCs w:val="24"/>
        </w:rPr>
        <w:t xml:space="preserve"> (Cu, Fe, Hardness, and Zn),</w:t>
      </w:r>
      <w:r w:rsidRPr="00360D8F">
        <w:rPr>
          <w:sz w:val="24"/>
          <w:szCs w:val="24"/>
        </w:rPr>
        <w:t xml:space="preserve"> dissolved metals, petroleum hydrocarbons, fecal coliform, turbidity, specific conductance, temperature,</w:t>
      </w:r>
      <w:r w:rsidRPr="00360D8F">
        <w:rPr>
          <w:spacing w:val="-6"/>
          <w:sz w:val="24"/>
          <w:szCs w:val="24"/>
        </w:rPr>
        <w:t xml:space="preserve"> </w:t>
      </w:r>
      <w:r w:rsidRPr="00360D8F">
        <w:rPr>
          <w:sz w:val="24"/>
          <w:szCs w:val="24"/>
        </w:rPr>
        <w:t>nutrients</w:t>
      </w:r>
    </w:p>
    <w:p w14:paraId="24B8F1B3" w14:textId="5C661CE8" w:rsidR="000A6FC9" w:rsidRPr="00360D8F" w:rsidRDefault="008E4680" w:rsidP="00CD7519">
      <w:pPr>
        <w:pStyle w:val="ListParagraph"/>
        <w:numPr>
          <w:ilvl w:val="0"/>
          <w:numId w:val="39"/>
        </w:numPr>
        <w:tabs>
          <w:tab w:val="left" w:pos="840"/>
        </w:tabs>
        <w:ind w:right="-90"/>
        <w:contextualSpacing/>
        <w:rPr>
          <w:rFonts w:ascii="Symbol" w:hAnsi="Symbol"/>
          <w:sz w:val="24"/>
          <w:szCs w:val="24"/>
        </w:rPr>
      </w:pPr>
      <w:r w:rsidRPr="00360D8F">
        <w:rPr>
          <w:sz w:val="24"/>
          <w:szCs w:val="24"/>
        </w:rPr>
        <w:t xml:space="preserve">Physical parameters include; weather conditions, boat traffic, and </w:t>
      </w:r>
      <w:r w:rsidR="000A6FC9" w:rsidRPr="00360D8F">
        <w:rPr>
          <w:sz w:val="24"/>
          <w:szCs w:val="24"/>
        </w:rPr>
        <w:t xml:space="preserve">water temperature. </w:t>
      </w:r>
    </w:p>
    <w:p w14:paraId="661D258F" w14:textId="77777777" w:rsidR="000A6FC9" w:rsidRPr="00360D8F" w:rsidRDefault="000A6FC9" w:rsidP="00360D8F">
      <w:pPr>
        <w:tabs>
          <w:tab w:val="left" w:pos="840"/>
        </w:tabs>
        <w:ind w:right="-90"/>
        <w:rPr>
          <w:sz w:val="24"/>
          <w:szCs w:val="24"/>
          <w:u w:val="single"/>
        </w:rPr>
      </w:pPr>
    </w:p>
    <w:p w14:paraId="4B4200A0" w14:textId="77777777" w:rsidR="008E4680" w:rsidRPr="00491817" w:rsidRDefault="008E4680" w:rsidP="00491817">
      <w:pPr>
        <w:tabs>
          <w:tab w:val="left" w:pos="839"/>
          <w:tab w:val="left" w:pos="840"/>
        </w:tabs>
        <w:spacing w:line="463" w:lineRule="auto"/>
        <w:ind w:right="-90"/>
        <w:rPr>
          <w:rFonts w:ascii="Symbol" w:hAnsi="Symbol"/>
          <w:sz w:val="24"/>
          <w:szCs w:val="24"/>
        </w:rPr>
      </w:pPr>
      <w:r w:rsidRPr="00491817">
        <w:rPr>
          <w:sz w:val="24"/>
          <w:szCs w:val="24"/>
          <w:u w:val="single"/>
        </w:rPr>
        <w:t xml:space="preserve">Schedule </w:t>
      </w:r>
    </w:p>
    <w:p w14:paraId="3E1ED0F8" w14:textId="6C23E8CC" w:rsidR="008E4680" w:rsidRPr="005C31D5" w:rsidRDefault="008E4680" w:rsidP="00360D8F">
      <w:pPr>
        <w:pStyle w:val="ListParagraph"/>
        <w:numPr>
          <w:ilvl w:val="1"/>
          <w:numId w:val="1"/>
        </w:numPr>
        <w:tabs>
          <w:tab w:val="left" w:pos="839"/>
          <w:tab w:val="left" w:pos="840"/>
        </w:tabs>
        <w:spacing w:before="20"/>
        <w:ind w:right="-90"/>
        <w:rPr>
          <w:ins w:id="111" w:author="Benjamin Meyer" w:date="2024-03-21T13:22:00Z"/>
          <w:rFonts w:ascii="Symbol" w:hAnsi="Symbol"/>
          <w:sz w:val="24"/>
          <w:szCs w:val="24"/>
          <w:rPrChange w:id="112" w:author="Benjamin Meyer" w:date="2024-03-21T13:22:00Z">
            <w:rPr>
              <w:ins w:id="113" w:author="Benjamin Meyer" w:date="2024-03-21T13:22:00Z"/>
              <w:sz w:val="24"/>
              <w:szCs w:val="24"/>
            </w:rPr>
          </w:rPrChange>
        </w:rPr>
      </w:pPr>
      <w:r w:rsidRPr="00360D8F">
        <w:rPr>
          <w:sz w:val="24"/>
          <w:szCs w:val="24"/>
        </w:rPr>
        <w:t>Data collection will occur in spring (April/May) and summer</w:t>
      </w:r>
      <w:r w:rsidRPr="00360D8F">
        <w:rPr>
          <w:spacing w:val="-3"/>
          <w:sz w:val="24"/>
          <w:szCs w:val="24"/>
        </w:rPr>
        <w:t xml:space="preserve"> </w:t>
      </w:r>
      <w:r w:rsidRPr="00360D8F">
        <w:rPr>
          <w:sz w:val="24"/>
          <w:szCs w:val="24"/>
        </w:rPr>
        <w:t>(July/August)</w:t>
      </w:r>
    </w:p>
    <w:p w14:paraId="38A6BA78" w14:textId="6BF6F2F2" w:rsidR="005C31D5" w:rsidRPr="00360D8F" w:rsidRDefault="005C31D5" w:rsidP="00360D8F">
      <w:pPr>
        <w:pStyle w:val="ListParagraph"/>
        <w:numPr>
          <w:ilvl w:val="1"/>
          <w:numId w:val="1"/>
        </w:numPr>
        <w:tabs>
          <w:tab w:val="left" w:pos="839"/>
          <w:tab w:val="left" w:pos="840"/>
        </w:tabs>
        <w:spacing w:before="20"/>
        <w:ind w:right="-90"/>
        <w:rPr>
          <w:rFonts w:ascii="Symbol" w:hAnsi="Symbol"/>
          <w:sz w:val="24"/>
          <w:szCs w:val="24"/>
        </w:rPr>
      </w:pPr>
      <w:ins w:id="114" w:author="Benjamin Meyer" w:date="2024-03-21T13:22:00Z">
        <w:r>
          <w:rPr>
            <w:sz w:val="24"/>
            <w:szCs w:val="24"/>
          </w:rPr>
          <w:t xml:space="preserve">Opportunistic data collection of intrinsic </w:t>
        </w:r>
      </w:ins>
      <w:ins w:id="115" w:author="Benjamin Meyer" w:date="2024-03-21T13:23:00Z">
        <w:r>
          <w:rPr>
            <w:sz w:val="24"/>
            <w:szCs w:val="24"/>
          </w:rPr>
          <w:t xml:space="preserve">water quality </w:t>
        </w:r>
      </w:ins>
      <w:ins w:id="116" w:author="Benjamin Meyer" w:date="2024-03-21T13:22:00Z">
        <w:r>
          <w:rPr>
            <w:sz w:val="24"/>
            <w:szCs w:val="24"/>
          </w:rPr>
          <w:t xml:space="preserve">parameters </w:t>
        </w:r>
      </w:ins>
      <w:ins w:id="117" w:author="Benjamin Meyer" w:date="2024-03-21T13:23:00Z">
        <w:r>
          <w:rPr>
            <w:sz w:val="24"/>
            <w:szCs w:val="24"/>
          </w:rPr>
          <w:t>will occur throughout the year, including pH, turbidity, water temperature, specific conductivity, and dissolved oxygen.</w:t>
        </w:r>
      </w:ins>
    </w:p>
    <w:p w14:paraId="3F438193" w14:textId="77777777" w:rsidR="008E4680" w:rsidRPr="00360D8F" w:rsidRDefault="008E4680" w:rsidP="00360D8F">
      <w:pPr>
        <w:tabs>
          <w:tab w:val="left" w:pos="839"/>
          <w:tab w:val="left" w:pos="840"/>
        </w:tabs>
        <w:spacing w:before="20"/>
        <w:ind w:right="-90"/>
        <w:rPr>
          <w:rFonts w:ascii="Symbol" w:hAnsi="Symbol"/>
          <w:sz w:val="24"/>
          <w:szCs w:val="24"/>
        </w:rPr>
      </w:pPr>
      <w:bookmarkStart w:id="118" w:name="_Toc116644749"/>
    </w:p>
    <w:p w14:paraId="0736CE5F" w14:textId="77777777" w:rsidR="000A6FC9" w:rsidRPr="00360D8F" w:rsidRDefault="000A6FC9" w:rsidP="00360D8F">
      <w:pPr>
        <w:ind w:right="-90"/>
        <w:rPr>
          <w:sz w:val="24"/>
          <w:szCs w:val="24"/>
        </w:rPr>
      </w:pPr>
    </w:p>
    <w:p w14:paraId="5C97C9CF" w14:textId="77777777" w:rsidR="000A6FC9" w:rsidRPr="00360D8F" w:rsidRDefault="000A6FC9" w:rsidP="00360D8F">
      <w:pPr>
        <w:pStyle w:val="Heading3"/>
        <w:ind w:right="-90"/>
        <w:rPr>
          <w:iCs/>
        </w:rPr>
      </w:pPr>
      <w:bookmarkStart w:id="119" w:name="_Toc117087848"/>
      <w:bookmarkStart w:id="120" w:name="_Toc125960338"/>
      <w:bookmarkStart w:id="121" w:name="_Toc125984000"/>
      <w:bookmarkStart w:id="122" w:name="_Toc125984281"/>
      <w:bookmarkStart w:id="123" w:name="_Toc132032653"/>
      <w:bookmarkStart w:id="124" w:name="_Toc132706046"/>
      <w:bookmarkStart w:id="125" w:name="_Toc133590164"/>
      <w:bookmarkStart w:id="126" w:name="_Toc133754238"/>
      <w:r w:rsidRPr="00360D8F">
        <w:rPr>
          <w:rFonts w:ascii="Times New Roman" w:hAnsi="Times New Roman" w:cs="Times New Roman"/>
          <w:b/>
          <w:bCs/>
          <w:i/>
          <w:iCs/>
          <w:color w:val="auto"/>
        </w:rPr>
        <w:t>Task B) Collection of specified interval data with programmable Electronic Instruments</w:t>
      </w:r>
      <w:bookmarkEnd w:id="118"/>
      <w:bookmarkEnd w:id="119"/>
      <w:bookmarkEnd w:id="120"/>
      <w:bookmarkEnd w:id="121"/>
      <w:bookmarkEnd w:id="122"/>
      <w:bookmarkEnd w:id="123"/>
      <w:bookmarkEnd w:id="124"/>
      <w:bookmarkEnd w:id="125"/>
      <w:bookmarkEnd w:id="126"/>
    </w:p>
    <w:p w14:paraId="4625E5FC" w14:textId="77777777" w:rsidR="000A6FC9" w:rsidRPr="00360D8F" w:rsidRDefault="000A6FC9" w:rsidP="00360D8F">
      <w:pPr>
        <w:pStyle w:val="BodyText"/>
        <w:ind w:right="-90"/>
      </w:pPr>
    </w:p>
    <w:p w14:paraId="36F4E1F1" w14:textId="77777777" w:rsidR="000A6FC9" w:rsidRPr="00360D8F" w:rsidRDefault="000A6FC9" w:rsidP="00360D8F">
      <w:pPr>
        <w:pStyle w:val="BodyText"/>
        <w:spacing w:line="274" w:lineRule="exact"/>
        <w:ind w:right="-90"/>
        <w:rPr>
          <w:u w:val="single"/>
        </w:rPr>
      </w:pPr>
      <w:r w:rsidRPr="00360D8F">
        <w:rPr>
          <w:u w:val="single"/>
        </w:rPr>
        <w:t>Narrative Task Description</w:t>
      </w:r>
    </w:p>
    <w:p w14:paraId="6B8CBBE1" w14:textId="77777777" w:rsidR="000A6FC9" w:rsidRPr="00360D8F" w:rsidRDefault="000A6FC9" w:rsidP="00360D8F">
      <w:pPr>
        <w:pStyle w:val="BodyText"/>
        <w:spacing w:line="274" w:lineRule="exact"/>
        <w:ind w:right="-90"/>
        <w:rPr>
          <w:u w:val="single"/>
        </w:rPr>
      </w:pPr>
      <w:r w:rsidRPr="00360D8F">
        <w:t>Maintain and deploy as needed instruments capable of recording time series of water quality parameters, e.g. water quality sondes. Work with partners to identify projects where such monitoring is beneficial. Continuous monitoring with sondes is not currently part of the baseline water quality monitoring project, but will be conducted opportunistically as future needs are identified by stakeholders represented in the KRSMA advisory board and the project technical advisory committee.</w:t>
      </w:r>
    </w:p>
    <w:p w14:paraId="1110A512" w14:textId="77777777" w:rsidR="000A6FC9" w:rsidRPr="00360D8F" w:rsidRDefault="000A6FC9" w:rsidP="00360D8F">
      <w:pPr>
        <w:pStyle w:val="BodyText"/>
        <w:spacing w:line="274" w:lineRule="exact"/>
        <w:ind w:right="-90"/>
      </w:pPr>
    </w:p>
    <w:p w14:paraId="4699609B" w14:textId="77777777" w:rsidR="000A6FC9" w:rsidRPr="00360D8F" w:rsidRDefault="000A6FC9" w:rsidP="000A6FC9">
      <w:pPr>
        <w:pStyle w:val="BodyText"/>
      </w:pPr>
      <w:r w:rsidRPr="00360D8F">
        <w:rPr>
          <w:u w:val="single"/>
        </w:rPr>
        <w:t>Objectives</w:t>
      </w:r>
    </w:p>
    <w:p w14:paraId="051BF593" w14:textId="77777777" w:rsidR="000A6FC9" w:rsidRPr="00360D8F" w:rsidRDefault="000A6FC9" w:rsidP="000A6FC9">
      <w:pPr>
        <w:pStyle w:val="BodyText"/>
        <w:spacing w:line="274" w:lineRule="exact"/>
      </w:pPr>
    </w:p>
    <w:p w14:paraId="1CA8C506" w14:textId="77777777" w:rsidR="000A6FC9" w:rsidRPr="00360D8F" w:rsidRDefault="000A6FC9" w:rsidP="00CD7519">
      <w:pPr>
        <w:pStyle w:val="BodyText"/>
        <w:numPr>
          <w:ilvl w:val="0"/>
          <w:numId w:val="39"/>
        </w:numPr>
      </w:pPr>
      <w:r w:rsidRPr="00360D8F">
        <w:t xml:space="preserve">Maintain a collection of 8-10 water quality sondes capable of recording continuous parameters </w:t>
      </w:r>
    </w:p>
    <w:p w14:paraId="119B28A3" w14:textId="77777777" w:rsidR="000A6FC9" w:rsidRPr="00360D8F" w:rsidRDefault="000A6FC9" w:rsidP="00CD7519">
      <w:pPr>
        <w:pStyle w:val="BodyText"/>
        <w:numPr>
          <w:ilvl w:val="0"/>
          <w:numId w:val="39"/>
        </w:numPr>
        <w:ind w:right="704"/>
      </w:pPr>
      <w:r w:rsidRPr="00360D8F">
        <w:t>Work with agencies, NGOs, and citizens to identify locations where continuous monitoring of water quality parameters may be valuable. E.g.; invasive species treatments; developing areas, impacted water bodies.</w:t>
      </w:r>
    </w:p>
    <w:p w14:paraId="0872A433" w14:textId="77777777" w:rsidR="000A6FC9" w:rsidRPr="00360D8F" w:rsidRDefault="000A6FC9" w:rsidP="000A6FC9">
      <w:pPr>
        <w:pStyle w:val="BodyText"/>
        <w:ind w:right="704"/>
      </w:pPr>
    </w:p>
    <w:p w14:paraId="3111E7BC" w14:textId="77777777" w:rsidR="000A6FC9" w:rsidRDefault="000A6FC9" w:rsidP="000A6FC9">
      <w:pPr>
        <w:pStyle w:val="BodyText"/>
        <w:ind w:right="704"/>
        <w:rPr>
          <w:u w:val="single"/>
        </w:rPr>
      </w:pPr>
      <w:r>
        <w:rPr>
          <w:u w:val="single"/>
        </w:rPr>
        <w:t>Data Collection</w:t>
      </w:r>
    </w:p>
    <w:p w14:paraId="16F3DB69" w14:textId="77777777" w:rsidR="000A6FC9" w:rsidRDefault="000A6FC9" w:rsidP="000A6FC9">
      <w:pPr>
        <w:pStyle w:val="BodyText"/>
        <w:ind w:right="704"/>
      </w:pPr>
    </w:p>
    <w:p w14:paraId="243502E5" w14:textId="77777777" w:rsidR="000A6FC9" w:rsidRDefault="000A6FC9" w:rsidP="00CD7519">
      <w:pPr>
        <w:pStyle w:val="BodyText"/>
        <w:numPr>
          <w:ilvl w:val="0"/>
          <w:numId w:val="39"/>
        </w:numPr>
        <w:ind w:right="704"/>
      </w:pPr>
      <w:r>
        <w:t>Parameters monitored by sondes include pH, turbidity, conductivity, temperature, and dissolved oxygen</w:t>
      </w:r>
    </w:p>
    <w:p w14:paraId="20BCC410" w14:textId="77777777" w:rsidR="000A6FC9" w:rsidRDefault="000A6FC9" w:rsidP="00CD7519">
      <w:pPr>
        <w:pStyle w:val="BodyText"/>
        <w:numPr>
          <w:ilvl w:val="0"/>
          <w:numId w:val="39"/>
        </w:numPr>
        <w:ind w:right="704"/>
      </w:pPr>
      <w:r>
        <w:t>Sondes will be subject to pre and post deployment calibrations and checks for all parameters</w:t>
      </w:r>
    </w:p>
    <w:p w14:paraId="04BA6E7C" w14:textId="77777777" w:rsidR="000A6FC9" w:rsidRDefault="000A6FC9" w:rsidP="000A6FC9">
      <w:pPr>
        <w:pStyle w:val="BodyText"/>
        <w:ind w:right="704"/>
      </w:pPr>
    </w:p>
    <w:p w14:paraId="7F2D4842" w14:textId="77777777" w:rsidR="000A6FC9" w:rsidRDefault="000A6FC9" w:rsidP="000A6FC9">
      <w:pPr>
        <w:pStyle w:val="BodyText"/>
        <w:ind w:right="704"/>
      </w:pPr>
      <w:r w:rsidRPr="00FA268F">
        <w:rPr>
          <w:u w:val="single"/>
        </w:rPr>
        <w:t>Schedule</w:t>
      </w:r>
    </w:p>
    <w:p w14:paraId="073A1B8B" w14:textId="77777777" w:rsidR="000A6FC9" w:rsidRDefault="000A6FC9" w:rsidP="000A6FC9">
      <w:pPr>
        <w:pStyle w:val="BodyText"/>
        <w:ind w:right="704"/>
      </w:pPr>
    </w:p>
    <w:p w14:paraId="5B3F57DF" w14:textId="77777777" w:rsidR="000A6FC9" w:rsidRDefault="000A6FC9" w:rsidP="00CD7519">
      <w:pPr>
        <w:pStyle w:val="BodyText"/>
        <w:numPr>
          <w:ilvl w:val="0"/>
          <w:numId w:val="39"/>
        </w:numPr>
        <w:ind w:right="704"/>
      </w:pPr>
      <w:r>
        <w:t>Fieldwork will be executed based on funding opportunities and local need</w:t>
      </w:r>
    </w:p>
    <w:p w14:paraId="281ADE94" w14:textId="77777777" w:rsidR="000A6FC9" w:rsidRDefault="000A6FC9" w:rsidP="00CD7519">
      <w:pPr>
        <w:pStyle w:val="BodyText"/>
        <w:numPr>
          <w:ilvl w:val="0"/>
          <w:numId w:val="39"/>
        </w:numPr>
      </w:pPr>
      <w:r>
        <w:t>Sondes will be returned to the manufacturer for bench calibration as needed depending on annual usage</w:t>
      </w:r>
    </w:p>
    <w:p w14:paraId="29D9A211" w14:textId="77777777" w:rsidR="000A6FC9" w:rsidRDefault="000A6FC9" w:rsidP="000A6FC9">
      <w:pPr>
        <w:pStyle w:val="BodyText"/>
        <w:ind w:right="704"/>
      </w:pPr>
    </w:p>
    <w:p w14:paraId="1D2B38E6" w14:textId="77777777" w:rsidR="000A6FC9" w:rsidRDefault="000A6FC9" w:rsidP="000A6FC9">
      <w:pPr>
        <w:pStyle w:val="BodyText"/>
        <w:ind w:right="704"/>
      </w:pPr>
      <w:r>
        <w:t>See Appendix H for further details on Hydrolab Calibration</w:t>
      </w:r>
    </w:p>
    <w:p w14:paraId="1E32976A" w14:textId="77777777" w:rsidR="000A6FC9" w:rsidRPr="00E946A5" w:rsidRDefault="000A6FC9" w:rsidP="000A6FC9">
      <w:pPr>
        <w:widowControl/>
        <w:adjustRightInd w:val="0"/>
        <w:rPr>
          <w:rFonts w:ascii="TimesNewRomanPSMT" w:eastAsiaTheme="minorHAnsi" w:hAnsi="TimesNewRomanPSMT" w:cs="TimesNewRomanPSMT"/>
          <w:sz w:val="24"/>
          <w:szCs w:val="24"/>
        </w:rPr>
      </w:pPr>
    </w:p>
    <w:p w14:paraId="15E77868" w14:textId="77777777" w:rsidR="000A6FC9" w:rsidRPr="009310B4" w:rsidRDefault="000A6FC9" w:rsidP="000A6FC9">
      <w:pPr>
        <w:pStyle w:val="Heading3"/>
        <w:rPr>
          <w:iCs/>
        </w:rPr>
      </w:pPr>
      <w:bookmarkStart w:id="127" w:name="_Toc116644750"/>
      <w:bookmarkStart w:id="128" w:name="_Toc117087849"/>
      <w:bookmarkStart w:id="129" w:name="_Toc125960339"/>
      <w:bookmarkStart w:id="130" w:name="_Toc125984001"/>
      <w:bookmarkStart w:id="131" w:name="_Toc125984282"/>
      <w:bookmarkStart w:id="132" w:name="_Toc132032654"/>
      <w:bookmarkStart w:id="133" w:name="_Toc132706047"/>
      <w:bookmarkStart w:id="134" w:name="_Toc133590165"/>
      <w:bookmarkStart w:id="135" w:name="_Toc133754239"/>
      <w:r w:rsidRPr="009310B4">
        <w:rPr>
          <w:rFonts w:ascii="Times New Roman" w:hAnsi="Times New Roman" w:cs="Times New Roman"/>
          <w:b/>
          <w:bCs/>
          <w:i/>
          <w:iCs/>
          <w:color w:val="auto"/>
        </w:rPr>
        <w:t>Task C) Stream Temperature Monitoring</w:t>
      </w:r>
      <w:bookmarkEnd w:id="127"/>
      <w:bookmarkEnd w:id="128"/>
      <w:bookmarkEnd w:id="129"/>
      <w:bookmarkEnd w:id="130"/>
      <w:bookmarkEnd w:id="131"/>
      <w:bookmarkEnd w:id="132"/>
      <w:bookmarkEnd w:id="133"/>
      <w:bookmarkEnd w:id="134"/>
      <w:bookmarkEnd w:id="135"/>
    </w:p>
    <w:p w14:paraId="6C02D86A" w14:textId="77777777" w:rsidR="000A6FC9" w:rsidRPr="00E946A5" w:rsidRDefault="000A6FC9" w:rsidP="000A6FC9">
      <w:pPr>
        <w:rPr>
          <w:sz w:val="24"/>
          <w:szCs w:val="24"/>
        </w:rPr>
      </w:pPr>
    </w:p>
    <w:p w14:paraId="443541E9" w14:textId="77777777" w:rsidR="000A6FC9" w:rsidRPr="00E946A5" w:rsidRDefault="000A6FC9" w:rsidP="000A6FC9">
      <w:pPr>
        <w:pStyle w:val="BodyText"/>
        <w:spacing w:line="274" w:lineRule="exact"/>
        <w:rPr>
          <w:u w:val="single"/>
        </w:rPr>
      </w:pPr>
      <w:r w:rsidRPr="00E946A5">
        <w:rPr>
          <w:u w:val="single"/>
        </w:rPr>
        <w:t>Narrative Task Description</w:t>
      </w:r>
    </w:p>
    <w:p w14:paraId="4A2E5498" w14:textId="77777777" w:rsidR="000A6FC9" w:rsidRPr="00E946A5" w:rsidRDefault="000A6FC9" w:rsidP="000A6FC9">
      <w:pPr>
        <w:rPr>
          <w:sz w:val="24"/>
          <w:szCs w:val="24"/>
        </w:rPr>
      </w:pPr>
      <w:r w:rsidRPr="00E946A5">
        <w:rPr>
          <w:sz w:val="24"/>
          <w:szCs w:val="24"/>
        </w:rPr>
        <w:t xml:space="preserve">Maintain </w:t>
      </w:r>
      <w:r>
        <w:rPr>
          <w:sz w:val="24"/>
          <w:szCs w:val="24"/>
        </w:rPr>
        <w:t>stream temperature monitoring sites in perpetuity at six sites in the lower Kenai River and Kasilof River areas, and at other sites as needed by new projects</w:t>
      </w:r>
    </w:p>
    <w:p w14:paraId="6E7039F6" w14:textId="77777777" w:rsidR="000A6FC9" w:rsidRPr="00E946A5" w:rsidRDefault="000A6FC9" w:rsidP="000A6FC9">
      <w:pPr>
        <w:rPr>
          <w:sz w:val="24"/>
          <w:szCs w:val="24"/>
        </w:rPr>
      </w:pPr>
    </w:p>
    <w:p w14:paraId="626C7E0A" w14:textId="77777777" w:rsidR="000A6FC9" w:rsidRDefault="000A6FC9" w:rsidP="000A6FC9">
      <w:pPr>
        <w:pStyle w:val="BodyText"/>
        <w:rPr>
          <w:u w:val="single"/>
        </w:rPr>
      </w:pPr>
      <w:r w:rsidRPr="00E946A5">
        <w:rPr>
          <w:u w:val="single"/>
        </w:rPr>
        <w:t>Objectives</w:t>
      </w:r>
    </w:p>
    <w:p w14:paraId="772C2038" w14:textId="77777777" w:rsidR="000A6FC9" w:rsidRDefault="000A6FC9" w:rsidP="000A6FC9">
      <w:pPr>
        <w:pStyle w:val="BodyText"/>
      </w:pPr>
    </w:p>
    <w:p w14:paraId="72DCF555" w14:textId="77777777" w:rsidR="000A6FC9" w:rsidRDefault="000A6FC9" w:rsidP="00CD7519">
      <w:pPr>
        <w:pStyle w:val="BodyText"/>
        <w:numPr>
          <w:ilvl w:val="0"/>
          <w:numId w:val="40"/>
        </w:numPr>
      </w:pPr>
      <w:r>
        <w:t>Perform site visits at the six long-term stream temperature monitoring sites a minimum of twice annually</w:t>
      </w:r>
    </w:p>
    <w:p w14:paraId="21BCBAC9" w14:textId="77777777" w:rsidR="000A6FC9" w:rsidRDefault="000A6FC9" w:rsidP="00CD7519">
      <w:pPr>
        <w:pStyle w:val="BodyText"/>
        <w:numPr>
          <w:ilvl w:val="1"/>
          <w:numId w:val="40"/>
        </w:numPr>
      </w:pPr>
      <w:r>
        <w:t>Moose River</w:t>
      </w:r>
    </w:p>
    <w:p w14:paraId="60568310" w14:textId="77777777" w:rsidR="000A6FC9" w:rsidRDefault="000A6FC9" w:rsidP="00CD7519">
      <w:pPr>
        <w:pStyle w:val="BodyText"/>
        <w:numPr>
          <w:ilvl w:val="1"/>
          <w:numId w:val="40"/>
        </w:numPr>
      </w:pPr>
      <w:r>
        <w:t>Funny River</w:t>
      </w:r>
    </w:p>
    <w:p w14:paraId="71EEF90A" w14:textId="77777777" w:rsidR="000A6FC9" w:rsidRDefault="000A6FC9" w:rsidP="00CD7519">
      <w:pPr>
        <w:pStyle w:val="BodyText"/>
        <w:numPr>
          <w:ilvl w:val="1"/>
          <w:numId w:val="40"/>
        </w:numPr>
      </w:pPr>
      <w:r>
        <w:t>Soldotna Creek</w:t>
      </w:r>
    </w:p>
    <w:p w14:paraId="77D4FAFA" w14:textId="77777777" w:rsidR="000A6FC9" w:rsidRDefault="000A6FC9" w:rsidP="00CD7519">
      <w:pPr>
        <w:pStyle w:val="BodyText"/>
        <w:numPr>
          <w:ilvl w:val="1"/>
          <w:numId w:val="40"/>
        </w:numPr>
      </w:pPr>
      <w:r>
        <w:t>Slikok Creek</w:t>
      </w:r>
    </w:p>
    <w:p w14:paraId="40AD3CE2" w14:textId="77777777" w:rsidR="000A6FC9" w:rsidRDefault="000A6FC9" w:rsidP="00CD7519">
      <w:pPr>
        <w:pStyle w:val="BodyText"/>
        <w:numPr>
          <w:ilvl w:val="1"/>
          <w:numId w:val="40"/>
        </w:numPr>
      </w:pPr>
      <w:r>
        <w:t>Beaver Creek</w:t>
      </w:r>
    </w:p>
    <w:p w14:paraId="510591E0" w14:textId="77777777" w:rsidR="000A6FC9" w:rsidRDefault="000A6FC9" w:rsidP="00CD7519">
      <w:pPr>
        <w:pStyle w:val="BodyText"/>
        <w:numPr>
          <w:ilvl w:val="1"/>
          <w:numId w:val="40"/>
        </w:numPr>
      </w:pPr>
      <w:r>
        <w:t>Crooked Creek</w:t>
      </w:r>
    </w:p>
    <w:p w14:paraId="5DBA2E2B" w14:textId="77777777" w:rsidR="000A6FC9" w:rsidRDefault="000A6FC9" w:rsidP="000A6FC9">
      <w:pPr>
        <w:pStyle w:val="BodyText"/>
      </w:pPr>
    </w:p>
    <w:p w14:paraId="4A8A01C2" w14:textId="06126B6D" w:rsidR="000A6FC9" w:rsidRPr="00E946A5" w:rsidRDefault="000A6FC9" w:rsidP="00CD7519">
      <w:pPr>
        <w:pStyle w:val="BodyText"/>
        <w:numPr>
          <w:ilvl w:val="0"/>
          <w:numId w:val="40"/>
        </w:numPr>
      </w:pPr>
      <w:r>
        <w:t xml:space="preserve">Apply the highest available standards for field site management and data curation (as outlined in Mauger et al. </w:t>
      </w:r>
      <w:r>
        <w:rPr>
          <w:noProof/>
        </w:rPr>
        <w:t>(2015)</w:t>
      </w:r>
      <w:r>
        <w:t>)</w:t>
      </w:r>
    </w:p>
    <w:p w14:paraId="2B725D06" w14:textId="77777777" w:rsidR="000A6FC9" w:rsidRPr="00E946A5" w:rsidRDefault="000A6FC9" w:rsidP="000A6FC9">
      <w:pPr>
        <w:rPr>
          <w:sz w:val="24"/>
          <w:szCs w:val="24"/>
        </w:rPr>
      </w:pPr>
    </w:p>
    <w:p w14:paraId="5D677815" w14:textId="77777777" w:rsidR="000A6FC9" w:rsidRPr="00E946A5" w:rsidRDefault="000A6FC9" w:rsidP="000A6FC9">
      <w:pPr>
        <w:rPr>
          <w:sz w:val="24"/>
          <w:szCs w:val="24"/>
        </w:rPr>
      </w:pPr>
      <w:r w:rsidRPr="00E946A5">
        <w:rPr>
          <w:sz w:val="24"/>
          <w:szCs w:val="24"/>
          <w:u w:val="single"/>
        </w:rPr>
        <w:t>Data Collection</w:t>
      </w:r>
    </w:p>
    <w:p w14:paraId="6576B3B7" w14:textId="77777777" w:rsidR="000A6FC9" w:rsidRDefault="000A6FC9" w:rsidP="000A6FC9">
      <w:pPr>
        <w:pStyle w:val="AppendixSubheadings"/>
        <w:rPr>
          <w:sz w:val="24"/>
          <w:szCs w:val="24"/>
        </w:rPr>
      </w:pPr>
    </w:p>
    <w:p w14:paraId="15D95783" w14:textId="77777777" w:rsidR="000A6FC9" w:rsidRDefault="000A6FC9" w:rsidP="00CD7519">
      <w:pPr>
        <w:pStyle w:val="AppendixSubheadings"/>
        <w:numPr>
          <w:ilvl w:val="0"/>
          <w:numId w:val="41"/>
        </w:numPr>
        <w:rPr>
          <w:sz w:val="24"/>
          <w:szCs w:val="24"/>
        </w:rPr>
      </w:pPr>
      <w:bookmarkStart w:id="136" w:name="_Toc125960340"/>
      <w:bookmarkStart w:id="137" w:name="_Toc125984283"/>
      <w:bookmarkStart w:id="138" w:name="_Toc132032655"/>
      <w:r>
        <w:rPr>
          <w:sz w:val="24"/>
          <w:szCs w:val="24"/>
        </w:rPr>
        <w:t>Record year-round continuous time series of water temperature using programmed electronic instruments</w:t>
      </w:r>
      <w:bookmarkEnd w:id="136"/>
      <w:bookmarkEnd w:id="137"/>
      <w:bookmarkEnd w:id="138"/>
    </w:p>
    <w:p w14:paraId="4DFF02DF" w14:textId="77777777" w:rsidR="000A6FC9" w:rsidRPr="00E946A5" w:rsidRDefault="000A6FC9" w:rsidP="000A6FC9">
      <w:pPr>
        <w:pStyle w:val="AppendixSubheadings"/>
        <w:rPr>
          <w:sz w:val="24"/>
          <w:szCs w:val="24"/>
        </w:rPr>
      </w:pPr>
    </w:p>
    <w:p w14:paraId="4B1E0D63" w14:textId="77777777" w:rsidR="000A6FC9" w:rsidRPr="00E946A5" w:rsidRDefault="000A6FC9" w:rsidP="000A6FC9">
      <w:pPr>
        <w:pStyle w:val="BodyText"/>
        <w:ind w:right="704"/>
      </w:pPr>
      <w:r w:rsidRPr="00E946A5">
        <w:rPr>
          <w:u w:val="single"/>
        </w:rPr>
        <w:t>Schedule</w:t>
      </w:r>
    </w:p>
    <w:p w14:paraId="5AF469C7" w14:textId="77777777" w:rsidR="000A6FC9" w:rsidRPr="00E946A5" w:rsidRDefault="000A6FC9" w:rsidP="000A6FC9">
      <w:pPr>
        <w:pStyle w:val="AppendixSubheadings"/>
        <w:rPr>
          <w:sz w:val="24"/>
          <w:szCs w:val="24"/>
        </w:rPr>
      </w:pPr>
    </w:p>
    <w:p w14:paraId="6D8AD6D3" w14:textId="77777777" w:rsidR="000A6FC9" w:rsidRPr="00E3768F" w:rsidRDefault="000A6FC9" w:rsidP="00CD7519">
      <w:pPr>
        <w:pStyle w:val="AppendixSubheadings"/>
        <w:numPr>
          <w:ilvl w:val="0"/>
          <w:numId w:val="41"/>
        </w:numPr>
        <w:rPr>
          <w:sz w:val="24"/>
          <w:szCs w:val="24"/>
        </w:rPr>
      </w:pPr>
      <w:bookmarkStart w:id="139" w:name="_Toc125960341"/>
      <w:bookmarkStart w:id="140" w:name="_Toc125984284"/>
      <w:bookmarkStart w:id="141" w:name="_Toc132032656"/>
      <w:r>
        <w:rPr>
          <w:sz w:val="24"/>
          <w:szCs w:val="24"/>
        </w:rPr>
        <w:t>Site visits to locations with water temperature loggers will be visited a minimum of biannually, typically once in early summer (May/June) and once in Fall (September/ October)</w:t>
      </w:r>
      <w:bookmarkEnd w:id="139"/>
      <w:bookmarkEnd w:id="140"/>
      <w:bookmarkEnd w:id="141"/>
    </w:p>
    <w:p w14:paraId="02604D33" w14:textId="77777777" w:rsidR="000A6FC9" w:rsidRDefault="000A6FC9" w:rsidP="000A6FC9"/>
    <w:p w14:paraId="437E4A69" w14:textId="2244330F" w:rsidR="000A6FC9" w:rsidRDefault="000A6FC9" w:rsidP="000A6FC9">
      <w:pPr>
        <w:pStyle w:val="BodyText"/>
        <w:ind w:right="704"/>
      </w:pPr>
      <w:r>
        <w:t xml:space="preserve">See Appendix G and Mauger et al. </w:t>
      </w:r>
      <w:r>
        <w:rPr>
          <w:noProof/>
        </w:rPr>
        <w:t>(2015)</w:t>
      </w:r>
      <w:r>
        <w:t xml:space="preserve"> for further details on stream temperature monitoring methods in southcentral Alaska. Standard operating procedure for water temperature data QA/QC, management, and storage are detailed in the AKTEMP Water Temperature Database user Guide at </w:t>
      </w:r>
      <w:hyperlink r:id="rId24" w:history="1">
        <w:r w:rsidRPr="00BD63F9">
          <w:rPr>
            <w:rStyle w:val="Hyperlink"/>
          </w:rPr>
          <w:t>https://aktemp.uaa.alaska.edu/</w:t>
        </w:r>
      </w:hyperlink>
      <w:r>
        <w:t xml:space="preserve"> from the University of Alaska Anchorage’s Alaska Center for Conservation Sciences </w:t>
      </w:r>
      <w:r>
        <w:rPr>
          <w:noProof/>
        </w:rPr>
        <w:t>(ACCS 2023)</w:t>
      </w:r>
      <w:r>
        <w:t>.</w:t>
      </w:r>
    </w:p>
    <w:p w14:paraId="5EF9706B" w14:textId="77777777" w:rsidR="000A6FC9" w:rsidRDefault="000A6FC9" w:rsidP="000A6FC9"/>
    <w:p w14:paraId="225A9449" w14:textId="77777777" w:rsidR="000A6FC9" w:rsidRDefault="000A6FC9" w:rsidP="000A6FC9"/>
    <w:p w14:paraId="07F77F14" w14:textId="77777777" w:rsidR="000A6FC9" w:rsidRPr="00530E7B" w:rsidRDefault="000A6FC9" w:rsidP="000A6FC9">
      <w:pPr>
        <w:pStyle w:val="Heading2"/>
        <w:ind w:left="0"/>
      </w:pPr>
      <w:bookmarkStart w:id="142" w:name="_Toc117087850"/>
      <w:bookmarkStart w:id="143" w:name="_Toc125960342"/>
      <w:bookmarkStart w:id="144" w:name="_Toc125984002"/>
      <w:bookmarkStart w:id="145" w:name="_Toc125984285"/>
      <w:bookmarkStart w:id="146" w:name="_Toc132032657"/>
      <w:bookmarkStart w:id="147" w:name="_Toc133754240"/>
      <w:r>
        <w:t>A7.</w:t>
      </w:r>
      <w:r>
        <w:tab/>
        <w:t>Quality Objectives and Criteria for Measurement of</w:t>
      </w:r>
      <w:r w:rsidRPr="00530E7B">
        <w:rPr>
          <w:spacing w:val="-8"/>
        </w:rPr>
        <w:t xml:space="preserve"> </w:t>
      </w:r>
      <w:r>
        <w:t>Data</w:t>
      </w:r>
      <w:bookmarkEnd w:id="142"/>
      <w:bookmarkEnd w:id="143"/>
      <w:bookmarkEnd w:id="144"/>
      <w:bookmarkEnd w:id="145"/>
      <w:bookmarkEnd w:id="146"/>
      <w:bookmarkEnd w:id="147"/>
    </w:p>
    <w:p w14:paraId="6708CF50" w14:textId="77777777" w:rsidR="008E4680" w:rsidRDefault="008E4680" w:rsidP="008E4680">
      <w:pPr>
        <w:pStyle w:val="BodyText"/>
      </w:pPr>
    </w:p>
    <w:p w14:paraId="58061597" w14:textId="74909323" w:rsidR="008E4680" w:rsidRDefault="008E4680" w:rsidP="00543BF1">
      <w:pPr>
        <w:pStyle w:val="BodyText"/>
        <w:ind w:right="696"/>
      </w:pPr>
      <w:r>
        <w:t xml:space="preserve">Data Quality Objectives (DQOs) for this program have been established to ensure that the data meets its overall objectives as described in A6, above – establishing a basic water quality inventory and detecting significant changes and trends. </w:t>
      </w:r>
      <w:r w:rsidR="000C2DBA" w:rsidRPr="000C2DBA">
        <w:t xml:space="preserve">Table </w:t>
      </w:r>
      <w:r w:rsidR="000C2DBA" w:rsidRPr="000C2DBA">
        <w:rPr>
          <w:noProof/>
        </w:rPr>
        <w:t>2</w:t>
      </w:r>
      <w:r w:rsidR="000A6FC9" w:rsidRPr="00A33F0E">
        <w:t xml:space="preserve"> through </w:t>
      </w:r>
      <w:r w:rsidR="000C2DBA" w:rsidRPr="000C2DBA">
        <w:t xml:space="preserve">Table </w:t>
      </w:r>
      <w:r w:rsidR="000C2DBA" w:rsidRPr="000C2DBA">
        <w:rPr>
          <w:noProof/>
        </w:rPr>
        <w:t>6</w:t>
      </w:r>
      <w:r>
        <w:t xml:space="preserve"> show objectives for detectability, precision and accuracy for each parameter tested by all possible methods used by the Agency Baseline. DQOs are also included for automated multiprobes</w:t>
      </w:r>
      <w:r w:rsidR="000A6FC9">
        <w:t>.</w:t>
      </w:r>
      <w:r>
        <w:t xml:space="preserve"> In each case the sampling matrix is the water body of interest. </w:t>
      </w:r>
      <w:r w:rsidR="000C2DBA" w:rsidRPr="000C2DBA">
        <w:t xml:space="preserve">Table </w:t>
      </w:r>
      <w:r w:rsidR="000C2DBA" w:rsidRPr="000C2DBA">
        <w:rPr>
          <w:noProof/>
        </w:rPr>
        <w:t>6</w:t>
      </w:r>
      <w:r>
        <w:t xml:space="preserve"> shows the objectives for the Stream Temperature monitoring. Objectives for precision, accuracy, representativeness, comparability</w:t>
      </w:r>
      <w:r w:rsidR="000A6FC9">
        <w:t>,</w:t>
      </w:r>
      <w:r>
        <w:t xml:space="preserve"> and completeness are also summarized </w:t>
      </w:r>
      <w:r w:rsidR="000A6FC9">
        <w:t>in the following tables</w:t>
      </w:r>
      <w:r>
        <w:t>. Project DQOs may be revised in the future if funding becomes available for additional training and equipment or if the project manager determines that different objectives would be more effective in meeting program objectives. Any changes in DQOs will be submitted to USEPA for approval</w:t>
      </w:r>
      <w:r w:rsidR="000A6FC9">
        <w:t xml:space="preserve"> and reviewed by ADEC and the Technical Advisory Committee</w:t>
      </w:r>
      <w:r>
        <w:t xml:space="preserve"> before implementation.</w:t>
      </w:r>
    </w:p>
    <w:p w14:paraId="7C772069" w14:textId="1F9DA7AA" w:rsidR="008E4680" w:rsidRDefault="008E4680" w:rsidP="008E4680">
      <w:pPr>
        <w:spacing w:before="216"/>
        <w:ind w:left="100"/>
      </w:pPr>
    </w:p>
    <w:p w14:paraId="00CC3AC6" w14:textId="14EE22C8" w:rsidR="00491817" w:rsidRDefault="00491817" w:rsidP="00EF43AF">
      <w:pPr>
        <w:spacing w:before="216"/>
      </w:pPr>
    </w:p>
    <w:p w14:paraId="50997BD4" w14:textId="59777012" w:rsidR="00491817" w:rsidRDefault="00491817" w:rsidP="008E4680">
      <w:pPr>
        <w:spacing w:before="216"/>
        <w:ind w:left="100"/>
      </w:pPr>
    </w:p>
    <w:p w14:paraId="5613594D" w14:textId="6937BAB4" w:rsidR="00491817" w:rsidRDefault="00491817" w:rsidP="008E4680">
      <w:pPr>
        <w:spacing w:before="216"/>
        <w:ind w:left="100"/>
      </w:pPr>
    </w:p>
    <w:p w14:paraId="1A026DD9" w14:textId="5352FD65" w:rsidR="00491817" w:rsidRDefault="00491817" w:rsidP="008E4680">
      <w:pPr>
        <w:spacing w:before="216"/>
        <w:ind w:left="100"/>
      </w:pPr>
    </w:p>
    <w:p w14:paraId="053BEA59" w14:textId="42714B96" w:rsidR="00710115" w:rsidRDefault="00710115" w:rsidP="00710115">
      <w:pPr>
        <w:spacing w:before="216"/>
        <w:sectPr w:rsidR="00710115" w:rsidSect="00055722">
          <w:headerReference w:type="default" r:id="rId25"/>
          <w:footerReference w:type="default" r:id="rId26"/>
          <w:pgSz w:w="11900" w:h="16840"/>
          <w:pgMar w:top="1440" w:right="835" w:bottom="605" w:left="1166" w:header="0" w:footer="979" w:gutter="0"/>
          <w:cols w:space="720"/>
          <w:docGrid w:linePitch="299"/>
        </w:sectPr>
      </w:pPr>
    </w:p>
    <w:p w14:paraId="6B21E450" w14:textId="5ABC2915" w:rsidR="008E4680" w:rsidRDefault="008E4680" w:rsidP="00491817">
      <w:pPr>
        <w:spacing w:before="216"/>
        <w:rPr>
          <w:b/>
          <w:sz w:val="24"/>
        </w:rPr>
      </w:pPr>
      <w:bookmarkStart w:id="149" w:name="_bookmark6"/>
      <w:bookmarkStart w:id="150" w:name="_Ref125965085"/>
      <w:bookmarkStart w:id="151" w:name="_Toc133755217"/>
      <w:bookmarkEnd w:id="149"/>
      <w:r>
        <w:rPr>
          <w:b/>
          <w:sz w:val="24"/>
        </w:rPr>
        <w:lastRenderedPageBreak/>
        <w:t xml:space="preserve">Table </w:t>
      </w:r>
      <w:r w:rsidR="000C2DBA">
        <w:rPr>
          <w:b/>
          <w:noProof/>
          <w:sz w:val="24"/>
          <w:szCs w:val="24"/>
        </w:rPr>
        <w:t>2</w:t>
      </w:r>
      <w:bookmarkEnd w:id="150"/>
      <w:r w:rsidR="000A6FC9" w:rsidRPr="00F4621E">
        <w:rPr>
          <w:b/>
          <w:sz w:val="24"/>
          <w:szCs w:val="24"/>
        </w:rPr>
        <w:t>.</w:t>
      </w:r>
      <w:r>
        <w:rPr>
          <w:b/>
          <w:sz w:val="24"/>
        </w:rPr>
        <w:t xml:space="preserve"> Data Quality Objectives for Electronic Instruments</w:t>
      </w:r>
      <w:bookmarkEnd w:id="151"/>
    </w:p>
    <w:p w14:paraId="0E40C701" w14:textId="77777777" w:rsidR="008E4680" w:rsidRDefault="008E4680" w:rsidP="008E4680">
      <w:pPr>
        <w:pStyle w:val="BodyText"/>
        <w:spacing w:before="9"/>
        <w:rPr>
          <w:b/>
          <w:sz w:val="11"/>
        </w:rPr>
      </w:pPr>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8E4680" w14:paraId="569E29C6" w14:textId="77777777" w:rsidTr="00816966">
        <w:trPr>
          <w:trHeight w:val="693"/>
        </w:trPr>
        <w:tc>
          <w:tcPr>
            <w:tcW w:w="3010" w:type="dxa"/>
            <w:tcBorders>
              <w:bottom w:val="single" w:sz="6" w:space="0" w:color="000000"/>
              <w:right w:val="single" w:sz="6" w:space="0" w:color="000000"/>
            </w:tcBorders>
          </w:tcPr>
          <w:p w14:paraId="661F213E" w14:textId="77777777" w:rsidR="008E4680" w:rsidRDefault="008E4680" w:rsidP="00816966">
            <w:pPr>
              <w:pStyle w:val="TableParagraph"/>
              <w:spacing w:before="58"/>
              <w:ind w:left="470" w:right="457"/>
              <w:jc w:val="center"/>
              <w:rPr>
                <w:sz w:val="20"/>
              </w:rPr>
            </w:pPr>
            <w:r>
              <w:rPr>
                <w:sz w:val="20"/>
              </w:rPr>
              <w:t>PARAMETER</w:t>
            </w:r>
          </w:p>
        </w:tc>
        <w:tc>
          <w:tcPr>
            <w:tcW w:w="3482" w:type="dxa"/>
            <w:tcBorders>
              <w:left w:val="single" w:sz="6" w:space="0" w:color="000000"/>
              <w:bottom w:val="single" w:sz="6" w:space="0" w:color="000000"/>
              <w:right w:val="single" w:sz="6" w:space="0" w:color="000000"/>
            </w:tcBorders>
          </w:tcPr>
          <w:p w14:paraId="534B23FC" w14:textId="77777777" w:rsidR="008E4680" w:rsidRDefault="008E4680" w:rsidP="00816966">
            <w:pPr>
              <w:pStyle w:val="TableParagraph"/>
              <w:spacing w:before="58"/>
              <w:ind w:left="938"/>
              <w:rPr>
                <w:sz w:val="20"/>
              </w:rPr>
            </w:pPr>
            <w:r>
              <w:rPr>
                <w:sz w:val="20"/>
              </w:rPr>
              <w:t>METHOD/RANGE</w:t>
            </w:r>
          </w:p>
        </w:tc>
        <w:tc>
          <w:tcPr>
            <w:tcW w:w="2703" w:type="dxa"/>
            <w:tcBorders>
              <w:left w:val="single" w:sz="6" w:space="0" w:color="000000"/>
              <w:bottom w:val="single" w:sz="6" w:space="0" w:color="000000"/>
              <w:right w:val="single" w:sz="6" w:space="0" w:color="000000"/>
            </w:tcBorders>
          </w:tcPr>
          <w:p w14:paraId="04B059EF" w14:textId="77777777" w:rsidR="008E4680" w:rsidRDefault="008E4680" w:rsidP="00816966">
            <w:pPr>
              <w:pStyle w:val="TableParagraph"/>
              <w:spacing w:before="58"/>
              <w:ind w:left="237" w:right="226"/>
              <w:jc w:val="center"/>
              <w:rPr>
                <w:sz w:val="20"/>
              </w:rPr>
            </w:pPr>
            <w:r>
              <w:rPr>
                <w:sz w:val="20"/>
              </w:rPr>
              <w:t>UNITS</w:t>
            </w:r>
          </w:p>
        </w:tc>
        <w:tc>
          <w:tcPr>
            <w:tcW w:w="2032" w:type="dxa"/>
            <w:tcBorders>
              <w:left w:val="single" w:sz="6" w:space="0" w:color="000000"/>
              <w:bottom w:val="single" w:sz="6" w:space="0" w:color="000000"/>
              <w:right w:val="single" w:sz="6" w:space="0" w:color="000000"/>
            </w:tcBorders>
          </w:tcPr>
          <w:p w14:paraId="7C76E210" w14:textId="77777777" w:rsidR="008E4680" w:rsidRDefault="008E4680" w:rsidP="00816966">
            <w:pPr>
              <w:pStyle w:val="TableParagraph"/>
              <w:spacing w:before="58"/>
              <w:ind w:left="228" w:right="219"/>
              <w:jc w:val="center"/>
              <w:rPr>
                <w:sz w:val="20"/>
              </w:rPr>
            </w:pPr>
            <w:r>
              <w:rPr>
                <w:sz w:val="20"/>
              </w:rPr>
              <w:t>SENSITIVITY</w:t>
            </w:r>
          </w:p>
        </w:tc>
        <w:tc>
          <w:tcPr>
            <w:tcW w:w="1395" w:type="dxa"/>
            <w:tcBorders>
              <w:left w:val="single" w:sz="6" w:space="0" w:color="000000"/>
              <w:bottom w:val="single" w:sz="6" w:space="0" w:color="000000"/>
              <w:right w:val="single" w:sz="6" w:space="0" w:color="000000"/>
            </w:tcBorders>
          </w:tcPr>
          <w:p w14:paraId="77CB8183" w14:textId="77777777" w:rsidR="008E4680" w:rsidRDefault="008E4680" w:rsidP="00816966">
            <w:pPr>
              <w:pStyle w:val="TableParagraph"/>
              <w:spacing w:before="58"/>
              <w:ind w:left="69" w:right="61"/>
              <w:jc w:val="center"/>
              <w:rPr>
                <w:sz w:val="20"/>
              </w:rPr>
            </w:pPr>
            <w:r>
              <w:rPr>
                <w:sz w:val="20"/>
              </w:rPr>
              <w:t>PRECISION</w:t>
            </w:r>
          </w:p>
        </w:tc>
        <w:tc>
          <w:tcPr>
            <w:tcW w:w="2729" w:type="dxa"/>
            <w:tcBorders>
              <w:left w:val="single" w:sz="6" w:space="0" w:color="000000"/>
              <w:bottom w:val="single" w:sz="6" w:space="0" w:color="000000"/>
            </w:tcBorders>
          </w:tcPr>
          <w:p w14:paraId="5534689D" w14:textId="77777777" w:rsidR="008E4680" w:rsidRDefault="008E4680" w:rsidP="00816966">
            <w:pPr>
              <w:pStyle w:val="TableParagraph"/>
              <w:spacing w:before="58"/>
              <w:ind w:left="431" w:right="424"/>
              <w:jc w:val="center"/>
              <w:rPr>
                <w:sz w:val="20"/>
              </w:rPr>
            </w:pPr>
            <w:r>
              <w:rPr>
                <w:sz w:val="20"/>
              </w:rPr>
              <w:t>ACCURACY</w:t>
            </w:r>
          </w:p>
        </w:tc>
      </w:tr>
      <w:tr w:rsidR="008E4680" w14:paraId="06892CC1" w14:textId="77777777" w:rsidTr="00816966">
        <w:trPr>
          <w:trHeight w:val="229"/>
        </w:trPr>
        <w:tc>
          <w:tcPr>
            <w:tcW w:w="3010" w:type="dxa"/>
            <w:tcBorders>
              <w:top w:val="single" w:sz="6" w:space="0" w:color="000000"/>
              <w:bottom w:val="single" w:sz="6" w:space="0" w:color="000000"/>
              <w:right w:val="single" w:sz="6" w:space="0" w:color="000000"/>
            </w:tcBorders>
          </w:tcPr>
          <w:p w14:paraId="0CB56980" w14:textId="77777777" w:rsidR="008E4680" w:rsidRDefault="008E4680" w:rsidP="00816966">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269CFB70" w14:textId="77777777" w:rsidR="008E4680" w:rsidRDefault="008E4680" w:rsidP="00816966">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6F66CA68" w14:textId="77777777" w:rsidR="008E4680" w:rsidRDefault="008E4680" w:rsidP="00816966">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556FE600" w14:textId="77777777" w:rsidR="008E4680" w:rsidRDefault="008E4680" w:rsidP="00816966">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40D76F55" w14:textId="77777777" w:rsidR="008E4680" w:rsidRDefault="008E4680" w:rsidP="00816966">
            <w:pPr>
              <w:pStyle w:val="TableParagraph"/>
              <w:rPr>
                <w:sz w:val="16"/>
              </w:rPr>
            </w:pPr>
          </w:p>
        </w:tc>
        <w:tc>
          <w:tcPr>
            <w:tcW w:w="2729" w:type="dxa"/>
            <w:tcBorders>
              <w:top w:val="single" w:sz="6" w:space="0" w:color="000000"/>
              <w:left w:val="single" w:sz="6" w:space="0" w:color="000000"/>
              <w:bottom w:val="single" w:sz="6" w:space="0" w:color="000000"/>
            </w:tcBorders>
          </w:tcPr>
          <w:p w14:paraId="23D6E7D9" w14:textId="77777777" w:rsidR="008E4680" w:rsidRDefault="008E4680" w:rsidP="00816966">
            <w:pPr>
              <w:pStyle w:val="TableParagraph"/>
              <w:rPr>
                <w:sz w:val="16"/>
              </w:rPr>
            </w:pPr>
          </w:p>
        </w:tc>
      </w:tr>
      <w:tr w:rsidR="008E4680" w14:paraId="1544BBA3" w14:textId="77777777" w:rsidTr="00816966">
        <w:trPr>
          <w:trHeight w:val="689"/>
        </w:trPr>
        <w:tc>
          <w:tcPr>
            <w:tcW w:w="3010" w:type="dxa"/>
            <w:tcBorders>
              <w:top w:val="single" w:sz="6" w:space="0" w:color="000000"/>
              <w:bottom w:val="single" w:sz="6" w:space="0" w:color="000000"/>
              <w:right w:val="single" w:sz="6" w:space="0" w:color="000000"/>
            </w:tcBorders>
          </w:tcPr>
          <w:p w14:paraId="57868F13" w14:textId="1615A7C9" w:rsidR="008E4680" w:rsidRDefault="008E4680" w:rsidP="00816966">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tcPr>
          <w:p w14:paraId="602BB720" w14:textId="77777777" w:rsidR="008E4680" w:rsidRDefault="008E4680" w:rsidP="00816966">
            <w:pPr>
              <w:pStyle w:val="TableParagraph"/>
              <w:ind w:left="57" w:right="43"/>
              <w:jc w:val="center"/>
              <w:rPr>
                <w:sz w:val="20"/>
              </w:rPr>
            </w:pPr>
            <w:r>
              <w:rPr>
                <w:sz w:val="20"/>
              </w:rPr>
              <w:t>SM H</w:t>
            </w:r>
            <w:r>
              <w:rPr>
                <w:sz w:val="20"/>
                <w:vertAlign w:val="superscript"/>
              </w:rPr>
              <w:t>+</w:t>
            </w:r>
            <w:r>
              <w:rPr>
                <w:sz w:val="20"/>
              </w:rPr>
              <w:t xml:space="preserve"> B-2000, Hydrolab pH probe on </w:t>
            </w:r>
            <w:commentRangeStart w:id="152"/>
            <w:commentRangeStart w:id="153"/>
            <w:r>
              <w:rPr>
                <w:sz w:val="20"/>
              </w:rPr>
              <w:t>Minisonde</w:t>
            </w:r>
            <w:commentRangeEnd w:id="152"/>
            <w:r w:rsidR="00744DF7">
              <w:rPr>
                <w:rStyle w:val="CommentReference"/>
              </w:rPr>
              <w:commentReference w:id="152"/>
            </w:r>
            <w:commentRangeEnd w:id="153"/>
            <w:r w:rsidR="00786EEE">
              <w:rPr>
                <w:rStyle w:val="CommentReference"/>
              </w:rPr>
              <w:commentReference w:id="153"/>
            </w:r>
          </w:p>
          <w:p w14:paraId="081D1DB2" w14:textId="77777777" w:rsidR="008E4680" w:rsidRDefault="008E4680" w:rsidP="00816966">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tcPr>
          <w:p w14:paraId="6008EBB0" w14:textId="77777777" w:rsidR="008E4680" w:rsidRDefault="008E4680" w:rsidP="00816966">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tcPr>
          <w:p w14:paraId="5146975A" w14:textId="77777777" w:rsidR="008E4680" w:rsidRDefault="008E4680" w:rsidP="00816966">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tcPr>
          <w:p w14:paraId="1C293E6D" w14:textId="77777777" w:rsidR="008E4680" w:rsidRDefault="008E4680" w:rsidP="00816966">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tcBorders>
          </w:tcPr>
          <w:p w14:paraId="754C9032" w14:textId="77777777" w:rsidR="008E4680" w:rsidRDefault="008E4680" w:rsidP="00816966">
            <w:pPr>
              <w:pStyle w:val="TableParagraph"/>
              <w:spacing w:line="227" w:lineRule="exact"/>
              <w:ind w:left="431" w:right="424"/>
              <w:jc w:val="center"/>
              <w:rPr>
                <w:sz w:val="20"/>
              </w:rPr>
            </w:pPr>
            <w:r>
              <w:rPr>
                <w:sz w:val="20"/>
                <w:u w:val="single"/>
              </w:rPr>
              <w:t>+</w:t>
            </w:r>
            <w:r>
              <w:rPr>
                <w:sz w:val="20"/>
              </w:rPr>
              <w:t>0.2 units</w:t>
            </w:r>
          </w:p>
        </w:tc>
      </w:tr>
      <w:tr w:rsidR="008E4680" w14:paraId="4BE1D896" w14:textId="77777777" w:rsidTr="00816966">
        <w:trPr>
          <w:trHeight w:val="690"/>
        </w:trPr>
        <w:tc>
          <w:tcPr>
            <w:tcW w:w="3010" w:type="dxa"/>
            <w:tcBorders>
              <w:top w:val="single" w:sz="6" w:space="0" w:color="000000"/>
              <w:bottom w:val="single" w:sz="6" w:space="0" w:color="000000"/>
              <w:right w:val="single" w:sz="6" w:space="0" w:color="000000"/>
            </w:tcBorders>
          </w:tcPr>
          <w:p w14:paraId="08DF1E3B" w14:textId="77777777" w:rsidR="008E4680" w:rsidRDefault="008E4680" w:rsidP="00816966">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tcPr>
          <w:p w14:paraId="729771E1" w14:textId="77777777" w:rsidR="008E4680" w:rsidRDefault="008E4680" w:rsidP="00816966">
            <w:pPr>
              <w:pStyle w:val="TableParagraph"/>
              <w:ind w:left="57" w:right="44"/>
              <w:jc w:val="center"/>
              <w:rPr>
                <w:sz w:val="20"/>
              </w:rPr>
            </w:pPr>
            <w:r>
              <w:rPr>
                <w:sz w:val="20"/>
              </w:rPr>
              <w:t>ISO 7027, Self Cleaning Turbidity Hydrolab Minisonde 5</w:t>
            </w:r>
          </w:p>
          <w:p w14:paraId="36F8CAA3" w14:textId="77777777" w:rsidR="008E4680" w:rsidRDefault="008E4680" w:rsidP="00816966">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tcPr>
          <w:p w14:paraId="01829979" w14:textId="77777777" w:rsidR="008E4680" w:rsidRDefault="008E4680" w:rsidP="00816966">
            <w:pPr>
              <w:pStyle w:val="TableParagraph"/>
              <w:ind w:left="432" w:right="402" w:firstLine="321"/>
              <w:rPr>
                <w:sz w:val="20"/>
              </w:rPr>
            </w:pPr>
            <w:r>
              <w:rPr>
                <w:sz w:val="20"/>
              </w:rPr>
              <w:t>Nephelometric Turbidity Units (NTU)</w:t>
            </w:r>
          </w:p>
        </w:tc>
        <w:tc>
          <w:tcPr>
            <w:tcW w:w="2032" w:type="dxa"/>
            <w:tcBorders>
              <w:top w:val="single" w:sz="6" w:space="0" w:color="000000"/>
              <w:left w:val="single" w:sz="6" w:space="0" w:color="000000"/>
              <w:bottom w:val="single" w:sz="6" w:space="0" w:color="000000"/>
              <w:right w:val="single" w:sz="6" w:space="0" w:color="000000"/>
            </w:tcBorders>
          </w:tcPr>
          <w:p w14:paraId="0A466AA9" w14:textId="77777777" w:rsidR="008E4680" w:rsidRDefault="008E4680" w:rsidP="00816966">
            <w:pPr>
              <w:pStyle w:val="TableParagraph"/>
              <w:spacing w:line="227" w:lineRule="exact"/>
              <w:ind w:left="230" w:right="219"/>
              <w:jc w:val="center"/>
              <w:rPr>
                <w:sz w:val="20"/>
              </w:rPr>
            </w:pPr>
            <w:r>
              <w:rPr>
                <w:sz w:val="20"/>
              </w:rPr>
              <w:t>0.1 0-400 NTU</w:t>
            </w:r>
          </w:p>
          <w:p w14:paraId="4A76959C" w14:textId="77777777" w:rsidR="008E4680" w:rsidRDefault="008E4680" w:rsidP="00816966">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tcPr>
          <w:p w14:paraId="42565A33" w14:textId="77777777" w:rsidR="008E4680" w:rsidRDefault="008E4680" w:rsidP="00816966">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05CF347E" w14:textId="77777777" w:rsidR="008E4680" w:rsidRDefault="008E4680" w:rsidP="00816966">
            <w:pPr>
              <w:pStyle w:val="TableParagraph"/>
              <w:spacing w:line="227" w:lineRule="exact"/>
              <w:ind w:left="431" w:right="424"/>
              <w:jc w:val="center"/>
              <w:rPr>
                <w:sz w:val="20"/>
              </w:rPr>
            </w:pPr>
            <w:r>
              <w:rPr>
                <w:sz w:val="20"/>
                <w:u w:val="single"/>
              </w:rPr>
              <w:t>+</w:t>
            </w:r>
            <w:r>
              <w:rPr>
                <w:sz w:val="20"/>
              </w:rPr>
              <w:t>5% 0-100 NTU</w:t>
            </w:r>
          </w:p>
          <w:p w14:paraId="791D70B4" w14:textId="77777777" w:rsidR="008E4680" w:rsidRDefault="008E4680" w:rsidP="00816966">
            <w:pPr>
              <w:pStyle w:val="TableParagraph"/>
              <w:spacing w:line="230" w:lineRule="exact"/>
              <w:ind w:left="431" w:right="424"/>
              <w:jc w:val="center"/>
              <w:rPr>
                <w:sz w:val="20"/>
              </w:rPr>
            </w:pPr>
            <w:r>
              <w:rPr>
                <w:sz w:val="20"/>
                <w:u w:val="single"/>
              </w:rPr>
              <w:t>+</w:t>
            </w:r>
            <w:r>
              <w:rPr>
                <w:sz w:val="20"/>
              </w:rPr>
              <w:t>5% 100-400 NTU</w:t>
            </w:r>
          </w:p>
          <w:p w14:paraId="7979ACA9" w14:textId="77777777" w:rsidR="008E4680" w:rsidRDefault="008E4680" w:rsidP="00816966">
            <w:pPr>
              <w:pStyle w:val="TableParagraph"/>
              <w:spacing w:line="213" w:lineRule="exact"/>
              <w:ind w:left="432" w:right="424"/>
              <w:jc w:val="center"/>
              <w:rPr>
                <w:sz w:val="20"/>
              </w:rPr>
            </w:pPr>
            <w:r>
              <w:rPr>
                <w:sz w:val="20"/>
              </w:rPr>
              <w:t>+5% 400-3000 NTU</w:t>
            </w:r>
          </w:p>
        </w:tc>
      </w:tr>
      <w:tr w:rsidR="008E4680" w14:paraId="19FE168C" w14:textId="77777777" w:rsidTr="00816966">
        <w:trPr>
          <w:trHeight w:val="698"/>
        </w:trPr>
        <w:tc>
          <w:tcPr>
            <w:tcW w:w="3010" w:type="dxa"/>
            <w:tcBorders>
              <w:top w:val="single" w:sz="6" w:space="0" w:color="000000"/>
              <w:bottom w:val="single" w:sz="6" w:space="0" w:color="000000"/>
              <w:right w:val="single" w:sz="6" w:space="0" w:color="000000"/>
            </w:tcBorders>
          </w:tcPr>
          <w:p w14:paraId="323EE2D0" w14:textId="0AB26D5F" w:rsidR="008E4680" w:rsidRDefault="008E4680" w:rsidP="00816966">
            <w:pPr>
              <w:pStyle w:val="TableParagraph"/>
              <w:spacing w:line="227" w:lineRule="exact"/>
              <w:ind w:left="471" w:right="457"/>
              <w:jc w:val="center"/>
              <w:rPr>
                <w:sz w:val="20"/>
              </w:rPr>
            </w:pPr>
            <w:commentRangeStart w:id="154"/>
            <w:del w:id="155" w:author="Benjamin Meyer" w:date="2024-03-21T12:03:00Z">
              <w:r w:rsidDel="00B62A56">
                <w:rPr>
                  <w:sz w:val="20"/>
                </w:rPr>
                <w:delText>Turbidity (Soldotna Lab)</w:delText>
              </w:r>
            </w:del>
            <w:commentRangeEnd w:id="154"/>
            <w:r w:rsidR="00B62A56">
              <w:rPr>
                <w:rStyle w:val="CommentReference"/>
              </w:rPr>
              <w:commentReference w:id="154"/>
            </w:r>
          </w:p>
        </w:tc>
        <w:tc>
          <w:tcPr>
            <w:tcW w:w="3482" w:type="dxa"/>
            <w:tcBorders>
              <w:top w:val="single" w:sz="6" w:space="0" w:color="000000"/>
              <w:left w:val="single" w:sz="6" w:space="0" w:color="000000"/>
              <w:bottom w:val="single" w:sz="6" w:space="0" w:color="000000"/>
              <w:right w:val="single" w:sz="6" w:space="0" w:color="000000"/>
            </w:tcBorders>
          </w:tcPr>
          <w:p w14:paraId="319003C1" w14:textId="0BBAEFA4" w:rsidR="008E4680" w:rsidDel="00B62A56" w:rsidRDefault="008E4680" w:rsidP="00816966">
            <w:pPr>
              <w:pStyle w:val="TableParagraph"/>
              <w:spacing w:line="227" w:lineRule="exact"/>
              <w:ind w:left="57" w:right="45"/>
              <w:jc w:val="center"/>
              <w:rPr>
                <w:del w:id="156" w:author="Benjamin Meyer" w:date="2024-03-21T12:03:00Z"/>
                <w:sz w:val="20"/>
              </w:rPr>
            </w:pPr>
            <w:del w:id="157" w:author="Benjamin Meyer" w:date="2024-03-21T12:03:00Z">
              <w:r w:rsidDel="00B62A56">
                <w:rPr>
                  <w:sz w:val="20"/>
                </w:rPr>
                <w:delText>EPA 180.1 Rev 2.0, Hach 2100 P</w:delText>
              </w:r>
            </w:del>
          </w:p>
          <w:p w14:paraId="7CECD3CF" w14:textId="1D8822F9" w:rsidR="008E4680" w:rsidRDefault="008E4680" w:rsidP="00816966">
            <w:pPr>
              <w:pStyle w:val="TableParagraph"/>
              <w:ind w:left="57" w:right="45"/>
              <w:jc w:val="center"/>
              <w:rPr>
                <w:sz w:val="20"/>
              </w:rPr>
            </w:pPr>
            <w:del w:id="158" w:author="Benjamin Meyer" w:date="2024-03-21T12:03:00Z">
              <w:r w:rsidDel="00B62A56">
                <w:rPr>
                  <w:sz w:val="20"/>
                </w:rPr>
                <w:delText>0-1000 NTU</w:delText>
              </w:r>
            </w:del>
          </w:p>
        </w:tc>
        <w:tc>
          <w:tcPr>
            <w:tcW w:w="2703" w:type="dxa"/>
            <w:tcBorders>
              <w:top w:val="single" w:sz="6" w:space="0" w:color="000000"/>
              <w:left w:val="single" w:sz="6" w:space="0" w:color="000000"/>
              <w:bottom w:val="single" w:sz="6" w:space="0" w:color="000000"/>
              <w:right w:val="single" w:sz="6" w:space="0" w:color="000000"/>
            </w:tcBorders>
          </w:tcPr>
          <w:p w14:paraId="24869E18" w14:textId="3D128D13" w:rsidR="008E4680" w:rsidRDefault="008E4680" w:rsidP="00816966">
            <w:pPr>
              <w:pStyle w:val="TableParagraph"/>
              <w:ind w:left="729" w:right="700" w:firstLine="25"/>
              <w:rPr>
                <w:sz w:val="20"/>
              </w:rPr>
            </w:pPr>
            <w:del w:id="159" w:author="Benjamin Meyer" w:date="2024-03-21T12:03:00Z">
              <w:r w:rsidDel="00B62A56">
                <w:rPr>
                  <w:sz w:val="20"/>
                </w:rPr>
                <w:delText>Nephelometric Turbidity Units</w:delText>
              </w:r>
            </w:del>
          </w:p>
        </w:tc>
        <w:tc>
          <w:tcPr>
            <w:tcW w:w="2032" w:type="dxa"/>
            <w:tcBorders>
              <w:top w:val="single" w:sz="6" w:space="0" w:color="000000"/>
              <w:left w:val="single" w:sz="6" w:space="0" w:color="000000"/>
              <w:bottom w:val="single" w:sz="6" w:space="0" w:color="000000"/>
              <w:right w:val="single" w:sz="6" w:space="0" w:color="000000"/>
            </w:tcBorders>
          </w:tcPr>
          <w:p w14:paraId="5B6BB5CA" w14:textId="30C0A6AC" w:rsidR="008E4680" w:rsidDel="00B62A56" w:rsidRDefault="008E4680" w:rsidP="00816966">
            <w:pPr>
              <w:pStyle w:val="TableParagraph"/>
              <w:spacing w:line="227" w:lineRule="exact"/>
              <w:ind w:left="344"/>
              <w:rPr>
                <w:del w:id="160" w:author="Benjamin Meyer" w:date="2024-03-21T12:03:00Z"/>
                <w:sz w:val="20"/>
              </w:rPr>
            </w:pPr>
            <w:del w:id="161" w:author="Benjamin Meyer" w:date="2024-03-21T12:03:00Z">
              <w:r w:rsidDel="00B62A56">
                <w:rPr>
                  <w:sz w:val="20"/>
                </w:rPr>
                <w:delText>0.010-9.99</w:delText>
              </w:r>
              <w:r w:rsidDel="00B62A56">
                <w:rPr>
                  <w:spacing w:val="6"/>
                  <w:sz w:val="20"/>
                </w:rPr>
                <w:delText xml:space="preserve"> </w:delText>
              </w:r>
              <w:r w:rsidDel="00B62A56">
                <w:rPr>
                  <w:sz w:val="20"/>
                </w:rPr>
                <w:delText>NTU</w:delText>
              </w:r>
            </w:del>
          </w:p>
          <w:p w14:paraId="4E29F3A1" w14:textId="57E19607" w:rsidR="008E4680" w:rsidDel="00B62A56" w:rsidRDefault="008E4680" w:rsidP="00816966">
            <w:pPr>
              <w:pStyle w:val="TableParagraph"/>
              <w:spacing w:line="230" w:lineRule="exact"/>
              <w:ind w:left="319"/>
              <w:rPr>
                <w:del w:id="162" w:author="Benjamin Meyer" w:date="2024-03-21T12:03:00Z"/>
                <w:sz w:val="20"/>
              </w:rPr>
            </w:pPr>
            <w:del w:id="163" w:author="Benjamin Meyer" w:date="2024-03-21T12:03:00Z">
              <w:r w:rsidDel="00B62A56">
                <w:rPr>
                  <w:sz w:val="20"/>
                </w:rPr>
                <w:delText>0.1  10-100</w:delText>
              </w:r>
              <w:r w:rsidDel="00B62A56">
                <w:rPr>
                  <w:spacing w:val="4"/>
                  <w:sz w:val="20"/>
                </w:rPr>
                <w:delText xml:space="preserve"> </w:delText>
              </w:r>
              <w:r w:rsidDel="00B62A56">
                <w:rPr>
                  <w:sz w:val="20"/>
                </w:rPr>
                <w:delText>NTU</w:delText>
              </w:r>
            </w:del>
          </w:p>
          <w:p w14:paraId="3A743AE2" w14:textId="7121E9C8" w:rsidR="008E4680" w:rsidRDefault="008E4680" w:rsidP="00816966">
            <w:pPr>
              <w:pStyle w:val="TableParagraph"/>
              <w:spacing w:line="222" w:lineRule="exact"/>
              <w:ind w:left="324"/>
              <w:rPr>
                <w:sz w:val="20"/>
              </w:rPr>
            </w:pPr>
            <w:del w:id="164" w:author="Benjamin Meyer" w:date="2024-03-21T12:03:00Z">
              <w:r w:rsidDel="00B62A56">
                <w:rPr>
                  <w:sz w:val="20"/>
                </w:rPr>
                <w:delText>1 100-1000</w:delText>
              </w:r>
              <w:r w:rsidDel="00B62A56">
                <w:rPr>
                  <w:spacing w:val="-6"/>
                  <w:sz w:val="20"/>
                </w:rPr>
                <w:delText xml:space="preserve"> </w:delText>
              </w:r>
              <w:r w:rsidDel="00B62A56">
                <w:rPr>
                  <w:sz w:val="20"/>
                </w:rPr>
                <w:delText>NTU</w:delText>
              </w:r>
            </w:del>
          </w:p>
        </w:tc>
        <w:tc>
          <w:tcPr>
            <w:tcW w:w="1395" w:type="dxa"/>
            <w:tcBorders>
              <w:top w:val="single" w:sz="6" w:space="0" w:color="000000"/>
              <w:left w:val="single" w:sz="6" w:space="0" w:color="000000"/>
              <w:bottom w:val="single" w:sz="6" w:space="0" w:color="000000"/>
              <w:right w:val="single" w:sz="6" w:space="0" w:color="000000"/>
            </w:tcBorders>
          </w:tcPr>
          <w:p w14:paraId="1803D050" w14:textId="7BA59FBD" w:rsidR="008E4680" w:rsidRDefault="008E4680" w:rsidP="00816966">
            <w:pPr>
              <w:pStyle w:val="TableParagraph"/>
              <w:spacing w:line="227" w:lineRule="exact"/>
              <w:ind w:left="68" w:right="61"/>
              <w:jc w:val="center"/>
              <w:rPr>
                <w:sz w:val="20"/>
              </w:rPr>
            </w:pPr>
            <w:del w:id="165" w:author="Benjamin Meyer" w:date="2024-03-21T12:03:00Z">
              <w:r w:rsidDel="00B62A56">
                <w:rPr>
                  <w:sz w:val="20"/>
                  <w:u w:val="single"/>
                </w:rPr>
                <w:delText>+</w:delText>
              </w:r>
              <w:r w:rsidDel="00B62A56">
                <w:rPr>
                  <w:sz w:val="20"/>
                </w:rPr>
                <w:delText>5 NTU</w:delText>
              </w:r>
            </w:del>
          </w:p>
        </w:tc>
        <w:tc>
          <w:tcPr>
            <w:tcW w:w="2729" w:type="dxa"/>
            <w:tcBorders>
              <w:top w:val="single" w:sz="6" w:space="0" w:color="000000"/>
              <w:left w:val="single" w:sz="6" w:space="0" w:color="000000"/>
              <w:bottom w:val="single" w:sz="6" w:space="0" w:color="000000"/>
            </w:tcBorders>
          </w:tcPr>
          <w:p w14:paraId="655B493A" w14:textId="5CA80ACB" w:rsidR="008E4680" w:rsidDel="00B62A56" w:rsidRDefault="008E4680" w:rsidP="00816966">
            <w:pPr>
              <w:pStyle w:val="TableParagraph"/>
              <w:spacing w:line="227" w:lineRule="exact"/>
              <w:ind w:left="431" w:right="424"/>
              <w:jc w:val="center"/>
              <w:rPr>
                <w:del w:id="166" w:author="Benjamin Meyer" w:date="2024-03-21T12:03:00Z"/>
                <w:sz w:val="20"/>
              </w:rPr>
            </w:pPr>
            <w:del w:id="167" w:author="Benjamin Meyer" w:date="2024-03-21T12:03:00Z">
              <w:r w:rsidDel="00B62A56">
                <w:rPr>
                  <w:sz w:val="20"/>
                  <w:u w:val="single"/>
                </w:rPr>
                <w:delText>+</w:delText>
              </w:r>
              <w:r w:rsidDel="00B62A56">
                <w:rPr>
                  <w:sz w:val="20"/>
                </w:rPr>
                <w:delText>5% 0-500 NTU</w:delText>
              </w:r>
            </w:del>
          </w:p>
          <w:p w14:paraId="7A1530CD" w14:textId="2D1783E5" w:rsidR="008E4680" w:rsidRDefault="008E4680" w:rsidP="00816966">
            <w:pPr>
              <w:pStyle w:val="TableParagraph"/>
              <w:ind w:left="432" w:right="424"/>
              <w:jc w:val="center"/>
              <w:rPr>
                <w:sz w:val="20"/>
              </w:rPr>
            </w:pPr>
            <w:del w:id="168" w:author="Benjamin Meyer" w:date="2024-03-21T12:03:00Z">
              <w:r w:rsidDel="00B62A56">
                <w:rPr>
                  <w:sz w:val="20"/>
                  <w:u w:val="single"/>
                </w:rPr>
                <w:delText>+5</w:delText>
              </w:r>
              <w:r w:rsidDel="00B62A56">
                <w:rPr>
                  <w:sz w:val="20"/>
                </w:rPr>
                <w:delText>% 500-1000 NTU</w:delText>
              </w:r>
            </w:del>
          </w:p>
        </w:tc>
      </w:tr>
      <w:tr w:rsidR="008E4680" w14:paraId="06677963" w14:textId="77777777" w:rsidTr="00816966">
        <w:trPr>
          <w:trHeight w:val="690"/>
        </w:trPr>
        <w:tc>
          <w:tcPr>
            <w:tcW w:w="3010" w:type="dxa"/>
            <w:tcBorders>
              <w:top w:val="single" w:sz="6" w:space="0" w:color="000000"/>
              <w:bottom w:val="single" w:sz="6" w:space="0" w:color="000000"/>
              <w:right w:val="single" w:sz="6" w:space="0" w:color="000000"/>
            </w:tcBorders>
          </w:tcPr>
          <w:p w14:paraId="43B3A5E4" w14:textId="77777777" w:rsidR="008E4680" w:rsidRDefault="008E4680" w:rsidP="00816966">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tcPr>
          <w:p w14:paraId="5DEFFC09" w14:textId="77777777" w:rsidR="008E4680" w:rsidRDefault="008E4680" w:rsidP="00816966">
            <w:pPr>
              <w:pStyle w:val="TableParagraph"/>
              <w:spacing w:line="228" w:lineRule="exact"/>
              <w:ind w:left="57" w:right="46"/>
              <w:jc w:val="center"/>
              <w:rPr>
                <w:sz w:val="20"/>
              </w:rPr>
            </w:pPr>
            <w:r>
              <w:rPr>
                <w:sz w:val="20"/>
              </w:rPr>
              <w:t>SM 2550 B-2000, YSI Model 30, 55, and</w:t>
            </w:r>
          </w:p>
          <w:p w14:paraId="5AA4C7CD" w14:textId="77777777" w:rsidR="008E4680" w:rsidRDefault="008E4680" w:rsidP="00816966">
            <w:pPr>
              <w:pStyle w:val="TableParagraph"/>
              <w:spacing w:line="230" w:lineRule="exact"/>
              <w:ind w:left="57" w:right="43"/>
              <w:jc w:val="center"/>
              <w:rPr>
                <w:sz w:val="20"/>
              </w:rPr>
            </w:pPr>
            <w:r>
              <w:rPr>
                <w:sz w:val="20"/>
              </w:rPr>
              <w:t>95</w:t>
            </w:r>
          </w:p>
          <w:p w14:paraId="7E91D7D7" w14:textId="77777777" w:rsidR="008E4680" w:rsidRDefault="008E4680" w:rsidP="00816966">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tcPr>
          <w:p w14:paraId="3C12412D" w14:textId="77777777" w:rsidR="008E4680" w:rsidRDefault="008E4680" w:rsidP="00816966">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tcPr>
          <w:p w14:paraId="235B2EBF" w14:textId="77777777" w:rsidR="008E4680" w:rsidRDefault="008E4680" w:rsidP="00816966">
            <w:pPr>
              <w:pStyle w:val="TableParagraph"/>
              <w:spacing w:line="228" w:lineRule="exact"/>
              <w:ind w:left="229" w:right="219"/>
              <w:jc w:val="center"/>
              <w:rPr>
                <w:sz w:val="20"/>
              </w:rPr>
            </w:pPr>
            <w:r>
              <w:rPr>
                <w:sz w:val="20"/>
              </w:rPr>
              <w:t>0.1,</w:t>
            </w:r>
            <w:r>
              <w:rPr>
                <w:spacing w:val="-2"/>
                <w:sz w:val="20"/>
              </w:rPr>
              <w:t xml:space="preserve"> </w:t>
            </w:r>
            <w:r>
              <w:rPr>
                <w:sz w:val="20"/>
              </w:rPr>
              <w:t>0.2,</w:t>
            </w:r>
          </w:p>
          <w:p w14:paraId="7C1D0F3A" w14:textId="77777777" w:rsidR="008E4680" w:rsidRDefault="008E4680" w:rsidP="00816966">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tcPr>
          <w:p w14:paraId="01DE2CF8" w14:textId="77777777" w:rsidR="008E4680" w:rsidRDefault="008E4680" w:rsidP="00816966">
            <w:pPr>
              <w:pStyle w:val="TableParagraph"/>
              <w:spacing w:line="228" w:lineRule="exact"/>
              <w:ind w:left="69" w:right="61"/>
              <w:jc w:val="center"/>
              <w:rPr>
                <w:sz w:val="20"/>
              </w:rPr>
            </w:pPr>
            <w:r>
              <w:rPr>
                <w:sz w:val="20"/>
              </w:rPr>
              <w:t>±0.1, ±0.2, and</w:t>
            </w:r>
          </w:p>
          <w:p w14:paraId="436FD42D" w14:textId="77777777" w:rsidR="008E4680" w:rsidRDefault="008E4680" w:rsidP="00816966">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tcBorders>
          </w:tcPr>
          <w:p w14:paraId="342B9107" w14:textId="77777777" w:rsidR="008E4680" w:rsidRDefault="008E4680" w:rsidP="00816966">
            <w:pPr>
              <w:pStyle w:val="TableParagraph"/>
              <w:spacing w:line="228" w:lineRule="exact"/>
              <w:ind w:left="433" w:right="424"/>
              <w:jc w:val="center"/>
              <w:rPr>
                <w:sz w:val="20"/>
              </w:rPr>
            </w:pPr>
            <w:r>
              <w:rPr>
                <w:sz w:val="20"/>
              </w:rPr>
              <w:t>±0.1, ±0.2, and ±0.2 C</w:t>
            </w:r>
          </w:p>
        </w:tc>
      </w:tr>
      <w:tr w:rsidR="008E4680" w14:paraId="6EAFA935" w14:textId="77777777" w:rsidTr="00816966">
        <w:trPr>
          <w:trHeight w:val="689"/>
        </w:trPr>
        <w:tc>
          <w:tcPr>
            <w:tcW w:w="3010" w:type="dxa"/>
            <w:tcBorders>
              <w:top w:val="single" w:sz="6" w:space="0" w:color="000000"/>
              <w:bottom w:val="single" w:sz="6" w:space="0" w:color="000000"/>
              <w:right w:val="single" w:sz="6" w:space="0" w:color="000000"/>
            </w:tcBorders>
          </w:tcPr>
          <w:p w14:paraId="4AA87526" w14:textId="77777777" w:rsidR="008E4680" w:rsidRDefault="008E4680" w:rsidP="00816966">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tcPr>
          <w:p w14:paraId="3BA316C2" w14:textId="77777777" w:rsidR="008E4680" w:rsidRDefault="008E4680" w:rsidP="00816966">
            <w:pPr>
              <w:pStyle w:val="TableParagraph"/>
              <w:ind w:left="1198" w:right="9" w:hanging="1173"/>
              <w:rPr>
                <w:sz w:val="20"/>
              </w:rPr>
            </w:pPr>
            <w:r>
              <w:rPr>
                <w:sz w:val="20"/>
              </w:rPr>
              <w:t>EPA 120.1, Hydrolab probe on Minesonde 0-100 mS/cm</w:t>
            </w:r>
          </w:p>
        </w:tc>
        <w:tc>
          <w:tcPr>
            <w:tcW w:w="2703" w:type="dxa"/>
            <w:tcBorders>
              <w:top w:val="single" w:sz="6" w:space="0" w:color="000000"/>
              <w:left w:val="single" w:sz="6" w:space="0" w:color="000000"/>
              <w:bottom w:val="single" w:sz="6" w:space="0" w:color="000000"/>
              <w:right w:val="single" w:sz="6" w:space="0" w:color="000000"/>
            </w:tcBorders>
          </w:tcPr>
          <w:p w14:paraId="7AACF627" w14:textId="77777777" w:rsidR="008E4680" w:rsidRDefault="008E4680" w:rsidP="00816966">
            <w:pPr>
              <w:pStyle w:val="TableParagraph"/>
              <w:ind w:left="1018" w:right="554" w:hanging="437"/>
              <w:rPr>
                <w:sz w:val="20"/>
              </w:rPr>
            </w:pPr>
            <w:r>
              <w:rPr>
                <w:sz w:val="20"/>
              </w:rPr>
              <w:t>Micro-Siemens/cm (µS/cm)</w:t>
            </w:r>
          </w:p>
          <w:p w14:paraId="586C22AA" w14:textId="77777777" w:rsidR="008E4680" w:rsidRDefault="008E4680" w:rsidP="00816966">
            <w:pPr>
              <w:pStyle w:val="TableParagraph"/>
              <w:spacing w:line="212" w:lineRule="exact"/>
              <w:ind w:left="568"/>
              <w:rPr>
                <w:sz w:val="20"/>
              </w:rPr>
            </w:pPr>
            <w:r>
              <w:rPr>
                <w:sz w:val="20"/>
              </w:rPr>
              <w:t>(converted to 25 C)</w:t>
            </w:r>
          </w:p>
        </w:tc>
        <w:tc>
          <w:tcPr>
            <w:tcW w:w="2032" w:type="dxa"/>
            <w:tcBorders>
              <w:top w:val="single" w:sz="6" w:space="0" w:color="000000"/>
              <w:left w:val="single" w:sz="6" w:space="0" w:color="000000"/>
              <w:bottom w:val="single" w:sz="6" w:space="0" w:color="000000"/>
              <w:right w:val="single" w:sz="6" w:space="0" w:color="000000"/>
            </w:tcBorders>
          </w:tcPr>
          <w:p w14:paraId="477AAE32" w14:textId="77777777" w:rsidR="008E4680" w:rsidRDefault="008E4680" w:rsidP="00816966">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tcPr>
          <w:p w14:paraId="48799738" w14:textId="77777777" w:rsidR="008E4680" w:rsidRDefault="008E4680" w:rsidP="00816966">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tcBorders>
          </w:tcPr>
          <w:p w14:paraId="7BAB1E20" w14:textId="77777777" w:rsidR="008E4680" w:rsidRDefault="008E4680" w:rsidP="00816966">
            <w:pPr>
              <w:pStyle w:val="TableParagraph"/>
              <w:spacing w:line="227" w:lineRule="exact"/>
              <w:ind w:left="432" w:right="424"/>
              <w:jc w:val="center"/>
              <w:rPr>
                <w:sz w:val="20"/>
              </w:rPr>
            </w:pPr>
            <w:r>
              <w:rPr>
                <w:sz w:val="20"/>
              </w:rPr>
              <w:t>2% full Scale</w:t>
            </w:r>
          </w:p>
        </w:tc>
      </w:tr>
      <w:tr w:rsidR="008E4680" w14:paraId="50A20028" w14:textId="77777777" w:rsidTr="00816966">
        <w:trPr>
          <w:trHeight w:val="690"/>
        </w:trPr>
        <w:tc>
          <w:tcPr>
            <w:tcW w:w="3010" w:type="dxa"/>
            <w:tcBorders>
              <w:top w:val="single" w:sz="6" w:space="0" w:color="000000"/>
              <w:bottom w:val="single" w:sz="6" w:space="0" w:color="000000"/>
              <w:right w:val="single" w:sz="6" w:space="0" w:color="000000"/>
            </w:tcBorders>
          </w:tcPr>
          <w:p w14:paraId="63FB528F" w14:textId="77777777" w:rsidR="008E4680" w:rsidRDefault="008E4680" w:rsidP="00816966">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tcPr>
          <w:p w14:paraId="3B9B1EFA" w14:textId="77777777" w:rsidR="008E4680" w:rsidRDefault="008E4680" w:rsidP="00816966">
            <w:pPr>
              <w:pStyle w:val="TableParagraph"/>
              <w:ind w:left="57" w:right="43"/>
              <w:jc w:val="center"/>
              <w:rPr>
                <w:sz w:val="20"/>
              </w:rPr>
            </w:pPr>
            <w:r>
              <w:rPr>
                <w:sz w:val="20"/>
              </w:rPr>
              <w:t>SM 4500 O C-2000, Micro Winkler Titration</w:t>
            </w:r>
          </w:p>
          <w:p w14:paraId="49002D4B" w14:textId="77777777" w:rsidR="008E4680" w:rsidRDefault="008E4680" w:rsidP="00816966">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tcPr>
          <w:p w14:paraId="26D6733C" w14:textId="77777777" w:rsidR="008E4680" w:rsidRDefault="008E4680" w:rsidP="00816966">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C0F883C" w14:textId="77777777" w:rsidR="008E4680" w:rsidRDefault="008E4680" w:rsidP="00816966">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tcPr>
          <w:p w14:paraId="4AEA2B8E" w14:textId="77777777" w:rsidR="008E4680" w:rsidRDefault="008E4680" w:rsidP="00816966">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tcBorders>
          </w:tcPr>
          <w:p w14:paraId="1495C48D" w14:textId="77777777" w:rsidR="008E4680" w:rsidRDefault="008E4680" w:rsidP="00816966">
            <w:pPr>
              <w:pStyle w:val="TableParagraph"/>
              <w:spacing w:line="228" w:lineRule="exact"/>
              <w:ind w:left="430" w:right="424"/>
              <w:jc w:val="center"/>
              <w:rPr>
                <w:sz w:val="20"/>
              </w:rPr>
            </w:pPr>
            <w:r>
              <w:rPr>
                <w:sz w:val="20"/>
              </w:rPr>
              <w:t>±0.3 mg/L</w:t>
            </w:r>
          </w:p>
        </w:tc>
      </w:tr>
      <w:tr w:rsidR="008E4680" w14:paraId="7D8C32F3" w14:textId="77777777" w:rsidTr="00816966">
        <w:trPr>
          <w:trHeight w:val="689"/>
        </w:trPr>
        <w:tc>
          <w:tcPr>
            <w:tcW w:w="3010" w:type="dxa"/>
            <w:tcBorders>
              <w:top w:val="single" w:sz="6" w:space="0" w:color="000000"/>
              <w:bottom w:val="single" w:sz="6" w:space="0" w:color="000000"/>
              <w:right w:val="single" w:sz="6" w:space="0" w:color="000000"/>
            </w:tcBorders>
          </w:tcPr>
          <w:p w14:paraId="71ECDB71" w14:textId="1314E4C0" w:rsidR="008E4680" w:rsidRDefault="008E4680" w:rsidP="00816966">
            <w:pPr>
              <w:pStyle w:val="TableParagraph"/>
              <w:ind w:left="300" w:right="266" w:firstLine="454"/>
              <w:rPr>
                <w:sz w:val="20"/>
              </w:rPr>
            </w:pPr>
            <w:del w:id="169" w:author="Benjamin Meyer" w:date="2024-03-21T11:50:00Z">
              <w:r w:rsidDel="00744DF7">
                <w:rPr>
                  <w:sz w:val="20"/>
                </w:rPr>
                <w:delText>Dissolved Oxygen (Winkler used for calibration)</w:delText>
              </w:r>
            </w:del>
          </w:p>
        </w:tc>
        <w:tc>
          <w:tcPr>
            <w:tcW w:w="3482" w:type="dxa"/>
            <w:tcBorders>
              <w:top w:val="single" w:sz="6" w:space="0" w:color="000000"/>
              <w:left w:val="single" w:sz="6" w:space="0" w:color="000000"/>
              <w:bottom w:val="single" w:sz="6" w:space="0" w:color="000000"/>
              <w:right w:val="single" w:sz="6" w:space="0" w:color="000000"/>
            </w:tcBorders>
          </w:tcPr>
          <w:p w14:paraId="26AB60E2" w14:textId="58E5E919" w:rsidR="008E4680" w:rsidDel="00744DF7" w:rsidRDefault="008E4680" w:rsidP="00816966">
            <w:pPr>
              <w:pStyle w:val="TableParagraph"/>
              <w:spacing w:line="227" w:lineRule="exact"/>
              <w:ind w:left="108" w:right="46"/>
              <w:jc w:val="center"/>
              <w:rPr>
                <w:del w:id="170" w:author="Benjamin Meyer" w:date="2024-03-21T11:50:00Z"/>
                <w:sz w:val="20"/>
              </w:rPr>
            </w:pPr>
            <w:del w:id="171" w:author="Benjamin Meyer" w:date="2024-03-21T11:50:00Z">
              <w:r w:rsidDel="00744DF7">
                <w:rPr>
                  <w:sz w:val="20"/>
                </w:rPr>
                <w:delText>ASTM D888-09 (A), Hydrolab LDO</w:delText>
              </w:r>
            </w:del>
          </w:p>
          <w:p w14:paraId="17B0880F" w14:textId="072C5AFF" w:rsidR="008E4680" w:rsidRDefault="008E4680" w:rsidP="00816966">
            <w:pPr>
              <w:pStyle w:val="TableParagraph"/>
              <w:spacing w:line="230" w:lineRule="atLeast"/>
              <w:ind w:left="934" w:right="918"/>
              <w:jc w:val="center"/>
              <w:rPr>
                <w:sz w:val="20"/>
              </w:rPr>
            </w:pPr>
            <w:del w:id="172" w:author="Benjamin Meyer" w:date="2024-03-21T11:50:00Z">
              <w:r w:rsidDel="00744DF7">
                <w:rPr>
                  <w:sz w:val="20"/>
                </w:rPr>
                <w:delText>probe on Minisonde 0 to 50 mg/L</w:delText>
              </w:r>
            </w:del>
          </w:p>
        </w:tc>
        <w:tc>
          <w:tcPr>
            <w:tcW w:w="2703" w:type="dxa"/>
            <w:tcBorders>
              <w:top w:val="single" w:sz="6" w:space="0" w:color="000000"/>
              <w:left w:val="single" w:sz="6" w:space="0" w:color="000000"/>
              <w:bottom w:val="single" w:sz="6" w:space="0" w:color="000000"/>
              <w:right w:val="single" w:sz="6" w:space="0" w:color="000000"/>
            </w:tcBorders>
          </w:tcPr>
          <w:p w14:paraId="6A6065A3" w14:textId="5C2C30BB" w:rsidR="008E4680" w:rsidRDefault="008E4680" w:rsidP="00816966">
            <w:pPr>
              <w:pStyle w:val="TableParagraph"/>
              <w:spacing w:line="227" w:lineRule="exact"/>
              <w:ind w:left="237" w:right="228"/>
              <w:jc w:val="center"/>
              <w:rPr>
                <w:sz w:val="20"/>
              </w:rPr>
            </w:pPr>
            <w:del w:id="173" w:author="Benjamin Meyer" w:date="2024-03-21T11:50:00Z">
              <w:r w:rsidDel="00744DF7">
                <w:rPr>
                  <w:sz w:val="20"/>
                </w:rPr>
                <w:delText>Milligrams per liter (mg/L)</w:delText>
              </w:r>
            </w:del>
          </w:p>
        </w:tc>
        <w:tc>
          <w:tcPr>
            <w:tcW w:w="2032" w:type="dxa"/>
            <w:tcBorders>
              <w:top w:val="single" w:sz="6" w:space="0" w:color="000000"/>
              <w:left w:val="single" w:sz="6" w:space="0" w:color="000000"/>
              <w:bottom w:val="single" w:sz="6" w:space="0" w:color="000000"/>
              <w:right w:val="single" w:sz="6" w:space="0" w:color="000000"/>
            </w:tcBorders>
          </w:tcPr>
          <w:p w14:paraId="0F281547" w14:textId="7897372A" w:rsidR="008E4680" w:rsidRDefault="008E4680" w:rsidP="00816966">
            <w:pPr>
              <w:pStyle w:val="TableParagraph"/>
              <w:spacing w:line="227" w:lineRule="exact"/>
              <w:ind w:left="596"/>
              <w:rPr>
                <w:sz w:val="20"/>
              </w:rPr>
            </w:pPr>
            <w:del w:id="174" w:author="Benjamin Meyer" w:date="2024-03-21T11:50:00Z">
              <w:r w:rsidDel="00744DF7">
                <w:rPr>
                  <w:sz w:val="20"/>
                </w:rPr>
                <w:delText>0.01 mg/L</w:delText>
              </w:r>
            </w:del>
          </w:p>
        </w:tc>
        <w:tc>
          <w:tcPr>
            <w:tcW w:w="1395" w:type="dxa"/>
            <w:tcBorders>
              <w:top w:val="single" w:sz="6" w:space="0" w:color="000000"/>
              <w:left w:val="single" w:sz="6" w:space="0" w:color="000000"/>
              <w:bottom w:val="single" w:sz="6" w:space="0" w:color="000000"/>
              <w:right w:val="single" w:sz="6" w:space="0" w:color="000000"/>
            </w:tcBorders>
          </w:tcPr>
          <w:p w14:paraId="0FC51053" w14:textId="5E297C6D" w:rsidR="008E4680" w:rsidRDefault="008E4680" w:rsidP="00816966">
            <w:pPr>
              <w:pStyle w:val="TableParagraph"/>
              <w:spacing w:line="227" w:lineRule="exact"/>
              <w:ind w:left="69" w:right="61"/>
              <w:jc w:val="center"/>
              <w:rPr>
                <w:sz w:val="20"/>
              </w:rPr>
            </w:pPr>
            <w:del w:id="175" w:author="Benjamin Meyer" w:date="2024-03-21T11:50:00Z">
              <w:r w:rsidDel="00744DF7">
                <w:rPr>
                  <w:sz w:val="20"/>
                </w:rPr>
                <w:delText>NA</w:delText>
              </w:r>
            </w:del>
          </w:p>
        </w:tc>
        <w:tc>
          <w:tcPr>
            <w:tcW w:w="2729" w:type="dxa"/>
            <w:tcBorders>
              <w:top w:val="single" w:sz="6" w:space="0" w:color="000000"/>
              <w:left w:val="single" w:sz="6" w:space="0" w:color="000000"/>
              <w:bottom w:val="single" w:sz="6" w:space="0" w:color="000000"/>
            </w:tcBorders>
          </w:tcPr>
          <w:p w14:paraId="160FF73A" w14:textId="01ACA408" w:rsidR="008E4680" w:rsidRDefault="008E4680" w:rsidP="00816966">
            <w:pPr>
              <w:pStyle w:val="TableParagraph"/>
              <w:spacing w:line="227" w:lineRule="exact"/>
              <w:ind w:left="430" w:right="424"/>
              <w:jc w:val="center"/>
              <w:rPr>
                <w:sz w:val="20"/>
              </w:rPr>
            </w:pPr>
            <w:del w:id="176" w:author="Benjamin Meyer" w:date="2024-03-21T11:50:00Z">
              <w:r w:rsidDel="00744DF7">
                <w:rPr>
                  <w:sz w:val="20"/>
                </w:rPr>
                <w:delText>±0.2 mg/L</w:delText>
              </w:r>
            </w:del>
          </w:p>
        </w:tc>
      </w:tr>
    </w:tbl>
    <w:p w14:paraId="7E453885" w14:textId="77777777" w:rsidR="00710115" w:rsidRDefault="00710115" w:rsidP="000B57B0">
      <w:pPr>
        <w:pStyle w:val="Caption"/>
        <w:rPr>
          <w:b/>
          <w:color w:val="auto"/>
          <w:sz w:val="24"/>
          <w:szCs w:val="24"/>
        </w:rPr>
      </w:pPr>
      <w:bookmarkStart w:id="177" w:name="_bookmark7"/>
      <w:bookmarkStart w:id="178" w:name="_Ref125970212"/>
      <w:bookmarkStart w:id="179" w:name="_Hlk116643631"/>
      <w:bookmarkEnd w:id="177"/>
    </w:p>
    <w:p w14:paraId="2D28D46C" w14:textId="51E4F5FE" w:rsidR="007D697E" w:rsidRDefault="00FB643C" w:rsidP="00FB643C">
      <w:pPr>
        <w:widowControl/>
        <w:autoSpaceDE/>
        <w:autoSpaceDN/>
        <w:spacing w:after="160" w:line="259" w:lineRule="auto"/>
        <w:rPr>
          <w:b/>
          <w:sz w:val="24"/>
          <w:szCs w:val="24"/>
        </w:rPr>
      </w:pPr>
      <w:r>
        <w:rPr>
          <w:b/>
          <w:sz w:val="24"/>
          <w:szCs w:val="24"/>
        </w:rPr>
        <w:br w:type="page"/>
      </w:r>
    </w:p>
    <w:p w14:paraId="0037AE45" w14:textId="13C4B768" w:rsidR="00085DB9" w:rsidRPr="00085DB9" w:rsidRDefault="00085DB9" w:rsidP="00085DB9">
      <w:pPr>
        <w:pStyle w:val="TableParagraph"/>
        <w:spacing w:before="2"/>
        <w:ind w:firstLine="720"/>
        <w:rPr>
          <w:b/>
          <w:sz w:val="24"/>
        </w:rPr>
      </w:pPr>
      <w:bookmarkStart w:id="180" w:name="_Toc133755218"/>
      <w:r w:rsidRPr="001E77E8">
        <w:rPr>
          <w:b/>
          <w:sz w:val="24"/>
          <w:szCs w:val="24"/>
        </w:rPr>
        <w:lastRenderedPageBreak/>
        <w:t xml:space="preserve">Table </w:t>
      </w:r>
      <w:r>
        <w:rPr>
          <w:b/>
          <w:noProof/>
          <w:sz w:val="24"/>
          <w:szCs w:val="24"/>
        </w:rPr>
        <w:t>3</w:t>
      </w:r>
      <w:r w:rsidRPr="001E77E8">
        <w:rPr>
          <w:b/>
          <w:sz w:val="24"/>
          <w:szCs w:val="24"/>
        </w:rPr>
        <w:t>. Data Quality Objectives for Hydrocarbons Collected for Agency Baseline (Supplied by SGS</w:t>
      </w:r>
      <w:bookmarkEnd w:id="180"/>
      <w:r>
        <w:rPr>
          <w:b/>
          <w:sz w:val="24"/>
          <w:szCs w:val="24"/>
        </w:rPr>
        <w:t>)</w:t>
      </w:r>
      <w:r>
        <w:rPr>
          <w:b/>
          <w:sz w:val="24"/>
        </w:rPr>
        <w:t xml:space="preserve"> </w:t>
      </w:r>
    </w:p>
    <w:bookmarkEnd w:id="178"/>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971"/>
        <w:gridCol w:w="2251"/>
      </w:tblGrid>
      <w:tr w:rsidR="000B57B0" w14:paraId="4CA2069F" w14:textId="77777777" w:rsidTr="004B2A1A">
        <w:trPr>
          <w:trHeight w:val="891"/>
        </w:trPr>
        <w:tc>
          <w:tcPr>
            <w:tcW w:w="3404" w:type="dxa"/>
            <w:tcBorders>
              <w:bottom w:val="single" w:sz="6" w:space="0" w:color="000000"/>
              <w:right w:val="single" w:sz="6" w:space="0" w:color="000000"/>
            </w:tcBorders>
          </w:tcPr>
          <w:p w14:paraId="20D25927" w14:textId="77777777" w:rsidR="00085DB9" w:rsidRDefault="00085DB9" w:rsidP="00085DB9">
            <w:pPr>
              <w:pStyle w:val="TableParagraph"/>
              <w:ind w:left="92"/>
              <w:jc w:val="center"/>
              <w:rPr>
                <w:b/>
                <w:sz w:val="20"/>
              </w:rPr>
            </w:pPr>
          </w:p>
          <w:p w14:paraId="53BDC7EE" w14:textId="017F857A" w:rsidR="000B57B0" w:rsidRDefault="000B57B0" w:rsidP="00085DB9">
            <w:pPr>
              <w:pStyle w:val="TableParagraph"/>
              <w:jc w:val="center"/>
              <w:rPr>
                <w:b/>
                <w:sz w:val="20"/>
              </w:rPr>
            </w:pPr>
            <w:r>
              <w:rPr>
                <w:b/>
                <w:sz w:val="20"/>
              </w:rPr>
              <w:t>PARAMETER</w:t>
            </w:r>
          </w:p>
        </w:tc>
        <w:tc>
          <w:tcPr>
            <w:tcW w:w="2773" w:type="dxa"/>
            <w:tcBorders>
              <w:left w:val="single" w:sz="6" w:space="0" w:color="000000"/>
              <w:bottom w:val="single" w:sz="6" w:space="0" w:color="000000"/>
              <w:right w:val="single" w:sz="6" w:space="0" w:color="000000"/>
            </w:tcBorders>
          </w:tcPr>
          <w:p w14:paraId="32ABE76E" w14:textId="77777777" w:rsidR="000B57B0" w:rsidRDefault="000B57B0" w:rsidP="00085DB9">
            <w:pPr>
              <w:pStyle w:val="TableParagraph"/>
              <w:spacing w:before="2"/>
              <w:jc w:val="center"/>
              <w:rPr>
                <w:b/>
                <w:sz w:val="24"/>
              </w:rPr>
            </w:pPr>
          </w:p>
          <w:p w14:paraId="07DA2501" w14:textId="77777777" w:rsidR="000B57B0" w:rsidRDefault="000B57B0" w:rsidP="00085DB9">
            <w:pPr>
              <w:pStyle w:val="TableParagraph"/>
              <w:ind w:left="108"/>
              <w:jc w:val="center"/>
              <w:rPr>
                <w:b/>
                <w:sz w:val="20"/>
              </w:rPr>
            </w:pPr>
            <w:bookmarkStart w:id="181" w:name="METHOD_/_RANGE"/>
            <w:bookmarkEnd w:id="181"/>
            <w:r>
              <w:rPr>
                <w:b/>
                <w:sz w:val="20"/>
              </w:rPr>
              <w:t>METHOD / RANGE</w:t>
            </w:r>
          </w:p>
        </w:tc>
        <w:tc>
          <w:tcPr>
            <w:tcW w:w="1735" w:type="dxa"/>
            <w:tcBorders>
              <w:left w:val="single" w:sz="6" w:space="0" w:color="000000"/>
              <w:bottom w:val="single" w:sz="6" w:space="0" w:color="000000"/>
              <w:right w:val="single" w:sz="6" w:space="0" w:color="000000"/>
            </w:tcBorders>
          </w:tcPr>
          <w:p w14:paraId="56CA5A20" w14:textId="77777777" w:rsidR="000B57B0" w:rsidRDefault="000B57B0" w:rsidP="00085DB9">
            <w:pPr>
              <w:pStyle w:val="TableParagraph"/>
              <w:spacing w:before="140" w:line="275" w:lineRule="exact"/>
              <w:ind w:left="314" w:right="298"/>
              <w:jc w:val="center"/>
              <w:rPr>
                <w:b/>
                <w:sz w:val="24"/>
              </w:rPr>
            </w:pPr>
            <w:r>
              <w:rPr>
                <w:b/>
                <w:sz w:val="24"/>
              </w:rPr>
              <w:t>Sensitivity</w:t>
            </w:r>
          </w:p>
          <w:p w14:paraId="2BF05165" w14:textId="77777777" w:rsidR="000B57B0" w:rsidRDefault="000B57B0" w:rsidP="00085DB9">
            <w:pPr>
              <w:pStyle w:val="TableParagraph"/>
              <w:spacing w:line="229" w:lineRule="exact"/>
              <w:ind w:left="314" w:right="298"/>
              <w:jc w:val="center"/>
              <w:rPr>
                <w:b/>
                <w:sz w:val="20"/>
              </w:rPr>
            </w:pPr>
            <w:r>
              <w:rPr>
                <w:b/>
                <w:sz w:val="20"/>
              </w:rPr>
              <w:t>(DL)</w:t>
            </w:r>
          </w:p>
        </w:tc>
        <w:tc>
          <w:tcPr>
            <w:tcW w:w="1484" w:type="dxa"/>
            <w:tcBorders>
              <w:left w:val="single" w:sz="6" w:space="0" w:color="000000"/>
              <w:bottom w:val="single" w:sz="6" w:space="0" w:color="000000"/>
              <w:right w:val="single" w:sz="6" w:space="0" w:color="000000"/>
            </w:tcBorders>
            <w:vAlign w:val="center"/>
          </w:tcPr>
          <w:p w14:paraId="3D6F6C61" w14:textId="77777777" w:rsidR="000B57B0" w:rsidRDefault="000B57B0" w:rsidP="00085DB9">
            <w:pPr>
              <w:pStyle w:val="TableParagraph"/>
              <w:spacing w:before="47"/>
              <w:ind w:left="516" w:right="500"/>
              <w:jc w:val="center"/>
              <w:rPr>
                <w:b/>
                <w:sz w:val="20"/>
              </w:rPr>
            </w:pPr>
            <w:r>
              <w:rPr>
                <w:b/>
                <w:sz w:val="20"/>
              </w:rPr>
              <w:t>LOQ</w:t>
            </w:r>
          </w:p>
        </w:tc>
        <w:tc>
          <w:tcPr>
            <w:tcW w:w="1971" w:type="dxa"/>
            <w:tcBorders>
              <w:left w:val="single" w:sz="6" w:space="0" w:color="000000"/>
              <w:bottom w:val="single" w:sz="6" w:space="0" w:color="000000"/>
              <w:right w:val="single" w:sz="6" w:space="0" w:color="000000"/>
            </w:tcBorders>
          </w:tcPr>
          <w:p w14:paraId="769D9329" w14:textId="77777777" w:rsidR="000B57B0" w:rsidRDefault="000B57B0" w:rsidP="00085DB9">
            <w:pPr>
              <w:pStyle w:val="TableParagraph"/>
              <w:spacing w:before="46"/>
              <w:ind w:left="370" w:right="350" w:firstLine="59"/>
              <w:jc w:val="center"/>
              <w:rPr>
                <w:b/>
                <w:sz w:val="20"/>
              </w:rPr>
            </w:pPr>
            <w:r>
              <w:rPr>
                <w:b/>
                <w:sz w:val="20"/>
              </w:rPr>
              <w:t>OVERALL PROJECT PRECISION</w:t>
            </w:r>
            <w:r>
              <w:rPr>
                <w:rStyle w:val="FootnoteReference"/>
                <w:b/>
                <w:sz w:val="20"/>
              </w:rPr>
              <w:footnoteReference w:id="3"/>
            </w:r>
          </w:p>
        </w:tc>
        <w:tc>
          <w:tcPr>
            <w:tcW w:w="2251" w:type="dxa"/>
            <w:tcBorders>
              <w:left w:val="single" w:sz="6" w:space="0" w:color="000000"/>
              <w:bottom w:val="single" w:sz="6" w:space="0" w:color="000000"/>
            </w:tcBorders>
          </w:tcPr>
          <w:p w14:paraId="16238881" w14:textId="77777777" w:rsidR="000B57B0" w:rsidRDefault="000B57B0" w:rsidP="00085DB9">
            <w:pPr>
              <w:pStyle w:val="TableParagraph"/>
              <w:spacing w:before="8"/>
              <w:jc w:val="center"/>
              <w:rPr>
                <w:b/>
                <w:sz w:val="28"/>
              </w:rPr>
            </w:pPr>
          </w:p>
          <w:p w14:paraId="6C387309" w14:textId="77777777" w:rsidR="000B57B0" w:rsidRDefault="000B57B0" w:rsidP="00085DB9">
            <w:pPr>
              <w:pStyle w:val="TableParagraph"/>
              <w:spacing w:before="1"/>
              <w:ind w:left="609"/>
              <w:jc w:val="center"/>
              <w:rPr>
                <w:b/>
                <w:sz w:val="20"/>
              </w:rPr>
            </w:pPr>
            <w:r>
              <w:rPr>
                <w:b/>
                <w:sz w:val="20"/>
              </w:rPr>
              <w:t>ACCURACY</w:t>
            </w:r>
          </w:p>
        </w:tc>
      </w:tr>
      <w:tr w:rsidR="000B57B0" w14:paraId="240D52EA" w14:textId="77777777" w:rsidTr="00543BF1">
        <w:trPr>
          <w:trHeight w:hRule="exact" w:val="29"/>
        </w:trPr>
        <w:tc>
          <w:tcPr>
            <w:tcW w:w="3404" w:type="dxa"/>
            <w:tcBorders>
              <w:top w:val="single" w:sz="6" w:space="0" w:color="000000"/>
              <w:bottom w:val="single" w:sz="6" w:space="0" w:color="000000"/>
              <w:right w:val="single" w:sz="6" w:space="0" w:color="000000"/>
            </w:tcBorders>
          </w:tcPr>
          <w:p w14:paraId="7EE4E065" w14:textId="77777777" w:rsidR="000B57B0" w:rsidRDefault="000B57B0" w:rsidP="004B2A1A">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2D816C57" w14:textId="77777777" w:rsidR="000B57B0" w:rsidRDefault="000B57B0" w:rsidP="004B2A1A">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592623F0" w14:textId="77777777" w:rsidR="000B57B0" w:rsidRDefault="000B57B0" w:rsidP="004B2A1A">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273DA254" w14:textId="77777777" w:rsidR="000B57B0" w:rsidRDefault="000B57B0" w:rsidP="004B2A1A">
            <w:pPr>
              <w:pStyle w:val="TableParagraph"/>
              <w:rPr>
                <w:sz w:val="20"/>
              </w:rPr>
            </w:pPr>
          </w:p>
        </w:tc>
        <w:tc>
          <w:tcPr>
            <w:tcW w:w="1971" w:type="dxa"/>
            <w:tcBorders>
              <w:top w:val="single" w:sz="6" w:space="0" w:color="000000"/>
              <w:left w:val="single" w:sz="6" w:space="0" w:color="000000"/>
              <w:bottom w:val="single" w:sz="6" w:space="0" w:color="000000"/>
              <w:right w:val="single" w:sz="6" w:space="0" w:color="000000"/>
            </w:tcBorders>
          </w:tcPr>
          <w:p w14:paraId="028938D3" w14:textId="77777777" w:rsidR="000B57B0" w:rsidRDefault="000B57B0" w:rsidP="004B2A1A">
            <w:pPr>
              <w:pStyle w:val="TableParagraph"/>
              <w:rPr>
                <w:sz w:val="20"/>
              </w:rPr>
            </w:pPr>
          </w:p>
        </w:tc>
        <w:tc>
          <w:tcPr>
            <w:tcW w:w="2251" w:type="dxa"/>
            <w:tcBorders>
              <w:top w:val="single" w:sz="6" w:space="0" w:color="000000"/>
              <w:left w:val="single" w:sz="6" w:space="0" w:color="000000"/>
              <w:bottom w:val="single" w:sz="6" w:space="0" w:color="000000"/>
            </w:tcBorders>
          </w:tcPr>
          <w:p w14:paraId="6555B4FE" w14:textId="77777777" w:rsidR="000B57B0" w:rsidRDefault="000B57B0" w:rsidP="004B2A1A">
            <w:pPr>
              <w:pStyle w:val="TableParagraph"/>
              <w:rPr>
                <w:sz w:val="20"/>
              </w:rPr>
            </w:pPr>
          </w:p>
        </w:tc>
      </w:tr>
      <w:tr w:rsidR="000B57B0" w14:paraId="1A6C2F1E" w14:textId="77777777" w:rsidTr="004B2A1A">
        <w:trPr>
          <w:trHeight w:val="647"/>
        </w:trPr>
        <w:tc>
          <w:tcPr>
            <w:tcW w:w="3404" w:type="dxa"/>
            <w:tcBorders>
              <w:top w:val="single" w:sz="6" w:space="0" w:color="000000"/>
              <w:bottom w:val="single" w:sz="6" w:space="0" w:color="000000"/>
              <w:right w:val="single" w:sz="6" w:space="0" w:color="000000"/>
            </w:tcBorders>
          </w:tcPr>
          <w:p w14:paraId="2E328EEF" w14:textId="77777777" w:rsidR="000B57B0" w:rsidRDefault="000B57B0" w:rsidP="004B2A1A">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tcPr>
          <w:p w14:paraId="64A23BF1" w14:textId="77777777" w:rsidR="000B57B0" w:rsidRDefault="000B57B0" w:rsidP="004B2A1A">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tcPr>
          <w:p w14:paraId="3EE27394" w14:textId="77777777" w:rsidR="000B57B0" w:rsidRDefault="000B57B0" w:rsidP="004B2A1A">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tcPr>
          <w:p w14:paraId="1078C53E" w14:textId="77777777" w:rsidR="000B57B0" w:rsidRDefault="000B57B0" w:rsidP="004B2A1A">
            <w:pPr>
              <w:pStyle w:val="TableParagraph"/>
              <w:spacing w:line="227" w:lineRule="exact"/>
              <w:ind w:right="375"/>
              <w:jc w:val="right"/>
              <w:rPr>
                <w:sz w:val="20"/>
              </w:rPr>
            </w:pPr>
            <w:r>
              <w:rPr>
                <w:sz w:val="20"/>
              </w:rPr>
              <w:t>5x DL</w:t>
            </w:r>
          </w:p>
        </w:tc>
        <w:tc>
          <w:tcPr>
            <w:tcW w:w="1971" w:type="dxa"/>
            <w:tcBorders>
              <w:top w:val="single" w:sz="6" w:space="0" w:color="000000"/>
              <w:left w:val="single" w:sz="6" w:space="0" w:color="000000"/>
              <w:bottom w:val="single" w:sz="6" w:space="0" w:color="000000"/>
              <w:right w:val="single" w:sz="6" w:space="0" w:color="000000"/>
            </w:tcBorders>
          </w:tcPr>
          <w:p w14:paraId="04339226"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97A7F3D" w14:textId="77777777" w:rsidR="000B57B0" w:rsidRDefault="000B57B0" w:rsidP="007D697E">
            <w:pPr>
              <w:pStyle w:val="TableParagraph"/>
              <w:spacing w:line="227" w:lineRule="exact"/>
              <w:ind w:left="446"/>
              <w:rPr>
                <w:sz w:val="20"/>
              </w:rPr>
            </w:pPr>
            <w:r>
              <w:rPr>
                <w:sz w:val="20"/>
              </w:rPr>
              <w:t>Calibration: ±25%</w:t>
            </w:r>
          </w:p>
          <w:p w14:paraId="7B703347" w14:textId="77777777" w:rsidR="000B57B0" w:rsidRDefault="000B57B0" w:rsidP="007D697E">
            <w:pPr>
              <w:pStyle w:val="TableParagraph"/>
              <w:ind w:left="109"/>
              <w:jc w:val="center"/>
              <w:rPr>
                <w:sz w:val="20"/>
              </w:rPr>
            </w:pPr>
            <w:r>
              <w:rPr>
                <w:sz w:val="20"/>
              </w:rPr>
              <w:t>Recovery: 60-120%</w:t>
            </w:r>
          </w:p>
        </w:tc>
      </w:tr>
      <w:tr w:rsidR="000B57B0" w14:paraId="645B1969" w14:textId="77777777" w:rsidTr="004B2A1A">
        <w:trPr>
          <w:trHeight w:val="492"/>
        </w:trPr>
        <w:tc>
          <w:tcPr>
            <w:tcW w:w="3404" w:type="dxa"/>
            <w:tcBorders>
              <w:top w:val="single" w:sz="6" w:space="0" w:color="000000"/>
              <w:bottom w:val="single" w:sz="6" w:space="0" w:color="000000"/>
              <w:right w:val="single" w:sz="6" w:space="0" w:color="000000"/>
            </w:tcBorders>
          </w:tcPr>
          <w:p w14:paraId="43586358" w14:textId="77777777" w:rsidR="000B57B0" w:rsidRDefault="000B57B0" w:rsidP="004B2A1A">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tcPr>
          <w:p w14:paraId="30E811D1" w14:textId="77777777" w:rsidR="000B57B0" w:rsidRDefault="000B57B0" w:rsidP="004B2A1A">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tcPr>
          <w:p w14:paraId="52005983" w14:textId="77777777" w:rsidR="000B57B0" w:rsidRDefault="000B57B0" w:rsidP="004B2A1A">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tcPr>
          <w:p w14:paraId="7276E794" w14:textId="77777777" w:rsidR="000B57B0" w:rsidRDefault="000B57B0" w:rsidP="004B2A1A">
            <w:pPr>
              <w:pStyle w:val="TableParagraph"/>
              <w:spacing w:line="227" w:lineRule="exact"/>
              <w:ind w:right="308"/>
              <w:jc w:val="right"/>
              <w:rPr>
                <w:sz w:val="20"/>
              </w:rPr>
            </w:pPr>
            <w:r>
              <w:rPr>
                <w:sz w:val="20"/>
              </w:rPr>
              <w:t>0.11 mg/L</w:t>
            </w:r>
          </w:p>
        </w:tc>
        <w:tc>
          <w:tcPr>
            <w:tcW w:w="1971" w:type="dxa"/>
            <w:tcBorders>
              <w:top w:val="single" w:sz="6" w:space="0" w:color="000000"/>
              <w:left w:val="single" w:sz="6" w:space="0" w:color="000000"/>
              <w:bottom w:val="single" w:sz="6" w:space="0" w:color="000000"/>
              <w:right w:val="single" w:sz="6" w:space="0" w:color="000000"/>
            </w:tcBorders>
          </w:tcPr>
          <w:p w14:paraId="569F15AC"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300F3988" w14:textId="77777777" w:rsidR="000B57B0" w:rsidRDefault="000B57B0" w:rsidP="004B2A1A">
            <w:pPr>
              <w:pStyle w:val="TableParagraph"/>
              <w:spacing w:line="227" w:lineRule="exact"/>
              <w:ind w:left="446"/>
              <w:rPr>
                <w:sz w:val="20"/>
              </w:rPr>
            </w:pPr>
            <w:r>
              <w:rPr>
                <w:sz w:val="20"/>
              </w:rPr>
              <w:t>Calibration: ±25%</w:t>
            </w:r>
          </w:p>
          <w:p w14:paraId="531EEC46" w14:textId="77777777" w:rsidR="000B57B0" w:rsidRDefault="000B57B0" w:rsidP="004B2A1A">
            <w:pPr>
              <w:pStyle w:val="TableParagraph"/>
              <w:ind w:left="513"/>
              <w:rPr>
                <w:sz w:val="20"/>
              </w:rPr>
            </w:pPr>
            <w:r>
              <w:rPr>
                <w:sz w:val="20"/>
              </w:rPr>
              <w:t>Recovery: ±25%</w:t>
            </w:r>
          </w:p>
        </w:tc>
      </w:tr>
      <w:tr w:rsidR="000B57B0" w14:paraId="3F55961D" w14:textId="77777777" w:rsidTr="007D697E">
        <w:trPr>
          <w:trHeight w:val="438"/>
        </w:trPr>
        <w:tc>
          <w:tcPr>
            <w:tcW w:w="3404" w:type="dxa"/>
            <w:tcBorders>
              <w:top w:val="single" w:sz="6" w:space="0" w:color="000000"/>
              <w:bottom w:val="single" w:sz="6" w:space="0" w:color="000000"/>
              <w:right w:val="single" w:sz="6" w:space="0" w:color="000000"/>
            </w:tcBorders>
          </w:tcPr>
          <w:p w14:paraId="15EAC523" w14:textId="77777777" w:rsidR="000B57B0" w:rsidRDefault="000B57B0" w:rsidP="004B2A1A">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tcPr>
          <w:p w14:paraId="6A998A15" w14:textId="77777777" w:rsidR="000B57B0" w:rsidRDefault="000B57B0" w:rsidP="004B2A1A">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tcPr>
          <w:p w14:paraId="1F533494" w14:textId="77777777" w:rsidR="000B57B0" w:rsidRDefault="000B57B0" w:rsidP="004B2A1A">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tcPr>
          <w:p w14:paraId="5614C949" w14:textId="77777777" w:rsidR="000B57B0" w:rsidRDefault="000B57B0" w:rsidP="004B2A1A">
            <w:pPr>
              <w:pStyle w:val="TableParagraph"/>
              <w:spacing w:line="228" w:lineRule="exact"/>
              <w:ind w:right="308"/>
              <w:jc w:val="right"/>
              <w:rPr>
                <w:sz w:val="20"/>
              </w:rPr>
            </w:pPr>
            <w:r>
              <w:rPr>
                <w:sz w:val="20"/>
              </w:rPr>
              <w:t>0.54 mg/L</w:t>
            </w:r>
          </w:p>
        </w:tc>
        <w:tc>
          <w:tcPr>
            <w:tcW w:w="1971" w:type="dxa"/>
            <w:tcBorders>
              <w:top w:val="single" w:sz="6" w:space="0" w:color="000000"/>
              <w:left w:val="single" w:sz="6" w:space="0" w:color="000000"/>
              <w:bottom w:val="single" w:sz="6" w:space="0" w:color="000000"/>
              <w:right w:val="single" w:sz="6" w:space="0" w:color="000000"/>
            </w:tcBorders>
          </w:tcPr>
          <w:p w14:paraId="767AE635"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3DE86A6" w14:textId="77777777" w:rsidR="000B57B0" w:rsidRDefault="000B57B0" w:rsidP="007D697E">
            <w:pPr>
              <w:pStyle w:val="TableParagraph"/>
              <w:spacing w:line="227" w:lineRule="exact"/>
              <w:ind w:left="109"/>
              <w:jc w:val="center"/>
              <w:rPr>
                <w:sz w:val="20"/>
              </w:rPr>
            </w:pPr>
            <w:r>
              <w:rPr>
                <w:sz w:val="20"/>
              </w:rPr>
              <w:t>Calibration: 75-105%</w:t>
            </w:r>
          </w:p>
          <w:p w14:paraId="6AE070D5" w14:textId="77777777" w:rsidR="000B57B0" w:rsidRDefault="000B57B0" w:rsidP="007D697E">
            <w:pPr>
              <w:pStyle w:val="TableParagraph"/>
              <w:spacing w:line="230" w:lineRule="exact"/>
              <w:ind w:left="385"/>
              <w:rPr>
                <w:sz w:val="20"/>
              </w:rPr>
            </w:pPr>
            <w:r>
              <w:rPr>
                <w:sz w:val="20"/>
              </w:rPr>
              <w:t>Recovery: 60-120%</w:t>
            </w:r>
          </w:p>
        </w:tc>
      </w:tr>
      <w:tr w:rsidR="000B57B0" w14:paraId="72822130" w14:textId="77777777" w:rsidTr="004B2A1A">
        <w:trPr>
          <w:trHeight w:val="460"/>
        </w:trPr>
        <w:tc>
          <w:tcPr>
            <w:tcW w:w="3404" w:type="dxa"/>
            <w:tcBorders>
              <w:top w:val="single" w:sz="6" w:space="0" w:color="000000"/>
              <w:bottom w:val="single" w:sz="6" w:space="0" w:color="000000"/>
              <w:right w:val="single" w:sz="6" w:space="0" w:color="000000"/>
            </w:tcBorders>
          </w:tcPr>
          <w:p w14:paraId="516C9E64" w14:textId="77777777" w:rsidR="000B57B0" w:rsidRDefault="000B57B0" w:rsidP="004B2A1A">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tcPr>
          <w:p w14:paraId="4F054396" w14:textId="77777777" w:rsidR="000B57B0" w:rsidRDefault="000B57B0" w:rsidP="004B2A1A">
            <w:pPr>
              <w:pStyle w:val="TableParagraph"/>
              <w:spacing w:line="227" w:lineRule="exact"/>
              <w:ind w:left="108"/>
              <w:rPr>
                <w:sz w:val="20"/>
              </w:rPr>
            </w:pPr>
            <w:r>
              <w:rPr>
                <w:sz w:val="20"/>
              </w:rPr>
              <w:t>EPA 602 by GC/PID: 1-</w:t>
            </w:r>
          </w:p>
          <w:p w14:paraId="17FEA27E"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1EAC7CD0" w14:textId="77777777" w:rsidR="000B57B0" w:rsidRDefault="000B57B0" w:rsidP="004B2A1A">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tcPr>
          <w:p w14:paraId="5A3D0483" w14:textId="77777777" w:rsidR="000B57B0" w:rsidRDefault="000B57B0" w:rsidP="004B2A1A">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71E30455"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D2A1C8D" w14:textId="77777777" w:rsidR="000B57B0" w:rsidRDefault="000B57B0" w:rsidP="004B2A1A">
            <w:pPr>
              <w:pStyle w:val="TableParagraph"/>
              <w:spacing w:line="227" w:lineRule="exact"/>
              <w:ind w:left="446"/>
              <w:rPr>
                <w:sz w:val="20"/>
              </w:rPr>
            </w:pPr>
            <w:r>
              <w:rPr>
                <w:sz w:val="20"/>
              </w:rPr>
              <w:t>Calibration: ±15%</w:t>
            </w:r>
          </w:p>
          <w:p w14:paraId="439627D0" w14:textId="77777777" w:rsidR="000B57B0" w:rsidRDefault="000B57B0" w:rsidP="004B2A1A">
            <w:pPr>
              <w:pStyle w:val="TableParagraph"/>
              <w:spacing w:line="213" w:lineRule="exact"/>
              <w:ind w:left="513"/>
              <w:rPr>
                <w:sz w:val="20"/>
              </w:rPr>
            </w:pPr>
            <w:r>
              <w:rPr>
                <w:sz w:val="20"/>
              </w:rPr>
              <w:t>Recovery: ±30%</w:t>
            </w:r>
          </w:p>
        </w:tc>
      </w:tr>
      <w:tr w:rsidR="000B57B0" w14:paraId="10DEA763" w14:textId="77777777" w:rsidTr="004B2A1A">
        <w:trPr>
          <w:trHeight w:val="458"/>
        </w:trPr>
        <w:tc>
          <w:tcPr>
            <w:tcW w:w="3404" w:type="dxa"/>
            <w:tcBorders>
              <w:top w:val="single" w:sz="6" w:space="0" w:color="000000"/>
              <w:bottom w:val="single" w:sz="6" w:space="0" w:color="000000"/>
              <w:right w:val="single" w:sz="6" w:space="0" w:color="000000"/>
            </w:tcBorders>
          </w:tcPr>
          <w:p w14:paraId="05402B59" w14:textId="77777777" w:rsidR="000B57B0" w:rsidRDefault="000B57B0" w:rsidP="004B2A1A">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tcPr>
          <w:p w14:paraId="09CBA105" w14:textId="77777777" w:rsidR="000B57B0" w:rsidRDefault="000B57B0" w:rsidP="004B2A1A">
            <w:pPr>
              <w:pStyle w:val="TableParagraph"/>
              <w:spacing w:line="227" w:lineRule="exact"/>
              <w:ind w:left="108"/>
              <w:rPr>
                <w:sz w:val="20"/>
              </w:rPr>
            </w:pPr>
            <w:r>
              <w:rPr>
                <w:sz w:val="20"/>
              </w:rPr>
              <w:t>EPA 602 by GC/PID: 1-</w:t>
            </w:r>
          </w:p>
          <w:p w14:paraId="63ECEC52" w14:textId="77777777" w:rsidR="000B57B0" w:rsidRDefault="000B57B0" w:rsidP="004B2A1A">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1332E5C6" w14:textId="77777777" w:rsidR="000B57B0" w:rsidRDefault="000B57B0" w:rsidP="004B2A1A">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tcPr>
          <w:p w14:paraId="22A5AA8F" w14:textId="77777777" w:rsidR="000B57B0" w:rsidRDefault="000B57B0" w:rsidP="004B2A1A">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488CEA51"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106125F" w14:textId="77777777" w:rsidR="000B57B0" w:rsidRDefault="000B57B0" w:rsidP="004B2A1A">
            <w:pPr>
              <w:pStyle w:val="TableParagraph"/>
              <w:spacing w:line="227" w:lineRule="exact"/>
              <w:ind w:left="446"/>
              <w:rPr>
                <w:sz w:val="20"/>
              </w:rPr>
            </w:pPr>
            <w:r>
              <w:rPr>
                <w:sz w:val="20"/>
              </w:rPr>
              <w:t>Calibration: ±15%</w:t>
            </w:r>
          </w:p>
          <w:p w14:paraId="40FBA466" w14:textId="77777777" w:rsidR="000B57B0" w:rsidRDefault="000B57B0" w:rsidP="004B2A1A">
            <w:pPr>
              <w:pStyle w:val="TableParagraph"/>
              <w:spacing w:line="212" w:lineRule="exact"/>
              <w:ind w:left="513"/>
              <w:rPr>
                <w:sz w:val="20"/>
              </w:rPr>
            </w:pPr>
            <w:r>
              <w:rPr>
                <w:sz w:val="20"/>
              </w:rPr>
              <w:t>Recovery: ±30%</w:t>
            </w:r>
          </w:p>
        </w:tc>
      </w:tr>
      <w:tr w:rsidR="000B57B0" w14:paraId="1EE4FE2E" w14:textId="77777777" w:rsidTr="004B2A1A">
        <w:trPr>
          <w:trHeight w:val="460"/>
        </w:trPr>
        <w:tc>
          <w:tcPr>
            <w:tcW w:w="3404" w:type="dxa"/>
            <w:tcBorders>
              <w:top w:val="single" w:sz="6" w:space="0" w:color="000000"/>
              <w:bottom w:val="single" w:sz="6" w:space="0" w:color="000000"/>
              <w:right w:val="single" w:sz="6" w:space="0" w:color="000000"/>
            </w:tcBorders>
          </w:tcPr>
          <w:p w14:paraId="48C83BA2" w14:textId="77777777" w:rsidR="000B57B0" w:rsidRDefault="000B57B0" w:rsidP="004B2A1A">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tcPr>
          <w:p w14:paraId="44A4984F" w14:textId="77777777" w:rsidR="000B57B0" w:rsidRDefault="000B57B0" w:rsidP="004B2A1A">
            <w:pPr>
              <w:pStyle w:val="TableParagraph"/>
              <w:spacing w:line="228" w:lineRule="exact"/>
              <w:ind w:left="108"/>
              <w:rPr>
                <w:sz w:val="20"/>
              </w:rPr>
            </w:pPr>
            <w:r>
              <w:rPr>
                <w:sz w:val="20"/>
              </w:rPr>
              <w:t>EPA 602 by GC/PID: 1-</w:t>
            </w:r>
          </w:p>
          <w:p w14:paraId="7973DC19" w14:textId="77777777" w:rsidR="000B57B0" w:rsidRDefault="000B57B0" w:rsidP="004B2A1A">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CCF9D45" w14:textId="77777777" w:rsidR="000B57B0" w:rsidRDefault="000B57B0" w:rsidP="004B2A1A">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tcPr>
          <w:p w14:paraId="73D1595F" w14:textId="77777777" w:rsidR="000B57B0" w:rsidRDefault="000B57B0" w:rsidP="004B2A1A">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415E94B6"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47BE60D" w14:textId="77777777" w:rsidR="000B57B0" w:rsidRDefault="000B57B0" w:rsidP="004B2A1A">
            <w:pPr>
              <w:pStyle w:val="TableParagraph"/>
              <w:spacing w:line="228" w:lineRule="exact"/>
              <w:ind w:left="446"/>
              <w:rPr>
                <w:sz w:val="20"/>
              </w:rPr>
            </w:pPr>
            <w:r>
              <w:rPr>
                <w:sz w:val="20"/>
              </w:rPr>
              <w:t>Calibration: ±15%</w:t>
            </w:r>
          </w:p>
          <w:p w14:paraId="00357C0F" w14:textId="77777777" w:rsidR="000B57B0" w:rsidRDefault="000B57B0" w:rsidP="004B2A1A">
            <w:pPr>
              <w:pStyle w:val="TableParagraph"/>
              <w:spacing w:line="212" w:lineRule="exact"/>
              <w:ind w:left="513"/>
              <w:rPr>
                <w:sz w:val="20"/>
              </w:rPr>
            </w:pPr>
            <w:r>
              <w:rPr>
                <w:sz w:val="20"/>
              </w:rPr>
              <w:t>Recovery: ±30%</w:t>
            </w:r>
          </w:p>
        </w:tc>
      </w:tr>
      <w:tr w:rsidR="000B57B0" w14:paraId="15536274" w14:textId="77777777" w:rsidTr="004B2A1A">
        <w:trPr>
          <w:trHeight w:val="460"/>
        </w:trPr>
        <w:tc>
          <w:tcPr>
            <w:tcW w:w="3404" w:type="dxa"/>
            <w:tcBorders>
              <w:top w:val="single" w:sz="6" w:space="0" w:color="000000"/>
              <w:bottom w:val="single" w:sz="6" w:space="0" w:color="000000"/>
              <w:right w:val="single" w:sz="6" w:space="0" w:color="000000"/>
            </w:tcBorders>
          </w:tcPr>
          <w:p w14:paraId="51F7DD10" w14:textId="77777777" w:rsidR="000B57B0" w:rsidRDefault="000B57B0" w:rsidP="004B2A1A">
            <w:pPr>
              <w:pStyle w:val="TableParagraph"/>
              <w:spacing w:line="228" w:lineRule="exact"/>
              <w:ind w:left="92"/>
              <w:rPr>
                <w:sz w:val="20"/>
              </w:rPr>
            </w:pPr>
            <w:r>
              <w:rPr>
                <w:sz w:val="20"/>
              </w:rPr>
              <w:t>m,p-Xylene (total)</w:t>
            </w:r>
          </w:p>
        </w:tc>
        <w:tc>
          <w:tcPr>
            <w:tcW w:w="2773" w:type="dxa"/>
            <w:tcBorders>
              <w:top w:val="single" w:sz="6" w:space="0" w:color="000000"/>
              <w:left w:val="single" w:sz="6" w:space="0" w:color="000000"/>
              <w:bottom w:val="single" w:sz="6" w:space="0" w:color="000000"/>
              <w:right w:val="single" w:sz="6" w:space="0" w:color="000000"/>
            </w:tcBorders>
          </w:tcPr>
          <w:p w14:paraId="2CE89970" w14:textId="77777777" w:rsidR="000B57B0" w:rsidRDefault="000B57B0" w:rsidP="004B2A1A">
            <w:pPr>
              <w:pStyle w:val="TableParagraph"/>
              <w:spacing w:line="227" w:lineRule="exact"/>
              <w:ind w:left="108"/>
              <w:rPr>
                <w:sz w:val="20"/>
              </w:rPr>
            </w:pPr>
            <w:r>
              <w:rPr>
                <w:sz w:val="20"/>
              </w:rPr>
              <w:t>EPA 602 by GC/PID: 1-</w:t>
            </w:r>
          </w:p>
          <w:p w14:paraId="7253235E"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7A80CA80" w14:textId="77777777" w:rsidR="000B57B0" w:rsidRDefault="000B57B0" w:rsidP="004B2A1A">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39E58C5B" w14:textId="77777777" w:rsidR="000B57B0" w:rsidRDefault="000B57B0" w:rsidP="004B2A1A">
            <w:pPr>
              <w:pStyle w:val="TableParagraph"/>
              <w:spacing w:line="228" w:lineRule="exact"/>
              <w:ind w:right="376"/>
              <w:jc w:val="right"/>
              <w:rPr>
                <w:sz w:val="20"/>
              </w:rPr>
            </w:pPr>
            <w:r>
              <w:rPr>
                <w:sz w:val="20"/>
              </w:rPr>
              <w:t>2.0 µg/L</w:t>
            </w:r>
          </w:p>
        </w:tc>
        <w:tc>
          <w:tcPr>
            <w:tcW w:w="1971" w:type="dxa"/>
            <w:tcBorders>
              <w:top w:val="single" w:sz="6" w:space="0" w:color="000000"/>
              <w:left w:val="single" w:sz="6" w:space="0" w:color="000000"/>
              <w:bottom w:val="single" w:sz="6" w:space="0" w:color="000000"/>
              <w:right w:val="single" w:sz="6" w:space="0" w:color="000000"/>
            </w:tcBorders>
          </w:tcPr>
          <w:p w14:paraId="364662A4"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542F06A" w14:textId="77777777" w:rsidR="000B57B0" w:rsidRDefault="000B57B0" w:rsidP="004B2A1A">
            <w:pPr>
              <w:pStyle w:val="TableParagraph"/>
              <w:spacing w:line="227" w:lineRule="exact"/>
              <w:ind w:left="446"/>
              <w:rPr>
                <w:sz w:val="20"/>
              </w:rPr>
            </w:pPr>
            <w:r>
              <w:rPr>
                <w:sz w:val="20"/>
              </w:rPr>
              <w:t>Calibration: ±15%</w:t>
            </w:r>
          </w:p>
          <w:p w14:paraId="340DED3F" w14:textId="77777777" w:rsidR="000B57B0" w:rsidRDefault="000B57B0" w:rsidP="004B2A1A">
            <w:pPr>
              <w:pStyle w:val="TableParagraph"/>
              <w:spacing w:line="213" w:lineRule="exact"/>
              <w:ind w:left="513"/>
              <w:rPr>
                <w:sz w:val="20"/>
              </w:rPr>
            </w:pPr>
            <w:r>
              <w:rPr>
                <w:sz w:val="20"/>
              </w:rPr>
              <w:t>Recovery: ±30%</w:t>
            </w:r>
          </w:p>
        </w:tc>
      </w:tr>
      <w:tr w:rsidR="000B57B0" w14:paraId="37F1E26B" w14:textId="77777777" w:rsidTr="004B2A1A">
        <w:trPr>
          <w:trHeight w:val="460"/>
        </w:trPr>
        <w:tc>
          <w:tcPr>
            <w:tcW w:w="3404" w:type="dxa"/>
            <w:tcBorders>
              <w:top w:val="single" w:sz="6" w:space="0" w:color="000000"/>
              <w:bottom w:val="single" w:sz="6" w:space="0" w:color="000000"/>
              <w:right w:val="single" w:sz="6" w:space="0" w:color="000000"/>
            </w:tcBorders>
          </w:tcPr>
          <w:p w14:paraId="3AF4CA71" w14:textId="77777777" w:rsidR="000B57B0" w:rsidRDefault="000B57B0" w:rsidP="004B2A1A">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tcPr>
          <w:p w14:paraId="5C0723C5" w14:textId="77777777" w:rsidR="000B57B0" w:rsidRDefault="000B57B0" w:rsidP="004B2A1A">
            <w:pPr>
              <w:pStyle w:val="TableParagraph"/>
              <w:spacing w:line="227" w:lineRule="exact"/>
              <w:ind w:left="108"/>
              <w:rPr>
                <w:sz w:val="20"/>
              </w:rPr>
            </w:pPr>
            <w:r>
              <w:rPr>
                <w:sz w:val="20"/>
              </w:rPr>
              <w:t>EPA 602 by GC/PID: 1-</w:t>
            </w:r>
          </w:p>
          <w:p w14:paraId="18F42ACA"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A1A4246" w14:textId="77777777" w:rsidR="000B57B0" w:rsidRDefault="000B57B0" w:rsidP="004B2A1A">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0C6D6ECB" w14:textId="77777777" w:rsidR="000B57B0" w:rsidRDefault="000B57B0" w:rsidP="004B2A1A">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5D4022C8"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008345FA" w14:textId="77777777" w:rsidR="000B57B0" w:rsidRDefault="000B57B0" w:rsidP="004B2A1A">
            <w:pPr>
              <w:pStyle w:val="TableParagraph"/>
              <w:spacing w:line="227" w:lineRule="exact"/>
              <w:ind w:left="446"/>
              <w:rPr>
                <w:sz w:val="20"/>
              </w:rPr>
            </w:pPr>
            <w:r>
              <w:rPr>
                <w:sz w:val="20"/>
              </w:rPr>
              <w:t>Calibration: ±15%</w:t>
            </w:r>
          </w:p>
          <w:p w14:paraId="472029D6" w14:textId="77777777" w:rsidR="000B57B0" w:rsidRDefault="000B57B0" w:rsidP="004B2A1A">
            <w:pPr>
              <w:pStyle w:val="TableParagraph"/>
              <w:spacing w:line="213" w:lineRule="exact"/>
              <w:ind w:left="513"/>
              <w:rPr>
                <w:sz w:val="20"/>
              </w:rPr>
            </w:pPr>
            <w:r>
              <w:rPr>
                <w:sz w:val="20"/>
              </w:rPr>
              <w:t>Recovery: ±30%</w:t>
            </w:r>
          </w:p>
        </w:tc>
      </w:tr>
      <w:tr w:rsidR="000B57B0" w14:paraId="0C0E15A6" w14:textId="77777777" w:rsidTr="004B2A1A">
        <w:trPr>
          <w:trHeight w:val="460"/>
        </w:trPr>
        <w:tc>
          <w:tcPr>
            <w:tcW w:w="3404" w:type="dxa"/>
            <w:tcBorders>
              <w:top w:val="single" w:sz="6" w:space="0" w:color="000000"/>
              <w:bottom w:val="single" w:sz="6" w:space="0" w:color="000000"/>
              <w:right w:val="single" w:sz="6" w:space="0" w:color="000000"/>
            </w:tcBorders>
          </w:tcPr>
          <w:p w14:paraId="5587E27C" w14:textId="77777777" w:rsidR="000B57B0" w:rsidRDefault="000B57B0" w:rsidP="004B2A1A">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tcPr>
          <w:p w14:paraId="5908910D" w14:textId="77777777" w:rsidR="000B57B0" w:rsidRDefault="000B57B0" w:rsidP="004B2A1A">
            <w:pPr>
              <w:pStyle w:val="TableParagraph"/>
              <w:spacing w:line="227" w:lineRule="exact"/>
              <w:ind w:left="108"/>
              <w:rPr>
                <w:sz w:val="20"/>
              </w:rPr>
            </w:pPr>
            <w:r>
              <w:rPr>
                <w:sz w:val="20"/>
              </w:rPr>
              <w:t>EPA 602 by GC/PID: 1-</w:t>
            </w:r>
          </w:p>
          <w:p w14:paraId="38B1900A"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EEFB431" w14:textId="77777777" w:rsidR="000B57B0" w:rsidRDefault="000B57B0" w:rsidP="004B2A1A">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tcPr>
          <w:p w14:paraId="1CE06623" w14:textId="77777777" w:rsidR="000B57B0" w:rsidRDefault="000B57B0" w:rsidP="004B2A1A">
            <w:pPr>
              <w:pStyle w:val="TableParagraph"/>
              <w:spacing w:line="227" w:lineRule="exact"/>
              <w:ind w:right="376"/>
              <w:jc w:val="right"/>
              <w:rPr>
                <w:sz w:val="20"/>
              </w:rPr>
            </w:pPr>
            <w:r>
              <w:rPr>
                <w:sz w:val="20"/>
              </w:rPr>
              <w:t>3.0 µg/L</w:t>
            </w:r>
          </w:p>
        </w:tc>
        <w:tc>
          <w:tcPr>
            <w:tcW w:w="1971" w:type="dxa"/>
            <w:tcBorders>
              <w:top w:val="single" w:sz="6" w:space="0" w:color="000000"/>
              <w:left w:val="single" w:sz="6" w:space="0" w:color="000000"/>
              <w:bottom w:val="single" w:sz="6" w:space="0" w:color="000000"/>
              <w:right w:val="single" w:sz="6" w:space="0" w:color="000000"/>
            </w:tcBorders>
          </w:tcPr>
          <w:p w14:paraId="67BB183E"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0F9DDFF6" w14:textId="77777777" w:rsidR="000B57B0" w:rsidRDefault="000B57B0" w:rsidP="004B2A1A">
            <w:pPr>
              <w:pStyle w:val="TableParagraph"/>
              <w:spacing w:line="227" w:lineRule="exact"/>
              <w:ind w:left="446"/>
              <w:rPr>
                <w:sz w:val="20"/>
              </w:rPr>
            </w:pPr>
            <w:r>
              <w:rPr>
                <w:sz w:val="20"/>
              </w:rPr>
              <w:t>Calibration: ±15%</w:t>
            </w:r>
          </w:p>
          <w:p w14:paraId="36A5A740" w14:textId="77777777" w:rsidR="000B57B0" w:rsidRDefault="000B57B0" w:rsidP="004B2A1A">
            <w:pPr>
              <w:pStyle w:val="TableParagraph"/>
              <w:spacing w:line="213" w:lineRule="exact"/>
              <w:ind w:left="513"/>
              <w:rPr>
                <w:sz w:val="20"/>
              </w:rPr>
            </w:pPr>
            <w:r>
              <w:rPr>
                <w:sz w:val="20"/>
              </w:rPr>
              <w:t>Recovery: ±30%</w:t>
            </w:r>
          </w:p>
        </w:tc>
      </w:tr>
    </w:tbl>
    <w:p w14:paraId="51D7DB69" w14:textId="77777777" w:rsidR="00085DB9" w:rsidRDefault="00085DB9" w:rsidP="00085DB9">
      <w:pPr>
        <w:pStyle w:val="BodyText"/>
        <w:spacing w:before="90"/>
        <w:ind w:left="820" w:right="38"/>
        <w:jc w:val="both"/>
        <w:rPr>
          <w:sz w:val="20"/>
          <w:szCs w:val="20"/>
        </w:rPr>
      </w:pPr>
      <w:bookmarkStart w:id="182" w:name="_Hlk116643956"/>
      <w:r>
        <w:rPr>
          <w:sz w:val="20"/>
          <w:szCs w:val="20"/>
        </w:rPr>
        <w:t>DL; detection limit</w:t>
      </w:r>
    </w:p>
    <w:p w14:paraId="61093671" w14:textId="77777777" w:rsidR="00085DB9" w:rsidRDefault="00085DB9" w:rsidP="00085DB9">
      <w:pPr>
        <w:pStyle w:val="BodyText"/>
        <w:spacing w:before="90"/>
        <w:ind w:left="820" w:right="38"/>
        <w:jc w:val="both"/>
        <w:rPr>
          <w:sz w:val="20"/>
          <w:szCs w:val="20"/>
        </w:rPr>
      </w:pPr>
      <w:r w:rsidRPr="00401F53">
        <w:rPr>
          <w:sz w:val="20"/>
          <w:szCs w:val="20"/>
        </w:rPr>
        <w:t xml:space="preserve">GCFID, gas chromatograph flame ionization detector </w:t>
      </w:r>
    </w:p>
    <w:p w14:paraId="397A6B16" w14:textId="77777777" w:rsidR="00085DB9" w:rsidRPr="00401F53" w:rsidRDefault="00085DB9" w:rsidP="00085DB9">
      <w:pPr>
        <w:pStyle w:val="BodyText"/>
        <w:spacing w:before="90"/>
        <w:ind w:left="820" w:right="38"/>
        <w:jc w:val="both"/>
        <w:rPr>
          <w:sz w:val="20"/>
          <w:szCs w:val="20"/>
        </w:rPr>
      </w:pPr>
      <w:r w:rsidRPr="00401F53">
        <w:rPr>
          <w:sz w:val="20"/>
          <w:szCs w:val="20"/>
        </w:rPr>
        <w:t xml:space="preserve">GCPID, gas chromatograph photo ionization detector </w:t>
      </w:r>
    </w:p>
    <w:p w14:paraId="3A278916" w14:textId="6E572780" w:rsidR="000B57B0" w:rsidRPr="00085DB9" w:rsidRDefault="00085DB9" w:rsidP="00085DB9">
      <w:pPr>
        <w:pStyle w:val="BodyText"/>
        <w:spacing w:before="90"/>
        <w:ind w:left="820" w:right="38"/>
        <w:jc w:val="both"/>
        <w:rPr>
          <w:b/>
        </w:rPr>
      </w:pPr>
      <w:r>
        <w:rPr>
          <w:sz w:val="20"/>
          <w:szCs w:val="20"/>
        </w:rPr>
        <w:t>LOQ</w:t>
      </w:r>
      <w:r w:rsidRPr="00401F53">
        <w:rPr>
          <w:sz w:val="20"/>
          <w:szCs w:val="20"/>
        </w:rPr>
        <w:t>, limit</w:t>
      </w:r>
      <w:r>
        <w:rPr>
          <w:sz w:val="20"/>
          <w:szCs w:val="20"/>
        </w:rPr>
        <w:t xml:space="preserve"> of quantitation</w:t>
      </w:r>
      <w:r>
        <w:rPr>
          <w:rStyle w:val="FootnoteReference"/>
          <w:b/>
          <w:sz w:val="20"/>
        </w:rPr>
        <w:footnoteRef/>
      </w:r>
    </w:p>
    <w:p w14:paraId="61FD69FC" w14:textId="77777777" w:rsidR="00085DB9" w:rsidRDefault="00085DB9" w:rsidP="000B57B0">
      <w:pPr>
        <w:pStyle w:val="BodyText"/>
        <w:spacing w:before="90"/>
        <w:ind w:left="820" w:right="38"/>
        <w:jc w:val="both"/>
        <w:rPr>
          <w:sz w:val="20"/>
          <w:szCs w:val="20"/>
        </w:rPr>
      </w:pPr>
    </w:p>
    <w:bookmarkEnd w:id="182"/>
    <w:p w14:paraId="051FE9B8" w14:textId="77777777" w:rsidR="000C2DBA" w:rsidRPr="00FB643C" w:rsidRDefault="000C2DBA" w:rsidP="00FB643C">
      <w:pPr>
        <w:widowControl/>
        <w:autoSpaceDE/>
        <w:autoSpaceDN/>
        <w:spacing w:after="160" w:line="259" w:lineRule="auto"/>
        <w:rPr>
          <w:b/>
          <w:i/>
          <w:iCs/>
          <w:sz w:val="24"/>
          <w:szCs w:val="24"/>
        </w:rPr>
      </w:pPr>
      <w:r>
        <w:rPr>
          <w:b/>
          <w:sz w:val="24"/>
          <w:szCs w:val="24"/>
        </w:rPr>
        <w:br w:type="page"/>
      </w:r>
    </w:p>
    <w:p w14:paraId="0433F755" w14:textId="596AF3C0" w:rsidR="008E4680" w:rsidRDefault="000C2DBA" w:rsidP="008E4680">
      <w:pPr>
        <w:spacing w:before="208"/>
        <w:ind w:left="928"/>
        <w:rPr>
          <w:b/>
          <w:sz w:val="24"/>
        </w:rPr>
      </w:pPr>
      <w:r w:rsidRPr="001E77E8">
        <w:rPr>
          <w:b/>
          <w:sz w:val="24"/>
          <w:szCs w:val="24"/>
        </w:rPr>
        <w:lastRenderedPageBreak/>
        <w:t xml:space="preserve">Table </w:t>
      </w:r>
      <w:r>
        <w:rPr>
          <w:b/>
          <w:noProof/>
          <w:sz w:val="24"/>
          <w:szCs w:val="24"/>
        </w:rPr>
        <w:t>3</w:t>
      </w:r>
      <w:r w:rsidR="000A6FC9">
        <w:rPr>
          <w:b/>
        </w:rPr>
        <w:t>.</w:t>
      </w:r>
      <w:bookmarkStart w:id="183" w:name="Table_2._Continued._"/>
      <w:bookmarkStart w:id="184" w:name="_Hlk116643892"/>
      <w:bookmarkEnd w:id="183"/>
      <w:r w:rsidR="008E4680">
        <w:rPr>
          <w:b/>
          <w:sz w:val="24"/>
        </w:rPr>
        <w:t xml:space="preserve"> Continued</w:t>
      </w:r>
    </w:p>
    <w:tbl>
      <w:tblPr>
        <w:tblW w:w="0" w:type="auto"/>
        <w:tblInd w:w="84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8E4680" w14:paraId="0B5BF9DA" w14:textId="77777777" w:rsidTr="00816966">
        <w:trPr>
          <w:trHeight w:val="312"/>
        </w:trPr>
        <w:tc>
          <w:tcPr>
            <w:tcW w:w="2572" w:type="dxa"/>
            <w:tcBorders>
              <w:left w:val="double" w:sz="2" w:space="0" w:color="000000"/>
              <w:bottom w:val="single" w:sz="6" w:space="0" w:color="000000"/>
              <w:right w:val="single" w:sz="6" w:space="0" w:color="000000"/>
            </w:tcBorders>
          </w:tcPr>
          <w:p w14:paraId="58A42E20" w14:textId="77777777" w:rsidR="008E4680" w:rsidRDefault="008E4680" w:rsidP="00816966">
            <w:pPr>
              <w:pStyle w:val="TableParagraph"/>
              <w:spacing w:before="40"/>
              <w:ind w:left="92"/>
              <w:rPr>
                <w:b/>
                <w:sz w:val="20"/>
              </w:rPr>
            </w:pPr>
            <w:r>
              <w:rPr>
                <w:b/>
                <w:sz w:val="20"/>
              </w:rPr>
              <w:t>PARAMETER</w:t>
            </w:r>
          </w:p>
        </w:tc>
        <w:tc>
          <w:tcPr>
            <w:tcW w:w="2298" w:type="dxa"/>
            <w:tcBorders>
              <w:left w:val="single" w:sz="6" w:space="0" w:color="000000"/>
              <w:bottom w:val="single" w:sz="6" w:space="0" w:color="000000"/>
              <w:right w:val="single" w:sz="6" w:space="0" w:color="000000"/>
            </w:tcBorders>
          </w:tcPr>
          <w:p w14:paraId="2D8A6EF2" w14:textId="77777777" w:rsidR="008E4680" w:rsidRDefault="008E4680" w:rsidP="00816966">
            <w:pPr>
              <w:pStyle w:val="TableParagraph"/>
              <w:spacing w:before="40"/>
              <w:ind w:left="107"/>
              <w:rPr>
                <w:b/>
                <w:sz w:val="20"/>
              </w:rPr>
            </w:pPr>
            <w:r>
              <w:rPr>
                <w:b/>
                <w:sz w:val="20"/>
              </w:rPr>
              <w:t>METHOD / RANGE</w:t>
            </w:r>
          </w:p>
        </w:tc>
        <w:tc>
          <w:tcPr>
            <w:tcW w:w="2228" w:type="dxa"/>
            <w:tcBorders>
              <w:left w:val="single" w:sz="6" w:space="0" w:color="000000"/>
              <w:bottom w:val="single" w:sz="6" w:space="0" w:color="000000"/>
              <w:right w:val="single" w:sz="6" w:space="0" w:color="000000"/>
            </w:tcBorders>
          </w:tcPr>
          <w:p w14:paraId="32CF1447" w14:textId="77777777" w:rsidR="008E4680" w:rsidRDefault="008E4680" w:rsidP="00816966">
            <w:pPr>
              <w:pStyle w:val="TableParagraph"/>
              <w:spacing w:before="17" w:line="275" w:lineRule="exact"/>
              <w:ind w:left="229" w:right="216"/>
              <w:jc w:val="center"/>
              <w:rPr>
                <w:b/>
                <w:sz w:val="20"/>
              </w:rPr>
            </w:pPr>
            <w:r>
              <w:rPr>
                <w:b/>
                <w:sz w:val="24"/>
              </w:rPr>
              <w:t xml:space="preserve">Sensitivity </w:t>
            </w:r>
            <w:r>
              <w:rPr>
                <w:b/>
                <w:sz w:val="20"/>
              </w:rPr>
              <w:t>(DL)</w:t>
            </w:r>
          </w:p>
        </w:tc>
        <w:tc>
          <w:tcPr>
            <w:tcW w:w="1155" w:type="dxa"/>
            <w:tcBorders>
              <w:left w:val="single" w:sz="6" w:space="0" w:color="000000"/>
              <w:bottom w:val="single" w:sz="6" w:space="0" w:color="000000"/>
              <w:right w:val="single" w:sz="6" w:space="0" w:color="000000"/>
            </w:tcBorders>
          </w:tcPr>
          <w:p w14:paraId="4D49C3E1" w14:textId="77777777" w:rsidR="008E4680" w:rsidRDefault="008E4680" w:rsidP="00816966">
            <w:pPr>
              <w:pStyle w:val="TableParagraph"/>
              <w:ind w:left="371"/>
              <w:rPr>
                <w:b/>
                <w:sz w:val="20"/>
              </w:rPr>
            </w:pPr>
            <w:r>
              <w:rPr>
                <w:b/>
                <w:sz w:val="20"/>
              </w:rPr>
              <w:t>LOQ</w:t>
            </w:r>
          </w:p>
        </w:tc>
        <w:tc>
          <w:tcPr>
            <w:tcW w:w="3839" w:type="dxa"/>
            <w:tcBorders>
              <w:left w:val="single" w:sz="6" w:space="0" w:color="000000"/>
              <w:bottom w:val="single" w:sz="6" w:space="0" w:color="000000"/>
              <w:right w:val="single" w:sz="6" w:space="0" w:color="000000"/>
            </w:tcBorders>
          </w:tcPr>
          <w:p w14:paraId="21EC71A5" w14:textId="445F14ED" w:rsidR="008E4680" w:rsidRDefault="008E4680" w:rsidP="00816966">
            <w:pPr>
              <w:pStyle w:val="TableParagraph"/>
              <w:spacing w:before="40"/>
              <w:ind w:left="333" w:right="316"/>
              <w:jc w:val="center"/>
              <w:rPr>
                <w:b/>
                <w:sz w:val="20"/>
              </w:rPr>
            </w:pPr>
            <w:r>
              <w:rPr>
                <w:b/>
                <w:sz w:val="20"/>
              </w:rPr>
              <w:t>OVERALL PROJECT PRECISION</w:t>
            </w:r>
            <w:r w:rsidR="000A6FC9">
              <w:rPr>
                <w:rStyle w:val="FootnoteReference"/>
                <w:b/>
                <w:sz w:val="20"/>
              </w:rPr>
              <w:footnoteReference w:id="4"/>
            </w:r>
          </w:p>
        </w:tc>
        <w:tc>
          <w:tcPr>
            <w:tcW w:w="1571" w:type="dxa"/>
            <w:tcBorders>
              <w:left w:val="single" w:sz="6" w:space="0" w:color="000000"/>
              <w:bottom w:val="single" w:sz="6" w:space="0" w:color="000000"/>
              <w:right w:val="double" w:sz="2" w:space="0" w:color="000000"/>
            </w:tcBorders>
          </w:tcPr>
          <w:p w14:paraId="06D097CB" w14:textId="77777777" w:rsidR="008E4680" w:rsidRDefault="008E4680" w:rsidP="00816966">
            <w:pPr>
              <w:pStyle w:val="TableParagraph"/>
              <w:spacing w:before="40"/>
              <w:ind w:left="188" w:right="156"/>
              <w:jc w:val="center"/>
              <w:rPr>
                <w:b/>
                <w:sz w:val="20"/>
              </w:rPr>
            </w:pPr>
            <w:r>
              <w:rPr>
                <w:b/>
                <w:sz w:val="20"/>
              </w:rPr>
              <w:t>ACCURACY</w:t>
            </w:r>
          </w:p>
        </w:tc>
      </w:tr>
      <w:tr w:rsidR="000A6FC9" w14:paraId="6806E34F" w14:textId="77777777" w:rsidTr="00816966">
        <w:trPr>
          <w:trHeight w:val="231"/>
        </w:trPr>
        <w:tc>
          <w:tcPr>
            <w:tcW w:w="2572" w:type="dxa"/>
            <w:tcBorders>
              <w:top w:val="single" w:sz="6" w:space="0" w:color="000000"/>
              <w:left w:val="double" w:sz="2" w:space="0" w:color="000000"/>
              <w:bottom w:val="single" w:sz="6" w:space="0" w:color="000000"/>
              <w:right w:val="single" w:sz="6" w:space="0" w:color="000000"/>
            </w:tcBorders>
          </w:tcPr>
          <w:p w14:paraId="013EF62E" w14:textId="77777777" w:rsidR="000A6FC9" w:rsidRDefault="000A6FC9" w:rsidP="00816966">
            <w:pPr>
              <w:pStyle w:val="TableParagraph"/>
              <w:spacing w:line="211" w:lineRule="exact"/>
              <w:ind w:left="92"/>
              <w:rPr>
                <w:sz w:val="20"/>
              </w:rPr>
            </w:pPr>
            <w:r>
              <w:rPr>
                <w:sz w:val="20"/>
              </w:rPr>
              <w:t>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6776E33A" w14:textId="77777777" w:rsidR="000A6FC9" w:rsidRDefault="000A6FC9" w:rsidP="00816966">
            <w:pPr>
              <w:pStyle w:val="TableParagraph"/>
              <w:spacing w:line="211" w:lineRule="exact"/>
              <w:ind w:left="107"/>
              <w:rPr>
                <w:sz w:val="20"/>
              </w:rPr>
            </w:pPr>
            <w:r>
              <w:rPr>
                <w:sz w:val="20"/>
              </w:rPr>
              <w:t>EPA 602 by GCPID</w:t>
            </w:r>
          </w:p>
        </w:tc>
        <w:tc>
          <w:tcPr>
            <w:tcW w:w="2228" w:type="dxa"/>
            <w:tcBorders>
              <w:top w:val="single" w:sz="6" w:space="0" w:color="000000"/>
              <w:left w:val="single" w:sz="6" w:space="0" w:color="000000"/>
              <w:bottom w:val="single" w:sz="6" w:space="0" w:color="000000"/>
              <w:right w:val="single" w:sz="6" w:space="0" w:color="000000"/>
            </w:tcBorders>
          </w:tcPr>
          <w:p w14:paraId="56F821D4" w14:textId="77777777" w:rsidR="000A6FC9" w:rsidRDefault="000A6FC9" w:rsidP="00816966">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0836ADB1" w14:textId="77777777" w:rsidR="000A6FC9" w:rsidRDefault="000A6FC9" w:rsidP="00816966">
            <w:pPr>
              <w:pStyle w:val="TableParagraph"/>
              <w:spacing w:line="211" w:lineRule="exact"/>
              <w:ind w:right="162"/>
              <w:jc w:val="right"/>
              <w:rPr>
                <w:sz w:val="20"/>
              </w:rPr>
            </w:pPr>
            <w:r>
              <w:rPr>
                <w:sz w:val="20"/>
              </w:rPr>
              <w:t>0.50 µg/L</w:t>
            </w:r>
          </w:p>
        </w:tc>
        <w:tc>
          <w:tcPr>
            <w:tcW w:w="3839" w:type="dxa"/>
            <w:tcBorders>
              <w:top w:val="single" w:sz="6" w:space="0" w:color="000000"/>
              <w:left w:val="single" w:sz="6" w:space="0" w:color="000000"/>
              <w:bottom w:val="single" w:sz="6" w:space="0" w:color="000000"/>
              <w:right w:val="single" w:sz="6" w:space="0" w:color="000000"/>
            </w:tcBorders>
          </w:tcPr>
          <w:p w14:paraId="34B21374" w14:textId="77777777" w:rsidR="000A6FC9" w:rsidRDefault="000A6FC9" w:rsidP="00816966">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2EA10CCD" w14:textId="77777777" w:rsidR="000A6FC9" w:rsidRDefault="000A6FC9" w:rsidP="00816966">
            <w:pPr>
              <w:pStyle w:val="TableParagraph"/>
              <w:spacing w:line="227" w:lineRule="exact"/>
              <w:rPr>
                <w:sz w:val="20"/>
              </w:rPr>
            </w:pPr>
            <w:r>
              <w:rPr>
                <w:sz w:val="20"/>
              </w:rPr>
              <w:t>Calibration: ±15%</w:t>
            </w:r>
          </w:p>
          <w:p w14:paraId="7374EF22" w14:textId="77777777" w:rsidR="000A6FC9" w:rsidRDefault="000A6FC9" w:rsidP="00816966">
            <w:pPr>
              <w:pStyle w:val="TableParagraph"/>
              <w:spacing w:line="211" w:lineRule="exact"/>
              <w:ind w:right="153"/>
              <w:rPr>
                <w:sz w:val="20"/>
              </w:rPr>
            </w:pPr>
            <w:r>
              <w:rPr>
                <w:sz w:val="20"/>
              </w:rPr>
              <w:t>Recovery: ±30%</w:t>
            </w:r>
          </w:p>
        </w:tc>
      </w:tr>
      <w:tr w:rsidR="008E4680" w14:paraId="70E50177" w14:textId="77777777" w:rsidTr="00816966">
        <w:trPr>
          <w:trHeight w:val="231"/>
        </w:trPr>
        <w:tc>
          <w:tcPr>
            <w:tcW w:w="2572" w:type="dxa"/>
            <w:tcBorders>
              <w:top w:val="single" w:sz="6" w:space="0" w:color="000000"/>
              <w:left w:val="double" w:sz="2" w:space="0" w:color="000000"/>
              <w:bottom w:val="single" w:sz="6" w:space="0" w:color="000000"/>
              <w:right w:val="single" w:sz="6" w:space="0" w:color="000000"/>
            </w:tcBorders>
          </w:tcPr>
          <w:p w14:paraId="628CCF06" w14:textId="77777777" w:rsidR="008E4680" w:rsidRDefault="008E4680" w:rsidP="00816966">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tcPr>
          <w:p w14:paraId="4EEF072D" w14:textId="77777777" w:rsidR="008E4680" w:rsidRDefault="008E4680" w:rsidP="00816966">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42F315B3" w14:textId="77777777" w:rsidR="008E4680" w:rsidRDefault="008E4680" w:rsidP="00816966">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02945164" w14:textId="77777777" w:rsidR="008E4680" w:rsidRDefault="008E4680" w:rsidP="00816966">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tcPr>
          <w:p w14:paraId="0F03293F" w14:textId="77777777" w:rsidR="008E4680" w:rsidRDefault="008E4680" w:rsidP="00816966">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0752070C" w14:textId="77777777" w:rsidR="008E4680" w:rsidRDefault="008E4680" w:rsidP="00816966">
            <w:pPr>
              <w:pStyle w:val="TableParagraph"/>
              <w:spacing w:line="211" w:lineRule="exact"/>
              <w:ind w:left="188" w:right="153"/>
              <w:jc w:val="center"/>
              <w:rPr>
                <w:sz w:val="20"/>
              </w:rPr>
            </w:pPr>
            <w:r>
              <w:rPr>
                <w:sz w:val="20"/>
              </w:rPr>
              <w:t>±20.5%</w:t>
            </w:r>
          </w:p>
        </w:tc>
      </w:tr>
      <w:tr w:rsidR="008E4680" w14:paraId="1DD6AE4C"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1C763595" w14:textId="77777777" w:rsidR="008E4680" w:rsidRDefault="008E4680" w:rsidP="00816966">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tcPr>
          <w:p w14:paraId="7DF258A3"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53F584E"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7A2B822C"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722DCA04"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61ABFB5B" w14:textId="77777777" w:rsidR="008E4680" w:rsidRDefault="008E4680" w:rsidP="00816966">
            <w:pPr>
              <w:pStyle w:val="TableParagraph"/>
              <w:spacing w:line="210" w:lineRule="exact"/>
              <w:ind w:left="188" w:right="155"/>
              <w:jc w:val="center"/>
              <w:rPr>
                <w:sz w:val="20"/>
              </w:rPr>
            </w:pPr>
            <w:r>
              <w:rPr>
                <w:sz w:val="20"/>
              </w:rPr>
              <w:t>±21%</w:t>
            </w:r>
          </w:p>
        </w:tc>
      </w:tr>
      <w:tr w:rsidR="008E4680" w14:paraId="3A00571C"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4FE96416" w14:textId="77777777" w:rsidR="008E4680" w:rsidRDefault="008E4680" w:rsidP="00816966">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tcPr>
          <w:p w14:paraId="47B18EF6"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01C64D96"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2F9B1B48"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6C725DF1"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7A8ACDA6" w14:textId="77777777" w:rsidR="008E4680" w:rsidRDefault="008E4680" w:rsidP="00816966">
            <w:pPr>
              <w:pStyle w:val="TableParagraph"/>
              <w:spacing w:line="210" w:lineRule="exact"/>
              <w:ind w:left="188" w:right="153"/>
              <w:jc w:val="center"/>
              <w:rPr>
                <w:sz w:val="20"/>
              </w:rPr>
            </w:pPr>
            <w:r>
              <w:rPr>
                <w:sz w:val="20"/>
              </w:rPr>
              <w:t>±20.5%</w:t>
            </w:r>
          </w:p>
        </w:tc>
      </w:tr>
      <w:tr w:rsidR="008E4680" w14:paraId="63B8A58E"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3A1AA61D" w14:textId="77777777" w:rsidR="008E4680" w:rsidRDefault="008E4680" w:rsidP="00816966">
            <w:pPr>
              <w:pStyle w:val="TableParagraph"/>
              <w:spacing w:line="210" w:lineRule="exact"/>
              <w:ind w:left="92"/>
              <w:rPr>
                <w:sz w:val="20"/>
              </w:rPr>
            </w:pPr>
            <w:r>
              <w:rPr>
                <w:sz w:val="20"/>
              </w:rPr>
              <w:t>m,p-Xylene (total)</w:t>
            </w:r>
          </w:p>
        </w:tc>
        <w:tc>
          <w:tcPr>
            <w:tcW w:w="2298" w:type="dxa"/>
            <w:tcBorders>
              <w:top w:val="single" w:sz="6" w:space="0" w:color="000000"/>
              <w:left w:val="single" w:sz="6" w:space="0" w:color="000000"/>
              <w:bottom w:val="single" w:sz="6" w:space="0" w:color="000000"/>
              <w:right w:val="single" w:sz="6" w:space="0" w:color="000000"/>
            </w:tcBorders>
          </w:tcPr>
          <w:p w14:paraId="2B637151"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0FEEE8B" w14:textId="77777777" w:rsidR="008E4680" w:rsidRDefault="008E4680" w:rsidP="00816966">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tcPr>
          <w:p w14:paraId="6F121439" w14:textId="77777777" w:rsidR="008E4680" w:rsidRDefault="008E4680" w:rsidP="00816966">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tcPr>
          <w:p w14:paraId="239EC4B9"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1CEDA3FB" w14:textId="77777777" w:rsidR="008E4680" w:rsidRDefault="008E4680" w:rsidP="00816966">
            <w:pPr>
              <w:pStyle w:val="TableParagraph"/>
              <w:spacing w:line="210" w:lineRule="exact"/>
              <w:ind w:left="188" w:right="153"/>
              <w:jc w:val="center"/>
              <w:rPr>
                <w:sz w:val="20"/>
              </w:rPr>
            </w:pPr>
            <w:r>
              <w:rPr>
                <w:sz w:val="20"/>
              </w:rPr>
              <w:t>±20.5%</w:t>
            </w:r>
          </w:p>
        </w:tc>
      </w:tr>
      <w:tr w:rsidR="008E4680" w14:paraId="5CDEF996"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3DB41C77" w14:textId="77777777" w:rsidR="008E4680" w:rsidRDefault="008E4680" w:rsidP="00816966">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tcPr>
          <w:p w14:paraId="41B4DFF1"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2FFEACE"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3EDFBAE6"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2811F022"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53361561" w14:textId="77777777" w:rsidR="008E4680" w:rsidRDefault="008E4680" w:rsidP="00816966">
            <w:pPr>
              <w:pStyle w:val="TableParagraph"/>
              <w:spacing w:line="210" w:lineRule="exact"/>
              <w:ind w:left="188" w:right="155"/>
              <w:jc w:val="center"/>
              <w:rPr>
                <w:sz w:val="20"/>
              </w:rPr>
            </w:pPr>
            <w:r>
              <w:rPr>
                <w:sz w:val="20"/>
              </w:rPr>
              <w:t>±22%</w:t>
            </w:r>
          </w:p>
        </w:tc>
      </w:tr>
      <w:tr w:rsidR="008E4680" w14:paraId="028ED50E" w14:textId="77777777" w:rsidTr="00816966">
        <w:trPr>
          <w:trHeight w:val="460"/>
        </w:trPr>
        <w:tc>
          <w:tcPr>
            <w:tcW w:w="2572" w:type="dxa"/>
            <w:tcBorders>
              <w:top w:val="single" w:sz="6" w:space="0" w:color="000000"/>
              <w:left w:val="double" w:sz="2" w:space="0" w:color="000000"/>
              <w:bottom w:val="single" w:sz="6" w:space="0" w:color="000000"/>
              <w:right w:val="single" w:sz="6" w:space="0" w:color="000000"/>
            </w:tcBorders>
          </w:tcPr>
          <w:p w14:paraId="7119D70A" w14:textId="77777777" w:rsidR="008E4680" w:rsidRDefault="008E4680" w:rsidP="00816966">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tcPr>
          <w:p w14:paraId="075B9BE3" w14:textId="77777777" w:rsidR="008E4680" w:rsidRDefault="008E4680" w:rsidP="00816966">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607813AD" w14:textId="77777777" w:rsidR="008E4680" w:rsidRDefault="008E4680" w:rsidP="00816966">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7997C73C" w14:textId="77777777" w:rsidR="008E4680" w:rsidRDefault="008E4680" w:rsidP="00816966">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4EC33E82" w14:textId="77777777" w:rsidR="008E4680" w:rsidRDefault="008E4680" w:rsidP="00816966">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3341E8DA" w14:textId="77777777" w:rsidR="008E4680" w:rsidRDefault="008E4680" w:rsidP="00816966">
            <w:pPr>
              <w:pStyle w:val="TableParagraph"/>
              <w:spacing w:line="228" w:lineRule="exact"/>
              <w:ind w:left="188" w:right="153"/>
              <w:jc w:val="center"/>
              <w:rPr>
                <w:sz w:val="20"/>
              </w:rPr>
            </w:pPr>
            <w:r>
              <w:rPr>
                <w:sz w:val="20"/>
              </w:rPr>
              <w:t>±18.5%</w:t>
            </w:r>
          </w:p>
        </w:tc>
      </w:tr>
      <w:tr w:rsidR="008E4680" w14:paraId="68DC5332" w14:textId="77777777" w:rsidTr="00816966">
        <w:trPr>
          <w:trHeight w:val="460"/>
        </w:trPr>
        <w:tc>
          <w:tcPr>
            <w:tcW w:w="2572" w:type="dxa"/>
            <w:tcBorders>
              <w:top w:val="single" w:sz="6" w:space="0" w:color="000000"/>
              <w:left w:val="double" w:sz="2" w:space="0" w:color="000000"/>
              <w:bottom w:val="single" w:sz="6" w:space="0" w:color="000000"/>
              <w:right w:val="single" w:sz="6" w:space="0" w:color="000000"/>
            </w:tcBorders>
          </w:tcPr>
          <w:p w14:paraId="3C90361B" w14:textId="77777777" w:rsidR="008E4680" w:rsidRDefault="008E4680" w:rsidP="00816966">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0378703F" w14:textId="77777777" w:rsidR="008E4680" w:rsidRDefault="008E4680" w:rsidP="00816966">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E76E17A" w14:textId="77777777" w:rsidR="008E4680" w:rsidRDefault="008E4680" w:rsidP="00816966">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71B4CED2" w14:textId="77777777" w:rsidR="008E4680" w:rsidRDefault="008E4680" w:rsidP="00816966">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406F55C2" w14:textId="77777777" w:rsidR="008E4680" w:rsidRDefault="008E4680" w:rsidP="00816966">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0A39DCE7" w14:textId="77777777" w:rsidR="008E4680" w:rsidRDefault="008E4680" w:rsidP="00816966">
            <w:pPr>
              <w:pStyle w:val="TableParagraph"/>
              <w:spacing w:line="228" w:lineRule="exact"/>
              <w:ind w:left="188" w:right="153"/>
              <w:jc w:val="center"/>
              <w:rPr>
                <w:sz w:val="20"/>
              </w:rPr>
            </w:pPr>
            <w:r>
              <w:rPr>
                <w:sz w:val="20"/>
              </w:rPr>
              <w:t>±14.4%</w:t>
            </w:r>
          </w:p>
        </w:tc>
      </w:tr>
      <w:tr w:rsidR="008E4680" w14:paraId="7910D01C" w14:textId="77777777" w:rsidTr="00816966">
        <w:trPr>
          <w:trHeight w:val="460"/>
        </w:trPr>
        <w:tc>
          <w:tcPr>
            <w:tcW w:w="2572" w:type="dxa"/>
            <w:tcBorders>
              <w:top w:val="single" w:sz="6" w:space="0" w:color="000000"/>
              <w:left w:val="double" w:sz="2" w:space="0" w:color="000000"/>
              <w:bottom w:val="double" w:sz="2" w:space="0" w:color="000000"/>
              <w:right w:val="single" w:sz="6" w:space="0" w:color="000000"/>
            </w:tcBorders>
          </w:tcPr>
          <w:p w14:paraId="677097BA" w14:textId="77777777" w:rsidR="008E4680" w:rsidRDefault="008E4680" w:rsidP="00816966">
            <w:pPr>
              <w:pStyle w:val="TableParagraph"/>
              <w:spacing w:line="227" w:lineRule="exact"/>
              <w:ind w:left="92"/>
              <w:rPr>
                <w:sz w:val="20"/>
              </w:rPr>
            </w:pPr>
            <w:r>
              <w:rPr>
                <w:sz w:val="20"/>
              </w:rPr>
              <w:t>Toluene D-8</w:t>
            </w:r>
          </w:p>
          <w:p w14:paraId="6579B05B" w14:textId="77777777" w:rsidR="008E4680" w:rsidRDefault="008E4680" w:rsidP="00816966">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tcPr>
          <w:p w14:paraId="086F8195" w14:textId="77777777" w:rsidR="008E4680" w:rsidRDefault="008E4680" w:rsidP="00816966">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38CAE189" w14:textId="77777777" w:rsidR="008E4680" w:rsidRDefault="008E4680" w:rsidP="00816966">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5A3B0548" w14:textId="77777777" w:rsidR="008E4680" w:rsidRDefault="008E4680" w:rsidP="00816966">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2546840F" w14:textId="77777777" w:rsidR="008E4680" w:rsidRDefault="008E4680" w:rsidP="00816966">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tcPr>
          <w:p w14:paraId="1D44F251" w14:textId="77777777" w:rsidR="008E4680" w:rsidRDefault="008E4680" w:rsidP="00816966">
            <w:pPr>
              <w:pStyle w:val="TableParagraph"/>
              <w:spacing w:line="227" w:lineRule="exact"/>
              <w:ind w:left="188" w:right="153"/>
              <w:jc w:val="center"/>
              <w:rPr>
                <w:sz w:val="20"/>
              </w:rPr>
            </w:pPr>
            <w:r>
              <w:rPr>
                <w:sz w:val="20"/>
              </w:rPr>
              <w:t>±11.5%</w:t>
            </w:r>
          </w:p>
        </w:tc>
      </w:tr>
    </w:tbl>
    <w:p w14:paraId="150CB557" w14:textId="77777777" w:rsidR="008E4680" w:rsidRDefault="008E4680" w:rsidP="008E4680">
      <w:pPr>
        <w:spacing w:before="90"/>
        <w:ind w:left="820"/>
        <w:rPr>
          <w:b/>
          <w:sz w:val="24"/>
        </w:rPr>
      </w:pPr>
      <w:bookmarkStart w:id="185" w:name="_bookmark8"/>
      <w:bookmarkStart w:id="186" w:name="_Hlk116644188"/>
      <w:bookmarkEnd w:id="179"/>
      <w:bookmarkEnd w:id="184"/>
      <w:bookmarkEnd w:id="185"/>
    </w:p>
    <w:p w14:paraId="23958520" w14:textId="77777777" w:rsidR="008E4680" w:rsidRDefault="008E4680" w:rsidP="008E4680">
      <w:pPr>
        <w:spacing w:before="90"/>
        <w:ind w:left="820"/>
        <w:rPr>
          <w:b/>
          <w:sz w:val="24"/>
        </w:rPr>
      </w:pPr>
    </w:p>
    <w:p w14:paraId="3A20F125" w14:textId="77777777" w:rsidR="008E4680" w:rsidRDefault="008E4680" w:rsidP="008E4680">
      <w:pPr>
        <w:spacing w:before="90"/>
        <w:ind w:left="820"/>
        <w:rPr>
          <w:b/>
          <w:sz w:val="24"/>
        </w:rPr>
      </w:pPr>
    </w:p>
    <w:p w14:paraId="1CCFEE16" w14:textId="77777777" w:rsidR="008E4680" w:rsidRDefault="008E4680" w:rsidP="008E4680">
      <w:pPr>
        <w:spacing w:before="90"/>
        <w:ind w:left="820"/>
        <w:rPr>
          <w:b/>
          <w:sz w:val="24"/>
        </w:rPr>
      </w:pPr>
    </w:p>
    <w:p w14:paraId="6FED8D11" w14:textId="77777777" w:rsidR="008E4680" w:rsidRDefault="008E4680" w:rsidP="008E4680">
      <w:pPr>
        <w:spacing w:before="90"/>
        <w:ind w:left="820"/>
        <w:rPr>
          <w:b/>
          <w:sz w:val="24"/>
        </w:rPr>
      </w:pPr>
    </w:p>
    <w:p w14:paraId="0749C588" w14:textId="77777777" w:rsidR="008E4680" w:rsidRDefault="008E4680" w:rsidP="008E4680">
      <w:pPr>
        <w:spacing w:before="90"/>
        <w:ind w:left="820"/>
        <w:rPr>
          <w:b/>
          <w:sz w:val="24"/>
        </w:rPr>
      </w:pPr>
    </w:p>
    <w:p w14:paraId="342BABBA" w14:textId="77777777" w:rsidR="008E4680" w:rsidRDefault="008E4680" w:rsidP="008E4680">
      <w:pPr>
        <w:spacing w:before="90"/>
        <w:ind w:left="820"/>
        <w:rPr>
          <w:b/>
          <w:sz w:val="24"/>
        </w:rPr>
      </w:pPr>
    </w:p>
    <w:p w14:paraId="0A67D6B1" w14:textId="77777777" w:rsidR="008E4680" w:rsidRDefault="008E4680" w:rsidP="008E4680">
      <w:pPr>
        <w:spacing w:before="90"/>
        <w:ind w:left="820"/>
        <w:rPr>
          <w:b/>
          <w:sz w:val="24"/>
        </w:rPr>
      </w:pPr>
    </w:p>
    <w:p w14:paraId="4CA3E8CA" w14:textId="77777777" w:rsidR="008E4680" w:rsidRDefault="008E4680" w:rsidP="008E4680">
      <w:pPr>
        <w:spacing w:before="90"/>
        <w:ind w:left="820"/>
        <w:rPr>
          <w:b/>
          <w:sz w:val="24"/>
        </w:rPr>
      </w:pPr>
    </w:p>
    <w:p w14:paraId="472678D4" w14:textId="0060FD26" w:rsidR="008E4680" w:rsidRDefault="008E4680" w:rsidP="008E4680">
      <w:pPr>
        <w:spacing w:before="90"/>
        <w:ind w:left="820"/>
        <w:rPr>
          <w:b/>
          <w:sz w:val="24"/>
        </w:rPr>
      </w:pPr>
    </w:p>
    <w:p w14:paraId="23DC39D4" w14:textId="4C289F22" w:rsidR="00FB643C" w:rsidRDefault="00FB643C">
      <w:pPr>
        <w:widowControl/>
        <w:autoSpaceDE/>
        <w:autoSpaceDN/>
        <w:spacing w:after="160" w:line="259" w:lineRule="auto"/>
        <w:rPr>
          <w:b/>
          <w:sz w:val="24"/>
        </w:rPr>
      </w:pPr>
      <w:r>
        <w:rPr>
          <w:b/>
          <w:sz w:val="24"/>
        </w:rPr>
        <w:br w:type="page"/>
      </w:r>
    </w:p>
    <w:p w14:paraId="0754CBCB" w14:textId="269871ED" w:rsidR="008E4680" w:rsidRDefault="008E4680" w:rsidP="00491817">
      <w:pPr>
        <w:spacing w:before="90"/>
        <w:rPr>
          <w:b/>
          <w:sz w:val="24"/>
        </w:rPr>
      </w:pPr>
    </w:p>
    <w:p w14:paraId="5B1ADC9C" w14:textId="4F32581B" w:rsidR="008E4680" w:rsidRDefault="008E4680" w:rsidP="008E4680">
      <w:pPr>
        <w:spacing w:before="90"/>
        <w:ind w:left="820"/>
        <w:rPr>
          <w:b/>
          <w:sz w:val="24"/>
        </w:rPr>
      </w:pPr>
      <w:bookmarkStart w:id="187" w:name="_Ref125971578"/>
      <w:bookmarkStart w:id="188" w:name="_Toc133755219"/>
      <w:r>
        <w:rPr>
          <w:b/>
          <w:sz w:val="24"/>
        </w:rPr>
        <w:t xml:space="preserve">Table </w:t>
      </w:r>
      <w:r w:rsidR="000C2DBA">
        <w:rPr>
          <w:b/>
          <w:noProof/>
          <w:sz w:val="24"/>
          <w:szCs w:val="24"/>
        </w:rPr>
        <w:t>4</w:t>
      </w:r>
      <w:bookmarkEnd w:id="187"/>
      <w:r w:rsidR="000A6FC9" w:rsidRPr="00555404">
        <w:rPr>
          <w:b/>
          <w:sz w:val="24"/>
          <w:szCs w:val="24"/>
        </w:rPr>
        <w:t>.</w:t>
      </w:r>
      <w:r>
        <w:rPr>
          <w:b/>
          <w:sz w:val="24"/>
        </w:rPr>
        <w:t xml:space="preserve"> Data Quality Objectives for Metals Collected for Agency Baseline (Supplied by SGS Laboratories, Anchorage, AK; and ALS Laboratories, Kelso, WA)</w:t>
      </w:r>
      <w:bookmarkEnd w:id="188"/>
    </w:p>
    <w:p w14:paraId="308E3529" w14:textId="77777777" w:rsidR="008E4680" w:rsidRDefault="008E4680" w:rsidP="008E4680">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516"/>
        <w:gridCol w:w="2250"/>
        <w:gridCol w:w="1890"/>
        <w:gridCol w:w="1620"/>
        <w:gridCol w:w="2610"/>
      </w:tblGrid>
      <w:tr w:rsidR="008E4680" w14:paraId="6B7E8899" w14:textId="77777777" w:rsidTr="00E9623B">
        <w:trPr>
          <w:trHeight w:val="890"/>
        </w:trPr>
        <w:tc>
          <w:tcPr>
            <w:tcW w:w="2821" w:type="dxa"/>
            <w:tcBorders>
              <w:bottom w:val="single" w:sz="6" w:space="0" w:color="000000"/>
              <w:right w:val="single" w:sz="6" w:space="0" w:color="000000"/>
            </w:tcBorders>
          </w:tcPr>
          <w:p w14:paraId="5A9A3804" w14:textId="77777777" w:rsidR="008E4680" w:rsidRPr="00A54D7E" w:rsidRDefault="008E4680" w:rsidP="00816966">
            <w:pPr>
              <w:pStyle w:val="TableParagraph"/>
              <w:rPr>
                <w:b/>
              </w:rPr>
            </w:pPr>
          </w:p>
          <w:p w14:paraId="6963CE49" w14:textId="77777777" w:rsidR="008E4680" w:rsidRPr="00A54D7E" w:rsidRDefault="008E4680" w:rsidP="00816966">
            <w:pPr>
              <w:pStyle w:val="TableParagraph"/>
              <w:spacing w:before="1"/>
              <w:ind w:left="92"/>
              <w:rPr>
                <w:b/>
                <w:sz w:val="24"/>
              </w:rPr>
            </w:pPr>
            <w:r w:rsidRPr="00A54D7E">
              <w:rPr>
                <w:b/>
                <w:sz w:val="24"/>
              </w:rPr>
              <w:t>PARAMETER</w:t>
            </w:r>
          </w:p>
        </w:tc>
        <w:tc>
          <w:tcPr>
            <w:tcW w:w="2516" w:type="dxa"/>
            <w:tcBorders>
              <w:left w:val="single" w:sz="6" w:space="0" w:color="000000"/>
              <w:bottom w:val="single" w:sz="6" w:space="0" w:color="000000"/>
              <w:right w:val="single" w:sz="6" w:space="0" w:color="000000"/>
            </w:tcBorders>
          </w:tcPr>
          <w:p w14:paraId="34EDC8BF" w14:textId="77777777" w:rsidR="008E4680" w:rsidRPr="00A54D7E" w:rsidRDefault="008E4680" w:rsidP="00816966">
            <w:pPr>
              <w:pStyle w:val="TableParagraph"/>
              <w:rPr>
                <w:b/>
              </w:rPr>
            </w:pPr>
          </w:p>
          <w:p w14:paraId="213B1564" w14:textId="77777777" w:rsidR="008E4680" w:rsidRPr="00A54D7E" w:rsidRDefault="008E4680" w:rsidP="00816966">
            <w:pPr>
              <w:pStyle w:val="TableParagraph"/>
              <w:spacing w:before="1"/>
              <w:ind w:left="107"/>
              <w:rPr>
                <w:b/>
                <w:sz w:val="24"/>
              </w:rPr>
            </w:pPr>
            <w:r w:rsidRPr="00A54D7E">
              <w:rPr>
                <w:b/>
                <w:sz w:val="24"/>
              </w:rPr>
              <w:t>METHOD</w:t>
            </w:r>
          </w:p>
        </w:tc>
        <w:tc>
          <w:tcPr>
            <w:tcW w:w="2250" w:type="dxa"/>
            <w:tcBorders>
              <w:left w:val="single" w:sz="6" w:space="0" w:color="000000"/>
              <w:bottom w:val="single" w:sz="6" w:space="0" w:color="000000"/>
              <w:right w:val="single" w:sz="6" w:space="0" w:color="000000"/>
            </w:tcBorders>
          </w:tcPr>
          <w:p w14:paraId="72B0542C" w14:textId="77777777" w:rsidR="008E4680" w:rsidRPr="00A54D7E" w:rsidRDefault="008E4680" w:rsidP="00816966">
            <w:pPr>
              <w:pStyle w:val="TableParagraph"/>
              <w:spacing w:before="116"/>
              <w:ind w:left="748" w:right="296" w:hanging="414"/>
              <w:rPr>
                <w:b/>
                <w:sz w:val="24"/>
              </w:rPr>
            </w:pPr>
            <w:r w:rsidRPr="00A54D7E">
              <w:rPr>
                <w:b/>
                <w:sz w:val="24"/>
              </w:rPr>
              <w:t>SENSITIVITY (DL)</w:t>
            </w:r>
          </w:p>
        </w:tc>
        <w:tc>
          <w:tcPr>
            <w:tcW w:w="1890" w:type="dxa"/>
            <w:tcBorders>
              <w:left w:val="single" w:sz="6" w:space="0" w:color="000000"/>
              <w:bottom w:val="single" w:sz="6" w:space="0" w:color="000000"/>
              <w:right w:val="single" w:sz="6" w:space="0" w:color="000000"/>
            </w:tcBorders>
          </w:tcPr>
          <w:p w14:paraId="719A1AAF" w14:textId="77777777" w:rsidR="008E4680" w:rsidRPr="00A54D7E" w:rsidRDefault="008E4680" w:rsidP="00816966">
            <w:pPr>
              <w:pStyle w:val="TableParagraph"/>
              <w:spacing w:before="46"/>
              <w:ind w:left="478" w:right="460"/>
              <w:jc w:val="center"/>
              <w:rPr>
                <w:b/>
                <w:sz w:val="24"/>
              </w:rPr>
            </w:pPr>
            <w:r w:rsidRPr="00A54D7E">
              <w:rPr>
                <w:b/>
                <w:sz w:val="24"/>
              </w:rPr>
              <w:t>LOQ</w:t>
            </w:r>
          </w:p>
        </w:tc>
        <w:tc>
          <w:tcPr>
            <w:tcW w:w="1620" w:type="dxa"/>
            <w:tcBorders>
              <w:left w:val="single" w:sz="6" w:space="0" w:color="000000"/>
              <w:bottom w:val="single" w:sz="6" w:space="0" w:color="000000"/>
              <w:right w:val="single" w:sz="6" w:space="0" w:color="000000"/>
            </w:tcBorders>
          </w:tcPr>
          <w:p w14:paraId="3FFEB1C5" w14:textId="0B83CDA9" w:rsidR="008E4680" w:rsidRDefault="008E4680" w:rsidP="00816966">
            <w:pPr>
              <w:pStyle w:val="TableParagraph"/>
              <w:spacing w:before="45"/>
              <w:ind w:right="416"/>
              <w:jc w:val="center"/>
              <w:rPr>
                <w:b/>
                <w:sz w:val="20"/>
              </w:rPr>
            </w:pPr>
            <w:r>
              <w:rPr>
                <w:b/>
                <w:sz w:val="20"/>
              </w:rPr>
              <w:t>OVERALL PROJECT PRECISION</w:t>
            </w:r>
            <w:r w:rsidR="000A6FC9">
              <w:rPr>
                <w:rStyle w:val="FootnoteReference"/>
                <w:b/>
                <w:sz w:val="20"/>
              </w:rPr>
              <w:footnoteReference w:id="5"/>
            </w:r>
          </w:p>
        </w:tc>
        <w:tc>
          <w:tcPr>
            <w:tcW w:w="2610" w:type="dxa"/>
            <w:tcBorders>
              <w:left w:val="single" w:sz="6" w:space="0" w:color="000000"/>
              <w:bottom w:val="single" w:sz="6" w:space="0" w:color="000000"/>
            </w:tcBorders>
          </w:tcPr>
          <w:p w14:paraId="28F6B8B2" w14:textId="77777777" w:rsidR="008E4680" w:rsidRDefault="008E4680" w:rsidP="00816966">
            <w:pPr>
              <w:pStyle w:val="TableParagraph"/>
              <w:spacing w:before="7"/>
              <w:rPr>
                <w:b/>
                <w:sz w:val="26"/>
              </w:rPr>
            </w:pPr>
          </w:p>
          <w:p w14:paraId="1C184E3F" w14:textId="77777777" w:rsidR="008E4680" w:rsidRDefault="008E4680" w:rsidP="00816966">
            <w:pPr>
              <w:pStyle w:val="TableParagraph"/>
              <w:ind w:left="318" w:right="281"/>
              <w:jc w:val="center"/>
              <w:rPr>
                <w:b/>
                <w:sz w:val="24"/>
              </w:rPr>
            </w:pPr>
            <w:r>
              <w:rPr>
                <w:b/>
                <w:sz w:val="24"/>
              </w:rPr>
              <w:t>ACCURACY</w:t>
            </w:r>
          </w:p>
        </w:tc>
      </w:tr>
      <w:tr w:rsidR="008E4680" w14:paraId="02D618CC" w14:textId="77777777" w:rsidTr="00E9623B">
        <w:trPr>
          <w:trHeight w:val="828"/>
        </w:trPr>
        <w:tc>
          <w:tcPr>
            <w:tcW w:w="2821" w:type="dxa"/>
            <w:tcBorders>
              <w:top w:val="single" w:sz="6" w:space="0" w:color="000000"/>
              <w:bottom w:val="single" w:sz="6" w:space="0" w:color="000000"/>
              <w:right w:val="single" w:sz="6" w:space="0" w:color="000000"/>
            </w:tcBorders>
          </w:tcPr>
          <w:p w14:paraId="704B3AE2" w14:textId="77777777" w:rsidR="008E4680" w:rsidRPr="00A54D7E" w:rsidRDefault="008E4680" w:rsidP="00816966">
            <w:pPr>
              <w:pStyle w:val="TableParagraph"/>
              <w:spacing w:line="274" w:lineRule="exact"/>
              <w:ind w:left="92"/>
              <w:rPr>
                <w:sz w:val="24"/>
              </w:rPr>
            </w:pPr>
            <w:r w:rsidRPr="00A54D7E">
              <w:rPr>
                <w:sz w:val="24"/>
              </w:rPr>
              <w:t>Hardness</w:t>
            </w:r>
          </w:p>
        </w:tc>
        <w:tc>
          <w:tcPr>
            <w:tcW w:w="2516" w:type="dxa"/>
            <w:tcBorders>
              <w:top w:val="single" w:sz="6" w:space="0" w:color="000000"/>
              <w:left w:val="single" w:sz="6" w:space="0" w:color="000000"/>
              <w:bottom w:val="single" w:sz="6" w:space="0" w:color="000000"/>
              <w:right w:val="single" w:sz="6" w:space="0" w:color="000000"/>
            </w:tcBorders>
          </w:tcPr>
          <w:p w14:paraId="111EE01F" w14:textId="77777777" w:rsidR="008E4680" w:rsidRPr="008200D5" w:rsidRDefault="008E4680" w:rsidP="00816966">
            <w:pPr>
              <w:pStyle w:val="TableParagraph"/>
              <w:spacing w:line="273" w:lineRule="exact"/>
              <w:ind w:left="107"/>
              <w:rPr>
                <w:sz w:val="24"/>
              </w:rPr>
            </w:pPr>
            <w:r w:rsidRPr="00A54D7E">
              <w:rPr>
                <w:sz w:val="24"/>
              </w:rPr>
              <w:t>Calculated from Ca, total</w:t>
            </w:r>
            <w:r>
              <w:rPr>
                <w:sz w:val="24"/>
              </w:rPr>
              <w:t xml:space="preserve"> </w:t>
            </w:r>
            <w:r w:rsidRPr="00A54D7E">
              <w:rPr>
                <w:position w:val="1"/>
                <w:sz w:val="24"/>
              </w:rPr>
              <w:t>and Mg, total as CaCO</w:t>
            </w:r>
            <w:r w:rsidRPr="00A54D7E">
              <w:rPr>
                <w:sz w:val="16"/>
              </w:rPr>
              <w:t xml:space="preserve">3 </w:t>
            </w:r>
            <w:r w:rsidRPr="00A54D7E">
              <w:rPr>
                <w:position w:val="1"/>
                <w:sz w:val="24"/>
              </w:rPr>
              <w:t>+ MgCO</w:t>
            </w:r>
            <w:r w:rsidRPr="00A54D7E">
              <w:rPr>
                <w:sz w:val="16"/>
              </w:rPr>
              <w:t>3</w:t>
            </w:r>
          </w:p>
        </w:tc>
        <w:tc>
          <w:tcPr>
            <w:tcW w:w="2250" w:type="dxa"/>
            <w:tcBorders>
              <w:top w:val="single" w:sz="6" w:space="0" w:color="000000"/>
              <w:left w:val="single" w:sz="6" w:space="0" w:color="000000"/>
              <w:bottom w:val="single" w:sz="6" w:space="0" w:color="000000"/>
              <w:right w:val="single" w:sz="6" w:space="0" w:color="000000"/>
            </w:tcBorders>
          </w:tcPr>
          <w:p w14:paraId="6888CE04" w14:textId="77777777" w:rsidR="008E4680" w:rsidRPr="00A54D7E" w:rsidRDefault="008E4680" w:rsidP="00816966">
            <w:pPr>
              <w:pStyle w:val="TableParagraph"/>
            </w:pPr>
          </w:p>
        </w:tc>
        <w:tc>
          <w:tcPr>
            <w:tcW w:w="1890" w:type="dxa"/>
            <w:tcBorders>
              <w:top w:val="single" w:sz="6" w:space="0" w:color="000000"/>
              <w:left w:val="single" w:sz="6" w:space="0" w:color="000000"/>
              <w:bottom w:val="single" w:sz="6" w:space="0" w:color="000000"/>
              <w:right w:val="single" w:sz="6" w:space="0" w:color="000000"/>
            </w:tcBorders>
          </w:tcPr>
          <w:p w14:paraId="6354579A" w14:textId="77777777" w:rsidR="008E4680" w:rsidRPr="00A54D7E" w:rsidRDefault="008E4680" w:rsidP="00816966">
            <w:pPr>
              <w:pStyle w:val="TableParagraph"/>
            </w:pPr>
          </w:p>
        </w:tc>
        <w:tc>
          <w:tcPr>
            <w:tcW w:w="1620" w:type="dxa"/>
            <w:tcBorders>
              <w:top w:val="single" w:sz="6" w:space="0" w:color="000000"/>
              <w:left w:val="single" w:sz="6" w:space="0" w:color="000000"/>
              <w:bottom w:val="single" w:sz="6" w:space="0" w:color="000000"/>
              <w:right w:val="single" w:sz="6" w:space="0" w:color="000000"/>
            </w:tcBorders>
          </w:tcPr>
          <w:p w14:paraId="35B19B38" w14:textId="77777777" w:rsidR="008E4680" w:rsidRDefault="008E4680" w:rsidP="00816966">
            <w:pPr>
              <w:pStyle w:val="TableParagraph"/>
            </w:pPr>
          </w:p>
        </w:tc>
        <w:tc>
          <w:tcPr>
            <w:tcW w:w="2610" w:type="dxa"/>
            <w:tcBorders>
              <w:top w:val="single" w:sz="6" w:space="0" w:color="000000"/>
              <w:left w:val="single" w:sz="6" w:space="0" w:color="000000"/>
              <w:bottom w:val="single" w:sz="6" w:space="0" w:color="000000"/>
            </w:tcBorders>
          </w:tcPr>
          <w:p w14:paraId="799C78E0" w14:textId="77777777" w:rsidR="008E4680" w:rsidRDefault="008E4680" w:rsidP="00816966">
            <w:pPr>
              <w:pStyle w:val="TableParagraph"/>
            </w:pPr>
          </w:p>
        </w:tc>
      </w:tr>
      <w:tr w:rsidR="008E4680" w14:paraId="58DC6419" w14:textId="77777777" w:rsidTr="00E9623B">
        <w:trPr>
          <w:trHeight w:val="265"/>
        </w:trPr>
        <w:tc>
          <w:tcPr>
            <w:tcW w:w="2821" w:type="dxa"/>
            <w:tcBorders>
              <w:top w:val="single" w:sz="6" w:space="0" w:color="000000"/>
              <w:bottom w:val="single" w:sz="6" w:space="0" w:color="000000"/>
              <w:right w:val="single" w:sz="6" w:space="0" w:color="000000"/>
            </w:tcBorders>
          </w:tcPr>
          <w:p w14:paraId="6A82017B" w14:textId="77777777" w:rsidR="008E4680" w:rsidRPr="008200D5" w:rsidRDefault="008E4680" w:rsidP="00816966">
            <w:pPr>
              <w:pStyle w:val="TableParagraph"/>
              <w:spacing w:line="246" w:lineRule="exact"/>
              <w:ind w:left="92"/>
              <w:rPr>
                <w:sz w:val="24"/>
              </w:rPr>
            </w:pPr>
            <w:r w:rsidRPr="008200D5">
              <w:rPr>
                <w:sz w:val="24"/>
              </w:rPr>
              <w:t>Calcium, total</w:t>
            </w:r>
          </w:p>
        </w:tc>
        <w:tc>
          <w:tcPr>
            <w:tcW w:w="2516" w:type="dxa"/>
            <w:tcBorders>
              <w:top w:val="single" w:sz="6" w:space="0" w:color="000000"/>
              <w:left w:val="single" w:sz="6" w:space="0" w:color="000000"/>
              <w:bottom w:val="single" w:sz="6" w:space="0" w:color="000000"/>
              <w:right w:val="single" w:sz="6" w:space="0" w:color="000000"/>
            </w:tcBorders>
          </w:tcPr>
          <w:p w14:paraId="187FAE72" w14:textId="77777777" w:rsidR="008E4680" w:rsidRDefault="008E4680" w:rsidP="00816966">
            <w:pPr>
              <w:pStyle w:val="TableParagraph"/>
              <w:spacing w:line="246" w:lineRule="exact"/>
              <w:ind w:left="107"/>
              <w:rPr>
                <w:sz w:val="24"/>
              </w:rPr>
            </w:pPr>
            <w:r>
              <w:rPr>
                <w:sz w:val="24"/>
              </w:rPr>
              <w:t>EPA 200.7</w:t>
            </w:r>
          </w:p>
        </w:tc>
        <w:tc>
          <w:tcPr>
            <w:tcW w:w="2250" w:type="dxa"/>
            <w:tcBorders>
              <w:top w:val="single" w:sz="6" w:space="0" w:color="000000"/>
              <w:left w:val="single" w:sz="6" w:space="0" w:color="000000"/>
              <w:bottom w:val="single" w:sz="6" w:space="0" w:color="000000"/>
              <w:right w:val="single" w:sz="6" w:space="0" w:color="000000"/>
            </w:tcBorders>
          </w:tcPr>
          <w:p w14:paraId="7553FEF6" w14:textId="77777777" w:rsidR="008E4680" w:rsidRDefault="008E4680" w:rsidP="00816966">
            <w:pPr>
              <w:pStyle w:val="TableParagraph"/>
              <w:spacing w:line="246" w:lineRule="exact"/>
              <w:ind w:right="648"/>
              <w:jc w:val="right"/>
              <w:rPr>
                <w:sz w:val="24"/>
              </w:rPr>
            </w:pPr>
            <w:r>
              <w:rPr>
                <w:sz w:val="24"/>
              </w:rPr>
              <w:t>0.9 µg/L</w:t>
            </w:r>
          </w:p>
        </w:tc>
        <w:tc>
          <w:tcPr>
            <w:tcW w:w="1890" w:type="dxa"/>
            <w:tcBorders>
              <w:top w:val="single" w:sz="6" w:space="0" w:color="000000"/>
              <w:left w:val="single" w:sz="6" w:space="0" w:color="000000"/>
              <w:bottom w:val="single" w:sz="6" w:space="0" w:color="000000"/>
              <w:right w:val="single" w:sz="6" w:space="0" w:color="000000"/>
            </w:tcBorders>
          </w:tcPr>
          <w:p w14:paraId="3269225F" w14:textId="77777777" w:rsidR="008E4680" w:rsidRDefault="008E4680" w:rsidP="00816966">
            <w:pPr>
              <w:pStyle w:val="TableParagraph"/>
              <w:spacing w:line="246" w:lineRule="exact"/>
              <w:ind w:left="468"/>
              <w:rPr>
                <w:sz w:val="24"/>
              </w:rPr>
            </w:pPr>
            <w:r>
              <w:rPr>
                <w:sz w:val="24"/>
              </w:rPr>
              <w:t>4.0 mg/L</w:t>
            </w:r>
          </w:p>
        </w:tc>
        <w:tc>
          <w:tcPr>
            <w:tcW w:w="1620" w:type="dxa"/>
            <w:tcBorders>
              <w:top w:val="single" w:sz="6" w:space="0" w:color="000000"/>
              <w:left w:val="single" w:sz="6" w:space="0" w:color="000000"/>
              <w:bottom w:val="single" w:sz="6" w:space="0" w:color="000000"/>
              <w:right w:val="single" w:sz="6" w:space="0" w:color="000000"/>
            </w:tcBorders>
          </w:tcPr>
          <w:p w14:paraId="06586BDC" w14:textId="77777777" w:rsidR="008E4680" w:rsidRDefault="008E4680" w:rsidP="00816966">
            <w:pPr>
              <w:pStyle w:val="TableParagraph"/>
              <w:spacing w:line="246"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092E8621" w14:textId="77777777" w:rsidR="008E4680" w:rsidRDefault="008E4680" w:rsidP="00816966">
            <w:pPr>
              <w:pStyle w:val="TableParagraph"/>
              <w:spacing w:line="246" w:lineRule="exact"/>
              <w:ind w:left="318" w:right="281"/>
              <w:jc w:val="center"/>
              <w:rPr>
                <w:sz w:val="24"/>
              </w:rPr>
            </w:pPr>
            <w:r>
              <w:rPr>
                <w:sz w:val="24"/>
              </w:rPr>
              <w:t>85 – 115  %LCS</w:t>
            </w:r>
          </w:p>
        </w:tc>
      </w:tr>
      <w:tr w:rsidR="008E4680" w14:paraId="78BBBE64" w14:textId="77777777" w:rsidTr="00E9623B">
        <w:trPr>
          <w:trHeight w:val="275"/>
        </w:trPr>
        <w:tc>
          <w:tcPr>
            <w:tcW w:w="2821" w:type="dxa"/>
            <w:tcBorders>
              <w:top w:val="single" w:sz="6" w:space="0" w:color="000000"/>
              <w:bottom w:val="single" w:sz="6" w:space="0" w:color="000000"/>
              <w:right w:val="single" w:sz="6" w:space="0" w:color="000000"/>
            </w:tcBorders>
          </w:tcPr>
          <w:p w14:paraId="19F8F132" w14:textId="77777777" w:rsidR="008E4680" w:rsidRPr="008200D5" w:rsidRDefault="008E4680" w:rsidP="00816966">
            <w:pPr>
              <w:pStyle w:val="TableParagraph"/>
              <w:spacing w:line="255" w:lineRule="exact"/>
              <w:ind w:left="92"/>
              <w:rPr>
                <w:sz w:val="24"/>
              </w:rPr>
            </w:pPr>
            <w:r w:rsidRPr="008200D5">
              <w:rPr>
                <w:sz w:val="24"/>
              </w:rPr>
              <w:t>Iron, total</w:t>
            </w:r>
          </w:p>
        </w:tc>
        <w:tc>
          <w:tcPr>
            <w:tcW w:w="2516" w:type="dxa"/>
            <w:tcBorders>
              <w:top w:val="single" w:sz="6" w:space="0" w:color="000000"/>
              <w:left w:val="single" w:sz="6" w:space="0" w:color="000000"/>
              <w:bottom w:val="single" w:sz="6" w:space="0" w:color="000000"/>
              <w:right w:val="single" w:sz="6" w:space="0" w:color="000000"/>
            </w:tcBorders>
          </w:tcPr>
          <w:p w14:paraId="7E49C408" w14:textId="77777777" w:rsidR="008E4680" w:rsidRDefault="008E4680" w:rsidP="00816966">
            <w:pPr>
              <w:pStyle w:val="TableParagraph"/>
              <w:spacing w:line="255" w:lineRule="exact"/>
              <w:ind w:left="107"/>
              <w:rPr>
                <w:sz w:val="24"/>
              </w:rPr>
            </w:pPr>
            <w:r>
              <w:rPr>
                <w:sz w:val="24"/>
              </w:rPr>
              <w:t>EPA 200.7</w:t>
            </w:r>
          </w:p>
        </w:tc>
        <w:tc>
          <w:tcPr>
            <w:tcW w:w="2250" w:type="dxa"/>
            <w:tcBorders>
              <w:top w:val="single" w:sz="6" w:space="0" w:color="000000"/>
              <w:left w:val="single" w:sz="6" w:space="0" w:color="000000"/>
              <w:bottom w:val="single" w:sz="6" w:space="0" w:color="000000"/>
              <w:right w:val="single" w:sz="6" w:space="0" w:color="000000"/>
            </w:tcBorders>
          </w:tcPr>
          <w:p w14:paraId="6EF261F0" w14:textId="77777777" w:rsidR="008E4680" w:rsidRDefault="008E4680" w:rsidP="00816966">
            <w:pPr>
              <w:pStyle w:val="TableParagraph"/>
              <w:spacing w:line="255" w:lineRule="exact"/>
              <w:ind w:right="648"/>
              <w:jc w:val="right"/>
              <w:rPr>
                <w:sz w:val="24"/>
              </w:rPr>
            </w:pPr>
            <w:r>
              <w:rPr>
                <w:sz w:val="24"/>
              </w:rPr>
              <w:t>3.0 µg/L</w:t>
            </w:r>
          </w:p>
        </w:tc>
        <w:tc>
          <w:tcPr>
            <w:tcW w:w="1890" w:type="dxa"/>
            <w:tcBorders>
              <w:top w:val="single" w:sz="6" w:space="0" w:color="000000"/>
              <w:left w:val="single" w:sz="6" w:space="0" w:color="000000"/>
              <w:bottom w:val="single" w:sz="6" w:space="0" w:color="000000"/>
              <w:right w:val="single" w:sz="6" w:space="0" w:color="000000"/>
            </w:tcBorders>
          </w:tcPr>
          <w:p w14:paraId="63A417EA" w14:textId="77777777" w:rsidR="008E4680" w:rsidRDefault="008E4680" w:rsidP="00816966">
            <w:pPr>
              <w:pStyle w:val="TableParagraph"/>
              <w:spacing w:line="255" w:lineRule="exact"/>
              <w:ind w:left="468"/>
              <w:rPr>
                <w:sz w:val="24"/>
              </w:rPr>
            </w:pPr>
            <w:r>
              <w:rPr>
                <w:sz w:val="24"/>
              </w:rPr>
              <w:t>8.0 mg/L</w:t>
            </w:r>
          </w:p>
        </w:tc>
        <w:tc>
          <w:tcPr>
            <w:tcW w:w="1620" w:type="dxa"/>
            <w:tcBorders>
              <w:top w:val="single" w:sz="6" w:space="0" w:color="000000"/>
              <w:left w:val="single" w:sz="6" w:space="0" w:color="000000"/>
              <w:bottom w:val="single" w:sz="6" w:space="0" w:color="000000"/>
              <w:right w:val="single" w:sz="6" w:space="0" w:color="000000"/>
            </w:tcBorders>
          </w:tcPr>
          <w:p w14:paraId="29366338" w14:textId="77777777" w:rsidR="008E4680" w:rsidRDefault="008E4680" w:rsidP="00816966">
            <w:pPr>
              <w:pStyle w:val="TableParagraph"/>
              <w:spacing w:line="255"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268934CF" w14:textId="77777777" w:rsidR="008E4680" w:rsidRDefault="008E4680" w:rsidP="00816966">
            <w:pPr>
              <w:pStyle w:val="TableParagraph"/>
              <w:spacing w:line="255" w:lineRule="exact"/>
              <w:ind w:left="318" w:right="281"/>
              <w:jc w:val="center"/>
              <w:rPr>
                <w:sz w:val="24"/>
              </w:rPr>
            </w:pPr>
            <w:r>
              <w:rPr>
                <w:sz w:val="24"/>
              </w:rPr>
              <w:t>85 – 115  %LCS</w:t>
            </w:r>
          </w:p>
        </w:tc>
      </w:tr>
      <w:tr w:rsidR="00934993" w14:paraId="23BB61FF" w14:textId="77777777" w:rsidTr="00E9623B">
        <w:trPr>
          <w:trHeight w:val="357"/>
        </w:trPr>
        <w:tc>
          <w:tcPr>
            <w:tcW w:w="2821" w:type="dxa"/>
            <w:tcBorders>
              <w:top w:val="single" w:sz="6" w:space="0" w:color="000000"/>
              <w:bottom w:val="single" w:sz="6" w:space="0" w:color="000000"/>
              <w:right w:val="single" w:sz="6" w:space="0" w:color="000000"/>
            </w:tcBorders>
          </w:tcPr>
          <w:p w14:paraId="5583F052" w14:textId="77777777" w:rsidR="00934993" w:rsidRPr="008200D5" w:rsidRDefault="00934993" w:rsidP="00934993">
            <w:pPr>
              <w:pStyle w:val="TableParagraph"/>
              <w:spacing w:line="257" w:lineRule="exact"/>
              <w:ind w:left="92"/>
              <w:rPr>
                <w:sz w:val="24"/>
              </w:rPr>
            </w:pPr>
            <w:r w:rsidRPr="008200D5">
              <w:rPr>
                <w:sz w:val="24"/>
              </w:rPr>
              <w:t>Magnesium, total</w:t>
            </w:r>
          </w:p>
        </w:tc>
        <w:tc>
          <w:tcPr>
            <w:tcW w:w="2516" w:type="dxa"/>
            <w:tcBorders>
              <w:top w:val="single" w:sz="6" w:space="0" w:color="000000"/>
              <w:left w:val="single" w:sz="6" w:space="0" w:color="000000"/>
              <w:bottom w:val="single" w:sz="6" w:space="0" w:color="000000"/>
              <w:right w:val="single" w:sz="6" w:space="0" w:color="000000"/>
            </w:tcBorders>
          </w:tcPr>
          <w:p w14:paraId="41A76C81" w14:textId="77777777" w:rsidR="00934993" w:rsidRDefault="00934993" w:rsidP="00934993">
            <w:pPr>
              <w:pStyle w:val="TableParagraph"/>
              <w:spacing w:line="257" w:lineRule="exact"/>
              <w:ind w:left="107"/>
              <w:rPr>
                <w:sz w:val="24"/>
              </w:rPr>
            </w:pPr>
            <w:r>
              <w:rPr>
                <w:sz w:val="24"/>
              </w:rPr>
              <w:t>EPA 200.7</w:t>
            </w:r>
          </w:p>
        </w:tc>
        <w:tc>
          <w:tcPr>
            <w:tcW w:w="2250" w:type="dxa"/>
            <w:tcBorders>
              <w:top w:val="single" w:sz="6" w:space="0" w:color="000000"/>
              <w:left w:val="single" w:sz="6" w:space="0" w:color="000000"/>
              <w:bottom w:val="single" w:sz="6" w:space="0" w:color="000000"/>
              <w:right w:val="single" w:sz="6" w:space="0" w:color="000000"/>
            </w:tcBorders>
          </w:tcPr>
          <w:p w14:paraId="4EFA6E39" w14:textId="77777777" w:rsidR="00934993" w:rsidRDefault="00934993" w:rsidP="00934993">
            <w:pPr>
              <w:pStyle w:val="TableParagraph"/>
              <w:spacing w:line="257" w:lineRule="exact"/>
              <w:ind w:right="648"/>
              <w:jc w:val="right"/>
              <w:rPr>
                <w:sz w:val="24"/>
              </w:rPr>
            </w:pPr>
            <w:r>
              <w:rPr>
                <w:sz w:val="24"/>
              </w:rPr>
              <w:t>0.3 µg/L</w:t>
            </w:r>
          </w:p>
        </w:tc>
        <w:tc>
          <w:tcPr>
            <w:tcW w:w="1890" w:type="dxa"/>
            <w:tcBorders>
              <w:top w:val="single" w:sz="6" w:space="0" w:color="000000"/>
              <w:left w:val="single" w:sz="6" w:space="0" w:color="000000"/>
              <w:bottom w:val="single" w:sz="6" w:space="0" w:color="000000"/>
              <w:right w:val="single" w:sz="6" w:space="0" w:color="000000"/>
            </w:tcBorders>
          </w:tcPr>
          <w:p w14:paraId="786366FB" w14:textId="24A11B0E" w:rsidR="00934993" w:rsidRDefault="00934993" w:rsidP="00934993">
            <w:pPr>
              <w:pStyle w:val="TableParagraph"/>
              <w:spacing w:line="257" w:lineRule="exact"/>
              <w:ind w:left="478" w:right="460"/>
              <w:rPr>
                <w:sz w:val="24"/>
              </w:rPr>
            </w:pPr>
            <w:r>
              <w:rPr>
                <w:sz w:val="24"/>
              </w:rPr>
              <w:t xml:space="preserve">2.0 mg/L </w:t>
            </w:r>
          </w:p>
        </w:tc>
        <w:tc>
          <w:tcPr>
            <w:tcW w:w="1620" w:type="dxa"/>
            <w:tcBorders>
              <w:top w:val="single" w:sz="6" w:space="0" w:color="000000"/>
              <w:left w:val="single" w:sz="6" w:space="0" w:color="000000"/>
              <w:bottom w:val="single" w:sz="6" w:space="0" w:color="000000"/>
              <w:right w:val="single" w:sz="6" w:space="0" w:color="000000"/>
            </w:tcBorders>
          </w:tcPr>
          <w:p w14:paraId="1872A911" w14:textId="77777777" w:rsidR="00934993" w:rsidRDefault="00934993" w:rsidP="00934993">
            <w:pPr>
              <w:pStyle w:val="TableParagraph"/>
              <w:spacing w:line="257"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01CCAAA6" w14:textId="77777777" w:rsidR="00934993" w:rsidRDefault="00934993" w:rsidP="00934993">
            <w:pPr>
              <w:pStyle w:val="TableParagraph"/>
              <w:spacing w:line="257" w:lineRule="exact"/>
              <w:ind w:left="318" w:right="281"/>
              <w:jc w:val="center"/>
              <w:rPr>
                <w:sz w:val="24"/>
              </w:rPr>
            </w:pPr>
            <w:r>
              <w:rPr>
                <w:sz w:val="24"/>
              </w:rPr>
              <w:t>85 – 115  %LCS</w:t>
            </w:r>
          </w:p>
        </w:tc>
      </w:tr>
      <w:tr w:rsidR="00934993" w14:paraId="2164458F" w14:textId="77777777" w:rsidTr="00E9623B">
        <w:trPr>
          <w:trHeight w:val="357"/>
        </w:trPr>
        <w:tc>
          <w:tcPr>
            <w:tcW w:w="2821" w:type="dxa"/>
            <w:tcBorders>
              <w:top w:val="single" w:sz="6" w:space="0" w:color="000000"/>
              <w:bottom w:val="single" w:sz="6" w:space="0" w:color="000000"/>
              <w:right w:val="single" w:sz="6" w:space="0" w:color="000000"/>
            </w:tcBorders>
          </w:tcPr>
          <w:p w14:paraId="66AB3640" w14:textId="77777777" w:rsidR="00934993" w:rsidRDefault="00934993" w:rsidP="00934993">
            <w:pPr>
              <w:pStyle w:val="TableParagraph"/>
              <w:spacing w:line="272" w:lineRule="exact"/>
              <w:ind w:left="92"/>
              <w:rPr>
                <w:sz w:val="24"/>
              </w:rPr>
            </w:pPr>
            <w:r>
              <w:rPr>
                <w:sz w:val="24"/>
              </w:rPr>
              <w:t>Arsenic, dissolved</w:t>
            </w:r>
          </w:p>
        </w:tc>
        <w:tc>
          <w:tcPr>
            <w:tcW w:w="2516" w:type="dxa"/>
            <w:tcBorders>
              <w:top w:val="single" w:sz="6" w:space="0" w:color="000000"/>
              <w:left w:val="single" w:sz="6" w:space="0" w:color="000000"/>
              <w:bottom w:val="single" w:sz="6" w:space="0" w:color="000000"/>
              <w:right w:val="single" w:sz="6" w:space="0" w:color="000000"/>
            </w:tcBorders>
          </w:tcPr>
          <w:p w14:paraId="514D1216" w14:textId="77777777" w:rsidR="00934993" w:rsidRDefault="00934993" w:rsidP="00934993">
            <w:pPr>
              <w:pStyle w:val="TableParagraph"/>
              <w:spacing w:line="272"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14BBB1DB" w14:textId="77777777" w:rsidR="00934993" w:rsidRDefault="00934993" w:rsidP="00934993">
            <w:pPr>
              <w:pStyle w:val="TableParagraph"/>
              <w:spacing w:line="272" w:lineRule="exact"/>
              <w:ind w:right="672"/>
              <w:jc w:val="right"/>
              <w:rPr>
                <w:sz w:val="24"/>
              </w:rPr>
            </w:pPr>
            <w:r>
              <w:rPr>
                <w:sz w:val="24"/>
              </w:rPr>
              <w:t>1.5 µg/L</w:t>
            </w:r>
          </w:p>
        </w:tc>
        <w:tc>
          <w:tcPr>
            <w:tcW w:w="1890" w:type="dxa"/>
            <w:tcBorders>
              <w:top w:val="single" w:sz="6" w:space="0" w:color="000000"/>
              <w:left w:val="single" w:sz="6" w:space="0" w:color="000000"/>
              <w:bottom w:val="single" w:sz="6" w:space="0" w:color="000000"/>
              <w:right w:val="single" w:sz="6" w:space="0" w:color="000000"/>
            </w:tcBorders>
          </w:tcPr>
          <w:p w14:paraId="7FA2EC8E" w14:textId="77777777" w:rsidR="00934993" w:rsidRDefault="00934993" w:rsidP="00934993">
            <w:pPr>
              <w:pStyle w:val="TableParagraph"/>
              <w:spacing w:line="272" w:lineRule="exact"/>
              <w:ind w:left="492"/>
              <w:rPr>
                <w:sz w:val="24"/>
              </w:rPr>
            </w:pPr>
            <w:r>
              <w:rPr>
                <w:sz w:val="24"/>
              </w:rPr>
              <w:t>5.0 µg/L</w:t>
            </w:r>
          </w:p>
        </w:tc>
        <w:tc>
          <w:tcPr>
            <w:tcW w:w="1620" w:type="dxa"/>
            <w:tcBorders>
              <w:top w:val="single" w:sz="6" w:space="0" w:color="000000"/>
              <w:left w:val="single" w:sz="6" w:space="0" w:color="000000"/>
              <w:bottom w:val="single" w:sz="6" w:space="0" w:color="000000"/>
              <w:right w:val="single" w:sz="6" w:space="0" w:color="000000"/>
            </w:tcBorders>
          </w:tcPr>
          <w:p w14:paraId="285A0729" w14:textId="77777777" w:rsidR="00934993" w:rsidRDefault="00934993" w:rsidP="00934993">
            <w:pPr>
              <w:pStyle w:val="TableParagraph"/>
              <w:spacing w:line="272"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20D1883D" w14:textId="77777777" w:rsidR="00934993" w:rsidRDefault="00934993" w:rsidP="00934993">
            <w:pPr>
              <w:pStyle w:val="TableParagraph"/>
              <w:spacing w:line="272" w:lineRule="exact"/>
              <w:ind w:left="318" w:right="281"/>
              <w:jc w:val="center"/>
              <w:rPr>
                <w:sz w:val="24"/>
              </w:rPr>
            </w:pPr>
            <w:r>
              <w:rPr>
                <w:sz w:val="24"/>
              </w:rPr>
              <w:t>±15 % LFB</w:t>
            </w:r>
          </w:p>
        </w:tc>
      </w:tr>
      <w:tr w:rsidR="00934993" w14:paraId="1D230FB4" w14:textId="77777777" w:rsidTr="00E9623B">
        <w:trPr>
          <w:trHeight w:val="276"/>
        </w:trPr>
        <w:tc>
          <w:tcPr>
            <w:tcW w:w="2821" w:type="dxa"/>
            <w:tcBorders>
              <w:top w:val="single" w:sz="6" w:space="0" w:color="000000"/>
              <w:bottom w:val="single" w:sz="6" w:space="0" w:color="000000"/>
              <w:right w:val="single" w:sz="6" w:space="0" w:color="000000"/>
            </w:tcBorders>
          </w:tcPr>
          <w:p w14:paraId="1ECD37AC" w14:textId="77777777" w:rsidR="00934993" w:rsidRDefault="00934993" w:rsidP="00934993">
            <w:pPr>
              <w:pStyle w:val="TableParagraph"/>
              <w:spacing w:line="257" w:lineRule="exact"/>
              <w:ind w:left="92"/>
              <w:rPr>
                <w:sz w:val="24"/>
              </w:rPr>
            </w:pPr>
            <w:r>
              <w:rPr>
                <w:sz w:val="24"/>
              </w:rPr>
              <w:t>Cadmium, dissolved</w:t>
            </w:r>
          </w:p>
        </w:tc>
        <w:tc>
          <w:tcPr>
            <w:tcW w:w="2516" w:type="dxa"/>
            <w:tcBorders>
              <w:top w:val="single" w:sz="6" w:space="0" w:color="000000"/>
              <w:left w:val="single" w:sz="6" w:space="0" w:color="000000"/>
              <w:bottom w:val="single" w:sz="6" w:space="0" w:color="000000"/>
              <w:right w:val="single" w:sz="6" w:space="0" w:color="000000"/>
            </w:tcBorders>
          </w:tcPr>
          <w:p w14:paraId="41DD8838" w14:textId="77777777" w:rsidR="00934993" w:rsidRDefault="00934993" w:rsidP="00934993">
            <w:pPr>
              <w:pStyle w:val="TableParagraph"/>
              <w:spacing w:line="257"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6ABF91CD" w14:textId="77777777" w:rsidR="00934993" w:rsidRDefault="00934993" w:rsidP="00934993">
            <w:pPr>
              <w:pStyle w:val="TableParagraph"/>
              <w:spacing w:line="257" w:lineRule="exact"/>
              <w:ind w:right="612"/>
              <w:jc w:val="right"/>
              <w:rPr>
                <w:sz w:val="24"/>
              </w:rPr>
            </w:pPr>
            <w:r>
              <w:rPr>
                <w:sz w:val="24"/>
              </w:rPr>
              <w:t>0.15 µg/L</w:t>
            </w:r>
          </w:p>
        </w:tc>
        <w:tc>
          <w:tcPr>
            <w:tcW w:w="1890" w:type="dxa"/>
            <w:tcBorders>
              <w:top w:val="single" w:sz="6" w:space="0" w:color="000000"/>
              <w:left w:val="single" w:sz="6" w:space="0" w:color="000000"/>
              <w:bottom w:val="single" w:sz="6" w:space="0" w:color="000000"/>
              <w:right w:val="single" w:sz="6" w:space="0" w:color="000000"/>
            </w:tcBorders>
          </w:tcPr>
          <w:p w14:paraId="52494DEC" w14:textId="77777777" w:rsidR="00934993" w:rsidRDefault="00934993" w:rsidP="00934993">
            <w:pPr>
              <w:pStyle w:val="TableParagraph"/>
              <w:spacing w:line="257" w:lineRule="exact"/>
              <w:ind w:left="432"/>
              <w:rPr>
                <w:sz w:val="24"/>
              </w:rPr>
            </w:pPr>
            <w:r>
              <w:rPr>
                <w:sz w:val="24"/>
              </w:rPr>
              <w:t>0.50 µg/L</w:t>
            </w:r>
          </w:p>
        </w:tc>
        <w:tc>
          <w:tcPr>
            <w:tcW w:w="1620" w:type="dxa"/>
            <w:tcBorders>
              <w:top w:val="single" w:sz="6" w:space="0" w:color="000000"/>
              <w:left w:val="single" w:sz="6" w:space="0" w:color="000000"/>
              <w:bottom w:val="single" w:sz="6" w:space="0" w:color="000000"/>
              <w:right w:val="single" w:sz="6" w:space="0" w:color="000000"/>
            </w:tcBorders>
          </w:tcPr>
          <w:p w14:paraId="613F3884" w14:textId="77777777" w:rsidR="00934993" w:rsidRDefault="00934993" w:rsidP="00934993">
            <w:pPr>
              <w:pStyle w:val="TableParagraph"/>
              <w:spacing w:line="257"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5167FB5D" w14:textId="77777777" w:rsidR="00934993" w:rsidRDefault="00934993" w:rsidP="00934993">
            <w:pPr>
              <w:pStyle w:val="TableParagraph"/>
              <w:spacing w:line="257" w:lineRule="exact"/>
              <w:ind w:left="318" w:right="281"/>
              <w:jc w:val="center"/>
              <w:rPr>
                <w:sz w:val="24"/>
              </w:rPr>
            </w:pPr>
            <w:r>
              <w:rPr>
                <w:sz w:val="24"/>
              </w:rPr>
              <w:t>±15 % LFB</w:t>
            </w:r>
          </w:p>
        </w:tc>
      </w:tr>
      <w:tr w:rsidR="00934993" w14:paraId="4763FED9" w14:textId="77777777" w:rsidTr="00E9623B">
        <w:trPr>
          <w:trHeight w:val="275"/>
        </w:trPr>
        <w:tc>
          <w:tcPr>
            <w:tcW w:w="2821" w:type="dxa"/>
            <w:tcBorders>
              <w:top w:val="single" w:sz="6" w:space="0" w:color="000000"/>
              <w:bottom w:val="single" w:sz="6" w:space="0" w:color="000000"/>
              <w:right w:val="single" w:sz="6" w:space="0" w:color="000000"/>
            </w:tcBorders>
          </w:tcPr>
          <w:p w14:paraId="651E3BF6" w14:textId="77777777" w:rsidR="00934993" w:rsidRDefault="00934993" w:rsidP="00934993">
            <w:pPr>
              <w:pStyle w:val="TableParagraph"/>
              <w:spacing w:line="255" w:lineRule="exact"/>
              <w:ind w:left="92"/>
              <w:rPr>
                <w:sz w:val="24"/>
              </w:rPr>
            </w:pPr>
            <w:r>
              <w:rPr>
                <w:sz w:val="24"/>
              </w:rPr>
              <w:t>Chromium, dissolved</w:t>
            </w:r>
          </w:p>
        </w:tc>
        <w:tc>
          <w:tcPr>
            <w:tcW w:w="2516" w:type="dxa"/>
            <w:tcBorders>
              <w:top w:val="single" w:sz="6" w:space="0" w:color="000000"/>
              <w:left w:val="single" w:sz="6" w:space="0" w:color="000000"/>
              <w:bottom w:val="single" w:sz="6" w:space="0" w:color="000000"/>
              <w:right w:val="single" w:sz="6" w:space="0" w:color="000000"/>
            </w:tcBorders>
          </w:tcPr>
          <w:p w14:paraId="53EF48D2" w14:textId="77777777" w:rsidR="00934993" w:rsidRDefault="00934993" w:rsidP="00934993">
            <w:pPr>
              <w:pStyle w:val="TableParagraph"/>
              <w:spacing w:line="255"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1DC9952E" w14:textId="77777777" w:rsidR="00934993" w:rsidRDefault="00934993" w:rsidP="00934993">
            <w:pPr>
              <w:pStyle w:val="TableParagraph"/>
              <w:spacing w:line="255" w:lineRule="exact"/>
              <w:ind w:right="612"/>
              <w:jc w:val="right"/>
              <w:rPr>
                <w:sz w:val="24"/>
              </w:rPr>
            </w:pPr>
            <w:r>
              <w:rPr>
                <w:sz w:val="24"/>
              </w:rPr>
              <w:t>0.78 µg/L</w:t>
            </w:r>
          </w:p>
        </w:tc>
        <w:tc>
          <w:tcPr>
            <w:tcW w:w="1890" w:type="dxa"/>
            <w:tcBorders>
              <w:top w:val="single" w:sz="6" w:space="0" w:color="000000"/>
              <w:left w:val="single" w:sz="6" w:space="0" w:color="000000"/>
              <w:bottom w:val="single" w:sz="6" w:space="0" w:color="000000"/>
              <w:right w:val="single" w:sz="6" w:space="0" w:color="000000"/>
            </w:tcBorders>
          </w:tcPr>
          <w:p w14:paraId="596CC6F9" w14:textId="77777777" w:rsidR="00934993" w:rsidRDefault="00934993" w:rsidP="00934993">
            <w:pPr>
              <w:pStyle w:val="TableParagraph"/>
              <w:spacing w:line="255" w:lineRule="exact"/>
              <w:ind w:left="492"/>
              <w:rPr>
                <w:sz w:val="24"/>
              </w:rPr>
            </w:pPr>
            <w:r>
              <w:rPr>
                <w:sz w:val="24"/>
              </w:rPr>
              <w:t>2.0 µg/L</w:t>
            </w:r>
          </w:p>
        </w:tc>
        <w:tc>
          <w:tcPr>
            <w:tcW w:w="1620" w:type="dxa"/>
            <w:tcBorders>
              <w:top w:val="single" w:sz="6" w:space="0" w:color="000000"/>
              <w:left w:val="single" w:sz="6" w:space="0" w:color="000000"/>
              <w:bottom w:val="single" w:sz="6" w:space="0" w:color="000000"/>
              <w:right w:val="single" w:sz="6" w:space="0" w:color="000000"/>
            </w:tcBorders>
          </w:tcPr>
          <w:p w14:paraId="3D1A2050" w14:textId="77777777" w:rsidR="00934993" w:rsidRDefault="00934993" w:rsidP="00934993">
            <w:pPr>
              <w:pStyle w:val="TableParagraph"/>
              <w:spacing w:line="255"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2E567F72" w14:textId="77777777" w:rsidR="00934993" w:rsidRDefault="00934993" w:rsidP="00934993">
            <w:pPr>
              <w:pStyle w:val="TableParagraph"/>
              <w:spacing w:line="255" w:lineRule="exact"/>
              <w:ind w:left="318" w:right="281"/>
              <w:jc w:val="center"/>
              <w:rPr>
                <w:sz w:val="24"/>
              </w:rPr>
            </w:pPr>
            <w:r>
              <w:rPr>
                <w:sz w:val="24"/>
              </w:rPr>
              <w:t>±15 % LFB</w:t>
            </w:r>
          </w:p>
        </w:tc>
      </w:tr>
      <w:tr w:rsidR="00934993" w14:paraId="2F6EA887" w14:textId="77777777" w:rsidTr="00E9623B">
        <w:trPr>
          <w:trHeight w:val="276"/>
        </w:trPr>
        <w:tc>
          <w:tcPr>
            <w:tcW w:w="2821" w:type="dxa"/>
            <w:tcBorders>
              <w:top w:val="single" w:sz="6" w:space="0" w:color="000000"/>
              <w:bottom w:val="single" w:sz="6" w:space="0" w:color="000000"/>
              <w:right w:val="single" w:sz="6" w:space="0" w:color="000000"/>
            </w:tcBorders>
          </w:tcPr>
          <w:p w14:paraId="62349AC7" w14:textId="77777777" w:rsidR="00934993" w:rsidRDefault="00934993" w:rsidP="00934993">
            <w:pPr>
              <w:pStyle w:val="TableParagraph"/>
              <w:spacing w:line="257" w:lineRule="exact"/>
              <w:ind w:left="92"/>
              <w:rPr>
                <w:sz w:val="24"/>
              </w:rPr>
            </w:pPr>
            <w:r>
              <w:rPr>
                <w:sz w:val="24"/>
              </w:rPr>
              <w:t>Copper, dissolved</w:t>
            </w:r>
          </w:p>
        </w:tc>
        <w:tc>
          <w:tcPr>
            <w:tcW w:w="2516" w:type="dxa"/>
            <w:tcBorders>
              <w:top w:val="single" w:sz="6" w:space="0" w:color="000000"/>
              <w:left w:val="single" w:sz="6" w:space="0" w:color="000000"/>
              <w:bottom w:val="single" w:sz="6" w:space="0" w:color="000000"/>
              <w:right w:val="single" w:sz="6" w:space="0" w:color="000000"/>
            </w:tcBorders>
          </w:tcPr>
          <w:p w14:paraId="1722BD3B" w14:textId="77777777" w:rsidR="00934993" w:rsidRDefault="00934993" w:rsidP="00934993">
            <w:pPr>
              <w:pStyle w:val="TableParagraph"/>
              <w:spacing w:line="257"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2AC23A5B" w14:textId="77777777" w:rsidR="00934993" w:rsidRDefault="00934993" w:rsidP="00934993">
            <w:pPr>
              <w:pStyle w:val="TableParagraph"/>
              <w:spacing w:line="257" w:lineRule="exact"/>
              <w:ind w:right="582"/>
              <w:jc w:val="right"/>
              <w:rPr>
                <w:sz w:val="24"/>
              </w:rPr>
            </w:pPr>
            <w:r>
              <w:rPr>
                <w:sz w:val="24"/>
              </w:rPr>
              <w:t>0.031µg/L</w:t>
            </w:r>
          </w:p>
        </w:tc>
        <w:tc>
          <w:tcPr>
            <w:tcW w:w="1890" w:type="dxa"/>
            <w:tcBorders>
              <w:top w:val="single" w:sz="6" w:space="0" w:color="000000"/>
              <w:left w:val="single" w:sz="6" w:space="0" w:color="000000"/>
              <w:bottom w:val="single" w:sz="6" w:space="0" w:color="000000"/>
              <w:right w:val="single" w:sz="6" w:space="0" w:color="000000"/>
            </w:tcBorders>
          </w:tcPr>
          <w:p w14:paraId="78457831" w14:textId="77777777" w:rsidR="00934993" w:rsidRDefault="00934993" w:rsidP="00934993">
            <w:pPr>
              <w:pStyle w:val="TableParagraph"/>
              <w:spacing w:line="257" w:lineRule="exact"/>
              <w:ind w:left="492"/>
              <w:rPr>
                <w:sz w:val="24"/>
              </w:rPr>
            </w:pPr>
            <w:r>
              <w:rPr>
                <w:sz w:val="24"/>
              </w:rPr>
              <w:t>1.0 µg/L</w:t>
            </w:r>
          </w:p>
        </w:tc>
        <w:tc>
          <w:tcPr>
            <w:tcW w:w="1620" w:type="dxa"/>
            <w:tcBorders>
              <w:top w:val="single" w:sz="6" w:space="0" w:color="000000"/>
              <w:left w:val="single" w:sz="6" w:space="0" w:color="000000"/>
              <w:bottom w:val="single" w:sz="6" w:space="0" w:color="000000"/>
              <w:right w:val="single" w:sz="6" w:space="0" w:color="000000"/>
            </w:tcBorders>
          </w:tcPr>
          <w:p w14:paraId="1C20E66A" w14:textId="77777777" w:rsidR="00934993" w:rsidRDefault="00934993" w:rsidP="00934993">
            <w:pPr>
              <w:pStyle w:val="TableParagraph"/>
              <w:spacing w:line="257"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353438AA" w14:textId="77777777" w:rsidR="00934993" w:rsidRDefault="00934993" w:rsidP="00934993">
            <w:pPr>
              <w:pStyle w:val="TableParagraph"/>
              <w:spacing w:line="257" w:lineRule="exact"/>
              <w:ind w:left="318" w:right="281"/>
              <w:jc w:val="center"/>
              <w:rPr>
                <w:sz w:val="24"/>
              </w:rPr>
            </w:pPr>
            <w:r>
              <w:rPr>
                <w:sz w:val="24"/>
              </w:rPr>
              <w:t>±15 % LFB</w:t>
            </w:r>
          </w:p>
        </w:tc>
      </w:tr>
      <w:tr w:rsidR="00934993" w14:paraId="2CF5C61C" w14:textId="77777777" w:rsidTr="00E9623B">
        <w:trPr>
          <w:trHeight w:val="275"/>
        </w:trPr>
        <w:tc>
          <w:tcPr>
            <w:tcW w:w="2821" w:type="dxa"/>
            <w:tcBorders>
              <w:top w:val="single" w:sz="6" w:space="0" w:color="000000"/>
              <w:bottom w:val="single" w:sz="6" w:space="0" w:color="000000"/>
              <w:right w:val="single" w:sz="6" w:space="0" w:color="000000"/>
            </w:tcBorders>
          </w:tcPr>
          <w:p w14:paraId="4344038E" w14:textId="77777777" w:rsidR="00934993" w:rsidRDefault="00934993" w:rsidP="00934993">
            <w:pPr>
              <w:pStyle w:val="TableParagraph"/>
              <w:spacing w:line="255" w:lineRule="exact"/>
              <w:ind w:left="92"/>
              <w:rPr>
                <w:sz w:val="24"/>
              </w:rPr>
            </w:pPr>
            <w:r>
              <w:rPr>
                <w:sz w:val="24"/>
              </w:rPr>
              <w:t>Lead, dissolved</w:t>
            </w:r>
          </w:p>
        </w:tc>
        <w:tc>
          <w:tcPr>
            <w:tcW w:w="2516" w:type="dxa"/>
            <w:tcBorders>
              <w:top w:val="single" w:sz="6" w:space="0" w:color="000000"/>
              <w:left w:val="single" w:sz="6" w:space="0" w:color="000000"/>
              <w:bottom w:val="single" w:sz="6" w:space="0" w:color="000000"/>
              <w:right w:val="single" w:sz="6" w:space="0" w:color="000000"/>
            </w:tcBorders>
          </w:tcPr>
          <w:p w14:paraId="2349477D" w14:textId="77777777" w:rsidR="00934993" w:rsidRDefault="00934993" w:rsidP="00934993">
            <w:pPr>
              <w:pStyle w:val="TableParagraph"/>
              <w:spacing w:line="255"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4D484546" w14:textId="77777777" w:rsidR="00934993" w:rsidRDefault="00934993" w:rsidP="00934993">
            <w:pPr>
              <w:pStyle w:val="TableParagraph"/>
              <w:spacing w:line="255" w:lineRule="exact"/>
              <w:ind w:right="612"/>
              <w:jc w:val="right"/>
              <w:rPr>
                <w:sz w:val="24"/>
              </w:rPr>
            </w:pPr>
            <w:r>
              <w:rPr>
                <w:sz w:val="24"/>
              </w:rPr>
              <w:t>0.06 µg/L</w:t>
            </w:r>
          </w:p>
        </w:tc>
        <w:tc>
          <w:tcPr>
            <w:tcW w:w="1890" w:type="dxa"/>
            <w:tcBorders>
              <w:top w:val="single" w:sz="6" w:space="0" w:color="000000"/>
              <w:left w:val="single" w:sz="6" w:space="0" w:color="000000"/>
              <w:bottom w:val="single" w:sz="6" w:space="0" w:color="000000"/>
              <w:right w:val="single" w:sz="6" w:space="0" w:color="000000"/>
            </w:tcBorders>
          </w:tcPr>
          <w:p w14:paraId="6896777A" w14:textId="77777777" w:rsidR="00934993" w:rsidRDefault="00934993" w:rsidP="00934993">
            <w:pPr>
              <w:pStyle w:val="TableParagraph"/>
              <w:spacing w:line="255" w:lineRule="exact"/>
              <w:ind w:left="492"/>
              <w:rPr>
                <w:sz w:val="24"/>
              </w:rPr>
            </w:pPr>
            <w:r>
              <w:rPr>
                <w:sz w:val="24"/>
              </w:rPr>
              <w:t>0.2 µg/L</w:t>
            </w:r>
          </w:p>
        </w:tc>
        <w:tc>
          <w:tcPr>
            <w:tcW w:w="1620" w:type="dxa"/>
            <w:tcBorders>
              <w:top w:val="single" w:sz="6" w:space="0" w:color="000000"/>
              <w:left w:val="single" w:sz="6" w:space="0" w:color="000000"/>
              <w:bottom w:val="single" w:sz="6" w:space="0" w:color="000000"/>
              <w:right w:val="single" w:sz="6" w:space="0" w:color="000000"/>
            </w:tcBorders>
          </w:tcPr>
          <w:p w14:paraId="6F72767C" w14:textId="77777777" w:rsidR="00934993" w:rsidRDefault="00934993" w:rsidP="00934993">
            <w:pPr>
              <w:pStyle w:val="TableParagraph"/>
              <w:spacing w:line="255"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153853DB" w14:textId="77777777" w:rsidR="00934993" w:rsidRDefault="00934993" w:rsidP="00934993">
            <w:pPr>
              <w:pStyle w:val="TableParagraph"/>
              <w:spacing w:line="255" w:lineRule="exact"/>
              <w:ind w:left="318" w:right="281"/>
              <w:jc w:val="center"/>
              <w:rPr>
                <w:sz w:val="24"/>
              </w:rPr>
            </w:pPr>
            <w:r>
              <w:rPr>
                <w:sz w:val="24"/>
              </w:rPr>
              <w:t>±15 % LFB</w:t>
            </w:r>
          </w:p>
        </w:tc>
      </w:tr>
      <w:tr w:rsidR="00934993" w14:paraId="62EA4A07" w14:textId="77777777" w:rsidTr="00E9623B">
        <w:trPr>
          <w:trHeight w:val="277"/>
        </w:trPr>
        <w:tc>
          <w:tcPr>
            <w:tcW w:w="2821" w:type="dxa"/>
            <w:tcBorders>
              <w:top w:val="single" w:sz="6" w:space="0" w:color="000000"/>
              <w:right w:val="single" w:sz="6" w:space="0" w:color="000000"/>
            </w:tcBorders>
          </w:tcPr>
          <w:p w14:paraId="6BBDF9EF" w14:textId="77777777" w:rsidR="00934993" w:rsidRDefault="00934993" w:rsidP="00934993">
            <w:pPr>
              <w:pStyle w:val="TableParagraph"/>
              <w:spacing w:line="257" w:lineRule="exact"/>
              <w:ind w:left="92"/>
              <w:rPr>
                <w:sz w:val="24"/>
              </w:rPr>
            </w:pPr>
            <w:r>
              <w:rPr>
                <w:sz w:val="24"/>
              </w:rPr>
              <w:t>Zinc, dissolved</w:t>
            </w:r>
          </w:p>
        </w:tc>
        <w:tc>
          <w:tcPr>
            <w:tcW w:w="2516" w:type="dxa"/>
            <w:tcBorders>
              <w:top w:val="single" w:sz="6" w:space="0" w:color="000000"/>
              <w:left w:val="single" w:sz="6" w:space="0" w:color="000000"/>
              <w:right w:val="single" w:sz="6" w:space="0" w:color="000000"/>
            </w:tcBorders>
          </w:tcPr>
          <w:p w14:paraId="722A36E3" w14:textId="77777777" w:rsidR="00934993" w:rsidRDefault="00934993" w:rsidP="00934993">
            <w:pPr>
              <w:pStyle w:val="TableParagraph"/>
              <w:spacing w:line="257" w:lineRule="exact"/>
              <w:ind w:left="107"/>
              <w:rPr>
                <w:sz w:val="24"/>
              </w:rPr>
            </w:pPr>
            <w:r>
              <w:rPr>
                <w:sz w:val="24"/>
              </w:rPr>
              <w:t>EPA 200.8</w:t>
            </w:r>
          </w:p>
        </w:tc>
        <w:tc>
          <w:tcPr>
            <w:tcW w:w="2250" w:type="dxa"/>
            <w:tcBorders>
              <w:top w:val="single" w:sz="6" w:space="0" w:color="000000"/>
              <w:left w:val="single" w:sz="6" w:space="0" w:color="000000"/>
              <w:right w:val="single" w:sz="6" w:space="0" w:color="000000"/>
            </w:tcBorders>
          </w:tcPr>
          <w:p w14:paraId="5888A66A" w14:textId="77777777" w:rsidR="00934993" w:rsidRDefault="00934993" w:rsidP="00934993">
            <w:pPr>
              <w:pStyle w:val="TableParagraph"/>
              <w:spacing w:line="257" w:lineRule="exact"/>
              <w:ind w:right="672"/>
              <w:jc w:val="right"/>
              <w:rPr>
                <w:sz w:val="24"/>
              </w:rPr>
            </w:pPr>
            <w:r>
              <w:rPr>
                <w:sz w:val="24"/>
              </w:rPr>
              <w:t>3.1 µg/L</w:t>
            </w:r>
          </w:p>
        </w:tc>
        <w:tc>
          <w:tcPr>
            <w:tcW w:w="1890" w:type="dxa"/>
            <w:tcBorders>
              <w:top w:val="single" w:sz="6" w:space="0" w:color="000000"/>
              <w:left w:val="single" w:sz="6" w:space="0" w:color="000000"/>
              <w:right w:val="single" w:sz="6" w:space="0" w:color="000000"/>
            </w:tcBorders>
          </w:tcPr>
          <w:p w14:paraId="0D650568" w14:textId="77777777" w:rsidR="00934993" w:rsidRDefault="00934993" w:rsidP="00934993">
            <w:pPr>
              <w:pStyle w:val="TableParagraph"/>
              <w:spacing w:line="257" w:lineRule="exact"/>
              <w:ind w:left="432"/>
              <w:rPr>
                <w:sz w:val="24"/>
              </w:rPr>
            </w:pPr>
            <w:r>
              <w:rPr>
                <w:sz w:val="24"/>
              </w:rPr>
              <w:t>10.0 µg/L</w:t>
            </w:r>
          </w:p>
        </w:tc>
        <w:tc>
          <w:tcPr>
            <w:tcW w:w="1620" w:type="dxa"/>
            <w:tcBorders>
              <w:top w:val="single" w:sz="6" w:space="0" w:color="000000"/>
              <w:left w:val="single" w:sz="6" w:space="0" w:color="000000"/>
              <w:right w:val="single" w:sz="6" w:space="0" w:color="000000"/>
            </w:tcBorders>
          </w:tcPr>
          <w:p w14:paraId="778D1289" w14:textId="77777777" w:rsidR="00934993" w:rsidRDefault="00934993" w:rsidP="00934993">
            <w:pPr>
              <w:pStyle w:val="TableParagraph"/>
              <w:spacing w:line="257" w:lineRule="exact"/>
              <w:ind w:left="516"/>
              <w:rPr>
                <w:sz w:val="24"/>
              </w:rPr>
            </w:pPr>
            <w:r>
              <w:rPr>
                <w:sz w:val="24"/>
              </w:rPr>
              <w:t>≤ 20 RPD</w:t>
            </w:r>
          </w:p>
        </w:tc>
        <w:tc>
          <w:tcPr>
            <w:tcW w:w="2610" w:type="dxa"/>
            <w:tcBorders>
              <w:top w:val="single" w:sz="6" w:space="0" w:color="000000"/>
              <w:left w:val="single" w:sz="6" w:space="0" w:color="000000"/>
            </w:tcBorders>
          </w:tcPr>
          <w:p w14:paraId="7A0D14F7" w14:textId="77777777" w:rsidR="00934993" w:rsidRDefault="00934993" w:rsidP="00934993">
            <w:pPr>
              <w:pStyle w:val="TableParagraph"/>
              <w:spacing w:line="257" w:lineRule="exact"/>
              <w:ind w:left="318" w:right="281"/>
              <w:jc w:val="center"/>
              <w:rPr>
                <w:sz w:val="24"/>
              </w:rPr>
            </w:pPr>
            <w:r>
              <w:rPr>
                <w:sz w:val="24"/>
              </w:rPr>
              <w:t>±15 % LFB</w:t>
            </w:r>
          </w:p>
        </w:tc>
      </w:tr>
      <w:bookmarkEnd w:id="186"/>
    </w:tbl>
    <w:p w14:paraId="5126E9F3" w14:textId="77777777" w:rsidR="008E4680" w:rsidRDefault="008E4680" w:rsidP="008E4680">
      <w:pPr>
        <w:pStyle w:val="BodyText"/>
        <w:spacing w:before="11"/>
        <w:rPr>
          <w:b/>
        </w:rPr>
      </w:pPr>
    </w:p>
    <w:p w14:paraId="5CE9EF55" w14:textId="77777777" w:rsidR="008E4680" w:rsidRDefault="008E4680" w:rsidP="008E4680">
      <w:pPr>
        <w:pStyle w:val="BodyText"/>
        <w:tabs>
          <w:tab w:val="left" w:pos="8019"/>
        </w:tabs>
        <w:ind w:left="820"/>
      </w:pPr>
      <w:bookmarkStart w:id="189" w:name="_Hlk116644230"/>
      <w:r>
        <w:t>DL, detection</w:t>
      </w:r>
      <w:r>
        <w:rPr>
          <w:spacing w:val="-3"/>
        </w:rPr>
        <w:t xml:space="preserve"> </w:t>
      </w:r>
      <w:r>
        <w:t>limit</w:t>
      </w:r>
      <w:bookmarkEnd w:id="189"/>
      <w:r>
        <w:tab/>
      </w:r>
      <w:bookmarkStart w:id="190" w:name="_Hlk116644286"/>
      <w:r>
        <w:t>µg/L, micrograms per liter (ppb)</w:t>
      </w:r>
      <w:bookmarkEnd w:id="190"/>
    </w:p>
    <w:p w14:paraId="158F8AD7" w14:textId="77777777" w:rsidR="008E4680" w:rsidRDefault="008E4680" w:rsidP="008E4680">
      <w:pPr>
        <w:pStyle w:val="BodyText"/>
        <w:tabs>
          <w:tab w:val="left" w:pos="8019"/>
        </w:tabs>
        <w:ind w:left="820" w:right="4485"/>
      </w:pPr>
      <w:bookmarkStart w:id="191" w:name="_Hlk116644240"/>
      <w:r>
        <w:t xml:space="preserve">LOQ, </w:t>
      </w:r>
      <w:bookmarkEnd w:id="191"/>
      <w:r>
        <w:t>limit of quantitation</w:t>
      </w:r>
      <w:r>
        <w:tab/>
      </w:r>
      <w:bookmarkStart w:id="192" w:name="_Hlk116644308"/>
      <w:r>
        <w:t xml:space="preserve">RPD, relative percent difference </w:t>
      </w:r>
      <w:bookmarkStart w:id="193" w:name="_Hlk116644252"/>
      <w:bookmarkEnd w:id="192"/>
      <w:r>
        <w:t>LCS, laboratory control</w:t>
      </w:r>
      <w:r>
        <w:rPr>
          <w:spacing w:val="-1"/>
        </w:rPr>
        <w:t xml:space="preserve"> </w:t>
      </w:r>
      <w:r>
        <w:t>sample</w:t>
      </w:r>
    </w:p>
    <w:p w14:paraId="60892C2F" w14:textId="6D312D40" w:rsidR="00FB643C" w:rsidRDefault="008E4680" w:rsidP="00034E43">
      <w:pPr>
        <w:pStyle w:val="BodyText"/>
        <w:ind w:left="820" w:right="11640"/>
      </w:pPr>
      <w:r>
        <w:t>LFB, laboratory fortified blank mg/L, milligrams per liter (ppm)</w:t>
      </w:r>
      <w:bookmarkEnd w:id="193"/>
    </w:p>
    <w:p w14:paraId="5A8F24A5" w14:textId="33721863" w:rsidR="008E4680" w:rsidRPr="00FB643C" w:rsidRDefault="00FB643C" w:rsidP="00FB643C">
      <w:pPr>
        <w:widowControl/>
        <w:autoSpaceDE/>
        <w:autoSpaceDN/>
        <w:spacing w:after="160" w:line="259" w:lineRule="auto"/>
        <w:rPr>
          <w:sz w:val="24"/>
          <w:szCs w:val="24"/>
        </w:rPr>
      </w:pPr>
      <w:r>
        <w:br w:type="page"/>
      </w:r>
    </w:p>
    <w:p w14:paraId="2C5B2F22" w14:textId="77777777" w:rsidR="00FB643C" w:rsidRDefault="00FB643C" w:rsidP="008E4680">
      <w:pPr>
        <w:pStyle w:val="BodyText"/>
        <w:spacing w:before="2"/>
        <w:rPr>
          <w:sz w:val="26"/>
        </w:rPr>
      </w:pPr>
    </w:p>
    <w:p w14:paraId="32A67F04" w14:textId="34AC1CB9" w:rsidR="008E4680" w:rsidRDefault="008E4680" w:rsidP="008E4680">
      <w:pPr>
        <w:spacing w:before="90"/>
        <w:ind w:left="820" w:right="1258"/>
        <w:rPr>
          <w:b/>
          <w:sz w:val="24"/>
        </w:rPr>
      </w:pPr>
      <w:bookmarkStart w:id="194" w:name="_bookmark9"/>
      <w:bookmarkStart w:id="195" w:name="_Ref125970027"/>
      <w:bookmarkStart w:id="196" w:name="_Toc133755220"/>
      <w:bookmarkEnd w:id="194"/>
      <w:r>
        <w:rPr>
          <w:b/>
          <w:sz w:val="24"/>
        </w:rPr>
        <w:t xml:space="preserve">Table </w:t>
      </w:r>
      <w:r w:rsidR="000C2DBA">
        <w:rPr>
          <w:b/>
          <w:noProof/>
          <w:sz w:val="24"/>
          <w:szCs w:val="24"/>
        </w:rPr>
        <w:t>5</w:t>
      </w:r>
      <w:bookmarkEnd w:id="195"/>
      <w:r w:rsidR="000A6FC9" w:rsidRPr="00555404">
        <w:rPr>
          <w:b/>
          <w:sz w:val="24"/>
          <w:szCs w:val="24"/>
        </w:rPr>
        <w:t>.</w:t>
      </w:r>
      <w:r>
        <w:rPr>
          <w:b/>
          <w:sz w:val="24"/>
        </w:rPr>
        <w:t xml:space="preserve"> Data Quality Objectives for Nutrients, Fecal Coliform, and Total Suspended Solids (Supplied by Analytica Group F.C., and SGS)</w:t>
      </w:r>
      <w:bookmarkEnd w:id="196"/>
    </w:p>
    <w:p w14:paraId="38639000" w14:textId="77777777" w:rsidR="008E4680" w:rsidRDefault="008E4680" w:rsidP="008E4680">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977"/>
        <w:gridCol w:w="1980"/>
      </w:tblGrid>
      <w:tr w:rsidR="008E4680" w14:paraId="01D3EC16" w14:textId="77777777" w:rsidTr="00816966">
        <w:trPr>
          <w:trHeight w:val="1028"/>
        </w:trPr>
        <w:tc>
          <w:tcPr>
            <w:tcW w:w="2218" w:type="dxa"/>
            <w:tcBorders>
              <w:bottom w:val="single" w:sz="6" w:space="0" w:color="000000"/>
              <w:right w:val="single" w:sz="6" w:space="0" w:color="000000"/>
            </w:tcBorders>
          </w:tcPr>
          <w:p w14:paraId="5E9817C8" w14:textId="77777777" w:rsidR="008E4680" w:rsidRDefault="008E4680" w:rsidP="00816966">
            <w:pPr>
              <w:pStyle w:val="TableParagraph"/>
              <w:rPr>
                <w:b/>
                <w:sz w:val="28"/>
              </w:rPr>
            </w:pPr>
          </w:p>
          <w:p w14:paraId="0BD52DF3" w14:textId="77777777" w:rsidR="008E4680" w:rsidRDefault="008E4680" w:rsidP="00816966">
            <w:pPr>
              <w:pStyle w:val="TableParagraph"/>
              <w:ind w:left="92"/>
              <w:rPr>
                <w:b/>
                <w:sz w:val="24"/>
              </w:rPr>
            </w:pPr>
            <w:bookmarkStart w:id="197" w:name="PARAMETER"/>
            <w:bookmarkEnd w:id="197"/>
            <w:r>
              <w:rPr>
                <w:b/>
                <w:sz w:val="24"/>
              </w:rPr>
              <w:t>PARAMETER</w:t>
            </w:r>
          </w:p>
        </w:tc>
        <w:tc>
          <w:tcPr>
            <w:tcW w:w="3250" w:type="dxa"/>
            <w:tcBorders>
              <w:left w:val="single" w:sz="6" w:space="0" w:color="000000"/>
              <w:bottom w:val="single" w:sz="6" w:space="0" w:color="000000"/>
              <w:right w:val="single" w:sz="6" w:space="0" w:color="000000"/>
            </w:tcBorders>
          </w:tcPr>
          <w:p w14:paraId="0C507209" w14:textId="77777777" w:rsidR="008E4680" w:rsidRDefault="008E4680" w:rsidP="00816966">
            <w:pPr>
              <w:pStyle w:val="TableParagraph"/>
              <w:rPr>
                <w:b/>
                <w:sz w:val="28"/>
              </w:rPr>
            </w:pPr>
          </w:p>
          <w:p w14:paraId="053383F0" w14:textId="77777777" w:rsidR="008E4680" w:rsidRDefault="008E4680" w:rsidP="00816966">
            <w:pPr>
              <w:pStyle w:val="TableParagraph"/>
              <w:ind w:left="107"/>
              <w:rPr>
                <w:b/>
                <w:sz w:val="24"/>
              </w:rPr>
            </w:pPr>
            <w:bookmarkStart w:id="198" w:name="METHOD"/>
            <w:bookmarkEnd w:id="198"/>
            <w:r>
              <w:rPr>
                <w:b/>
                <w:sz w:val="24"/>
              </w:rPr>
              <w:t>METHOD</w:t>
            </w:r>
          </w:p>
        </w:tc>
        <w:tc>
          <w:tcPr>
            <w:tcW w:w="2400" w:type="dxa"/>
            <w:tcBorders>
              <w:left w:val="single" w:sz="6" w:space="0" w:color="000000"/>
              <w:bottom w:val="single" w:sz="6" w:space="0" w:color="000000"/>
              <w:right w:val="single" w:sz="6" w:space="0" w:color="000000"/>
            </w:tcBorders>
          </w:tcPr>
          <w:p w14:paraId="2459384D" w14:textId="77777777" w:rsidR="008E4680" w:rsidRDefault="008E4680" w:rsidP="00816966">
            <w:pPr>
              <w:pStyle w:val="TableParagraph"/>
              <w:spacing w:before="184"/>
              <w:ind w:left="838" w:right="393" w:hanging="414"/>
              <w:rPr>
                <w:b/>
                <w:sz w:val="24"/>
              </w:rPr>
            </w:pPr>
            <w:bookmarkStart w:id="199" w:name="SENSITIVITY_(MDL)"/>
            <w:bookmarkEnd w:id="199"/>
            <w:r>
              <w:rPr>
                <w:b/>
                <w:sz w:val="24"/>
              </w:rPr>
              <w:t>SENSITIVITY (DL)</w:t>
            </w:r>
          </w:p>
        </w:tc>
        <w:tc>
          <w:tcPr>
            <w:tcW w:w="1882" w:type="dxa"/>
            <w:tcBorders>
              <w:left w:val="single" w:sz="6" w:space="0" w:color="000000"/>
              <w:bottom w:val="single" w:sz="6" w:space="0" w:color="000000"/>
              <w:right w:val="single" w:sz="6" w:space="0" w:color="000000"/>
            </w:tcBorders>
          </w:tcPr>
          <w:p w14:paraId="0DD19899" w14:textId="77777777" w:rsidR="008E4680" w:rsidRDefault="008E4680" w:rsidP="00816966">
            <w:pPr>
              <w:pStyle w:val="TableParagraph"/>
              <w:spacing w:before="46"/>
              <w:ind w:left="672" w:right="661"/>
              <w:jc w:val="center"/>
              <w:rPr>
                <w:b/>
                <w:sz w:val="24"/>
              </w:rPr>
            </w:pPr>
            <w:bookmarkStart w:id="200" w:name="PQL"/>
            <w:bookmarkEnd w:id="200"/>
            <w:r>
              <w:rPr>
                <w:b/>
                <w:sz w:val="24"/>
              </w:rPr>
              <w:t>LOQ</w:t>
            </w:r>
          </w:p>
        </w:tc>
        <w:tc>
          <w:tcPr>
            <w:tcW w:w="1977" w:type="dxa"/>
            <w:tcBorders>
              <w:left w:val="single" w:sz="6" w:space="0" w:color="000000"/>
              <w:bottom w:val="single" w:sz="6" w:space="0" w:color="000000"/>
              <w:right w:val="single" w:sz="6" w:space="0" w:color="000000"/>
            </w:tcBorders>
          </w:tcPr>
          <w:p w14:paraId="3CD7E905" w14:textId="62251B07" w:rsidR="008E4680" w:rsidRDefault="008E4680" w:rsidP="00816966">
            <w:pPr>
              <w:pStyle w:val="TableParagraph"/>
              <w:spacing w:before="46"/>
              <w:ind w:left="272" w:right="260" w:firstLine="73"/>
              <w:jc w:val="both"/>
              <w:rPr>
                <w:b/>
                <w:sz w:val="24"/>
              </w:rPr>
            </w:pPr>
            <w:bookmarkStart w:id="201" w:name="OVERALL_PROJECT_PRECISION"/>
            <w:bookmarkEnd w:id="201"/>
            <w:r>
              <w:rPr>
                <w:b/>
                <w:sz w:val="24"/>
              </w:rPr>
              <w:t>OVERALL PROJECT PRECISION</w:t>
            </w:r>
            <w:r>
              <w:rPr>
                <w:rStyle w:val="FootnoteReference"/>
                <w:b/>
                <w:sz w:val="24"/>
              </w:rPr>
              <w:footnoteReference w:id="6"/>
            </w:r>
          </w:p>
        </w:tc>
        <w:tc>
          <w:tcPr>
            <w:tcW w:w="1980" w:type="dxa"/>
            <w:tcBorders>
              <w:left w:val="single" w:sz="6" w:space="0" w:color="000000"/>
              <w:bottom w:val="single" w:sz="6" w:space="0" w:color="000000"/>
            </w:tcBorders>
          </w:tcPr>
          <w:p w14:paraId="42132A93" w14:textId="77777777" w:rsidR="008E4680" w:rsidRDefault="008E4680" w:rsidP="00816966">
            <w:pPr>
              <w:pStyle w:val="TableParagraph"/>
              <w:spacing w:before="8"/>
              <w:rPr>
                <w:b/>
                <w:sz w:val="32"/>
              </w:rPr>
            </w:pPr>
          </w:p>
          <w:p w14:paraId="7455275C" w14:textId="77777777" w:rsidR="008E4680" w:rsidRDefault="008E4680" w:rsidP="00816966">
            <w:pPr>
              <w:pStyle w:val="TableParagraph"/>
              <w:ind w:left="279" w:right="253"/>
              <w:jc w:val="center"/>
              <w:rPr>
                <w:b/>
                <w:sz w:val="24"/>
              </w:rPr>
            </w:pPr>
            <w:r>
              <w:rPr>
                <w:b/>
                <w:sz w:val="24"/>
              </w:rPr>
              <w:t>ACCURACY</w:t>
            </w:r>
          </w:p>
        </w:tc>
      </w:tr>
      <w:tr w:rsidR="008E4680" w14:paraId="59CCA3BB" w14:textId="77777777" w:rsidTr="00816966">
        <w:trPr>
          <w:trHeight w:val="276"/>
        </w:trPr>
        <w:tc>
          <w:tcPr>
            <w:tcW w:w="2218" w:type="dxa"/>
            <w:tcBorders>
              <w:top w:val="single" w:sz="6" w:space="0" w:color="000000"/>
              <w:bottom w:val="single" w:sz="6" w:space="0" w:color="000000"/>
              <w:right w:val="single" w:sz="6" w:space="0" w:color="000000"/>
            </w:tcBorders>
          </w:tcPr>
          <w:p w14:paraId="3A14BE9E" w14:textId="77777777" w:rsidR="008E4680" w:rsidRDefault="008E4680" w:rsidP="00816966">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48E176D6" w14:textId="77777777" w:rsidR="008E4680" w:rsidRDefault="008E4680" w:rsidP="00816966">
            <w:pPr>
              <w:pStyle w:val="TableParagraph"/>
              <w:spacing w:line="257" w:lineRule="exact"/>
              <w:ind w:left="107"/>
              <w:rPr>
                <w:sz w:val="24"/>
              </w:rPr>
            </w:pPr>
            <w:r>
              <w:rPr>
                <w:sz w:val="24"/>
              </w:rPr>
              <w:t>SM21 4500-P-B,E</w:t>
            </w:r>
          </w:p>
        </w:tc>
        <w:tc>
          <w:tcPr>
            <w:tcW w:w="2400" w:type="dxa"/>
            <w:tcBorders>
              <w:top w:val="single" w:sz="6" w:space="0" w:color="000000"/>
              <w:left w:val="single" w:sz="6" w:space="0" w:color="000000"/>
              <w:bottom w:val="single" w:sz="6" w:space="0" w:color="000000"/>
              <w:right w:val="single" w:sz="6" w:space="0" w:color="000000"/>
            </w:tcBorders>
          </w:tcPr>
          <w:p w14:paraId="0C98CC82" w14:textId="77777777" w:rsidR="008E4680" w:rsidRDefault="008E4680" w:rsidP="00816966">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5CEA45C1" w14:textId="77777777" w:rsidR="008E4680" w:rsidRDefault="008E4680" w:rsidP="00816966">
            <w:pPr>
              <w:pStyle w:val="TableParagraph"/>
              <w:spacing w:line="257" w:lineRule="exact"/>
              <w:ind w:left="439"/>
              <w:rPr>
                <w:sz w:val="24"/>
              </w:rPr>
            </w:pPr>
            <w:r>
              <w:rPr>
                <w:sz w:val="24"/>
              </w:rPr>
              <w:t>0.02 mg/L</w:t>
            </w:r>
          </w:p>
        </w:tc>
        <w:tc>
          <w:tcPr>
            <w:tcW w:w="1977" w:type="dxa"/>
            <w:tcBorders>
              <w:top w:val="single" w:sz="6" w:space="0" w:color="000000"/>
              <w:left w:val="single" w:sz="6" w:space="0" w:color="000000"/>
              <w:bottom w:val="single" w:sz="6" w:space="0" w:color="000000"/>
              <w:right w:val="single" w:sz="6" w:space="0" w:color="000000"/>
            </w:tcBorders>
          </w:tcPr>
          <w:p w14:paraId="2282F59A" w14:textId="77777777" w:rsidR="008E4680" w:rsidRDefault="008E4680" w:rsidP="00816966">
            <w:pPr>
              <w:pStyle w:val="TableParagraph"/>
              <w:spacing w:line="257"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1514CB6C" w14:textId="77777777" w:rsidR="008E4680" w:rsidRDefault="008E4680" w:rsidP="00816966">
            <w:pPr>
              <w:pStyle w:val="TableParagraph"/>
              <w:spacing w:line="257" w:lineRule="exact"/>
              <w:ind w:left="279" w:right="253"/>
              <w:jc w:val="center"/>
              <w:rPr>
                <w:sz w:val="24"/>
              </w:rPr>
            </w:pPr>
            <w:r>
              <w:rPr>
                <w:sz w:val="24"/>
              </w:rPr>
              <w:t>±25 % LFB</w:t>
            </w:r>
          </w:p>
        </w:tc>
      </w:tr>
      <w:tr w:rsidR="008E4680" w14:paraId="4947D842" w14:textId="77777777" w:rsidTr="00816966">
        <w:trPr>
          <w:trHeight w:val="551"/>
        </w:trPr>
        <w:tc>
          <w:tcPr>
            <w:tcW w:w="2218" w:type="dxa"/>
            <w:tcBorders>
              <w:top w:val="single" w:sz="6" w:space="0" w:color="000000"/>
              <w:bottom w:val="single" w:sz="6" w:space="0" w:color="000000"/>
              <w:right w:val="single" w:sz="6" w:space="0" w:color="000000"/>
            </w:tcBorders>
          </w:tcPr>
          <w:p w14:paraId="1AB2314D" w14:textId="77777777" w:rsidR="008E4680" w:rsidRDefault="008E4680" w:rsidP="00816966">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411A0DD2" w14:textId="77777777" w:rsidR="008E4680" w:rsidRDefault="008E4680" w:rsidP="00816966">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1F9109A2" w14:textId="77777777" w:rsidR="008E4680" w:rsidRDefault="008E4680" w:rsidP="00816966">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1A2B4540" w14:textId="77777777" w:rsidR="008E4680" w:rsidRDefault="008E4680" w:rsidP="00816966">
            <w:pPr>
              <w:pStyle w:val="TableParagraph"/>
              <w:spacing w:line="272" w:lineRule="exact"/>
              <w:ind w:left="439"/>
              <w:rPr>
                <w:sz w:val="24"/>
              </w:rPr>
            </w:pPr>
            <w:r>
              <w:rPr>
                <w:sz w:val="24"/>
              </w:rPr>
              <w:t>0.20 mg/L</w:t>
            </w:r>
          </w:p>
        </w:tc>
        <w:tc>
          <w:tcPr>
            <w:tcW w:w="1977" w:type="dxa"/>
            <w:tcBorders>
              <w:top w:val="single" w:sz="6" w:space="0" w:color="000000"/>
              <w:left w:val="single" w:sz="6" w:space="0" w:color="000000"/>
              <w:bottom w:val="single" w:sz="6" w:space="0" w:color="000000"/>
              <w:right w:val="single" w:sz="6" w:space="0" w:color="000000"/>
            </w:tcBorders>
          </w:tcPr>
          <w:p w14:paraId="090C60F9" w14:textId="77777777" w:rsidR="008E4680" w:rsidRDefault="008E4680" w:rsidP="00816966">
            <w:pPr>
              <w:pStyle w:val="TableParagraph"/>
              <w:spacing w:line="272"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3AF0F731" w14:textId="77777777" w:rsidR="008E4680" w:rsidRDefault="008E4680" w:rsidP="00816966">
            <w:pPr>
              <w:pStyle w:val="TableParagraph"/>
              <w:spacing w:line="272" w:lineRule="exact"/>
              <w:ind w:left="279" w:right="253"/>
              <w:jc w:val="center"/>
              <w:rPr>
                <w:sz w:val="24"/>
              </w:rPr>
            </w:pPr>
            <w:r>
              <w:rPr>
                <w:sz w:val="24"/>
              </w:rPr>
              <w:t>±10 % LCS</w:t>
            </w:r>
          </w:p>
        </w:tc>
      </w:tr>
      <w:tr w:rsidR="008E4680" w14:paraId="7240CE8E" w14:textId="77777777" w:rsidTr="00816966">
        <w:trPr>
          <w:trHeight w:val="541"/>
        </w:trPr>
        <w:tc>
          <w:tcPr>
            <w:tcW w:w="2218" w:type="dxa"/>
            <w:tcBorders>
              <w:top w:val="single" w:sz="6" w:space="0" w:color="000000"/>
              <w:bottom w:val="single" w:sz="6" w:space="0" w:color="000000"/>
              <w:right w:val="single" w:sz="6" w:space="0" w:color="000000"/>
            </w:tcBorders>
          </w:tcPr>
          <w:p w14:paraId="6440446D" w14:textId="77777777" w:rsidR="008E4680" w:rsidRDefault="008E4680" w:rsidP="00816966">
            <w:pPr>
              <w:pStyle w:val="TableParagraph"/>
              <w:spacing w:line="263" w:lineRule="exact"/>
              <w:ind w:left="92"/>
              <w:rPr>
                <w:sz w:val="24"/>
              </w:rPr>
            </w:pPr>
            <w:r>
              <w:rPr>
                <w:sz w:val="24"/>
              </w:rPr>
              <w:t>Suspended solids,</w:t>
            </w:r>
          </w:p>
          <w:p w14:paraId="108DEB62" w14:textId="77777777" w:rsidR="008E4680" w:rsidRDefault="008E4680" w:rsidP="00816966">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2F8BC3A7" w14:textId="77777777" w:rsidR="008E4680" w:rsidRDefault="008E4680" w:rsidP="00816966">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1FDDA839" w14:textId="77777777" w:rsidR="008E4680" w:rsidRDefault="008E4680" w:rsidP="00816966">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158B6249" w14:textId="77777777" w:rsidR="008E4680" w:rsidRDefault="008E4680" w:rsidP="00816966">
            <w:pPr>
              <w:pStyle w:val="TableParagraph"/>
              <w:spacing w:line="264" w:lineRule="exact"/>
              <w:ind w:left="499"/>
              <w:rPr>
                <w:sz w:val="24"/>
              </w:rPr>
            </w:pPr>
            <w:r>
              <w:rPr>
                <w:sz w:val="24"/>
              </w:rPr>
              <w:t>1.0 mg/L</w:t>
            </w:r>
          </w:p>
        </w:tc>
        <w:tc>
          <w:tcPr>
            <w:tcW w:w="1977" w:type="dxa"/>
            <w:tcBorders>
              <w:top w:val="single" w:sz="6" w:space="0" w:color="000000"/>
              <w:left w:val="single" w:sz="6" w:space="0" w:color="000000"/>
              <w:bottom w:val="single" w:sz="6" w:space="0" w:color="000000"/>
              <w:right w:val="single" w:sz="6" w:space="0" w:color="000000"/>
            </w:tcBorders>
          </w:tcPr>
          <w:p w14:paraId="1F463A40" w14:textId="77777777" w:rsidR="008E4680" w:rsidRDefault="008E4680" w:rsidP="00816966">
            <w:pPr>
              <w:pStyle w:val="TableParagraph"/>
              <w:spacing w:line="264" w:lineRule="exact"/>
              <w:ind w:left="438" w:right="430"/>
              <w:jc w:val="center"/>
              <w:rPr>
                <w:sz w:val="24"/>
              </w:rPr>
            </w:pPr>
            <w:r>
              <w:rPr>
                <w:sz w:val="24"/>
              </w:rPr>
              <w:t>≤5 RPD</w:t>
            </w:r>
          </w:p>
        </w:tc>
        <w:tc>
          <w:tcPr>
            <w:tcW w:w="1980" w:type="dxa"/>
            <w:tcBorders>
              <w:top w:val="single" w:sz="6" w:space="0" w:color="000000"/>
              <w:left w:val="single" w:sz="6" w:space="0" w:color="000000"/>
              <w:bottom w:val="single" w:sz="6" w:space="0" w:color="000000"/>
            </w:tcBorders>
          </w:tcPr>
          <w:p w14:paraId="643577C6" w14:textId="77777777" w:rsidR="008E4680" w:rsidRDefault="008E4680" w:rsidP="00816966">
            <w:pPr>
              <w:pStyle w:val="TableParagraph"/>
              <w:spacing w:line="264" w:lineRule="exact"/>
              <w:ind w:left="278" w:right="253"/>
              <w:jc w:val="center"/>
              <w:rPr>
                <w:sz w:val="24"/>
              </w:rPr>
            </w:pPr>
            <w:r>
              <w:rPr>
                <w:sz w:val="24"/>
              </w:rPr>
              <w:t>±25 %</w:t>
            </w:r>
          </w:p>
        </w:tc>
      </w:tr>
      <w:tr w:rsidR="008E4680" w14:paraId="284D983B" w14:textId="77777777" w:rsidTr="00816966">
        <w:trPr>
          <w:trHeight w:val="553"/>
        </w:trPr>
        <w:tc>
          <w:tcPr>
            <w:tcW w:w="2218" w:type="dxa"/>
            <w:tcBorders>
              <w:top w:val="single" w:sz="6" w:space="0" w:color="000000"/>
              <w:right w:val="single" w:sz="6" w:space="0" w:color="000000"/>
            </w:tcBorders>
          </w:tcPr>
          <w:p w14:paraId="3B40FF71" w14:textId="77777777" w:rsidR="008E4680" w:rsidRDefault="008E4680" w:rsidP="00816966">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47947495" w14:textId="77777777" w:rsidR="008E4680" w:rsidRDefault="008E4680" w:rsidP="00816966">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25494C80" w14:textId="77777777" w:rsidR="008E4680" w:rsidRDefault="008E4680" w:rsidP="00816966">
            <w:pPr>
              <w:pStyle w:val="TableParagraph"/>
              <w:spacing w:line="274" w:lineRule="exact"/>
              <w:ind w:left="495"/>
              <w:rPr>
                <w:sz w:val="24"/>
              </w:rPr>
            </w:pPr>
            <w:r>
              <w:rPr>
                <w:sz w:val="24"/>
              </w:rPr>
              <w:t>1.0 cfu/100 ml</w:t>
            </w:r>
          </w:p>
        </w:tc>
        <w:tc>
          <w:tcPr>
            <w:tcW w:w="1882" w:type="dxa"/>
            <w:tcBorders>
              <w:top w:val="single" w:sz="6" w:space="0" w:color="000000"/>
              <w:left w:val="single" w:sz="6" w:space="0" w:color="000000"/>
              <w:right w:val="single" w:sz="6" w:space="0" w:color="000000"/>
            </w:tcBorders>
          </w:tcPr>
          <w:p w14:paraId="08089236" w14:textId="77777777" w:rsidR="008E4680" w:rsidRDefault="008E4680" w:rsidP="00816966">
            <w:pPr>
              <w:pStyle w:val="TableParagraph"/>
              <w:spacing w:line="274" w:lineRule="exact"/>
              <w:ind w:left="236"/>
              <w:rPr>
                <w:sz w:val="24"/>
              </w:rPr>
            </w:pPr>
            <w:r>
              <w:rPr>
                <w:sz w:val="24"/>
              </w:rPr>
              <w:t>1.0 cfu/100 ml</w:t>
            </w:r>
          </w:p>
        </w:tc>
        <w:tc>
          <w:tcPr>
            <w:tcW w:w="1977" w:type="dxa"/>
            <w:tcBorders>
              <w:top w:val="single" w:sz="6" w:space="0" w:color="000000"/>
              <w:left w:val="single" w:sz="6" w:space="0" w:color="000000"/>
              <w:right w:val="single" w:sz="6" w:space="0" w:color="000000"/>
            </w:tcBorders>
          </w:tcPr>
          <w:p w14:paraId="4BDDCE93" w14:textId="77777777" w:rsidR="008E4680" w:rsidRDefault="008E4680" w:rsidP="00816966">
            <w:pPr>
              <w:pStyle w:val="TableParagraph"/>
              <w:spacing w:line="274" w:lineRule="exact"/>
              <w:ind w:left="438" w:right="428"/>
              <w:jc w:val="center"/>
              <w:rPr>
                <w:sz w:val="24"/>
              </w:rPr>
            </w:pPr>
            <w:r>
              <w:rPr>
                <w:sz w:val="24"/>
              </w:rPr>
              <w:t>**</w:t>
            </w:r>
          </w:p>
        </w:tc>
        <w:tc>
          <w:tcPr>
            <w:tcW w:w="1980" w:type="dxa"/>
            <w:tcBorders>
              <w:top w:val="single" w:sz="6" w:space="0" w:color="000000"/>
              <w:left w:val="single" w:sz="6" w:space="0" w:color="000000"/>
            </w:tcBorders>
          </w:tcPr>
          <w:p w14:paraId="174AB6A5" w14:textId="77777777" w:rsidR="008E4680" w:rsidRDefault="008E4680" w:rsidP="00816966">
            <w:pPr>
              <w:pStyle w:val="TableParagraph"/>
              <w:spacing w:line="274" w:lineRule="exact"/>
              <w:ind w:left="277" w:right="253"/>
              <w:jc w:val="center"/>
              <w:rPr>
                <w:sz w:val="24"/>
              </w:rPr>
            </w:pPr>
            <w:r>
              <w:rPr>
                <w:sz w:val="24"/>
              </w:rPr>
              <w:t>**</w:t>
            </w:r>
          </w:p>
        </w:tc>
      </w:tr>
    </w:tbl>
    <w:p w14:paraId="43D5E36E" w14:textId="77777777" w:rsidR="008E4680" w:rsidRDefault="008E4680" w:rsidP="008E4680">
      <w:pPr>
        <w:pStyle w:val="BodyText"/>
        <w:spacing w:before="11"/>
        <w:rPr>
          <w:b/>
        </w:rPr>
      </w:pPr>
    </w:p>
    <w:p w14:paraId="7F82BE2F" w14:textId="77777777" w:rsidR="008E4680" w:rsidRDefault="008E4680" w:rsidP="008E4680">
      <w:pPr>
        <w:ind w:left="820" w:right="12025"/>
      </w:pPr>
      <w:r>
        <w:t>DL, detection</w:t>
      </w:r>
      <w:r>
        <w:rPr>
          <w:spacing w:val="-3"/>
        </w:rPr>
        <w:t xml:space="preserve"> </w:t>
      </w:r>
      <w:r>
        <w:t>limit</w:t>
      </w:r>
    </w:p>
    <w:p w14:paraId="55C71F5D" w14:textId="77777777" w:rsidR="008E4680" w:rsidRDefault="008E4680" w:rsidP="008E4680">
      <w:pPr>
        <w:ind w:left="820" w:right="12025"/>
        <w:rPr>
          <w:sz w:val="20"/>
        </w:rPr>
      </w:pPr>
      <w:r>
        <w:rPr>
          <w:sz w:val="20"/>
        </w:rPr>
        <w:t>LOQ, limit of quantitation</w:t>
      </w:r>
    </w:p>
    <w:p w14:paraId="530B0A3A" w14:textId="3C490DBD" w:rsidR="008E4680" w:rsidRDefault="008E4680" w:rsidP="008E4680">
      <w:pPr>
        <w:ind w:left="820" w:right="12025"/>
        <w:rPr>
          <w:sz w:val="20"/>
        </w:rPr>
      </w:pPr>
      <w:r>
        <w:rPr>
          <w:sz w:val="20"/>
        </w:rPr>
        <w:t>mg/L, milligrams per liter</w:t>
      </w:r>
      <w:r>
        <w:rPr>
          <w:spacing w:val="-10"/>
          <w:sz w:val="20"/>
        </w:rPr>
        <w:t xml:space="preserve"> </w:t>
      </w:r>
      <w:r>
        <w:rPr>
          <w:sz w:val="20"/>
        </w:rPr>
        <w:t>(ppm)</w:t>
      </w:r>
    </w:p>
    <w:p w14:paraId="69942BEF" w14:textId="77777777" w:rsidR="008E4680" w:rsidRDefault="008E4680" w:rsidP="008E4680">
      <w:pPr>
        <w:ind w:left="820" w:right="10647"/>
        <w:rPr>
          <w:sz w:val="20"/>
        </w:rPr>
      </w:pPr>
      <w:r>
        <w:rPr>
          <w:sz w:val="20"/>
        </w:rPr>
        <w:t>cfu/100 ml, colony forming units per 100 milliliters RPD, relative percent</w:t>
      </w:r>
      <w:r>
        <w:rPr>
          <w:spacing w:val="-5"/>
          <w:sz w:val="20"/>
        </w:rPr>
        <w:t xml:space="preserve"> </w:t>
      </w:r>
      <w:r>
        <w:rPr>
          <w:sz w:val="20"/>
        </w:rPr>
        <w:t>difference</w:t>
      </w:r>
    </w:p>
    <w:p w14:paraId="746659FF" w14:textId="77777777" w:rsidR="008E4680" w:rsidRDefault="008E4680" w:rsidP="008E4680">
      <w:pPr>
        <w:spacing w:before="1"/>
        <w:ind w:left="820" w:right="12258"/>
        <w:rPr>
          <w:sz w:val="20"/>
        </w:rPr>
      </w:pPr>
      <w:r>
        <w:rPr>
          <w:sz w:val="20"/>
        </w:rPr>
        <w:t>LFB, laboratory fortified blank LCS, laboratory control sample</w:t>
      </w:r>
    </w:p>
    <w:p w14:paraId="1597743D" w14:textId="77777777" w:rsidR="008E4680" w:rsidRDefault="008E4680" w:rsidP="008E4680">
      <w:pPr>
        <w:spacing w:line="230" w:lineRule="exact"/>
        <w:ind w:left="820"/>
        <w:rPr>
          <w:sz w:val="20"/>
        </w:rPr>
      </w:pPr>
      <w:r>
        <w:rPr>
          <w:sz w:val="20"/>
        </w:rPr>
        <w:t>* depends on dilution: filter 100 ml, &lt;1/0; filter 50 ml, &lt;2</w:t>
      </w:r>
    </w:p>
    <w:p w14:paraId="6E531183" w14:textId="77777777" w:rsidR="008E4680" w:rsidRDefault="008E4680" w:rsidP="008E4680">
      <w:pPr>
        <w:spacing w:before="1"/>
        <w:ind w:left="820"/>
        <w:rPr>
          <w:sz w:val="20"/>
        </w:rPr>
      </w:pPr>
      <w:r>
        <w:rPr>
          <w:sz w:val="20"/>
        </w:rPr>
        <w:t>** control checks of sterility, temperature</w:t>
      </w:r>
    </w:p>
    <w:p w14:paraId="6EB13F13" w14:textId="77777777" w:rsidR="008E4680" w:rsidRDefault="008E4680" w:rsidP="008E4680">
      <w:pPr>
        <w:pStyle w:val="BodyText"/>
        <w:spacing w:before="2"/>
        <w:rPr>
          <w:sz w:val="26"/>
        </w:rPr>
      </w:pPr>
    </w:p>
    <w:p w14:paraId="1844BE3A" w14:textId="77777777" w:rsidR="00FB643C" w:rsidRDefault="00FB643C" w:rsidP="008E4680">
      <w:pPr>
        <w:pStyle w:val="BodyText"/>
        <w:spacing w:before="2"/>
        <w:rPr>
          <w:sz w:val="26"/>
        </w:rPr>
      </w:pPr>
    </w:p>
    <w:p w14:paraId="30659E5E" w14:textId="77777777" w:rsidR="00FB643C" w:rsidRDefault="00FB643C" w:rsidP="008E4680">
      <w:pPr>
        <w:pStyle w:val="BodyText"/>
        <w:spacing w:before="2"/>
        <w:rPr>
          <w:sz w:val="26"/>
        </w:rPr>
      </w:pPr>
    </w:p>
    <w:p w14:paraId="522E13EB" w14:textId="77777777" w:rsidR="00FB643C" w:rsidRDefault="00FB643C" w:rsidP="008E4680">
      <w:pPr>
        <w:pStyle w:val="BodyText"/>
        <w:spacing w:before="2"/>
        <w:rPr>
          <w:sz w:val="26"/>
        </w:rPr>
      </w:pPr>
    </w:p>
    <w:p w14:paraId="3256810A" w14:textId="399964CA" w:rsidR="00FB643C" w:rsidRPr="00E61C02" w:rsidRDefault="00FB643C" w:rsidP="00E61C02">
      <w:pPr>
        <w:widowControl/>
        <w:autoSpaceDE/>
        <w:autoSpaceDN/>
        <w:spacing w:after="160" w:line="259" w:lineRule="auto"/>
        <w:rPr>
          <w:sz w:val="26"/>
          <w:szCs w:val="24"/>
        </w:rPr>
      </w:pPr>
      <w:r>
        <w:rPr>
          <w:sz w:val="26"/>
        </w:rPr>
        <w:br w:type="page"/>
      </w:r>
    </w:p>
    <w:p w14:paraId="20CDB8BC" w14:textId="2EA4D106" w:rsidR="008E4680" w:rsidRDefault="008E4680" w:rsidP="008E4680">
      <w:pPr>
        <w:spacing w:before="90"/>
        <w:ind w:left="820"/>
        <w:rPr>
          <w:b/>
          <w:sz w:val="24"/>
        </w:rPr>
      </w:pPr>
      <w:bookmarkStart w:id="202" w:name="_bookmark10"/>
      <w:bookmarkStart w:id="203" w:name="_Ref125968599"/>
      <w:bookmarkStart w:id="204" w:name="_Toc133755221"/>
      <w:bookmarkEnd w:id="202"/>
      <w:r>
        <w:rPr>
          <w:b/>
          <w:sz w:val="24"/>
        </w:rPr>
        <w:lastRenderedPageBreak/>
        <w:t xml:space="preserve">Table </w:t>
      </w:r>
      <w:r w:rsidR="000C2DBA">
        <w:rPr>
          <w:b/>
          <w:noProof/>
          <w:sz w:val="24"/>
          <w:szCs w:val="24"/>
        </w:rPr>
        <w:t>6</w:t>
      </w:r>
      <w:bookmarkEnd w:id="203"/>
      <w:r w:rsidR="000A6FC9" w:rsidRPr="00555404">
        <w:rPr>
          <w:b/>
          <w:sz w:val="24"/>
          <w:szCs w:val="24"/>
        </w:rPr>
        <w:t>.</w:t>
      </w:r>
      <w:r>
        <w:rPr>
          <w:b/>
          <w:sz w:val="24"/>
        </w:rPr>
        <w:t xml:space="preserve"> Data Quality Objectives for Stream Temperature Monitoring (From Cook </w:t>
      </w:r>
      <w:r w:rsidR="000A6FC9" w:rsidRPr="00555404">
        <w:rPr>
          <w:b/>
          <w:sz w:val="24"/>
          <w:szCs w:val="24"/>
        </w:rPr>
        <w:t>Inletkeeper</w:t>
      </w:r>
      <w:r>
        <w:rPr>
          <w:b/>
          <w:sz w:val="24"/>
        </w:rPr>
        <w:t>)</w:t>
      </w:r>
      <w:bookmarkEnd w:id="204"/>
    </w:p>
    <w:p w14:paraId="0F34CF74" w14:textId="77777777" w:rsidR="008E4680" w:rsidRDefault="008E4680" w:rsidP="008E4680">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8E4680" w14:paraId="322952F8" w14:textId="77777777" w:rsidTr="00816966">
        <w:trPr>
          <w:trHeight w:val="374"/>
        </w:trPr>
        <w:tc>
          <w:tcPr>
            <w:tcW w:w="1710" w:type="dxa"/>
            <w:tcBorders>
              <w:bottom w:val="single" w:sz="6" w:space="0" w:color="000000"/>
              <w:right w:val="single" w:sz="6" w:space="0" w:color="000000"/>
            </w:tcBorders>
          </w:tcPr>
          <w:p w14:paraId="78074FBB" w14:textId="77777777" w:rsidR="008E4680" w:rsidRDefault="008E4680" w:rsidP="00816966">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4B8ABAC9" w14:textId="77777777" w:rsidR="008E4680" w:rsidRDefault="008E4680" w:rsidP="00816966">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242C829E" w14:textId="77777777" w:rsidR="008E4680" w:rsidRDefault="008E4680" w:rsidP="00816966">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5A9BB9D1" w14:textId="77777777" w:rsidR="008E4680" w:rsidRDefault="008E4680" w:rsidP="00816966">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23347FA3" w14:textId="77777777" w:rsidR="008E4680" w:rsidRDefault="008E4680" w:rsidP="00816966">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30115B98" w14:textId="77777777" w:rsidR="008E4680" w:rsidRDefault="008E4680" w:rsidP="00816966">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24F3A5B8" w14:textId="77777777" w:rsidR="008E4680" w:rsidRDefault="008E4680" w:rsidP="00816966">
            <w:pPr>
              <w:pStyle w:val="TableParagraph"/>
              <w:spacing w:before="89"/>
              <w:ind w:left="107"/>
              <w:rPr>
                <w:b/>
                <w:sz w:val="20"/>
              </w:rPr>
            </w:pPr>
            <w:r>
              <w:rPr>
                <w:b/>
                <w:sz w:val="20"/>
              </w:rPr>
              <w:t>COMPLETENESS</w:t>
            </w:r>
          </w:p>
        </w:tc>
      </w:tr>
      <w:tr w:rsidR="008E4680" w14:paraId="7C072B5B" w14:textId="77777777" w:rsidTr="00816966">
        <w:trPr>
          <w:trHeight w:val="924"/>
        </w:trPr>
        <w:tc>
          <w:tcPr>
            <w:tcW w:w="1710" w:type="dxa"/>
            <w:tcBorders>
              <w:top w:val="single" w:sz="6" w:space="0" w:color="000000"/>
              <w:bottom w:val="single" w:sz="6" w:space="0" w:color="000000"/>
              <w:right w:val="single" w:sz="6" w:space="0" w:color="000000"/>
            </w:tcBorders>
          </w:tcPr>
          <w:p w14:paraId="7660C6BD" w14:textId="77777777" w:rsidR="008E4680" w:rsidRDefault="008E4680" w:rsidP="00816966">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79B527E8" w14:textId="77777777" w:rsidR="008E4680" w:rsidRDefault="008E4680" w:rsidP="00816966">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35C8FB2C" w14:textId="77777777" w:rsidR="008E4680" w:rsidRDefault="008E4680" w:rsidP="00816966">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7A58A59E" w14:textId="77777777" w:rsidR="008E4680" w:rsidRDefault="008E4680" w:rsidP="00816966">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35D6880C" w14:textId="77777777" w:rsidR="008E4680" w:rsidRDefault="008E4680" w:rsidP="00816966">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022E12B3" w14:textId="77777777" w:rsidR="008E4680" w:rsidRDefault="008E4680" w:rsidP="00816966">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3C900471" w14:textId="77777777" w:rsidR="008E4680" w:rsidRDefault="008E4680" w:rsidP="00816966">
            <w:pPr>
              <w:pStyle w:val="TableParagraph"/>
              <w:spacing w:before="87"/>
              <w:ind w:left="107"/>
              <w:rPr>
                <w:sz w:val="20"/>
              </w:rPr>
            </w:pPr>
            <w:r>
              <w:rPr>
                <w:sz w:val="20"/>
              </w:rPr>
              <w:t>90%</w:t>
            </w:r>
          </w:p>
        </w:tc>
      </w:tr>
      <w:tr w:rsidR="008E4680" w14:paraId="5228C9B0" w14:textId="77777777" w:rsidTr="00816966">
        <w:trPr>
          <w:trHeight w:val="705"/>
        </w:trPr>
        <w:tc>
          <w:tcPr>
            <w:tcW w:w="1710" w:type="dxa"/>
            <w:tcBorders>
              <w:top w:val="single" w:sz="6" w:space="0" w:color="000000"/>
              <w:right w:val="single" w:sz="6" w:space="0" w:color="000000"/>
            </w:tcBorders>
          </w:tcPr>
          <w:p w14:paraId="3A173DC4" w14:textId="77777777" w:rsidR="008E4680" w:rsidRDefault="008E4680" w:rsidP="00816966">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28A95DD9" w14:textId="77777777" w:rsidR="008E4680" w:rsidRDefault="008E4680" w:rsidP="00816966">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048218EA" w14:textId="77777777" w:rsidR="008E4680" w:rsidRDefault="008E4680" w:rsidP="00816966">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0E027CA3" w14:textId="77777777" w:rsidR="008E4680" w:rsidRDefault="008E4680" w:rsidP="00816966">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10743277" w14:textId="77777777" w:rsidR="008E4680" w:rsidRDefault="008E4680" w:rsidP="00816966">
            <w:pPr>
              <w:pStyle w:val="TableParagraph"/>
              <w:spacing w:before="88"/>
              <w:ind w:left="107"/>
              <w:rPr>
                <w:sz w:val="20"/>
              </w:rPr>
            </w:pPr>
            <w:r>
              <w:rPr>
                <w:sz w:val="21"/>
              </w:rPr>
              <w:t>±</w:t>
            </w:r>
            <w:r>
              <w:rPr>
                <w:sz w:val="20"/>
              </w:rPr>
              <w:t>0.2 @</w:t>
            </w:r>
          </w:p>
          <w:p w14:paraId="54C0AA03" w14:textId="77777777" w:rsidR="008E4680" w:rsidRDefault="008E4680" w:rsidP="00816966">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7E472A6D" w14:textId="77777777" w:rsidR="008E4680" w:rsidRDefault="008E4680" w:rsidP="00816966">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0B3382AC" w14:textId="77777777" w:rsidR="008E4680" w:rsidRDefault="008E4680" w:rsidP="00816966">
            <w:pPr>
              <w:pStyle w:val="TableParagraph"/>
              <w:spacing w:before="86"/>
              <w:ind w:left="107"/>
              <w:rPr>
                <w:sz w:val="20"/>
              </w:rPr>
            </w:pPr>
            <w:r>
              <w:rPr>
                <w:sz w:val="20"/>
              </w:rPr>
              <w:t>90%</w:t>
            </w:r>
          </w:p>
        </w:tc>
      </w:tr>
    </w:tbl>
    <w:p w14:paraId="01CE508A" w14:textId="77777777" w:rsidR="008E4680" w:rsidRDefault="008E4680" w:rsidP="008E4680">
      <w:pPr>
        <w:rPr>
          <w:sz w:val="20"/>
        </w:rPr>
        <w:sectPr w:rsidR="008E4680" w:rsidSect="00055722">
          <w:headerReference w:type="default" r:id="rId27"/>
          <w:footerReference w:type="default" r:id="rId28"/>
          <w:pgSz w:w="16840" w:h="11900" w:orient="landscape"/>
          <w:pgMar w:top="1320" w:right="600" w:bottom="940" w:left="620" w:header="929" w:footer="745" w:gutter="0"/>
          <w:cols w:space="720"/>
        </w:sectPr>
      </w:pPr>
    </w:p>
    <w:p w14:paraId="62F46B50" w14:textId="77777777" w:rsidR="008E4680" w:rsidRDefault="008E4680" w:rsidP="000866DB">
      <w:pPr>
        <w:pStyle w:val="BodyText"/>
        <w:spacing w:before="89"/>
        <w:ind w:right="288"/>
      </w:pPr>
      <w:r>
        <w:rPr>
          <w:b/>
          <w:u w:val="thick"/>
        </w:rPr>
        <w:lastRenderedPageBreak/>
        <w:t>Detectability</w:t>
      </w:r>
      <w:r>
        <w:rPr>
          <w:b/>
        </w:rPr>
        <w:t xml:space="preserve"> </w:t>
      </w:r>
      <w:r>
        <w:t>is the ability of the method to reliably measure a pollutant concentration above background. ADEC DOW uses two components to define detectability: detection limit (DL) and limit of quantitation (LOQ) or reporting limit (RL).</w:t>
      </w:r>
    </w:p>
    <w:p w14:paraId="55C5CA35" w14:textId="77777777" w:rsidR="008E4680" w:rsidRDefault="008E4680" w:rsidP="008E4680">
      <w:pPr>
        <w:pStyle w:val="BodyText"/>
        <w:spacing w:before="1"/>
      </w:pPr>
    </w:p>
    <w:p w14:paraId="1FEB448C" w14:textId="77777777" w:rsidR="008E4680" w:rsidRDefault="008E4680" w:rsidP="00C356E4">
      <w:pPr>
        <w:pStyle w:val="ListParagraph"/>
        <w:numPr>
          <w:ilvl w:val="2"/>
          <w:numId w:val="1"/>
        </w:numPr>
        <w:tabs>
          <w:tab w:val="left" w:pos="1047"/>
          <w:tab w:val="left" w:pos="1048"/>
        </w:tabs>
        <w:ind w:right="324"/>
        <w:rPr>
          <w:sz w:val="24"/>
        </w:rPr>
      </w:pPr>
      <w:r>
        <w:rPr>
          <w:sz w:val="24"/>
        </w:rPr>
        <w:t>The DL is the minimum value which the instrument can discern above background but no certainty to the accuracy of the measured value. For field measurements the manufacturer’s listed instrument detection limit (IDL) can be</w:t>
      </w:r>
      <w:r>
        <w:rPr>
          <w:spacing w:val="-6"/>
          <w:sz w:val="24"/>
        </w:rPr>
        <w:t xml:space="preserve"> </w:t>
      </w:r>
      <w:r>
        <w:rPr>
          <w:sz w:val="24"/>
        </w:rPr>
        <w:t>used.</w:t>
      </w:r>
    </w:p>
    <w:p w14:paraId="1FB17AEA" w14:textId="77777777" w:rsidR="008E4680" w:rsidRDefault="008E4680" w:rsidP="00C356E4">
      <w:pPr>
        <w:pStyle w:val="ListParagraph"/>
        <w:numPr>
          <w:ilvl w:val="2"/>
          <w:numId w:val="1"/>
        </w:numPr>
        <w:tabs>
          <w:tab w:val="left" w:pos="1047"/>
          <w:tab w:val="left" w:pos="1048"/>
        </w:tabs>
        <w:ind w:right="250"/>
        <w:rPr>
          <w:sz w:val="24"/>
        </w:rPr>
      </w:pPr>
      <w:r>
        <w:rPr>
          <w:sz w:val="24"/>
        </w:rPr>
        <w:t>The LOQ or RL is the minimum value that can be reported with confidence (usually some multiple of the</w:t>
      </w:r>
      <w:r>
        <w:rPr>
          <w:spacing w:val="-2"/>
          <w:sz w:val="24"/>
        </w:rPr>
        <w:t xml:space="preserve"> </w:t>
      </w:r>
      <w:r>
        <w:rPr>
          <w:sz w:val="24"/>
        </w:rPr>
        <w:t>DL).</w:t>
      </w:r>
    </w:p>
    <w:p w14:paraId="76C5247E" w14:textId="77777777" w:rsidR="008E4680" w:rsidRDefault="008E4680" w:rsidP="008E4680">
      <w:pPr>
        <w:pStyle w:val="BodyText"/>
        <w:spacing w:before="9"/>
        <w:rPr>
          <w:sz w:val="23"/>
        </w:rPr>
      </w:pPr>
    </w:p>
    <w:p w14:paraId="0415EC8A" w14:textId="77777777" w:rsidR="008E4680" w:rsidRDefault="008E4680" w:rsidP="008E4680">
      <w:pPr>
        <w:pStyle w:val="BodyText"/>
        <w:ind w:left="1768" w:right="500" w:hanging="72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582019DC" w14:textId="77777777" w:rsidR="008E4680" w:rsidRDefault="008E4680" w:rsidP="008E4680">
      <w:pPr>
        <w:pStyle w:val="BodyText"/>
        <w:spacing w:before="11"/>
        <w:rPr>
          <w:sz w:val="23"/>
        </w:rPr>
      </w:pPr>
    </w:p>
    <w:p w14:paraId="628D01CF" w14:textId="77777777" w:rsidR="008E4680" w:rsidRDefault="008E4680" w:rsidP="000866DB">
      <w:pPr>
        <w:pStyle w:val="BodyText"/>
        <w:ind w:right="475"/>
      </w:pPr>
      <w:r>
        <w:t xml:space="preserve">Sample data measured below the DL is reported as ND or non-detect. Sample data measured ≥ DL but ≤ LOQ or RL is reported as estimated data. Sample data measured above the LOQ or RL is reported as reliable data unless otherwise qualified per the specific sample analysis. </w:t>
      </w:r>
    </w:p>
    <w:p w14:paraId="568B49D3" w14:textId="77777777" w:rsidR="008E4680" w:rsidRDefault="008E4680" w:rsidP="008E4680">
      <w:pPr>
        <w:pStyle w:val="BodyText"/>
        <w:spacing w:before="2"/>
      </w:pPr>
    </w:p>
    <w:p w14:paraId="389C0582" w14:textId="77777777" w:rsidR="008E4680" w:rsidRDefault="008E4680" w:rsidP="000866DB">
      <w:pPr>
        <w:spacing w:line="275" w:lineRule="exact"/>
        <w:rPr>
          <w:b/>
          <w:sz w:val="24"/>
        </w:rPr>
      </w:pPr>
      <w:r>
        <w:rPr>
          <w:b/>
          <w:sz w:val="24"/>
          <w:u w:val="thick"/>
        </w:rPr>
        <w:t>Precision</w:t>
      </w:r>
    </w:p>
    <w:p w14:paraId="548C2E9B" w14:textId="4BC7A889" w:rsidR="008E4680" w:rsidRDefault="008E4680" w:rsidP="000866DB">
      <w:pPr>
        <w:pStyle w:val="BodyText"/>
        <w:ind w:right="274"/>
      </w:pPr>
      <w:r>
        <w:t xml:space="preserve">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 </w:t>
      </w:r>
      <w:r w:rsidR="000A6FC9">
        <w:t>To</w:t>
      </w:r>
      <w:r>
        <w:t xml:space="preserve"> use measurements for RPD calculations</w:t>
      </w:r>
      <w:r w:rsidR="000A6FC9">
        <w:t>: one or both of the measurements</w:t>
      </w:r>
      <w:r>
        <w:t xml:space="preserve"> must be above the parameters limit of quantitation (LOQ) and/or reporting limit (RL</w:t>
      </w:r>
      <w:r w:rsidR="000A6FC9">
        <w:t>), and one or both of the measurements must be at least two times the LOQ.</w:t>
      </w:r>
    </w:p>
    <w:p w14:paraId="20E4DD1B" w14:textId="77777777" w:rsidR="00E7752F" w:rsidRDefault="008E4680" w:rsidP="000866DB">
      <w:pPr>
        <w:pStyle w:val="BodyText"/>
        <w:spacing w:before="119"/>
        <w:ind w:right="267"/>
      </w:pPr>
      <w:r>
        <w:t>For field measurements, precision is assessed by measuring replicate (paired) samples at the same locations and as soon as possible to limit temporal variance in sample results. Field and laboratory precision is measured by collecting blind (to the laboratory) field replicate or duplicate samples. For paired and small data sets project precision is calcula</w:t>
      </w:r>
      <w:r w:rsidR="00E7752F">
        <w:t>ted using the following formula:</w:t>
      </w:r>
    </w:p>
    <w:p w14:paraId="070324C3" w14:textId="77777777" w:rsidR="00E7752F" w:rsidRDefault="00E7752F" w:rsidP="00E7752F"/>
    <w:p w14:paraId="1EA5F90D" w14:textId="77777777" w:rsidR="00E7752F" w:rsidRDefault="00E7752F" w:rsidP="00E7752F"/>
    <w:p w14:paraId="605021A4" w14:textId="77777777" w:rsidR="00E7752F" w:rsidRDefault="00E7752F" w:rsidP="00E7752F">
      <w:pPr>
        <w:sectPr w:rsidR="00E7752F" w:rsidSect="00055722">
          <w:headerReference w:type="default" r:id="rId29"/>
          <w:footerReference w:type="default" r:id="rId30"/>
          <w:pgSz w:w="11900" w:h="16840"/>
          <w:pgMar w:top="1620" w:right="940" w:bottom="940" w:left="1040" w:header="929" w:footer="744" w:gutter="0"/>
          <w:cols w:space="720"/>
        </w:sectPr>
      </w:pPr>
      <m:oMathPara>
        <m:oMath>
          <m:r>
            <w:rPr>
              <w:rFonts w:ascii="Cambria Math" w:hAnsi="Cambria Math" w:cs="Cambria Math"/>
            </w:rPr>
            <m:t>RPD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A-B*100</m:t>
              </m:r>
            </m:num>
            <m:den>
              <m:f>
                <m:fPr>
                  <m:ctrlPr>
                    <w:rPr>
                      <w:rFonts w:ascii="Cambria Math" w:hAnsi="Cambria Math" w:cs="Cambria Math"/>
                      <w:i/>
                    </w:rPr>
                  </m:ctrlPr>
                </m:fPr>
                <m:num>
                  <m:d>
                    <m:dPr>
                      <m:ctrlPr>
                        <w:rPr>
                          <w:rFonts w:ascii="Cambria Math" w:hAnsi="Cambria Math" w:cs="Cambria Math"/>
                        </w:rPr>
                      </m:ctrlPr>
                    </m:dPr>
                    <m:e>
                      <m:r>
                        <m:rPr>
                          <m:sty m:val="p"/>
                        </m:rPr>
                        <w:rPr>
                          <w:rFonts w:ascii="Cambria Math" w:hAnsi="Cambria Math" w:cs="Cambria Math"/>
                        </w:rPr>
                        <m:t>A+B</m:t>
                      </m:r>
                    </m:e>
                  </m:d>
                  <m:ctrlPr>
                    <w:rPr>
                      <w:rFonts w:ascii="Cambria Math" w:hAnsi="Cambria Math"/>
                      <w:i/>
                    </w:rPr>
                  </m:ctrlPr>
                </m:num>
                <m:den>
                  <m:r>
                    <w:rPr>
                      <w:rFonts w:ascii="Cambria Math" w:hAnsi="Cambria Math"/>
                    </w:rPr>
                    <m:t>2</m:t>
                  </m:r>
                </m:den>
              </m:f>
            </m:den>
          </m:f>
        </m:oMath>
      </m:oMathPara>
    </w:p>
    <w:p w14:paraId="7D277A13" w14:textId="77777777" w:rsidR="00E7752F" w:rsidRDefault="00E7752F" w:rsidP="000866DB">
      <w:pPr>
        <w:pStyle w:val="BodyText"/>
        <w:spacing w:before="90"/>
        <w:ind w:right="1021"/>
      </w:pPr>
      <w:r>
        <w:lastRenderedPageBreak/>
        <w:t>For larger sets of paired precision data sets (e.g. overall project precision) or multiple replicate precision data, use the following formula:</w:t>
      </w:r>
    </w:p>
    <w:p w14:paraId="6E832183" w14:textId="77777777" w:rsidR="00E7752F" w:rsidRDefault="00E7752F" w:rsidP="00E7752F">
      <w:pPr>
        <w:pStyle w:val="BodyText"/>
        <w:spacing w:before="90"/>
        <w:ind w:left="688" w:right="1021"/>
      </w:pPr>
    </w:p>
    <w:p w14:paraId="37A98D1C" w14:textId="77777777" w:rsidR="00E7752F" w:rsidRPr="006B5F75" w:rsidRDefault="00E7752F" w:rsidP="00E7752F">
      <w:pPr>
        <w:pStyle w:val="BodyText"/>
        <w:spacing w:before="10"/>
      </w:pPr>
      <m:oMathPara>
        <m:oMath>
          <m:r>
            <w:rPr>
              <w:rFonts w:ascii="Cambria Math" w:hAnsi="Cambria Math" w:cs="Cambria Math"/>
            </w:rPr>
            <m:t>RSD</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Standard Deviation</m:t>
              </m:r>
            </m:num>
            <m:den>
              <m:r>
                <m:rPr>
                  <m:sty m:val="p"/>
                </m:rPr>
                <w:rPr>
                  <w:rFonts w:ascii="Cambria Math" w:hAnsi="Cambria Math" w:cs="Cambria Math"/>
                </w:rPr>
                <m:t>Mean</m:t>
              </m:r>
            </m:den>
          </m:f>
        </m:oMath>
      </m:oMathPara>
    </w:p>
    <w:p w14:paraId="7E974203" w14:textId="77777777" w:rsidR="00E7752F" w:rsidRDefault="00E7752F" w:rsidP="00E7752F">
      <w:pPr>
        <w:pStyle w:val="BodyText"/>
        <w:spacing w:before="10"/>
      </w:pPr>
    </w:p>
    <w:p w14:paraId="39C967C1" w14:textId="14A38A61" w:rsidR="00E7752F" w:rsidRDefault="00E7752F" w:rsidP="00E7752F">
      <w:pPr>
        <w:pStyle w:val="BodyText"/>
        <w:spacing w:before="10"/>
        <w:rPr>
          <w:sz w:val="16"/>
        </w:rPr>
      </w:pPr>
    </w:p>
    <w:p w14:paraId="7E9E2449" w14:textId="77777777" w:rsidR="00E7752F" w:rsidRDefault="00E7752F" w:rsidP="00E7752F">
      <w:pPr>
        <w:pStyle w:val="BodyText"/>
        <w:spacing w:before="1"/>
        <w:rPr>
          <w:rFonts w:ascii="Alfios"/>
          <w:sz w:val="9"/>
        </w:rPr>
      </w:pPr>
    </w:p>
    <w:p w14:paraId="13E3082C" w14:textId="77777777" w:rsidR="008E4680" w:rsidRDefault="00E7752F" w:rsidP="000866DB">
      <w:pPr>
        <w:pStyle w:val="BodyText"/>
        <w:spacing w:before="90"/>
        <w:ind w:right="314"/>
      </w:pPr>
      <w:r>
        <w:t>Replicate samples will be taken as described in section B5. Goals for precision are described for each element of the monitoring effort in Tables 1 through 5.</w:t>
      </w:r>
      <w:r w:rsidR="000866DB" w:rsidRPr="00E7752F">
        <w:t xml:space="preserve"> </w:t>
      </w:r>
      <w:bookmarkStart w:id="205" w:name="Kenai_QAPP_signatures_2020_05_05"/>
      <w:bookmarkEnd w:id="205"/>
    </w:p>
    <w:p w14:paraId="07BD3902" w14:textId="77777777" w:rsidR="000866DB" w:rsidRDefault="000866DB" w:rsidP="000866DB">
      <w:pPr>
        <w:pStyle w:val="BodyText"/>
        <w:spacing w:before="90"/>
        <w:ind w:right="314"/>
      </w:pPr>
    </w:p>
    <w:p w14:paraId="0140BDF9" w14:textId="79317E52" w:rsidR="000866DB" w:rsidRDefault="000866DB" w:rsidP="00B35F53">
      <w:pPr>
        <w:spacing w:before="1" w:line="275" w:lineRule="exact"/>
        <w:rPr>
          <w:b/>
          <w:sz w:val="24"/>
        </w:rPr>
      </w:pPr>
      <w:r>
        <w:rPr>
          <w:b/>
          <w:sz w:val="24"/>
          <w:u w:val="thick"/>
        </w:rPr>
        <w:t>Accuracy</w:t>
      </w:r>
    </w:p>
    <w:p w14:paraId="2BC4AE6F" w14:textId="3CA29D69" w:rsidR="000866DB" w:rsidRDefault="000866DB" w:rsidP="00B35F53">
      <w:pPr>
        <w:pStyle w:val="BodyText"/>
        <w:ind w:right="368"/>
      </w:pPr>
      <w:r>
        <w:t>Accuracy is a measure of confidence that describes how close a measurement is to its “true” value. Methods to determine and assess accuracy of field and laboratory measurements include, instrument calibrations, various types of QC checks (e.g., sample split measurements, sample spike recoveries, matrix spike duplicates, continuing calibration verification checks, internal standards, sample blank measurements (field and lab blanks), external standards), performance audit samples (</w:t>
      </w:r>
      <w:r w:rsidR="00601E6B">
        <w:t>Discharge Monitoring Report Quality Assurance reports</w:t>
      </w:r>
      <w:r>
        <w:t>, blind Water Supply or Water Pollution P</w:t>
      </w:r>
      <w:r w:rsidR="00DB2FDB">
        <w:t xml:space="preserve">erformance Evaluation </w:t>
      </w:r>
      <w:r>
        <w:t xml:space="preserve">samples from </w:t>
      </w:r>
      <w:r w:rsidR="00601E6B">
        <w:t>American Association for Laboratory Accreditation</w:t>
      </w:r>
      <w:r>
        <w:t xml:space="preserve"> certified, etc</w:t>
      </w:r>
      <w:r w:rsidR="00601E6B">
        <w:t>).</w:t>
      </w:r>
      <w:r>
        <w:t xml:space="preserve"> Accuracy is usually assessed using the following formula:</w:t>
      </w:r>
    </w:p>
    <w:p w14:paraId="33649BE9" w14:textId="77777777" w:rsidR="000866DB" w:rsidRDefault="000866DB" w:rsidP="000866DB">
      <w:pPr>
        <w:pStyle w:val="BodyText"/>
        <w:spacing w:before="89"/>
        <w:ind w:left="688" w:right="880"/>
      </w:pPr>
    </w:p>
    <w:p w14:paraId="35BE18D8" w14:textId="77777777" w:rsidR="000866DB" w:rsidRDefault="000866DB" w:rsidP="000866DB">
      <w:pPr>
        <w:pStyle w:val="BodyText"/>
        <w:spacing w:before="10"/>
        <w:rPr>
          <w:sz w:val="16"/>
        </w:rPr>
      </w:pPr>
      <m:oMathPara>
        <m:oMath>
          <m:r>
            <w:rPr>
              <w:rFonts w:ascii="Cambria Math" w:hAnsi="Cambria Math" w:cs="Cambria Math"/>
            </w:rPr>
            <m:t>Accuracy</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Measured Value</m:t>
              </m:r>
            </m:num>
            <m:den>
              <m:r>
                <m:rPr>
                  <m:sty m:val="p"/>
                </m:rPr>
                <w:rPr>
                  <w:rFonts w:ascii="Cambria Math" w:hAnsi="Cambria Math" w:cs="Cambria Math"/>
                </w:rPr>
                <m:t>True Value</m:t>
              </m:r>
            </m:den>
          </m:f>
        </m:oMath>
      </m:oMathPara>
    </w:p>
    <w:p w14:paraId="58CBD479" w14:textId="77777777" w:rsidR="000866DB" w:rsidRDefault="000866DB" w:rsidP="000866DB">
      <w:pPr>
        <w:rPr>
          <w:sz w:val="16"/>
        </w:rPr>
      </w:pPr>
    </w:p>
    <w:p w14:paraId="7C221447" w14:textId="4845B9ED" w:rsidR="000866DB" w:rsidRDefault="000866DB" w:rsidP="000866DB">
      <w:pPr>
        <w:pStyle w:val="BodyText"/>
        <w:spacing w:before="10"/>
        <w:rPr>
          <w:rFonts w:ascii="Alfios"/>
          <w:sz w:val="19"/>
        </w:rPr>
      </w:pPr>
    </w:p>
    <w:p w14:paraId="4270EC7E" w14:textId="77777777" w:rsidR="000866DB" w:rsidRDefault="000866DB" w:rsidP="00B35F53">
      <w:pPr>
        <w:spacing w:before="90" w:line="275" w:lineRule="exact"/>
        <w:rPr>
          <w:b/>
          <w:sz w:val="24"/>
        </w:rPr>
      </w:pPr>
      <w:r>
        <w:rPr>
          <w:b/>
          <w:sz w:val="24"/>
          <w:u w:val="thick"/>
        </w:rPr>
        <w:t>Representativeness</w:t>
      </w:r>
    </w:p>
    <w:p w14:paraId="012D6BA1" w14:textId="4B2EBE02" w:rsidR="000866DB" w:rsidRDefault="000866DB" w:rsidP="00B35F53">
      <w:pPr>
        <w:pStyle w:val="BodyText"/>
        <w:ind w:right="302"/>
      </w:pPr>
      <w:r>
        <w:t>Representativeness is the extent to which measurements represent the true environmental condition. Representativeness will not be routinely monitored throughout the project, but is incorporated when necessary</w:t>
      </w:r>
      <w:r w:rsidR="00601E6B">
        <w:t>,</w:t>
      </w:r>
      <w:r>
        <w:t xml:space="preserve">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4686A866" w14:textId="77777777" w:rsidR="000866DB" w:rsidRDefault="000866DB" w:rsidP="000866DB">
      <w:pPr>
        <w:pStyle w:val="BodyText"/>
      </w:pPr>
    </w:p>
    <w:p w14:paraId="36F731A4" w14:textId="77777777" w:rsidR="000866DB" w:rsidRDefault="000866DB" w:rsidP="00B35F53">
      <w:pPr>
        <w:spacing w:line="275" w:lineRule="exact"/>
        <w:rPr>
          <w:b/>
          <w:sz w:val="24"/>
        </w:rPr>
      </w:pPr>
      <w:r>
        <w:rPr>
          <w:b/>
          <w:sz w:val="24"/>
          <w:u w:val="thick"/>
        </w:rPr>
        <w:t>Comparability</w:t>
      </w:r>
    </w:p>
    <w:p w14:paraId="443824B0" w14:textId="77777777" w:rsidR="000866DB" w:rsidRDefault="000866DB" w:rsidP="00B35F53">
      <w:pPr>
        <w:pStyle w:val="BodyText"/>
        <w:ind w:right="241"/>
      </w:pPr>
      <w:r>
        <w:t>Comparability is the degree to which data can be compared directly to similar studies. Using standardized sampling, analytical methods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38E4520C" w14:textId="77777777" w:rsidR="000866DB" w:rsidRDefault="000866DB" w:rsidP="000866DB">
      <w:pPr>
        <w:pStyle w:val="BodyText"/>
        <w:spacing w:before="1"/>
      </w:pPr>
    </w:p>
    <w:p w14:paraId="2A2C7598" w14:textId="77777777" w:rsidR="000866DB" w:rsidRDefault="000866DB" w:rsidP="00B35F53">
      <w:pPr>
        <w:spacing w:line="275" w:lineRule="exact"/>
        <w:rPr>
          <w:b/>
          <w:sz w:val="24"/>
        </w:rPr>
      </w:pPr>
      <w:r>
        <w:rPr>
          <w:b/>
          <w:sz w:val="24"/>
          <w:u w:val="thick"/>
        </w:rPr>
        <w:t>Completeness</w:t>
      </w:r>
    </w:p>
    <w:p w14:paraId="7A69140B" w14:textId="457DA487" w:rsidR="000866DB" w:rsidRDefault="000866DB" w:rsidP="00B35F53">
      <w:pPr>
        <w:pStyle w:val="BodyText"/>
        <w:ind w:right="328"/>
      </w:pPr>
      <w:r>
        <w:t xml:space="preserve">Completeness is the comparison between the </w:t>
      </w:r>
      <w:r w:rsidR="00601E6B">
        <w:t>amounts</w:t>
      </w:r>
      <w:r>
        <w:t xml:space="preserve"> of usable data collected versus the amount of data called for in the sampling plan. Completeness</w:t>
      </w:r>
      <w:r w:rsidR="00B35F53">
        <w:t xml:space="preserve"> is measured as the percentage </w:t>
      </w:r>
      <w:r>
        <w:t xml:space="preserve">of total samples collected and analyzed as a whole and for individual parameters and sites as compared to the goals </w:t>
      </w:r>
      <w:r>
        <w:lastRenderedPageBreak/>
        <w:t>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2C32D332" w14:textId="77777777" w:rsidR="000866DB" w:rsidRDefault="000866DB" w:rsidP="000866DB">
      <w:pPr>
        <w:pStyle w:val="BodyText"/>
        <w:ind w:left="688" w:right="328"/>
      </w:pPr>
    </w:p>
    <w:p w14:paraId="34DCFFE7" w14:textId="77777777" w:rsidR="000866DB" w:rsidRDefault="000866DB" w:rsidP="000866DB">
      <w:pPr>
        <w:pStyle w:val="BodyText"/>
        <w:spacing w:before="10"/>
        <w:rPr>
          <w:sz w:val="16"/>
        </w:rPr>
      </w:pPr>
      <m:oMathPara>
        <m:oMath>
          <m:r>
            <w:rPr>
              <w:rFonts w:ascii="Cambria Math" w:hAnsi="Cambria Math" w:cs="Cambria Math"/>
            </w:rPr>
            <m:t>T</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T-(I+NC)</m:t>
              </m:r>
            </m:num>
            <m:den>
              <m:r>
                <m:rPr>
                  <m:sty m:val="p"/>
                </m:rPr>
                <w:rPr>
                  <w:rFonts w:ascii="Cambria Math" w:hAnsi="Cambria Math" w:cs="Cambria Math"/>
                </w:rPr>
                <m:t>Completeness</m:t>
              </m:r>
            </m:den>
          </m:f>
        </m:oMath>
      </m:oMathPara>
    </w:p>
    <w:p w14:paraId="1D52197C" w14:textId="77777777" w:rsidR="000866DB" w:rsidRDefault="000866DB" w:rsidP="000866DB">
      <w:pPr>
        <w:pStyle w:val="BodyText"/>
        <w:spacing w:before="3"/>
        <w:rPr>
          <w:rFonts w:ascii="Alfios"/>
          <w:sz w:val="13"/>
        </w:rPr>
      </w:pPr>
    </w:p>
    <w:p w14:paraId="71A87858" w14:textId="77777777" w:rsidR="000866DB" w:rsidRDefault="000866DB" w:rsidP="000866DB">
      <w:pPr>
        <w:pStyle w:val="BodyText"/>
        <w:spacing w:before="90" w:line="343" w:lineRule="auto"/>
        <w:ind w:left="1408" w:right="4205" w:hanging="720"/>
      </w:pPr>
      <w:r>
        <w:t>Where T = Total number of expected measurements I = Number of invalid results</w:t>
      </w:r>
    </w:p>
    <w:p w14:paraId="7116C158" w14:textId="767C5043" w:rsidR="000866DB" w:rsidRDefault="000866DB" w:rsidP="00B407F6">
      <w:pPr>
        <w:pStyle w:val="BodyText"/>
        <w:spacing w:before="2"/>
        <w:ind w:left="1408" w:right="558"/>
      </w:pPr>
      <w:r>
        <w:t>NC = Number of results not produced (e.g., spilled sample, etc.) or rejected during data validation.</w:t>
      </w:r>
    </w:p>
    <w:p w14:paraId="1104424F" w14:textId="77777777" w:rsidR="000866DB" w:rsidRDefault="000866DB" w:rsidP="000866DB"/>
    <w:p w14:paraId="6B70958E" w14:textId="77777777" w:rsidR="000866DB" w:rsidRPr="00DF002B" w:rsidRDefault="000866DB" w:rsidP="00B35F53">
      <w:pPr>
        <w:spacing w:line="275" w:lineRule="exact"/>
        <w:rPr>
          <w:b/>
          <w:sz w:val="24"/>
          <w:szCs w:val="24"/>
          <w:u w:val="thick"/>
        </w:rPr>
      </w:pPr>
      <w:r w:rsidRPr="00DF002B">
        <w:rPr>
          <w:b/>
          <w:sz w:val="24"/>
          <w:szCs w:val="24"/>
          <w:u w:val="thick"/>
        </w:rPr>
        <w:t>Qualifiers</w:t>
      </w:r>
    </w:p>
    <w:p w14:paraId="59266604" w14:textId="7E3D188E" w:rsidR="000866DB" w:rsidRPr="00B35F53" w:rsidRDefault="000866DB" w:rsidP="00B35F53">
      <w:pPr>
        <w:spacing w:line="275" w:lineRule="exact"/>
        <w:rPr>
          <w:rStyle w:val="hgkelc"/>
          <w:sz w:val="24"/>
          <w:szCs w:val="24"/>
          <w:lang w:val="en"/>
        </w:rPr>
      </w:pPr>
      <w:r w:rsidRPr="00B35F53">
        <w:rPr>
          <w:sz w:val="24"/>
          <w:szCs w:val="24"/>
        </w:rPr>
        <w:t xml:space="preserve">Qualifiers refer data points with additional information about a particular analytical condition. </w:t>
      </w:r>
      <w:r w:rsidRPr="00B35F53">
        <w:rPr>
          <w:rStyle w:val="hgkelc"/>
          <w:sz w:val="24"/>
          <w:szCs w:val="24"/>
          <w:lang w:val="en"/>
        </w:rPr>
        <w:t xml:space="preserve">This information is useful for a condition handler to determine what corrective actions to take. In this project, the qualifiers applied will be from those outlined by SGS Laboratories America, which are provided as part of a standard </w:t>
      </w:r>
      <w:r w:rsidR="00601E6B" w:rsidRPr="00B35F53">
        <w:rPr>
          <w:rStyle w:val="hgkelc"/>
          <w:sz w:val="24"/>
          <w:szCs w:val="24"/>
          <w:lang w:val="en"/>
        </w:rPr>
        <w:t>annual</w:t>
      </w:r>
      <w:r w:rsidRPr="00B35F53">
        <w:rPr>
          <w:rStyle w:val="hgkelc"/>
          <w:sz w:val="24"/>
          <w:szCs w:val="24"/>
          <w:lang w:val="en"/>
        </w:rPr>
        <w:t xml:space="preserve"> results report </w:t>
      </w:r>
      <w:r w:rsidR="00601E6B" w:rsidRPr="00B35F53">
        <w:rPr>
          <w:rStyle w:val="hgkelc"/>
          <w:sz w:val="24"/>
          <w:szCs w:val="24"/>
          <w:lang w:val="en"/>
        </w:rPr>
        <w:t>(</w:t>
      </w:r>
      <w:r w:rsidR="000C2DBA" w:rsidRPr="000C2DBA">
        <w:rPr>
          <w:noProof/>
          <w:sz w:val="24"/>
          <w:szCs w:val="24"/>
        </w:rPr>
        <w:t>Table</w:t>
      </w:r>
      <w:r w:rsidR="000C2DBA" w:rsidRPr="000C2DBA">
        <w:rPr>
          <w:sz w:val="24"/>
          <w:szCs w:val="24"/>
        </w:rPr>
        <w:t xml:space="preserve"> </w:t>
      </w:r>
      <w:r w:rsidR="000C2DBA" w:rsidRPr="000C2DBA">
        <w:rPr>
          <w:noProof/>
          <w:sz w:val="24"/>
          <w:szCs w:val="24"/>
        </w:rPr>
        <w:t>7</w:t>
      </w:r>
      <w:r w:rsidR="00601E6B" w:rsidRPr="00B35F53">
        <w:rPr>
          <w:rStyle w:val="hgkelc"/>
          <w:sz w:val="24"/>
          <w:szCs w:val="24"/>
          <w:lang w:val="en"/>
        </w:rPr>
        <w:t>).</w:t>
      </w:r>
    </w:p>
    <w:p w14:paraId="312483FE" w14:textId="77777777" w:rsidR="000866DB" w:rsidRPr="00B35F53" w:rsidRDefault="000866DB" w:rsidP="000866DB">
      <w:pPr>
        <w:spacing w:line="275" w:lineRule="exact"/>
        <w:ind w:left="688"/>
        <w:rPr>
          <w:rStyle w:val="hgkelc"/>
          <w:sz w:val="24"/>
          <w:szCs w:val="24"/>
          <w:lang w:val="en"/>
        </w:rPr>
      </w:pPr>
    </w:p>
    <w:p w14:paraId="60E86743" w14:textId="77777777" w:rsidR="000866DB" w:rsidRDefault="000866DB" w:rsidP="000866DB">
      <w:pPr>
        <w:spacing w:line="275" w:lineRule="exact"/>
        <w:ind w:left="688"/>
        <w:rPr>
          <w:rStyle w:val="hgkelc"/>
          <w:lang w:val="en"/>
        </w:rPr>
      </w:pPr>
    </w:p>
    <w:p w14:paraId="4ECE53D3" w14:textId="74845A3A" w:rsidR="000866DB" w:rsidRDefault="000866DB" w:rsidP="000866DB">
      <w:pPr>
        <w:spacing w:line="275" w:lineRule="exact"/>
        <w:ind w:left="688"/>
        <w:rPr>
          <w:rStyle w:val="hgkelc"/>
          <w:lang w:val="en"/>
        </w:rPr>
      </w:pPr>
      <w:bookmarkStart w:id="206" w:name="_Ref125968846"/>
      <w:bookmarkStart w:id="207" w:name="_Toc133755222"/>
      <w:r>
        <w:rPr>
          <w:b/>
          <w:sz w:val="24"/>
        </w:rPr>
        <w:t xml:space="preserve">Table </w:t>
      </w:r>
      <w:r w:rsidR="000C2DBA">
        <w:rPr>
          <w:b/>
          <w:noProof/>
          <w:sz w:val="24"/>
          <w:szCs w:val="24"/>
        </w:rPr>
        <w:t>7</w:t>
      </w:r>
      <w:bookmarkEnd w:id="206"/>
      <w:r w:rsidR="00601E6B" w:rsidRPr="00F91D88">
        <w:rPr>
          <w:b/>
          <w:sz w:val="24"/>
          <w:szCs w:val="24"/>
        </w:rPr>
        <w:t>.</w:t>
      </w:r>
      <w:r>
        <w:rPr>
          <w:b/>
          <w:sz w:val="24"/>
        </w:rPr>
        <w:t xml:space="preserve"> Data Qualifiers (from SGS North America</w:t>
      </w:r>
      <w:r w:rsidR="00601E6B" w:rsidRPr="00F91D88">
        <w:rPr>
          <w:b/>
          <w:sz w:val="24"/>
          <w:szCs w:val="24"/>
        </w:rPr>
        <w:t>)</w:t>
      </w:r>
      <w:bookmarkEnd w:id="207"/>
    </w:p>
    <w:tbl>
      <w:tblPr>
        <w:tblStyle w:val="TableGrid"/>
        <w:tblW w:w="0" w:type="auto"/>
        <w:tblInd w:w="688" w:type="dxa"/>
        <w:tblLook w:val="04A0" w:firstRow="1" w:lastRow="0" w:firstColumn="1" w:lastColumn="0" w:noHBand="0" w:noVBand="1"/>
      </w:tblPr>
      <w:tblGrid>
        <w:gridCol w:w="2637"/>
        <w:gridCol w:w="6585"/>
      </w:tblGrid>
      <w:tr w:rsidR="000866DB" w14:paraId="45762412" w14:textId="77777777" w:rsidTr="00816966">
        <w:tc>
          <w:tcPr>
            <w:tcW w:w="2637" w:type="dxa"/>
          </w:tcPr>
          <w:p w14:paraId="5C72A15D" w14:textId="77777777" w:rsidR="000866DB" w:rsidRPr="00B407F6" w:rsidRDefault="000866DB" w:rsidP="00816966">
            <w:pPr>
              <w:spacing w:line="275" w:lineRule="exact"/>
              <w:rPr>
                <w:rStyle w:val="hgkelc"/>
                <w:lang w:val="en"/>
              </w:rPr>
            </w:pPr>
            <w:r w:rsidRPr="00B407F6">
              <w:rPr>
                <w:rStyle w:val="hgkelc"/>
                <w:lang w:val="en"/>
              </w:rPr>
              <w:t>*</w:t>
            </w:r>
          </w:p>
        </w:tc>
        <w:tc>
          <w:tcPr>
            <w:tcW w:w="6585" w:type="dxa"/>
          </w:tcPr>
          <w:p w14:paraId="34A55337" w14:textId="77777777" w:rsidR="000866DB" w:rsidRPr="00B407F6" w:rsidRDefault="000866DB" w:rsidP="00816966">
            <w:pPr>
              <w:spacing w:line="275" w:lineRule="exact"/>
              <w:rPr>
                <w:rStyle w:val="hgkelc"/>
                <w:sz w:val="20"/>
                <w:szCs w:val="20"/>
                <w:lang w:val="en"/>
              </w:rPr>
            </w:pPr>
            <w:r w:rsidRPr="00B407F6">
              <w:rPr>
                <w:rFonts w:eastAsiaTheme="minorHAnsi"/>
                <w:sz w:val="20"/>
                <w:szCs w:val="20"/>
              </w:rPr>
              <w:t>The analyte has exceeded allowable regulatory or control limits.</w:t>
            </w:r>
          </w:p>
        </w:tc>
      </w:tr>
      <w:tr w:rsidR="000866DB" w14:paraId="183AAD51" w14:textId="77777777" w:rsidTr="00816966">
        <w:tc>
          <w:tcPr>
            <w:tcW w:w="2637" w:type="dxa"/>
          </w:tcPr>
          <w:p w14:paraId="60529E21" w14:textId="77777777" w:rsidR="000866DB" w:rsidRPr="00B407F6" w:rsidRDefault="000866DB" w:rsidP="00816966">
            <w:pPr>
              <w:spacing w:line="275" w:lineRule="exact"/>
              <w:rPr>
                <w:rStyle w:val="hgkelc"/>
                <w:lang w:val="en"/>
              </w:rPr>
            </w:pPr>
            <w:r w:rsidRPr="00B407F6">
              <w:rPr>
                <w:rStyle w:val="hgkelc"/>
                <w:lang w:val="en"/>
              </w:rPr>
              <w:t>!</w:t>
            </w:r>
          </w:p>
        </w:tc>
        <w:tc>
          <w:tcPr>
            <w:tcW w:w="6585" w:type="dxa"/>
          </w:tcPr>
          <w:p w14:paraId="5C893ECA" w14:textId="77777777" w:rsidR="000866DB" w:rsidRPr="00B407F6" w:rsidRDefault="000866DB" w:rsidP="00816966">
            <w:pPr>
              <w:spacing w:line="275" w:lineRule="exact"/>
              <w:rPr>
                <w:rStyle w:val="hgkelc"/>
                <w:lang w:val="en"/>
              </w:rPr>
            </w:pPr>
            <w:r w:rsidRPr="00B407F6">
              <w:rPr>
                <w:rFonts w:eastAsiaTheme="minorHAnsi"/>
                <w:sz w:val="20"/>
                <w:szCs w:val="20"/>
              </w:rPr>
              <w:t>Surrogate out of control limits.</w:t>
            </w:r>
          </w:p>
        </w:tc>
      </w:tr>
      <w:tr w:rsidR="000866DB" w14:paraId="5E93D39C" w14:textId="77777777" w:rsidTr="00816966">
        <w:tc>
          <w:tcPr>
            <w:tcW w:w="2637" w:type="dxa"/>
          </w:tcPr>
          <w:p w14:paraId="1E17BF6A" w14:textId="77777777" w:rsidR="000866DB" w:rsidRPr="00B407F6" w:rsidRDefault="000866DB" w:rsidP="00816966">
            <w:pPr>
              <w:spacing w:line="275" w:lineRule="exact"/>
              <w:rPr>
                <w:rStyle w:val="hgkelc"/>
                <w:lang w:val="en"/>
              </w:rPr>
            </w:pPr>
            <w:r w:rsidRPr="00B407F6">
              <w:rPr>
                <w:rStyle w:val="hgkelc"/>
                <w:lang w:val="en"/>
              </w:rPr>
              <w:t>B</w:t>
            </w:r>
          </w:p>
        </w:tc>
        <w:tc>
          <w:tcPr>
            <w:tcW w:w="6585" w:type="dxa"/>
          </w:tcPr>
          <w:p w14:paraId="101707D3"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Indicates the analyte is found in a blank associated with the sample.</w:t>
            </w:r>
          </w:p>
        </w:tc>
      </w:tr>
      <w:tr w:rsidR="000866DB" w14:paraId="5F298B7E" w14:textId="77777777" w:rsidTr="00816966">
        <w:tc>
          <w:tcPr>
            <w:tcW w:w="2637" w:type="dxa"/>
          </w:tcPr>
          <w:p w14:paraId="6829FD15" w14:textId="77777777" w:rsidR="000866DB" w:rsidRPr="00B407F6" w:rsidRDefault="000866DB" w:rsidP="00816966">
            <w:pPr>
              <w:spacing w:line="275" w:lineRule="exact"/>
              <w:rPr>
                <w:rStyle w:val="hgkelc"/>
                <w:lang w:val="en"/>
              </w:rPr>
            </w:pPr>
            <w:r w:rsidRPr="00B407F6">
              <w:rPr>
                <w:rFonts w:eastAsiaTheme="minorHAnsi"/>
                <w:sz w:val="20"/>
                <w:szCs w:val="20"/>
              </w:rPr>
              <w:t>CCV/CVA/CVB</w:t>
            </w:r>
          </w:p>
        </w:tc>
        <w:tc>
          <w:tcPr>
            <w:tcW w:w="6585" w:type="dxa"/>
          </w:tcPr>
          <w:p w14:paraId="2DDF00AC" w14:textId="77777777" w:rsidR="000866DB" w:rsidRPr="00B407F6" w:rsidRDefault="000866DB" w:rsidP="00816966">
            <w:pPr>
              <w:spacing w:line="275" w:lineRule="exact"/>
              <w:rPr>
                <w:rStyle w:val="hgkelc"/>
                <w:lang w:val="en"/>
              </w:rPr>
            </w:pPr>
            <w:r w:rsidRPr="00B407F6">
              <w:rPr>
                <w:rFonts w:eastAsiaTheme="minorHAnsi"/>
                <w:sz w:val="20"/>
                <w:szCs w:val="20"/>
              </w:rPr>
              <w:t>Continuing Calibration Verification</w:t>
            </w:r>
          </w:p>
        </w:tc>
      </w:tr>
      <w:tr w:rsidR="000866DB" w14:paraId="2AC81CDB" w14:textId="77777777" w:rsidTr="00816966">
        <w:tc>
          <w:tcPr>
            <w:tcW w:w="2637" w:type="dxa"/>
          </w:tcPr>
          <w:p w14:paraId="57D945C7" w14:textId="77777777" w:rsidR="000866DB" w:rsidRPr="00B407F6" w:rsidRDefault="000866DB" w:rsidP="00816966">
            <w:pPr>
              <w:spacing w:line="275" w:lineRule="exact"/>
              <w:rPr>
                <w:rStyle w:val="hgkelc"/>
                <w:lang w:val="en"/>
              </w:rPr>
            </w:pPr>
            <w:r w:rsidRPr="00B407F6">
              <w:rPr>
                <w:rFonts w:eastAsiaTheme="minorHAnsi"/>
                <w:sz w:val="20"/>
                <w:szCs w:val="20"/>
              </w:rPr>
              <w:t>CCCV/CVC/CVCA/CVCB</w:t>
            </w:r>
          </w:p>
        </w:tc>
        <w:tc>
          <w:tcPr>
            <w:tcW w:w="6585" w:type="dxa"/>
          </w:tcPr>
          <w:p w14:paraId="4556B770" w14:textId="77777777" w:rsidR="000866DB" w:rsidRPr="00B407F6" w:rsidRDefault="000866DB" w:rsidP="00816966">
            <w:pPr>
              <w:spacing w:line="275" w:lineRule="exact"/>
              <w:rPr>
                <w:rStyle w:val="hgkelc"/>
                <w:lang w:val="en"/>
              </w:rPr>
            </w:pPr>
            <w:r w:rsidRPr="00B407F6">
              <w:rPr>
                <w:rFonts w:eastAsiaTheme="minorHAnsi"/>
                <w:sz w:val="20"/>
                <w:szCs w:val="20"/>
              </w:rPr>
              <w:t>Closing Continuing Calibration Verification</w:t>
            </w:r>
          </w:p>
        </w:tc>
      </w:tr>
      <w:tr w:rsidR="000866DB" w14:paraId="0FBD756A" w14:textId="77777777" w:rsidTr="00816966">
        <w:tc>
          <w:tcPr>
            <w:tcW w:w="2637" w:type="dxa"/>
          </w:tcPr>
          <w:p w14:paraId="5A07B6E1" w14:textId="77777777" w:rsidR="000866DB" w:rsidRPr="00B407F6" w:rsidRDefault="000866DB" w:rsidP="00816966">
            <w:pPr>
              <w:spacing w:line="275" w:lineRule="exact"/>
              <w:rPr>
                <w:rStyle w:val="hgkelc"/>
                <w:lang w:val="en"/>
              </w:rPr>
            </w:pPr>
            <w:r w:rsidRPr="00B407F6">
              <w:rPr>
                <w:rFonts w:eastAsiaTheme="minorHAnsi"/>
                <w:sz w:val="20"/>
                <w:szCs w:val="20"/>
              </w:rPr>
              <w:t>CL</w:t>
            </w:r>
          </w:p>
        </w:tc>
        <w:tc>
          <w:tcPr>
            <w:tcW w:w="6585" w:type="dxa"/>
          </w:tcPr>
          <w:p w14:paraId="74FFADDA"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Control Limit</w:t>
            </w:r>
          </w:p>
        </w:tc>
      </w:tr>
      <w:tr w:rsidR="000866DB" w14:paraId="770A4314" w14:textId="77777777" w:rsidTr="00816966">
        <w:tc>
          <w:tcPr>
            <w:tcW w:w="2637" w:type="dxa"/>
          </w:tcPr>
          <w:p w14:paraId="724E28AA" w14:textId="77777777" w:rsidR="000866DB" w:rsidRPr="00B407F6" w:rsidRDefault="000866DB" w:rsidP="00816966">
            <w:pPr>
              <w:spacing w:line="275" w:lineRule="exact"/>
              <w:rPr>
                <w:rStyle w:val="hgkelc"/>
                <w:lang w:val="en"/>
              </w:rPr>
            </w:pPr>
            <w:r w:rsidRPr="00B407F6">
              <w:rPr>
                <w:rStyle w:val="hgkelc"/>
                <w:lang w:val="en"/>
              </w:rPr>
              <w:t>DF</w:t>
            </w:r>
          </w:p>
        </w:tc>
        <w:tc>
          <w:tcPr>
            <w:tcW w:w="6585" w:type="dxa"/>
          </w:tcPr>
          <w:p w14:paraId="3B7AF4B3" w14:textId="77777777" w:rsidR="000866DB" w:rsidRPr="00B407F6" w:rsidRDefault="000866DB" w:rsidP="00816966">
            <w:pPr>
              <w:spacing w:line="275" w:lineRule="exact"/>
              <w:rPr>
                <w:rStyle w:val="hgkelc"/>
                <w:lang w:val="en"/>
              </w:rPr>
            </w:pPr>
            <w:r w:rsidRPr="00B407F6">
              <w:rPr>
                <w:rFonts w:eastAsiaTheme="minorHAnsi"/>
                <w:sz w:val="20"/>
                <w:szCs w:val="20"/>
              </w:rPr>
              <w:t>Analytical Dilution Factor</w:t>
            </w:r>
          </w:p>
        </w:tc>
      </w:tr>
      <w:tr w:rsidR="000866DB" w14:paraId="68B45A5E" w14:textId="77777777" w:rsidTr="00816966">
        <w:tc>
          <w:tcPr>
            <w:tcW w:w="2637" w:type="dxa"/>
          </w:tcPr>
          <w:p w14:paraId="5FBC3E1D" w14:textId="77777777" w:rsidR="000866DB" w:rsidRPr="00B407F6" w:rsidRDefault="000866DB" w:rsidP="00816966">
            <w:pPr>
              <w:spacing w:line="275" w:lineRule="exact"/>
              <w:rPr>
                <w:rStyle w:val="hgkelc"/>
                <w:lang w:val="en"/>
              </w:rPr>
            </w:pPr>
            <w:r w:rsidRPr="00B407F6">
              <w:rPr>
                <w:rStyle w:val="hgkelc"/>
                <w:lang w:val="en"/>
              </w:rPr>
              <w:t>DL</w:t>
            </w:r>
          </w:p>
        </w:tc>
        <w:tc>
          <w:tcPr>
            <w:tcW w:w="6585" w:type="dxa"/>
          </w:tcPr>
          <w:p w14:paraId="53A7D572"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Detection Limit (i.e., maximum method detection limit)</w:t>
            </w:r>
          </w:p>
        </w:tc>
      </w:tr>
      <w:tr w:rsidR="000866DB" w14:paraId="2F36E03F" w14:textId="77777777" w:rsidTr="00816966">
        <w:tc>
          <w:tcPr>
            <w:tcW w:w="2637" w:type="dxa"/>
          </w:tcPr>
          <w:p w14:paraId="69FBADD3" w14:textId="77777777" w:rsidR="000866DB" w:rsidRPr="00B407F6" w:rsidRDefault="000866DB" w:rsidP="00816966">
            <w:pPr>
              <w:spacing w:line="275" w:lineRule="exact"/>
              <w:rPr>
                <w:rStyle w:val="hgkelc"/>
                <w:lang w:val="en"/>
              </w:rPr>
            </w:pPr>
            <w:r w:rsidRPr="00B407F6">
              <w:rPr>
                <w:rStyle w:val="hgkelc"/>
                <w:lang w:val="en"/>
              </w:rPr>
              <w:t>E</w:t>
            </w:r>
          </w:p>
        </w:tc>
        <w:tc>
          <w:tcPr>
            <w:tcW w:w="6585" w:type="dxa"/>
          </w:tcPr>
          <w:p w14:paraId="77486425" w14:textId="77777777" w:rsidR="000866DB" w:rsidRPr="00B407F6" w:rsidRDefault="000866DB" w:rsidP="00816966">
            <w:pPr>
              <w:spacing w:line="275" w:lineRule="exact"/>
              <w:rPr>
                <w:rStyle w:val="hgkelc"/>
                <w:lang w:val="en"/>
              </w:rPr>
            </w:pPr>
            <w:r w:rsidRPr="00B407F6">
              <w:rPr>
                <w:rFonts w:eastAsiaTheme="minorHAnsi"/>
                <w:sz w:val="20"/>
                <w:szCs w:val="20"/>
              </w:rPr>
              <w:t>Detection Limit (i.e., maximum method detection limit)</w:t>
            </w:r>
          </w:p>
        </w:tc>
      </w:tr>
      <w:tr w:rsidR="000866DB" w14:paraId="3AA06D56" w14:textId="77777777" w:rsidTr="00816966">
        <w:tc>
          <w:tcPr>
            <w:tcW w:w="2637" w:type="dxa"/>
          </w:tcPr>
          <w:p w14:paraId="67458DA7" w14:textId="77777777" w:rsidR="000866DB" w:rsidRPr="00B407F6" w:rsidRDefault="000866DB" w:rsidP="00816966">
            <w:pPr>
              <w:spacing w:line="275" w:lineRule="exact"/>
              <w:rPr>
                <w:rStyle w:val="hgkelc"/>
                <w:lang w:val="en"/>
              </w:rPr>
            </w:pPr>
            <w:r w:rsidRPr="00B407F6">
              <w:rPr>
                <w:rStyle w:val="hgkelc"/>
                <w:lang w:val="en"/>
              </w:rPr>
              <w:t>GT</w:t>
            </w:r>
          </w:p>
        </w:tc>
        <w:tc>
          <w:tcPr>
            <w:tcW w:w="6585" w:type="dxa"/>
          </w:tcPr>
          <w:p w14:paraId="7258256B" w14:textId="77777777" w:rsidR="000866DB" w:rsidRPr="00B407F6" w:rsidRDefault="000866DB" w:rsidP="00816966">
            <w:pPr>
              <w:spacing w:line="275" w:lineRule="exact"/>
              <w:rPr>
                <w:rStyle w:val="hgkelc"/>
                <w:lang w:val="en"/>
              </w:rPr>
            </w:pPr>
            <w:r w:rsidRPr="00B407F6">
              <w:rPr>
                <w:rFonts w:eastAsiaTheme="minorHAnsi"/>
                <w:sz w:val="20"/>
                <w:szCs w:val="20"/>
              </w:rPr>
              <w:t>Greater Than</w:t>
            </w:r>
          </w:p>
        </w:tc>
      </w:tr>
      <w:tr w:rsidR="000866DB" w14:paraId="19F09D65" w14:textId="77777777" w:rsidTr="00816966">
        <w:tc>
          <w:tcPr>
            <w:tcW w:w="2637" w:type="dxa"/>
          </w:tcPr>
          <w:p w14:paraId="378F52A3" w14:textId="77777777" w:rsidR="000866DB" w:rsidRPr="00B407F6" w:rsidRDefault="000866DB" w:rsidP="00816966">
            <w:pPr>
              <w:spacing w:line="275" w:lineRule="exact"/>
              <w:rPr>
                <w:rStyle w:val="hgkelc"/>
                <w:lang w:val="en"/>
              </w:rPr>
            </w:pPr>
            <w:r w:rsidRPr="00B407F6">
              <w:rPr>
                <w:rStyle w:val="hgkelc"/>
                <w:lang w:val="en"/>
              </w:rPr>
              <w:t>IB</w:t>
            </w:r>
          </w:p>
        </w:tc>
        <w:tc>
          <w:tcPr>
            <w:tcW w:w="6585" w:type="dxa"/>
          </w:tcPr>
          <w:p w14:paraId="1061FB41"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Instrument Blank</w:t>
            </w:r>
          </w:p>
        </w:tc>
      </w:tr>
      <w:tr w:rsidR="000866DB" w14:paraId="652C0CBF" w14:textId="77777777" w:rsidTr="00816966">
        <w:tc>
          <w:tcPr>
            <w:tcW w:w="2637" w:type="dxa"/>
          </w:tcPr>
          <w:p w14:paraId="3ED2E8AF" w14:textId="77777777" w:rsidR="000866DB" w:rsidRPr="00B407F6" w:rsidRDefault="000866DB" w:rsidP="00816966">
            <w:pPr>
              <w:spacing w:line="275" w:lineRule="exact"/>
              <w:rPr>
                <w:rStyle w:val="hgkelc"/>
                <w:lang w:val="en"/>
              </w:rPr>
            </w:pPr>
            <w:r w:rsidRPr="00B407F6">
              <w:rPr>
                <w:rStyle w:val="hgkelc"/>
                <w:lang w:val="en"/>
              </w:rPr>
              <w:t>ICV</w:t>
            </w:r>
          </w:p>
        </w:tc>
        <w:tc>
          <w:tcPr>
            <w:tcW w:w="6585" w:type="dxa"/>
          </w:tcPr>
          <w:p w14:paraId="3C3555DE" w14:textId="77777777" w:rsidR="000866DB" w:rsidRPr="00B407F6" w:rsidRDefault="000866DB" w:rsidP="00816966">
            <w:pPr>
              <w:spacing w:line="275" w:lineRule="exact"/>
              <w:rPr>
                <w:rStyle w:val="hgkelc"/>
                <w:lang w:val="en"/>
              </w:rPr>
            </w:pPr>
            <w:r w:rsidRPr="00B407F6">
              <w:rPr>
                <w:rFonts w:eastAsiaTheme="minorHAnsi"/>
                <w:sz w:val="20"/>
                <w:szCs w:val="20"/>
              </w:rPr>
              <w:t>Initial Calibration Verification</w:t>
            </w:r>
          </w:p>
        </w:tc>
      </w:tr>
      <w:tr w:rsidR="000866DB" w14:paraId="676D54EE" w14:textId="77777777" w:rsidTr="00816966">
        <w:tc>
          <w:tcPr>
            <w:tcW w:w="2637" w:type="dxa"/>
          </w:tcPr>
          <w:p w14:paraId="65F1F930" w14:textId="77777777" w:rsidR="000866DB" w:rsidRPr="00B407F6" w:rsidRDefault="000866DB" w:rsidP="00816966">
            <w:pPr>
              <w:spacing w:line="275" w:lineRule="exact"/>
              <w:rPr>
                <w:rStyle w:val="hgkelc"/>
                <w:lang w:val="en"/>
              </w:rPr>
            </w:pPr>
            <w:r w:rsidRPr="00B407F6">
              <w:rPr>
                <w:rStyle w:val="hgkelc"/>
                <w:lang w:val="en"/>
              </w:rPr>
              <w:t>J</w:t>
            </w:r>
          </w:p>
        </w:tc>
        <w:tc>
          <w:tcPr>
            <w:tcW w:w="6585" w:type="dxa"/>
          </w:tcPr>
          <w:p w14:paraId="0EF1A5AB" w14:textId="77777777" w:rsidR="000866DB" w:rsidRPr="00B407F6" w:rsidRDefault="000866DB" w:rsidP="00816966">
            <w:pPr>
              <w:spacing w:line="275" w:lineRule="exact"/>
              <w:rPr>
                <w:rStyle w:val="hgkelc"/>
                <w:lang w:val="en"/>
              </w:rPr>
            </w:pPr>
            <w:r w:rsidRPr="00B407F6">
              <w:rPr>
                <w:rFonts w:eastAsiaTheme="minorHAnsi"/>
                <w:sz w:val="20"/>
                <w:szCs w:val="20"/>
              </w:rPr>
              <w:t>The quantitation is an estimation.</w:t>
            </w:r>
          </w:p>
        </w:tc>
      </w:tr>
      <w:tr w:rsidR="000866DB" w14:paraId="3DFE66CB" w14:textId="77777777" w:rsidTr="00816966">
        <w:tc>
          <w:tcPr>
            <w:tcW w:w="2637" w:type="dxa"/>
          </w:tcPr>
          <w:p w14:paraId="6860170F" w14:textId="77777777" w:rsidR="000866DB" w:rsidRPr="00B407F6" w:rsidRDefault="000866DB" w:rsidP="00816966">
            <w:pPr>
              <w:spacing w:line="275" w:lineRule="exact"/>
              <w:rPr>
                <w:rStyle w:val="hgkelc"/>
                <w:lang w:val="en"/>
              </w:rPr>
            </w:pPr>
            <w:r w:rsidRPr="00B407F6">
              <w:rPr>
                <w:rStyle w:val="hgkelc"/>
                <w:lang w:val="en"/>
              </w:rPr>
              <w:t>LCS(D)</w:t>
            </w:r>
          </w:p>
        </w:tc>
        <w:tc>
          <w:tcPr>
            <w:tcW w:w="6585" w:type="dxa"/>
          </w:tcPr>
          <w:p w14:paraId="49618A2B" w14:textId="77777777" w:rsidR="000866DB" w:rsidRPr="00B407F6" w:rsidRDefault="000866DB" w:rsidP="00816966">
            <w:pPr>
              <w:spacing w:line="275" w:lineRule="exact"/>
              <w:rPr>
                <w:rStyle w:val="hgkelc"/>
                <w:lang w:val="en"/>
              </w:rPr>
            </w:pPr>
            <w:r w:rsidRPr="00B407F6">
              <w:rPr>
                <w:rFonts w:eastAsiaTheme="minorHAnsi"/>
                <w:sz w:val="20"/>
                <w:szCs w:val="20"/>
              </w:rPr>
              <w:t>Laboratory Control Spike (Duplicate)</w:t>
            </w:r>
          </w:p>
        </w:tc>
      </w:tr>
      <w:tr w:rsidR="000866DB" w14:paraId="6C63ACDB" w14:textId="77777777" w:rsidTr="00816966">
        <w:tc>
          <w:tcPr>
            <w:tcW w:w="2637" w:type="dxa"/>
          </w:tcPr>
          <w:p w14:paraId="63BA450C" w14:textId="77777777" w:rsidR="000866DB" w:rsidRPr="00B407F6" w:rsidRDefault="000866DB" w:rsidP="00816966">
            <w:pPr>
              <w:spacing w:line="275" w:lineRule="exact"/>
              <w:rPr>
                <w:rStyle w:val="hgkelc"/>
                <w:lang w:val="en"/>
              </w:rPr>
            </w:pPr>
            <w:r w:rsidRPr="00B407F6">
              <w:rPr>
                <w:rStyle w:val="hgkelc"/>
                <w:lang w:val="en"/>
              </w:rPr>
              <w:t>LLQC/LLIQC</w:t>
            </w:r>
          </w:p>
        </w:tc>
        <w:tc>
          <w:tcPr>
            <w:tcW w:w="6585" w:type="dxa"/>
          </w:tcPr>
          <w:p w14:paraId="7BF7CC40" w14:textId="77777777" w:rsidR="000866DB" w:rsidRPr="00B407F6" w:rsidRDefault="000866DB" w:rsidP="00816966">
            <w:pPr>
              <w:spacing w:line="275" w:lineRule="exact"/>
              <w:rPr>
                <w:rStyle w:val="hgkelc"/>
                <w:lang w:val="en"/>
              </w:rPr>
            </w:pPr>
            <w:r w:rsidRPr="00B407F6">
              <w:rPr>
                <w:rFonts w:eastAsiaTheme="minorHAnsi"/>
                <w:sz w:val="20"/>
                <w:szCs w:val="20"/>
              </w:rPr>
              <w:t>Low Level Quantitation Check</w:t>
            </w:r>
          </w:p>
        </w:tc>
      </w:tr>
      <w:tr w:rsidR="000866DB" w14:paraId="7CFC14C8" w14:textId="77777777" w:rsidTr="00816966">
        <w:tc>
          <w:tcPr>
            <w:tcW w:w="2637" w:type="dxa"/>
          </w:tcPr>
          <w:p w14:paraId="46EB4645" w14:textId="77777777" w:rsidR="000866DB" w:rsidRPr="00B407F6" w:rsidRDefault="000866DB" w:rsidP="00816966">
            <w:pPr>
              <w:spacing w:line="275" w:lineRule="exact"/>
              <w:rPr>
                <w:rStyle w:val="hgkelc"/>
                <w:lang w:val="en"/>
              </w:rPr>
            </w:pPr>
            <w:r w:rsidRPr="00B407F6">
              <w:rPr>
                <w:rFonts w:eastAsiaTheme="minorHAnsi"/>
                <w:sz w:val="20"/>
                <w:szCs w:val="20"/>
              </w:rPr>
              <w:t>LOD Limit of Detection</w:t>
            </w:r>
          </w:p>
        </w:tc>
        <w:tc>
          <w:tcPr>
            <w:tcW w:w="6585" w:type="dxa"/>
          </w:tcPr>
          <w:p w14:paraId="4AF39085" w14:textId="77777777" w:rsidR="000866DB" w:rsidRPr="00B407F6" w:rsidRDefault="000866DB" w:rsidP="00816966">
            <w:pPr>
              <w:spacing w:line="275" w:lineRule="exact"/>
              <w:rPr>
                <w:rStyle w:val="hgkelc"/>
                <w:lang w:val="en"/>
              </w:rPr>
            </w:pPr>
            <w:r w:rsidRPr="00B407F6">
              <w:rPr>
                <w:rFonts w:eastAsiaTheme="minorHAnsi"/>
                <w:sz w:val="20"/>
                <w:szCs w:val="20"/>
              </w:rPr>
              <w:t>(i.e., 1/2 of the LOQ)</w:t>
            </w:r>
          </w:p>
        </w:tc>
      </w:tr>
      <w:tr w:rsidR="000866DB" w14:paraId="6E89BB33" w14:textId="77777777" w:rsidTr="00816966">
        <w:tc>
          <w:tcPr>
            <w:tcW w:w="2637" w:type="dxa"/>
          </w:tcPr>
          <w:p w14:paraId="6DB62E05" w14:textId="77777777" w:rsidR="000866DB" w:rsidRPr="00B407F6" w:rsidRDefault="000866DB" w:rsidP="00816966">
            <w:pPr>
              <w:spacing w:line="275" w:lineRule="exact"/>
              <w:rPr>
                <w:rStyle w:val="hgkelc"/>
                <w:lang w:val="en"/>
              </w:rPr>
            </w:pPr>
            <w:r w:rsidRPr="00B407F6">
              <w:rPr>
                <w:rFonts w:eastAsiaTheme="minorHAnsi"/>
                <w:sz w:val="20"/>
                <w:szCs w:val="20"/>
              </w:rPr>
              <w:t>LOQ Limit of Quantitation</w:t>
            </w:r>
          </w:p>
        </w:tc>
        <w:tc>
          <w:tcPr>
            <w:tcW w:w="6585" w:type="dxa"/>
          </w:tcPr>
          <w:p w14:paraId="01106F48" w14:textId="77777777" w:rsidR="000866DB" w:rsidRPr="00B407F6" w:rsidRDefault="000866DB" w:rsidP="00816966">
            <w:pPr>
              <w:spacing w:line="275" w:lineRule="exact"/>
              <w:rPr>
                <w:rStyle w:val="hgkelc"/>
                <w:lang w:val="en"/>
              </w:rPr>
            </w:pPr>
            <w:r w:rsidRPr="00B407F6">
              <w:rPr>
                <w:rFonts w:eastAsiaTheme="minorHAnsi"/>
                <w:sz w:val="20"/>
                <w:szCs w:val="20"/>
              </w:rPr>
              <w:t>(i.e., reporting or practical quantitation limit)</w:t>
            </w:r>
          </w:p>
        </w:tc>
      </w:tr>
      <w:tr w:rsidR="000866DB" w14:paraId="09DBF0DC" w14:textId="77777777" w:rsidTr="00816966">
        <w:tc>
          <w:tcPr>
            <w:tcW w:w="2637" w:type="dxa"/>
          </w:tcPr>
          <w:p w14:paraId="34DF8D83" w14:textId="77777777" w:rsidR="000866DB" w:rsidRPr="00B407F6" w:rsidRDefault="000866DB" w:rsidP="00816966">
            <w:pPr>
              <w:spacing w:line="275" w:lineRule="exact"/>
              <w:rPr>
                <w:rStyle w:val="hgkelc"/>
                <w:lang w:val="en"/>
              </w:rPr>
            </w:pPr>
            <w:r w:rsidRPr="00B407F6">
              <w:rPr>
                <w:rStyle w:val="hgkelc"/>
                <w:lang w:val="en"/>
              </w:rPr>
              <w:t>LT</w:t>
            </w:r>
          </w:p>
        </w:tc>
        <w:tc>
          <w:tcPr>
            <w:tcW w:w="6585" w:type="dxa"/>
          </w:tcPr>
          <w:p w14:paraId="7F44B4E0"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Less Than</w:t>
            </w:r>
          </w:p>
        </w:tc>
      </w:tr>
      <w:tr w:rsidR="000866DB" w14:paraId="6888EAB7" w14:textId="77777777" w:rsidTr="00816966">
        <w:tc>
          <w:tcPr>
            <w:tcW w:w="2637" w:type="dxa"/>
          </w:tcPr>
          <w:p w14:paraId="55B3E896" w14:textId="77777777" w:rsidR="000866DB" w:rsidRPr="00B407F6" w:rsidRDefault="000866DB" w:rsidP="00816966">
            <w:pPr>
              <w:spacing w:line="275" w:lineRule="exact"/>
              <w:rPr>
                <w:rStyle w:val="hgkelc"/>
                <w:lang w:val="en"/>
              </w:rPr>
            </w:pPr>
            <w:r w:rsidRPr="00B407F6">
              <w:rPr>
                <w:rStyle w:val="hgkelc"/>
                <w:lang w:val="en"/>
              </w:rPr>
              <w:t>MB</w:t>
            </w:r>
          </w:p>
        </w:tc>
        <w:tc>
          <w:tcPr>
            <w:tcW w:w="6585" w:type="dxa"/>
          </w:tcPr>
          <w:p w14:paraId="71EE92F6"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Method Blank</w:t>
            </w:r>
          </w:p>
        </w:tc>
      </w:tr>
      <w:tr w:rsidR="000866DB" w14:paraId="03E563DD" w14:textId="77777777" w:rsidTr="00816966">
        <w:tc>
          <w:tcPr>
            <w:tcW w:w="2637" w:type="dxa"/>
          </w:tcPr>
          <w:p w14:paraId="67A1585A" w14:textId="77777777" w:rsidR="000866DB" w:rsidRPr="00B407F6" w:rsidRDefault="000866DB" w:rsidP="00816966">
            <w:pPr>
              <w:spacing w:line="275" w:lineRule="exact"/>
              <w:rPr>
                <w:rStyle w:val="hgkelc"/>
                <w:lang w:val="en"/>
              </w:rPr>
            </w:pPr>
            <w:r w:rsidRPr="00B407F6">
              <w:rPr>
                <w:rStyle w:val="hgkelc"/>
                <w:lang w:val="en"/>
              </w:rPr>
              <w:t>MS(D)</w:t>
            </w:r>
          </w:p>
        </w:tc>
        <w:tc>
          <w:tcPr>
            <w:tcW w:w="6585" w:type="dxa"/>
          </w:tcPr>
          <w:p w14:paraId="33C767C9"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Matrix Spike (Duplicate)</w:t>
            </w:r>
          </w:p>
        </w:tc>
      </w:tr>
      <w:tr w:rsidR="000866DB" w14:paraId="3E000EE6" w14:textId="77777777" w:rsidTr="00816966">
        <w:tc>
          <w:tcPr>
            <w:tcW w:w="2637" w:type="dxa"/>
          </w:tcPr>
          <w:p w14:paraId="1234C099" w14:textId="77777777" w:rsidR="000866DB" w:rsidRPr="00B407F6" w:rsidRDefault="000866DB" w:rsidP="00816966">
            <w:pPr>
              <w:spacing w:line="275" w:lineRule="exact"/>
              <w:rPr>
                <w:rStyle w:val="hgkelc"/>
                <w:lang w:val="en"/>
              </w:rPr>
            </w:pPr>
            <w:r w:rsidRPr="00B407F6">
              <w:rPr>
                <w:rStyle w:val="hgkelc"/>
                <w:lang w:val="en"/>
              </w:rPr>
              <w:t>ND</w:t>
            </w:r>
          </w:p>
        </w:tc>
        <w:tc>
          <w:tcPr>
            <w:tcW w:w="6585" w:type="dxa"/>
          </w:tcPr>
          <w:p w14:paraId="0CCD609D" w14:textId="77777777" w:rsidR="000866DB" w:rsidRPr="00B407F6" w:rsidRDefault="000866DB" w:rsidP="00816966">
            <w:pPr>
              <w:spacing w:line="275" w:lineRule="exact"/>
              <w:rPr>
                <w:rStyle w:val="hgkelc"/>
                <w:lang w:val="en"/>
              </w:rPr>
            </w:pPr>
            <w:r w:rsidRPr="00B407F6">
              <w:rPr>
                <w:rFonts w:eastAsiaTheme="minorHAnsi"/>
                <w:sz w:val="20"/>
                <w:szCs w:val="20"/>
              </w:rPr>
              <w:t>Indicates the analyte is not detected</w:t>
            </w:r>
          </w:p>
        </w:tc>
      </w:tr>
      <w:tr w:rsidR="000866DB" w14:paraId="1FA888BB" w14:textId="77777777" w:rsidTr="00816966">
        <w:tc>
          <w:tcPr>
            <w:tcW w:w="2637" w:type="dxa"/>
          </w:tcPr>
          <w:p w14:paraId="2348594F" w14:textId="77777777" w:rsidR="000866DB" w:rsidRPr="00B407F6" w:rsidRDefault="000866DB" w:rsidP="00816966">
            <w:pPr>
              <w:spacing w:line="275" w:lineRule="exact"/>
              <w:rPr>
                <w:rStyle w:val="hgkelc"/>
                <w:lang w:val="en"/>
              </w:rPr>
            </w:pPr>
            <w:r w:rsidRPr="00B407F6">
              <w:rPr>
                <w:rStyle w:val="hgkelc"/>
                <w:lang w:val="en"/>
              </w:rPr>
              <w:t>RPD</w:t>
            </w:r>
          </w:p>
        </w:tc>
        <w:tc>
          <w:tcPr>
            <w:tcW w:w="6585" w:type="dxa"/>
          </w:tcPr>
          <w:p w14:paraId="2996F7AE" w14:textId="77777777" w:rsidR="000866DB" w:rsidRPr="00B407F6" w:rsidRDefault="000866DB" w:rsidP="00816966">
            <w:pPr>
              <w:spacing w:line="275" w:lineRule="exact"/>
              <w:rPr>
                <w:rStyle w:val="hgkelc"/>
                <w:lang w:val="en"/>
              </w:rPr>
            </w:pPr>
            <w:r w:rsidRPr="00B407F6">
              <w:rPr>
                <w:rFonts w:eastAsiaTheme="minorHAnsi"/>
                <w:sz w:val="20"/>
                <w:szCs w:val="20"/>
              </w:rPr>
              <w:t>Relative Percent Difference</w:t>
            </w:r>
          </w:p>
        </w:tc>
      </w:tr>
      <w:tr w:rsidR="000866DB" w14:paraId="73DEB718" w14:textId="77777777" w:rsidTr="00816966">
        <w:tc>
          <w:tcPr>
            <w:tcW w:w="2637" w:type="dxa"/>
          </w:tcPr>
          <w:p w14:paraId="1F924274" w14:textId="77777777" w:rsidR="000866DB" w:rsidRPr="00B407F6" w:rsidRDefault="000866DB" w:rsidP="00816966">
            <w:pPr>
              <w:spacing w:line="275" w:lineRule="exact"/>
              <w:rPr>
                <w:rStyle w:val="hgkelc"/>
                <w:lang w:val="en"/>
              </w:rPr>
            </w:pPr>
            <w:r w:rsidRPr="00B407F6">
              <w:rPr>
                <w:rStyle w:val="hgkelc"/>
                <w:lang w:val="en"/>
              </w:rPr>
              <w:t>TNTC</w:t>
            </w:r>
          </w:p>
        </w:tc>
        <w:tc>
          <w:tcPr>
            <w:tcW w:w="6585" w:type="dxa"/>
          </w:tcPr>
          <w:p w14:paraId="490C31C9"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Too Numerous To Count</w:t>
            </w:r>
          </w:p>
        </w:tc>
      </w:tr>
      <w:tr w:rsidR="000866DB" w14:paraId="7EB820D2" w14:textId="77777777" w:rsidTr="00816966">
        <w:tc>
          <w:tcPr>
            <w:tcW w:w="2637" w:type="dxa"/>
          </w:tcPr>
          <w:p w14:paraId="42231412" w14:textId="77777777" w:rsidR="000866DB" w:rsidRPr="00B407F6" w:rsidRDefault="000866DB" w:rsidP="00816966">
            <w:pPr>
              <w:spacing w:line="275" w:lineRule="exact"/>
              <w:rPr>
                <w:rStyle w:val="hgkelc"/>
                <w:lang w:val="en"/>
              </w:rPr>
            </w:pPr>
            <w:r w:rsidRPr="00B407F6">
              <w:rPr>
                <w:rStyle w:val="hgkelc"/>
                <w:lang w:val="en"/>
              </w:rPr>
              <w:t>U</w:t>
            </w:r>
          </w:p>
        </w:tc>
        <w:tc>
          <w:tcPr>
            <w:tcW w:w="6585" w:type="dxa"/>
          </w:tcPr>
          <w:p w14:paraId="56C5D639" w14:textId="77777777" w:rsidR="000866DB" w:rsidRPr="00B407F6" w:rsidRDefault="000866DB" w:rsidP="00816966">
            <w:pPr>
              <w:spacing w:line="275" w:lineRule="exact"/>
              <w:rPr>
                <w:rStyle w:val="hgkelc"/>
                <w:sz w:val="24"/>
                <w:szCs w:val="24"/>
                <w:lang w:val="en"/>
              </w:rPr>
            </w:pPr>
            <w:r w:rsidRPr="00B407F6">
              <w:rPr>
                <w:rFonts w:eastAsiaTheme="minorHAnsi"/>
                <w:sz w:val="20"/>
                <w:szCs w:val="20"/>
              </w:rPr>
              <w:t>Indicates the analyte was analyzed for but not detecte</w:t>
            </w:r>
            <w:r w:rsidRPr="00B407F6">
              <w:rPr>
                <w:rFonts w:eastAsiaTheme="minorHAnsi"/>
                <w:sz w:val="24"/>
                <w:szCs w:val="24"/>
              </w:rPr>
              <w:t>d</w:t>
            </w:r>
          </w:p>
        </w:tc>
      </w:tr>
    </w:tbl>
    <w:p w14:paraId="78D00981" w14:textId="77777777" w:rsidR="000866DB" w:rsidRDefault="000866DB" w:rsidP="000866DB">
      <w:pPr>
        <w:spacing w:line="275" w:lineRule="exact"/>
        <w:rPr>
          <w:rStyle w:val="hgkelc"/>
          <w:lang w:val="en"/>
        </w:rPr>
      </w:pPr>
    </w:p>
    <w:p w14:paraId="63A65DCB" w14:textId="77777777" w:rsidR="000866DB" w:rsidRDefault="000866DB" w:rsidP="000866DB">
      <w:pPr>
        <w:spacing w:line="275" w:lineRule="exact"/>
        <w:ind w:left="688"/>
        <w:rPr>
          <w:sz w:val="24"/>
          <w:szCs w:val="24"/>
        </w:rPr>
      </w:pPr>
      <w:bookmarkStart w:id="208" w:name="_Toc117087851"/>
    </w:p>
    <w:p w14:paraId="006932C8" w14:textId="6B236EFF" w:rsidR="000866DB" w:rsidRDefault="000866DB" w:rsidP="000866DB">
      <w:pPr>
        <w:spacing w:line="275" w:lineRule="exact"/>
        <w:ind w:left="688"/>
        <w:rPr>
          <w:sz w:val="24"/>
          <w:szCs w:val="24"/>
        </w:rPr>
      </w:pPr>
    </w:p>
    <w:p w14:paraId="49661B88" w14:textId="77777777" w:rsidR="00B407F6" w:rsidRPr="00DF002B" w:rsidRDefault="00B407F6" w:rsidP="000866DB">
      <w:pPr>
        <w:spacing w:line="275" w:lineRule="exact"/>
        <w:ind w:left="688"/>
        <w:rPr>
          <w:sz w:val="24"/>
          <w:szCs w:val="24"/>
        </w:rPr>
      </w:pPr>
    </w:p>
    <w:p w14:paraId="5ECDC3B3" w14:textId="680E0371" w:rsidR="000866DB" w:rsidRDefault="006F4AE3" w:rsidP="006F4AE3">
      <w:pPr>
        <w:pStyle w:val="Heading1"/>
        <w:tabs>
          <w:tab w:val="left" w:pos="1407"/>
        </w:tabs>
        <w:spacing w:before="91"/>
        <w:ind w:left="0"/>
      </w:pPr>
      <w:bookmarkStart w:id="209" w:name="A8._TRAINING_REQUIREMENTS"/>
      <w:bookmarkStart w:id="210" w:name="_Toc125960343"/>
      <w:bookmarkStart w:id="211" w:name="_Toc125984003"/>
      <w:bookmarkStart w:id="212" w:name="_Toc125984286"/>
      <w:bookmarkStart w:id="213" w:name="_Toc132032658"/>
      <w:bookmarkStart w:id="214" w:name="_Toc133754241"/>
      <w:bookmarkEnd w:id="209"/>
      <w:r>
        <w:t xml:space="preserve">A8. </w:t>
      </w:r>
      <w:r w:rsidR="00601E6B">
        <w:t>Training</w:t>
      </w:r>
      <w:r w:rsidR="00601E6B">
        <w:rPr>
          <w:spacing w:val="-1"/>
        </w:rPr>
        <w:t xml:space="preserve"> </w:t>
      </w:r>
      <w:r w:rsidR="00601E6B">
        <w:t>Requirements</w:t>
      </w:r>
      <w:bookmarkEnd w:id="208"/>
      <w:bookmarkEnd w:id="210"/>
      <w:bookmarkEnd w:id="211"/>
      <w:bookmarkEnd w:id="212"/>
      <w:bookmarkEnd w:id="213"/>
      <w:bookmarkEnd w:id="214"/>
    </w:p>
    <w:p w14:paraId="6C55CF8D" w14:textId="77777777" w:rsidR="000866DB" w:rsidRDefault="000866DB" w:rsidP="000866DB">
      <w:pPr>
        <w:pStyle w:val="BodyText"/>
        <w:spacing w:before="9"/>
        <w:rPr>
          <w:b/>
          <w:i/>
          <w:sz w:val="23"/>
        </w:rPr>
      </w:pPr>
    </w:p>
    <w:p w14:paraId="330844B1" w14:textId="397F572D" w:rsidR="000866DB" w:rsidRDefault="000866DB" w:rsidP="006F4AE3">
      <w:pPr>
        <w:pStyle w:val="BodyText"/>
        <w:spacing w:before="1"/>
        <w:ind w:right="268"/>
      </w:pPr>
      <w:r>
        <w:t xml:space="preserve">Training workshops are held for all monitors from the various agencies on how to collect water samples and secure them for transportation to the </w:t>
      </w:r>
      <w:r w:rsidR="00601E6B">
        <w:t>drop-off location.</w:t>
      </w:r>
      <w:r>
        <w:t xml:space="preserve"> Training sessions occur the day preceding each sampling event (See Appendix B, Agency Baseline Monitoring Procedures). Monitors are also instructed on how to complete the Agency Baseline Field Data Sheet (Appendix C</w:t>
      </w:r>
      <w:r>
        <w:rPr>
          <w:b/>
          <w:i/>
        </w:rPr>
        <w:t xml:space="preserve">) </w:t>
      </w:r>
      <w:r>
        <w:t xml:space="preserve">to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w:t>
      </w:r>
      <w:r w:rsidR="00601E6B">
        <w:t>may be</w:t>
      </w:r>
      <w:r>
        <w:t xml:space="preserve"> available </w:t>
      </w:r>
      <w:r w:rsidR="00601E6B">
        <w:t>to provide support through pre and post sampling consultation.</w:t>
      </w:r>
      <w:r>
        <w:t xml:space="preserve"> When samples are brought to the </w:t>
      </w:r>
      <w:r w:rsidR="00601E6B">
        <w:t>receiving location</w:t>
      </w:r>
      <w:r>
        <w:t xml:space="preserve">, we will review their sampling procedure and data collection to </w:t>
      </w:r>
      <w:r w:rsidR="00601E6B">
        <w:t>ensure</w:t>
      </w:r>
      <w:r>
        <w:t xml:space="preserve"> completeness and accuracy. A standard chain of custody</w:t>
      </w:r>
      <w:r w:rsidR="00601E6B">
        <w:t xml:space="preserve"> (COC)</w:t>
      </w:r>
      <w:r>
        <w:t xml:space="preserve"> form supplied by SGS is used to track the samples from the field to the lab. All training workshops are documented by the KWF QA Officer and stored in digital and hardcopy versions at the KWF office for no less than 10 years.</w:t>
      </w:r>
    </w:p>
    <w:p w14:paraId="576C4CFE" w14:textId="77777777" w:rsidR="00B407F6" w:rsidRDefault="00B407F6" w:rsidP="00B407F6">
      <w:pPr>
        <w:pStyle w:val="Heading2"/>
        <w:ind w:left="0"/>
        <w:rPr>
          <w:b w:val="0"/>
          <w:bCs w:val="0"/>
          <w:i w:val="0"/>
          <w:sz w:val="26"/>
        </w:rPr>
      </w:pPr>
      <w:bookmarkStart w:id="215" w:name="_Toc117087852"/>
      <w:bookmarkStart w:id="216" w:name="_Toc125960344"/>
      <w:bookmarkStart w:id="217" w:name="_Toc125984004"/>
      <w:bookmarkStart w:id="218" w:name="_Toc125984287"/>
      <w:bookmarkStart w:id="219" w:name="_Toc132032659"/>
    </w:p>
    <w:p w14:paraId="54E794A6" w14:textId="37C338F1" w:rsidR="00601E6B" w:rsidRDefault="00601E6B" w:rsidP="00B407F6">
      <w:pPr>
        <w:pStyle w:val="Heading2"/>
        <w:ind w:left="0"/>
      </w:pPr>
      <w:bookmarkStart w:id="220" w:name="_Toc133754242"/>
      <w:r>
        <w:t>A9. Documentation and</w:t>
      </w:r>
      <w:r>
        <w:rPr>
          <w:spacing w:val="-2"/>
        </w:rPr>
        <w:t xml:space="preserve"> </w:t>
      </w:r>
      <w:r>
        <w:t>Records</w:t>
      </w:r>
      <w:bookmarkEnd w:id="215"/>
      <w:bookmarkEnd w:id="216"/>
      <w:bookmarkEnd w:id="217"/>
      <w:bookmarkEnd w:id="218"/>
      <w:bookmarkEnd w:id="219"/>
      <w:bookmarkEnd w:id="220"/>
    </w:p>
    <w:p w14:paraId="3394BB67" w14:textId="77777777" w:rsidR="000866DB" w:rsidRDefault="000866DB" w:rsidP="000866DB">
      <w:pPr>
        <w:pStyle w:val="BodyText"/>
        <w:spacing w:before="8"/>
        <w:rPr>
          <w:b/>
          <w:sz w:val="23"/>
        </w:rPr>
      </w:pPr>
      <w:bookmarkStart w:id="221" w:name="A9._DOCUMENTATION_AND_RECORDS"/>
      <w:bookmarkEnd w:id="221"/>
    </w:p>
    <w:p w14:paraId="6BE61EEE" w14:textId="3C283B87" w:rsidR="000866DB" w:rsidRDefault="000866DB" w:rsidP="006F4AE3">
      <w:pPr>
        <w:pStyle w:val="BodyText"/>
        <w:spacing w:before="1"/>
        <w:ind w:right="714"/>
      </w:pPr>
      <w:r>
        <w:t>The field logbook will be a 3-ring binder containing individual field forms and chain-of- custody forms. Please see Appendix C</w:t>
      </w:r>
      <w:r w:rsidR="00601E6B">
        <w:t xml:space="preserve"> and Appendix D</w:t>
      </w:r>
      <w:r>
        <w:t xml:space="preserve"> for examples of these documents.</w:t>
      </w:r>
    </w:p>
    <w:p w14:paraId="763D795C" w14:textId="77777777" w:rsidR="000866DB" w:rsidRDefault="000866DB" w:rsidP="000866DB">
      <w:pPr>
        <w:pStyle w:val="BodyText"/>
      </w:pPr>
    </w:p>
    <w:p w14:paraId="2F65A3A7" w14:textId="77777777" w:rsidR="000866DB" w:rsidRDefault="000866DB" w:rsidP="006F4AE3">
      <w:pPr>
        <w:pStyle w:val="BodyText"/>
        <w:ind w:right="334"/>
      </w:pPr>
      <w:r>
        <w:t>All field activities and observations will be noted during fieldwork. The descriptions will be clearly written with enough detail so that participants can reconstruct events later if necessary. Field logs and data sheets will describe any changes that occur at the site, in particular, personnel and responsibilities or deviations from the QAPP as well as the reasons for the changes. Requirements for entries will include the following:</w:t>
      </w:r>
    </w:p>
    <w:p w14:paraId="6944006D" w14:textId="77777777" w:rsidR="000866DB" w:rsidRPr="006F4AE3" w:rsidRDefault="000866DB" w:rsidP="006F4AE3">
      <w:pPr>
        <w:tabs>
          <w:tab w:val="left" w:pos="1407"/>
          <w:tab w:val="left" w:pos="1408"/>
        </w:tabs>
        <w:spacing w:before="121"/>
        <w:rPr>
          <w:sz w:val="24"/>
        </w:rPr>
      </w:pPr>
      <w:r w:rsidRPr="006F4AE3">
        <w:rPr>
          <w:sz w:val="24"/>
        </w:rPr>
        <w:t>Entries will be made legibly with black (or dark) waterproof</w:t>
      </w:r>
      <w:r w:rsidRPr="006F4AE3">
        <w:rPr>
          <w:spacing w:val="-6"/>
          <w:sz w:val="24"/>
        </w:rPr>
        <w:t xml:space="preserve"> </w:t>
      </w:r>
      <w:r w:rsidRPr="006F4AE3">
        <w:rPr>
          <w:sz w:val="24"/>
        </w:rPr>
        <w:t>ink.</w:t>
      </w:r>
    </w:p>
    <w:p w14:paraId="6CCEEC2F" w14:textId="77777777" w:rsidR="006F4AE3" w:rsidRDefault="000866DB" w:rsidP="00CD7519">
      <w:pPr>
        <w:pStyle w:val="ListParagraph"/>
        <w:numPr>
          <w:ilvl w:val="0"/>
          <w:numId w:val="41"/>
        </w:numPr>
        <w:tabs>
          <w:tab w:val="left" w:pos="1407"/>
          <w:tab w:val="left" w:pos="1408"/>
        </w:tabs>
        <w:spacing w:before="160" w:line="276" w:lineRule="auto"/>
        <w:ind w:right="300"/>
        <w:rPr>
          <w:sz w:val="24"/>
        </w:rPr>
      </w:pPr>
      <w:r w:rsidRPr="006F4AE3">
        <w:rPr>
          <w:sz w:val="24"/>
        </w:rPr>
        <w:t xml:space="preserve">Corrections will be made by </w:t>
      </w:r>
      <w:r w:rsidRPr="006F4AE3">
        <w:rPr>
          <w:sz w:val="24"/>
          <w:u w:val="single"/>
        </w:rPr>
        <w:t>drawing a single line through the original entry</w:t>
      </w:r>
      <w:r w:rsidRPr="006F4AE3">
        <w:rPr>
          <w:sz w:val="24"/>
        </w:rPr>
        <w:t xml:space="preserve"> allowing the original entry to be read. The corrected entry will be </w:t>
      </w:r>
      <w:r w:rsidR="006F4AE3">
        <w:rPr>
          <w:sz w:val="24"/>
        </w:rPr>
        <w:t>written alongside the original.</w:t>
      </w:r>
    </w:p>
    <w:p w14:paraId="70D14FBA" w14:textId="0FA29F88" w:rsidR="000866DB" w:rsidRPr="006F4AE3" w:rsidRDefault="000866DB" w:rsidP="00CD7519">
      <w:pPr>
        <w:pStyle w:val="ListParagraph"/>
        <w:numPr>
          <w:ilvl w:val="0"/>
          <w:numId w:val="41"/>
        </w:numPr>
        <w:tabs>
          <w:tab w:val="left" w:pos="1407"/>
          <w:tab w:val="left" w:pos="1408"/>
        </w:tabs>
        <w:spacing w:before="160" w:line="276" w:lineRule="auto"/>
        <w:ind w:right="300"/>
        <w:rPr>
          <w:sz w:val="24"/>
        </w:rPr>
      </w:pPr>
      <w:r w:rsidRPr="006F4AE3">
        <w:rPr>
          <w:sz w:val="24"/>
        </w:rPr>
        <w:t>Corrections will be initialed and dated and may require a footnote for explanation.</w:t>
      </w:r>
    </w:p>
    <w:p w14:paraId="4883BC29" w14:textId="77777777" w:rsidR="006F4AE3" w:rsidRDefault="000866DB" w:rsidP="00CD7519">
      <w:pPr>
        <w:pStyle w:val="ListParagraph"/>
        <w:numPr>
          <w:ilvl w:val="0"/>
          <w:numId w:val="41"/>
        </w:numPr>
        <w:tabs>
          <w:tab w:val="left" w:pos="1407"/>
          <w:tab w:val="left" w:pos="1408"/>
        </w:tabs>
        <w:spacing w:before="117"/>
        <w:rPr>
          <w:sz w:val="24"/>
        </w:rPr>
      </w:pPr>
      <w:r w:rsidRPr="006F4AE3">
        <w:rPr>
          <w:sz w:val="24"/>
        </w:rPr>
        <w:t>Unbiased, accurate language will be</w:t>
      </w:r>
      <w:r w:rsidRPr="006F4AE3">
        <w:rPr>
          <w:spacing w:val="-2"/>
          <w:sz w:val="24"/>
        </w:rPr>
        <w:t xml:space="preserve"> </w:t>
      </w:r>
      <w:r w:rsidRPr="006F4AE3">
        <w:rPr>
          <w:sz w:val="24"/>
        </w:rPr>
        <w:t>used</w:t>
      </w:r>
      <w:r w:rsidR="006F4AE3">
        <w:rPr>
          <w:sz w:val="24"/>
        </w:rPr>
        <w:t>.</w:t>
      </w:r>
    </w:p>
    <w:p w14:paraId="2115E6AF" w14:textId="77777777" w:rsidR="006F4AE3" w:rsidRDefault="000866DB" w:rsidP="00CD7519">
      <w:pPr>
        <w:pStyle w:val="ListParagraph"/>
        <w:numPr>
          <w:ilvl w:val="0"/>
          <w:numId w:val="41"/>
        </w:numPr>
        <w:tabs>
          <w:tab w:val="left" w:pos="1407"/>
          <w:tab w:val="left" w:pos="1408"/>
        </w:tabs>
        <w:spacing w:before="117"/>
        <w:rPr>
          <w:sz w:val="24"/>
        </w:rPr>
      </w:pPr>
      <w:r w:rsidRPr="006F4AE3">
        <w:rPr>
          <w:sz w:val="24"/>
        </w:rPr>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6C2EE1AD" w14:textId="6190CF9E" w:rsidR="006F4AE3" w:rsidRDefault="000866DB" w:rsidP="00CD7519">
      <w:pPr>
        <w:pStyle w:val="ListParagraph"/>
        <w:numPr>
          <w:ilvl w:val="0"/>
          <w:numId w:val="41"/>
        </w:numPr>
        <w:tabs>
          <w:tab w:val="left" w:pos="1407"/>
          <w:tab w:val="left" w:pos="1408"/>
        </w:tabs>
        <w:spacing w:before="117"/>
        <w:rPr>
          <w:sz w:val="24"/>
        </w:rPr>
      </w:pPr>
      <w:r w:rsidRPr="006F4AE3">
        <w:rPr>
          <w:sz w:val="24"/>
        </w:rPr>
        <w:t>The date and time will appear on each</w:t>
      </w:r>
      <w:r w:rsidRPr="006F4AE3">
        <w:rPr>
          <w:spacing w:val="-1"/>
          <w:sz w:val="24"/>
        </w:rPr>
        <w:t xml:space="preserve"> </w:t>
      </w:r>
      <w:r w:rsidRPr="006F4AE3">
        <w:rPr>
          <w:sz w:val="24"/>
        </w:rPr>
        <w:t>page.</w:t>
      </w:r>
    </w:p>
    <w:p w14:paraId="03721493" w14:textId="3474495A" w:rsidR="000866DB" w:rsidRPr="006F4AE3" w:rsidRDefault="000866DB" w:rsidP="00CD7519">
      <w:pPr>
        <w:pStyle w:val="ListParagraph"/>
        <w:numPr>
          <w:ilvl w:val="0"/>
          <w:numId w:val="41"/>
        </w:numPr>
        <w:tabs>
          <w:tab w:val="left" w:pos="1407"/>
          <w:tab w:val="left" w:pos="1408"/>
        </w:tabs>
        <w:spacing w:before="117"/>
        <w:rPr>
          <w:sz w:val="24"/>
        </w:rPr>
      </w:pPr>
      <w:r w:rsidRPr="006F4AE3">
        <w:rPr>
          <w:sz w:val="24"/>
        </w:rPr>
        <w:t>Names of person(s) conducting the monitoring will be recorded on each data</w:t>
      </w:r>
      <w:r w:rsidRPr="006F4AE3">
        <w:rPr>
          <w:spacing w:val="-12"/>
          <w:sz w:val="24"/>
        </w:rPr>
        <w:t xml:space="preserve"> </w:t>
      </w:r>
      <w:r w:rsidRPr="006F4AE3">
        <w:rPr>
          <w:sz w:val="24"/>
        </w:rPr>
        <w:t>sheet.</w:t>
      </w:r>
    </w:p>
    <w:p w14:paraId="1D6DCB70" w14:textId="77777777" w:rsidR="004A6F6C" w:rsidRDefault="004A6F6C" w:rsidP="004A6F6C">
      <w:pPr>
        <w:pStyle w:val="BodyText"/>
        <w:ind w:right="388"/>
        <w:rPr>
          <w:sz w:val="38"/>
        </w:rPr>
      </w:pPr>
    </w:p>
    <w:p w14:paraId="6F0BBCE1" w14:textId="4FEC2DD4" w:rsidR="000866DB" w:rsidRDefault="000866DB" w:rsidP="004A6F6C">
      <w:pPr>
        <w:pStyle w:val="BodyText"/>
        <w:ind w:right="388"/>
      </w:pPr>
      <w:r>
        <w:t xml:space="preserve">All data gathered in the field will be recorded on site at the time sampling occurs using the Agency Baseline Field Data Sheet (Appendix C). This form is then returned to the </w:t>
      </w:r>
      <w:r w:rsidR="00601E6B">
        <w:t>drop-off location</w:t>
      </w:r>
      <w:r>
        <w:t>, along with the water samples collected in the field, where the Project QA Officer and the Project Manager check the data as described in sections B9 &amp; B10 of this plan. The Project Manager enters data into a computer database after the Project QA officer has approved them for entry. Original copies of all data sheets are kept on file at the Kenai Watershed Forum office indefinitely.</w:t>
      </w:r>
    </w:p>
    <w:p w14:paraId="5544D00C" w14:textId="77777777" w:rsidR="004A6F6C" w:rsidRDefault="004A6F6C" w:rsidP="004A6F6C">
      <w:pPr>
        <w:pStyle w:val="BodyText"/>
        <w:spacing w:before="1"/>
        <w:ind w:right="254"/>
        <w:rPr>
          <w:sz w:val="23"/>
        </w:rPr>
      </w:pPr>
    </w:p>
    <w:p w14:paraId="4851BC84" w14:textId="32A70857" w:rsidR="000866DB" w:rsidRDefault="000866DB" w:rsidP="004A6F6C">
      <w:pPr>
        <w:pStyle w:val="BodyText"/>
        <w:spacing w:before="1"/>
        <w:ind w:right="254"/>
      </w:pPr>
      <w:r>
        <w:t xml:space="preserve">Results for parameters analyzed at the Soldotna Wastewater Treatment Plant on the sampling event day will be recorded on the Agency Baseline Lab Test Results form (Appendix </w:t>
      </w:r>
      <w:r w:rsidR="00601E6B">
        <w:t>E</w:t>
      </w:r>
      <w:r w:rsidR="004A6F6C">
        <w:t xml:space="preserve">). </w:t>
      </w:r>
      <w:r>
        <w:t>SGS will provide results from their analyses on their data sheets. Sample analytical results will include all method, SOP and QAPP required quality control sample results including their acceptance criteria limits in order for project staff and ADEC to perform tertiary data validation/verification of analytical results. All data will be entered into the KWF database which is accessible in-house.</w:t>
      </w:r>
    </w:p>
    <w:p w14:paraId="02BA0121" w14:textId="77777777" w:rsidR="000866DB" w:rsidRDefault="000866DB" w:rsidP="000866DB">
      <w:pPr>
        <w:pStyle w:val="BodyText"/>
      </w:pPr>
    </w:p>
    <w:p w14:paraId="34C9F50E" w14:textId="77777777" w:rsidR="000866DB" w:rsidRDefault="000866DB" w:rsidP="004A6F6C">
      <w:pPr>
        <w:pStyle w:val="BodyText"/>
        <w:ind w:right="362"/>
      </w:pPr>
      <w:r>
        <w:t>Hard copies of all data sheets will be kept at the KWF office for 10 years and at SGS lab for 5 years.</w:t>
      </w:r>
    </w:p>
    <w:p w14:paraId="42CAD80E" w14:textId="77777777" w:rsidR="000866DB" w:rsidRDefault="000866DB" w:rsidP="000866DB">
      <w:pPr>
        <w:pStyle w:val="BodyText"/>
        <w:spacing w:before="2"/>
      </w:pPr>
    </w:p>
    <w:p w14:paraId="6E5FB1C9" w14:textId="77777777" w:rsidR="00601E6B" w:rsidRPr="00975383" w:rsidRDefault="00601E6B" w:rsidP="004A6F6C">
      <w:pPr>
        <w:pStyle w:val="Heading2"/>
        <w:ind w:left="0"/>
        <w:rPr>
          <w:i w:val="0"/>
        </w:rPr>
      </w:pPr>
      <w:bookmarkStart w:id="222" w:name="_Toc117087853"/>
      <w:bookmarkStart w:id="223" w:name="_Toc125960346"/>
      <w:bookmarkStart w:id="224" w:name="_Toc125984006"/>
      <w:bookmarkStart w:id="225" w:name="_Toc125984289"/>
      <w:bookmarkStart w:id="226" w:name="_Toc132032661"/>
      <w:bookmarkStart w:id="227" w:name="_Toc133754243"/>
      <w:r w:rsidRPr="00975383">
        <w:rPr>
          <w:i w:val="0"/>
        </w:rPr>
        <w:t>B1. S</w:t>
      </w:r>
      <w:r>
        <w:rPr>
          <w:i w:val="0"/>
        </w:rPr>
        <w:t>ampling</w:t>
      </w:r>
      <w:r w:rsidRPr="00975383">
        <w:rPr>
          <w:i w:val="0"/>
        </w:rPr>
        <w:t xml:space="preserve"> P</w:t>
      </w:r>
      <w:r>
        <w:rPr>
          <w:i w:val="0"/>
        </w:rPr>
        <w:t>rocess</w:t>
      </w:r>
      <w:r w:rsidRPr="00975383">
        <w:rPr>
          <w:i w:val="0"/>
          <w:spacing w:val="-2"/>
        </w:rPr>
        <w:t xml:space="preserve"> </w:t>
      </w:r>
      <w:r w:rsidRPr="00975383">
        <w:rPr>
          <w:i w:val="0"/>
        </w:rPr>
        <w:t>D</w:t>
      </w:r>
      <w:r>
        <w:rPr>
          <w:i w:val="0"/>
        </w:rPr>
        <w:t>esign</w:t>
      </w:r>
      <w:bookmarkEnd w:id="222"/>
      <w:bookmarkEnd w:id="223"/>
      <w:bookmarkEnd w:id="224"/>
      <w:bookmarkEnd w:id="225"/>
      <w:bookmarkEnd w:id="226"/>
      <w:bookmarkEnd w:id="227"/>
    </w:p>
    <w:p w14:paraId="68346241" w14:textId="77777777" w:rsidR="00601E6B" w:rsidRDefault="00601E6B" w:rsidP="00601E6B">
      <w:pPr>
        <w:pStyle w:val="BodyText"/>
        <w:ind w:left="180"/>
      </w:pPr>
    </w:p>
    <w:p w14:paraId="1C86FCE9" w14:textId="77777777" w:rsidR="00A73B53" w:rsidRDefault="000866DB" w:rsidP="00A73B53">
      <w:pPr>
        <w:pStyle w:val="BodyText"/>
        <w:ind w:right="295"/>
      </w:pPr>
      <w:bookmarkStart w:id="228" w:name="B1._SAMPLING_PROCESS_DESIGN"/>
      <w:bookmarkEnd w:id="228"/>
      <w:r>
        <w:t>In order to obtain useful baseline inventory and monitoring information as described in Section A5 (Problem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w:t>
      </w:r>
      <w:r w:rsidR="00B407F6">
        <w:t>ged by their particular agency</w:t>
      </w:r>
    </w:p>
    <w:p w14:paraId="5C5FC612" w14:textId="77777777" w:rsidR="00A73B53" w:rsidRDefault="00A73B53" w:rsidP="00A73B53">
      <w:pPr>
        <w:pStyle w:val="BodyText"/>
        <w:ind w:right="295"/>
      </w:pPr>
    </w:p>
    <w:p w14:paraId="371A1D9E" w14:textId="03D34DE4" w:rsidR="000866DB" w:rsidRDefault="000866DB" w:rsidP="00A73B53">
      <w:pPr>
        <w:pStyle w:val="BodyText"/>
        <w:ind w:right="295"/>
      </w:pPr>
      <w:r>
        <w:t>Applying the above criteria, the Kenai Watershed Forum has established 22 sites along the Kenai River and several of its tributaries. Sites were also selected based on a previous water- quality monitoring project performed by the Alaska Department of Fish and Game in 1990.</w:t>
      </w:r>
    </w:p>
    <w:p w14:paraId="7FEF0EBC" w14:textId="77777777" w:rsidR="000866DB" w:rsidRDefault="000866DB" w:rsidP="000866DB">
      <w:pPr>
        <w:pStyle w:val="BodyText"/>
      </w:pPr>
    </w:p>
    <w:p w14:paraId="1115486C" w14:textId="5FA6A5EF" w:rsidR="000866DB" w:rsidRDefault="000866DB" w:rsidP="004A6F6C">
      <w:pPr>
        <w:pStyle w:val="BodyText"/>
        <w:spacing w:before="1"/>
        <w:ind w:right="509"/>
      </w:pPr>
      <w:r>
        <w:t xml:space="preserve">Each site is given a name and identified by river mile and a location description, as well as by its latitude, longitude and elevation as determined using USGS 1:63,360 scale topographical maps and on </w:t>
      </w:r>
      <w:r w:rsidR="00601E6B">
        <w:t>-</w:t>
      </w:r>
      <w:r>
        <w:t xml:space="preserve">site GPS readings. See </w:t>
      </w:r>
      <w:r w:rsidR="000C2DBA" w:rsidRPr="000C2DBA">
        <w:t xml:space="preserve">Table </w:t>
      </w:r>
      <w:r w:rsidR="000C2DBA" w:rsidRPr="000C2DBA">
        <w:rPr>
          <w:noProof/>
        </w:rPr>
        <w:t>8</w:t>
      </w:r>
      <w:r>
        <w:t xml:space="preserve"> for Agency Baseline sampling locations. Site selection for future monitoring within the basin will be based on similar factors.</w:t>
      </w:r>
    </w:p>
    <w:p w14:paraId="7888101A" w14:textId="77777777" w:rsidR="000866DB" w:rsidRDefault="000866DB" w:rsidP="000866DB">
      <w:pPr>
        <w:pStyle w:val="BodyText"/>
        <w:spacing w:before="11"/>
        <w:rPr>
          <w:sz w:val="23"/>
        </w:rPr>
      </w:pPr>
    </w:p>
    <w:p w14:paraId="16DEB07B" w14:textId="77777777" w:rsidR="000866DB" w:rsidRDefault="000866DB" w:rsidP="004A6F6C">
      <w:pPr>
        <w:pStyle w:val="BodyText"/>
        <w:ind w:right="562"/>
      </w:pPr>
      <w:r>
        <w:t>As described in Section A6 (Project Objectives/Task Description), testing parameters are selected based on their usefulness in inventorying water quality and projecting the general "health" of the water bodies in question.</w:t>
      </w:r>
    </w:p>
    <w:p w14:paraId="78251C0C" w14:textId="77777777" w:rsidR="000866DB" w:rsidRDefault="000866DB" w:rsidP="000866DB">
      <w:pPr>
        <w:pStyle w:val="BodyText"/>
      </w:pPr>
    </w:p>
    <w:p w14:paraId="42B1EF7F" w14:textId="60C66D7B" w:rsidR="000866DB" w:rsidRDefault="000866DB" w:rsidP="004A6F6C">
      <w:pPr>
        <w:pStyle w:val="BodyText"/>
        <w:ind w:right="300"/>
      </w:pPr>
      <w:r>
        <w:t xml:space="preserve">Surface water grab samples will be taken at all 22 stations during July/August when the river is heavily used and is at high flow and then again during April/May breakup when the river is at low flow. </w:t>
      </w:r>
      <w:r w:rsidR="00601E6B">
        <w:t>Agencies that have received training and are supplying staff to conduct monitoring are outlined in Section A4 (“Key Contacts and Responsibilities”) of this document</w:t>
      </w:r>
      <w:r>
        <w:t>.</w:t>
      </w:r>
    </w:p>
    <w:p w14:paraId="16F9676C" w14:textId="77777777" w:rsidR="000866DB" w:rsidRDefault="000866DB" w:rsidP="000866DB">
      <w:pPr>
        <w:pStyle w:val="BodyText"/>
        <w:spacing w:before="11"/>
        <w:rPr>
          <w:sz w:val="23"/>
        </w:rPr>
      </w:pPr>
    </w:p>
    <w:p w14:paraId="79015C9E" w14:textId="7373F236" w:rsidR="000866DB" w:rsidRDefault="000866DB" w:rsidP="004A6F6C">
      <w:pPr>
        <w:pStyle w:val="BodyText"/>
        <w:ind w:right="219"/>
        <w:jc w:val="both"/>
      </w:pPr>
      <w:r>
        <w:t>The</w:t>
      </w:r>
      <w:r>
        <w:rPr>
          <w:spacing w:val="-15"/>
        </w:rPr>
        <w:t xml:space="preserve"> </w:t>
      </w:r>
      <w:r>
        <w:t>22 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 xml:space="preserve">incorporating the 17 sites used during the ADF&amp;G 1990/91 Water Quality study with the addition of four additional sites in the estuary portion of the river and Juneau Creek. The selected sites with GPS coordinates are listed in </w:t>
      </w:r>
      <w:r w:rsidR="000C2DBA" w:rsidRPr="000C2DBA">
        <w:t xml:space="preserve">Table </w:t>
      </w:r>
      <w:r w:rsidR="000C2DBA" w:rsidRPr="000C2DBA">
        <w:rPr>
          <w:noProof/>
        </w:rPr>
        <w:t>8</w:t>
      </w:r>
      <w:r w:rsidR="00601E6B">
        <w:t>.</w:t>
      </w:r>
    </w:p>
    <w:p w14:paraId="444B170E" w14:textId="77777777" w:rsidR="000866DB" w:rsidRDefault="000866DB" w:rsidP="000866DB">
      <w:pPr>
        <w:pStyle w:val="BodyText"/>
        <w:spacing w:before="1"/>
      </w:pPr>
    </w:p>
    <w:p w14:paraId="0FC03F18" w14:textId="77777777" w:rsidR="000866DB" w:rsidRDefault="000866DB" w:rsidP="000866DB">
      <w:pPr>
        <w:sectPr w:rsidR="000866DB" w:rsidSect="00055722">
          <w:headerReference w:type="default" r:id="rId31"/>
          <w:footerReference w:type="default" r:id="rId32"/>
          <w:pgSz w:w="11900" w:h="16840"/>
          <w:pgMar w:top="1620" w:right="940" w:bottom="940" w:left="1040" w:header="929" w:footer="744" w:gutter="0"/>
          <w:cols w:space="720"/>
        </w:sectPr>
      </w:pPr>
    </w:p>
    <w:p w14:paraId="5D412860" w14:textId="01441B79" w:rsidR="000866DB" w:rsidRDefault="000866DB" w:rsidP="000866DB">
      <w:pPr>
        <w:spacing w:before="91"/>
        <w:ind w:left="688" w:right="1431"/>
        <w:rPr>
          <w:b/>
          <w:sz w:val="24"/>
        </w:rPr>
      </w:pPr>
      <w:bookmarkStart w:id="229" w:name="_bookmark14"/>
      <w:bookmarkStart w:id="230" w:name="_Ref125968456"/>
      <w:bookmarkStart w:id="231" w:name="_Toc133755223"/>
      <w:bookmarkEnd w:id="229"/>
      <w:r>
        <w:rPr>
          <w:b/>
          <w:sz w:val="24"/>
        </w:rPr>
        <w:lastRenderedPageBreak/>
        <w:t xml:space="preserve">Table </w:t>
      </w:r>
      <w:r w:rsidR="000C2DBA">
        <w:rPr>
          <w:b/>
          <w:noProof/>
          <w:sz w:val="24"/>
          <w:szCs w:val="24"/>
        </w:rPr>
        <w:t>8</w:t>
      </w:r>
      <w:bookmarkEnd w:id="230"/>
      <w:r w:rsidR="00601E6B" w:rsidRPr="00F4536B">
        <w:rPr>
          <w:b/>
          <w:sz w:val="24"/>
          <w:szCs w:val="24"/>
        </w:rPr>
        <w:t>.</w:t>
      </w:r>
      <w:r>
        <w:rPr>
          <w:b/>
          <w:sz w:val="24"/>
        </w:rPr>
        <w:t xml:space="preserve"> Sampling Locations for Agency Baseline Monitoring</w:t>
      </w:r>
      <w:bookmarkEnd w:id="231"/>
    </w:p>
    <w:p w14:paraId="27B6CE9B" w14:textId="77777777" w:rsidR="000866DB" w:rsidRDefault="000866DB" w:rsidP="000866DB">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0866DB" w14:paraId="5A22F612" w14:textId="77777777" w:rsidTr="00816966">
        <w:trPr>
          <w:trHeight w:val="552"/>
        </w:trPr>
        <w:tc>
          <w:tcPr>
            <w:tcW w:w="3060" w:type="dxa"/>
            <w:tcBorders>
              <w:bottom w:val="single" w:sz="6" w:space="0" w:color="000000"/>
              <w:right w:val="single" w:sz="6" w:space="0" w:color="000000"/>
            </w:tcBorders>
          </w:tcPr>
          <w:p w14:paraId="2B20E115" w14:textId="77777777" w:rsidR="000866DB" w:rsidRDefault="000866DB" w:rsidP="00816966">
            <w:pPr>
              <w:pStyle w:val="TableParagraph"/>
              <w:spacing w:before="2" w:line="276" w:lineRule="exact"/>
              <w:ind w:left="907" w:right="685" w:hanging="203"/>
              <w:rPr>
                <w:b/>
                <w:sz w:val="24"/>
              </w:rPr>
            </w:pPr>
            <w:bookmarkStart w:id="232" w:name="KENAI_RIVER_STATIONS"/>
            <w:bookmarkEnd w:id="232"/>
            <w:r>
              <w:rPr>
                <w:b/>
                <w:sz w:val="24"/>
              </w:rPr>
              <w:t>KENAI RIVER STATIONS</w:t>
            </w:r>
          </w:p>
        </w:tc>
        <w:tc>
          <w:tcPr>
            <w:tcW w:w="1469" w:type="dxa"/>
            <w:tcBorders>
              <w:left w:val="single" w:sz="6" w:space="0" w:color="000000"/>
              <w:bottom w:val="single" w:sz="6" w:space="0" w:color="000000"/>
              <w:right w:val="single" w:sz="6" w:space="0" w:color="000000"/>
            </w:tcBorders>
          </w:tcPr>
          <w:p w14:paraId="2767B520" w14:textId="77777777" w:rsidR="000866DB" w:rsidRDefault="000866DB" w:rsidP="00816966">
            <w:pPr>
              <w:pStyle w:val="TableParagraph"/>
              <w:spacing w:before="2" w:line="276" w:lineRule="exact"/>
              <w:ind w:left="413" w:right="315" w:hanging="68"/>
              <w:rPr>
                <w:b/>
                <w:sz w:val="24"/>
              </w:rPr>
            </w:pPr>
            <w:bookmarkStart w:id="233" w:name="RIVER_MILE"/>
            <w:bookmarkEnd w:id="233"/>
            <w:r>
              <w:rPr>
                <w:b/>
                <w:sz w:val="24"/>
              </w:rPr>
              <w:t>RIVER MILE</w:t>
            </w:r>
          </w:p>
        </w:tc>
        <w:tc>
          <w:tcPr>
            <w:tcW w:w="2311" w:type="dxa"/>
            <w:tcBorders>
              <w:left w:val="single" w:sz="6" w:space="0" w:color="000000"/>
              <w:bottom w:val="single" w:sz="6" w:space="0" w:color="000000"/>
              <w:right w:val="single" w:sz="6" w:space="0" w:color="000000"/>
            </w:tcBorders>
          </w:tcPr>
          <w:p w14:paraId="509C65F0" w14:textId="77777777" w:rsidR="000866DB" w:rsidRDefault="000866DB" w:rsidP="00816966">
            <w:pPr>
              <w:pStyle w:val="TableParagraph"/>
              <w:spacing w:line="275" w:lineRule="exact"/>
              <w:ind w:left="508" w:right="494"/>
              <w:jc w:val="center"/>
              <w:rPr>
                <w:b/>
                <w:sz w:val="24"/>
              </w:rPr>
            </w:pPr>
            <w:bookmarkStart w:id="234" w:name="LATITUDE"/>
            <w:bookmarkEnd w:id="234"/>
            <w:r>
              <w:rPr>
                <w:b/>
                <w:sz w:val="24"/>
              </w:rPr>
              <w:t>LATITUDE</w:t>
            </w:r>
          </w:p>
        </w:tc>
        <w:tc>
          <w:tcPr>
            <w:tcW w:w="1796" w:type="dxa"/>
            <w:tcBorders>
              <w:left w:val="single" w:sz="6" w:space="0" w:color="000000"/>
              <w:bottom w:val="single" w:sz="6" w:space="0" w:color="000000"/>
            </w:tcBorders>
          </w:tcPr>
          <w:p w14:paraId="1AFF95CF" w14:textId="77777777" w:rsidR="000866DB" w:rsidRDefault="000866DB" w:rsidP="00816966">
            <w:pPr>
              <w:pStyle w:val="TableParagraph"/>
              <w:spacing w:line="275" w:lineRule="exact"/>
              <w:ind w:left="164"/>
              <w:rPr>
                <w:b/>
                <w:sz w:val="24"/>
              </w:rPr>
            </w:pPr>
            <w:bookmarkStart w:id="235" w:name="LONGITUDE"/>
            <w:bookmarkEnd w:id="235"/>
            <w:r>
              <w:rPr>
                <w:b/>
                <w:sz w:val="24"/>
              </w:rPr>
              <w:t>LONGITUDE</w:t>
            </w:r>
          </w:p>
        </w:tc>
      </w:tr>
      <w:tr w:rsidR="000866DB" w14:paraId="777593B4" w14:textId="77777777" w:rsidTr="00816966">
        <w:trPr>
          <w:trHeight w:val="274"/>
        </w:trPr>
        <w:tc>
          <w:tcPr>
            <w:tcW w:w="3060" w:type="dxa"/>
            <w:tcBorders>
              <w:top w:val="single" w:sz="6" w:space="0" w:color="000000"/>
              <w:bottom w:val="single" w:sz="6" w:space="0" w:color="000000"/>
              <w:right w:val="single" w:sz="6" w:space="0" w:color="000000"/>
            </w:tcBorders>
          </w:tcPr>
          <w:p w14:paraId="0A470282" w14:textId="77777777" w:rsidR="000866DB" w:rsidRDefault="000866DB" w:rsidP="00816966">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6137F344" w14:textId="77777777" w:rsidR="000866DB" w:rsidRDefault="000866DB" w:rsidP="00816966">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3A7C60D4" w14:textId="77777777" w:rsidR="000866DB" w:rsidRDefault="000866DB" w:rsidP="00816966">
            <w:pPr>
              <w:pStyle w:val="TableParagraph"/>
              <w:rPr>
                <w:sz w:val="20"/>
              </w:rPr>
            </w:pPr>
          </w:p>
        </w:tc>
        <w:tc>
          <w:tcPr>
            <w:tcW w:w="1796" w:type="dxa"/>
            <w:tcBorders>
              <w:top w:val="single" w:sz="6" w:space="0" w:color="000000"/>
              <w:left w:val="single" w:sz="6" w:space="0" w:color="000000"/>
              <w:bottom w:val="single" w:sz="6" w:space="0" w:color="000000"/>
            </w:tcBorders>
          </w:tcPr>
          <w:p w14:paraId="509B78C9" w14:textId="77777777" w:rsidR="000866DB" w:rsidRDefault="000866DB" w:rsidP="00816966">
            <w:pPr>
              <w:pStyle w:val="TableParagraph"/>
              <w:rPr>
                <w:sz w:val="20"/>
              </w:rPr>
            </w:pPr>
          </w:p>
        </w:tc>
      </w:tr>
      <w:tr w:rsidR="000866DB" w14:paraId="4A90F903" w14:textId="77777777" w:rsidTr="00816966">
        <w:trPr>
          <w:trHeight w:val="275"/>
        </w:trPr>
        <w:tc>
          <w:tcPr>
            <w:tcW w:w="3060" w:type="dxa"/>
            <w:tcBorders>
              <w:top w:val="single" w:sz="6" w:space="0" w:color="000000"/>
              <w:bottom w:val="single" w:sz="6" w:space="0" w:color="000000"/>
              <w:right w:val="single" w:sz="6" w:space="0" w:color="000000"/>
            </w:tcBorders>
          </w:tcPr>
          <w:p w14:paraId="74B054AD" w14:textId="77777777" w:rsidR="000866DB" w:rsidRDefault="000866DB" w:rsidP="00816966">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2BAD6D74" w14:textId="77777777" w:rsidR="000866DB" w:rsidRDefault="000866DB" w:rsidP="00816966">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374CD7AE" w14:textId="77777777" w:rsidR="000866DB" w:rsidRDefault="000866DB" w:rsidP="00816966">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19FAEE34" w14:textId="77777777" w:rsidR="000866DB" w:rsidRDefault="000866DB" w:rsidP="00816966">
            <w:pPr>
              <w:pStyle w:val="TableParagraph"/>
              <w:spacing w:line="255" w:lineRule="exact"/>
              <w:ind w:left="287"/>
              <w:rPr>
                <w:sz w:val="24"/>
              </w:rPr>
            </w:pPr>
            <w:r>
              <w:rPr>
                <w:sz w:val="24"/>
              </w:rPr>
              <w:t>-151.222940</w:t>
            </w:r>
          </w:p>
        </w:tc>
      </w:tr>
      <w:tr w:rsidR="000866DB" w14:paraId="57AB6C3A" w14:textId="77777777" w:rsidTr="00816966">
        <w:trPr>
          <w:trHeight w:val="276"/>
        </w:trPr>
        <w:tc>
          <w:tcPr>
            <w:tcW w:w="3060" w:type="dxa"/>
            <w:tcBorders>
              <w:top w:val="single" w:sz="6" w:space="0" w:color="000000"/>
              <w:bottom w:val="single" w:sz="6" w:space="0" w:color="000000"/>
              <w:right w:val="single" w:sz="6" w:space="0" w:color="000000"/>
            </w:tcBorders>
          </w:tcPr>
          <w:p w14:paraId="36ADC3CE" w14:textId="77777777" w:rsidR="000866DB" w:rsidRDefault="000866DB" w:rsidP="00816966">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433D75E6" w14:textId="77777777" w:rsidR="000866DB" w:rsidRDefault="000866DB" w:rsidP="00816966">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27E0DE02" w14:textId="77777777" w:rsidR="000866DB" w:rsidRDefault="000866DB" w:rsidP="00816966">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78B1CA51" w14:textId="77777777" w:rsidR="000866DB" w:rsidRDefault="000866DB" w:rsidP="00816966">
            <w:pPr>
              <w:pStyle w:val="TableParagraph"/>
              <w:spacing w:line="257" w:lineRule="exact"/>
              <w:ind w:left="287"/>
              <w:rPr>
                <w:sz w:val="24"/>
              </w:rPr>
            </w:pPr>
            <w:r>
              <w:rPr>
                <w:sz w:val="24"/>
              </w:rPr>
              <w:t>-151.182780</w:t>
            </w:r>
          </w:p>
        </w:tc>
      </w:tr>
      <w:tr w:rsidR="000866DB" w14:paraId="5450709B" w14:textId="77777777" w:rsidTr="00816966">
        <w:trPr>
          <w:trHeight w:val="551"/>
        </w:trPr>
        <w:tc>
          <w:tcPr>
            <w:tcW w:w="3060" w:type="dxa"/>
            <w:tcBorders>
              <w:top w:val="single" w:sz="6" w:space="0" w:color="000000"/>
              <w:bottom w:val="single" w:sz="6" w:space="0" w:color="000000"/>
              <w:right w:val="single" w:sz="6" w:space="0" w:color="000000"/>
            </w:tcBorders>
          </w:tcPr>
          <w:p w14:paraId="6663CF00" w14:textId="77777777" w:rsidR="000866DB" w:rsidRDefault="000866DB" w:rsidP="00816966">
            <w:pPr>
              <w:pStyle w:val="TableParagraph"/>
              <w:spacing w:line="272" w:lineRule="exact"/>
              <w:ind w:left="92"/>
              <w:rPr>
                <w:sz w:val="24"/>
              </w:rPr>
            </w:pPr>
            <w:r>
              <w:rPr>
                <w:sz w:val="24"/>
              </w:rPr>
              <w:t>Upstream of Beaver Creek</w:t>
            </w:r>
          </w:p>
          <w:p w14:paraId="1E091C5A" w14:textId="77777777" w:rsidR="000866DB" w:rsidRDefault="000866DB" w:rsidP="00816966">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5E916B01" w14:textId="77777777" w:rsidR="000866DB" w:rsidRDefault="000866DB" w:rsidP="00816966">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0BC2FC0E" w14:textId="77777777" w:rsidR="000866DB" w:rsidRDefault="000866DB" w:rsidP="00816966">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524C4DC5" w14:textId="77777777" w:rsidR="000866DB" w:rsidRDefault="000866DB" w:rsidP="00816966">
            <w:pPr>
              <w:pStyle w:val="TableParagraph"/>
              <w:spacing w:line="272" w:lineRule="exact"/>
              <w:ind w:left="287"/>
              <w:rPr>
                <w:sz w:val="24"/>
              </w:rPr>
            </w:pPr>
            <w:r>
              <w:rPr>
                <w:sz w:val="24"/>
              </w:rPr>
              <w:t>-151.142263</w:t>
            </w:r>
          </w:p>
        </w:tc>
      </w:tr>
      <w:tr w:rsidR="000866DB" w14:paraId="446377F0" w14:textId="77777777" w:rsidTr="00816966">
        <w:trPr>
          <w:trHeight w:val="276"/>
        </w:trPr>
        <w:tc>
          <w:tcPr>
            <w:tcW w:w="3060" w:type="dxa"/>
            <w:tcBorders>
              <w:top w:val="single" w:sz="6" w:space="0" w:color="000000"/>
              <w:bottom w:val="single" w:sz="6" w:space="0" w:color="000000"/>
              <w:right w:val="single" w:sz="6" w:space="0" w:color="000000"/>
            </w:tcBorders>
          </w:tcPr>
          <w:p w14:paraId="2CFCD5AF" w14:textId="77777777" w:rsidR="000866DB" w:rsidRDefault="000866DB" w:rsidP="00816966">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7A9E5936" w14:textId="77777777" w:rsidR="000866DB" w:rsidRDefault="000866DB" w:rsidP="00816966">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27D16720" w14:textId="77777777" w:rsidR="000866DB" w:rsidRDefault="000866DB" w:rsidP="00816966">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276E0FDE" w14:textId="77777777" w:rsidR="000866DB" w:rsidRDefault="000866DB" w:rsidP="00816966">
            <w:pPr>
              <w:pStyle w:val="TableParagraph"/>
              <w:spacing w:line="257" w:lineRule="exact"/>
              <w:ind w:left="287"/>
              <w:rPr>
                <w:sz w:val="24"/>
              </w:rPr>
            </w:pPr>
            <w:r>
              <w:rPr>
                <w:sz w:val="24"/>
              </w:rPr>
              <w:t>-151.099258</w:t>
            </w:r>
          </w:p>
        </w:tc>
      </w:tr>
      <w:tr w:rsidR="000866DB" w14:paraId="7C2052A1" w14:textId="77777777" w:rsidTr="00816966">
        <w:trPr>
          <w:trHeight w:val="275"/>
        </w:trPr>
        <w:tc>
          <w:tcPr>
            <w:tcW w:w="3060" w:type="dxa"/>
            <w:tcBorders>
              <w:top w:val="single" w:sz="6" w:space="0" w:color="000000"/>
              <w:bottom w:val="single" w:sz="6" w:space="0" w:color="000000"/>
              <w:right w:val="single" w:sz="6" w:space="0" w:color="000000"/>
            </w:tcBorders>
          </w:tcPr>
          <w:p w14:paraId="36FD062F" w14:textId="77777777" w:rsidR="000866DB" w:rsidRDefault="000866DB" w:rsidP="00816966">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23E3044E" w14:textId="77777777" w:rsidR="000866DB" w:rsidRDefault="000866DB" w:rsidP="00816966">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5728E5E6" w14:textId="77777777" w:rsidR="000866DB" w:rsidRDefault="000866DB" w:rsidP="00816966">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57087FEC" w14:textId="77777777" w:rsidR="000866DB" w:rsidRDefault="000866DB" w:rsidP="00816966">
            <w:pPr>
              <w:pStyle w:val="TableParagraph"/>
              <w:spacing w:line="255" w:lineRule="exact"/>
              <w:ind w:left="287"/>
              <w:rPr>
                <w:sz w:val="24"/>
              </w:rPr>
            </w:pPr>
            <w:r>
              <w:rPr>
                <w:sz w:val="24"/>
              </w:rPr>
              <w:t>-151.106973</w:t>
            </w:r>
          </w:p>
        </w:tc>
      </w:tr>
      <w:tr w:rsidR="000866DB" w14:paraId="60AF58C5" w14:textId="77777777" w:rsidTr="00816966">
        <w:trPr>
          <w:trHeight w:val="276"/>
        </w:trPr>
        <w:tc>
          <w:tcPr>
            <w:tcW w:w="3060" w:type="dxa"/>
            <w:tcBorders>
              <w:top w:val="single" w:sz="6" w:space="0" w:color="000000"/>
              <w:bottom w:val="single" w:sz="6" w:space="0" w:color="000000"/>
              <w:right w:val="single" w:sz="6" w:space="0" w:color="000000"/>
            </w:tcBorders>
          </w:tcPr>
          <w:p w14:paraId="7F0ED8C7" w14:textId="77777777" w:rsidR="000866DB" w:rsidRDefault="000866DB" w:rsidP="00816966">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779F58E1" w14:textId="77777777" w:rsidR="000866DB" w:rsidRDefault="000866DB" w:rsidP="00816966">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3721A30E" w14:textId="77777777" w:rsidR="000866DB" w:rsidRDefault="000866DB" w:rsidP="00816966">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2079188B" w14:textId="77777777" w:rsidR="000866DB" w:rsidRDefault="000866DB" w:rsidP="00816966">
            <w:pPr>
              <w:pStyle w:val="TableParagraph"/>
              <w:spacing w:line="257" w:lineRule="exact"/>
              <w:ind w:left="287"/>
              <w:rPr>
                <w:sz w:val="24"/>
              </w:rPr>
            </w:pPr>
            <w:r>
              <w:rPr>
                <w:sz w:val="24"/>
              </w:rPr>
              <w:t>-151.082099</w:t>
            </w:r>
          </w:p>
        </w:tc>
      </w:tr>
      <w:tr w:rsidR="000866DB" w14:paraId="630B8C8E" w14:textId="77777777" w:rsidTr="00816966">
        <w:trPr>
          <w:trHeight w:val="275"/>
        </w:trPr>
        <w:tc>
          <w:tcPr>
            <w:tcW w:w="3060" w:type="dxa"/>
            <w:tcBorders>
              <w:top w:val="single" w:sz="6" w:space="0" w:color="000000"/>
              <w:bottom w:val="single" w:sz="6" w:space="0" w:color="000000"/>
              <w:right w:val="single" w:sz="6" w:space="0" w:color="000000"/>
            </w:tcBorders>
          </w:tcPr>
          <w:p w14:paraId="41ED7A52" w14:textId="77777777" w:rsidR="000866DB" w:rsidRDefault="000866DB" w:rsidP="00816966">
            <w:pPr>
              <w:pStyle w:val="TableParagraph"/>
              <w:spacing w:line="255" w:lineRule="exact"/>
              <w:ind w:left="92"/>
              <w:rPr>
                <w:sz w:val="24"/>
              </w:rPr>
            </w:pPr>
            <w:r>
              <w:rPr>
                <w:sz w:val="24"/>
              </w:rPr>
              <w:t>Swiftwater Park</w:t>
            </w:r>
          </w:p>
        </w:tc>
        <w:tc>
          <w:tcPr>
            <w:tcW w:w="1469" w:type="dxa"/>
            <w:tcBorders>
              <w:top w:val="single" w:sz="6" w:space="0" w:color="000000"/>
              <w:left w:val="single" w:sz="6" w:space="0" w:color="000000"/>
              <w:bottom w:val="single" w:sz="6" w:space="0" w:color="000000"/>
              <w:right w:val="single" w:sz="6" w:space="0" w:color="000000"/>
            </w:tcBorders>
          </w:tcPr>
          <w:p w14:paraId="4E7A8630" w14:textId="77777777" w:rsidR="000866DB" w:rsidRDefault="000866DB" w:rsidP="00816966">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4D7AB694" w14:textId="77777777" w:rsidR="000866DB" w:rsidRDefault="000866DB" w:rsidP="00816966">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77BB2F1E" w14:textId="77777777" w:rsidR="000866DB" w:rsidRDefault="000866DB" w:rsidP="00816966">
            <w:pPr>
              <w:pStyle w:val="TableParagraph"/>
              <w:spacing w:line="255" w:lineRule="exact"/>
              <w:ind w:left="287"/>
              <w:rPr>
                <w:sz w:val="24"/>
              </w:rPr>
            </w:pPr>
            <w:r>
              <w:rPr>
                <w:sz w:val="24"/>
              </w:rPr>
              <w:t>-151.030847</w:t>
            </w:r>
          </w:p>
        </w:tc>
      </w:tr>
      <w:tr w:rsidR="000866DB" w14:paraId="0F1ACF85" w14:textId="77777777" w:rsidTr="00816966">
        <w:trPr>
          <w:trHeight w:val="276"/>
        </w:trPr>
        <w:tc>
          <w:tcPr>
            <w:tcW w:w="3060" w:type="dxa"/>
            <w:tcBorders>
              <w:top w:val="single" w:sz="6" w:space="0" w:color="000000"/>
              <w:bottom w:val="single" w:sz="6" w:space="0" w:color="000000"/>
              <w:right w:val="single" w:sz="6" w:space="0" w:color="000000"/>
            </w:tcBorders>
          </w:tcPr>
          <w:p w14:paraId="4D1C0AC3" w14:textId="77777777" w:rsidR="000866DB" w:rsidRDefault="000866DB" w:rsidP="00816966">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47D5B940" w14:textId="77777777" w:rsidR="000866DB" w:rsidRDefault="000866DB" w:rsidP="00816966">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6D30A0FE" w14:textId="77777777" w:rsidR="000866DB" w:rsidRDefault="000866DB" w:rsidP="00816966">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7D9D1AD1" w14:textId="77777777" w:rsidR="000866DB" w:rsidRDefault="000866DB" w:rsidP="00816966">
            <w:pPr>
              <w:pStyle w:val="TableParagraph"/>
              <w:spacing w:line="257" w:lineRule="exact"/>
              <w:ind w:left="287"/>
              <w:rPr>
                <w:sz w:val="24"/>
              </w:rPr>
            </w:pPr>
            <w:r>
              <w:rPr>
                <w:sz w:val="24"/>
              </w:rPr>
              <w:t>-150.863121</w:t>
            </w:r>
          </w:p>
        </w:tc>
      </w:tr>
      <w:tr w:rsidR="000866DB" w14:paraId="33F254B4" w14:textId="77777777" w:rsidTr="00816966">
        <w:trPr>
          <w:trHeight w:val="275"/>
        </w:trPr>
        <w:tc>
          <w:tcPr>
            <w:tcW w:w="3060" w:type="dxa"/>
            <w:tcBorders>
              <w:top w:val="single" w:sz="6" w:space="0" w:color="000000"/>
              <w:bottom w:val="single" w:sz="6" w:space="0" w:color="000000"/>
              <w:right w:val="single" w:sz="6" w:space="0" w:color="000000"/>
            </w:tcBorders>
          </w:tcPr>
          <w:p w14:paraId="1297E415" w14:textId="77777777" w:rsidR="000866DB" w:rsidRDefault="000866DB" w:rsidP="00816966">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6815A709" w14:textId="77777777" w:rsidR="000866DB" w:rsidRDefault="000866DB" w:rsidP="00816966">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21B5E0F5" w14:textId="77777777" w:rsidR="000866DB" w:rsidRDefault="000866DB" w:rsidP="00816966">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5983E4EE" w14:textId="77777777" w:rsidR="000866DB" w:rsidRDefault="000866DB" w:rsidP="00816966">
            <w:pPr>
              <w:pStyle w:val="TableParagraph"/>
              <w:spacing w:line="255" w:lineRule="exact"/>
              <w:ind w:left="287"/>
              <w:rPr>
                <w:sz w:val="24"/>
              </w:rPr>
            </w:pPr>
            <w:r>
              <w:rPr>
                <w:sz w:val="24"/>
              </w:rPr>
              <w:t>-150.702069</w:t>
            </w:r>
          </w:p>
        </w:tc>
      </w:tr>
      <w:tr w:rsidR="000866DB" w14:paraId="5A001EAC" w14:textId="77777777" w:rsidTr="00816966">
        <w:trPr>
          <w:trHeight w:val="276"/>
        </w:trPr>
        <w:tc>
          <w:tcPr>
            <w:tcW w:w="3060" w:type="dxa"/>
            <w:tcBorders>
              <w:top w:val="single" w:sz="6" w:space="0" w:color="000000"/>
              <w:bottom w:val="single" w:sz="6" w:space="0" w:color="000000"/>
              <w:right w:val="single" w:sz="6" w:space="0" w:color="000000"/>
            </w:tcBorders>
          </w:tcPr>
          <w:p w14:paraId="72A859D9" w14:textId="77777777" w:rsidR="000866DB" w:rsidRDefault="000866DB" w:rsidP="00816966">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3F8BDF94" w14:textId="77777777" w:rsidR="000866DB" w:rsidRDefault="000866DB" w:rsidP="00816966">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740D1371" w14:textId="77777777" w:rsidR="000866DB" w:rsidRDefault="000866DB" w:rsidP="00816966">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34AFDEB9" w14:textId="77777777" w:rsidR="000866DB" w:rsidRDefault="000866DB" w:rsidP="00816966">
            <w:pPr>
              <w:pStyle w:val="TableParagraph"/>
              <w:spacing w:line="257" w:lineRule="exact"/>
              <w:ind w:left="287"/>
              <w:rPr>
                <w:sz w:val="24"/>
              </w:rPr>
            </w:pPr>
            <w:r>
              <w:rPr>
                <w:sz w:val="24"/>
              </w:rPr>
              <w:t>-150.636905</w:t>
            </w:r>
          </w:p>
        </w:tc>
      </w:tr>
      <w:tr w:rsidR="000866DB" w14:paraId="1F01960D" w14:textId="77777777" w:rsidTr="00816966">
        <w:trPr>
          <w:trHeight w:val="275"/>
        </w:trPr>
        <w:tc>
          <w:tcPr>
            <w:tcW w:w="3060" w:type="dxa"/>
            <w:tcBorders>
              <w:top w:val="single" w:sz="6" w:space="0" w:color="000000"/>
              <w:bottom w:val="single" w:sz="6" w:space="0" w:color="000000"/>
              <w:right w:val="single" w:sz="6" w:space="0" w:color="000000"/>
            </w:tcBorders>
          </w:tcPr>
          <w:p w14:paraId="51A5808E" w14:textId="77777777" w:rsidR="000866DB" w:rsidRDefault="000866DB" w:rsidP="00816966">
            <w:pPr>
              <w:pStyle w:val="TableParagraph"/>
              <w:spacing w:line="255" w:lineRule="exact"/>
              <w:ind w:left="92"/>
              <w:rPr>
                <w:sz w:val="24"/>
              </w:rPr>
            </w:pPr>
            <w:r>
              <w:rPr>
                <w:sz w:val="24"/>
              </w:rPr>
              <w:t>Skilak Lake Outflow</w:t>
            </w:r>
          </w:p>
        </w:tc>
        <w:tc>
          <w:tcPr>
            <w:tcW w:w="1469" w:type="dxa"/>
            <w:tcBorders>
              <w:top w:val="single" w:sz="6" w:space="0" w:color="000000"/>
              <w:left w:val="single" w:sz="6" w:space="0" w:color="000000"/>
              <w:bottom w:val="single" w:sz="6" w:space="0" w:color="000000"/>
              <w:right w:val="single" w:sz="6" w:space="0" w:color="000000"/>
            </w:tcBorders>
          </w:tcPr>
          <w:p w14:paraId="554199C8" w14:textId="77777777" w:rsidR="000866DB" w:rsidRDefault="000866DB" w:rsidP="00816966">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50B57176" w14:textId="77777777" w:rsidR="000866DB" w:rsidRDefault="000866DB" w:rsidP="00816966">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5BCE939B" w14:textId="77777777" w:rsidR="000866DB" w:rsidRDefault="000866DB" w:rsidP="00816966">
            <w:pPr>
              <w:pStyle w:val="TableParagraph"/>
              <w:spacing w:line="255" w:lineRule="exact"/>
              <w:ind w:left="287"/>
              <w:rPr>
                <w:sz w:val="24"/>
              </w:rPr>
            </w:pPr>
            <w:r>
              <w:rPr>
                <w:sz w:val="24"/>
              </w:rPr>
              <w:t>-150.507789</w:t>
            </w:r>
          </w:p>
        </w:tc>
      </w:tr>
      <w:tr w:rsidR="000866DB" w14:paraId="0966B29A" w14:textId="77777777" w:rsidTr="00816966">
        <w:trPr>
          <w:trHeight w:val="276"/>
        </w:trPr>
        <w:tc>
          <w:tcPr>
            <w:tcW w:w="3060" w:type="dxa"/>
            <w:tcBorders>
              <w:top w:val="single" w:sz="6" w:space="0" w:color="000000"/>
              <w:bottom w:val="single" w:sz="6" w:space="0" w:color="000000"/>
              <w:right w:val="single" w:sz="6" w:space="0" w:color="000000"/>
            </w:tcBorders>
          </w:tcPr>
          <w:p w14:paraId="1AE6240D" w14:textId="77777777" w:rsidR="000866DB" w:rsidRDefault="000866DB" w:rsidP="00816966">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0A01CA76" w14:textId="77777777" w:rsidR="000866DB" w:rsidRDefault="000866DB" w:rsidP="00816966">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01C0CC24" w14:textId="77777777" w:rsidR="000866DB" w:rsidRDefault="000866DB" w:rsidP="00816966">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5C642830" w14:textId="77777777" w:rsidR="000866DB" w:rsidRDefault="000866DB" w:rsidP="00816966">
            <w:pPr>
              <w:pStyle w:val="TableParagraph"/>
              <w:spacing w:line="257" w:lineRule="exact"/>
              <w:ind w:left="287"/>
              <w:rPr>
                <w:sz w:val="24"/>
              </w:rPr>
            </w:pPr>
            <w:r>
              <w:rPr>
                <w:sz w:val="24"/>
              </w:rPr>
              <w:t>-150.115020</w:t>
            </w:r>
          </w:p>
        </w:tc>
      </w:tr>
      <w:tr w:rsidR="000866DB" w14:paraId="3097F6E9" w14:textId="77777777" w:rsidTr="00816966">
        <w:trPr>
          <w:trHeight w:val="275"/>
        </w:trPr>
        <w:tc>
          <w:tcPr>
            <w:tcW w:w="3060" w:type="dxa"/>
            <w:tcBorders>
              <w:top w:val="single" w:sz="6" w:space="0" w:color="000000"/>
              <w:bottom w:val="single" w:sz="6" w:space="0" w:color="000000"/>
              <w:right w:val="single" w:sz="6" w:space="0" w:color="000000"/>
            </w:tcBorders>
          </w:tcPr>
          <w:p w14:paraId="43DE7D69" w14:textId="77777777" w:rsidR="000866DB" w:rsidRDefault="000866DB" w:rsidP="00816966">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497DF937" w14:textId="77777777" w:rsidR="000866DB" w:rsidRDefault="000866DB" w:rsidP="00816966">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00CE852E" w14:textId="77777777" w:rsidR="000866DB" w:rsidRDefault="000866DB" w:rsidP="00816966">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0DD7F328" w14:textId="77777777" w:rsidR="000866DB" w:rsidRDefault="000866DB" w:rsidP="00816966">
            <w:pPr>
              <w:pStyle w:val="TableParagraph"/>
              <w:spacing w:line="255" w:lineRule="exact"/>
              <w:ind w:left="347"/>
              <w:rPr>
                <w:sz w:val="24"/>
              </w:rPr>
            </w:pPr>
            <w:r>
              <w:rPr>
                <w:sz w:val="24"/>
              </w:rPr>
              <w:t>-149.81087</w:t>
            </w:r>
          </w:p>
        </w:tc>
      </w:tr>
      <w:tr w:rsidR="000866DB" w14:paraId="7BB1BA4D" w14:textId="77777777" w:rsidTr="00816966">
        <w:trPr>
          <w:trHeight w:val="276"/>
        </w:trPr>
        <w:tc>
          <w:tcPr>
            <w:tcW w:w="3060" w:type="dxa"/>
            <w:tcBorders>
              <w:top w:val="single" w:sz="6" w:space="0" w:color="000000"/>
              <w:bottom w:val="single" w:sz="6" w:space="0" w:color="000000"/>
              <w:right w:val="single" w:sz="6" w:space="0" w:color="000000"/>
            </w:tcBorders>
          </w:tcPr>
          <w:p w14:paraId="50E82285" w14:textId="77777777" w:rsidR="000866DB" w:rsidRDefault="000866DB" w:rsidP="00816966">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748130A7" w14:textId="77777777" w:rsidR="000866DB" w:rsidRDefault="000866DB" w:rsidP="00816966">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1B346138" w14:textId="77777777" w:rsidR="000866DB" w:rsidRDefault="000866DB" w:rsidP="00816966">
            <w:pPr>
              <w:pStyle w:val="TableParagraph"/>
              <w:rPr>
                <w:sz w:val="20"/>
              </w:rPr>
            </w:pPr>
          </w:p>
        </w:tc>
        <w:tc>
          <w:tcPr>
            <w:tcW w:w="1796" w:type="dxa"/>
            <w:tcBorders>
              <w:top w:val="single" w:sz="6" w:space="0" w:color="000000"/>
              <w:left w:val="single" w:sz="6" w:space="0" w:color="000000"/>
              <w:bottom w:val="single" w:sz="6" w:space="0" w:color="000000"/>
            </w:tcBorders>
          </w:tcPr>
          <w:p w14:paraId="43826035" w14:textId="77777777" w:rsidR="000866DB" w:rsidRDefault="000866DB" w:rsidP="00816966">
            <w:pPr>
              <w:pStyle w:val="TableParagraph"/>
              <w:rPr>
                <w:sz w:val="20"/>
              </w:rPr>
            </w:pPr>
          </w:p>
        </w:tc>
      </w:tr>
      <w:tr w:rsidR="000866DB" w14:paraId="1776C254" w14:textId="77777777" w:rsidTr="00816966">
        <w:trPr>
          <w:trHeight w:val="275"/>
        </w:trPr>
        <w:tc>
          <w:tcPr>
            <w:tcW w:w="3060" w:type="dxa"/>
            <w:tcBorders>
              <w:top w:val="single" w:sz="6" w:space="0" w:color="000000"/>
              <w:bottom w:val="single" w:sz="6" w:space="0" w:color="000000"/>
              <w:right w:val="single" w:sz="6" w:space="0" w:color="000000"/>
            </w:tcBorders>
          </w:tcPr>
          <w:p w14:paraId="6C450F23" w14:textId="77777777" w:rsidR="000866DB" w:rsidRDefault="000866DB" w:rsidP="00816966">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30629299" w14:textId="77777777" w:rsidR="000866DB" w:rsidRDefault="000866DB" w:rsidP="00816966">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509ECC2D" w14:textId="77777777" w:rsidR="000866DB" w:rsidRDefault="000866DB" w:rsidP="00816966">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770BB6F5" w14:textId="77777777" w:rsidR="000866DB" w:rsidRDefault="000866DB" w:rsidP="00816966">
            <w:pPr>
              <w:pStyle w:val="TableParagraph"/>
              <w:spacing w:line="255" w:lineRule="exact"/>
              <w:ind w:left="287"/>
              <w:rPr>
                <w:sz w:val="24"/>
              </w:rPr>
            </w:pPr>
            <w:r>
              <w:rPr>
                <w:sz w:val="24"/>
              </w:rPr>
              <w:t>-151.268417</w:t>
            </w:r>
          </w:p>
        </w:tc>
      </w:tr>
      <w:tr w:rsidR="000866DB" w14:paraId="7BEF3E03" w14:textId="77777777" w:rsidTr="00816966">
        <w:trPr>
          <w:trHeight w:val="276"/>
        </w:trPr>
        <w:tc>
          <w:tcPr>
            <w:tcW w:w="3060" w:type="dxa"/>
            <w:tcBorders>
              <w:top w:val="single" w:sz="6" w:space="0" w:color="000000"/>
              <w:bottom w:val="single" w:sz="6" w:space="0" w:color="000000"/>
              <w:right w:val="single" w:sz="6" w:space="0" w:color="000000"/>
            </w:tcBorders>
          </w:tcPr>
          <w:p w14:paraId="4209C497" w14:textId="77777777" w:rsidR="000866DB" w:rsidRDefault="000866DB" w:rsidP="00816966">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0BC7B7EA" w14:textId="77777777" w:rsidR="000866DB" w:rsidRDefault="000866DB" w:rsidP="00816966">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07E7446F" w14:textId="77777777" w:rsidR="000866DB" w:rsidRDefault="000866DB" w:rsidP="00816966">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4E39012F" w14:textId="77777777" w:rsidR="000866DB" w:rsidRDefault="000866DB" w:rsidP="00816966">
            <w:pPr>
              <w:pStyle w:val="TableParagraph"/>
              <w:spacing w:line="257" w:lineRule="exact"/>
              <w:ind w:left="287"/>
              <w:rPr>
                <w:sz w:val="24"/>
              </w:rPr>
            </w:pPr>
            <w:r>
              <w:rPr>
                <w:sz w:val="24"/>
              </w:rPr>
              <w:t>-151.143240</w:t>
            </w:r>
          </w:p>
        </w:tc>
      </w:tr>
      <w:tr w:rsidR="000866DB" w14:paraId="5722DBE8" w14:textId="77777777" w:rsidTr="00816966">
        <w:trPr>
          <w:trHeight w:val="275"/>
        </w:trPr>
        <w:tc>
          <w:tcPr>
            <w:tcW w:w="3060" w:type="dxa"/>
            <w:tcBorders>
              <w:top w:val="single" w:sz="6" w:space="0" w:color="000000"/>
              <w:bottom w:val="single" w:sz="6" w:space="0" w:color="000000"/>
              <w:right w:val="single" w:sz="6" w:space="0" w:color="000000"/>
            </w:tcBorders>
          </w:tcPr>
          <w:p w14:paraId="242B0668" w14:textId="77777777" w:rsidR="000866DB" w:rsidRDefault="000866DB" w:rsidP="00816966">
            <w:pPr>
              <w:pStyle w:val="TableParagraph"/>
              <w:spacing w:line="255" w:lineRule="exact"/>
              <w:ind w:left="92"/>
              <w:rPr>
                <w:sz w:val="24"/>
              </w:rPr>
            </w:pPr>
            <w:r>
              <w:rPr>
                <w:sz w:val="24"/>
              </w:rPr>
              <w:t>Slikok Creek</w:t>
            </w:r>
          </w:p>
        </w:tc>
        <w:tc>
          <w:tcPr>
            <w:tcW w:w="1469" w:type="dxa"/>
            <w:tcBorders>
              <w:top w:val="single" w:sz="6" w:space="0" w:color="000000"/>
              <w:left w:val="single" w:sz="6" w:space="0" w:color="000000"/>
              <w:bottom w:val="single" w:sz="6" w:space="0" w:color="000000"/>
              <w:right w:val="single" w:sz="6" w:space="0" w:color="000000"/>
            </w:tcBorders>
          </w:tcPr>
          <w:p w14:paraId="21A18D70" w14:textId="77777777" w:rsidR="000866DB" w:rsidRDefault="000866DB" w:rsidP="00816966">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4DBBCA5E" w14:textId="77777777" w:rsidR="000866DB" w:rsidRDefault="000866DB" w:rsidP="00816966">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384F5955" w14:textId="77777777" w:rsidR="000866DB" w:rsidRDefault="000866DB" w:rsidP="00816966">
            <w:pPr>
              <w:pStyle w:val="TableParagraph"/>
              <w:spacing w:line="255" w:lineRule="exact"/>
              <w:ind w:left="287"/>
              <w:rPr>
                <w:sz w:val="24"/>
              </w:rPr>
            </w:pPr>
            <w:r>
              <w:rPr>
                <w:sz w:val="24"/>
              </w:rPr>
              <w:t>-151.127053</w:t>
            </w:r>
          </w:p>
        </w:tc>
      </w:tr>
      <w:tr w:rsidR="000866DB" w14:paraId="4D1EFCDF" w14:textId="77777777" w:rsidTr="00816966">
        <w:trPr>
          <w:trHeight w:val="276"/>
        </w:trPr>
        <w:tc>
          <w:tcPr>
            <w:tcW w:w="3060" w:type="dxa"/>
            <w:tcBorders>
              <w:top w:val="single" w:sz="6" w:space="0" w:color="000000"/>
              <w:bottom w:val="single" w:sz="6" w:space="0" w:color="000000"/>
              <w:right w:val="single" w:sz="6" w:space="0" w:color="000000"/>
            </w:tcBorders>
          </w:tcPr>
          <w:p w14:paraId="6F5B3ECD" w14:textId="77777777" w:rsidR="000866DB" w:rsidRDefault="000866DB" w:rsidP="00816966">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1A85316A" w14:textId="77777777" w:rsidR="000866DB" w:rsidRDefault="000866DB" w:rsidP="00816966">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02C57B90" w14:textId="77777777" w:rsidR="000866DB" w:rsidRDefault="000866DB" w:rsidP="00816966">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6D2204CC" w14:textId="77777777" w:rsidR="000866DB" w:rsidRDefault="000866DB" w:rsidP="00816966">
            <w:pPr>
              <w:pStyle w:val="TableParagraph"/>
              <w:spacing w:line="257" w:lineRule="exact"/>
              <w:ind w:left="287"/>
              <w:rPr>
                <w:sz w:val="24"/>
              </w:rPr>
            </w:pPr>
            <w:r>
              <w:rPr>
                <w:sz w:val="24"/>
              </w:rPr>
              <w:t>-151.057656</w:t>
            </w:r>
          </w:p>
        </w:tc>
      </w:tr>
      <w:tr w:rsidR="000866DB" w14:paraId="76A4E522" w14:textId="77777777" w:rsidTr="00816966">
        <w:trPr>
          <w:trHeight w:val="275"/>
        </w:trPr>
        <w:tc>
          <w:tcPr>
            <w:tcW w:w="3060" w:type="dxa"/>
            <w:tcBorders>
              <w:top w:val="single" w:sz="6" w:space="0" w:color="000000"/>
              <w:bottom w:val="single" w:sz="6" w:space="0" w:color="000000"/>
              <w:right w:val="single" w:sz="6" w:space="0" w:color="000000"/>
            </w:tcBorders>
          </w:tcPr>
          <w:p w14:paraId="38D7E408" w14:textId="77777777" w:rsidR="000866DB" w:rsidRDefault="000866DB" w:rsidP="00816966">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4D53EBC2" w14:textId="77777777" w:rsidR="000866DB" w:rsidRDefault="000866DB" w:rsidP="00816966">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27885E0D" w14:textId="77777777" w:rsidR="000866DB" w:rsidRDefault="000866DB" w:rsidP="00816966">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358CD3C4" w14:textId="77777777" w:rsidR="000866DB" w:rsidRDefault="000866DB" w:rsidP="00816966">
            <w:pPr>
              <w:pStyle w:val="TableParagraph"/>
              <w:spacing w:line="255" w:lineRule="exact"/>
              <w:ind w:left="287"/>
              <w:rPr>
                <w:sz w:val="24"/>
              </w:rPr>
            </w:pPr>
            <w:r>
              <w:rPr>
                <w:sz w:val="24"/>
              </w:rPr>
              <w:t>-150.860982</w:t>
            </w:r>
          </w:p>
        </w:tc>
      </w:tr>
      <w:tr w:rsidR="000866DB" w14:paraId="1CC3D93C" w14:textId="77777777" w:rsidTr="00816966">
        <w:trPr>
          <w:trHeight w:val="275"/>
        </w:trPr>
        <w:tc>
          <w:tcPr>
            <w:tcW w:w="3060" w:type="dxa"/>
            <w:tcBorders>
              <w:top w:val="single" w:sz="6" w:space="0" w:color="000000"/>
              <w:bottom w:val="single" w:sz="6" w:space="0" w:color="000000"/>
              <w:right w:val="single" w:sz="6" w:space="0" w:color="000000"/>
            </w:tcBorders>
          </w:tcPr>
          <w:p w14:paraId="2EF74EE0" w14:textId="77777777" w:rsidR="000866DB" w:rsidRDefault="000866DB" w:rsidP="00816966">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6099B539" w14:textId="77777777" w:rsidR="000866DB" w:rsidRDefault="000866DB" w:rsidP="00816966">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03CA4159" w14:textId="77777777" w:rsidR="000866DB" w:rsidRDefault="000866DB" w:rsidP="00816966">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0139AD8E" w14:textId="77777777" w:rsidR="000866DB" w:rsidRDefault="000866DB" w:rsidP="00816966">
            <w:pPr>
              <w:pStyle w:val="TableParagraph"/>
              <w:spacing w:line="255" w:lineRule="exact"/>
              <w:ind w:left="287"/>
              <w:rPr>
                <w:sz w:val="24"/>
              </w:rPr>
            </w:pPr>
            <w:r>
              <w:rPr>
                <w:sz w:val="24"/>
              </w:rPr>
              <w:t>-150.754724</w:t>
            </w:r>
          </w:p>
        </w:tc>
      </w:tr>
      <w:tr w:rsidR="000866DB" w14:paraId="3F16976C" w14:textId="77777777" w:rsidTr="00816966">
        <w:trPr>
          <w:trHeight w:val="276"/>
        </w:trPr>
        <w:tc>
          <w:tcPr>
            <w:tcW w:w="3060" w:type="dxa"/>
            <w:tcBorders>
              <w:top w:val="single" w:sz="6" w:space="0" w:color="000000"/>
              <w:bottom w:val="single" w:sz="6" w:space="0" w:color="000000"/>
              <w:right w:val="single" w:sz="6" w:space="0" w:color="000000"/>
            </w:tcBorders>
          </w:tcPr>
          <w:p w14:paraId="20719290" w14:textId="77777777" w:rsidR="000866DB" w:rsidRDefault="000866DB" w:rsidP="00816966">
            <w:pPr>
              <w:pStyle w:val="TableParagraph"/>
              <w:spacing w:line="257" w:lineRule="exact"/>
              <w:ind w:left="92"/>
              <w:rPr>
                <w:sz w:val="24"/>
              </w:rPr>
            </w:pPr>
            <w:r>
              <w:rPr>
                <w:sz w:val="24"/>
              </w:rPr>
              <w:t>Killey River</w:t>
            </w:r>
          </w:p>
        </w:tc>
        <w:tc>
          <w:tcPr>
            <w:tcW w:w="1469" w:type="dxa"/>
            <w:tcBorders>
              <w:top w:val="single" w:sz="6" w:space="0" w:color="000000"/>
              <w:left w:val="single" w:sz="6" w:space="0" w:color="000000"/>
              <w:bottom w:val="single" w:sz="6" w:space="0" w:color="000000"/>
              <w:right w:val="single" w:sz="6" w:space="0" w:color="000000"/>
            </w:tcBorders>
          </w:tcPr>
          <w:p w14:paraId="40107365" w14:textId="77777777" w:rsidR="000866DB" w:rsidRDefault="000866DB" w:rsidP="00816966">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5227BA0D" w14:textId="77777777" w:rsidR="000866DB" w:rsidRDefault="000866DB" w:rsidP="00816966">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59196A79" w14:textId="77777777" w:rsidR="000866DB" w:rsidRDefault="000866DB" w:rsidP="00816966">
            <w:pPr>
              <w:pStyle w:val="TableParagraph"/>
              <w:spacing w:line="257" w:lineRule="exact"/>
              <w:ind w:left="287"/>
              <w:rPr>
                <w:sz w:val="24"/>
              </w:rPr>
            </w:pPr>
            <w:r>
              <w:rPr>
                <w:sz w:val="24"/>
              </w:rPr>
              <w:t>-150.632498</w:t>
            </w:r>
          </w:p>
        </w:tc>
      </w:tr>
      <w:tr w:rsidR="000866DB" w14:paraId="4ED59CDE" w14:textId="77777777" w:rsidTr="00816966">
        <w:trPr>
          <w:trHeight w:val="275"/>
        </w:trPr>
        <w:tc>
          <w:tcPr>
            <w:tcW w:w="3060" w:type="dxa"/>
            <w:tcBorders>
              <w:top w:val="single" w:sz="6" w:space="0" w:color="000000"/>
              <w:bottom w:val="single" w:sz="6" w:space="0" w:color="000000"/>
              <w:right w:val="single" w:sz="6" w:space="0" w:color="000000"/>
            </w:tcBorders>
          </w:tcPr>
          <w:p w14:paraId="60BBE08D" w14:textId="77777777" w:rsidR="000866DB" w:rsidRDefault="000866DB" w:rsidP="00816966">
            <w:pPr>
              <w:pStyle w:val="TableParagraph"/>
              <w:spacing w:line="255" w:lineRule="exact"/>
              <w:ind w:left="92"/>
              <w:rPr>
                <w:sz w:val="24"/>
              </w:rPr>
            </w:pPr>
            <w:r>
              <w:rPr>
                <w:sz w:val="24"/>
              </w:rPr>
              <w:t>Russian River</w:t>
            </w:r>
          </w:p>
        </w:tc>
        <w:tc>
          <w:tcPr>
            <w:tcW w:w="1469" w:type="dxa"/>
            <w:tcBorders>
              <w:top w:val="single" w:sz="6" w:space="0" w:color="000000"/>
              <w:left w:val="single" w:sz="6" w:space="0" w:color="000000"/>
              <w:bottom w:val="single" w:sz="6" w:space="0" w:color="000000"/>
              <w:right w:val="single" w:sz="6" w:space="0" w:color="000000"/>
            </w:tcBorders>
          </w:tcPr>
          <w:p w14:paraId="22A264A8" w14:textId="77777777" w:rsidR="000866DB" w:rsidRDefault="000866DB" w:rsidP="00816966">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4AFC35EE" w14:textId="77777777" w:rsidR="000866DB" w:rsidRDefault="000866DB" w:rsidP="00816966">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48ADCE71" w14:textId="77777777" w:rsidR="000866DB" w:rsidRDefault="000866DB" w:rsidP="00816966">
            <w:pPr>
              <w:pStyle w:val="TableParagraph"/>
              <w:spacing w:line="255" w:lineRule="exact"/>
              <w:ind w:left="287"/>
              <w:rPr>
                <w:sz w:val="24"/>
              </w:rPr>
            </w:pPr>
            <w:r>
              <w:rPr>
                <w:sz w:val="24"/>
              </w:rPr>
              <w:t>-149.993955</w:t>
            </w:r>
          </w:p>
        </w:tc>
      </w:tr>
      <w:tr w:rsidR="000866DB" w14:paraId="568B4364" w14:textId="77777777" w:rsidTr="00816966">
        <w:trPr>
          <w:trHeight w:val="276"/>
        </w:trPr>
        <w:tc>
          <w:tcPr>
            <w:tcW w:w="3060" w:type="dxa"/>
            <w:tcBorders>
              <w:top w:val="single" w:sz="6" w:space="0" w:color="000000"/>
              <w:bottom w:val="single" w:sz="6" w:space="0" w:color="000000"/>
              <w:right w:val="single" w:sz="6" w:space="0" w:color="000000"/>
            </w:tcBorders>
          </w:tcPr>
          <w:p w14:paraId="73EFC5FD" w14:textId="77777777" w:rsidR="000866DB" w:rsidRDefault="000866DB" w:rsidP="00816966">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508B76D7" w14:textId="77777777" w:rsidR="000866DB" w:rsidRDefault="000866DB" w:rsidP="00816966">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115B00BB" w14:textId="77777777" w:rsidR="000866DB" w:rsidRDefault="000866DB" w:rsidP="00816966">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6B37CB9D" w14:textId="77777777" w:rsidR="000866DB" w:rsidRDefault="000866DB" w:rsidP="00816966">
            <w:pPr>
              <w:pStyle w:val="TableParagraph"/>
              <w:spacing w:line="257" w:lineRule="exact"/>
              <w:ind w:left="467"/>
              <w:rPr>
                <w:sz w:val="24"/>
              </w:rPr>
            </w:pPr>
            <w:r>
              <w:rPr>
                <w:sz w:val="24"/>
              </w:rPr>
              <w:t>-149.877</w:t>
            </w:r>
          </w:p>
        </w:tc>
      </w:tr>
    </w:tbl>
    <w:p w14:paraId="4B739ED2" w14:textId="77777777" w:rsidR="00601E6B" w:rsidRDefault="00601E6B" w:rsidP="00601E6B">
      <w:pPr>
        <w:pStyle w:val="BodyText"/>
        <w:ind w:right="219"/>
        <w:jc w:val="both"/>
      </w:pPr>
    </w:p>
    <w:p w14:paraId="2DA0BA61" w14:textId="77777777" w:rsidR="00601E6B" w:rsidRDefault="00601E6B" w:rsidP="00601E6B">
      <w:pPr>
        <w:pStyle w:val="BodyText"/>
        <w:ind w:left="360" w:right="219"/>
        <w:jc w:val="both"/>
      </w:pPr>
    </w:p>
    <w:p w14:paraId="0A1AD7C9" w14:textId="77777777" w:rsidR="00601E6B" w:rsidRDefault="00601E6B" w:rsidP="00601E6B">
      <w:pPr>
        <w:pStyle w:val="BodyText"/>
        <w:ind w:left="360" w:right="219"/>
        <w:jc w:val="center"/>
      </w:pPr>
      <w:r>
        <w:rPr>
          <w:noProof/>
          <w:sz w:val="20"/>
        </w:rPr>
        <w:lastRenderedPageBreak/>
        <w:drawing>
          <wp:inline distT="0" distB="0" distL="0" distR="0" wp14:anchorId="42D4E481" wp14:editId="7C4F0253">
            <wp:extent cx="5198679" cy="4023360"/>
            <wp:effectExtent l="0" t="0" r="0" b="0"/>
            <wp:docPr id="20"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3" cstate="print"/>
                    <a:stretch>
                      <a:fillRect/>
                    </a:stretch>
                  </pic:blipFill>
                  <pic:spPr>
                    <a:xfrm>
                      <a:off x="0" y="0"/>
                      <a:ext cx="5198679" cy="4023360"/>
                    </a:xfrm>
                    <a:prstGeom prst="rect">
                      <a:avLst/>
                    </a:prstGeom>
                  </pic:spPr>
                </pic:pic>
              </a:graphicData>
            </a:graphic>
          </wp:inline>
        </w:drawing>
      </w:r>
    </w:p>
    <w:p w14:paraId="45C9B067" w14:textId="402C84F2" w:rsidR="000866DB" w:rsidRDefault="000866DB" w:rsidP="000866DB">
      <w:pPr>
        <w:spacing w:before="90"/>
        <w:ind w:left="687" w:right="288"/>
        <w:rPr>
          <w:b/>
          <w:sz w:val="24"/>
        </w:rPr>
      </w:pPr>
      <w:bookmarkStart w:id="236" w:name="_bookmark15"/>
      <w:bookmarkStart w:id="237" w:name="_Toc133755630"/>
      <w:bookmarkEnd w:id="236"/>
      <w:r w:rsidRPr="00044A00">
        <w:rPr>
          <w:b/>
          <w:sz w:val="24"/>
        </w:rPr>
        <w:t xml:space="preserve">Figure </w:t>
      </w:r>
      <w:r w:rsidR="000C2DBA">
        <w:rPr>
          <w:b/>
          <w:noProof/>
          <w:sz w:val="24"/>
          <w:szCs w:val="24"/>
        </w:rPr>
        <w:t>2</w:t>
      </w:r>
      <w:r w:rsidR="00601E6B" w:rsidRPr="00044A00">
        <w:rPr>
          <w:b/>
          <w:sz w:val="24"/>
          <w:szCs w:val="24"/>
        </w:rPr>
        <w:t>.</w:t>
      </w:r>
      <w:r w:rsidRPr="00044A00">
        <w:rPr>
          <w:b/>
          <w:sz w:val="24"/>
        </w:rPr>
        <w:t xml:space="preserve"> Map</w:t>
      </w:r>
      <w:r>
        <w:rPr>
          <w:b/>
          <w:sz w:val="24"/>
        </w:rPr>
        <w:t xml:space="preserve"> of the multi-agency baseline sample locations and the Kenai River watershed.</w:t>
      </w:r>
      <w:bookmarkEnd w:id="237"/>
    </w:p>
    <w:p w14:paraId="545F5CBE" w14:textId="77777777" w:rsidR="00A73B53" w:rsidRDefault="00A73B53" w:rsidP="000866DB">
      <w:pPr>
        <w:spacing w:before="90"/>
        <w:ind w:left="687" w:right="288"/>
        <w:rPr>
          <w:b/>
          <w:sz w:val="24"/>
        </w:rPr>
      </w:pPr>
    </w:p>
    <w:p w14:paraId="323BB466" w14:textId="1CB48D55" w:rsidR="000866DB" w:rsidRDefault="000866DB" w:rsidP="004A6F6C">
      <w:pPr>
        <w:pStyle w:val="BodyText"/>
      </w:pPr>
      <w:bookmarkStart w:id="238" w:name="_bookmark16"/>
      <w:bookmarkStart w:id="239" w:name="_Hlk117067798"/>
      <w:bookmarkEnd w:id="238"/>
      <w:r>
        <w:t>The City of Soldotna Wastewater Treatment Plant has the capability and equipment to test</w:t>
      </w:r>
      <w:r>
        <w:rPr>
          <w:spacing w:val="-43"/>
        </w:rPr>
        <w:t xml:space="preserve">  </w:t>
      </w:r>
      <w:r w:rsidR="00A177D6">
        <w:t xml:space="preserve"> the</w:t>
      </w:r>
      <w:r>
        <w:t xml:space="preserve"> following parameters and will do so as time allows and </w:t>
      </w:r>
      <w:r w:rsidR="00601E6B">
        <w:t>staff</w:t>
      </w:r>
      <w:r>
        <w:t xml:space="preserve"> are available and willing to donate</w:t>
      </w:r>
      <w:r>
        <w:rPr>
          <w:spacing w:val="-1"/>
        </w:rPr>
        <w:t xml:space="preserve"> </w:t>
      </w:r>
      <w:r>
        <w:t>time:</w:t>
      </w:r>
    </w:p>
    <w:p w14:paraId="42E62494" w14:textId="419E9427" w:rsidR="004A6F6C" w:rsidRDefault="004A6F6C" w:rsidP="004A6F6C">
      <w:pPr>
        <w:pStyle w:val="BodyText"/>
      </w:pPr>
    </w:p>
    <w:p w14:paraId="1BCE0234" w14:textId="77777777" w:rsidR="00F4437A" w:rsidRDefault="000866DB" w:rsidP="00CD7519">
      <w:pPr>
        <w:pStyle w:val="BodyText"/>
        <w:numPr>
          <w:ilvl w:val="0"/>
          <w:numId w:val="47"/>
        </w:numPr>
      </w:pPr>
      <w:r>
        <w:t>Total Suspended</w:t>
      </w:r>
      <w:r>
        <w:rPr>
          <w:spacing w:val="-1"/>
        </w:rPr>
        <w:t xml:space="preserve"> </w:t>
      </w:r>
      <w:r w:rsidR="00F4437A">
        <w:t>Solids</w:t>
      </w:r>
    </w:p>
    <w:p w14:paraId="1C1D304F" w14:textId="62D8374A" w:rsidR="000866DB" w:rsidRPr="00F4437A" w:rsidRDefault="000866DB" w:rsidP="00CD7519">
      <w:pPr>
        <w:pStyle w:val="BodyText"/>
        <w:numPr>
          <w:ilvl w:val="0"/>
          <w:numId w:val="47"/>
        </w:numPr>
      </w:pPr>
      <w:r w:rsidRPr="00F4437A">
        <w:t>Fecal</w:t>
      </w:r>
      <w:r w:rsidRPr="00F4437A">
        <w:rPr>
          <w:spacing w:val="-1"/>
        </w:rPr>
        <w:t xml:space="preserve"> </w:t>
      </w:r>
      <w:r w:rsidRPr="00F4437A">
        <w:t>Coliform</w:t>
      </w:r>
    </w:p>
    <w:p w14:paraId="26D31946" w14:textId="77777777" w:rsidR="000866DB" w:rsidRDefault="000866DB" w:rsidP="000866DB">
      <w:pPr>
        <w:pStyle w:val="BodyText"/>
      </w:pPr>
    </w:p>
    <w:p w14:paraId="0B7D4C5A" w14:textId="77777777" w:rsidR="000866DB" w:rsidRDefault="000866DB" w:rsidP="004A6F6C">
      <w:pPr>
        <w:pStyle w:val="BodyText"/>
        <w:jc w:val="both"/>
      </w:pPr>
      <w:r>
        <w:t>SGS Anchorage will be under contract for a more intensive analysis of water quality parameters including:</w:t>
      </w:r>
    </w:p>
    <w:p w14:paraId="60E6DBD4" w14:textId="77777777" w:rsidR="000866DB" w:rsidRDefault="000866DB" w:rsidP="000866DB">
      <w:pPr>
        <w:pStyle w:val="BodyText"/>
        <w:spacing w:before="1"/>
      </w:pPr>
    </w:p>
    <w:p w14:paraId="138C4AA1"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Hydrocarbons</w:t>
      </w:r>
    </w:p>
    <w:p w14:paraId="0817CA93"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Trace</w:t>
      </w:r>
      <w:r w:rsidRPr="00F4437A">
        <w:rPr>
          <w:spacing w:val="-1"/>
          <w:sz w:val="24"/>
        </w:rPr>
        <w:t xml:space="preserve"> </w:t>
      </w:r>
      <w:r w:rsidRPr="00F4437A">
        <w:rPr>
          <w:sz w:val="24"/>
        </w:rPr>
        <w:t>Metals</w:t>
      </w:r>
    </w:p>
    <w:p w14:paraId="13C312D7"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Total</w:t>
      </w:r>
      <w:r w:rsidRPr="00F4437A">
        <w:rPr>
          <w:spacing w:val="-1"/>
          <w:sz w:val="24"/>
        </w:rPr>
        <w:t xml:space="preserve"> </w:t>
      </w:r>
      <w:r w:rsidRPr="00F4437A">
        <w:rPr>
          <w:sz w:val="24"/>
        </w:rPr>
        <w:t>Phosphorous</w:t>
      </w:r>
    </w:p>
    <w:p w14:paraId="3DB686BE"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Nitrates</w:t>
      </w:r>
    </w:p>
    <w:p w14:paraId="1E5BE930" w14:textId="77777777" w:rsidR="000866DB" w:rsidRDefault="000866DB" w:rsidP="000866DB">
      <w:pPr>
        <w:tabs>
          <w:tab w:val="left" w:pos="1047"/>
          <w:tab w:val="left" w:pos="1048"/>
        </w:tabs>
        <w:spacing w:line="293" w:lineRule="exact"/>
        <w:rPr>
          <w:sz w:val="24"/>
        </w:rPr>
      </w:pPr>
    </w:p>
    <w:p w14:paraId="470D98D3" w14:textId="73F9ABD4" w:rsidR="000866DB" w:rsidRDefault="00601E6B" w:rsidP="004A6F6C">
      <w:pPr>
        <w:pStyle w:val="Heading2"/>
        <w:ind w:left="0"/>
        <w:rPr>
          <w:b w:val="0"/>
          <w:i w:val="0"/>
        </w:rPr>
      </w:pPr>
      <w:bookmarkStart w:id="240" w:name="_Toc132706052"/>
      <w:bookmarkStart w:id="241" w:name="_Toc133754244"/>
      <w:r w:rsidRPr="004A6F6C">
        <w:rPr>
          <w:b w:val="0"/>
          <w:i w:val="0"/>
        </w:rPr>
        <w:t xml:space="preserve">As needed, </w:t>
      </w:r>
      <w:r w:rsidR="000866DB" w:rsidRPr="004A6F6C">
        <w:rPr>
          <w:b w:val="0"/>
          <w:i w:val="0"/>
        </w:rPr>
        <w:t>Tauriainen</w:t>
      </w:r>
      <w:r w:rsidR="000866DB" w:rsidRPr="00434CF1">
        <w:rPr>
          <w:b w:val="0"/>
          <w:i w:val="0"/>
        </w:rPr>
        <w:t xml:space="preserve"> Engineering &amp; Testing will be under contract for analysis of water quality parameters including:</w:t>
      </w:r>
      <w:bookmarkEnd w:id="240"/>
      <w:bookmarkEnd w:id="241"/>
    </w:p>
    <w:p w14:paraId="6FACADF1" w14:textId="77777777" w:rsidR="000866DB" w:rsidRDefault="000866DB" w:rsidP="000866DB">
      <w:pPr>
        <w:pStyle w:val="Heading2"/>
        <w:rPr>
          <w:b w:val="0"/>
          <w:i w:val="0"/>
        </w:rPr>
      </w:pPr>
    </w:p>
    <w:p w14:paraId="4E99E7D7" w14:textId="77777777" w:rsidR="000866DB" w:rsidRPr="00F4437A" w:rsidRDefault="000866DB" w:rsidP="00CD7519">
      <w:pPr>
        <w:pStyle w:val="ListParagraph"/>
        <w:numPr>
          <w:ilvl w:val="0"/>
          <w:numId w:val="49"/>
        </w:numPr>
        <w:tabs>
          <w:tab w:val="left" w:pos="1047"/>
          <w:tab w:val="left" w:pos="1048"/>
        </w:tabs>
        <w:spacing w:line="293" w:lineRule="exact"/>
        <w:rPr>
          <w:sz w:val="24"/>
        </w:rPr>
      </w:pPr>
      <w:r w:rsidRPr="00F4437A">
        <w:rPr>
          <w:sz w:val="24"/>
        </w:rPr>
        <w:t xml:space="preserve">Fecal </w:t>
      </w:r>
      <w:r w:rsidRPr="00F4437A">
        <w:rPr>
          <w:sz w:val="24"/>
          <w:szCs w:val="24"/>
        </w:rPr>
        <w:t>Coliform (when the City of Soldotna cannot provide this</w:t>
      </w:r>
      <w:r w:rsidRPr="00F4437A">
        <w:rPr>
          <w:spacing w:val="-7"/>
          <w:sz w:val="24"/>
          <w:szCs w:val="24"/>
        </w:rPr>
        <w:t xml:space="preserve"> </w:t>
      </w:r>
      <w:r w:rsidRPr="00F4437A">
        <w:rPr>
          <w:sz w:val="24"/>
          <w:szCs w:val="24"/>
        </w:rPr>
        <w:t>analysis)</w:t>
      </w:r>
    </w:p>
    <w:p w14:paraId="01601586" w14:textId="77777777" w:rsidR="000866DB" w:rsidRDefault="000866DB" w:rsidP="000866DB">
      <w:pPr>
        <w:pStyle w:val="BodyText"/>
        <w:spacing w:before="9"/>
        <w:rPr>
          <w:sz w:val="23"/>
        </w:rPr>
      </w:pPr>
    </w:p>
    <w:p w14:paraId="6C9DACEB" w14:textId="77777777" w:rsidR="00DB2FDB" w:rsidRDefault="000866DB" w:rsidP="004A6F6C">
      <w:pPr>
        <w:pStyle w:val="BodyText"/>
        <w:spacing w:before="1"/>
        <w:ind w:right="320"/>
      </w:pPr>
      <w:r>
        <w:t xml:space="preserve">Agency representatives receive training on sampling techniques directly from the SGS and the KWF Quality Assurance Officer on the day prior to sampling. Each team receiving training will be assigned from 1 to 5 sites to collect multiple water samples. </w:t>
      </w:r>
      <w:r w:rsidR="00601E6B">
        <w:t>Total suspended solids</w:t>
      </w:r>
      <w:r>
        <w:t xml:space="preserve"> samples will be taken directly to the City of Soldotna Wastewater Treatment for analysis within the capacity of the </w:t>
      </w:r>
      <w:r>
        <w:lastRenderedPageBreak/>
        <w:t>Soldotna Wastewater treatment plant. Remaining samples will be sent to SGS or Tauriainen for the more specific analysis as described above.</w:t>
      </w:r>
    </w:p>
    <w:p w14:paraId="15E5D537" w14:textId="6E87D906" w:rsidR="00601E6B" w:rsidRPr="00C75F2A" w:rsidRDefault="000866DB" w:rsidP="004A6F6C">
      <w:pPr>
        <w:pStyle w:val="BodyText"/>
        <w:spacing w:before="1"/>
        <w:ind w:right="320"/>
      </w:pPr>
      <w:r>
        <w:t xml:space="preserve"> </w:t>
      </w:r>
      <w:bookmarkEnd w:id="239"/>
    </w:p>
    <w:p w14:paraId="2D31621E" w14:textId="77777777" w:rsidR="00601E6B" w:rsidRPr="00C75F2A" w:rsidRDefault="00601E6B" w:rsidP="009C52CC">
      <w:pPr>
        <w:pStyle w:val="Heading2"/>
        <w:ind w:left="0"/>
        <w:rPr>
          <w:i w:val="0"/>
        </w:rPr>
      </w:pPr>
      <w:bookmarkStart w:id="242" w:name="_Toc117087854"/>
      <w:bookmarkStart w:id="243" w:name="_Toc125960347"/>
      <w:bookmarkStart w:id="244" w:name="_Toc125984007"/>
      <w:bookmarkStart w:id="245" w:name="_Toc125984290"/>
      <w:bookmarkStart w:id="246" w:name="_Toc132032662"/>
      <w:bookmarkStart w:id="247" w:name="_Toc133754245"/>
      <w:r w:rsidRPr="00C75F2A">
        <w:rPr>
          <w:i w:val="0"/>
        </w:rPr>
        <w:t>B2. Sampling Methods</w:t>
      </w:r>
      <w:r w:rsidRPr="00C75F2A">
        <w:rPr>
          <w:i w:val="0"/>
          <w:spacing w:val="-2"/>
        </w:rPr>
        <w:t xml:space="preserve"> </w:t>
      </w:r>
      <w:r w:rsidRPr="00C75F2A">
        <w:rPr>
          <w:i w:val="0"/>
        </w:rPr>
        <w:t>Requirements</w:t>
      </w:r>
      <w:bookmarkEnd w:id="242"/>
      <w:bookmarkEnd w:id="243"/>
      <w:bookmarkEnd w:id="244"/>
      <w:bookmarkEnd w:id="245"/>
      <w:bookmarkEnd w:id="246"/>
      <w:bookmarkEnd w:id="247"/>
    </w:p>
    <w:p w14:paraId="5A8DE925" w14:textId="77777777" w:rsidR="00601E6B" w:rsidRPr="00580EED" w:rsidRDefault="00601E6B" w:rsidP="00601E6B">
      <w:pPr>
        <w:pStyle w:val="BodyText"/>
        <w:ind w:left="180"/>
      </w:pPr>
    </w:p>
    <w:p w14:paraId="644BBA43" w14:textId="77777777" w:rsidR="000866DB" w:rsidRDefault="000866DB" w:rsidP="00500F3C">
      <w:pPr>
        <w:pStyle w:val="BodyText"/>
        <w:ind w:right="468"/>
      </w:pPr>
      <w:r>
        <w:t>The Project QA Officer is responsible for making sure written instructions are provided to each of the monitoring teams during the training that occurs on the day prior to sampling. Sample containers with unique sample numbers will be provided to the sampling teams.These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48358756" w14:textId="77777777" w:rsidR="000866DB" w:rsidRDefault="000866DB" w:rsidP="000866DB">
      <w:pPr>
        <w:pStyle w:val="BodyText"/>
        <w:spacing w:before="11"/>
        <w:rPr>
          <w:sz w:val="23"/>
        </w:rPr>
      </w:pPr>
    </w:p>
    <w:p w14:paraId="4DF42358" w14:textId="06353685" w:rsidR="000866DB" w:rsidRDefault="00601E6B" w:rsidP="00500F3C">
      <w:pPr>
        <w:pStyle w:val="BodyText"/>
        <w:ind w:right="301"/>
      </w:pPr>
      <w:r>
        <w:t>Monitors</w:t>
      </w:r>
      <w:bookmarkStart w:id="248" w:name="B2_SAMPLING_METHODS_REQUIREMENTS"/>
      <w:bookmarkStart w:id="249" w:name="_Hlk117068141"/>
      <w:bookmarkEnd w:id="248"/>
      <w:r w:rsidR="000866DB">
        <w:t xml:space="preserve"> will face upstream while collecting water samples</w:t>
      </w:r>
      <w:r>
        <w:t>, wear clean gloves, and</w:t>
      </w:r>
      <w:r w:rsidR="000866DB">
        <w:t xml:space="preserve"> ensure that they are not downstream of any boats or other river obstacles that may be adding concentrated products into the water column</w:t>
      </w:r>
      <w:r w:rsidR="000866DB">
        <w:rPr>
          <w:color w:val="FF0000"/>
        </w:rPr>
        <w:t xml:space="preserve">. </w:t>
      </w:r>
      <w:r>
        <w:t xml:space="preserve">Monitors will employ “Clean Hands – Dirty Hands” technique when handling sample vessels and equipment </w:t>
      </w:r>
      <w:r>
        <w:rPr>
          <w:noProof/>
        </w:rPr>
        <w:t>(EPA 1996b)</w:t>
      </w:r>
      <w:r>
        <w:t xml:space="preserve"> (see Appendix B for detailed protocol). Monitors will remove the bottle lid carefully, making sure not to touch the inside of the bottle cap or bottle rim. Never place bottle caps in pockets, or on surfaces. Monitors will do their best to minimize the amount of time that bottles are open before sample collection.</w:t>
      </w:r>
      <w:r w:rsidR="000866DB">
        <w:t xml:space="preserve"> Monitors will take water samples by inverting the bottles to six inches below water line then turning the bottle upright to collect the sample at that water level.</w:t>
      </w:r>
      <w:r>
        <w:t xml:space="preserve"> </w:t>
      </w:r>
      <w:r w:rsidR="000866DB">
        <w:t>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w:t>
      </w:r>
      <w:r>
        <w:t xml:space="preserve"> The GPS coordinates of the actual sample collection location will be recorded by each monitor. </w:t>
      </w:r>
    </w:p>
    <w:p w14:paraId="29FCD677" w14:textId="77777777" w:rsidR="000866DB" w:rsidRDefault="000866DB" w:rsidP="000866DB">
      <w:pPr>
        <w:pStyle w:val="BodyText"/>
      </w:pPr>
    </w:p>
    <w:p w14:paraId="63BC517E" w14:textId="31899FC7" w:rsidR="000866DB" w:rsidRDefault="000866DB" w:rsidP="00500F3C">
      <w:pPr>
        <w:pStyle w:val="BodyText"/>
        <w:ind w:right="316"/>
      </w:pPr>
      <w:r>
        <w:t>Each sample bottle will be labeled with a unique sample number, sample site name, analysis to be performed, date and time, and initials of the person collecting the sample. SGS will provide and prepare all uncontaminated testing sample bottles for each</w:t>
      </w:r>
      <w:r w:rsidR="00601E6B">
        <w:t>.</w:t>
      </w:r>
      <w:r>
        <w:t xml:space="preserve"> See Section B3, Sampling Handling and Custody Requirements, for details on how the samples will be prepared and handled for transport.</w:t>
      </w:r>
    </w:p>
    <w:p w14:paraId="4A8F4CCD" w14:textId="77777777" w:rsidR="000866DB" w:rsidRDefault="000866DB" w:rsidP="000866DB">
      <w:pPr>
        <w:pStyle w:val="BodyText"/>
        <w:spacing w:before="10"/>
        <w:rPr>
          <w:sz w:val="23"/>
        </w:rPr>
      </w:pPr>
    </w:p>
    <w:p w14:paraId="7682423D" w14:textId="07C36745" w:rsidR="000866DB" w:rsidRDefault="000866DB" w:rsidP="00500F3C">
      <w:pPr>
        <w:pStyle w:val="BodyText"/>
        <w:spacing w:before="1"/>
        <w:ind w:right="302"/>
      </w:pPr>
      <w:r>
        <w:t>The recommended time for sampling is morning so that samples can be analyzed in the early afternoon at the Soldotna Wastewater Treatment Plant and prepared for travel and subsequent analysis at the SGS in Anchorage</w:t>
      </w:r>
      <w:r w:rsidR="00601E6B" w:rsidRPr="00C75F2A">
        <w:t>.</w:t>
      </w:r>
      <w:r>
        <w:t xml:space="preserve"> At the sampling stations located in the tidal areas of the Kenai River, samples will be taken during outgoing tide to obtain river water rather than tidally influenced salt water.</w:t>
      </w:r>
    </w:p>
    <w:p w14:paraId="7E342255" w14:textId="77777777" w:rsidR="000866DB" w:rsidRDefault="000866DB" w:rsidP="000866DB">
      <w:pPr>
        <w:pStyle w:val="BodyText"/>
        <w:spacing w:before="7"/>
        <w:rPr>
          <w:sz w:val="34"/>
        </w:rPr>
      </w:pPr>
    </w:p>
    <w:p w14:paraId="3116009B" w14:textId="77777777" w:rsidR="000866DB" w:rsidRDefault="000866DB" w:rsidP="000866DB">
      <w:pPr>
        <w:ind w:left="687"/>
        <w:rPr>
          <w:b/>
          <w:sz w:val="24"/>
        </w:rPr>
      </w:pPr>
      <w:bookmarkStart w:id="250" w:name="_bookmark18"/>
      <w:bookmarkEnd w:id="250"/>
    </w:p>
    <w:p w14:paraId="3421F92D" w14:textId="77777777" w:rsidR="000866DB" w:rsidRDefault="000866DB" w:rsidP="000866DB">
      <w:pPr>
        <w:ind w:left="687"/>
        <w:rPr>
          <w:b/>
          <w:sz w:val="24"/>
        </w:rPr>
      </w:pPr>
    </w:p>
    <w:p w14:paraId="1660F609" w14:textId="77777777" w:rsidR="000866DB" w:rsidRDefault="000866DB" w:rsidP="000866DB">
      <w:pPr>
        <w:ind w:left="687"/>
        <w:rPr>
          <w:b/>
          <w:sz w:val="24"/>
        </w:rPr>
      </w:pPr>
    </w:p>
    <w:p w14:paraId="20CB8413" w14:textId="77777777" w:rsidR="000866DB" w:rsidRDefault="000866DB" w:rsidP="000866DB">
      <w:pPr>
        <w:ind w:left="687"/>
        <w:rPr>
          <w:b/>
          <w:sz w:val="24"/>
        </w:rPr>
      </w:pPr>
    </w:p>
    <w:p w14:paraId="3A968759" w14:textId="77777777" w:rsidR="000866DB" w:rsidRDefault="000866DB" w:rsidP="000866DB">
      <w:pPr>
        <w:ind w:left="687"/>
        <w:rPr>
          <w:b/>
          <w:sz w:val="24"/>
        </w:rPr>
      </w:pPr>
    </w:p>
    <w:p w14:paraId="3BD32EE2" w14:textId="77777777" w:rsidR="000866DB" w:rsidRDefault="000866DB" w:rsidP="000866DB">
      <w:pPr>
        <w:ind w:left="687"/>
        <w:rPr>
          <w:b/>
          <w:sz w:val="24"/>
        </w:rPr>
      </w:pPr>
    </w:p>
    <w:p w14:paraId="2FBA6DDE" w14:textId="77777777" w:rsidR="000866DB" w:rsidRDefault="000866DB" w:rsidP="000866DB">
      <w:pPr>
        <w:ind w:left="687"/>
        <w:rPr>
          <w:b/>
          <w:sz w:val="24"/>
        </w:rPr>
      </w:pPr>
    </w:p>
    <w:p w14:paraId="1E15A85B" w14:textId="77777777" w:rsidR="000866DB" w:rsidRDefault="000866DB" w:rsidP="000866DB">
      <w:pPr>
        <w:ind w:left="687"/>
        <w:rPr>
          <w:b/>
          <w:sz w:val="24"/>
        </w:rPr>
      </w:pPr>
    </w:p>
    <w:p w14:paraId="3FE86235" w14:textId="77777777" w:rsidR="000866DB" w:rsidRDefault="000866DB" w:rsidP="000866DB">
      <w:pPr>
        <w:ind w:left="687"/>
        <w:rPr>
          <w:b/>
          <w:sz w:val="24"/>
        </w:rPr>
      </w:pPr>
    </w:p>
    <w:p w14:paraId="510C591B" w14:textId="0414257C" w:rsidR="000866DB" w:rsidRDefault="000866DB" w:rsidP="000866DB">
      <w:pPr>
        <w:ind w:left="687"/>
        <w:rPr>
          <w:b/>
          <w:sz w:val="24"/>
        </w:rPr>
      </w:pPr>
    </w:p>
    <w:p w14:paraId="13EECAD6" w14:textId="24A898FE" w:rsidR="00500F3C" w:rsidRDefault="00500F3C" w:rsidP="000866DB">
      <w:pPr>
        <w:ind w:left="687"/>
        <w:rPr>
          <w:b/>
          <w:sz w:val="24"/>
        </w:rPr>
      </w:pPr>
    </w:p>
    <w:p w14:paraId="7301FB4C" w14:textId="5A4A54D7" w:rsidR="00500F3C" w:rsidRDefault="00500F3C" w:rsidP="000866DB">
      <w:pPr>
        <w:ind w:left="687"/>
        <w:rPr>
          <w:b/>
          <w:sz w:val="24"/>
        </w:rPr>
      </w:pPr>
    </w:p>
    <w:p w14:paraId="61C33015" w14:textId="77777777" w:rsidR="000866DB" w:rsidRDefault="000866DB" w:rsidP="00DB2FDB">
      <w:pPr>
        <w:rPr>
          <w:b/>
          <w:sz w:val="24"/>
        </w:rPr>
      </w:pPr>
    </w:p>
    <w:p w14:paraId="18187637" w14:textId="77777777" w:rsidR="000866DB" w:rsidRDefault="000866DB" w:rsidP="000866DB">
      <w:pPr>
        <w:ind w:left="687"/>
        <w:rPr>
          <w:b/>
          <w:sz w:val="24"/>
        </w:rPr>
      </w:pPr>
    </w:p>
    <w:p w14:paraId="7D7BD49F" w14:textId="7C3BBD00" w:rsidR="000866DB" w:rsidRDefault="000866DB" w:rsidP="000866DB">
      <w:pPr>
        <w:ind w:left="687"/>
        <w:rPr>
          <w:b/>
          <w:sz w:val="24"/>
        </w:rPr>
      </w:pPr>
      <w:bookmarkStart w:id="251" w:name="_Toc133755224"/>
      <w:r>
        <w:rPr>
          <w:b/>
          <w:sz w:val="24"/>
        </w:rPr>
        <w:t xml:space="preserve">Table </w:t>
      </w:r>
      <w:r w:rsidR="000C2DBA">
        <w:rPr>
          <w:b/>
          <w:noProof/>
          <w:sz w:val="24"/>
          <w:szCs w:val="24"/>
        </w:rPr>
        <w:t>9</w:t>
      </w:r>
      <w:r w:rsidR="00601E6B" w:rsidRPr="00D602D6">
        <w:rPr>
          <w:b/>
          <w:sz w:val="24"/>
          <w:szCs w:val="24"/>
        </w:rPr>
        <w:t>.</w:t>
      </w:r>
      <w:r>
        <w:rPr>
          <w:b/>
          <w:sz w:val="24"/>
        </w:rPr>
        <w:t xml:space="preserve"> Preservation and Holding Times for Sample Analysis</w:t>
      </w:r>
      <w:bookmarkEnd w:id="251"/>
    </w:p>
    <w:p w14:paraId="1298E441" w14:textId="77777777" w:rsidR="000866DB" w:rsidRDefault="000866DB" w:rsidP="000866DB">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866DB" w14:paraId="26BEA536" w14:textId="77777777" w:rsidTr="00816966">
        <w:trPr>
          <w:trHeight w:val="551"/>
        </w:trPr>
        <w:tc>
          <w:tcPr>
            <w:tcW w:w="1351" w:type="dxa"/>
            <w:tcBorders>
              <w:bottom w:val="single" w:sz="6" w:space="0" w:color="000000"/>
              <w:right w:val="single" w:sz="6" w:space="0" w:color="000000"/>
            </w:tcBorders>
            <w:shd w:val="clear" w:color="auto" w:fill="D9D9D9"/>
          </w:tcPr>
          <w:p w14:paraId="0E795B45" w14:textId="77777777" w:rsidR="000866DB" w:rsidRDefault="000866DB" w:rsidP="00816966">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60AF2EBF" w14:textId="77777777" w:rsidR="000866DB" w:rsidRDefault="000866DB" w:rsidP="00816966">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3BA13692" w14:textId="77777777" w:rsidR="000866DB" w:rsidRDefault="000866DB" w:rsidP="00816966">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32B74912" w14:textId="77777777" w:rsidR="000866DB" w:rsidRDefault="000866DB" w:rsidP="00816966">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3C7AFCB3" w14:textId="77777777" w:rsidR="000866DB" w:rsidRDefault="000866DB" w:rsidP="00816966">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553D2B9A" w14:textId="77777777" w:rsidR="000866DB" w:rsidRDefault="000866DB" w:rsidP="00816966">
            <w:pPr>
              <w:pStyle w:val="TableParagraph"/>
              <w:spacing w:line="270" w:lineRule="atLeast"/>
              <w:ind w:left="538" w:right="368" w:hanging="147"/>
              <w:rPr>
                <w:b/>
                <w:sz w:val="24"/>
              </w:rPr>
            </w:pPr>
            <w:r>
              <w:rPr>
                <w:b/>
                <w:sz w:val="24"/>
              </w:rPr>
              <w:t>Holding Time</w:t>
            </w:r>
          </w:p>
        </w:tc>
      </w:tr>
      <w:tr w:rsidR="000866DB" w14:paraId="461E8DF5" w14:textId="77777777" w:rsidTr="00816966">
        <w:trPr>
          <w:trHeight w:val="696"/>
        </w:trPr>
        <w:tc>
          <w:tcPr>
            <w:tcW w:w="1351" w:type="dxa"/>
            <w:tcBorders>
              <w:top w:val="single" w:sz="6" w:space="0" w:color="000000"/>
              <w:bottom w:val="single" w:sz="6" w:space="0" w:color="000000"/>
              <w:right w:val="single" w:sz="6" w:space="0" w:color="000000"/>
            </w:tcBorders>
          </w:tcPr>
          <w:p w14:paraId="7AD4E287" w14:textId="77777777" w:rsidR="000866DB" w:rsidRDefault="000866DB" w:rsidP="00816966">
            <w:pPr>
              <w:pStyle w:val="TableParagraph"/>
              <w:spacing w:before="1"/>
              <w:rPr>
                <w:b/>
                <w:sz w:val="20"/>
              </w:rPr>
            </w:pPr>
          </w:p>
          <w:p w14:paraId="5403540C" w14:textId="77777777" w:rsidR="000866DB" w:rsidRDefault="000866DB" w:rsidP="00816966">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1EBC25B4" w14:textId="77777777" w:rsidR="000866DB" w:rsidRDefault="000866DB" w:rsidP="00816966">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32FF3FF6" w14:textId="77777777" w:rsidR="000866DB" w:rsidRDefault="000866DB" w:rsidP="00816966">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0545847B" w14:textId="77777777" w:rsidR="000866DB" w:rsidRDefault="000866DB" w:rsidP="00816966">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56F81A6E" w14:textId="77777777" w:rsidR="000866DB" w:rsidRDefault="000866DB" w:rsidP="00816966">
            <w:pPr>
              <w:pStyle w:val="TableParagraph"/>
              <w:ind w:left="385" w:right="374"/>
              <w:jc w:val="center"/>
              <w:rPr>
                <w:sz w:val="20"/>
              </w:rPr>
            </w:pPr>
            <w:r>
              <w:rPr>
                <w:sz w:val="20"/>
              </w:rPr>
              <w:t>HCl to pH &lt; 2; 0-≤6°C, do not</w:t>
            </w:r>
          </w:p>
          <w:p w14:paraId="071ACD33" w14:textId="77777777" w:rsidR="000866DB" w:rsidRDefault="000866DB" w:rsidP="00816966">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2A3ECBD6" w14:textId="77777777" w:rsidR="000866DB" w:rsidRDefault="000866DB" w:rsidP="00816966">
            <w:pPr>
              <w:pStyle w:val="TableParagraph"/>
              <w:spacing w:line="225" w:lineRule="exact"/>
              <w:ind w:left="142" w:right="136"/>
              <w:jc w:val="center"/>
              <w:rPr>
                <w:sz w:val="20"/>
              </w:rPr>
            </w:pPr>
            <w:r>
              <w:rPr>
                <w:sz w:val="20"/>
              </w:rPr>
              <w:t>14 days</w:t>
            </w:r>
          </w:p>
        </w:tc>
      </w:tr>
      <w:tr w:rsidR="000866DB" w14:paraId="656FDD5C" w14:textId="77777777" w:rsidTr="00816966">
        <w:trPr>
          <w:trHeight w:val="466"/>
        </w:trPr>
        <w:tc>
          <w:tcPr>
            <w:tcW w:w="1351" w:type="dxa"/>
            <w:tcBorders>
              <w:top w:val="single" w:sz="6" w:space="0" w:color="000000"/>
              <w:right w:val="single" w:sz="6" w:space="0" w:color="000000"/>
            </w:tcBorders>
          </w:tcPr>
          <w:p w14:paraId="1D38D935" w14:textId="77777777" w:rsidR="000866DB" w:rsidRDefault="000866DB" w:rsidP="00816966">
            <w:pPr>
              <w:pStyle w:val="TableParagraph"/>
              <w:spacing w:before="1" w:line="230" w:lineRule="atLeast"/>
              <w:ind w:left="107" w:right="149"/>
              <w:rPr>
                <w:b/>
                <w:sz w:val="20"/>
              </w:rPr>
            </w:pPr>
            <w:r>
              <w:rPr>
                <w:b/>
                <w:sz w:val="20"/>
              </w:rPr>
              <w:t>Phosphorus, total</w:t>
            </w:r>
          </w:p>
        </w:tc>
        <w:tc>
          <w:tcPr>
            <w:tcW w:w="990" w:type="dxa"/>
            <w:tcBorders>
              <w:top w:val="single" w:sz="6" w:space="0" w:color="000000"/>
              <w:left w:val="single" w:sz="6" w:space="0" w:color="000000"/>
              <w:right w:val="single" w:sz="6" w:space="0" w:color="000000"/>
            </w:tcBorders>
          </w:tcPr>
          <w:p w14:paraId="28F17AA1" w14:textId="77777777" w:rsidR="000866DB" w:rsidRDefault="000866DB" w:rsidP="00816966">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52FA4B0D" w14:textId="77777777" w:rsidR="000866DB" w:rsidRDefault="000866DB" w:rsidP="0081696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71E2662" w14:textId="77777777" w:rsidR="000866DB" w:rsidRDefault="000866DB" w:rsidP="00816966">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0AB376B0" w14:textId="77777777" w:rsidR="000866DB" w:rsidRDefault="000866DB" w:rsidP="00816966">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21DD05CC" w14:textId="77777777" w:rsidR="000866DB" w:rsidRDefault="000866DB" w:rsidP="00816966">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37341E01" w14:textId="77777777" w:rsidR="000866DB" w:rsidRDefault="000866DB" w:rsidP="00816966">
            <w:pPr>
              <w:pStyle w:val="TableParagraph"/>
              <w:spacing w:line="225" w:lineRule="exact"/>
              <w:ind w:left="142" w:right="136"/>
              <w:jc w:val="center"/>
              <w:rPr>
                <w:sz w:val="20"/>
              </w:rPr>
            </w:pPr>
            <w:r>
              <w:rPr>
                <w:sz w:val="20"/>
              </w:rPr>
              <w:t>28 days</w:t>
            </w:r>
          </w:p>
        </w:tc>
      </w:tr>
      <w:tr w:rsidR="000866DB" w14:paraId="3CE87EFC" w14:textId="77777777" w:rsidTr="00816966">
        <w:trPr>
          <w:trHeight w:val="530"/>
        </w:trPr>
        <w:tc>
          <w:tcPr>
            <w:tcW w:w="1351" w:type="dxa"/>
            <w:tcBorders>
              <w:right w:val="single" w:sz="6" w:space="0" w:color="000000"/>
            </w:tcBorders>
          </w:tcPr>
          <w:p w14:paraId="0F8BF9D4" w14:textId="77777777" w:rsidR="000866DB" w:rsidRDefault="000866DB" w:rsidP="00816966">
            <w:pPr>
              <w:pStyle w:val="TableParagraph"/>
              <w:spacing w:before="34"/>
              <w:ind w:left="107" w:right="149"/>
              <w:rPr>
                <w:b/>
                <w:sz w:val="20"/>
              </w:rPr>
            </w:pPr>
            <w:r>
              <w:rPr>
                <w:b/>
                <w:sz w:val="20"/>
              </w:rPr>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07FBE09C" w14:textId="77777777" w:rsidR="000866DB" w:rsidRDefault="000866DB" w:rsidP="00816966">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64E462B0" w14:textId="77777777" w:rsidR="000866DB" w:rsidRDefault="000866DB" w:rsidP="00816966">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28AAE59C" w14:textId="77777777" w:rsidR="000866DB" w:rsidRDefault="000866DB" w:rsidP="00816966">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3F376C30" w14:textId="77777777" w:rsidR="000866DB" w:rsidRDefault="000866DB" w:rsidP="00816966">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4C3E3119" w14:textId="77777777" w:rsidR="000866DB" w:rsidRDefault="000866DB" w:rsidP="00816966">
            <w:pPr>
              <w:pStyle w:val="TableParagraph"/>
              <w:ind w:left="217"/>
              <w:rPr>
                <w:sz w:val="20"/>
              </w:rPr>
            </w:pPr>
            <w:r>
              <w:rPr>
                <w:sz w:val="20"/>
              </w:rPr>
              <w:t>chill recommended</w:t>
            </w:r>
          </w:p>
        </w:tc>
        <w:tc>
          <w:tcPr>
            <w:tcW w:w="1619" w:type="dxa"/>
            <w:tcBorders>
              <w:left w:val="single" w:sz="6" w:space="0" w:color="000000"/>
            </w:tcBorders>
          </w:tcPr>
          <w:p w14:paraId="08EE66C0" w14:textId="77777777" w:rsidR="000866DB" w:rsidRDefault="000866DB" w:rsidP="00816966">
            <w:pPr>
              <w:pStyle w:val="TableParagraph"/>
              <w:spacing w:line="227" w:lineRule="exact"/>
              <w:ind w:left="142" w:right="136"/>
              <w:jc w:val="center"/>
              <w:rPr>
                <w:sz w:val="20"/>
              </w:rPr>
            </w:pPr>
            <w:r>
              <w:rPr>
                <w:sz w:val="20"/>
              </w:rPr>
              <w:t>28 days</w:t>
            </w:r>
          </w:p>
        </w:tc>
      </w:tr>
      <w:tr w:rsidR="000866DB" w14:paraId="102E0129" w14:textId="77777777" w:rsidTr="00816966">
        <w:trPr>
          <w:trHeight w:val="941"/>
        </w:trPr>
        <w:tc>
          <w:tcPr>
            <w:tcW w:w="1351" w:type="dxa"/>
            <w:tcBorders>
              <w:top w:val="single" w:sz="6" w:space="0" w:color="000000"/>
              <w:right w:val="single" w:sz="6" w:space="0" w:color="000000"/>
            </w:tcBorders>
          </w:tcPr>
          <w:p w14:paraId="3E5C5BF8" w14:textId="77777777" w:rsidR="000866DB" w:rsidRDefault="000866DB" w:rsidP="00816966">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78410B70" w14:textId="77777777" w:rsidR="000866DB" w:rsidRDefault="000866DB" w:rsidP="00816966">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7260B96D" w14:textId="77777777" w:rsidR="000866DB" w:rsidRDefault="000866DB" w:rsidP="00816966">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03B6809D" w14:textId="77777777" w:rsidR="000866DB" w:rsidRDefault="000866DB" w:rsidP="00816966">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0B70BDD0" w14:textId="77777777" w:rsidR="000866DB" w:rsidRDefault="000866DB" w:rsidP="00CD7519">
            <w:pPr>
              <w:pStyle w:val="TableParagraph"/>
              <w:numPr>
                <w:ilvl w:val="0"/>
                <w:numId w:val="10"/>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7F2E7F91" w14:textId="77777777" w:rsidR="000866DB" w:rsidRDefault="000866DB" w:rsidP="00CD7519">
            <w:pPr>
              <w:pStyle w:val="TableParagraph"/>
              <w:numPr>
                <w:ilvl w:val="0"/>
                <w:numId w:val="10"/>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35E0E7EB" w14:textId="6E5D6A9A" w:rsidR="000866DB" w:rsidRDefault="000866DB" w:rsidP="00816966">
            <w:pPr>
              <w:pStyle w:val="TableParagraph"/>
              <w:ind w:left="143" w:right="136"/>
              <w:jc w:val="center"/>
              <w:rPr>
                <w:sz w:val="20"/>
              </w:rPr>
            </w:pPr>
            <w:r>
              <w:rPr>
                <w:sz w:val="20"/>
              </w:rPr>
              <w:t>&lt;</w:t>
            </w:r>
            <w:r w:rsidR="00601E6B">
              <w:rPr>
                <w:sz w:val="20"/>
              </w:rPr>
              <w:t>6</w:t>
            </w:r>
            <w:r>
              <w:rPr>
                <w:sz w:val="20"/>
              </w:rPr>
              <w:t xml:space="preserve"> hours sample collection to sample incubation.</w:t>
            </w:r>
          </w:p>
        </w:tc>
      </w:tr>
      <w:tr w:rsidR="000866DB" w14:paraId="25CF427F" w14:textId="77777777" w:rsidTr="00816966">
        <w:trPr>
          <w:trHeight w:val="808"/>
        </w:trPr>
        <w:tc>
          <w:tcPr>
            <w:tcW w:w="1351" w:type="dxa"/>
            <w:tcBorders>
              <w:bottom w:val="single" w:sz="6" w:space="0" w:color="000000"/>
              <w:right w:val="single" w:sz="6" w:space="0" w:color="000000"/>
            </w:tcBorders>
          </w:tcPr>
          <w:p w14:paraId="4FEF2CC1" w14:textId="77777777" w:rsidR="000866DB" w:rsidRDefault="000866DB" w:rsidP="00816966">
            <w:pPr>
              <w:pStyle w:val="TableParagraph"/>
              <w:spacing w:before="2"/>
              <w:rPr>
                <w:b/>
                <w:sz w:val="25"/>
              </w:rPr>
            </w:pPr>
          </w:p>
          <w:p w14:paraId="2594BE0F" w14:textId="77777777" w:rsidR="000866DB" w:rsidRDefault="000866DB" w:rsidP="00816966">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564C0609" w14:textId="77777777" w:rsidR="000866DB" w:rsidRDefault="000866DB" w:rsidP="00816966">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3D907723" w14:textId="77777777" w:rsidR="000866DB" w:rsidRDefault="000866DB" w:rsidP="00816966">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6A375AD2" w14:textId="77777777" w:rsidR="000866DB" w:rsidRDefault="000866DB" w:rsidP="00816966">
            <w:pPr>
              <w:pStyle w:val="TableParagraph"/>
            </w:pPr>
          </w:p>
        </w:tc>
        <w:tc>
          <w:tcPr>
            <w:tcW w:w="1980" w:type="dxa"/>
            <w:tcBorders>
              <w:left w:val="single" w:sz="6" w:space="0" w:color="000000"/>
              <w:bottom w:val="single" w:sz="6" w:space="0" w:color="000000"/>
              <w:right w:val="single" w:sz="6" w:space="0" w:color="000000"/>
            </w:tcBorders>
          </w:tcPr>
          <w:p w14:paraId="68A413B6" w14:textId="77777777" w:rsidR="000866DB" w:rsidRDefault="000866DB" w:rsidP="00CD7519">
            <w:pPr>
              <w:pStyle w:val="TableParagraph"/>
              <w:numPr>
                <w:ilvl w:val="0"/>
                <w:numId w:val="9"/>
              </w:numPr>
              <w:tabs>
                <w:tab w:val="left" w:pos="267"/>
              </w:tabs>
              <w:spacing w:line="242" w:lineRule="exact"/>
              <w:ind w:hanging="181"/>
              <w:rPr>
                <w:sz w:val="20"/>
              </w:rPr>
            </w:pPr>
            <w:r>
              <w:rPr>
                <w:sz w:val="20"/>
              </w:rPr>
              <w:t>Cool</w:t>
            </w:r>
            <w:r>
              <w:rPr>
                <w:spacing w:val="-3"/>
                <w:sz w:val="20"/>
              </w:rPr>
              <w:t xml:space="preserve"> </w:t>
            </w:r>
            <w:r>
              <w:rPr>
                <w:sz w:val="20"/>
              </w:rPr>
              <w:t>≤6°C</w:t>
            </w:r>
          </w:p>
          <w:p w14:paraId="79951CC2" w14:textId="77777777" w:rsidR="000866DB" w:rsidRDefault="000866DB" w:rsidP="00CD7519">
            <w:pPr>
              <w:pStyle w:val="TableParagraph"/>
              <w:numPr>
                <w:ilvl w:val="0"/>
                <w:numId w:val="9"/>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687D310A" w14:textId="77777777" w:rsidR="000866DB" w:rsidRDefault="000866DB" w:rsidP="00816966">
            <w:pPr>
              <w:pStyle w:val="TableParagraph"/>
              <w:spacing w:line="227" w:lineRule="exact"/>
              <w:ind w:left="143" w:right="136"/>
              <w:jc w:val="center"/>
              <w:rPr>
                <w:sz w:val="20"/>
              </w:rPr>
            </w:pPr>
            <w:r>
              <w:rPr>
                <w:sz w:val="20"/>
              </w:rPr>
              <w:t>7 days</w:t>
            </w:r>
          </w:p>
        </w:tc>
      </w:tr>
      <w:tr w:rsidR="000866DB" w14:paraId="1BFAF5C4" w14:textId="77777777" w:rsidTr="00816966">
        <w:trPr>
          <w:trHeight w:val="1405"/>
        </w:trPr>
        <w:tc>
          <w:tcPr>
            <w:tcW w:w="1351" w:type="dxa"/>
            <w:tcBorders>
              <w:top w:val="single" w:sz="6" w:space="0" w:color="000000"/>
              <w:right w:val="single" w:sz="6" w:space="0" w:color="000000"/>
            </w:tcBorders>
          </w:tcPr>
          <w:p w14:paraId="1B36D143" w14:textId="77777777" w:rsidR="000866DB" w:rsidRDefault="000866DB" w:rsidP="00816966">
            <w:pPr>
              <w:pStyle w:val="TableParagraph"/>
              <w:rPr>
                <w:b/>
              </w:rPr>
            </w:pPr>
          </w:p>
          <w:p w14:paraId="2106C9FD" w14:textId="77777777" w:rsidR="000866DB" w:rsidRDefault="000866DB" w:rsidP="00816966">
            <w:pPr>
              <w:pStyle w:val="TableParagraph"/>
              <w:rPr>
                <w:b/>
                <w:sz w:val="19"/>
              </w:rPr>
            </w:pPr>
          </w:p>
          <w:p w14:paraId="1C7FAFCD" w14:textId="77777777" w:rsidR="000866DB" w:rsidRDefault="000866DB" w:rsidP="00816966">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69880A7C" w14:textId="77777777" w:rsidR="000866DB" w:rsidRDefault="000866DB" w:rsidP="00816966">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23072E09" w14:textId="77777777" w:rsidR="000866DB" w:rsidRDefault="000866DB" w:rsidP="0081696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57DD3D4" w14:textId="77777777" w:rsidR="000866DB" w:rsidRDefault="000866DB" w:rsidP="00816966">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27344D93" w14:textId="77777777" w:rsidR="000866DB" w:rsidRDefault="000866DB" w:rsidP="00CD7519">
            <w:pPr>
              <w:pStyle w:val="TableParagraph"/>
              <w:numPr>
                <w:ilvl w:val="0"/>
                <w:numId w:val="8"/>
              </w:numPr>
              <w:tabs>
                <w:tab w:val="left" w:pos="267"/>
              </w:tabs>
              <w:ind w:right="145"/>
              <w:rPr>
                <w:sz w:val="20"/>
              </w:rPr>
            </w:pPr>
            <w:r>
              <w:rPr>
                <w:sz w:val="20"/>
              </w:rPr>
              <w:t>lab filtration w/0.45 µm filter within 14 days of collection followed by</w:t>
            </w:r>
          </w:p>
          <w:p w14:paraId="1C90C6EA" w14:textId="64CDCDD5" w:rsidR="000866DB" w:rsidRDefault="000866DB" w:rsidP="00CD7519">
            <w:pPr>
              <w:pStyle w:val="TableParagraph"/>
              <w:numPr>
                <w:ilvl w:val="0"/>
                <w:numId w:val="8"/>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r w:rsidR="00297327">
              <w:rPr>
                <w:sz w:val="20"/>
              </w:rPr>
              <w:t xml:space="preserve"> in lab</w:t>
            </w:r>
          </w:p>
        </w:tc>
        <w:tc>
          <w:tcPr>
            <w:tcW w:w="1619" w:type="dxa"/>
            <w:tcBorders>
              <w:top w:val="single" w:sz="6" w:space="0" w:color="000000"/>
              <w:left w:val="single" w:sz="6" w:space="0" w:color="000000"/>
            </w:tcBorders>
          </w:tcPr>
          <w:p w14:paraId="792BAF8F" w14:textId="77777777" w:rsidR="000866DB" w:rsidRDefault="000866DB" w:rsidP="00816966">
            <w:pPr>
              <w:pStyle w:val="TableParagraph"/>
              <w:spacing w:line="225" w:lineRule="exact"/>
              <w:ind w:left="143" w:right="136"/>
              <w:jc w:val="center"/>
              <w:rPr>
                <w:sz w:val="20"/>
              </w:rPr>
            </w:pPr>
            <w:r>
              <w:rPr>
                <w:sz w:val="20"/>
              </w:rPr>
              <w:t>6 months</w:t>
            </w:r>
          </w:p>
        </w:tc>
      </w:tr>
      <w:tr w:rsidR="000866DB" w14:paraId="57286272" w14:textId="77777777" w:rsidTr="00816966">
        <w:trPr>
          <w:trHeight w:val="460"/>
        </w:trPr>
        <w:tc>
          <w:tcPr>
            <w:tcW w:w="1351" w:type="dxa"/>
            <w:tcBorders>
              <w:right w:val="single" w:sz="6" w:space="0" w:color="000000"/>
            </w:tcBorders>
          </w:tcPr>
          <w:p w14:paraId="05B31A93" w14:textId="77777777" w:rsidR="000866DB" w:rsidRDefault="000866DB" w:rsidP="00816966">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430F3FFC" w14:textId="77777777" w:rsidR="000866DB" w:rsidRDefault="000866DB" w:rsidP="00816966">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3B16846F" w14:textId="77777777" w:rsidR="000866DB" w:rsidRDefault="000866DB" w:rsidP="00816966">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69E360A7" w14:textId="77777777" w:rsidR="000866DB" w:rsidRDefault="000866DB" w:rsidP="00816966">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52FFC7B3" w14:textId="77777777" w:rsidR="000866DB" w:rsidRDefault="000866DB" w:rsidP="00816966">
            <w:pPr>
              <w:pStyle w:val="TableParagraph"/>
              <w:spacing w:line="230" w:lineRule="exact"/>
              <w:ind w:left="483" w:right="78" w:hanging="377"/>
              <w:rPr>
                <w:sz w:val="20"/>
              </w:rPr>
            </w:pPr>
            <w:r>
              <w:rPr>
                <w:sz w:val="20"/>
              </w:rPr>
              <w:t>HNO</w:t>
            </w:r>
            <w:r>
              <w:rPr>
                <w:sz w:val="20"/>
                <w:vertAlign w:val="subscript"/>
              </w:rPr>
              <w:t xml:space="preserve">3 </w:t>
            </w:r>
            <w:r>
              <w:rPr>
                <w:sz w:val="20"/>
              </w:rPr>
              <w:t>to pH&lt;2 at time of collection</w:t>
            </w:r>
          </w:p>
        </w:tc>
        <w:tc>
          <w:tcPr>
            <w:tcW w:w="1619" w:type="dxa"/>
            <w:tcBorders>
              <w:left w:val="single" w:sz="6" w:space="0" w:color="000000"/>
            </w:tcBorders>
          </w:tcPr>
          <w:p w14:paraId="399D007C" w14:textId="77777777" w:rsidR="000866DB" w:rsidRDefault="000866DB" w:rsidP="00816966">
            <w:pPr>
              <w:pStyle w:val="TableParagraph"/>
              <w:spacing w:line="228" w:lineRule="exact"/>
              <w:ind w:left="143" w:right="136"/>
              <w:jc w:val="center"/>
              <w:rPr>
                <w:sz w:val="20"/>
              </w:rPr>
            </w:pPr>
            <w:r>
              <w:rPr>
                <w:sz w:val="20"/>
              </w:rPr>
              <w:t>6 months</w:t>
            </w:r>
          </w:p>
        </w:tc>
      </w:tr>
      <w:tr w:rsidR="000866DB" w14:paraId="19B606C0" w14:textId="77777777" w:rsidTr="00816966">
        <w:trPr>
          <w:trHeight w:val="460"/>
        </w:trPr>
        <w:tc>
          <w:tcPr>
            <w:tcW w:w="1351" w:type="dxa"/>
            <w:tcBorders>
              <w:right w:val="single" w:sz="6" w:space="0" w:color="000000"/>
            </w:tcBorders>
          </w:tcPr>
          <w:p w14:paraId="4355A19B" w14:textId="77777777" w:rsidR="000866DB" w:rsidRDefault="000866DB" w:rsidP="00816966">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47258A41" w14:textId="77777777" w:rsidR="000866DB" w:rsidRDefault="000866DB" w:rsidP="00816966">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0635BC61" w14:textId="77777777" w:rsidR="000866DB" w:rsidRDefault="000866DB" w:rsidP="00816966">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568883C5" w14:textId="77777777" w:rsidR="000866DB" w:rsidRDefault="000866DB" w:rsidP="00816966">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4E33EEB0" w14:textId="77777777" w:rsidR="000866DB" w:rsidRDefault="000866DB" w:rsidP="00CD7519">
            <w:pPr>
              <w:pStyle w:val="TableParagraph"/>
              <w:numPr>
                <w:ilvl w:val="0"/>
                <w:numId w:val="7"/>
              </w:numPr>
              <w:tabs>
                <w:tab w:val="left" w:pos="591"/>
              </w:tabs>
              <w:spacing w:line="227" w:lineRule="exact"/>
              <w:rPr>
                <w:sz w:val="20"/>
              </w:rPr>
            </w:pPr>
            <w:r>
              <w:rPr>
                <w:sz w:val="20"/>
              </w:rPr>
              <w:t>Cool</w:t>
            </w:r>
            <w:r>
              <w:rPr>
                <w:spacing w:val="-2"/>
                <w:sz w:val="20"/>
              </w:rPr>
              <w:t xml:space="preserve"> </w:t>
            </w:r>
            <w:r>
              <w:rPr>
                <w:sz w:val="20"/>
              </w:rPr>
              <w:t>≤6°C</w:t>
            </w:r>
          </w:p>
          <w:p w14:paraId="3958B2C6" w14:textId="77777777" w:rsidR="000866DB" w:rsidRDefault="000866DB" w:rsidP="00CD7519">
            <w:pPr>
              <w:pStyle w:val="TableParagraph"/>
              <w:numPr>
                <w:ilvl w:val="0"/>
                <w:numId w:val="6"/>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1ACF31CB" w14:textId="77777777" w:rsidR="000866DB" w:rsidRDefault="000866DB" w:rsidP="00816966">
            <w:pPr>
              <w:pStyle w:val="TableParagraph"/>
              <w:spacing w:line="227" w:lineRule="exact"/>
              <w:ind w:left="142" w:right="136"/>
              <w:jc w:val="center"/>
              <w:rPr>
                <w:sz w:val="20"/>
              </w:rPr>
            </w:pPr>
            <w:r>
              <w:rPr>
                <w:sz w:val="20"/>
              </w:rPr>
              <w:t>48 hours</w:t>
            </w:r>
          </w:p>
        </w:tc>
      </w:tr>
    </w:tbl>
    <w:p w14:paraId="772DAA98" w14:textId="77777777" w:rsidR="000866DB" w:rsidRDefault="000866DB" w:rsidP="000866DB">
      <w:pPr>
        <w:pStyle w:val="BodyText"/>
        <w:spacing w:before="7"/>
        <w:rPr>
          <w:b/>
          <w:sz w:val="11"/>
        </w:rPr>
      </w:pPr>
    </w:p>
    <w:p w14:paraId="2DF687ED" w14:textId="05E061B7" w:rsidR="000866DB" w:rsidRDefault="00990B1F" w:rsidP="000866DB">
      <w:pPr>
        <w:tabs>
          <w:tab w:val="left" w:pos="1862"/>
          <w:tab w:val="left" w:pos="2127"/>
        </w:tabs>
        <w:spacing w:before="92"/>
        <w:ind w:left="687" w:right="622"/>
        <w:rPr>
          <w:sz w:val="18"/>
        </w:rPr>
      </w:pPr>
      <w:r>
        <w:rPr>
          <w:sz w:val="18"/>
        </w:rPr>
        <w:t xml:space="preserve">PA, P, FP, </w:t>
      </w:r>
      <w:r w:rsidR="000866DB">
        <w:rPr>
          <w:sz w:val="18"/>
        </w:rPr>
        <w:t>PA is any sterizable (autoclavable) plastic, “P” is polyethylene, “FP” is fluoropolymer, “G” is glass</w:t>
      </w:r>
      <w:r>
        <w:rPr>
          <w:sz w:val="18"/>
        </w:rPr>
        <w:t>,</w:t>
      </w:r>
      <w:r w:rsidR="000866DB">
        <w:rPr>
          <w:sz w:val="18"/>
        </w:rPr>
        <w:t xml:space="preserve"> HDPE is “high-density polyethylene”, VOA is “volatile organic</w:t>
      </w:r>
      <w:r w:rsidR="000866DB">
        <w:rPr>
          <w:spacing w:val="-4"/>
          <w:sz w:val="18"/>
        </w:rPr>
        <w:t xml:space="preserve"> </w:t>
      </w:r>
      <w:r w:rsidR="000866DB">
        <w:rPr>
          <w:sz w:val="18"/>
        </w:rPr>
        <w:t>analysis”</w:t>
      </w:r>
    </w:p>
    <w:p w14:paraId="65C94891" w14:textId="77777777" w:rsidR="000866DB" w:rsidRDefault="000866DB" w:rsidP="000866DB">
      <w:pPr>
        <w:pStyle w:val="BodyText"/>
        <w:spacing w:before="4"/>
      </w:pPr>
    </w:p>
    <w:p w14:paraId="6EB19F13" w14:textId="115BC958" w:rsidR="00601E6B" w:rsidRDefault="00601E6B" w:rsidP="00601E6B">
      <w:pPr>
        <w:tabs>
          <w:tab w:val="left" w:pos="1862"/>
          <w:tab w:val="left" w:pos="2127"/>
        </w:tabs>
        <w:spacing w:before="92"/>
        <w:ind w:right="622"/>
        <w:rPr>
          <w:sz w:val="24"/>
          <w:szCs w:val="24"/>
        </w:rPr>
      </w:pPr>
    </w:p>
    <w:p w14:paraId="2F309058" w14:textId="77777777" w:rsidR="00601E6B" w:rsidRDefault="00601E6B" w:rsidP="00601E6B">
      <w:pPr>
        <w:pStyle w:val="Heading2"/>
        <w:ind w:left="180"/>
      </w:pPr>
      <w:bookmarkStart w:id="252" w:name="_Toc117087855"/>
      <w:bookmarkStart w:id="253" w:name="_Toc125960348"/>
      <w:bookmarkStart w:id="254" w:name="_Toc125984008"/>
      <w:bookmarkStart w:id="255" w:name="_Toc125984291"/>
      <w:bookmarkStart w:id="256" w:name="_Toc132032663"/>
      <w:bookmarkStart w:id="257" w:name="_Toc133754246"/>
      <w:r>
        <w:t>B3. Sample Handling and Custody</w:t>
      </w:r>
      <w:r w:rsidRPr="00D602D6">
        <w:rPr>
          <w:spacing w:val="-4"/>
        </w:rPr>
        <w:t xml:space="preserve"> </w:t>
      </w:r>
      <w:r>
        <w:t>Requirements</w:t>
      </w:r>
      <w:bookmarkEnd w:id="252"/>
      <w:bookmarkEnd w:id="253"/>
      <w:bookmarkEnd w:id="254"/>
      <w:bookmarkEnd w:id="255"/>
      <w:bookmarkEnd w:id="256"/>
      <w:bookmarkEnd w:id="257"/>
    </w:p>
    <w:p w14:paraId="751E3DEE" w14:textId="77777777" w:rsidR="00601E6B" w:rsidRDefault="00601E6B" w:rsidP="00601E6B">
      <w:pPr>
        <w:pStyle w:val="BodyText"/>
        <w:ind w:left="180"/>
        <w:rPr>
          <w:b/>
        </w:rPr>
      </w:pPr>
    </w:p>
    <w:p w14:paraId="243ADBFB" w14:textId="77777777" w:rsidR="00601E6B" w:rsidRPr="00BE65DC" w:rsidRDefault="00601E6B" w:rsidP="00601E6B">
      <w:pPr>
        <w:pStyle w:val="BodyText"/>
        <w:ind w:left="180"/>
        <w:rPr>
          <w:i/>
        </w:rPr>
      </w:pPr>
      <w:r>
        <w:rPr>
          <w:i/>
        </w:rPr>
        <w:t>In-situ field measurements</w:t>
      </w:r>
      <w:r w:rsidRPr="00621F9D">
        <w:rPr>
          <w:i/>
        </w:rPr>
        <w:t xml:space="preserve"> </w:t>
      </w:r>
    </w:p>
    <w:p w14:paraId="0116043A" w14:textId="77777777" w:rsidR="00601E6B" w:rsidRPr="00F5470E" w:rsidRDefault="00601E6B" w:rsidP="00CD7519">
      <w:pPr>
        <w:pStyle w:val="BodyText"/>
        <w:numPr>
          <w:ilvl w:val="0"/>
          <w:numId w:val="42"/>
        </w:numPr>
        <w:rPr>
          <w:i/>
        </w:rPr>
      </w:pPr>
      <w:r>
        <w:t>Field sampling crews will use handheld electronic instruments to</w:t>
      </w:r>
      <w:r w:rsidRPr="00F5470E">
        <w:t xml:space="preserve"> </w:t>
      </w:r>
      <w:r>
        <w:t>measure</w:t>
      </w:r>
      <w:r w:rsidRPr="00F5470E">
        <w:t xml:space="preserve"> conductivity, pH, </w:t>
      </w:r>
      <w:r>
        <w:t xml:space="preserve">temperature, </w:t>
      </w:r>
      <w:r w:rsidRPr="00F5470E">
        <w:t>and turbidity</w:t>
      </w:r>
      <w:r>
        <w:t xml:space="preserve"> on site</w:t>
      </w:r>
      <w:r w:rsidRPr="00F5470E">
        <w:t>.</w:t>
      </w:r>
    </w:p>
    <w:p w14:paraId="44ACE8F5" w14:textId="77777777" w:rsidR="00601E6B" w:rsidRDefault="00601E6B" w:rsidP="00601E6B">
      <w:pPr>
        <w:pStyle w:val="BodyText"/>
        <w:rPr>
          <w:i/>
        </w:rPr>
      </w:pPr>
    </w:p>
    <w:p w14:paraId="3871C836" w14:textId="77777777" w:rsidR="00601E6B" w:rsidRDefault="00601E6B" w:rsidP="00601E6B">
      <w:pPr>
        <w:pStyle w:val="BodyText"/>
        <w:ind w:left="180"/>
        <w:rPr>
          <w:i/>
        </w:rPr>
      </w:pPr>
      <w:r w:rsidRPr="00621F9D">
        <w:rPr>
          <w:i/>
        </w:rPr>
        <w:t>Sample transport from field to office</w:t>
      </w:r>
    </w:p>
    <w:p w14:paraId="7083FFC0" w14:textId="77777777" w:rsidR="00E552C2" w:rsidRDefault="00E552C2" w:rsidP="00E552C2"/>
    <w:p w14:paraId="12AD7068" w14:textId="7EC945D0" w:rsidR="000866DB" w:rsidRDefault="000866DB" w:rsidP="00CD7519">
      <w:pPr>
        <w:pStyle w:val="ListParagraph"/>
        <w:numPr>
          <w:ilvl w:val="0"/>
          <w:numId w:val="50"/>
        </w:numPr>
        <w:ind w:left="900"/>
        <w:rPr>
          <w:sz w:val="24"/>
        </w:rPr>
      </w:pPr>
      <w:bookmarkStart w:id="258" w:name="B3._SAMPLE_HANDLING_AND_CUSTODY_REQUIREM"/>
      <w:bookmarkStart w:id="259" w:name="_Hlk117073971"/>
      <w:bookmarkEnd w:id="249"/>
      <w:bookmarkEnd w:id="258"/>
      <w:r>
        <w:rPr>
          <w:sz w:val="24"/>
        </w:rPr>
        <w:t xml:space="preserve">Samples will be labeled (see Figure </w:t>
      </w:r>
      <w:r w:rsidR="00601E6B" w:rsidRPr="00F5470E">
        <w:t>3</w:t>
      </w:r>
      <w:r>
        <w:rPr>
          <w:sz w:val="24"/>
        </w:rPr>
        <w:t>) and logged on the Agency Baseline Field Data Sheet (Appendix</w:t>
      </w:r>
      <w:r>
        <w:rPr>
          <w:spacing w:val="-1"/>
          <w:sz w:val="24"/>
        </w:rPr>
        <w:t xml:space="preserve"> </w:t>
      </w:r>
      <w:r>
        <w:rPr>
          <w:sz w:val="24"/>
        </w:rPr>
        <w:t>C).</w:t>
      </w:r>
    </w:p>
    <w:p w14:paraId="6A97789C" w14:textId="77777777" w:rsidR="00E552C2" w:rsidRPr="00E552C2" w:rsidRDefault="00601E6B" w:rsidP="00CD7519">
      <w:pPr>
        <w:pStyle w:val="BodyText"/>
        <w:numPr>
          <w:ilvl w:val="0"/>
          <w:numId w:val="42"/>
        </w:numPr>
        <w:rPr>
          <w:i/>
        </w:rPr>
      </w:pPr>
      <w:r>
        <w:t>Sample collection vessels will be stored in double plastic bags, grouped by field site. Sample vessels will be handled only by gloved hands, per description of the “Clean Hands / Dirty Hands” methodology (see Field Sampling SOP in Appendix B).</w:t>
      </w:r>
    </w:p>
    <w:p w14:paraId="22BDF7E9" w14:textId="2EE63A9B" w:rsidR="000866DB" w:rsidRPr="00E552C2" w:rsidRDefault="000866DB" w:rsidP="00CD7519">
      <w:pPr>
        <w:pStyle w:val="BodyText"/>
        <w:numPr>
          <w:ilvl w:val="0"/>
          <w:numId w:val="42"/>
        </w:numPr>
        <w:rPr>
          <w:i/>
        </w:rPr>
      </w:pPr>
      <w:r w:rsidRPr="00E552C2">
        <w:t xml:space="preserve">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w:t>
      </w:r>
      <w:r w:rsidRPr="00E552C2">
        <w:lastRenderedPageBreak/>
        <w:t xml:space="preserve">samples are the responsibility of the monitors, and will stay in their possession until delivered to </w:t>
      </w:r>
      <w:r w:rsidR="00601E6B" w:rsidRPr="00E552C2">
        <w:t xml:space="preserve">the drop-off location. </w:t>
      </w:r>
    </w:p>
    <w:p w14:paraId="6CDC6CF9" w14:textId="60573888" w:rsidR="000866DB" w:rsidRDefault="000866DB" w:rsidP="000866DB">
      <w:pPr>
        <w:pStyle w:val="ListParagraph"/>
        <w:numPr>
          <w:ilvl w:val="2"/>
          <w:numId w:val="1"/>
        </w:numPr>
        <w:tabs>
          <w:tab w:val="left" w:pos="1047"/>
          <w:tab w:val="left" w:pos="1048"/>
        </w:tabs>
        <w:ind w:left="1047" w:right="325"/>
        <w:rPr>
          <w:sz w:val="24"/>
        </w:rPr>
      </w:pPr>
      <w:r w:rsidRPr="00500F3C">
        <w:rPr>
          <w:sz w:val="24"/>
          <w:szCs w:val="24"/>
        </w:rPr>
        <w:t xml:space="preserve">Once samples have been delivered to the </w:t>
      </w:r>
      <w:r w:rsidR="00601E6B" w:rsidRPr="00500F3C">
        <w:rPr>
          <w:sz w:val="24"/>
          <w:szCs w:val="24"/>
        </w:rPr>
        <w:t>drop-off location,</w:t>
      </w:r>
      <w:r w:rsidRPr="00500F3C">
        <w:rPr>
          <w:sz w:val="24"/>
          <w:szCs w:val="24"/>
        </w:rPr>
        <w:t xml:space="preserve"> the Soldotna Wastewater</w:t>
      </w:r>
      <w:r>
        <w:rPr>
          <w:sz w:val="24"/>
        </w:rPr>
        <w:t xml:space="preserve"> Treatment Plant lab technicians analyze samples for total suspended solids, and fecal coliform</w:t>
      </w:r>
      <w:r>
        <w:rPr>
          <w:spacing w:val="-2"/>
          <w:sz w:val="24"/>
        </w:rPr>
        <w:t xml:space="preserve"> </w:t>
      </w:r>
      <w:r>
        <w:rPr>
          <w:sz w:val="24"/>
        </w:rPr>
        <w:t>bacteria.</w:t>
      </w:r>
    </w:p>
    <w:p w14:paraId="5F4D89A9" w14:textId="77777777" w:rsidR="000866DB" w:rsidRDefault="000866DB" w:rsidP="000866DB">
      <w:pPr>
        <w:pStyle w:val="ListParagraph"/>
        <w:numPr>
          <w:ilvl w:val="2"/>
          <w:numId w:val="1"/>
        </w:numPr>
        <w:tabs>
          <w:tab w:val="left" w:pos="1047"/>
          <w:tab w:val="left" w:pos="1048"/>
        </w:tabs>
        <w:ind w:left="1047" w:right="253"/>
        <w:rPr>
          <w:sz w:val="24"/>
        </w:rPr>
      </w:pPr>
      <w:r>
        <w:rPr>
          <w:sz w:val="24"/>
        </w:rPr>
        <w:t>A portion of the samples will also be prepared for travel to SGS for further analysis. Samples will be repacked in insulated ice chests and kept in chilled condition with freezable ice packs. Temperature in transit will be monitoring with a temperature blank with an objective of maintaining 4 degrees centigrade plus or minus 2 degrees</w:t>
      </w:r>
      <w:r>
        <w:rPr>
          <w:spacing w:val="-19"/>
          <w:sz w:val="24"/>
        </w:rPr>
        <w:t xml:space="preserve"> </w:t>
      </w:r>
      <w:r>
        <w:rPr>
          <w:sz w:val="24"/>
        </w:rPr>
        <w:t>centigrade.</w:t>
      </w:r>
    </w:p>
    <w:p w14:paraId="3CA70651" w14:textId="77777777" w:rsidR="000866DB" w:rsidRDefault="000866DB" w:rsidP="000866DB">
      <w:pPr>
        <w:pStyle w:val="ListParagraph"/>
        <w:numPr>
          <w:ilvl w:val="2"/>
          <w:numId w:val="1"/>
        </w:numPr>
        <w:tabs>
          <w:tab w:val="left" w:pos="1047"/>
          <w:tab w:val="left" w:pos="1048"/>
        </w:tabs>
        <w:ind w:left="1047" w:right="1224"/>
        <w:rPr>
          <w:sz w:val="24"/>
        </w:rPr>
      </w:pPr>
      <w:r>
        <w:rPr>
          <w:sz w:val="24"/>
        </w:rPr>
        <w:t>An SGS Chain of Custody Form will be used to record all transport and storage information.</w:t>
      </w:r>
    </w:p>
    <w:p w14:paraId="6EAA16CF" w14:textId="3E162AF2" w:rsidR="000866DB" w:rsidRDefault="000866DB" w:rsidP="000866DB">
      <w:pPr>
        <w:pStyle w:val="ListParagraph"/>
        <w:numPr>
          <w:ilvl w:val="2"/>
          <w:numId w:val="1"/>
        </w:numPr>
        <w:tabs>
          <w:tab w:val="left" w:pos="1047"/>
          <w:tab w:val="left" w:pos="1048"/>
        </w:tabs>
        <w:ind w:left="1047" w:right="339"/>
        <w:rPr>
          <w:sz w:val="24"/>
        </w:rPr>
      </w:pPr>
      <w:r>
        <w:rPr>
          <w:sz w:val="24"/>
        </w:rPr>
        <w:t>Each sample bottle will be labeled with a unique sample number, sample site name, analysis to be performed, date and time, and initials of the person collecting the sample.</w:t>
      </w:r>
    </w:p>
    <w:p w14:paraId="79028477" w14:textId="77777777" w:rsidR="00601E6B" w:rsidRDefault="00601E6B" w:rsidP="00601E6B">
      <w:pPr>
        <w:rPr>
          <w:sz w:val="24"/>
        </w:rPr>
      </w:pPr>
    </w:p>
    <w:p w14:paraId="70A0CEFA" w14:textId="77777777" w:rsidR="00601E6B" w:rsidRDefault="00601E6B" w:rsidP="00601E6B">
      <w:pPr>
        <w:rPr>
          <w:sz w:val="24"/>
        </w:rPr>
      </w:pPr>
    </w:p>
    <w:p w14:paraId="64312F80" w14:textId="77777777" w:rsidR="00601E6B" w:rsidRDefault="00601E6B" w:rsidP="00601E6B">
      <w:pPr>
        <w:pStyle w:val="BodyText"/>
        <w:ind w:left="2364"/>
        <w:rPr>
          <w:sz w:val="20"/>
        </w:rPr>
      </w:pPr>
      <w:r>
        <w:rPr>
          <w:noProof/>
          <w:sz w:val="20"/>
        </w:rPr>
        <mc:AlternateContent>
          <mc:Choice Requires="wpg">
            <w:drawing>
              <wp:inline distT="0" distB="0" distL="0" distR="0" wp14:anchorId="43855B89" wp14:editId="6E1566B7">
                <wp:extent cx="3575050" cy="3075940"/>
                <wp:effectExtent l="0" t="0" r="0" b="0"/>
                <wp:docPr id="21"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2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6983E" w14:textId="77777777" w:rsidR="006D4A81" w:rsidRDefault="006D4A81" w:rsidP="00601E6B">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wps:txbx>
                        <wps:bodyPr rot="0" vert="horz" wrap="square" lIns="0" tIns="0" rIns="0" bIns="0" anchor="t" anchorCtr="0" upright="1">
                          <a:noAutofit/>
                        </wps:bodyPr>
                      </wps:wsp>
                      <wps:wsp>
                        <wps:cNvPr id="30"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DDB71" w14:textId="77777777" w:rsidR="006D4A81" w:rsidRDefault="006D4A81" w:rsidP="00601E6B">
                              <w:pPr>
                                <w:spacing w:line="199" w:lineRule="exact"/>
                                <w:rPr>
                                  <w:b/>
                                  <w:sz w:val="18"/>
                                </w:rPr>
                              </w:pPr>
                              <w:r>
                                <w:rPr>
                                  <w:b/>
                                  <w:sz w:val="18"/>
                                </w:rPr>
                                <w:t>Lab Information:</w:t>
                              </w:r>
                            </w:p>
                            <w:p w14:paraId="14E84ED4" w14:textId="77777777" w:rsidR="006D4A81" w:rsidRDefault="006D4A81" w:rsidP="00601E6B">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31"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8D61F" w14:textId="77777777" w:rsidR="006D4A81" w:rsidRDefault="006D4A81" w:rsidP="00601E6B">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32"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B0030" w14:textId="77777777" w:rsidR="006D4A81" w:rsidRDefault="006D4A81" w:rsidP="00601E6B">
                              <w:pPr>
                                <w:ind w:left="1865" w:right="737" w:hanging="418"/>
                                <w:rPr>
                                  <w:b/>
                                  <w:sz w:val="18"/>
                                </w:rPr>
                              </w:pPr>
                              <w:r>
                                <w:rPr>
                                  <w:b/>
                                  <w:sz w:val="18"/>
                                </w:rPr>
                                <w:t>KENAI WATERSHED FORUM Phone (907) 260-5449</w:t>
                              </w:r>
                            </w:p>
                            <w:p w14:paraId="41A32367" w14:textId="77777777" w:rsidR="006D4A81" w:rsidRDefault="006D4A81" w:rsidP="00601E6B">
                              <w:pPr>
                                <w:spacing w:before="38"/>
                                <w:rPr>
                                  <w:b/>
                                  <w:sz w:val="18"/>
                                </w:rPr>
                              </w:pPr>
                              <w:r>
                                <w:rPr>
                                  <w:b/>
                                  <w:sz w:val="18"/>
                                </w:rPr>
                                <w:t>Field Information:</w:t>
                              </w:r>
                            </w:p>
                            <w:p w14:paraId="2A920AD3" w14:textId="77777777" w:rsidR="006D4A81" w:rsidRDefault="006D4A81" w:rsidP="00601E6B">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3FB6036A" w14:textId="77777777" w:rsidR="006D4A81" w:rsidRDefault="006D4A81" w:rsidP="00601E6B">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44ADCD47" w14:textId="77777777" w:rsidR="006D4A81" w:rsidRDefault="006D4A81" w:rsidP="00601E6B">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5AA8F97A" w14:textId="77777777" w:rsidR="006D4A81" w:rsidRDefault="006D4A81" w:rsidP="00601E6B">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1F77B19D" w14:textId="77777777" w:rsidR="006D4A81" w:rsidRDefault="006D4A81" w:rsidP="00601E6B">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w:pict>
              <v:group w14:anchorId="43855B89"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19B6983E" w14:textId="77777777" w:rsidR="006D4A81" w:rsidRDefault="006D4A81" w:rsidP="00601E6B">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1B4DDB71" w14:textId="77777777" w:rsidR="006D4A81" w:rsidRDefault="006D4A81" w:rsidP="00601E6B">
                        <w:pPr>
                          <w:spacing w:line="199" w:lineRule="exact"/>
                          <w:rPr>
                            <w:b/>
                            <w:sz w:val="18"/>
                          </w:rPr>
                        </w:pPr>
                        <w:r>
                          <w:rPr>
                            <w:b/>
                            <w:sz w:val="18"/>
                          </w:rPr>
                          <w:t>Lab Information:</w:t>
                        </w:r>
                      </w:p>
                      <w:p w14:paraId="14E84ED4" w14:textId="77777777" w:rsidR="006D4A81" w:rsidRDefault="006D4A81" w:rsidP="00601E6B">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Text Box 39" o:sp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30F8D61F" w14:textId="77777777" w:rsidR="006D4A81" w:rsidRDefault="006D4A81" w:rsidP="00601E6B">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59DB0030" w14:textId="77777777" w:rsidR="006D4A81" w:rsidRDefault="006D4A81" w:rsidP="00601E6B">
                        <w:pPr>
                          <w:ind w:left="1865" w:right="737" w:hanging="418"/>
                          <w:rPr>
                            <w:b/>
                            <w:sz w:val="18"/>
                          </w:rPr>
                        </w:pPr>
                        <w:r>
                          <w:rPr>
                            <w:b/>
                            <w:sz w:val="18"/>
                          </w:rPr>
                          <w:t>KENAI WATERSHED FORUM Phone (907) 260-5449</w:t>
                        </w:r>
                      </w:p>
                      <w:p w14:paraId="41A32367" w14:textId="77777777" w:rsidR="006D4A81" w:rsidRDefault="006D4A81" w:rsidP="00601E6B">
                        <w:pPr>
                          <w:spacing w:before="38"/>
                          <w:rPr>
                            <w:b/>
                            <w:sz w:val="18"/>
                          </w:rPr>
                        </w:pPr>
                        <w:r>
                          <w:rPr>
                            <w:b/>
                            <w:sz w:val="18"/>
                          </w:rPr>
                          <w:t>Field Information:</w:t>
                        </w:r>
                      </w:p>
                      <w:p w14:paraId="2A920AD3" w14:textId="77777777" w:rsidR="006D4A81" w:rsidRDefault="006D4A81" w:rsidP="00601E6B">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3FB6036A" w14:textId="77777777" w:rsidR="006D4A81" w:rsidRDefault="006D4A81" w:rsidP="00601E6B">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44ADCD47" w14:textId="77777777" w:rsidR="006D4A81" w:rsidRDefault="006D4A81" w:rsidP="00601E6B">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5AA8F97A" w14:textId="77777777" w:rsidR="006D4A81" w:rsidRDefault="006D4A81" w:rsidP="00601E6B">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1F77B19D" w14:textId="77777777" w:rsidR="006D4A81" w:rsidRDefault="006D4A81" w:rsidP="00601E6B">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bookmarkStart w:id="260" w:name="_Toc133755631"/>
    <w:p w14:paraId="4322E9B4" w14:textId="473657E8" w:rsidR="000866DB" w:rsidRDefault="00601E6B" w:rsidP="000866DB">
      <w:pPr>
        <w:spacing w:before="152"/>
        <w:ind w:left="2389"/>
        <w:rPr>
          <w:b/>
          <w:sz w:val="24"/>
        </w:rPr>
      </w:pPr>
      <w:r w:rsidRPr="00044A00">
        <w:rPr>
          <w:b/>
          <w:bCs/>
          <w:i/>
          <w:noProof/>
          <w:sz w:val="24"/>
          <w:szCs w:val="24"/>
        </w:rPr>
        <mc:AlternateContent>
          <mc:Choice Requires="wps">
            <w:drawing>
              <wp:anchor distT="0" distB="0" distL="114300" distR="114300" simplePos="0" relativeHeight="251708416" behindDoc="1" locked="0" layoutInCell="1" allowOverlap="1" wp14:anchorId="4612736A" wp14:editId="4CE289F1">
                <wp:simplePos x="0" y="0"/>
                <wp:positionH relativeFrom="page">
                  <wp:posOffset>2249170</wp:posOffset>
                </wp:positionH>
                <wp:positionV relativeFrom="paragraph">
                  <wp:posOffset>-375285</wp:posOffset>
                </wp:positionV>
                <wp:extent cx="1143000" cy="0"/>
                <wp:effectExtent l="0" t="0" r="0" b="0"/>
                <wp:wrapNone/>
                <wp:docPr id="34"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line w14:anchorId="4DE8E78E" id="Line 3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WHgIAAEM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J1P3Fh4CAABDBAAADgAAAAAAAAAAAAAAAAAuAgAAZHJzL2Uyb0RvYy54bWxQ&#10;SwECLQAUAAYACAAAACEAgN0UYeAAAAALAQAADwAAAAAAAAAAAAAAAAB4BAAAZHJzL2Rvd25yZXYu&#10;eG1sUEsFBgAAAAAEAAQA8wAAAIUFAAAAAA==&#10;" strokeweight=".36pt">
                <w10:wrap anchorx="page"/>
              </v:line>
            </w:pict>
          </mc:Fallback>
        </mc:AlternateContent>
      </w:r>
      <w:bookmarkStart w:id="261" w:name="_Hlk117074405"/>
      <w:r w:rsidR="000866DB" w:rsidRPr="00044A00">
        <w:rPr>
          <w:b/>
          <w:bCs/>
          <w:sz w:val="24"/>
        </w:rPr>
        <w:t xml:space="preserve">Figure </w:t>
      </w:r>
      <w:r w:rsidR="000C2DBA">
        <w:rPr>
          <w:b/>
          <w:bCs/>
          <w:noProof/>
          <w:sz w:val="24"/>
          <w:szCs w:val="24"/>
        </w:rPr>
        <w:t>3</w:t>
      </w:r>
      <w:r w:rsidRPr="00044A00">
        <w:rPr>
          <w:b/>
          <w:bCs/>
          <w:sz w:val="24"/>
          <w:szCs w:val="24"/>
        </w:rPr>
        <w:t>.</w:t>
      </w:r>
      <w:r w:rsidR="000866DB">
        <w:rPr>
          <w:b/>
          <w:sz w:val="24"/>
        </w:rPr>
        <w:t xml:space="preserve"> Sample Container Label</w:t>
      </w:r>
      <w:bookmarkEnd w:id="260"/>
    </w:p>
    <w:bookmarkEnd w:id="259"/>
    <w:bookmarkEnd w:id="261"/>
    <w:p w14:paraId="2D6C6F17" w14:textId="77777777" w:rsidR="000866DB" w:rsidRDefault="000866DB" w:rsidP="000866DB">
      <w:pPr>
        <w:pStyle w:val="BodyText"/>
        <w:spacing w:before="3"/>
        <w:rPr>
          <w:b/>
        </w:rPr>
      </w:pPr>
    </w:p>
    <w:p w14:paraId="1341C922" w14:textId="77777777" w:rsidR="00601E6B" w:rsidRPr="00500F3C" w:rsidRDefault="00601E6B" w:rsidP="00601E6B">
      <w:pPr>
        <w:rPr>
          <w:i/>
          <w:sz w:val="24"/>
          <w:szCs w:val="24"/>
        </w:rPr>
      </w:pPr>
      <w:bookmarkStart w:id="262" w:name="B4._ANALYTICAL_METHODS_REQUIREMENTS"/>
      <w:bookmarkStart w:id="263" w:name="_Hlk117074459"/>
      <w:bookmarkEnd w:id="262"/>
      <w:r w:rsidRPr="00500F3C">
        <w:rPr>
          <w:i/>
          <w:sz w:val="24"/>
          <w:szCs w:val="24"/>
        </w:rPr>
        <w:t>Sample transport from office to laboratory</w:t>
      </w:r>
    </w:p>
    <w:p w14:paraId="5DCDE62E" w14:textId="77777777" w:rsidR="00601E6B" w:rsidRDefault="00601E6B" w:rsidP="00601E6B">
      <w:pPr>
        <w:rPr>
          <w:rFonts w:eastAsiaTheme="minorHAnsi"/>
          <w:color w:val="000000"/>
          <w:sz w:val="24"/>
          <w:szCs w:val="24"/>
        </w:rPr>
      </w:pPr>
    </w:p>
    <w:p w14:paraId="3F0461D4" w14:textId="77777777" w:rsidR="00601E6B" w:rsidRDefault="00601E6B" w:rsidP="00601E6B">
      <w:pPr>
        <w:rPr>
          <w:rFonts w:eastAsiaTheme="minorHAnsi"/>
          <w:color w:val="000000"/>
          <w:sz w:val="24"/>
          <w:szCs w:val="24"/>
        </w:rPr>
      </w:pPr>
      <w:r w:rsidRPr="00621F9D">
        <w:rPr>
          <w:rFonts w:eastAsiaTheme="minorHAnsi"/>
          <w:color w:val="000000"/>
          <w:sz w:val="24"/>
          <w:szCs w:val="24"/>
        </w:rPr>
        <w:t xml:space="preserve">Samples and sample containers will be maintained in a secure environment from the time the bottles leave the laboratory until the samples are received at the laboratory. The laboratories will maintain custody of bottles and samples using their normal custody procedures. </w:t>
      </w:r>
    </w:p>
    <w:p w14:paraId="2629EA2B" w14:textId="77777777" w:rsidR="00601E6B" w:rsidRPr="00621F9D" w:rsidRDefault="00601E6B" w:rsidP="00601E6B">
      <w:pPr>
        <w:rPr>
          <w:i/>
        </w:rPr>
      </w:pPr>
    </w:p>
    <w:p w14:paraId="31093988" w14:textId="5FFBC0A2" w:rsidR="00601E6B" w:rsidRDefault="00601E6B" w:rsidP="00601E6B">
      <w:pPr>
        <w:widowControl/>
        <w:adjustRightInd w:val="0"/>
        <w:rPr>
          <w:rFonts w:eastAsiaTheme="minorHAnsi"/>
          <w:color w:val="000000"/>
          <w:sz w:val="24"/>
          <w:szCs w:val="24"/>
        </w:rPr>
      </w:pPr>
      <w:r w:rsidRPr="00621F9D">
        <w:rPr>
          <w:rFonts w:eastAsiaTheme="minorHAnsi"/>
          <w:color w:val="000000"/>
          <w:sz w:val="24"/>
          <w:szCs w:val="24"/>
        </w:rPr>
        <w:t xml:space="preserve">Samples must be in the sampler’s possession or in a cooler sealed with </w:t>
      </w:r>
      <w:r w:rsidR="00095B64">
        <w:rPr>
          <w:rFonts w:eastAsiaTheme="minorHAnsi"/>
          <w:color w:val="000000"/>
          <w:sz w:val="24"/>
          <w:szCs w:val="24"/>
        </w:rPr>
        <w:t xml:space="preserve">a </w:t>
      </w:r>
      <w:r w:rsidRPr="00621F9D">
        <w:rPr>
          <w:rFonts w:eastAsiaTheme="minorHAnsi"/>
          <w:color w:val="000000"/>
          <w:sz w:val="24"/>
          <w:szCs w:val="24"/>
        </w:rPr>
        <w:t xml:space="preserve">signed and dated </w:t>
      </w:r>
      <w:r w:rsidR="00095B64">
        <w:rPr>
          <w:rFonts w:eastAsiaTheme="minorHAnsi"/>
          <w:color w:val="000000"/>
          <w:sz w:val="24"/>
          <w:szCs w:val="24"/>
        </w:rPr>
        <w:t>custody seal</w:t>
      </w:r>
      <w:r w:rsidRPr="00621F9D">
        <w:rPr>
          <w:rFonts w:eastAsiaTheme="minorHAnsi"/>
          <w:color w:val="000000"/>
          <w:sz w:val="24"/>
          <w:szCs w:val="24"/>
        </w:rPr>
        <w:t xml:space="preserve"> on opposing sides of the cooler. When the cooler is sealed, the method of securing the samples must be such that tampering with samples or bottles is not possible. The cooler must be secured so that the lid cannot be removed without breaking the </w:t>
      </w:r>
      <w:r w:rsidR="00095B64">
        <w:rPr>
          <w:rFonts w:eastAsiaTheme="minorHAnsi"/>
          <w:color w:val="000000"/>
          <w:sz w:val="24"/>
          <w:szCs w:val="24"/>
        </w:rPr>
        <w:t>custody seal</w:t>
      </w:r>
      <w:r w:rsidRPr="00621F9D">
        <w:rPr>
          <w:rFonts w:eastAsiaTheme="minorHAnsi"/>
          <w:color w:val="000000"/>
          <w:sz w:val="24"/>
          <w:szCs w:val="24"/>
        </w:rPr>
        <w:t xml:space="preserve">. </w:t>
      </w:r>
    </w:p>
    <w:p w14:paraId="49F0DBF0" w14:textId="77777777" w:rsidR="00601E6B" w:rsidRDefault="00601E6B" w:rsidP="00601E6B">
      <w:pPr>
        <w:widowControl/>
        <w:adjustRightInd w:val="0"/>
        <w:rPr>
          <w:rFonts w:eastAsiaTheme="minorHAnsi"/>
          <w:color w:val="000000"/>
          <w:sz w:val="24"/>
          <w:szCs w:val="24"/>
        </w:rPr>
      </w:pPr>
    </w:p>
    <w:p w14:paraId="3832759B" w14:textId="77777777" w:rsidR="00601E6B" w:rsidRPr="004C0CA2" w:rsidRDefault="00601E6B" w:rsidP="00601E6B">
      <w:pPr>
        <w:widowControl/>
        <w:adjustRightInd w:val="0"/>
        <w:rPr>
          <w:rFonts w:eastAsiaTheme="minorHAnsi"/>
          <w:sz w:val="24"/>
          <w:szCs w:val="24"/>
        </w:rPr>
      </w:pPr>
      <w:r w:rsidRPr="004C0CA2">
        <w:rPr>
          <w:rFonts w:eastAsiaTheme="minorHAnsi"/>
          <w:sz w:val="24"/>
          <w:szCs w:val="24"/>
        </w:rPr>
        <w:t>Transfer of samples will be accomplished using the laboratory</w:t>
      </w:r>
      <w:r>
        <w:rPr>
          <w:rFonts w:eastAsiaTheme="minorHAnsi"/>
          <w:sz w:val="24"/>
          <w:szCs w:val="24"/>
        </w:rPr>
        <w:t>’s</w:t>
      </w:r>
      <w:r w:rsidRPr="004C0CA2">
        <w:rPr>
          <w:rFonts w:eastAsiaTheme="minorHAnsi"/>
          <w:sz w:val="24"/>
          <w:szCs w:val="24"/>
        </w:rPr>
        <w:t xml:space="preserve"> Chain-of-Custody (COC) form. When samples are transferred between personnel, such transfer will be indicated on the COC form with signature, date, and time of transfer. The COC will remain with the samples, sealed inside the cooler, until received by the laboratory. </w:t>
      </w:r>
    </w:p>
    <w:p w14:paraId="02D698F9" w14:textId="77777777" w:rsidR="00601E6B" w:rsidRDefault="00601E6B" w:rsidP="00601E6B">
      <w:pPr>
        <w:widowControl/>
        <w:adjustRightInd w:val="0"/>
        <w:rPr>
          <w:rFonts w:eastAsiaTheme="minorHAnsi"/>
          <w:sz w:val="24"/>
          <w:szCs w:val="24"/>
        </w:rPr>
      </w:pPr>
    </w:p>
    <w:p w14:paraId="7DB73DE1" w14:textId="77777777" w:rsidR="00601E6B" w:rsidRDefault="00601E6B" w:rsidP="00601E6B">
      <w:pPr>
        <w:widowControl/>
        <w:adjustRightInd w:val="0"/>
        <w:rPr>
          <w:rFonts w:eastAsiaTheme="minorHAnsi"/>
          <w:sz w:val="24"/>
          <w:szCs w:val="24"/>
        </w:rPr>
      </w:pPr>
      <w:r w:rsidRPr="00621F9D">
        <w:rPr>
          <w:rFonts w:eastAsiaTheme="minorHAnsi"/>
          <w:sz w:val="24"/>
          <w:szCs w:val="24"/>
        </w:rPr>
        <w:t xml:space="preserve">If custody is broken at any time during sample transfer, a note must be made on the COC form accompanying the sample. Upon receipt at the laboratory, the laboratory sample custodian will make note if a breach of custody has occurred (for example, if a custody seal has broken during transport). </w:t>
      </w:r>
    </w:p>
    <w:p w14:paraId="79CDCE22" w14:textId="77777777" w:rsidR="00601E6B" w:rsidRDefault="00601E6B" w:rsidP="00601E6B">
      <w:pPr>
        <w:widowControl/>
        <w:adjustRightInd w:val="0"/>
        <w:rPr>
          <w:rFonts w:eastAsiaTheme="minorHAnsi"/>
          <w:b/>
          <w:bCs/>
          <w:sz w:val="24"/>
          <w:szCs w:val="24"/>
        </w:rPr>
      </w:pPr>
    </w:p>
    <w:p w14:paraId="6769E6C2" w14:textId="77777777" w:rsidR="00601E6B" w:rsidRPr="00621F9D" w:rsidRDefault="00601E6B" w:rsidP="00601E6B">
      <w:pPr>
        <w:widowControl/>
        <w:adjustRightInd w:val="0"/>
        <w:rPr>
          <w:rFonts w:eastAsiaTheme="minorHAnsi"/>
          <w:i/>
          <w:sz w:val="24"/>
          <w:szCs w:val="24"/>
        </w:rPr>
      </w:pPr>
      <w:r w:rsidRPr="00621F9D">
        <w:rPr>
          <w:rFonts w:eastAsiaTheme="minorHAnsi"/>
          <w:bCs/>
          <w:i/>
          <w:sz w:val="24"/>
          <w:szCs w:val="24"/>
        </w:rPr>
        <w:t xml:space="preserve">Shipping Requirements </w:t>
      </w:r>
    </w:p>
    <w:p w14:paraId="64C69CC8" w14:textId="0FAB5E96" w:rsidR="00601E6B" w:rsidRPr="00621F9D" w:rsidRDefault="00601E6B" w:rsidP="00601E6B">
      <w:pPr>
        <w:widowControl/>
        <w:adjustRightInd w:val="0"/>
        <w:rPr>
          <w:rFonts w:eastAsiaTheme="minorHAnsi"/>
          <w:sz w:val="24"/>
          <w:szCs w:val="24"/>
        </w:rPr>
      </w:pPr>
      <w:r w:rsidRPr="00621F9D">
        <w:rPr>
          <w:rFonts w:eastAsiaTheme="minorHAnsi"/>
          <w:sz w:val="24"/>
          <w:szCs w:val="24"/>
        </w:rPr>
        <w:t>Packaging, marking, labeling, and shipping of samples will comply with</w:t>
      </w:r>
      <w:r w:rsidR="00AC0F53">
        <w:t xml:space="preserve"> comply with the contracted laboratory shipping instructions.</w:t>
      </w:r>
      <w:r w:rsidR="00AC0F53">
        <w:rPr>
          <w:rFonts w:eastAsiaTheme="minorHAnsi"/>
          <w:sz w:val="24"/>
          <w:szCs w:val="24"/>
        </w:rPr>
        <w:t xml:space="preserve"> </w:t>
      </w:r>
      <w:r w:rsidRPr="00621F9D">
        <w:rPr>
          <w:rFonts w:eastAsiaTheme="minorHAnsi"/>
          <w:sz w:val="24"/>
          <w:szCs w:val="24"/>
        </w:rPr>
        <w:t xml:space="preserve">Staff should receive the necessary training for shipping samples or consult with the contracted laboratory for </w:t>
      </w:r>
      <w:r w:rsidR="00AC0F53">
        <w:rPr>
          <w:rFonts w:eastAsiaTheme="minorHAnsi"/>
          <w:sz w:val="24"/>
          <w:szCs w:val="24"/>
        </w:rPr>
        <w:t>details</w:t>
      </w:r>
      <w:r w:rsidRPr="00621F9D">
        <w:rPr>
          <w:rFonts w:eastAsiaTheme="minorHAnsi"/>
          <w:sz w:val="24"/>
          <w:szCs w:val="24"/>
        </w:rPr>
        <w:t xml:space="preserve">. </w:t>
      </w:r>
    </w:p>
    <w:p w14:paraId="32798B9C" w14:textId="77777777" w:rsidR="00601E6B" w:rsidRDefault="00601E6B" w:rsidP="00601E6B">
      <w:pPr>
        <w:widowControl/>
        <w:adjustRightInd w:val="0"/>
        <w:rPr>
          <w:rFonts w:eastAsiaTheme="minorHAnsi"/>
          <w:sz w:val="24"/>
          <w:szCs w:val="24"/>
        </w:rPr>
      </w:pPr>
    </w:p>
    <w:p w14:paraId="7BEDA92C" w14:textId="5E45CD6C" w:rsidR="00601E6B" w:rsidRDefault="00601E6B" w:rsidP="00601E6B">
      <w:pPr>
        <w:widowControl/>
        <w:adjustRightInd w:val="0"/>
        <w:rPr>
          <w:rFonts w:eastAsiaTheme="minorHAnsi"/>
          <w:sz w:val="24"/>
          <w:szCs w:val="24"/>
        </w:rPr>
      </w:pPr>
      <w:r w:rsidRPr="00621F9D">
        <w:rPr>
          <w:rFonts w:eastAsiaTheme="minorHAnsi"/>
          <w:sz w:val="24"/>
          <w:szCs w:val="24"/>
        </w:rPr>
        <w:t xml:space="preserve">Samples collected in plastic bottles </w:t>
      </w:r>
      <w:r w:rsidR="00AC0F53">
        <w:rPr>
          <w:rFonts w:eastAsiaTheme="minorHAnsi"/>
          <w:sz w:val="24"/>
          <w:szCs w:val="24"/>
        </w:rPr>
        <w:t>will</w:t>
      </w:r>
      <w:r w:rsidRPr="00621F9D">
        <w:rPr>
          <w:rFonts w:eastAsiaTheme="minorHAnsi"/>
          <w:sz w:val="24"/>
          <w:szCs w:val="24"/>
        </w:rPr>
        <w:t xml:space="preserve"> be </w:t>
      </w:r>
      <w:r w:rsidR="00AC0F53">
        <w:rPr>
          <w:rFonts w:eastAsiaTheme="minorHAnsi"/>
          <w:sz w:val="24"/>
          <w:szCs w:val="24"/>
        </w:rPr>
        <w:t xml:space="preserve">double-bagged and </w:t>
      </w:r>
      <w:r w:rsidRPr="00621F9D">
        <w:rPr>
          <w:rFonts w:eastAsiaTheme="minorHAnsi"/>
          <w:sz w:val="24"/>
          <w:szCs w:val="24"/>
        </w:rPr>
        <w:t xml:space="preserve">placed in the cooler with sufficient padding (e.g., bubble wrap, cardboard, etc.) to limit movement of the bottles in the cooler during transport. </w:t>
      </w:r>
      <w:r>
        <w:rPr>
          <w:rFonts w:eastAsiaTheme="minorHAnsi"/>
          <w:sz w:val="24"/>
          <w:szCs w:val="24"/>
        </w:rPr>
        <w:t xml:space="preserve">The </w:t>
      </w:r>
      <w:r w:rsidRPr="00621F9D">
        <w:rPr>
          <w:rFonts w:eastAsiaTheme="minorHAnsi"/>
          <w:sz w:val="24"/>
          <w:szCs w:val="24"/>
        </w:rPr>
        <w:t>plastic sample bottles will be placed into a bag-lined cooler with ice sealed in plastic bags or gel-ice/blue-ice to maintain a temperature of less than</w:t>
      </w:r>
      <w:r w:rsidR="00AC0F53">
        <w:rPr>
          <w:rFonts w:eastAsiaTheme="minorHAnsi"/>
          <w:sz w:val="24"/>
          <w:szCs w:val="24"/>
        </w:rPr>
        <w:t xml:space="preserve"> </w:t>
      </w:r>
      <w:r w:rsidR="00AC0F53">
        <w:t>4±2°C</w:t>
      </w:r>
      <w:r w:rsidRPr="00621F9D">
        <w:rPr>
          <w:rFonts w:eastAsiaTheme="minorHAnsi"/>
          <w:sz w:val="24"/>
          <w:szCs w:val="24"/>
        </w:rPr>
        <w:t xml:space="preserve">. A temperature blank, 250 or 500 mL in size, will be placed in the cooler. Temperature will be measured upon receipt at the lab. The chain of custody (COC) form will be placed in a plastic bag within the cooler. The cooler will be taped closed securely using packing tape at the </w:t>
      </w:r>
      <w:r>
        <w:rPr>
          <w:rFonts w:eastAsiaTheme="minorHAnsi"/>
          <w:sz w:val="24"/>
          <w:szCs w:val="24"/>
        </w:rPr>
        <w:t>drop-off location</w:t>
      </w:r>
      <w:r w:rsidRPr="00621F9D">
        <w:rPr>
          <w:rFonts w:eastAsiaTheme="minorHAnsi"/>
          <w:sz w:val="24"/>
          <w:szCs w:val="24"/>
        </w:rPr>
        <w:t xml:space="preserve">. </w:t>
      </w:r>
    </w:p>
    <w:p w14:paraId="67800474" w14:textId="77777777" w:rsidR="00601E6B" w:rsidRPr="00621F9D" w:rsidRDefault="00601E6B" w:rsidP="00601E6B">
      <w:pPr>
        <w:widowControl/>
        <w:adjustRightInd w:val="0"/>
        <w:rPr>
          <w:rFonts w:eastAsiaTheme="minorHAnsi"/>
          <w:sz w:val="24"/>
          <w:szCs w:val="24"/>
        </w:rPr>
      </w:pPr>
    </w:p>
    <w:p w14:paraId="3537BF91" w14:textId="6A296BA0" w:rsidR="00601E6B" w:rsidRDefault="00601E6B" w:rsidP="00601E6B">
      <w:pPr>
        <w:rPr>
          <w:rFonts w:eastAsiaTheme="minorHAnsi"/>
          <w:sz w:val="24"/>
          <w:szCs w:val="24"/>
        </w:rPr>
      </w:pPr>
      <w:r w:rsidRPr="00621F9D">
        <w:rPr>
          <w:rFonts w:eastAsiaTheme="minorHAnsi"/>
          <w:sz w:val="24"/>
          <w:szCs w:val="24"/>
        </w:rPr>
        <w:t>The six-hour holding time limitation for the bacteria samples must be met. To accomplish this, this project will use a combination of transportation to get the samples from waterbodies to laboratory</w:t>
      </w:r>
      <w:r>
        <w:rPr>
          <w:rFonts w:eastAsiaTheme="minorHAnsi"/>
          <w:sz w:val="24"/>
          <w:szCs w:val="24"/>
        </w:rPr>
        <w:t xml:space="preserve"> within the specified hold time</w:t>
      </w:r>
      <w:r w:rsidRPr="00621F9D">
        <w:rPr>
          <w:rFonts w:eastAsiaTheme="minorHAnsi"/>
          <w:sz w:val="24"/>
          <w:szCs w:val="24"/>
        </w:rPr>
        <w:t xml:space="preserve">. Water chemistry samples will </w:t>
      </w:r>
      <w:r>
        <w:rPr>
          <w:rFonts w:eastAsiaTheme="minorHAnsi"/>
          <w:sz w:val="24"/>
          <w:szCs w:val="24"/>
        </w:rPr>
        <w:t>be delivered to contracted</w:t>
      </w:r>
      <w:r w:rsidRPr="00621F9D">
        <w:rPr>
          <w:rFonts w:eastAsiaTheme="minorHAnsi"/>
          <w:sz w:val="24"/>
          <w:szCs w:val="24"/>
        </w:rPr>
        <w:t xml:space="preserve"> laboratories within 4</w:t>
      </w:r>
      <w:r>
        <w:rPr>
          <w:rFonts w:eastAsiaTheme="minorHAnsi"/>
          <w:sz w:val="24"/>
          <w:szCs w:val="24"/>
        </w:rPr>
        <w:t>8 hours to meet the hold times.</w:t>
      </w:r>
    </w:p>
    <w:p w14:paraId="5212CFA9" w14:textId="77777777" w:rsidR="00533954" w:rsidRPr="00621F9D" w:rsidRDefault="00533954" w:rsidP="00601E6B">
      <w:pPr>
        <w:rPr>
          <w:i/>
          <w:sz w:val="24"/>
          <w:szCs w:val="24"/>
        </w:rPr>
      </w:pPr>
    </w:p>
    <w:p w14:paraId="07F51136" w14:textId="77777777" w:rsidR="00601E6B" w:rsidRPr="00533954" w:rsidRDefault="00601E6B" w:rsidP="00533954">
      <w:pPr>
        <w:pStyle w:val="Heading2"/>
        <w:ind w:left="0"/>
      </w:pPr>
      <w:bookmarkStart w:id="264" w:name="_Toc117087856"/>
      <w:bookmarkStart w:id="265" w:name="_Toc125960349"/>
      <w:bookmarkStart w:id="266" w:name="_Toc125984009"/>
      <w:bookmarkStart w:id="267" w:name="_Toc125984292"/>
      <w:bookmarkStart w:id="268" w:name="_Toc132032664"/>
      <w:bookmarkStart w:id="269" w:name="_Toc133754247"/>
      <w:r w:rsidRPr="00533954">
        <w:t>B4. Analytical Methods Requirements</w:t>
      </w:r>
      <w:bookmarkEnd w:id="264"/>
      <w:bookmarkEnd w:id="265"/>
      <w:bookmarkEnd w:id="266"/>
      <w:bookmarkEnd w:id="267"/>
      <w:bookmarkEnd w:id="268"/>
      <w:bookmarkEnd w:id="269"/>
    </w:p>
    <w:p w14:paraId="62390B89" w14:textId="1ADA1DD1" w:rsidR="000866DB" w:rsidRDefault="000866DB" w:rsidP="00500F3C">
      <w:pPr>
        <w:pStyle w:val="BodyText"/>
        <w:ind w:right="402"/>
      </w:pPr>
      <w:r>
        <w:t xml:space="preserve">Monitoring shall be conducted in accordance with EPA-approved analytical procedures and in compliance with 40 CFR Part 136, </w:t>
      </w:r>
      <w:r>
        <w:rPr>
          <w:i/>
        </w:rPr>
        <w:t>Guidelines Establishing Test Procedures for Analysis of Pollutants</w:t>
      </w:r>
      <w:r w:rsidR="00601E6B">
        <w:rPr>
          <w:i/>
        </w:rPr>
        <w:t xml:space="preserve"> </w:t>
      </w:r>
      <w:r w:rsidR="00601E6B">
        <w:rPr>
          <w:noProof/>
        </w:rPr>
        <w:t>(EPA 1996a)</w:t>
      </w:r>
      <w:r w:rsidR="00601E6B">
        <w:t>.</w:t>
      </w:r>
      <w:r>
        <w:t xml:space="preserve"> Documentation of methods used, along with precision and accuracy and detectability information is provided in </w:t>
      </w:r>
      <w:r w:rsidR="000C2DBA" w:rsidRPr="000C2DBA">
        <w:t xml:space="preserve">Table </w:t>
      </w:r>
      <w:r w:rsidR="000C2DBA" w:rsidRPr="000C2DBA">
        <w:rPr>
          <w:noProof/>
        </w:rPr>
        <w:t>2</w:t>
      </w:r>
      <w:r w:rsidR="00601E6B" w:rsidRPr="00636CFA">
        <w:t xml:space="preserve"> through </w:t>
      </w:r>
      <w:r w:rsidR="000C2DBA" w:rsidRPr="000C2DBA">
        <w:t xml:space="preserve">Table </w:t>
      </w:r>
      <w:r w:rsidR="000C2DBA" w:rsidRPr="000C2DBA">
        <w:rPr>
          <w:noProof/>
        </w:rPr>
        <w:t>5</w:t>
      </w:r>
      <w:r w:rsidR="00601E6B" w:rsidRPr="00636CFA">
        <w:t>.</w:t>
      </w:r>
      <w:r>
        <w:t xml:space="preserve"> For each sample collected, the method used is recorded in the data.</w:t>
      </w:r>
    </w:p>
    <w:p w14:paraId="417C7404" w14:textId="77777777" w:rsidR="000866DB" w:rsidRDefault="000866DB" w:rsidP="000866DB">
      <w:pPr>
        <w:pStyle w:val="BodyText"/>
        <w:spacing w:before="11"/>
        <w:rPr>
          <w:sz w:val="23"/>
        </w:rPr>
      </w:pPr>
    </w:p>
    <w:p w14:paraId="7EEBF05C" w14:textId="77777777" w:rsidR="00500F3C" w:rsidRDefault="000866DB" w:rsidP="00500F3C">
      <w:pPr>
        <w:pStyle w:val="BodyText"/>
        <w:ind w:right="842"/>
      </w:pPr>
      <w:r>
        <w:t xml:space="preserve">Under direction of the Project Manager, project staff will ensure that all equipment and sampling kits used in the field and laboratories use EPA </w:t>
      </w:r>
      <w:r w:rsidR="00601E6B">
        <w:t>Clean Water Act (</w:t>
      </w:r>
      <w:r>
        <w:t>CWA</w:t>
      </w:r>
      <w:r w:rsidR="00601E6B">
        <w:t>)</w:t>
      </w:r>
      <w:r>
        <w:t xml:space="preserve"> approved methods. The project’s QA officer will verify that only EPA CWA approved methods (or in specific incidences ADEC DOW pre- approved methods) are used.</w:t>
      </w:r>
    </w:p>
    <w:p w14:paraId="40D7224C" w14:textId="77777777" w:rsidR="00500F3C" w:rsidRDefault="00500F3C" w:rsidP="00500F3C">
      <w:pPr>
        <w:pStyle w:val="BodyText"/>
        <w:ind w:right="842"/>
      </w:pPr>
    </w:p>
    <w:p w14:paraId="57F7D6A0" w14:textId="6F192F4F" w:rsidR="000866DB" w:rsidRDefault="000866DB" w:rsidP="00500F3C">
      <w:pPr>
        <w:pStyle w:val="BodyText"/>
        <w:ind w:right="842"/>
      </w:pPr>
      <w:r>
        <w:t xml:space="preserve">Soldotna Wastewater Treatment Lab will analyze samples for Total Suspended Solids, </w:t>
      </w:r>
      <w:r w:rsidR="00601E6B">
        <w:t>as well as for</w:t>
      </w:r>
      <w:r>
        <w:t xml:space="preserve"> Fecal Coliforms</w:t>
      </w:r>
      <w:r w:rsidR="00601E6B">
        <w:t xml:space="preserve"> when resources allow</w:t>
      </w:r>
      <w:r>
        <w:t xml:space="preserve">. SGS will perform laboratory analysis of water quality beyond the capacity of the Soldotna Wastewater Treatment Plant. Their Quality Management Plan is on file with </w:t>
      </w:r>
      <w:r w:rsidR="00601E6B">
        <w:t>Kenai Watershed Forum, and available upon request from either KWF or the Soldotna Wastewater Treatment Plant</w:t>
      </w:r>
      <w:r>
        <w:t>.</w:t>
      </w:r>
    </w:p>
    <w:p w14:paraId="59F1A632" w14:textId="77777777" w:rsidR="000866DB" w:rsidRDefault="000866DB" w:rsidP="000866DB">
      <w:pPr>
        <w:pStyle w:val="BodyText"/>
        <w:spacing w:before="1"/>
      </w:pPr>
    </w:p>
    <w:p w14:paraId="0199963B" w14:textId="77777777" w:rsidR="00601E6B" w:rsidRPr="00533954" w:rsidRDefault="00601E6B" w:rsidP="00533954">
      <w:pPr>
        <w:pStyle w:val="Heading2"/>
        <w:ind w:left="0"/>
      </w:pPr>
      <w:bookmarkStart w:id="270" w:name="_Toc132032665"/>
      <w:bookmarkStart w:id="271" w:name="_Toc133754248"/>
      <w:r w:rsidRPr="00533954">
        <w:t>B5. Quality Control Requirements</w:t>
      </w:r>
      <w:bookmarkEnd w:id="270"/>
      <w:bookmarkEnd w:id="271"/>
    </w:p>
    <w:p w14:paraId="2EFFA42C" w14:textId="385CFA5C" w:rsidR="000866DB" w:rsidRPr="000C2DBA" w:rsidRDefault="000866DB" w:rsidP="00500F3C">
      <w:pPr>
        <w:pStyle w:val="BodyText"/>
        <w:ind w:right="327"/>
      </w:pPr>
      <w:bookmarkStart w:id="272" w:name="B5._QUALITY_CONTROL_REQUIREMENTS"/>
      <w:bookmarkEnd w:id="272"/>
      <w:r>
        <w:t xml:space="preserve">Quality Control (QC) is the overall system of technical activities that measures the attributes and performance of a process, item, or service against defined standards to verify that they meet the monitoring project’s data quality objectives. This information is </w:t>
      </w:r>
      <w:r w:rsidRPr="000C2DBA">
        <w:t xml:space="preserve">summarized in </w:t>
      </w:r>
      <w:r w:rsidR="000C2DBA" w:rsidRPr="000C2DBA">
        <w:t xml:space="preserve">Table </w:t>
      </w:r>
      <w:r w:rsidR="000C2DBA" w:rsidRPr="000C2DBA">
        <w:rPr>
          <w:noProof/>
        </w:rPr>
        <w:t>10</w:t>
      </w:r>
      <w:r w:rsidR="00601E6B" w:rsidRPr="000C2DBA">
        <w:t>.</w:t>
      </w:r>
    </w:p>
    <w:p w14:paraId="2049FFFB" w14:textId="77777777" w:rsidR="000866DB" w:rsidRDefault="000866DB" w:rsidP="000866DB">
      <w:pPr>
        <w:pStyle w:val="BodyText"/>
        <w:spacing w:before="1"/>
      </w:pPr>
    </w:p>
    <w:p w14:paraId="51EE0B69" w14:textId="0F4D8F79" w:rsidR="000866DB" w:rsidRDefault="00500F3C" w:rsidP="00500F3C">
      <w:pPr>
        <w:pStyle w:val="Heading2"/>
        <w:tabs>
          <w:tab w:val="left" w:pos="1407"/>
        </w:tabs>
        <w:ind w:left="0"/>
      </w:pPr>
      <w:bookmarkStart w:id="273" w:name="_Toc117087857"/>
      <w:bookmarkStart w:id="274" w:name="_Toc125960350"/>
      <w:bookmarkStart w:id="275" w:name="_Toc125984010"/>
      <w:bookmarkStart w:id="276" w:name="_Toc125984293"/>
      <w:bookmarkStart w:id="277" w:name="_Toc133754249"/>
      <w:r>
        <w:t>B.5.1</w:t>
      </w:r>
      <w:r w:rsidR="000866DB">
        <w:t>Field Quality Control (QC)</w:t>
      </w:r>
      <w:r w:rsidR="000866DB">
        <w:rPr>
          <w:spacing w:val="-1"/>
        </w:rPr>
        <w:t xml:space="preserve"> </w:t>
      </w:r>
      <w:r w:rsidR="000866DB">
        <w:t>Measures</w:t>
      </w:r>
      <w:bookmarkEnd w:id="273"/>
      <w:bookmarkEnd w:id="274"/>
      <w:bookmarkEnd w:id="275"/>
      <w:bookmarkEnd w:id="276"/>
      <w:bookmarkEnd w:id="277"/>
    </w:p>
    <w:p w14:paraId="102C5ECB" w14:textId="77777777" w:rsidR="00500F3C" w:rsidRDefault="00500F3C" w:rsidP="00500F3C">
      <w:pPr>
        <w:pStyle w:val="BodyText"/>
        <w:spacing w:line="275" w:lineRule="exact"/>
      </w:pPr>
    </w:p>
    <w:p w14:paraId="3438A312" w14:textId="547B1047" w:rsidR="000866DB" w:rsidRDefault="000866DB" w:rsidP="00500F3C">
      <w:pPr>
        <w:pStyle w:val="BodyText"/>
        <w:spacing w:line="275" w:lineRule="exact"/>
      </w:pPr>
      <w:r>
        <w:t>QC measures in the field include but are not limited to:</w:t>
      </w:r>
    </w:p>
    <w:p w14:paraId="7BD4C0E7" w14:textId="77777777" w:rsidR="000866DB" w:rsidRPr="00500F3C" w:rsidRDefault="000866DB" w:rsidP="000866DB">
      <w:pPr>
        <w:pStyle w:val="ListParagraph"/>
        <w:numPr>
          <w:ilvl w:val="2"/>
          <w:numId w:val="1"/>
        </w:numPr>
        <w:tabs>
          <w:tab w:val="left" w:pos="958"/>
        </w:tabs>
        <w:spacing w:before="1"/>
        <w:ind w:left="958" w:right="564" w:hanging="288"/>
        <w:rPr>
          <w:sz w:val="24"/>
          <w:szCs w:val="24"/>
        </w:rPr>
      </w:pPr>
      <w:r>
        <w:rPr>
          <w:sz w:val="24"/>
        </w:rPr>
        <w:t xml:space="preserve">Adherence to documented procedures and the comprehensive documentation of sample </w:t>
      </w:r>
      <w:r>
        <w:rPr>
          <w:sz w:val="24"/>
        </w:rPr>
        <w:lastRenderedPageBreak/>
        <w:t xml:space="preserve">collection </w:t>
      </w:r>
      <w:r w:rsidRPr="00500F3C">
        <w:rPr>
          <w:sz w:val="24"/>
          <w:szCs w:val="24"/>
        </w:rPr>
        <w:t>information included in the field data</w:t>
      </w:r>
      <w:r w:rsidRPr="00500F3C">
        <w:rPr>
          <w:spacing w:val="-7"/>
          <w:sz w:val="24"/>
          <w:szCs w:val="24"/>
        </w:rPr>
        <w:t xml:space="preserve"> </w:t>
      </w:r>
      <w:r w:rsidRPr="00500F3C">
        <w:rPr>
          <w:sz w:val="24"/>
          <w:szCs w:val="24"/>
        </w:rPr>
        <w:t>sheets.</w:t>
      </w:r>
    </w:p>
    <w:p w14:paraId="2BF9562E" w14:textId="77777777" w:rsidR="000866DB" w:rsidRPr="00500F3C" w:rsidRDefault="000866DB" w:rsidP="000866DB">
      <w:pPr>
        <w:pStyle w:val="ListParagraph"/>
        <w:numPr>
          <w:ilvl w:val="2"/>
          <w:numId w:val="1"/>
        </w:numPr>
        <w:tabs>
          <w:tab w:val="left" w:pos="958"/>
        </w:tabs>
        <w:ind w:left="958" w:right="624" w:hanging="288"/>
        <w:rPr>
          <w:sz w:val="24"/>
          <w:szCs w:val="24"/>
        </w:rPr>
      </w:pPr>
      <w:r w:rsidRPr="00500F3C">
        <w:rPr>
          <w:sz w:val="24"/>
          <w:szCs w:val="24"/>
        </w:rPr>
        <w:t>A rigidly enforced chain-of-custody program will ensure sample integrity and identification. The chain-of-custody procedure documents the handling of each sample from the time the sample was collected to the arrival of the sample at the</w:t>
      </w:r>
      <w:r w:rsidRPr="00500F3C">
        <w:rPr>
          <w:spacing w:val="-16"/>
          <w:sz w:val="24"/>
          <w:szCs w:val="24"/>
        </w:rPr>
        <w:t xml:space="preserve"> </w:t>
      </w:r>
      <w:r w:rsidRPr="00500F3C">
        <w:rPr>
          <w:sz w:val="24"/>
          <w:szCs w:val="24"/>
        </w:rPr>
        <w:t>laboratory.</w:t>
      </w:r>
    </w:p>
    <w:p w14:paraId="176BEAB8" w14:textId="7D433CFF" w:rsidR="000866DB" w:rsidRPr="00500F3C" w:rsidRDefault="000866DB" w:rsidP="000866DB">
      <w:pPr>
        <w:pStyle w:val="ListParagraph"/>
        <w:numPr>
          <w:ilvl w:val="2"/>
          <w:numId w:val="1"/>
        </w:numPr>
        <w:tabs>
          <w:tab w:val="left" w:pos="958"/>
        </w:tabs>
        <w:spacing w:before="118"/>
        <w:ind w:left="958" w:hanging="288"/>
        <w:rPr>
          <w:sz w:val="24"/>
          <w:szCs w:val="24"/>
        </w:rPr>
      </w:pPr>
      <w:r w:rsidRPr="00500F3C">
        <w:rPr>
          <w:sz w:val="24"/>
          <w:szCs w:val="24"/>
        </w:rPr>
        <w:t xml:space="preserve">Proper cleaning of sample </w:t>
      </w:r>
      <w:r w:rsidR="00601E6B" w:rsidRPr="00500F3C">
        <w:rPr>
          <w:sz w:val="24"/>
          <w:szCs w:val="24"/>
        </w:rPr>
        <w:t xml:space="preserve">transport </w:t>
      </w:r>
      <w:r w:rsidRPr="00500F3C">
        <w:rPr>
          <w:sz w:val="24"/>
          <w:szCs w:val="24"/>
        </w:rPr>
        <w:t>containers</w:t>
      </w:r>
      <w:r w:rsidR="00601E6B" w:rsidRPr="00500F3C">
        <w:rPr>
          <w:sz w:val="24"/>
          <w:szCs w:val="24"/>
        </w:rPr>
        <w:t xml:space="preserve"> (coolers)</w:t>
      </w:r>
      <w:r w:rsidRPr="00500F3C">
        <w:rPr>
          <w:sz w:val="24"/>
          <w:szCs w:val="24"/>
        </w:rPr>
        <w:t xml:space="preserve"> and sampling</w:t>
      </w:r>
      <w:r w:rsidRPr="00500F3C">
        <w:rPr>
          <w:spacing w:val="-4"/>
          <w:sz w:val="24"/>
          <w:szCs w:val="24"/>
        </w:rPr>
        <w:t xml:space="preserve"> </w:t>
      </w:r>
      <w:r w:rsidRPr="00500F3C">
        <w:rPr>
          <w:sz w:val="24"/>
          <w:szCs w:val="24"/>
        </w:rPr>
        <w:t>equipment.</w:t>
      </w:r>
    </w:p>
    <w:p w14:paraId="22185DAD" w14:textId="77777777" w:rsidR="000866DB" w:rsidRPr="00500F3C" w:rsidRDefault="000866DB" w:rsidP="000866DB">
      <w:pPr>
        <w:pStyle w:val="ListParagraph"/>
        <w:numPr>
          <w:ilvl w:val="2"/>
          <w:numId w:val="1"/>
        </w:numPr>
        <w:tabs>
          <w:tab w:val="left" w:pos="958"/>
        </w:tabs>
        <w:spacing w:before="120"/>
        <w:ind w:left="958" w:right="810" w:hanging="288"/>
        <w:rPr>
          <w:sz w:val="24"/>
          <w:szCs w:val="24"/>
        </w:rPr>
      </w:pPr>
      <w:r w:rsidRPr="00500F3C">
        <w:rPr>
          <w:sz w:val="24"/>
          <w:szCs w:val="24"/>
        </w:rPr>
        <w:t>Maintenance, cleaning and calibration of field equipment/kits per the manufacturer’s and/or laboratory’s specification, and field</w:t>
      </w:r>
      <w:r w:rsidRPr="00500F3C">
        <w:rPr>
          <w:spacing w:val="-4"/>
          <w:sz w:val="24"/>
          <w:szCs w:val="24"/>
        </w:rPr>
        <w:t xml:space="preserve"> </w:t>
      </w:r>
      <w:r w:rsidRPr="00500F3C">
        <w:rPr>
          <w:sz w:val="24"/>
          <w:szCs w:val="24"/>
        </w:rPr>
        <w:t>SOPs.</w:t>
      </w:r>
    </w:p>
    <w:p w14:paraId="1BCE7E9B" w14:textId="77777777" w:rsidR="000866DB" w:rsidRPr="00500F3C" w:rsidRDefault="000866DB" w:rsidP="000866DB">
      <w:pPr>
        <w:pStyle w:val="ListParagraph"/>
        <w:numPr>
          <w:ilvl w:val="2"/>
          <w:numId w:val="1"/>
        </w:numPr>
        <w:tabs>
          <w:tab w:val="left" w:pos="958"/>
        </w:tabs>
        <w:spacing w:line="292" w:lineRule="exact"/>
        <w:ind w:left="958" w:hanging="288"/>
        <w:rPr>
          <w:sz w:val="24"/>
          <w:szCs w:val="24"/>
        </w:rPr>
      </w:pPr>
      <w:r w:rsidRPr="00500F3C">
        <w:rPr>
          <w:sz w:val="24"/>
          <w:szCs w:val="24"/>
        </w:rPr>
        <w:t>Chemical reagents and standard reference materials used prior to expiration</w:t>
      </w:r>
      <w:r w:rsidRPr="00500F3C">
        <w:rPr>
          <w:spacing w:val="-9"/>
          <w:sz w:val="24"/>
          <w:szCs w:val="24"/>
        </w:rPr>
        <w:t xml:space="preserve"> </w:t>
      </w:r>
      <w:r w:rsidRPr="00500F3C">
        <w:rPr>
          <w:sz w:val="24"/>
          <w:szCs w:val="24"/>
        </w:rPr>
        <w:t>dates.</w:t>
      </w:r>
    </w:p>
    <w:p w14:paraId="5BDBC218" w14:textId="77777777" w:rsidR="000866DB" w:rsidRPr="00500F3C" w:rsidRDefault="000866DB" w:rsidP="000866DB">
      <w:pPr>
        <w:pStyle w:val="ListParagraph"/>
        <w:numPr>
          <w:ilvl w:val="2"/>
          <w:numId w:val="1"/>
        </w:numPr>
        <w:tabs>
          <w:tab w:val="left" w:pos="958"/>
        </w:tabs>
        <w:ind w:left="958" w:right="497" w:hanging="288"/>
        <w:rPr>
          <w:sz w:val="24"/>
          <w:szCs w:val="24"/>
        </w:rPr>
      </w:pPr>
      <w:r w:rsidRPr="00500F3C">
        <w:rPr>
          <w:sz w:val="24"/>
          <w:szCs w:val="24"/>
        </w:rPr>
        <w:t>Ensuring that field sample collection containers seals remain unbroken until sampling is conducted.</w:t>
      </w:r>
    </w:p>
    <w:p w14:paraId="7F901BCE" w14:textId="7E14D739" w:rsidR="000866DB" w:rsidRPr="00500F3C" w:rsidRDefault="000866DB" w:rsidP="000866DB">
      <w:pPr>
        <w:pStyle w:val="ListParagraph"/>
        <w:numPr>
          <w:ilvl w:val="2"/>
          <w:numId w:val="1"/>
        </w:numPr>
        <w:tabs>
          <w:tab w:val="left" w:pos="958"/>
        </w:tabs>
        <w:spacing w:line="293" w:lineRule="exact"/>
        <w:ind w:left="958" w:hanging="288"/>
        <w:rPr>
          <w:sz w:val="24"/>
          <w:szCs w:val="24"/>
        </w:rPr>
      </w:pPr>
      <w:r w:rsidRPr="00500F3C">
        <w:rPr>
          <w:sz w:val="24"/>
          <w:szCs w:val="24"/>
        </w:rPr>
        <w:t>Correct sample labeling and data</w:t>
      </w:r>
      <w:r w:rsidRPr="00500F3C">
        <w:rPr>
          <w:spacing w:val="-3"/>
          <w:sz w:val="24"/>
          <w:szCs w:val="24"/>
        </w:rPr>
        <w:t xml:space="preserve"> </w:t>
      </w:r>
      <w:r w:rsidRPr="00500F3C">
        <w:rPr>
          <w:sz w:val="24"/>
          <w:szCs w:val="24"/>
        </w:rPr>
        <w:t>entry.</w:t>
      </w:r>
    </w:p>
    <w:p w14:paraId="56879D41" w14:textId="77777777" w:rsidR="000866DB" w:rsidRPr="00500F3C" w:rsidRDefault="000866DB" w:rsidP="000866DB">
      <w:pPr>
        <w:pStyle w:val="ListParagraph"/>
        <w:numPr>
          <w:ilvl w:val="2"/>
          <w:numId w:val="1"/>
        </w:numPr>
        <w:tabs>
          <w:tab w:val="left" w:pos="958"/>
        </w:tabs>
        <w:spacing w:line="293" w:lineRule="exact"/>
        <w:ind w:left="958" w:hanging="288"/>
        <w:rPr>
          <w:sz w:val="24"/>
          <w:szCs w:val="24"/>
        </w:rPr>
      </w:pPr>
      <w:r w:rsidRPr="00500F3C">
        <w:rPr>
          <w:sz w:val="24"/>
          <w:szCs w:val="24"/>
        </w:rPr>
        <w:t>Proper sample handling and shipping/transport</w:t>
      </w:r>
      <w:r w:rsidRPr="00500F3C">
        <w:rPr>
          <w:spacing w:val="-3"/>
          <w:sz w:val="24"/>
          <w:szCs w:val="24"/>
        </w:rPr>
        <w:t xml:space="preserve"> </w:t>
      </w:r>
      <w:r w:rsidRPr="00500F3C">
        <w:rPr>
          <w:sz w:val="24"/>
          <w:szCs w:val="24"/>
        </w:rPr>
        <w:t>techniques.</w:t>
      </w:r>
    </w:p>
    <w:p w14:paraId="2BA8A45A" w14:textId="1788071D" w:rsidR="000866DB" w:rsidRPr="00500F3C" w:rsidRDefault="000866DB" w:rsidP="000866DB">
      <w:pPr>
        <w:pStyle w:val="ListParagraph"/>
        <w:numPr>
          <w:ilvl w:val="2"/>
          <w:numId w:val="1"/>
        </w:numPr>
        <w:tabs>
          <w:tab w:val="left" w:pos="958"/>
        </w:tabs>
        <w:ind w:left="958" w:right="296" w:hanging="288"/>
        <w:jc w:val="both"/>
        <w:rPr>
          <w:sz w:val="24"/>
          <w:szCs w:val="24"/>
        </w:rPr>
      </w:pPr>
      <w:r w:rsidRPr="00500F3C">
        <w:rPr>
          <w:sz w:val="24"/>
          <w:szCs w:val="24"/>
        </w:rPr>
        <w:t>Field replicate samples (blind to the laboratory). A minimum of 10% of the field samples will be duplicated with a replicate sample. Two replicate samples will be collected during the spring Monitoring event and again during the summer Monitoring event. The replicate samples will be</w:t>
      </w:r>
      <w:r w:rsidR="00601E6B" w:rsidRPr="00500F3C">
        <w:rPr>
          <w:sz w:val="24"/>
          <w:szCs w:val="24"/>
        </w:rPr>
        <w:t xml:space="preserve"> randomly</w:t>
      </w:r>
      <w:r w:rsidRPr="00500F3C">
        <w:rPr>
          <w:sz w:val="24"/>
          <w:szCs w:val="24"/>
        </w:rPr>
        <w:t xml:space="preserve"> rotated among the 7 teams of</w:t>
      </w:r>
      <w:r w:rsidRPr="00500F3C">
        <w:rPr>
          <w:spacing w:val="-3"/>
          <w:sz w:val="24"/>
          <w:szCs w:val="24"/>
        </w:rPr>
        <w:t xml:space="preserve"> </w:t>
      </w:r>
      <w:r w:rsidRPr="00500F3C">
        <w:rPr>
          <w:sz w:val="24"/>
          <w:szCs w:val="24"/>
        </w:rPr>
        <w:t>monitors.</w:t>
      </w:r>
    </w:p>
    <w:p w14:paraId="340517B8" w14:textId="77777777" w:rsidR="008105D8" w:rsidRDefault="000866DB" w:rsidP="008105D8">
      <w:pPr>
        <w:pStyle w:val="ListParagraph"/>
        <w:numPr>
          <w:ilvl w:val="2"/>
          <w:numId w:val="1"/>
        </w:numPr>
        <w:tabs>
          <w:tab w:val="left" w:pos="958"/>
        </w:tabs>
        <w:ind w:left="958" w:right="622" w:hanging="288"/>
        <w:rPr>
          <w:sz w:val="24"/>
          <w:szCs w:val="24"/>
        </w:rPr>
      </w:pPr>
      <w:r w:rsidRPr="00500F3C">
        <w:rPr>
          <w:sz w:val="24"/>
          <w:szCs w:val="24"/>
        </w:rPr>
        <w:t>Field replicate measurements.</w:t>
      </w:r>
      <w:r w:rsidR="00601E6B" w:rsidRPr="00500F3C">
        <w:rPr>
          <w:sz w:val="24"/>
          <w:szCs w:val="24"/>
        </w:rPr>
        <w:t xml:space="preserve"> At least</w:t>
      </w:r>
      <w:r w:rsidRPr="00500F3C">
        <w:rPr>
          <w:sz w:val="24"/>
          <w:szCs w:val="24"/>
        </w:rPr>
        <w:t xml:space="preserve"> 10% of the instrument multi-day deployments are duplicated using two instruments side by side. Comparison of the two data sets is to be reported in an annual summary to demonstrate</w:t>
      </w:r>
      <w:r w:rsidRPr="00500F3C">
        <w:rPr>
          <w:spacing w:val="-3"/>
          <w:sz w:val="24"/>
          <w:szCs w:val="24"/>
        </w:rPr>
        <w:t xml:space="preserve"> </w:t>
      </w:r>
      <w:r w:rsidRPr="00500F3C">
        <w:rPr>
          <w:sz w:val="24"/>
          <w:szCs w:val="24"/>
        </w:rPr>
        <w:t>comparability.</w:t>
      </w:r>
    </w:p>
    <w:p w14:paraId="18CE1674" w14:textId="7EFC66EA" w:rsidR="00601E6B" w:rsidRPr="008105D8" w:rsidRDefault="00601E6B" w:rsidP="008105D8">
      <w:pPr>
        <w:pStyle w:val="ListParagraph"/>
        <w:numPr>
          <w:ilvl w:val="2"/>
          <w:numId w:val="1"/>
        </w:numPr>
        <w:tabs>
          <w:tab w:val="left" w:pos="958"/>
        </w:tabs>
        <w:ind w:left="958" w:right="622" w:hanging="288"/>
        <w:rPr>
          <w:sz w:val="24"/>
          <w:szCs w:val="24"/>
        </w:rPr>
      </w:pPr>
      <w:r w:rsidRPr="00500F3C">
        <w:t>Field blank measurements. A minimum of two field blank samples</w:t>
      </w:r>
      <w:r w:rsidR="00AC0F53">
        <w:t xml:space="preserve"> for dissolved and total metals</w:t>
      </w:r>
      <w:r w:rsidRPr="00500F3C">
        <w:t xml:space="preserve"> will be assigned by random rotation to two separate sites for each sample event. The sample will be collected by pouring ultrapure distilled water provided by SGS Laboratories directly into the sample vessel. At minimum, the field blank will be analyzed for total Cu and Zn, and dissolved Cu, Zn, As, Cd, Cr, and Pb (see Table 12).</w:t>
      </w:r>
    </w:p>
    <w:p w14:paraId="35401D5C" w14:textId="77777777" w:rsidR="00601E6B" w:rsidRPr="00500F3C" w:rsidRDefault="00601E6B" w:rsidP="00CD7519">
      <w:pPr>
        <w:pStyle w:val="BodyText"/>
        <w:numPr>
          <w:ilvl w:val="1"/>
          <w:numId w:val="43"/>
        </w:numPr>
        <w:spacing w:line="275" w:lineRule="exact"/>
      </w:pPr>
      <w:r w:rsidRPr="00500F3C">
        <w:t>Field blanks will be assigned only to sites below River Mile 30. The rationale is that field blanks are currently intended to measure the influence of field collection procedures as a potential source of sampling contamination for dissolved metals. Dissolved metals samples are collected only at sites including at and downstream of River Mile 30.</w:t>
      </w:r>
    </w:p>
    <w:p w14:paraId="77B31541" w14:textId="77777777" w:rsidR="00601E6B" w:rsidRDefault="00601E6B" w:rsidP="00601E6B">
      <w:pPr>
        <w:pStyle w:val="BodyText"/>
        <w:spacing w:line="275" w:lineRule="exact"/>
      </w:pPr>
    </w:p>
    <w:p w14:paraId="643E6418" w14:textId="77777777" w:rsidR="00225170" w:rsidRDefault="00225170" w:rsidP="000866DB">
      <w:pPr>
        <w:spacing w:before="91"/>
        <w:ind w:left="688" w:right="337"/>
        <w:rPr>
          <w:b/>
          <w:sz w:val="24"/>
          <w:szCs w:val="24"/>
        </w:rPr>
      </w:pPr>
      <w:bookmarkStart w:id="278" w:name="_Ref125970095"/>
    </w:p>
    <w:p w14:paraId="590F4472" w14:textId="77777777" w:rsidR="00225170" w:rsidRDefault="00225170" w:rsidP="000866DB">
      <w:pPr>
        <w:spacing w:before="91"/>
        <w:ind w:left="688" w:right="337"/>
        <w:rPr>
          <w:b/>
          <w:sz w:val="24"/>
          <w:szCs w:val="24"/>
        </w:rPr>
      </w:pPr>
    </w:p>
    <w:p w14:paraId="3E4551EA" w14:textId="77777777" w:rsidR="00225170" w:rsidRDefault="00225170" w:rsidP="000866DB">
      <w:pPr>
        <w:spacing w:before="91"/>
        <w:ind w:left="688" w:right="337"/>
        <w:rPr>
          <w:b/>
          <w:sz w:val="24"/>
          <w:szCs w:val="24"/>
        </w:rPr>
      </w:pPr>
    </w:p>
    <w:p w14:paraId="05AD7E2E" w14:textId="77777777" w:rsidR="00225170" w:rsidRDefault="00225170" w:rsidP="000866DB">
      <w:pPr>
        <w:spacing w:before="91"/>
        <w:ind w:left="688" w:right="337"/>
        <w:rPr>
          <w:b/>
          <w:sz w:val="24"/>
          <w:szCs w:val="24"/>
        </w:rPr>
      </w:pPr>
    </w:p>
    <w:p w14:paraId="59A1864E" w14:textId="77777777" w:rsidR="00225170" w:rsidRDefault="00225170" w:rsidP="000866DB">
      <w:pPr>
        <w:spacing w:before="91"/>
        <w:ind w:left="688" w:right="337"/>
        <w:rPr>
          <w:b/>
          <w:sz w:val="24"/>
          <w:szCs w:val="24"/>
        </w:rPr>
      </w:pPr>
    </w:p>
    <w:p w14:paraId="176FBF24" w14:textId="77777777" w:rsidR="00225170" w:rsidRDefault="00225170" w:rsidP="000866DB">
      <w:pPr>
        <w:spacing w:before="91"/>
        <w:ind w:left="688" w:right="337"/>
        <w:rPr>
          <w:b/>
          <w:sz w:val="24"/>
          <w:szCs w:val="24"/>
        </w:rPr>
      </w:pPr>
    </w:p>
    <w:p w14:paraId="2CF84EEF" w14:textId="77777777" w:rsidR="00225170" w:rsidRDefault="00225170" w:rsidP="000866DB">
      <w:pPr>
        <w:spacing w:before="91"/>
        <w:ind w:left="688" w:right="337"/>
        <w:rPr>
          <w:b/>
          <w:sz w:val="24"/>
          <w:szCs w:val="24"/>
        </w:rPr>
      </w:pPr>
    </w:p>
    <w:p w14:paraId="601D84C2" w14:textId="77777777" w:rsidR="00225170" w:rsidRDefault="00225170" w:rsidP="000866DB">
      <w:pPr>
        <w:spacing w:before="91"/>
        <w:ind w:left="688" w:right="337"/>
        <w:rPr>
          <w:b/>
          <w:sz w:val="24"/>
          <w:szCs w:val="24"/>
        </w:rPr>
      </w:pPr>
    </w:p>
    <w:p w14:paraId="1B16458C" w14:textId="77777777" w:rsidR="00225170" w:rsidRDefault="00225170" w:rsidP="000866DB">
      <w:pPr>
        <w:spacing w:before="91"/>
        <w:ind w:left="688" w:right="337"/>
        <w:rPr>
          <w:b/>
          <w:sz w:val="24"/>
          <w:szCs w:val="24"/>
        </w:rPr>
      </w:pPr>
    </w:p>
    <w:p w14:paraId="5E1CFDF6" w14:textId="77777777" w:rsidR="00225170" w:rsidRDefault="00225170" w:rsidP="000866DB">
      <w:pPr>
        <w:spacing w:before="91"/>
        <w:ind w:left="688" w:right="337"/>
        <w:rPr>
          <w:b/>
          <w:sz w:val="24"/>
          <w:szCs w:val="24"/>
        </w:rPr>
      </w:pPr>
    </w:p>
    <w:p w14:paraId="5A8E7200" w14:textId="77777777" w:rsidR="00225170" w:rsidRDefault="00225170" w:rsidP="000866DB">
      <w:pPr>
        <w:spacing w:before="91"/>
        <w:ind w:left="688" w:right="337"/>
        <w:rPr>
          <w:b/>
          <w:sz w:val="24"/>
          <w:szCs w:val="24"/>
        </w:rPr>
      </w:pPr>
    </w:p>
    <w:p w14:paraId="065FC887" w14:textId="77777777" w:rsidR="00225170" w:rsidRDefault="00225170" w:rsidP="000866DB">
      <w:pPr>
        <w:spacing w:before="91"/>
        <w:ind w:left="688" w:right="337"/>
        <w:rPr>
          <w:b/>
          <w:sz w:val="24"/>
          <w:szCs w:val="24"/>
        </w:rPr>
      </w:pPr>
    </w:p>
    <w:p w14:paraId="4AE4F225" w14:textId="77777777" w:rsidR="00225170" w:rsidRDefault="00225170" w:rsidP="000866DB">
      <w:pPr>
        <w:spacing w:before="91"/>
        <w:ind w:left="688" w:right="337"/>
        <w:rPr>
          <w:b/>
          <w:sz w:val="24"/>
          <w:szCs w:val="24"/>
        </w:rPr>
      </w:pPr>
    </w:p>
    <w:p w14:paraId="5E17C8CE" w14:textId="2934EDB0" w:rsidR="00546B7D" w:rsidRDefault="00546B7D" w:rsidP="00C72335">
      <w:pPr>
        <w:spacing w:before="91"/>
        <w:ind w:right="337"/>
        <w:rPr>
          <w:b/>
          <w:sz w:val="24"/>
          <w:szCs w:val="24"/>
        </w:rPr>
      </w:pPr>
    </w:p>
    <w:p w14:paraId="48EF487C" w14:textId="5B56E533" w:rsidR="000866DB" w:rsidRDefault="00601E6B" w:rsidP="000866DB">
      <w:pPr>
        <w:spacing w:before="91"/>
        <w:ind w:left="688" w:right="337"/>
        <w:rPr>
          <w:b/>
          <w:sz w:val="24"/>
        </w:rPr>
      </w:pPr>
      <w:bookmarkStart w:id="279" w:name="_Toc133755225"/>
      <w:r w:rsidRPr="00C72215">
        <w:rPr>
          <w:b/>
          <w:sz w:val="24"/>
          <w:szCs w:val="24"/>
        </w:rPr>
        <w:lastRenderedPageBreak/>
        <w:t xml:space="preserve">Table </w:t>
      </w:r>
      <w:r w:rsidR="000C2DBA">
        <w:rPr>
          <w:b/>
          <w:noProof/>
          <w:sz w:val="24"/>
          <w:szCs w:val="24"/>
        </w:rPr>
        <w:t>10</w:t>
      </w:r>
      <w:bookmarkEnd w:id="278"/>
      <w:r w:rsidRPr="00C72215">
        <w:rPr>
          <w:b/>
          <w:sz w:val="24"/>
          <w:szCs w:val="24"/>
        </w:rPr>
        <w:t xml:space="preserve"> (page 1 of 2).</w:t>
      </w:r>
      <w:bookmarkStart w:id="280" w:name="_bookmark22"/>
      <w:bookmarkStart w:id="281" w:name="_Hlk117075281"/>
      <w:bookmarkEnd w:id="263"/>
      <w:bookmarkEnd w:id="280"/>
      <w:r w:rsidR="000866DB">
        <w:rPr>
          <w:b/>
          <w:sz w:val="24"/>
        </w:rPr>
        <w:t xml:space="preserve"> Field Quality Control Samples. Table contains information for Hydrolabs and stream temperature monitoring for general reference.</w:t>
      </w:r>
      <w:bookmarkEnd w:id="279"/>
    </w:p>
    <w:p w14:paraId="1EBC9889" w14:textId="77777777" w:rsidR="000866DB" w:rsidRDefault="000866DB" w:rsidP="000866DB">
      <w:pPr>
        <w:pStyle w:val="BodyText"/>
        <w:spacing w:before="4" w:after="1"/>
        <w:rPr>
          <w:b/>
          <w:sz w:val="9"/>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6BDBF0BC" w14:textId="77777777" w:rsidTr="00816966">
        <w:trPr>
          <w:trHeight w:val="1124"/>
        </w:trPr>
        <w:tc>
          <w:tcPr>
            <w:tcW w:w="2796" w:type="dxa"/>
            <w:tcBorders>
              <w:right w:val="single" w:sz="4" w:space="0" w:color="000000"/>
            </w:tcBorders>
            <w:shd w:val="clear" w:color="auto" w:fill="D9D9D9"/>
          </w:tcPr>
          <w:p w14:paraId="4434914B" w14:textId="77777777" w:rsidR="000866DB" w:rsidRDefault="000866DB" w:rsidP="00816966">
            <w:pPr>
              <w:pStyle w:val="TableParagraph"/>
              <w:rPr>
                <w:b/>
                <w:sz w:val="28"/>
              </w:rPr>
            </w:pPr>
          </w:p>
          <w:p w14:paraId="2FB6B5B3" w14:textId="77777777" w:rsidR="000866DB" w:rsidRDefault="000866DB" w:rsidP="00816966">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0F656A7F" w14:textId="77777777" w:rsidR="000866DB" w:rsidRDefault="000866DB" w:rsidP="00816966">
            <w:pPr>
              <w:pStyle w:val="TableParagraph"/>
              <w:rPr>
                <w:b/>
                <w:sz w:val="28"/>
              </w:rPr>
            </w:pPr>
          </w:p>
          <w:p w14:paraId="40B35524" w14:textId="77777777" w:rsidR="000866DB" w:rsidRDefault="000866DB" w:rsidP="0081696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3AD61919" w14:textId="77777777" w:rsidR="000866DB" w:rsidRDefault="000866DB" w:rsidP="00816966">
            <w:pPr>
              <w:pStyle w:val="TableParagraph"/>
              <w:spacing w:before="195"/>
              <w:ind w:left="154" w:right="128"/>
              <w:jc w:val="center"/>
              <w:rPr>
                <w:b/>
              </w:rPr>
            </w:pPr>
            <w:r>
              <w:rPr>
                <w:b/>
              </w:rPr>
              <w:t>Frequency of      Occurrence</w:t>
            </w:r>
          </w:p>
        </w:tc>
        <w:tc>
          <w:tcPr>
            <w:tcW w:w="2328" w:type="dxa"/>
            <w:shd w:val="clear" w:color="auto" w:fill="D9D9D9"/>
          </w:tcPr>
          <w:p w14:paraId="428DB7D0" w14:textId="77777777" w:rsidR="000866DB" w:rsidRDefault="000866DB" w:rsidP="00816966">
            <w:pPr>
              <w:pStyle w:val="TableParagraph"/>
              <w:rPr>
                <w:b/>
                <w:sz w:val="28"/>
              </w:rPr>
            </w:pPr>
          </w:p>
          <w:p w14:paraId="51D17756" w14:textId="77777777" w:rsidR="000866DB" w:rsidRDefault="000866DB" w:rsidP="00816966">
            <w:pPr>
              <w:pStyle w:val="TableParagraph"/>
              <w:ind w:left="452" w:right="393" w:hanging="18"/>
              <w:rPr>
                <w:b/>
              </w:rPr>
            </w:pPr>
            <w:r>
              <w:rPr>
                <w:b/>
              </w:rPr>
              <w:t>QC Acceptance Criteria Limits</w:t>
            </w:r>
          </w:p>
        </w:tc>
      </w:tr>
      <w:tr w:rsidR="000866DB" w14:paraId="36034BF3" w14:textId="77777777" w:rsidTr="00816966">
        <w:trPr>
          <w:trHeight w:val="459"/>
        </w:trPr>
        <w:tc>
          <w:tcPr>
            <w:tcW w:w="2796" w:type="dxa"/>
            <w:tcBorders>
              <w:top w:val="single" w:sz="4" w:space="0" w:color="000000"/>
              <w:bottom w:val="single" w:sz="4" w:space="0" w:color="000000"/>
              <w:right w:val="single" w:sz="4" w:space="0" w:color="000000"/>
            </w:tcBorders>
          </w:tcPr>
          <w:p w14:paraId="6A09C2E9" w14:textId="77777777" w:rsidR="000866DB" w:rsidRDefault="000866DB" w:rsidP="00816966">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13874754" w14:textId="77777777" w:rsidR="000866DB" w:rsidRDefault="000866DB" w:rsidP="00816966">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51F92288" w14:textId="77777777" w:rsidR="00601E6B" w:rsidRDefault="000866DB" w:rsidP="00816966">
            <w:pPr>
              <w:pStyle w:val="TableParagraph"/>
              <w:spacing w:before="10" w:line="230" w:lineRule="atLeast"/>
              <w:ind w:left="503" w:right="143" w:hanging="322"/>
              <w:jc w:val="center"/>
              <w:rPr>
                <w:sz w:val="20"/>
              </w:rPr>
            </w:pPr>
            <w:r>
              <w:rPr>
                <w:sz w:val="20"/>
              </w:rPr>
              <w:t>1/cooler/</w:t>
            </w:r>
          </w:p>
          <w:p w14:paraId="47C81D75" w14:textId="598FF130" w:rsidR="000866DB" w:rsidRDefault="00601E6B" w:rsidP="00816966">
            <w:pPr>
              <w:pStyle w:val="TableParagraph"/>
              <w:spacing w:before="10" w:line="230" w:lineRule="atLeast"/>
              <w:ind w:left="503" w:right="143" w:hanging="322"/>
              <w:rPr>
                <w:sz w:val="20"/>
              </w:rPr>
            </w:pPr>
            <w:r>
              <w:rPr>
                <w:sz w:val="20"/>
              </w:rPr>
              <w:t>shipment</w:t>
            </w:r>
          </w:p>
        </w:tc>
        <w:tc>
          <w:tcPr>
            <w:tcW w:w="2328" w:type="dxa"/>
            <w:tcBorders>
              <w:top w:val="single" w:sz="4" w:space="0" w:color="000000"/>
              <w:left w:val="single" w:sz="4" w:space="0" w:color="000000"/>
              <w:bottom w:val="single" w:sz="4" w:space="0" w:color="000000"/>
            </w:tcBorders>
          </w:tcPr>
          <w:p w14:paraId="631EF754" w14:textId="5583A372" w:rsidR="000866DB" w:rsidRDefault="000866DB" w:rsidP="00816966">
            <w:pPr>
              <w:pStyle w:val="TableParagraph"/>
              <w:spacing w:before="10" w:line="230" w:lineRule="atLeast"/>
              <w:ind w:left="1118" w:right="98" w:hanging="977"/>
              <w:rPr>
                <w:sz w:val="20"/>
              </w:rPr>
            </w:pPr>
            <w:r>
              <w:rPr>
                <w:sz w:val="20"/>
              </w:rPr>
              <w:t xml:space="preserve">≤ BTEX DL (see </w:t>
            </w:r>
            <w:r w:rsidR="000C2DBA" w:rsidRPr="000C2DBA">
              <w:rPr>
                <w:sz w:val="20"/>
                <w:szCs w:val="20"/>
              </w:rPr>
              <w:t xml:space="preserve">Table </w:t>
            </w:r>
            <w:ins w:id="282" w:author="bmeyer bmeyer" w:date="2023-12-04T09:48:00Z">
              <w:r w:rsidR="007E5F19">
                <w:rPr>
                  <w:noProof/>
                  <w:sz w:val="20"/>
                  <w:szCs w:val="20"/>
                </w:rPr>
                <w:t>3</w:t>
              </w:r>
            </w:ins>
            <w:del w:id="283" w:author="bmeyer bmeyer" w:date="2023-12-04T09:48:00Z">
              <w:r w:rsidR="000C2DBA" w:rsidRPr="000C2DBA" w:rsidDel="007E5F19">
                <w:rPr>
                  <w:noProof/>
                  <w:sz w:val="20"/>
                  <w:szCs w:val="20"/>
                </w:rPr>
                <w:delText>2</w:delText>
              </w:r>
            </w:del>
            <w:r w:rsidR="00601E6B" w:rsidRPr="00740AA8">
              <w:rPr>
                <w:sz w:val="20"/>
                <w:szCs w:val="20"/>
              </w:rPr>
              <w:t>)</w:t>
            </w:r>
          </w:p>
        </w:tc>
      </w:tr>
      <w:tr w:rsidR="00601E6B" w14:paraId="4AB5343B" w14:textId="77777777" w:rsidTr="00816966">
        <w:tblPrEx>
          <w:jc w:val="center"/>
          <w:tblInd w:w="0" w:type="dxa"/>
        </w:tblPrEx>
        <w:trPr>
          <w:trHeight w:val="593"/>
          <w:jc w:val="center"/>
        </w:trPr>
        <w:tc>
          <w:tcPr>
            <w:tcW w:w="2796" w:type="dxa"/>
            <w:tcBorders>
              <w:top w:val="single" w:sz="4" w:space="0" w:color="000000"/>
              <w:bottom w:val="single" w:sz="4" w:space="0" w:color="000000"/>
              <w:right w:val="single" w:sz="4" w:space="0" w:color="000000"/>
            </w:tcBorders>
          </w:tcPr>
          <w:p w14:paraId="3FD632BD" w14:textId="77777777" w:rsidR="00601E6B" w:rsidRPr="001A7499" w:rsidRDefault="00601E6B" w:rsidP="00816966">
            <w:pPr>
              <w:pStyle w:val="TableParagraph"/>
              <w:jc w:val="center"/>
              <w:rPr>
                <w:sz w:val="20"/>
                <w:szCs w:val="20"/>
              </w:rPr>
            </w:pPr>
            <w:r w:rsidRPr="001A7499">
              <w:rPr>
                <w:sz w:val="20"/>
                <w:szCs w:val="20"/>
              </w:rPr>
              <w:t>Field Blank</w:t>
            </w:r>
          </w:p>
        </w:tc>
        <w:tc>
          <w:tcPr>
            <w:tcW w:w="2514" w:type="dxa"/>
            <w:tcBorders>
              <w:top w:val="single" w:sz="4" w:space="0" w:color="000000"/>
              <w:left w:val="single" w:sz="4" w:space="0" w:color="000000"/>
              <w:bottom w:val="single" w:sz="4" w:space="0" w:color="000000"/>
              <w:right w:val="single" w:sz="4" w:space="0" w:color="000000"/>
            </w:tcBorders>
          </w:tcPr>
          <w:p w14:paraId="17655F6B" w14:textId="77777777" w:rsidR="00601E6B" w:rsidRDefault="00601E6B" w:rsidP="00816966">
            <w:pPr>
              <w:pStyle w:val="TableParagraph"/>
              <w:spacing w:before="2" w:line="237" w:lineRule="auto"/>
              <w:ind w:left="113" w:right="94"/>
              <w:jc w:val="center"/>
              <w:rPr>
                <w:sz w:val="20"/>
              </w:rPr>
            </w:pPr>
            <w:r>
              <w:rPr>
                <w:sz w:val="20"/>
              </w:rPr>
              <w:t>Total Cu, Zn; Dissolved Cu, Zn, As, Cd, Cr, Pb</w:t>
            </w:r>
          </w:p>
        </w:tc>
        <w:tc>
          <w:tcPr>
            <w:tcW w:w="1399" w:type="dxa"/>
            <w:tcBorders>
              <w:top w:val="single" w:sz="4" w:space="0" w:color="000000"/>
              <w:left w:val="single" w:sz="4" w:space="0" w:color="000000"/>
              <w:bottom w:val="single" w:sz="4" w:space="0" w:color="000000"/>
              <w:right w:val="single" w:sz="4" w:space="0" w:color="000000"/>
            </w:tcBorders>
            <w:vAlign w:val="center"/>
          </w:tcPr>
          <w:p w14:paraId="270A4EC9" w14:textId="77777777" w:rsidR="00601E6B" w:rsidRDefault="00601E6B" w:rsidP="00816966">
            <w:pPr>
              <w:pStyle w:val="TableParagraph"/>
              <w:ind w:left="150" w:right="132"/>
              <w:jc w:val="center"/>
              <w:rPr>
                <w:sz w:val="20"/>
              </w:rPr>
            </w:pPr>
            <w:r>
              <w:rPr>
                <w:sz w:val="20"/>
              </w:rPr>
              <w:t>2 per sample event (i.e., spring/summer), random rotation</w:t>
            </w:r>
          </w:p>
        </w:tc>
        <w:tc>
          <w:tcPr>
            <w:tcW w:w="2328" w:type="dxa"/>
            <w:tcBorders>
              <w:top w:val="single" w:sz="4" w:space="0" w:color="000000"/>
              <w:left w:val="single" w:sz="4" w:space="0" w:color="000000"/>
              <w:bottom w:val="single" w:sz="4" w:space="0" w:color="000000"/>
            </w:tcBorders>
            <w:vAlign w:val="center"/>
          </w:tcPr>
          <w:p w14:paraId="517D305D" w14:textId="77777777" w:rsidR="00601E6B" w:rsidRPr="00740AA8" w:rsidRDefault="00601E6B" w:rsidP="00816966">
            <w:pPr>
              <w:pStyle w:val="TableParagraph"/>
              <w:jc w:val="center"/>
              <w:rPr>
                <w:sz w:val="20"/>
                <w:szCs w:val="20"/>
              </w:rPr>
            </w:pPr>
          </w:p>
        </w:tc>
      </w:tr>
      <w:tr w:rsidR="000866DB" w14:paraId="015F95D4" w14:textId="77777777" w:rsidTr="00816966">
        <w:trPr>
          <w:trHeight w:val="1829"/>
        </w:trPr>
        <w:tc>
          <w:tcPr>
            <w:tcW w:w="2796" w:type="dxa"/>
            <w:tcBorders>
              <w:top w:val="single" w:sz="4" w:space="0" w:color="000000"/>
              <w:bottom w:val="single" w:sz="4" w:space="0" w:color="000000"/>
              <w:right w:val="single" w:sz="4" w:space="0" w:color="000000"/>
            </w:tcBorders>
          </w:tcPr>
          <w:p w14:paraId="37857B79" w14:textId="77777777" w:rsidR="000866DB" w:rsidRDefault="000866DB" w:rsidP="00816966">
            <w:pPr>
              <w:pStyle w:val="TableParagraph"/>
              <w:rPr>
                <w:b/>
              </w:rPr>
            </w:pPr>
          </w:p>
          <w:p w14:paraId="16DEB4C4" w14:textId="77777777" w:rsidR="000866DB" w:rsidRDefault="000866DB" w:rsidP="00816966">
            <w:pPr>
              <w:pStyle w:val="TableParagraph"/>
              <w:rPr>
                <w:b/>
              </w:rPr>
            </w:pPr>
          </w:p>
          <w:p w14:paraId="78C97494" w14:textId="77777777" w:rsidR="000866DB" w:rsidRDefault="000866DB" w:rsidP="00816966">
            <w:pPr>
              <w:pStyle w:val="TableParagraph"/>
              <w:rPr>
                <w:b/>
                <w:sz w:val="26"/>
              </w:rPr>
            </w:pPr>
          </w:p>
          <w:p w14:paraId="638A4681" w14:textId="77777777" w:rsidR="000866DB" w:rsidRDefault="000866DB" w:rsidP="00816966">
            <w:pPr>
              <w:pStyle w:val="TableParagraph"/>
              <w:ind w:right="146"/>
              <w:jc w:val="right"/>
              <w:rPr>
                <w:sz w:val="20"/>
              </w:rPr>
            </w:pPr>
            <w:r>
              <w:rPr>
                <w:sz w:val="20"/>
                <w:vertAlign w:val="superscript"/>
              </w:rPr>
              <w:t>a</w:t>
            </w:r>
            <w:r>
              <w:rPr>
                <w:sz w:val="20"/>
              </w:rPr>
              <w:t>Field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4ABF9CB4" w14:textId="77777777" w:rsidR="000866DB" w:rsidRDefault="000866DB" w:rsidP="00816966">
            <w:pPr>
              <w:pStyle w:val="TableParagraph"/>
              <w:spacing w:before="2" w:line="237" w:lineRule="auto"/>
              <w:ind w:left="113" w:right="94"/>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33EB7710" w14:textId="77777777" w:rsidR="000866DB" w:rsidRDefault="000866DB" w:rsidP="00816966">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6B437A33" w14:textId="77777777" w:rsidR="000866DB" w:rsidRDefault="000866DB" w:rsidP="00816966">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16B3EB1E" w14:textId="77777777" w:rsidR="000866DB" w:rsidRDefault="000866DB" w:rsidP="00816966">
            <w:pPr>
              <w:pStyle w:val="TableParagraph"/>
              <w:rPr>
                <w:b/>
              </w:rPr>
            </w:pPr>
          </w:p>
          <w:p w14:paraId="0F4FA9A7" w14:textId="77777777" w:rsidR="000866DB" w:rsidRDefault="000866DB" w:rsidP="00816966">
            <w:pPr>
              <w:pStyle w:val="TableParagraph"/>
              <w:rPr>
                <w:b/>
                <w:sz w:val="28"/>
              </w:rPr>
            </w:pPr>
          </w:p>
          <w:p w14:paraId="7AEBE656" w14:textId="2B7A21A4" w:rsidR="000C2DBA" w:rsidRPr="000C2DBA" w:rsidRDefault="000866DB" w:rsidP="000C2DBA">
            <w:pPr>
              <w:pStyle w:val="TableParagraph"/>
              <w:ind w:left="159" w:right="134"/>
              <w:jc w:val="center"/>
              <w:rPr>
                <w:sz w:val="20"/>
                <w:szCs w:val="20"/>
              </w:rPr>
            </w:pPr>
            <w:r>
              <w:rPr>
                <w:sz w:val="20"/>
              </w:rPr>
              <w:t>See Section A7</w:t>
            </w:r>
            <w:r w:rsidR="00601E6B" w:rsidRPr="00740AA8">
              <w:rPr>
                <w:sz w:val="20"/>
                <w:szCs w:val="20"/>
              </w:rPr>
              <w:t xml:space="preserve">, </w:t>
            </w:r>
          </w:p>
          <w:p w14:paraId="46F06335" w14:textId="77777777" w:rsidR="000C2DBA" w:rsidRPr="000C2DBA" w:rsidRDefault="000C2DBA" w:rsidP="000C2DBA">
            <w:pPr>
              <w:pStyle w:val="TableParagraph"/>
              <w:ind w:left="159" w:right="134"/>
              <w:jc w:val="center"/>
              <w:rPr>
                <w:sz w:val="20"/>
                <w:szCs w:val="20"/>
              </w:rPr>
            </w:pPr>
          </w:p>
          <w:p w14:paraId="0F1ACCBC" w14:textId="77777777" w:rsidR="000C2DBA" w:rsidRPr="00FB643C" w:rsidRDefault="000C2DBA" w:rsidP="000C2DBA">
            <w:pPr>
              <w:pStyle w:val="TableParagraph"/>
              <w:ind w:left="159" w:right="134"/>
              <w:jc w:val="center"/>
              <w:rPr>
                <w:b/>
                <w:i/>
                <w:iCs/>
                <w:sz w:val="24"/>
                <w:szCs w:val="24"/>
              </w:rPr>
            </w:pPr>
            <w:r w:rsidRPr="000C2DBA">
              <w:rPr>
                <w:noProof/>
                <w:sz w:val="20"/>
                <w:szCs w:val="20"/>
              </w:rPr>
              <w:br w:type="page"/>
            </w:r>
          </w:p>
          <w:p w14:paraId="7E2C37A4" w14:textId="66CEED7F" w:rsidR="000866DB" w:rsidRDefault="000C2DBA" w:rsidP="00816966">
            <w:pPr>
              <w:pStyle w:val="TableParagraph"/>
              <w:ind w:left="159" w:right="134"/>
              <w:jc w:val="center"/>
              <w:rPr>
                <w:sz w:val="20"/>
              </w:rPr>
            </w:pPr>
            <w:r w:rsidRPr="001E77E8">
              <w:rPr>
                <w:b/>
                <w:sz w:val="24"/>
                <w:szCs w:val="24"/>
              </w:rPr>
              <w:t xml:space="preserve">Table </w:t>
            </w:r>
            <w:r>
              <w:rPr>
                <w:b/>
                <w:noProof/>
                <w:sz w:val="24"/>
                <w:szCs w:val="24"/>
              </w:rPr>
              <w:t>3</w:t>
            </w:r>
            <w:r w:rsidR="00601E6B" w:rsidRPr="00740AA8">
              <w:rPr>
                <w:sz w:val="20"/>
                <w:szCs w:val="20"/>
              </w:rPr>
              <w:t xml:space="preserve"> through </w:t>
            </w:r>
            <w:r w:rsidRPr="000C2DBA">
              <w:rPr>
                <w:sz w:val="20"/>
                <w:szCs w:val="20"/>
              </w:rPr>
              <w:t xml:space="preserve">Table </w:t>
            </w:r>
            <w:r w:rsidRPr="000C2DBA">
              <w:rPr>
                <w:noProof/>
                <w:sz w:val="20"/>
                <w:szCs w:val="20"/>
              </w:rPr>
              <w:t>5</w:t>
            </w:r>
            <w:r w:rsidR="00601E6B" w:rsidRPr="00740AA8">
              <w:rPr>
                <w:sz w:val="20"/>
                <w:szCs w:val="20"/>
              </w:rPr>
              <w:t xml:space="preserve"> for</w:t>
            </w:r>
            <w:r w:rsidR="000866DB">
              <w:rPr>
                <w:sz w:val="20"/>
              </w:rPr>
              <w:t xml:space="preserve"> analyte-specific precision criteria</w:t>
            </w:r>
            <w:r w:rsidR="00601E6B" w:rsidRPr="00D523EC">
              <w:rPr>
                <w:sz w:val="20"/>
                <w:szCs w:val="20"/>
              </w:rPr>
              <w:t>. (See section B.5.1 for</w:t>
            </w:r>
            <w:r w:rsidR="00601E6B">
              <w:rPr>
                <w:sz w:val="20"/>
                <w:szCs w:val="20"/>
              </w:rPr>
              <w:t xml:space="preserve"> operational details).</w:t>
            </w:r>
            <w:r w:rsidR="00601E6B" w:rsidRPr="00D523EC">
              <w:rPr>
                <w:sz w:val="20"/>
                <w:szCs w:val="20"/>
              </w:rPr>
              <w:t xml:space="preserve"> </w:t>
            </w:r>
          </w:p>
        </w:tc>
      </w:tr>
      <w:tr w:rsidR="000866DB" w14:paraId="1FDA54EA" w14:textId="77777777" w:rsidTr="00816966">
        <w:trPr>
          <w:trHeight w:val="1832"/>
        </w:trPr>
        <w:tc>
          <w:tcPr>
            <w:tcW w:w="2796" w:type="dxa"/>
            <w:tcBorders>
              <w:top w:val="single" w:sz="4" w:space="0" w:color="000000"/>
              <w:bottom w:val="single" w:sz="4" w:space="0" w:color="000000"/>
              <w:right w:val="single" w:sz="4" w:space="0" w:color="000000"/>
            </w:tcBorders>
          </w:tcPr>
          <w:p w14:paraId="4B03943F" w14:textId="77777777" w:rsidR="000866DB" w:rsidRDefault="000866DB" w:rsidP="00816966">
            <w:pPr>
              <w:pStyle w:val="TableParagraph"/>
              <w:rPr>
                <w:b/>
              </w:rPr>
            </w:pPr>
          </w:p>
          <w:p w14:paraId="635B117F" w14:textId="77777777" w:rsidR="000866DB" w:rsidRDefault="000866DB" w:rsidP="00816966">
            <w:pPr>
              <w:pStyle w:val="TableParagraph"/>
              <w:rPr>
                <w:b/>
              </w:rPr>
            </w:pPr>
          </w:p>
          <w:p w14:paraId="37BB2DEC" w14:textId="77777777" w:rsidR="000866DB" w:rsidRDefault="000866DB" w:rsidP="00816966">
            <w:pPr>
              <w:pStyle w:val="TableParagraph"/>
              <w:spacing w:before="3"/>
              <w:rPr>
                <w:b/>
                <w:sz w:val="26"/>
              </w:rPr>
            </w:pPr>
          </w:p>
          <w:p w14:paraId="22DD8915" w14:textId="77777777" w:rsidR="000866DB" w:rsidRDefault="000866DB" w:rsidP="00816966">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27E0B602" w14:textId="77777777" w:rsidR="000866DB" w:rsidRDefault="000866DB" w:rsidP="00816966">
            <w:pPr>
              <w:pStyle w:val="TableParagraph"/>
              <w:rPr>
                <w:b/>
              </w:rPr>
            </w:pPr>
          </w:p>
          <w:p w14:paraId="72B33A39" w14:textId="77777777" w:rsidR="000866DB" w:rsidRDefault="000866DB" w:rsidP="00816966">
            <w:pPr>
              <w:pStyle w:val="TableParagraph"/>
              <w:spacing w:before="2"/>
              <w:rPr>
                <w:b/>
                <w:sz w:val="28"/>
              </w:rPr>
            </w:pPr>
          </w:p>
          <w:p w14:paraId="60CD9231" w14:textId="77777777" w:rsidR="000866DB" w:rsidRDefault="000866DB" w:rsidP="00816966">
            <w:pPr>
              <w:pStyle w:val="TableParagraph"/>
              <w:ind w:left="159" w:right="137" w:hanging="3"/>
              <w:jc w:val="center"/>
              <w:rPr>
                <w:sz w:val="20"/>
              </w:rPr>
            </w:pPr>
            <w:r>
              <w:rPr>
                <w:sz w:val="20"/>
              </w:rPr>
              <w:t>Hydrolab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496E5ACF" w14:textId="77777777" w:rsidR="000866DB" w:rsidRDefault="000866DB" w:rsidP="00816966">
            <w:pPr>
              <w:pStyle w:val="TableParagraph"/>
              <w:spacing w:before="3"/>
              <w:ind w:left="187" w:right="166" w:hanging="1"/>
              <w:jc w:val="center"/>
              <w:rPr>
                <w:sz w:val="20"/>
              </w:rPr>
            </w:pPr>
            <w:r>
              <w:rPr>
                <w:sz w:val="20"/>
              </w:rPr>
              <w:t>2/each hydrolab deployment (beginning and end) and at least 10%</w:t>
            </w:r>
          </w:p>
          <w:p w14:paraId="299E9E74" w14:textId="77777777" w:rsidR="000866DB" w:rsidRDefault="000866DB" w:rsidP="00816966">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tcPr>
          <w:p w14:paraId="45318728" w14:textId="77777777" w:rsidR="000866DB" w:rsidRDefault="000866DB" w:rsidP="00816966">
            <w:pPr>
              <w:pStyle w:val="TableParagraph"/>
              <w:rPr>
                <w:b/>
              </w:rPr>
            </w:pPr>
          </w:p>
          <w:p w14:paraId="181ADA28" w14:textId="77777777" w:rsidR="000866DB" w:rsidRDefault="000866DB" w:rsidP="00816966">
            <w:pPr>
              <w:pStyle w:val="TableParagraph"/>
              <w:spacing w:before="2"/>
              <w:rPr>
                <w:b/>
                <w:sz w:val="28"/>
              </w:rPr>
            </w:pPr>
          </w:p>
          <w:p w14:paraId="592FF517" w14:textId="63AE36FA" w:rsidR="000866DB" w:rsidRDefault="000866DB" w:rsidP="00816966">
            <w:pPr>
              <w:pStyle w:val="TableParagraph"/>
              <w:ind w:left="485" w:right="273" w:hanging="188"/>
              <w:rPr>
                <w:sz w:val="20"/>
              </w:rPr>
            </w:pPr>
            <w:r>
              <w:rPr>
                <w:sz w:val="20"/>
              </w:rPr>
              <w:t>See Section A7</w:t>
            </w:r>
            <w:r w:rsidR="00601E6B">
              <w:rPr>
                <w:sz w:val="20"/>
                <w:szCs w:val="20"/>
              </w:rPr>
              <w:t xml:space="preserve">, </w:t>
            </w:r>
            <w:r w:rsidR="000C2DBA" w:rsidRPr="000C2DBA">
              <w:rPr>
                <w:sz w:val="20"/>
                <w:szCs w:val="20"/>
              </w:rPr>
              <w:t xml:space="preserve">Table </w:t>
            </w:r>
            <w:r w:rsidR="000C2DBA" w:rsidRPr="000C2DBA">
              <w:rPr>
                <w:noProof/>
                <w:sz w:val="20"/>
                <w:szCs w:val="20"/>
              </w:rPr>
              <w:t>2</w:t>
            </w:r>
            <w:r w:rsidR="00601E6B" w:rsidRPr="00740AA8">
              <w:rPr>
                <w:sz w:val="20"/>
                <w:szCs w:val="20"/>
              </w:rPr>
              <w:t xml:space="preserve"> for analyte</w:t>
            </w:r>
            <w:r>
              <w:rPr>
                <w:sz w:val="20"/>
              </w:rPr>
              <w:t>-specific precision criteria</w:t>
            </w:r>
          </w:p>
        </w:tc>
      </w:tr>
      <w:tr w:rsidR="000866DB" w14:paraId="7C2D4A55" w14:textId="77777777" w:rsidTr="00816966">
        <w:trPr>
          <w:trHeight w:val="1599"/>
        </w:trPr>
        <w:tc>
          <w:tcPr>
            <w:tcW w:w="2796" w:type="dxa"/>
            <w:tcBorders>
              <w:top w:val="single" w:sz="4" w:space="0" w:color="000000"/>
              <w:bottom w:val="single" w:sz="4" w:space="0" w:color="000000"/>
              <w:right w:val="single" w:sz="4" w:space="0" w:color="000000"/>
            </w:tcBorders>
          </w:tcPr>
          <w:p w14:paraId="15F85B85" w14:textId="77777777" w:rsidR="000866DB" w:rsidRDefault="000866DB" w:rsidP="00816966">
            <w:pPr>
              <w:pStyle w:val="TableParagraph"/>
              <w:rPr>
                <w:b/>
              </w:rPr>
            </w:pPr>
          </w:p>
          <w:p w14:paraId="73DBADDE" w14:textId="77777777" w:rsidR="000866DB" w:rsidRDefault="000866DB" w:rsidP="00816966">
            <w:pPr>
              <w:pStyle w:val="TableParagraph"/>
              <w:rPr>
                <w:b/>
                <w:sz w:val="28"/>
              </w:rPr>
            </w:pPr>
          </w:p>
          <w:p w14:paraId="4DAA1276" w14:textId="77777777" w:rsidR="000866DB" w:rsidRDefault="000866DB" w:rsidP="00816966">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1093199A" w14:textId="77777777" w:rsidR="000866DB" w:rsidRDefault="000866DB" w:rsidP="00816966">
            <w:pPr>
              <w:pStyle w:val="TableParagraph"/>
              <w:rPr>
                <w:b/>
              </w:rPr>
            </w:pPr>
          </w:p>
          <w:p w14:paraId="7649EF86" w14:textId="77777777" w:rsidR="000866DB" w:rsidRDefault="000866DB" w:rsidP="00816966">
            <w:pPr>
              <w:pStyle w:val="TableParagraph"/>
              <w:rPr>
                <w:b/>
              </w:rPr>
            </w:pPr>
          </w:p>
          <w:p w14:paraId="0D76EBEE" w14:textId="77777777" w:rsidR="000866DB" w:rsidRDefault="000866DB" w:rsidP="00816966">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tcPr>
          <w:p w14:paraId="5FDDAD49" w14:textId="376470DC" w:rsidR="000866DB" w:rsidRDefault="000866DB" w:rsidP="00816966">
            <w:pPr>
              <w:pStyle w:val="TableParagraph"/>
              <w:spacing w:line="199" w:lineRule="exact"/>
              <w:ind w:left="150" w:right="132"/>
              <w:jc w:val="center"/>
              <w:rPr>
                <w:sz w:val="20"/>
              </w:rPr>
            </w:pPr>
            <w:r>
              <w:rPr>
                <w:sz w:val="20"/>
              </w:rPr>
              <w:t>2/each deployment (beginning and end</w:t>
            </w:r>
            <w:r w:rsidR="00601E6B">
              <w:rPr>
                <w:sz w:val="20"/>
              </w:rPr>
              <w:t xml:space="preserve"> of ice-free season)</w:t>
            </w:r>
          </w:p>
        </w:tc>
        <w:tc>
          <w:tcPr>
            <w:tcW w:w="2328" w:type="dxa"/>
            <w:tcBorders>
              <w:top w:val="single" w:sz="4" w:space="0" w:color="000000"/>
              <w:left w:val="single" w:sz="4" w:space="0" w:color="000000"/>
              <w:bottom w:val="single" w:sz="4" w:space="0" w:color="000000"/>
            </w:tcBorders>
          </w:tcPr>
          <w:p w14:paraId="564DA7DA" w14:textId="020DB3A9" w:rsidR="000866DB" w:rsidRDefault="00601E6B" w:rsidP="000221D8">
            <w:pPr>
              <w:pStyle w:val="TableParagraph"/>
              <w:jc w:val="center"/>
              <w:rPr>
                <w:sz w:val="20"/>
              </w:rPr>
            </w:pPr>
            <w:r w:rsidRPr="00740AA8">
              <w:rPr>
                <w:sz w:val="20"/>
                <w:szCs w:val="20"/>
              </w:rPr>
              <w:t xml:space="preserve">See Mauger et al. </w:t>
            </w:r>
            <w:r w:rsidRPr="00740AA8">
              <w:rPr>
                <w:noProof/>
                <w:sz w:val="20"/>
                <w:szCs w:val="20"/>
              </w:rPr>
              <w:t>(2015)</w:t>
            </w:r>
          </w:p>
        </w:tc>
      </w:tr>
      <w:tr w:rsidR="000866DB" w14:paraId="6F51A6E8" w14:textId="77777777" w:rsidTr="00816966">
        <w:trPr>
          <w:trHeight w:val="690"/>
        </w:trPr>
        <w:tc>
          <w:tcPr>
            <w:tcW w:w="2796" w:type="dxa"/>
            <w:tcBorders>
              <w:top w:val="single" w:sz="4" w:space="0" w:color="000000"/>
              <w:bottom w:val="single" w:sz="4" w:space="0" w:color="000000"/>
              <w:right w:val="single" w:sz="4" w:space="0" w:color="000000"/>
            </w:tcBorders>
          </w:tcPr>
          <w:p w14:paraId="70898D8C" w14:textId="77777777" w:rsidR="000866DB" w:rsidRDefault="000866DB" w:rsidP="00816966">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680818A3" w14:textId="77777777" w:rsidR="000866DB" w:rsidRDefault="000866DB" w:rsidP="00816966">
            <w:pPr>
              <w:pStyle w:val="TableParagraph"/>
              <w:spacing w:before="126"/>
              <w:ind w:left="159" w:right="120" w:firstLine="89"/>
              <w:rPr>
                <w:sz w:val="20"/>
              </w:rPr>
            </w:pPr>
            <w:r>
              <w:rPr>
                <w:sz w:val="20"/>
              </w:rPr>
              <w:t>Hydrolab (pH, Turbidity,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19A60AE5" w14:textId="77777777" w:rsidR="000866DB" w:rsidRDefault="000866DB" w:rsidP="000221D8">
            <w:pPr>
              <w:pStyle w:val="TableParagraph"/>
              <w:spacing w:before="11"/>
              <w:ind w:left="154" w:right="132"/>
              <w:jc w:val="center"/>
              <w:rPr>
                <w:sz w:val="20"/>
              </w:rPr>
            </w:pPr>
            <w:r>
              <w:rPr>
                <w:sz w:val="20"/>
              </w:rPr>
              <w:t>1/deployment after stream</w:t>
            </w:r>
          </w:p>
          <w:p w14:paraId="11FCB954" w14:textId="77777777" w:rsidR="000866DB" w:rsidRDefault="000866DB" w:rsidP="000221D8">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tcPr>
          <w:p w14:paraId="275E7F98" w14:textId="4F76D480" w:rsidR="000866DB" w:rsidRDefault="000866DB" w:rsidP="00816966">
            <w:pPr>
              <w:pStyle w:val="TableParagraph"/>
              <w:spacing w:before="126"/>
              <w:ind w:left="169" w:right="125" w:firstLine="205"/>
              <w:rPr>
                <w:sz w:val="20"/>
              </w:rPr>
            </w:pPr>
            <w:r>
              <w:rPr>
                <w:sz w:val="20"/>
              </w:rPr>
              <w:t xml:space="preserve">See </w:t>
            </w:r>
            <w:r w:rsidR="000C2DBA" w:rsidRPr="000C2DBA">
              <w:rPr>
                <w:sz w:val="20"/>
                <w:szCs w:val="20"/>
              </w:rPr>
              <w:t xml:space="preserve">Table </w:t>
            </w:r>
            <w:r w:rsidR="000C2DBA" w:rsidRPr="000C2DBA">
              <w:rPr>
                <w:noProof/>
                <w:sz w:val="20"/>
                <w:szCs w:val="20"/>
              </w:rPr>
              <w:t>2</w:t>
            </w:r>
            <w:r w:rsidR="00601E6B" w:rsidRPr="00740AA8">
              <w:rPr>
                <w:sz w:val="20"/>
                <w:szCs w:val="20"/>
              </w:rPr>
              <w:t xml:space="preserve"> analyte</w:t>
            </w:r>
            <w:r>
              <w:rPr>
                <w:sz w:val="20"/>
              </w:rPr>
              <w:t>- specific accuracy criteria</w:t>
            </w:r>
          </w:p>
        </w:tc>
      </w:tr>
      <w:tr w:rsidR="000866DB" w14:paraId="0924207E" w14:textId="77777777" w:rsidTr="00816966">
        <w:trPr>
          <w:trHeight w:val="287"/>
        </w:trPr>
        <w:tc>
          <w:tcPr>
            <w:tcW w:w="2796" w:type="dxa"/>
            <w:vMerge w:val="restart"/>
            <w:tcBorders>
              <w:top w:val="single" w:sz="4" w:space="0" w:color="000000"/>
              <w:right w:val="single" w:sz="4" w:space="0" w:color="000000"/>
            </w:tcBorders>
          </w:tcPr>
          <w:p w14:paraId="646EB0CE" w14:textId="77777777" w:rsidR="00601E6B" w:rsidRDefault="00601E6B" w:rsidP="000221D8">
            <w:pPr>
              <w:pStyle w:val="TableParagraph"/>
              <w:jc w:val="center"/>
              <w:rPr>
                <w:b/>
              </w:rPr>
            </w:pPr>
          </w:p>
          <w:p w14:paraId="2A7D176E" w14:textId="0581CCF2" w:rsidR="000866DB" w:rsidRDefault="00601E6B" w:rsidP="000221D8">
            <w:pPr>
              <w:pStyle w:val="TableParagraph"/>
              <w:jc w:val="center"/>
              <w:rPr>
                <w:sz w:val="20"/>
              </w:rPr>
            </w:pPr>
            <w:r>
              <w:rPr>
                <w:sz w:val="20"/>
              </w:rPr>
              <w:t>Temperature Blank</w:t>
            </w:r>
          </w:p>
        </w:tc>
        <w:tc>
          <w:tcPr>
            <w:tcW w:w="2514" w:type="dxa"/>
            <w:tcBorders>
              <w:top w:val="single" w:sz="4" w:space="0" w:color="000000"/>
              <w:left w:val="single" w:sz="4" w:space="0" w:color="000000"/>
              <w:right w:val="single" w:sz="4" w:space="0" w:color="000000"/>
            </w:tcBorders>
          </w:tcPr>
          <w:p w14:paraId="195CE8CA" w14:textId="77777777" w:rsidR="00601E6B" w:rsidRDefault="00601E6B" w:rsidP="000221D8">
            <w:pPr>
              <w:pStyle w:val="TableParagraph"/>
              <w:ind w:left="275" w:right="254" w:hanging="1"/>
              <w:jc w:val="center"/>
              <w:rPr>
                <w:sz w:val="20"/>
              </w:rPr>
            </w:pPr>
            <w:r>
              <w:rPr>
                <w:sz w:val="20"/>
              </w:rPr>
              <w:t>BTEX, Phosphorous (Total), NO</w:t>
            </w:r>
            <w:r>
              <w:rPr>
                <w:sz w:val="20"/>
                <w:vertAlign w:val="subscript"/>
              </w:rPr>
              <w:t>3</w:t>
            </w:r>
            <w:r>
              <w:rPr>
                <w:sz w:val="20"/>
              </w:rPr>
              <w:t>+NO</w:t>
            </w:r>
            <w:r>
              <w:rPr>
                <w:sz w:val="20"/>
                <w:vertAlign w:val="subscript"/>
              </w:rPr>
              <w:t>2</w:t>
            </w:r>
            <w:r>
              <w:rPr>
                <w:sz w:val="20"/>
              </w:rPr>
              <w:t>, TSS,</w:t>
            </w:r>
          </w:p>
          <w:p w14:paraId="1BF8A843" w14:textId="1C5B511F" w:rsidR="000866DB" w:rsidRDefault="00601E6B" w:rsidP="000221D8">
            <w:pPr>
              <w:pStyle w:val="TableParagraph"/>
              <w:jc w:val="center"/>
              <w:rPr>
                <w:sz w:val="20"/>
              </w:rPr>
            </w:pPr>
            <w:r>
              <w:rPr>
                <w:sz w:val="20"/>
              </w:rPr>
              <w:t>Turbidity</w:t>
            </w:r>
          </w:p>
        </w:tc>
        <w:tc>
          <w:tcPr>
            <w:tcW w:w="1399" w:type="dxa"/>
            <w:tcBorders>
              <w:top w:val="single" w:sz="4" w:space="0" w:color="000000"/>
              <w:left w:val="single" w:sz="4" w:space="0" w:color="000000"/>
              <w:right w:val="single" w:sz="4" w:space="0" w:color="000000"/>
            </w:tcBorders>
          </w:tcPr>
          <w:p w14:paraId="2D5BC8E4" w14:textId="7643CD87" w:rsidR="000866DB" w:rsidRDefault="00601E6B" w:rsidP="000221D8">
            <w:pPr>
              <w:pStyle w:val="TableParagraph"/>
              <w:jc w:val="center"/>
              <w:rPr>
                <w:sz w:val="20"/>
              </w:rPr>
            </w:pPr>
            <w:r>
              <w:rPr>
                <w:sz w:val="20"/>
              </w:rPr>
              <w:t>1/cooler/ship- ment</w:t>
            </w:r>
          </w:p>
        </w:tc>
        <w:tc>
          <w:tcPr>
            <w:tcW w:w="2328" w:type="dxa"/>
            <w:tcBorders>
              <w:top w:val="single" w:sz="4" w:space="0" w:color="000000"/>
              <w:left w:val="single" w:sz="4" w:space="0" w:color="000000"/>
            </w:tcBorders>
          </w:tcPr>
          <w:p w14:paraId="35368F4C" w14:textId="2230A7E2" w:rsidR="000866DB" w:rsidRDefault="00601E6B" w:rsidP="00816966">
            <w:pPr>
              <w:pStyle w:val="TableParagraph"/>
              <w:rPr>
                <w:sz w:val="20"/>
              </w:rPr>
            </w:pPr>
            <w:r>
              <w:rPr>
                <w:sz w:val="20"/>
                <w:szCs w:val="20"/>
              </w:rPr>
              <w:t xml:space="preserve">                 </w:t>
            </w:r>
            <w:r w:rsidRPr="00740AA8">
              <w:rPr>
                <w:sz w:val="20"/>
                <w:szCs w:val="20"/>
              </w:rPr>
              <w:t>≤ 6°C</w:t>
            </w:r>
          </w:p>
        </w:tc>
      </w:tr>
      <w:tr w:rsidR="00601E6B" w14:paraId="2DFBA681" w14:textId="77777777" w:rsidTr="00816966">
        <w:tblPrEx>
          <w:jc w:val="center"/>
          <w:tblInd w:w="0" w:type="dxa"/>
        </w:tblPrEx>
        <w:trPr>
          <w:trHeight w:val="287"/>
          <w:jc w:val="center"/>
        </w:trPr>
        <w:tc>
          <w:tcPr>
            <w:tcW w:w="2796" w:type="dxa"/>
            <w:vMerge/>
            <w:tcBorders>
              <w:bottom w:val="single" w:sz="4" w:space="0" w:color="000000"/>
              <w:right w:val="single" w:sz="4" w:space="0" w:color="000000"/>
            </w:tcBorders>
          </w:tcPr>
          <w:p w14:paraId="3FA55C0C" w14:textId="77777777" w:rsidR="00601E6B" w:rsidRDefault="00601E6B" w:rsidP="00816966">
            <w:pPr>
              <w:pStyle w:val="TableParagraph"/>
              <w:rPr>
                <w:b/>
              </w:rPr>
            </w:pPr>
          </w:p>
        </w:tc>
        <w:tc>
          <w:tcPr>
            <w:tcW w:w="2514" w:type="dxa"/>
            <w:tcBorders>
              <w:top w:val="single" w:sz="4" w:space="0" w:color="000000"/>
              <w:left w:val="single" w:sz="4" w:space="0" w:color="000000"/>
              <w:bottom w:val="single" w:sz="4" w:space="0" w:color="000000"/>
              <w:right w:val="single" w:sz="4" w:space="0" w:color="000000"/>
            </w:tcBorders>
          </w:tcPr>
          <w:p w14:paraId="45C9151F" w14:textId="77777777" w:rsidR="00601E6B" w:rsidRDefault="00601E6B" w:rsidP="000221D8">
            <w:pPr>
              <w:pStyle w:val="TableParagraph"/>
              <w:ind w:left="275" w:right="254" w:hanging="1"/>
              <w:jc w:val="center"/>
              <w:rPr>
                <w:sz w:val="20"/>
              </w:rPr>
            </w:pPr>
            <w:r>
              <w:rPr>
                <w:sz w:val="20"/>
              </w:rPr>
              <w:t>Fecal Coliforms</w:t>
            </w:r>
          </w:p>
        </w:tc>
        <w:tc>
          <w:tcPr>
            <w:tcW w:w="1399" w:type="dxa"/>
            <w:tcBorders>
              <w:top w:val="single" w:sz="4" w:space="0" w:color="000000"/>
              <w:left w:val="single" w:sz="4" w:space="0" w:color="000000"/>
              <w:bottom w:val="single" w:sz="4" w:space="0" w:color="000000"/>
              <w:right w:val="single" w:sz="4" w:space="0" w:color="000000"/>
            </w:tcBorders>
            <w:vAlign w:val="center"/>
          </w:tcPr>
          <w:p w14:paraId="4E3C1B28" w14:textId="77777777" w:rsidR="00601E6B" w:rsidRDefault="00601E6B" w:rsidP="00816966">
            <w:pPr>
              <w:pStyle w:val="TableParagraph"/>
              <w:jc w:val="center"/>
              <w:rPr>
                <w:sz w:val="20"/>
              </w:rPr>
            </w:pPr>
          </w:p>
        </w:tc>
        <w:tc>
          <w:tcPr>
            <w:tcW w:w="2328" w:type="dxa"/>
            <w:tcBorders>
              <w:top w:val="single" w:sz="4" w:space="0" w:color="000000"/>
              <w:left w:val="single" w:sz="4" w:space="0" w:color="000000"/>
              <w:bottom w:val="single" w:sz="4" w:space="0" w:color="000000"/>
            </w:tcBorders>
            <w:vAlign w:val="center"/>
          </w:tcPr>
          <w:p w14:paraId="72EA9FA6" w14:textId="77777777" w:rsidR="00601E6B" w:rsidRPr="00740AA8" w:rsidRDefault="00601E6B" w:rsidP="00816966">
            <w:pPr>
              <w:pStyle w:val="TableParagraph"/>
              <w:spacing w:before="8"/>
              <w:jc w:val="center"/>
              <w:rPr>
                <w:sz w:val="20"/>
                <w:szCs w:val="20"/>
              </w:rPr>
            </w:pPr>
            <w:r w:rsidRPr="00740AA8">
              <w:rPr>
                <w:sz w:val="20"/>
                <w:szCs w:val="20"/>
              </w:rPr>
              <w:t>≤ 10°C</w:t>
            </w:r>
          </w:p>
        </w:tc>
      </w:tr>
      <w:tr w:rsidR="00601E6B" w14:paraId="365FF7DB" w14:textId="77777777" w:rsidTr="00816966">
        <w:tblPrEx>
          <w:jc w:val="center"/>
          <w:tblInd w:w="0" w:type="dxa"/>
        </w:tblPrEx>
        <w:trPr>
          <w:trHeight w:val="287"/>
          <w:jc w:val="center"/>
        </w:trPr>
        <w:tc>
          <w:tcPr>
            <w:tcW w:w="2796" w:type="dxa"/>
            <w:tcBorders>
              <w:top w:val="single" w:sz="4" w:space="0" w:color="000000"/>
              <w:bottom w:val="single" w:sz="4" w:space="0" w:color="000000"/>
              <w:right w:val="single" w:sz="4" w:space="0" w:color="000000"/>
            </w:tcBorders>
          </w:tcPr>
          <w:p w14:paraId="2A2F7ECD" w14:textId="77777777" w:rsidR="00601E6B" w:rsidRDefault="00601E6B" w:rsidP="00816966">
            <w:pPr>
              <w:pStyle w:val="TableParagraph"/>
              <w:jc w:val="center"/>
              <w:rPr>
                <w:b/>
              </w:rPr>
            </w:pPr>
            <w:commentRangeStart w:id="284"/>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7B205370" w14:textId="77777777" w:rsidR="00601E6B" w:rsidRDefault="00601E6B" w:rsidP="00816966">
            <w:pPr>
              <w:pStyle w:val="TableParagraph"/>
              <w:ind w:left="275" w:right="254" w:hanging="1"/>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vAlign w:val="center"/>
          </w:tcPr>
          <w:p w14:paraId="222DEF25" w14:textId="77777777" w:rsidR="00601E6B" w:rsidRDefault="00601E6B" w:rsidP="00816966">
            <w:pPr>
              <w:pStyle w:val="TableParagraph"/>
              <w:jc w:val="center"/>
              <w:rPr>
                <w:sz w:val="20"/>
              </w:rPr>
            </w:pPr>
            <w:r>
              <w:rPr>
                <w:sz w:val="20"/>
              </w:rPr>
              <w:t>1/cooler/ship-ment</w:t>
            </w:r>
          </w:p>
        </w:tc>
        <w:tc>
          <w:tcPr>
            <w:tcW w:w="2328" w:type="dxa"/>
            <w:tcBorders>
              <w:top w:val="single" w:sz="4" w:space="0" w:color="000000"/>
              <w:left w:val="single" w:sz="4" w:space="0" w:color="000000"/>
              <w:bottom w:val="single" w:sz="4" w:space="0" w:color="000000"/>
            </w:tcBorders>
            <w:vAlign w:val="center"/>
          </w:tcPr>
          <w:p w14:paraId="573C10DE" w14:textId="7197FBBF" w:rsidR="00601E6B" w:rsidRPr="00740AA8" w:rsidRDefault="00601E6B" w:rsidP="00816966">
            <w:pPr>
              <w:pStyle w:val="TableParagraph"/>
              <w:spacing w:line="227" w:lineRule="exact"/>
              <w:ind w:right="97"/>
              <w:jc w:val="center"/>
              <w:rPr>
                <w:sz w:val="20"/>
                <w:szCs w:val="20"/>
              </w:rPr>
            </w:pPr>
            <w:r w:rsidRPr="00740AA8">
              <w:rPr>
                <w:sz w:val="20"/>
                <w:szCs w:val="20"/>
              </w:rPr>
              <w:t xml:space="preserve">≤ BTEX DL (see </w:t>
            </w:r>
            <w:r w:rsidR="000C2DBA" w:rsidRPr="000C2DBA">
              <w:rPr>
                <w:sz w:val="20"/>
                <w:szCs w:val="20"/>
              </w:rPr>
              <w:t xml:space="preserve">Table </w:t>
            </w:r>
            <w:r w:rsidR="000C2DBA" w:rsidRPr="000C2DBA">
              <w:rPr>
                <w:noProof/>
                <w:sz w:val="20"/>
                <w:szCs w:val="20"/>
              </w:rPr>
              <w:t>2</w:t>
            </w:r>
            <w:r w:rsidRPr="00740AA8">
              <w:rPr>
                <w:sz w:val="20"/>
                <w:szCs w:val="20"/>
              </w:rPr>
              <w:t>)</w:t>
            </w:r>
            <w:commentRangeEnd w:id="284"/>
            <w:r w:rsidR="0079123B">
              <w:rPr>
                <w:rStyle w:val="CommentReference"/>
              </w:rPr>
              <w:commentReference w:id="284"/>
            </w:r>
          </w:p>
        </w:tc>
      </w:tr>
    </w:tbl>
    <w:p w14:paraId="49FF38FF" w14:textId="3DE8CB38" w:rsidR="000866DB" w:rsidRDefault="000866DB" w:rsidP="000866DB">
      <w:pPr>
        <w:spacing w:line="249" w:lineRule="auto"/>
        <w:ind w:left="957" w:right="288" w:hanging="210"/>
        <w:rPr>
          <w:sz w:val="20"/>
        </w:rPr>
      </w:pPr>
      <w:r>
        <w:rPr>
          <w:position w:val="9"/>
          <w:sz w:val="16"/>
        </w:rPr>
        <w:t xml:space="preserve">a </w:t>
      </w:r>
      <w:r>
        <w:rPr>
          <w:sz w:val="20"/>
        </w:rPr>
        <w:t>Two replicate samples will be collected during the summer Monitoring event. The replicate samples will be rotated among the 7 teams of monitors.</w:t>
      </w:r>
    </w:p>
    <w:p w14:paraId="1AB452EB" w14:textId="11D529A3" w:rsidR="00601E6B" w:rsidRPr="00857133" w:rsidRDefault="00601E6B" w:rsidP="00601E6B">
      <w:pPr>
        <w:spacing w:line="249" w:lineRule="auto"/>
        <w:ind w:left="957" w:right="288" w:hanging="210"/>
        <w:rPr>
          <w:sz w:val="20"/>
        </w:rPr>
        <w:sectPr w:rsidR="00601E6B" w:rsidRPr="00857133" w:rsidSect="00055722">
          <w:headerReference w:type="default" r:id="rId34"/>
          <w:footerReference w:type="default" r:id="rId35"/>
          <w:pgSz w:w="11900" w:h="16840"/>
          <w:pgMar w:top="1620" w:right="940" w:bottom="940" w:left="1040" w:header="929" w:footer="744" w:gutter="0"/>
          <w:cols w:space="720"/>
        </w:sectPr>
      </w:pPr>
      <w:r>
        <w:rPr>
          <w:sz w:val="20"/>
          <w:vertAlign w:val="superscript"/>
        </w:rPr>
        <w:t xml:space="preserve">b </w:t>
      </w:r>
      <w:r w:rsidR="007608B3">
        <w:rPr>
          <w:sz w:val="20"/>
        </w:rPr>
        <w:t xml:space="preserve"> </w:t>
      </w:r>
      <w:r>
        <w:rPr>
          <w:sz w:val="20"/>
        </w:rPr>
        <w:t>One field blank collection for total and dissolved metals will be randomly assigned to two sites per sampling event</w:t>
      </w:r>
      <w:r w:rsidR="005828CD">
        <w:rPr>
          <w:sz w:val="20"/>
        </w:rPr>
        <w:t xml:space="preserve"> for sites at and below River Mile 30</w:t>
      </w:r>
      <w:r w:rsidR="000B59B3">
        <w:rPr>
          <w:sz w:val="20"/>
        </w:rPr>
        <w:t>.</w:t>
      </w:r>
    </w:p>
    <w:p w14:paraId="5E064AA8" w14:textId="76219233" w:rsidR="000866DB" w:rsidRDefault="000C2DBA" w:rsidP="000B59B3">
      <w:pPr>
        <w:spacing w:before="91"/>
        <w:ind w:firstLine="720"/>
        <w:rPr>
          <w:b/>
          <w:sz w:val="24"/>
        </w:rPr>
      </w:pPr>
      <w:r w:rsidRPr="00C72215">
        <w:rPr>
          <w:b/>
          <w:sz w:val="24"/>
          <w:szCs w:val="24"/>
        </w:rPr>
        <w:lastRenderedPageBreak/>
        <w:t xml:space="preserve">Table </w:t>
      </w:r>
      <w:r>
        <w:rPr>
          <w:b/>
          <w:noProof/>
          <w:sz w:val="24"/>
          <w:szCs w:val="24"/>
        </w:rPr>
        <w:t>10</w:t>
      </w:r>
      <w:r w:rsidR="00601E6B" w:rsidRPr="00740AA8">
        <w:rPr>
          <w:b/>
          <w:sz w:val="24"/>
        </w:rPr>
        <w:t xml:space="preserve">. </w:t>
      </w:r>
      <w:r w:rsidR="00601E6B" w:rsidRPr="00740AA8">
        <w:rPr>
          <w:b/>
          <w:sz w:val="24"/>
          <w:szCs w:val="24"/>
        </w:rPr>
        <w:t>(page 2 of 3).</w:t>
      </w:r>
      <w:bookmarkStart w:id="285" w:name="_bookmark23"/>
      <w:bookmarkEnd w:id="285"/>
      <w:r w:rsidR="000866DB">
        <w:rPr>
          <w:b/>
          <w:sz w:val="24"/>
        </w:rPr>
        <w:t xml:space="preserve"> Field/Laboratory Quality Control Samples</w:t>
      </w:r>
    </w:p>
    <w:p w14:paraId="326AEFFD" w14:textId="77777777" w:rsidR="000866DB" w:rsidRDefault="000866DB" w:rsidP="000866DB">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5F5C47DE" w14:textId="77777777" w:rsidTr="00816966">
        <w:trPr>
          <w:trHeight w:val="1124"/>
        </w:trPr>
        <w:tc>
          <w:tcPr>
            <w:tcW w:w="2796" w:type="dxa"/>
            <w:tcBorders>
              <w:right w:val="single" w:sz="4" w:space="0" w:color="000000"/>
            </w:tcBorders>
            <w:shd w:val="clear" w:color="auto" w:fill="D9D9D9"/>
          </w:tcPr>
          <w:p w14:paraId="4B859866" w14:textId="77777777" w:rsidR="000866DB" w:rsidRDefault="000866DB" w:rsidP="00816966">
            <w:pPr>
              <w:pStyle w:val="TableParagraph"/>
              <w:spacing w:before="10"/>
              <w:rPr>
                <w:b/>
                <w:sz w:val="26"/>
              </w:rPr>
            </w:pPr>
          </w:p>
          <w:p w14:paraId="5F345293" w14:textId="77777777" w:rsidR="000866DB" w:rsidRDefault="000866DB" w:rsidP="00816966">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7550C337" w14:textId="77777777" w:rsidR="000866DB" w:rsidRDefault="000866DB" w:rsidP="00816966">
            <w:pPr>
              <w:pStyle w:val="TableParagraph"/>
              <w:spacing w:before="10"/>
              <w:rPr>
                <w:b/>
                <w:sz w:val="26"/>
              </w:rPr>
            </w:pPr>
          </w:p>
          <w:p w14:paraId="365E11D0" w14:textId="77777777" w:rsidR="000866DB" w:rsidRDefault="000866DB" w:rsidP="0081696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51DE23B7" w14:textId="77777777" w:rsidR="000866DB" w:rsidRDefault="000866DB" w:rsidP="00816966">
            <w:pPr>
              <w:pStyle w:val="TableParagraph"/>
              <w:spacing w:before="182"/>
              <w:ind w:left="154" w:right="128"/>
              <w:jc w:val="center"/>
              <w:rPr>
                <w:b/>
              </w:rPr>
            </w:pPr>
            <w:r>
              <w:rPr>
                <w:b/>
              </w:rPr>
              <w:t>Frequency of      Occurrence</w:t>
            </w:r>
          </w:p>
        </w:tc>
        <w:tc>
          <w:tcPr>
            <w:tcW w:w="2328" w:type="dxa"/>
            <w:shd w:val="clear" w:color="auto" w:fill="D9D9D9"/>
          </w:tcPr>
          <w:p w14:paraId="520D0470" w14:textId="77777777" w:rsidR="000866DB" w:rsidRDefault="000866DB" w:rsidP="00816966">
            <w:pPr>
              <w:pStyle w:val="TableParagraph"/>
              <w:spacing w:before="10"/>
              <w:rPr>
                <w:b/>
                <w:sz w:val="26"/>
              </w:rPr>
            </w:pPr>
          </w:p>
          <w:p w14:paraId="5870182C" w14:textId="77777777" w:rsidR="000866DB" w:rsidRDefault="000866DB" w:rsidP="00816966">
            <w:pPr>
              <w:pStyle w:val="TableParagraph"/>
              <w:ind w:left="452" w:right="393" w:hanging="18"/>
              <w:rPr>
                <w:b/>
              </w:rPr>
            </w:pPr>
            <w:r>
              <w:rPr>
                <w:b/>
              </w:rPr>
              <w:t>QC Acceptance Criteria Limits</w:t>
            </w:r>
          </w:p>
        </w:tc>
      </w:tr>
      <w:tr w:rsidR="000866DB" w14:paraId="08EB3113" w14:textId="77777777" w:rsidTr="00816966">
        <w:trPr>
          <w:trHeight w:val="1840"/>
        </w:trPr>
        <w:tc>
          <w:tcPr>
            <w:tcW w:w="2796" w:type="dxa"/>
            <w:tcBorders>
              <w:top w:val="single" w:sz="4" w:space="0" w:color="000000"/>
              <w:bottom w:val="single" w:sz="4" w:space="0" w:color="000000"/>
              <w:right w:val="single" w:sz="4" w:space="0" w:color="000000"/>
            </w:tcBorders>
          </w:tcPr>
          <w:p w14:paraId="6F7A1D3C" w14:textId="77777777" w:rsidR="000866DB" w:rsidRDefault="000866DB" w:rsidP="00816966">
            <w:pPr>
              <w:pStyle w:val="TableParagraph"/>
              <w:rPr>
                <w:b/>
              </w:rPr>
            </w:pPr>
          </w:p>
          <w:p w14:paraId="3AC08A5F" w14:textId="77777777" w:rsidR="000866DB" w:rsidRDefault="000866DB" w:rsidP="00816966">
            <w:pPr>
              <w:pStyle w:val="TableParagraph"/>
              <w:rPr>
                <w:b/>
              </w:rPr>
            </w:pPr>
          </w:p>
          <w:p w14:paraId="078936DB" w14:textId="77777777" w:rsidR="000866DB" w:rsidRDefault="000866DB" w:rsidP="00816966">
            <w:pPr>
              <w:pStyle w:val="TableParagraph"/>
              <w:spacing w:before="8"/>
              <w:rPr>
                <w:b/>
                <w:sz w:val="25"/>
              </w:rPr>
            </w:pPr>
          </w:p>
          <w:p w14:paraId="360A28F4" w14:textId="26C8EB5A" w:rsidR="000866DB" w:rsidRDefault="00601E6B" w:rsidP="00816966">
            <w:pPr>
              <w:pStyle w:val="TableParagraph"/>
              <w:ind w:left="109" w:right="96"/>
              <w:jc w:val="center"/>
              <w:rPr>
                <w:sz w:val="20"/>
              </w:rPr>
            </w:pPr>
            <w:r>
              <w:rPr>
                <w:sz w:val="20"/>
              </w:rPr>
              <w:t>Lab blank</w:t>
            </w:r>
          </w:p>
        </w:tc>
        <w:tc>
          <w:tcPr>
            <w:tcW w:w="2514" w:type="dxa"/>
            <w:tcBorders>
              <w:top w:val="single" w:sz="4" w:space="0" w:color="000000"/>
              <w:left w:val="single" w:sz="4" w:space="0" w:color="000000"/>
              <w:bottom w:val="single" w:sz="4" w:space="0" w:color="000000"/>
              <w:right w:val="single" w:sz="4" w:space="0" w:color="000000"/>
            </w:tcBorders>
          </w:tcPr>
          <w:p w14:paraId="3ED1F7BA" w14:textId="204376E0" w:rsidR="000866DB" w:rsidRDefault="000866DB" w:rsidP="00816966">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r w:rsidR="00601E6B">
              <w:rPr>
                <w:position w:val="2"/>
                <w:sz w:val="20"/>
              </w:rPr>
              <w:t xml:space="preserve"> Pb</w:t>
            </w:r>
            <w:r w:rsidR="00601E6B">
              <w:rPr>
                <w:sz w:val="13"/>
              </w:rPr>
              <w:t>dissolved</w:t>
            </w:r>
            <w:r w:rsidR="00601E6B">
              <w:rPr>
                <w:position w:val="2"/>
                <w:sz w:val="20"/>
              </w:rPr>
              <w:t>, Zn</w:t>
            </w:r>
            <w:r w:rsidR="00601E6B">
              <w:rPr>
                <w:sz w:val="13"/>
              </w:rPr>
              <w:t>dissolved</w:t>
            </w:r>
            <w:r w:rsidR="00601E6B">
              <w:rPr>
                <w:position w:val="2"/>
                <w:sz w:val="20"/>
              </w:rPr>
              <w:t xml:space="preserve">, </w:t>
            </w:r>
            <w:r w:rsidR="00601E6B">
              <w:rPr>
                <w:sz w:val="20"/>
              </w:rPr>
              <w:t>P</w:t>
            </w:r>
            <w:r w:rsidR="00601E6B">
              <w:rPr>
                <w:sz w:val="20"/>
                <w:vertAlign w:val="subscript"/>
              </w:rPr>
              <w:t>total</w:t>
            </w:r>
            <w:r w:rsidR="00601E6B">
              <w:rPr>
                <w:sz w:val="20"/>
              </w:rPr>
              <w:t>,NO</w:t>
            </w:r>
            <w:r w:rsidR="00601E6B">
              <w:rPr>
                <w:sz w:val="20"/>
                <w:vertAlign w:val="subscript"/>
              </w:rPr>
              <w:t>2</w:t>
            </w:r>
            <w:r w:rsidR="00601E6B">
              <w:rPr>
                <w:sz w:val="20"/>
              </w:rPr>
              <w:t xml:space="preserve"> + NO</w:t>
            </w:r>
            <w:r w:rsidR="00601E6B">
              <w:rPr>
                <w:sz w:val="20"/>
                <w:vertAlign w:val="subscript"/>
              </w:rPr>
              <w:t>3</w:t>
            </w:r>
            <w:r w:rsidR="00601E6B">
              <w:rPr>
                <w:sz w:val="20"/>
              </w:rPr>
              <w:t>, TSS,</w:t>
            </w:r>
          </w:p>
          <w:p w14:paraId="1819614E" w14:textId="2A8B78A2" w:rsidR="000866DB" w:rsidRDefault="00601E6B" w:rsidP="00816966">
            <w:pPr>
              <w:pStyle w:val="TableParagraph"/>
              <w:spacing w:before="35" w:line="210" w:lineRule="exact"/>
              <w:ind w:left="296" w:right="276"/>
              <w:jc w:val="center"/>
              <w:rPr>
                <w:sz w:val="20"/>
              </w:rPr>
            </w:pPr>
            <w:r>
              <w:rPr>
                <w:sz w:val="20"/>
              </w:rPr>
              <w:t>Turbidity, Fecal Coliforms</w:t>
            </w:r>
          </w:p>
        </w:tc>
        <w:tc>
          <w:tcPr>
            <w:tcW w:w="1399" w:type="dxa"/>
            <w:tcBorders>
              <w:top w:val="single" w:sz="4" w:space="0" w:color="000000"/>
              <w:left w:val="single" w:sz="4" w:space="0" w:color="000000"/>
              <w:bottom w:val="single" w:sz="4" w:space="0" w:color="000000"/>
              <w:right w:val="single" w:sz="4" w:space="0" w:color="000000"/>
            </w:tcBorders>
          </w:tcPr>
          <w:p w14:paraId="20B6B2CC" w14:textId="48D9D3A9" w:rsidR="000866DB" w:rsidRDefault="000866DB" w:rsidP="00816966">
            <w:pPr>
              <w:pStyle w:val="TableParagraph"/>
              <w:spacing w:line="227" w:lineRule="exact"/>
              <w:ind w:left="150" w:right="132"/>
              <w:jc w:val="center"/>
              <w:rPr>
                <w:sz w:val="20"/>
              </w:rPr>
            </w:pPr>
          </w:p>
        </w:tc>
        <w:tc>
          <w:tcPr>
            <w:tcW w:w="2328" w:type="dxa"/>
            <w:tcBorders>
              <w:top w:val="single" w:sz="4" w:space="0" w:color="000000"/>
              <w:left w:val="single" w:sz="4" w:space="0" w:color="000000"/>
              <w:bottom w:val="single" w:sz="4" w:space="0" w:color="000000"/>
            </w:tcBorders>
          </w:tcPr>
          <w:p w14:paraId="1BF5FE33" w14:textId="77777777" w:rsidR="000866DB" w:rsidRDefault="000866DB" w:rsidP="00816966">
            <w:pPr>
              <w:pStyle w:val="TableParagraph"/>
              <w:rPr>
                <w:b/>
              </w:rPr>
            </w:pPr>
          </w:p>
          <w:p w14:paraId="4725A5F2" w14:textId="77777777" w:rsidR="000866DB" w:rsidRDefault="000866DB" w:rsidP="00816966">
            <w:pPr>
              <w:pStyle w:val="TableParagraph"/>
              <w:spacing w:before="9"/>
              <w:rPr>
                <w:b/>
                <w:sz w:val="27"/>
              </w:rPr>
            </w:pPr>
          </w:p>
          <w:p w14:paraId="0909B5C3" w14:textId="77777777" w:rsidR="00601E6B" w:rsidRDefault="00601E6B" w:rsidP="00816966">
            <w:pPr>
              <w:pStyle w:val="TableParagraph"/>
              <w:spacing w:before="8"/>
              <w:rPr>
                <w:b/>
                <w:sz w:val="25"/>
              </w:rPr>
            </w:pPr>
          </w:p>
          <w:p w14:paraId="69E4A084" w14:textId="75AFD8EA" w:rsidR="000C2DBA" w:rsidRPr="000C2DBA" w:rsidRDefault="00601E6B" w:rsidP="000C2DBA">
            <w:pPr>
              <w:pStyle w:val="TableParagraph"/>
              <w:ind w:left="159" w:right="134"/>
              <w:jc w:val="center"/>
              <w:rPr>
                <w:sz w:val="20"/>
                <w:szCs w:val="20"/>
              </w:rPr>
            </w:pPr>
            <w:r w:rsidRPr="00740AA8">
              <w:rPr>
                <w:sz w:val="20"/>
                <w:szCs w:val="20"/>
              </w:rPr>
              <w:t>≤ DL (</w:t>
            </w:r>
            <w:r w:rsidR="000866DB">
              <w:rPr>
                <w:sz w:val="20"/>
              </w:rPr>
              <w:t>See Section A7</w:t>
            </w:r>
            <w:r w:rsidRPr="00740AA8">
              <w:rPr>
                <w:sz w:val="20"/>
                <w:szCs w:val="20"/>
              </w:rPr>
              <w:t xml:space="preserve">, </w:t>
            </w:r>
          </w:p>
          <w:p w14:paraId="02EED594" w14:textId="77777777" w:rsidR="000C2DBA" w:rsidRPr="000C2DBA" w:rsidRDefault="000C2DBA" w:rsidP="000C2DBA">
            <w:pPr>
              <w:pStyle w:val="TableParagraph"/>
              <w:ind w:left="159" w:right="134"/>
              <w:jc w:val="center"/>
              <w:rPr>
                <w:sz w:val="20"/>
                <w:szCs w:val="20"/>
              </w:rPr>
            </w:pPr>
          </w:p>
          <w:p w14:paraId="1F843847" w14:textId="77777777" w:rsidR="000C2DBA" w:rsidRPr="00FB643C" w:rsidRDefault="000C2DBA" w:rsidP="000C2DBA">
            <w:pPr>
              <w:pStyle w:val="TableParagraph"/>
              <w:ind w:left="159" w:right="134"/>
              <w:jc w:val="center"/>
              <w:rPr>
                <w:b/>
                <w:i/>
                <w:iCs/>
                <w:sz w:val="24"/>
                <w:szCs w:val="24"/>
              </w:rPr>
            </w:pPr>
            <w:r w:rsidRPr="000C2DBA">
              <w:rPr>
                <w:noProof/>
                <w:sz w:val="20"/>
                <w:szCs w:val="20"/>
              </w:rPr>
              <w:br w:type="page"/>
            </w:r>
          </w:p>
          <w:p w14:paraId="0A5C1055" w14:textId="154AE7EB" w:rsidR="000866DB" w:rsidRDefault="000C2DBA" w:rsidP="00816966">
            <w:pPr>
              <w:pStyle w:val="TableParagraph"/>
              <w:ind w:left="159" w:right="134"/>
              <w:jc w:val="center"/>
              <w:rPr>
                <w:sz w:val="20"/>
              </w:rPr>
            </w:pPr>
            <w:r w:rsidRPr="001E77E8">
              <w:rPr>
                <w:b/>
                <w:sz w:val="24"/>
                <w:szCs w:val="24"/>
              </w:rPr>
              <w:t xml:space="preserve">Table </w:t>
            </w:r>
            <w:r>
              <w:rPr>
                <w:b/>
                <w:noProof/>
                <w:sz w:val="24"/>
                <w:szCs w:val="24"/>
              </w:rPr>
              <w:t>3</w:t>
            </w:r>
            <w:r w:rsidR="00601E6B" w:rsidRPr="00740AA8">
              <w:rPr>
                <w:sz w:val="20"/>
                <w:szCs w:val="20"/>
              </w:rPr>
              <w:t xml:space="preserve"> through </w:t>
            </w:r>
            <w:r w:rsidRPr="000C2DBA">
              <w:rPr>
                <w:sz w:val="20"/>
                <w:szCs w:val="20"/>
              </w:rPr>
              <w:t xml:space="preserve">Table </w:t>
            </w:r>
            <w:r w:rsidRPr="000C2DBA">
              <w:rPr>
                <w:noProof/>
                <w:sz w:val="20"/>
                <w:szCs w:val="20"/>
              </w:rPr>
              <w:t>5</w:t>
            </w:r>
            <w:r w:rsidR="00601E6B" w:rsidRPr="00740AA8">
              <w:rPr>
                <w:sz w:val="20"/>
                <w:szCs w:val="20"/>
              </w:rPr>
              <w:t xml:space="preserve"> for</w:t>
            </w:r>
            <w:r w:rsidR="000866DB">
              <w:rPr>
                <w:sz w:val="20"/>
              </w:rPr>
              <w:t xml:space="preserve"> analyte-specific precision criteria</w:t>
            </w:r>
            <w:r w:rsidR="00601E6B" w:rsidRPr="00740AA8">
              <w:rPr>
                <w:sz w:val="20"/>
                <w:szCs w:val="20"/>
              </w:rPr>
              <w:t>)</w:t>
            </w:r>
          </w:p>
        </w:tc>
      </w:tr>
      <w:tr w:rsidR="000866DB" w14:paraId="4AC39C16" w14:textId="77777777" w:rsidTr="00816966">
        <w:trPr>
          <w:trHeight w:val="459"/>
        </w:trPr>
        <w:tc>
          <w:tcPr>
            <w:tcW w:w="2796" w:type="dxa"/>
            <w:vMerge w:val="restart"/>
            <w:tcBorders>
              <w:top w:val="single" w:sz="4" w:space="0" w:color="000000"/>
              <w:bottom w:val="single" w:sz="4" w:space="0" w:color="000000"/>
              <w:right w:val="single" w:sz="4" w:space="0" w:color="000000"/>
            </w:tcBorders>
          </w:tcPr>
          <w:p w14:paraId="5CB80477" w14:textId="77777777" w:rsidR="000866DB" w:rsidRDefault="000866DB" w:rsidP="00816966">
            <w:pPr>
              <w:pStyle w:val="TableParagraph"/>
              <w:rPr>
                <w:b/>
              </w:rPr>
            </w:pPr>
          </w:p>
          <w:p w14:paraId="1A9021E0" w14:textId="77777777" w:rsidR="000866DB" w:rsidRDefault="000866DB" w:rsidP="00816966">
            <w:pPr>
              <w:pStyle w:val="TableParagraph"/>
              <w:rPr>
                <w:b/>
              </w:rPr>
            </w:pPr>
          </w:p>
          <w:p w14:paraId="26703D48" w14:textId="77777777" w:rsidR="000866DB" w:rsidRDefault="000866DB" w:rsidP="00816966">
            <w:pPr>
              <w:pStyle w:val="TableParagraph"/>
              <w:rPr>
                <w:b/>
              </w:rPr>
            </w:pPr>
          </w:p>
          <w:p w14:paraId="3AEBC1C2" w14:textId="77777777" w:rsidR="000866DB" w:rsidRDefault="000866DB" w:rsidP="00816966">
            <w:pPr>
              <w:pStyle w:val="TableParagraph"/>
              <w:rPr>
                <w:b/>
              </w:rPr>
            </w:pPr>
          </w:p>
          <w:p w14:paraId="0174F7B6" w14:textId="77777777" w:rsidR="000866DB" w:rsidRDefault="000866DB" w:rsidP="00816966">
            <w:pPr>
              <w:pStyle w:val="TableParagraph"/>
              <w:rPr>
                <w:b/>
              </w:rPr>
            </w:pPr>
          </w:p>
          <w:p w14:paraId="7F4FB87C" w14:textId="77777777" w:rsidR="000866DB" w:rsidRDefault="000866DB" w:rsidP="00816966">
            <w:pPr>
              <w:pStyle w:val="TableParagraph"/>
              <w:spacing w:before="10"/>
              <w:rPr>
                <w:b/>
                <w:sz w:val="21"/>
              </w:rPr>
            </w:pPr>
          </w:p>
          <w:p w14:paraId="3065762B" w14:textId="77777777" w:rsidR="000866DB" w:rsidRDefault="000866DB" w:rsidP="00816966">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3F731E12" w14:textId="77777777" w:rsidR="000866DB" w:rsidRDefault="000866DB" w:rsidP="00816966">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3E557932"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70175924" w14:textId="77777777" w:rsidR="000866DB" w:rsidRDefault="000866DB" w:rsidP="00816966">
            <w:pPr>
              <w:pStyle w:val="TableParagraph"/>
              <w:spacing w:line="227" w:lineRule="exact"/>
              <w:ind w:left="159" w:right="134"/>
              <w:jc w:val="center"/>
              <w:rPr>
                <w:sz w:val="20"/>
              </w:rPr>
            </w:pPr>
            <w:r>
              <w:rPr>
                <w:sz w:val="20"/>
              </w:rPr>
              <w:t>Calibration: ±25%</w:t>
            </w:r>
          </w:p>
        </w:tc>
      </w:tr>
      <w:tr w:rsidR="000866DB" w14:paraId="66083B07" w14:textId="77777777" w:rsidTr="00816966">
        <w:trPr>
          <w:trHeight w:val="690"/>
        </w:trPr>
        <w:tc>
          <w:tcPr>
            <w:tcW w:w="2796" w:type="dxa"/>
            <w:vMerge/>
            <w:tcBorders>
              <w:top w:val="nil"/>
              <w:bottom w:val="single" w:sz="4" w:space="0" w:color="000000"/>
              <w:right w:val="single" w:sz="4" w:space="0" w:color="000000"/>
            </w:tcBorders>
          </w:tcPr>
          <w:p w14:paraId="4D47C1F2"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4E84578" w14:textId="77777777" w:rsidR="000866DB" w:rsidRDefault="000866DB" w:rsidP="00816966">
            <w:pPr>
              <w:pStyle w:val="TableParagraph"/>
              <w:ind w:left="297" w:right="276"/>
              <w:jc w:val="center"/>
              <w:rPr>
                <w:sz w:val="20"/>
              </w:rPr>
            </w:pPr>
            <w:r>
              <w:rPr>
                <w:sz w:val="20"/>
              </w:rPr>
              <w:t>Benzene, Ethylbenzene, m,p-Xylene, o-xylene,</w:t>
            </w:r>
          </w:p>
          <w:p w14:paraId="6DBDDD4A" w14:textId="77777777" w:rsidR="000866DB" w:rsidRDefault="000866DB" w:rsidP="00816966">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27DF51C7"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D50F65E" w14:textId="77777777" w:rsidR="000866DB" w:rsidRDefault="000866DB" w:rsidP="00816966">
            <w:pPr>
              <w:pStyle w:val="TableParagraph"/>
              <w:spacing w:before="113"/>
              <w:ind w:left="158" w:right="134"/>
              <w:jc w:val="center"/>
              <w:rPr>
                <w:sz w:val="20"/>
              </w:rPr>
            </w:pPr>
            <w:r>
              <w:rPr>
                <w:sz w:val="20"/>
              </w:rPr>
              <w:t>Calibration: ±15%</w:t>
            </w:r>
          </w:p>
        </w:tc>
      </w:tr>
      <w:tr w:rsidR="000866DB" w14:paraId="1E37D4E6" w14:textId="77777777" w:rsidTr="00816966">
        <w:trPr>
          <w:trHeight w:val="459"/>
        </w:trPr>
        <w:tc>
          <w:tcPr>
            <w:tcW w:w="2796" w:type="dxa"/>
            <w:vMerge/>
            <w:tcBorders>
              <w:top w:val="nil"/>
              <w:bottom w:val="single" w:sz="4" w:space="0" w:color="000000"/>
              <w:right w:val="single" w:sz="4" w:space="0" w:color="000000"/>
            </w:tcBorders>
          </w:tcPr>
          <w:p w14:paraId="64CD754D"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919EB2E" w14:textId="77777777" w:rsidR="000866DB" w:rsidRDefault="000866DB" w:rsidP="00816966">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3260263E"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DA7ECE5" w14:textId="77777777" w:rsidR="000866DB" w:rsidRDefault="000866DB" w:rsidP="00816966">
            <w:pPr>
              <w:pStyle w:val="TableParagraph"/>
              <w:spacing w:line="227" w:lineRule="exact"/>
              <w:ind w:left="158" w:right="134"/>
              <w:jc w:val="center"/>
              <w:rPr>
                <w:sz w:val="20"/>
              </w:rPr>
            </w:pPr>
            <w:r>
              <w:rPr>
                <w:sz w:val="20"/>
              </w:rPr>
              <w:t>Calibration: ±15%</w:t>
            </w:r>
          </w:p>
        </w:tc>
      </w:tr>
      <w:tr w:rsidR="000866DB" w14:paraId="188972A7" w14:textId="77777777" w:rsidTr="00816966">
        <w:trPr>
          <w:trHeight w:val="690"/>
        </w:trPr>
        <w:tc>
          <w:tcPr>
            <w:tcW w:w="2796" w:type="dxa"/>
            <w:vMerge/>
            <w:tcBorders>
              <w:top w:val="nil"/>
              <w:bottom w:val="single" w:sz="4" w:space="0" w:color="000000"/>
              <w:right w:val="single" w:sz="4" w:space="0" w:color="000000"/>
            </w:tcBorders>
          </w:tcPr>
          <w:p w14:paraId="5EEF4EE0"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DB1C09E" w14:textId="77777777" w:rsidR="000866DB" w:rsidRDefault="000866DB" w:rsidP="0081696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7372DB0" w14:textId="77777777" w:rsidR="000866DB" w:rsidRDefault="000866DB" w:rsidP="00816966">
            <w:pPr>
              <w:pStyle w:val="TableParagraph"/>
              <w:spacing w:line="208" w:lineRule="exact"/>
              <w:ind w:left="478"/>
              <w:rPr>
                <w:sz w:val="20"/>
              </w:rPr>
            </w:pPr>
            <w:r>
              <w:rPr>
                <w:position w:val="2"/>
                <w:sz w:val="20"/>
              </w:rPr>
              <w:t>Pb</w:t>
            </w:r>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2AE08CEF"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038B780E" w14:textId="77777777" w:rsidR="000866DB" w:rsidRDefault="000866DB" w:rsidP="00816966">
            <w:pPr>
              <w:pStyle w:val="TableParagraph"/>
              <w:spacing w:before="112"/>
              <w:ind w:left="158" w:right="134"/>
              <w:jc w:val="center"/>
              <w:rPr>
                <w:sz w:val="20"/>
              </w:rPr>
            </w:pPr>
            <w:r>
              <w:rPr>
                <w:sz w:val="20"/>
              </w:rPr>
              <w:t>Calibration: ±15%</w:t>
            </w:r>
          </w:p>
        </w:tc>
      </w:tr>
      <w:tr w:rsidR="000866DB" w14:paraId="7DA75A9D" w14:textId="77777777" w:rsidTr="00816966">
        <w:trPr>
          <w:trHeight w:val="459"/>
        </w:trPr>
        <w:tc>
          <w:tcPr>
            <w:tcW w:w="2796" w:type="dxa"/>
            <w:vMerge/>
            <w:tcBorders>
              <w:top w:val="nil"/>
              <w:bottom w:val="single" w:sz="4" w:space="0" w:color="000000"/>
              <w:right w:val="single" w:sz="4" w:space="0" w:color="000000"/>
            </w:tcBorders>
          </w:tcPr>
          <w:p w14:paraId="6C0021AB"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C189561" w14:textId="77777777" w:rsidR="000866DB" w:rsidRDefault="000866DB" w:rsidP="0081696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3627989C"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8166181" w14:textId="77777777" w:rsidR="000866DB" w:rsidRDefault="000866DB" w:rsidP="00816966">
            <w:pPr>
              <w:pStyle w:val="TableParagraph"/>
              <w:spacing w:line="227" w:lineRule="exact"/>
              <w:ind w:left="158" w:right="134"/>
              <w:jc w:val="center"/>
              <w:rPr>
                <w:sz w:val="20"/>
              </w:rPr>
            </w:pPr>
            <w:r>
              <w:rPr>
                <w:sz w:val="20"/>
              </w:rPr>
              <w:t>Calibration: ±15%</w:t>
            </w:r>
          </w:p>
        </w:tc>
      </w:tr>
      <w:tr w:rsidR="000866DB" w14:paraId="184FE463" w14:textId="77777777" w:rsidTr="00816966">
        <w:trPr>
          <w:trHeight w:val="460"/>
        </w:trPr>
        <w:tc>
          <w:tcPr>
            <w:tcW w:w="2796" w:type="dxa"/>
            <w:vMerge/>
            <w:tcBorders>
              <w:top w:val="nil"/>
              <w:bottom w:val="single" w:sz="4" w:space="0" w:color="000000"/>
              <w:right w:val="single" w:sz="4" w:space="0" w:color="000000"/>
            </w:tcBorders>
          </w:tcPr>
          <w:p w14:paraId="184C478D"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161B248" w14:textId="77777777" w:rsidR="000866DB" w:rsidRDefault="000866DB" w:rsidP="00816966">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5C0147A0"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825AC4D" w14:textId="77777777" w:rsidR="000866DB" w:rsidRDefault="000866DB" w:rsidP="00816966">
            <w:pPr>
              <w:pStyle w:val="TableParagraph"/>
              <w:spacing w:line="228" w:lineRule="exact"/>
              <w:ind w:left="158" w:right="134"/>
              <w:jc w:val="center"/>
              <w:rPr>
                <w:sz w:val="20"/>
              </w:rPr>
            </w:pPr>
            <w:r>
              <w:rPr>
                <w:sz w:val="20"/>
              </w:rPr>
              <w:t>Calibration: ±15%</w:t>
            </w:r>
          </w:p>
        </w:tc>
      </w:tr>
      <w:tr w:rsidR="00990B1F" w14:paraId="1194BC87" w14:textId="77777777" w:rsidTr="004B2A1A">
        <w:trPr>
          <w:trHeight w:val="460"/>
        </w:trPr>
        <w:tc>
          <w:tcPr>
            <w:tcW w:w="2796" w:type="dxa"/>
            <w:vMerge w:val="restart"/>
            <w:tcBorders>
              <w:top w:val="single" w:sz="4" w:space="0" w:color="000000"/>
              <w:right w:val="single" w:sz="4" w:space="0" w:color="000000"/>
            </w:tcBorders>
          </w:tcPr>
          <w:p w14:paraId="4BF95858" w14:textId="77777777" w:rsidR="00990B1F" w:rsidRDefault="00990B1F" w:rsidP="00816966">
            <w:pPr>
              <w:pStyle w:val="TableParagraph"/>
              <w:rPr>
                <w:b/>
              </w:rPr>
            </w:pPr>
          </w:p>
          <w:p w14:paraId="37BF1285" w14:textId="77777777" w:rsidR="00990B1F" w:rsidRDefault="00990B1F" w:rsidP="00816966">
            <w:pPr>
              <w:pStyle w:val="TableParagraph"/>
              <w:rPr>
                <w:b/>
              </w:rPr>
            </w:pPr>
          </w:p>
          <w:p w14:paraId="38363708" w14:textId="77777777" w:rsidR="00990B1F" w:rsidRDefault="00990B1F" w:rsidP="00816966">
            <w:pPr>
              <w:pStyle w:val="TableParagraph"/>
              <w:rPr>
                <w:b/>
              </w:rPr>
            </w:pPr>
          </w:p>
          <w:p w14:paraId="12EA0906" w14:textId="77777777" w:rsidR="00990B1F" w:rsidRDefault="00990B1F" w:rsidP="00816966">
            <w:pPr>
              <w:pStyle w:val="TableParagraph"/>
              <w:rPr>
                <w:b/>
              </w:rPr>
            </w:pPr>
          </w:p>
          <w:p w14:paraId="3768D9DC" w14:textId="77777777" w:rsidR="00990B1F" w:rsidRDefault="00990B1F" w:rsidP="00816966">
            <w:pPr>
              <w:pStyle w:val="TableParagraph"/>
              <w:spacing w:before="10"/>
              <w:rPr>
                <w:b/>
                <w:sz w:val="23"/>
              </w:rPr>
            </w:pPr>
          </w:p>
          <w:p w14:paraId="4C7AACFB" w14:textId="77777777" w:rsidR="00990B1F" w:rsidRDefault="00990B1F" w:rsidP="00816966">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194AEDC8" w14:textId="77777777" w:rsidR="00990B1F" w:rsidRDefault="00990B1F" w:rsidP="00816966">
            <w:pPr>
              <w:pStyle w:val="TableParagraph"/>
              <w:spacing w:before="112"/>
              <w:ind w:left="112" w:right="94"/>
              <w:jc w:val="center"/>
              <w:rPr>
                <w:sz w:val="20"/>
              </w:rPr>
            </w:pPr>
            <w:r>
              <w:rPr>
                <w:sz w:val="20"/>
              </w:rPr>
              <w:t xml:space="preserve">DRO, GRO, RRO </w:t>
            </w:r>
          </w:p>
        </w:tc>
        <w:tc>
          <w:tcPr>
            <w:tcW w:w="1399" w:type="dxa"/>
            <w:tcBorders>
              <w:top w:val="single" w:sz="4" w:space="0" w:color="000000"/>
              <w:left w:val="single" w:sz="4" w:space="0" w:color="000000"/>
              <w:bottom w:val="single" w:sz="4" w:space="0" w:color="000000"/>
              <w:right w:val="single" w:sz="4" w:space="0" w:color="000000"/>
            </w:tcBorders>
          </w:tcPr>
          <w:p w14:paraId="6A90C7E7"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4F51D63D" w14:textId="77777777" w:rsidR="00990B1F" w:rsidRDefault="00990B1F" w:rsidP="00816966">
            <w:pPr>
              <w:pStyle w:val="TableParagraph"/>
              <w:spacing w:line="227" w:lineRule="exact"/>
              <w:ind w:left="159" w:right="134"/>
              <w:jc w:val="center"/>
              <w:rPr>
                <w:sz w:val="20"/>
              </w:rPr>
            </w:pPr>
            <w:r>
              <w:rPr>
                <w:sz w:val="20"/>
              </w:rPr>
              <w:t>Calibration: ±25%</w:t>
            </w:r>
          </w:p>
        </w:tc>
      </w:tr>
      <w:tr w:rsidR="00990B1F" w14:paraId="45B06512" w14:textId="77777777" w:rsidTr="004B2A1A">
        <w:trPr>
          <w:trHeight w:val="689"/>
        </w:trPr>
        <w:tc>
          <w:tcPr>
            <w:tcW w:w="2796" w:type="dxa"/>
            <w:vMerge/>
            <w:tcBorders>
              <w:right w:val="single" w:sz="4" w:space="0" w:color="000000"/>
            </w:tcBorders>
          </w:tcPr>
          <w:p w14:paraId="12113CC5"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A550E1C" w14:textId="77777777" w:rsidR="00990B1F" w:rsidRDefault="00990B1F" w:rsidP="00816966">
            <w:pPr>
              <w:pStyle w:val="TableParagraph"/>
              <w:spacing w:line="227" w:lineRule="exact"/>
              <w:ind w:left="360" w:hanging="64"/>
              <w:rPr>
                <w:sz w:val="20"/>
              </w:rPr>
            </w:pPr>
            <w:r>
              <w:rPr>
                <w:sz w:val="20"/>
              </w:rPr>
              <w:t>Benzene, Ethylbenzene,</w:t>
            </w:r>
          </w:p>
          <w:p w14:paraId="6C0B1904" w14:textId="77777777" w:rsidR="00990B1F" w:rsidRDefault="00990B1F" w:rsidP="00816966">
            <w:pPr>
              <w:pStyle w:val="TableParagraph"/>
              <w:spacing w:before="3" w:line="230" w:lineRule="exact"/>
              <w:ind w:left="908" w:right="324" w:hanging="548"/>
              <w:rPr>
                <w:sz w:val="20"/>
              </w:rPr>
            </w:pPr>
            <w:r>
              <w:rPr>
                <w:sz w:val="20"/>
              </w:rPr>
              <w:t>m,p-Xylene,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00CBAE49"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0E9D580" w14:textId="77777777" w:rsidR="00990B1F" w:rsidRDefault="00990B1F" w:rsidP="00816966">
            <w:pPr>
              <w:pStyle w:val="TableParagraph"/>
              <w:spacing w:before="112"/>
              <w:ind w:left="158" w:right="134"/>
              <w:jc w:val="center"/>
              <w:rPr>
                <w:sz w:val="20"/>
              </w:rPr>
            </w:pPr>
            <w:r>
              <w:rPr>
                <w:sz w:val="20"/>
              </w:rPr>
              <w:t>Calibration: ±15%</w:t>
            </w:r>
          </w:p>
        </w:tc>
      </w:tr>
      <w:tr w:rsidR="00990B1F" w14:paraId="3B7DC420" w14:textId="77777777" w:rsidTr="004B2A1A">
        <w:trPr>
          <w:trHeight w:val="459"/>
        </w:trPr>
        <w:tc>
          <w:tcPr>
            <w:tcW w:w="2796" w:type="dxa"/>
            <w:vMerge/>
            <w:tcBorders>
              <w:right w:val="single" w:sz="4" w:space="0" w:color="000000"/>
            </w:tcBorders>
          </w:tcPr>
          <w:p w14:paraId="1B223327"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A11259B" w14:textId="782997CC" w:rsidR="00990B1F" w:rsidRDefault="00990B1F" w:rsidP="00816966">
            <w:pPr>
              <w:pStyle w:val="TableParagraph"/>
              <w:spacing w:before="112"/>
              <w:ind w:left="112" w:right="94"/>
              <w:jc w:val="center"/>
              <w:rPr>
                <w:sz w:val="13"/>
              </w:rPr>
            </w:pPr>
            <w:r>
              <w:rPr>
                <w:position w:val="2"/>
                <w:sz w:val="20"/>
              </w:rPr>
              <w:t>Ca</w:t>
            </w:r>
            <w:r>
              <w:rPr>
                <w:sz w:val="13"/>
              </w:rPr>
              <w:t>total</w:t>
            </w:r>
            <w:r>
              <w:rPr>
                <w:position w:val="2"/>
                <w:sz w:val="20"/>
              </w:rPr>
              <w:t>,</w:t>
            </w:r>
            <w:r w:rsidR="00546B7D">
              <w:rPr>
                <w:position w:val="2"/>
                <w:sz w:val="20"/>
              </w:rPr>
              <w:t xml:space="preserve"> </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4EDC54E5"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75B1A7C2" w14:textId="77777777" w:rsidR="00990B1F" w:rsidRDefault="00990B1F" w:rsidP="00816966">
            <w:pPr>
              <w:pStyle w:val="TableParagraph"/>
              <w:spacing w:line="227" w:lineRule="exact"/>
              <w:ind w:left="158" w:right="134"/>
              <w:jc w:val="center"/>
              <w:rPr>
                <w:sz w:val="20"/>
              </w:rPr>
            </w:pPr>
            <w:r>
              <w:rPr>
                <w:sz w:val="20"/>
              </w:rPr>
              <w:t>Calibration: ±15%</w:t>
            </w:r>
          </w:p>
        </w:tc>
      </w:tr>
      <w:tr w:rsidR="00990B1F" w14:paraId="79FCBE6D" w14:textId="77777777" w:rsidTr="004B2A1A">
        <w:trPr>
          <w:trHeight w:val="690"/>
        </w:trPr>
        <w:tc>
          <w:tcPr>
            <w:tcW w:w="2796" w:type="dxa"/>
            <w:vMerge/>
            <w:tcBorders>
              <w:right w:val="single" w:sz="4" w:space="0" w:color="000000"/>
            </w:tcBorders>
          </w:tcPr>
          <w:p w14:paraId="62D9C2D5"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71462F5" w14:textId="77777777" w:rsidR="00990B1F" w:rsidRDefault="00990B1F" w:rsidP="0081696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4253B54" w14:textId="77777777" w:rsidR="00990B1F" w:rsidRDefault="00990B1F" w:rsidP="00816966">
            <w:pPr>
              <w:pStyle w:val="TableParagraph"/>
              <w:spacing w:line="208" w:lineRule="exact"/>
              <w:ind w:left="503"/>
              <w:rPr>
                <w:sz w:val="13"/>
              </w:rPr>
            </w:pPr>
            <w:r>
              <w:rPr>
                <w:position w:val="2"/>
                <w:sz w:val="20"/>
              </w:rPr>
              <w:t>Pb</w:t>
            </w:r>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6361D5B0"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B4FA86A" w14:textId="77777777" w:rsidR="00990B1F" w:rsidRDefault="00990B1F" w:rsidP="00816966">
            <w:pPr>
              <w:pStyle w:val="TableParagraph"/>
              <w:spacing w:before="113"/>
              <w:ind w:left="158" w:right="134"/>
              <w:jc w:val="center"/>
              <w:rPr>
                <w:sz w:val="20"/>
              </w:rPr>
            </w:pPr>
            <w:r>
              <w:rPr>
                <w:sz w:val="20"/>
              </w:rPr>
              <w:t>Calibration: ±15%</w:t>
            </w:r>
          </w:p>
        </w:tc>
      </w:tr>
      <w:tr w:rsidR="00990B1F" w14:paraId="14140BC2" w14:textId="77777777" w:rsidTr="004B2A1A">
        <w:trPr>
          <w:trHeight w:val="459"/>
        </w:trPr>
        <w:tc>
          <w:tcPr>
            <w:tcW w:w="2796" w:type="dxa"/>
            <w:vMerge/>
            <w:tcBorders>
              <w:right w:val="single" w:sz="4" w:space="0" w:color="000000"/>
            </w:tcBorders>
          </w:tcPr>
          <w:p w14:paraId="70224638"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DECBE76" w14:textId="77777777" w:rsidR="00990B1F" w:rsidRDefault="00990B1F" w:rsidP="0081696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2E53B944"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5CF73E0B" w14:textId="77777777" w:rsidR="00990B1F" w:rsidRDefault="00990B1F" w:rsidP="00816966">
            <w:pPr>
              <w:pStyle w:val="TableParagraph"/>
              <w:spacing w:line="227" w:lineRule="exact"/>
              <w:ind w:left="158" w:right="134"/>
              <w:jc w:val="center"/>
              <w:rPr>
                <w:sz w:val="20"/>
              </w:rPr>
            </w:pPr>
            <w:r>
              <w:rPr>
                <w:sz w:val="20"/>
              </w:rPr>
              <w:t>Calibration: ±15%</w:t>
            </w:r>
          </w:p>
        </w:tc>
      </w:tr>
      <w:tr w:rsidR="00990B1F" w14:paraId="4D34099A" w14:textId="77777777" w:rsidTr="004B2A1A">
        <w:trPr>
          <w:trHeight w:val="460"/>
        </w:trPr>
        <w:tc>
          <w:tcPr>
            <w:tcW w:w="2796" w:type="dxa"/>
            <w:vMerge/>
            <w:tcBorders>
              <w:right w:val="single" w:sz="4" w:space="0" w:color="000000"/>
            </w:tcBorders>
          </w:tcPr>
          <w:p w14:paraId="6013CA32"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240CD42" w14:textId="77777777" w:rsidR="00990B1F" w:rsidRDefault="00990B1F" w:rsidP="00816966">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B0F48CD"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5468A2A2" w14:textId="77777777" w:rsidR="00990B1F" w:rsidRDefault="00990B1F" w:rsidP="00816966">
            <w:pPr>
              <w:pStyle w:val="TableParagraph"/>
              <w:spacing w:line="228" w:lineRule="exact"/>
              <w:ind w:left="158" w:right="134"/>
              <w:jc w:val="center"/>
              <w:rPr>
                <w:sz w:val="20"/>
              </w:rPr>
            </w:pPr>
            <w:r>
              <w:rPr>
                <w:sz w:val="20"/>
              </w:rPr>
              <w:t>Calibration: ±15%</w:t>
            </w:r>
          </w:p>
        </w:tc>
      </w:tr>
      <w:tr w:rsidR="00990B1F" w14:paraId="61AB4488" w14:textId="77777777" w:rsidTr="004B2A1A">
        <w:trPr>
          <w:trHeight w:val="460"/>
        </w:trPr>
        <w:tc>
          <w:tcPr>
            <w:tcW w:w="2796" w:type="dxa"/>
            <w:vMerge/>
            <w:tcBorders>
              <w:bottom w:val="single" w:sz="4" w:space="0" w:color="000000"/>
              <w:right w:val="single" w:sz="4" w:space="0" w:color="000000"/>
            </w:tcBorders>
          </w:tcPr>
          <w:p w14:paraId="18DE67F4" w14:textId="77777777" w:rsidR="00990B1F" w:rsidRDefault="00990B1F" w:rsidP="00816966">
            <w:pPr>
              <w:pStyle w:val="TableParagraph"/>
              <w:rPr>
                <w:sz w:val="20"/>
              </w:rPr>
            </w:pPr>
          </w:p>
        </w:tc>
        <w:tc>
          <w:tcPr>
            <w:tcW w:w="2514" w:type="dxa"/>
            <w:tcBorders>
              <w:top w:val="single" w:sz="4" w:space="0" w:color="000000"/>
              <w:left w:val="single" w:sz="4" w:space="0" w:color="000000"/>
              <w:bottom w:val="single" w:sz="4" w:space="0" w:color="000000"/>
              <w:right w:val="single" w:sz="4" w:space="0" w:color="000000"/>
            </w:tcBorders>
          </w:tcPr>
          <w:p w14:paraId="2746A83A" w14:textId="77777777" w:rsidR="00990B1F" w:rsidRDefault="00990B1F" w:rsidP="00816966">
            <w:pPr>
              <w:pStyle w:val="TableParagraph"/>
              <w:spacing w:before="112"/>
              <w:ind w:left="112"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5CB06F78" w14:textId="77777777" w:rsidR="00990B1F" w:rsidRDefault="00990B1F"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77B1237C" w14:textId="77777777" w:rsidR="00990B1F" w:rsidRDefault="00990B1F" w:rsidP="00816966">
            <w:pPr>
              <w:pStyle w:val="TableParagraph"/>
              <w:spacing w:line="227" w:lineRule="exact"/>
              <w:ind w:left="158" w:right="134"/>
              <w:jc w:val="center"/>
              <w:rPr>
                <w:sz w:val="20"/>
              </w:rPr>
            </w:pPr>
            <w:r>
              <w:rPr>
                <w:sz w:val="20"/>
              </w:rPr>
              <w:t>Calibration: ±15%</w:t>
            </w:r>
          </w:p>
        </w:tc>
      </w:tr>
    </w:tbl>
    <w:p w14:paraId="52A738DF" w14:textId="77777777" w:rsidR="00601E6B" w:rsidRDefault="00601E6B" w:rsidP="0042046E">
      <w:pPr>
        <w:spacing w:line="228" w:lineRule="exact"/>
        <w:rPr>
          <w:sz w:val="20"/>
        </w:rPr>
        <w:sectPr w:rsidR="00601E6B" w:rsidSect="00055722">
          <w:pgSz w:w="11900" w:h="16840"/>
          <w:pgMar w:top="1620" w:right="940" w:bottom="940" w:left="1040" w:header="929" w:footer="744" w:gutter="0"/>
          <w:cols w:space="720"/>
        </w:sectPr>
      </w:pPr>
    </w:p>
    <w:p w14:paraId="743DB713" w14:textId="6F714F7F" w:rsidR="00601E6B" w:rsidRPr="00740AA8" w:rsidRDefault="000C2DBA" w:rsidP="00601E6B">
      <w:pPr>
        <w:pStyle w:val="BodyText"/>
        <w:rPr>
          <w:b/>
          <w:sz w:val="8"/>
        </w:rPr>
      </w:pPr>
      <w:r w:rsidRPr="00C72215">
        <w:rPr>
          <w:b/>
        </w:rPr>
        <w:lastRenderedPageBreak/>
        <w:t xml:space="preserve">Table </w:t>
      </w:r>
      <w:r>
        <w:rPr>
          <w:b/>
          <w:noProof/>
        </w:rPr>
        <w:t>10</w:t>
      </w:r>
      <w:r w:rsidR="00601E6B" w:rsidRPr="00740AA8">
        <w:rPr>
          <w:b/>
        </w:rPr>
        <w:t xml:space="preserve">. </w:t>
      </w:r>
      <w:r w:rsidR="00601E6B">
        <w:rPr>
          <w:b/>
        </w:rPr>
        <w:t>(page 3</w:t>
      </w:r>
      <w:r w:rsidR="00601E6B" w:rsidRPr="00740AA8">
        <w:rPr>
          <w:b/>
        </w:rPr>
        <w:t xml:space="preserve"> of 3). Field/Laboratory Quality Control Samples</w:t>
      </w:r>
    </w:p>
    <w:p w14:paraId="7EA53B99" w14:textId="77777777" w:rsidR="00601E6B" w:rsidRDefault="00601E6B" w:rsidP="00601E6B">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39D92705" w14:textId="77777777" w:rsidTr="00990B1F">
        <w:trPr>
          <w:trHeight w:val="1061"/>
        </w:trPr>
        <w:tc>
          <w:tcPr>
            <w:tcW w:w="2796" w:type="dxa"/>
            <w:tcBorders>
              <w:top w:val="single" w:sz="4" w:space="0" w:color="000000"/>
              <w:bottom w:val="single" w:sz="4" w:space="0" w:color="000000"/>
              <w:right w:val="single" w:sz="4" w:space="0" w:color="000000"/>
            </w:tcBorders>
            <w:shd w:val="clear" w:color="auto" w:fill="D9D9D9" w:themeFill="background1" w:themeFillShade="D9"/>
            <w:vAlign w:val="center"/>
          </w:tcPr>
          <w:p w14:paraId="23EC6BC6" w14:textId="77777777" w:rsidR="00601E6B" w:rsidRDefault="00601E6B" w:rsidP="00816966">
            <w:pPr>
              <w:pStyle w:val="TableParagraph"/>
              <w:spacing w:before="10"/>
              <w:rPr>
                <w:b/>
                <w:sz w:val="26"/>
              </w:rPr>
            </w:pPr>
          </w:p>
          <w:p w14:paraId="0270F23F" w14:textId="6EB15542" w:rsidR="000866DB" w:rsidRPr="00BE2DF2" w:rsidRDefault="00601E6B" w:rsidP="00816966">
            <w:pPr>
              <w:pStyle w:val="TableParagraph"/>
              <w:jc w:val="center"/>
            </w:pPr>
            <w:r>
              <w:rPr>
                <w:b/>
              </w:rPr>
              <w:t>Field/Lab Quality Control Sample</w:t>
            </w:r>
          </w:p>
        </w:tc>
        <w:tc>
          <w:tcPr>
            <w:tcW w:w="25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58E665B1" w14:textId="77777777" w:rsidR="00601E6B" w:rsidRDefault="00601E6B" w:rsidP="00816966">
            <w:pPr>
              <w:pStyle w:val="TableParagraph"/>
              <w:spacing w:before="10"/>
              <w:rPr>
                <w:b/>
                <w:sz w:val="26"/>
              </w:rPr>
            </w:pPr>
          </w:p>
          <w:p w14:paraId="420A1063" w14:textId="03502618" w:rsidR="000866DB" w:rsidRDefault="00601E6B" w:rsidP="00816966">
            <w:pPr>
              <w:pStyle w:val="TableParagraph"/>
              <w:spacing w:line="237" w:lineRule="auto"/>
              <w:ind w:left="113" w:right="93"/>
              <w:jc w:val="center"/>
              <w:rPr>
                <w:sz w:val="20"/>
              </w:rPr>
            </w:pPr>
            <w:r>
              <w:rPr>
                <w:b/>
              </w:rPr>
              <w:t>Measurement Parameter</w:t>
            </w:r>
          </w:p>
        </w:tc>
        <w:tc>
          <w:tcPr>
            <w:tcW w:w="139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172373F8" w14:textId="14357FCD" w:rsidR="000866DB" w:rsidRDefault="00601E6B" w:rsidP="00816966">
            <w:pPr>
              <w:pStyle w:val="TableParagraph"/>
              <w:jc w:val="center"/>
              <w:rPr>
                <w:sz w:val="20"/>
              </w:rPr>
            </w:pPr>
            <w:r>
              <w:rPr>
                <w:b/>
              </w:rPr>
              <w:t>Frequency of      Occurrence</w:t>
            </w:r>
          </w:p>
        </w:tc>
        <w:tc>
          <w:tcPr>
            <w:tcW w:w="2328" w:type="dxa"/>
            <w:tcBorders>
              <w:top w:val="single" w:sz="4" w:space="0" w:color="000000"/>
              <w:left w:val="single" w:sz="4" w:space="0" w:color="000000"/>
              <w:bottom w:val="single" w:sz="4" w:space="0" w:color="000000"/>
            </w:tcBorders>
            <w:shd w:val="clear" w:color="auto" w:fill="D9D9D9" w:themeFill="background1" w:themeFillShade="D9"/>
            <w:vAlign w:val="center"/>
          </w:tcPr>
          <w:p w14:paraId="637493BE" w14:textId="77777777" w:rsidR="00601E6B" w:rsidRDefault="00601E6B" w:rsidP="00816966">
            <w:pPr>
              <w:pStyle w:val="TableParagraph"/>
              <w:spacing w:before="10"/>
              <w:rPr>
                <w:b/>
                <w:sz w:val="26"/>
              </w:rPr>
            </w:pPr>
          </w:p>
          <w:p w14:paraId="0ABE1931" w14:textId="3DEC06A8" w:rsidR="000866DB" w:rsidRDefault="00601E6B" w:rsidP="00816966">
            <w:pPr>
              <w:pStyle w:val="TableParagraph"/>
              <w:jc w:val="center"/>
              <w:rPr>
                <w:b/>
              </w:rPr>
            </w:pPr>
            <w:r>
              <w:rPr>
                <w:b/>
              </w:rPr>
              <w:t>QC Acceptance Criteria Limits</w:t>
            </w:r>
          </w:p>
        </w:tc>
      </w:tr>
      <w:tr w:rsidR="000866DB" w14:paraId="36C6D30F" w14:textId="77777777" w:rsidTr="00816966">
        <w:trPr>
          <w:trHeight w:val="1839"/>
        </w:trPr>
        <w:tc>
          <w:tcPr>
            <w:tcW w:w="2796" w:type="dxa"/>
            <w:tcBorders>
              <w:top w:val="single" w:sz="4" w:space="0" w:color="000000"/>
              <w:bottom w:val="single" w:sz="4" w:space="0" w:color="000000"/>
              <w:right w:val="single" w:sz="4" w:space="0" w:color="000000"/>
            </w:tcBorders>
          </w:tcPr>
          <w:p w14:paraId="5ABAC9D3" w14:textId="77777777" w:rsidR="000866DB" w:rsidRDefault="000866DB" w:rsidP="00816966">
            <w:pPr>
              <w:pStyle w:val="TableParagraph"/>
              <w:rPr>
                <w:b/>
              </w:rPr>
            </w:pPr>
          </w:p>
          <w:p w14:paraId="4ADD89C7" w14:textId="77777777" w:rsidR="000866DB" w:rsidRDefault="000866DB" w:rsidP="00816966">
            <w:pPr>
              <w:pStyle w:val="TableParagraph"/>
              <w:rPr>
                <w:b/>
              </w:rPr>
            </w:pPr>
          </w:p>
          <w:p w14:paraId="2FFB873D" w14:textId="77777777" w:rsidR="000866DB" w:rsidRDefault="000866DB" w:rsidP="00816966">
            <w:pPr>
              <w:pStyle w:val="TableParagraph"/>
              <w:spacing w:before="8"/>
              <w:rPr>
                <w:b/>
                <w:sz w:val="25"/>
              </w:rPr>
            </w:pPr>
          </w:p>
          <w:p w14:paraId="5F7FF0DF" w14:textId="77777777" w:rsidR="000866DB" w:rsidRDefault="000866DB" w:rsidP="00816966">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4A488051" w14:textId="77777777" w:rsidR="000866DB" w:rsidRDefault="000866DB" w:rsidP="00816966">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5A6F6D14" w14:textId="77777777" w:rsidR="000866DB" w:rsidRDefault="000866DB" w:rsidP="00816966">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7FB8874E"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652BC2E1" w14:textId="77777777" w:rsidR="000866DB" w:rsidRDefault="000866DB" w:rsidP="00816966">
            <w:pPr>
              <w:pStyle w:val="TableParagraph"/>
              <w:rPr>
                <w:b/>
              </w:rPr>
            </w:pPr>
          </w:p>
          <w:p w14:paraId="5AE02234" w14:textId="77777777" w:rsidR="000866DB" w:rsidRDefault="000866DB" w:rsidP="00816966">
            <w:pPr>
              <w:pStyle w:val="TableParagraph"/>
              <w:rPr>
                <w:b/>
              </w:rPr>
            </w:pPr>
          </w:p>
          <w:p w14:paraId="638D1761" w14:textId="77777777" w:rsidR="000866DB" w:rsidRDefault="000866DB" w:rsidP="00816966">
            <w:pPr>
              <w:pStyle w:val="TableParagraph"/>
              <w:spacing w:before="180"/>
              <w:ind w:left="158" w:right="134"/>
              <w:jc w:val="center"/>
              <w:rPr>
                <w:sz w:val="20"/>
              </w:rPr>
            </w:pPr>
            <w:r>
              <w:rPr>
                <w:sz w:val="20"/>
              </w:rPr>
              <w:t>Calibration: ±15%</w:t>
            </w:r>
          </w:p>
        </w:tc>
      </w:tr>
      <w:tr w:rsidR="000866DB" w14:paraId="794E5071" w14:textId="77777777" w:rsidTr="00816966">
        <w:trPr>
          <w:trHeight w:val="1840"/>
        </w:trPr>
        <w:tc>
          <w:tcPr>
            <w:tcW w:w="2796" w:type="dxa"/>
            <w:tcBorders>
              <w:top w:val="single" w:sz="4" w:space="0" w:color="000000"/>
              <w:bottom w:val="single" w:sz="4" w:space="0" w:color="000000"/>
              <w:right w:val="single" w:sz="4" w:space="0" w:color="000000"/>
            </w:tcBorders>
          </w:tcPr>
          <w:p w14:paraId="049BB2BB" w14:textId="77777777" w:rsidR="000866DB" w:rsidRDefault="000866DB" w:rsidP="00816966">
            <w:pPr>
              <w:pStyle w:val="TableParagraph"/>
              <w:rPr>
                <w:b/>
              </w:rPr>
            </w:pPr>
          </w:p>
          <w:p w14:paraId="64245FF6" w14:textId="77777777" w:rsidR="000866DB" w:rsidRDefault="000866DB" w:rsidP="00816966">
            <w:pPr>
              <w:pStyle w:val="TableParagraph"/>
              <w:rPr>
                <w:b/>
              </w:rPr>
            </w:pPr>
          </w:p>
          <w:p w14:paraId="62824AC3" w14:textId="77777777" w:rsidR="000866DB" w:rsidRDefault="000866DB" w:rsidP="00816966">
            <w:pPr>
              <w:pStyle w:val="TableParagraph"/>
              <w:spacing w:before="8"/>
              <w:rPr>
                <w:b/>
                <w:sz w:val="25"/>
              </w:rPr>
            </w:pPr>
          </w:p>
          <w:p w14:paraId="3B7B1858" w14:textId="77777777" w:rsidR="000866DB" w:rsidRDefault="000866DB" w:rsidP="00816966">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7C61CB52" w14:textId="77777777" w:rsidR="000866DB" w:rsidRDefault="000866DB" w:rsidP="00816966">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4EC20372" w14:textId="77777777" w:rsidR="000866DB" w:rsidRDefault="000866DB" w:rsidP="00816966">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040B1398"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37FB6644" w14:textId="77777777" w:rsidR="000866DB" w:rsidRDefault="000866DB" w:rsidP="00816966">
            <w:pPr>
              <w:pStyle w:val="TableParagraph"/>
              <w:rPr>
                <w:b/>
              </w:rPr>
            </w:pPr>
          </w:p>
          <w:p w14:paraId="428F1372" w14:textId="77777777" w:rsidR="000866DB" w:rsidRDefault="000866DB" w:rsidP="00816966">
            <w:pPr>
              <w:pStyle w:val="TableParagraph"/>
              <w:rPr>
                <w:b/>
              </w:rPr>
            </w:pPr>
          </w:p>
          <w:p w14:paraId="05E9E6F7" w14:textId="77777777" w:rsidR="000866DB" w:rsidRDefault="000866DB" w:rsidP="00816966">
            <w:pPr>
              <w:pStyle w:val="TableParagraph"/>
              <w:spacing w:before="182"/>
              <w:ind w:left="158" w:right="134"/>
              <w:jc w:val="center"/>
              <w:rPr>
                <w:sz w:val="20"/>
              </w:rPr>
            </w:pPr>
            <w:r>
              <w:rPr>
                <w:sz w:val="20"/>
              </w:rPr>
              <w:t>Calibration: ±15%</w:t>
            </w:r>
          </w:p>
        </w:tc>
      </w:tr>
      <w:tr w:rsidR="000866DB" w14:paraId="77F7CFE0" w14:textId="77777777" w:rsidTr="00816966">
        <w:trPr>
          <w:trHeight w:val="2069"/>
        </w:trPr>
        <w:tc>
          <w:tcPr>
            <w:tcW w:w="2796" w:type="dxa"/>
            <w:tcBorders>
              <w:top w:val="single" w:sz="4" w:space="0" w:color="000000"/>
              <w:bottom w:val="single" w:sz="4" w:space="0" w:color="000000"/>
              <w:right w:val="single" w:sz="4" w:space="0" w:color="000000"/>
            </w:tcBorders>
          </w:tcPr>
          <w:p w14:paraId="4C710087" w14:textId="77777777" w:rsidR="000866DB" w:rsidRDefault="000866DB" w:rsidP="00816966">
            <w:pPr>
              <w:pStyle w:val="TableParagraph"/>
              <w:rPr>
                <w:b/>
              </w:rPr>
            </w:pPr>
          </w:p>
          <w:p w14:paraId="262E1017" w14:textId="77777777" w:rsidR="000866DB" w:rsidRDefault="000866DB" w:rsidP="00816966">
            <w:pPr>
              <w:pStyle w:val="TableParagraph"/>
              <w:rPr>
                <w:b/>
              </w:rPr>
            </w:pPr>
          </w:p>
          <w:p w14:paraId="502BFC0D" w14:textId="77777777" w:rsidR="000866DB" w:rsidRDefault="000866DB" w:rsidP="00816966">
            <w:pPr>
              <w:pStyle w:val="TableParagraph"/>
              <w:rPr>
                <w:b/>
              </w:rPr>
            </w:pPr>
          </w:p>
          <w:p w14:paraId="42715351" w14:textId="77777777" w:rsidR="000866DB" w:rsidRDefault="000866DB" w:rsidP="00816966">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1096270A" w14:textId="77777777" w:rsidR="000866DB" w:rsidRDefault="000866DB" w:rsidP="00816966">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6B647196" w14:textId="77777777" w:rsidR="000866DB" w:rsidRDefault="000866DB" w:rsidP="00816966">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07668839"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0384A896" w14:textId="77777777" w:rsidR="000866DB" w:rsidRDefault="000866DB" w:rsidP="00816966">
            <w:pPr>
              <w:pStyle w:val="TableParagraph"/>
              <w:rPr>
                <w:b/>
              </w:rPr>
            </w:pPr>
          </w:p>
          <w:p w14:paraId="1344269C" w14:textId="77777777" w:rsidR="000866DB" w:rsidRDefault="000866DB" w:rsidP="00816966">
            <w:pPr>
              <w:pStyle w:val="TableParagraph"/>
              <w:rPr>
                <w:b/>
              </w:rPr>
            </w:pPr>
          </w:p>
          <w:p w14:paraId="3889F747" w14:textId="77777777" w:rsidR="000866DB" w:rsidRDefault="000866DB" w:rsidP="00816966">
            <w:pPr>
              <w:pStyle w:val="TableParagraph"/>
              <w:spacing w:before="8"/>
              <w:rPr>
                <w:b/>
                <w:sz w:val="25"/>
              </w:rPr>
            </w:pPr>
          </w:p>
          <w:p w14:paraId="1FE03902" w14:textId="77777777" w:rsidR="000866DB" w:rsidRDefault="000866DB" w:rsidP="00816966">
            <w:pPr>
              <w:pStyle w:val="TableParagraph"/>
              <w:ind w:left="158" w:right="134"/>
              <w:jc w:val="center"/>
              <w:rPr>
                <w:sz w:val="20"/>
              </w:rPr>
            </w:pPr>
            <w:r>
              <w:rPr>
                <w:sz w:val="20"/>
              </w:rPr>
              <w:t>Calibration: ±15%</w:t>
            </w:r>
          </w:p>
        </w:tc>
      </w:tr>
      <w:tr w:rsidR="000866DB" w14:paraId="572FDB01" w14:textId="77777777" w:rsidTr="00816966">
        <w:trPr>
          <w:trHeight w:val="287"/>
        </w:trPr>
        <w:tc>
          <w:tcPr>
            <w:tcW w:w="2796" w:type="dxa"/>
            <w:vMerge w:val="restart"/>
            <w:tcBorders>
              <w:top w:val="single" w:sz="4" w:space="0" w:color="000000"/>
              <w:bottom w:val="single" w:sz="4" w:space="0" w:color="000000"/>
              <w:right w:val="single" w:sz="4" w:space="0" w:color="000000"/>
            </w:tcBorders>
          </w:tcPr>
          <w:p w14:paraId="78EEAF85" w14:textId="77777777" w:rsidR="000866DB" w:rsidRDefault="000866DB" w:rsidP="00816966">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77D077ED" w14:textId="77777777" w:rsidR="000866DB" w:rsidRDefault="000866DB" w:rsidP="00816966">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1395AD9F"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70325D3D" w14:textId="77777777" w:rsidR="000866DB" w:rsidRDefault="000866DB" w:rsidP="00816966">
            <w:pPr>
              <w:pStyle w:val="TableParagraph"/>
              <w:spacing w:before="26"/>
              <w:ind w:left="158" w:right="134"/>
              <w:jc w:val="center"/>
              <w:rPr>
                <w:sz w:val="20"/>
              </w:rPr>
            </w:pPr>
            <w:r>
              <w:rPr>
                <w:sz w:val="20"/>
              </w:rPr>
              <w:t>Calibration: ±15%</w:t>
            </w:r>
          </w:p>
        </w:tc>
      </w:tr>
      <w:tr w:rsidR="000866DB" w14:paraId="7CA4A6C2" w14:textId="77777777" w:rsidTr="00816966">
        <w:trPr>
          <w:trHeight w:val="288"/>
        </w:trPr>
        <w:tc>
          <w:tcPr>
            <w:tcW w:w="2796" w:type="dxa"/>
            <w:vMerge/>
            <w:tcBorders>
              <w:top w:val="nil"/>
              <w:bottom w:val="single" w:sz="4" w:space="0" w:color="000000"/>
              <w:right w:val="single" w:sz="4" w:space="0" w:color="000000"/>
            </w:tcBorders>
          </w:tcPr>
          <w:p w14:paraId="61F19A4A"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CB8FC6D" w14:textId="77777777" w:rsidR="000866DB" w:rsidRDefault="000866DB" w:rsidP="00816966">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2FB89885"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57C005A0" w14:textId="77777777" w:rsidR="000866DB" w:rsidRDefault="000866DB" w:rsidP="00816966">
            <w:pPr>
              <w:pStyle w:val="TableParagraph"/>
              <w:spacing w:before="26"/>
              <w:ind w:left="158" w:right="134"/>
              <w:jc w:val="center"/>
              <w:rPr>
                <w:sz w:val="20"/>
              </w:rPr>
            </w:pPr>
            <w:r>
              <w:rPr>
                <w:sz w:val="20"/>
              </w:rPr>
              <w:t>Calibration: ±15%</w:t>
            </w:r>
          </w:p>
        </w:tc>
      </w:tr>
      <w:tr w:rsidR="000866DB" w14:paraId="1A035A98" w14:textId="77777777" w:rsidTr="00816966">
        <w:trPr>
          <w:trHeight w:val="287"/>
        </w:trPr>
        <w:tc>
          <w:tcPr>
            <w:tcW w:w="2796" w:type="dxa"/>
            <w:vMerge w:val="restart"/>
            <w:tcBorders>
              <w:top w:val="single" w:sz="4" w:space="0" w:color="000000"/>
              <w:bottom w:val="single" w:sz="4" w:space="0" w:color="000000"/>
              <w:right w:val="single" w:sz="4" w:space="0" w:color="000000"/>
            </w:tcBorders>
          </w:tcPr>
          <w:p w14:paraId="539E664C" w14:textId="77777777" w:rsidR="000866DB" w:rsidRDefault="000866DB" w:rsidP="00816966">
            <w:pPr>
              <w:pStyle w:val="TableParagraph"/>
              <w:spacing w:before="7"/>
              <w:rPr>
                <w:b/>
              </w:rPr>
            </w:pPr>
          </w:p>
          <w:p w14:paraId="7EC75B54" w14:textId="77777777" w:rsidR="000866DB" w:rsidRDefault="000866DB" w:rsidP="00816966">
            <w:pPr>
              <w:pStyle w:val="TableParagraph"/>
              <w:ind w:left="1042" w:right="257" w:hanging="754"/>
              <w:rPr>
                <w:sz w:val="20"/>
              </w:rPr>
            </w:pPr>
            <w:r>
              <w:rPr>
                <w:sz w:val="20"/>
              </w:rPr>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4107B108" w14:textId="77777777" w:rsidR="000866DB" w:rsidRDefault="000866DB" w:rsidP="00816966">
            <w:pPr>
              <w:pStyle w:val="TableParagraph"/>
              <w:spacing w:before="25"/>
              <w:ind w:left="113" w:right="93"/>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5F1F6223"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5204B793" w14:textId="77777777" w:rsidR="000866DB" w:rsidRDefault="000866DB" w:rsidP="00816966">
            <w:pPr>
              <w:pStyle w:val="TableParagraph"/>
              <w:spacing w:before="25"/>
              <w:ind w:left="158" w:right="134"/>
              <w:jc w:val="center"/>
              <w:rPr>
                <w:sz w:val="20"/>
              </w:rPr>
            </w:pPr>
            <w:r>
              <w:rPr>
                <w:sz w:val="20"/>
              </w:rPr>
              <w:t>Calibration: ±15%</w:t>
            </w:r>
          </w:p>
        </w:tc>
      </w:tr>
      <w:tr w:rsidR="000866DB" w14:paraId="3186E6E7" w14:textId="77777777" w:rsidTr="00816966">
        <w:trPr>
          <w:trHeight w:val="690"/>
        </w:trPr>
        <w:tc>
          <w:tcPr>
            <w:tcW w:w="2796" w:type="dxa"/>
            <w:vMerge/>
            <w:tcBorders>
              <w:top w:val="nil"/>
              <w:bottom w:val="single" w:sz="4" w:space="0" w:color="000000"/>
              <w:right w:val="single" w:sz="4" w:space="0" w:color="000000"/>
            </w:tcBorders>
          </w:tcPr>
          <w:p w14:paraId="0DB74B0B"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BC6A5F5" w14:textId="77777777" w:rsidR="000866DB" w:rsidRDefault="000866DB" w:rsidP="00816966">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1ED9945A"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1C1D0D33" w14:textId="77777777" w:rsidR="000866DB" w:rsidRDefault="000866DB" w:rsidP="00816966">
            <w:pPr>
              <w:pStyle w:val="TableParagraph"/>
              <w:spacing w:before="8"/>
              <w:rPr>
                <w:b/>
                <w:sz w:val="19"/>
              </w:rPr>
            </w:pPr>
          </w:p>
          <w:p w14:paraId="21902277" w14:textId="77777777" w:rsidR="000866DB" w:rsidRDefault="000866DB" w:rsidP="00816966">
            <w:pPr>
              <w:pStyle w:val="TableParagraph"/>
              <w:ind w:left="158" w:right="134"/>
              <w:jc w:val="center"/>
              <w:rPr>
                <w:sz w:val="20"/>
              </w:rPr>
            </w:pPr>
            <w:r>
              <w:rPr>
                <w:sz w:val="20"/>
              </w:rPr>
              <w:t>Calibration: ±15%</w:t>
            </w:r>
          </w:p>
        </w:tc>
      </w:tr>
    </w:tbl>
    <w:p w14:paraId="1F550430" w14:textId="77777777" w:rsidR="000866DB" w:rsidRDefault="000866DB" w:rsidP="000866DB">
      <w:pPr>
        <w:pStyle w:val="BodyText"/>
        <w:spacing w:before="90"/>
        <w:ind w:right="1087"/>
      </w:pPr>
    </w:p>
    <w:p w14:paraId="1B8E57DE" w14:textId="22C83938" w:rsidR="000866DB" w:rsidRDefault="000866DB" w:rsidP="000221D8">
      <w:pPr>
        <w:pStyle w:val="BodyText"/>
        <w:spacing w:before="90"/>
        <w:ind w:right="1087"/>
      </w:pPr>
      <w:r>
        <w:t xml:space="preserve">If analytical sample results exceed state water quality </w:t>
      </w:r>
      <w:r w:rsidR="00601E6B">
        <w:t xml:space="preserve">criteria for a parameter (or multiple parameters), </w:t>
      </w:r>
      <w:r>
        <w:t>KWF will do the following:</w:t>
      </w:r>
    </w:p>
    <w:p w14:paraId="3ECD9C7E" w14:textId="77777777" w:rsidR="000866DB" w:rsidRDefault="000866DB" w:rsidP="000866DB">
      <w:pPr>
        <w:pStyle w:val="BodyText"/>
        <w:spacing w:before="1"/>
      </w:pPr>
    </w:p>
    <w:p w14:paraId="70F95421" w14:textId="7647D92E" w:rsidR="000866DB" w:rsidRDefault="000866DB" w:rsidP="000866DB">
      <w:pPr>
        <w:pStyle w:val="ListParagraph"/>
        <w:numPr>
          <w:ilvl w:val="2"/>
          <w:numId w:val="1"/>
        </w:numPr>
        <w:tabs>
          <w:tab w:val="left" w:pos="1047"/>
          <w:tab w:val="left" w:pos="1048"/>
        </w:tabs>
        <w:ind w:right="667"/>
        <w:rPr>
          <w:sz w:val="24"/>
        </w:rPr>
      </w:pPr>
      <w:r>
        <w:rPr>
          <w:sz w:val="24"/>
        </w:rPr>
        <w:t xml:space="preserve">For the </w:t>
      </w:r>
      <w:r w:rsidR="00601E6B">
        <w:rPr>
          <w:sz w:val="24"/>
        </w:rPr>
        <w:t>semi</w:t>
      </w:r>
      <w:r w:rsidR="00601E6B" w:rsidRPr="007F406F">
        <w:rPr>
          <w:sz w:val="24"/>
        </w:rPr>
        <w:t>annual</w:t>
      </w:r>
      <w:r>
        <w:rPr>
          <w:sz w:val="24"/>
        </w:rPr>
        <w:t xml:space="preserve"> water quality monitoring events in April and July, KWF will collect another sample as soon as possible to confirm the original findings if funding is available. Ideally, samples would be collected at the original sample location and one above and below the original</w:t>
      </w:r>
      <w:r>
        <w:rPr>
          <w:spacing w:val="-3"/>
          <w:sz w:val="24"/>
        </w:rPr>
        <w:t xml:space="preserve"> </w:t>
      </w:r>
      <w:r>
        <w:rPr>
          <w:sz w:val="24"/>
        </w:rPr>
        <w:t>location.</w:t>
      </w:r>
    </w:p>
    <w:p w14:paraId="281D6555" w14:textId="3D63B09F" w:rsidR="000866DB" w:rsidRDefault="000866DB" w:rsidP="000866DB">
      <w:pPr>
        <w:pStyle w:val="ListParagraph"/>
        <w:numPr>
          <w:ilvl w:val="2"/>
          <w:numId w:val="1"/>
        </w:numPr>
        <w:tabs>
          <w:tab w:val="left" w:pos="1047"/>
          <w:tab w:val="left" w:pos="1048"/>
        </w:tabs>
        <w:ind w:right="491"/>
        <w:rPr>
          <w:sz w:val="24"/>
        </w:rPr>
      </w:pPr>
      <w:r>
        <w:rPr>
          <w:sz w:val="24"/>
        </w:rPr>
        <w:t xml:space="preserve">Flag the data, validate it, notify ADEC as soon as feasible and summarize it in the </w:t>
      </w:r>
      <w:r w:rsidR="00601E6B">
        <w:rPr>
          <w:sz w:val="24"/>
        </w:rPr>
        <w:t>annual data</w:t>
      </w:r>
      <w:r>
        <w:rPr>
          <w:sz w:val="24"/>
        </w:rPr>
        <w:t xml:space="preserve"> report.</w:t>
      </w:r>
    </w:p>
    <w:p w14:paraId="0AC544B9" w14:textId="347BA7CB" w:rsidR="000866DB" w:rsidRDefault="000866DB" w:rsidP="000866DB">
      <w:pPr>
        <w:pStyle w:val="ListParagraph"/>
        <w:numPr>
          <w:ilvl w:val="2"/>
          <w:numId w:val="1"/>
        </w:numPr>
        <w:tabs>
          <w:tab w:val="left" w:pos="1047"/>
          <w:tab w:val="left" w:pos="1048"/>
        </w:tabs>
        <w:ind w:right="592"/>
        <w:rPr>
          <w:sz w:val="24"/>
        </w:rPr>
      </w:pPr>
      <w:r>
        <w:rPr>
          <w:sz w:val="24"/>
        </w:rPr>
        <w:t xml:space="preserve">Flag the data, validate it, and </w:t>
      </w:r>
      <w:r w:rsidR="00601E6B">
        <w:rPr>
          <w:sz w:val="24"/>
        </w:rPr>
        <w:t>share</w:t>
      </w:r>
      <w:r>
        <w:rPr>
          <w:sz w:val="24"/>
        </w:rPr>
        <w:t xml:space="preserve"> the information</w:t>
      </w:r>
      <w:r w:rsidR="00601E6B">
        <w:rPr>
          <w:sz w:val="24"/>
        </w:rPr>
        <w:t xml:space="preserve"> with the technical advisory committee</w:t>
      </w:r>
      <w:r>
        <w:rPr>
          <w:sz w:val="24"/>
        </w:rPr>
        <w:t xml:space="preserve"> to help determine where and what to sample for in the</w:t>
      </w:r>
      <w:r>
        <w:rPr>
          <w:spacing w:val="-1"/>
          <w:sz w:val="24"/>
        </w:rPr>
        <w:t xml:space="preserve"> </w:t>
      </w:r>
      <w:r>
        <w:rPr>
          <w:sz w:val="24"/>
        </w:rPr>
        <w:t>future.</w:t>
      </w:r>
    </w:p>
    <w:p w14:paraId="2E4E2498" w14:textId="03F24C38" w:rsidR="000221D8" w:rsidRDefault="000866DB" w:rsidP="0026478B">
      <w:pPr>
        <w:pStyle w:val="ListParagraph"/>
        <w:numPr>
          <w:ilvl w:val="2"/>
          <w:numId w:val="1"/>
        </w:numPr>
        <w:tabs>
          <w:tab w:val="left" w:pos="1047"/>
          <w:tab w:val="left" w:pos="1048"/>
        </w:tabs>
        <w:ind w:right="573"/>
      </w:pPr>
      <w:r>
        <w:rPr>
          <w:sz w:val="24"/>
        </w:rPr>
        <w:t>Prior to the public release of any data, KWF will inform ADEC of KWF’s intention to report the data. KWF will work closely with the ADEC project manager to ensure an accurate and consistent message will be</w:t>
      </w:r>
      <w:r>
        <w:rPr>
          <w:spacing w:val="-4"/>
          <w:sz w:val="24"/>
        </w:rPr>
        <w:t xml:space="preserve"> </w:t>
      </w:r>
      <w:r>
        <w:rPr>
          <w:sz w:val="24"/>
        </w:rPr>
        <w:t>delivered. Prior to final release, KWF will also notify partner organizations involved with fieldwork, sample analysis, and data management to ensure consistent messaging.</w:t>
      </w:r>
      <w:bookmarkStart w:id="286" w:name="_Toc117087858"/>
      <w:bookmarkStart w:id="287" w:name="_Toc125960351"/>
      <w:bookmarkStart w:id="288" w:name="_Toc125984011"/>
      <w:bookmarkStart w:id="289" w:name="_Toc125984294"/>
      <w:bookmarkStart w:id="290" w:name="_Toc132032666"/>
    </w:p>
    <w:p w14:paraId="23082D22" w14:textId="5F21FE97" w:rsidR="00601E6B" w:rsidRPr="000221D8" w:rsidRDefault="00601E6B" w:rsidP="00990B1F">
      <w:pPr>
        <w:pStyle w:val="Heading2"/>
        <w:ind w:left="0"/>
      </w:pPr>
      <w:bookmarkStart w:id="291" w:name="_Toc133754250"/>
      <w:r w:rsidRPr="000221D8">
        <w:lastRenderedPageBreak/>
        <w:t>B6. Instrument / Equipment Testing, Inspection and Maintenance</w:t>
      </w:r>
      <w:bookmarkEnd w:id="286"/>
      <w:bookmarkEnd w:id="287"/>
      <w:bookmarkEnd w:id="288"/>
      <w:bookmarkEnd w:id="289"/>
      <w:bookmarkEnd w:id="290"/>
      <w:bookmarkEnd w:id="291"/>
    </w:p>
    <w:p w14:paraId="0BB82EA5" w14:textId="77777777" w:rsidR="00601E6B" w:rsidRDefault="00601E6B" w:rsidP="00601E6B">
      <w:pPr>
        <w:pStyle w:val="BodyText"/>
        <w:rPr>
          <w:b/>
        </w:rPr>
      </w:pPr>
    </w:p>
    <w:p w14:paraId="2AB6830A" w14:textId="7B8C3DEA" w:rsidR="000866DB" w:rsidRDefault="000866DB" w:rsidP="000221D8">
      <w:pPr>
        <w:pStyle w:val="BodyText"/>
        <w:ind w:right="248"/>
      </w:pPr>
      <w:bookmarkStart w:id="292" w:name="B6._INSTRUMENT_/_EQUIPMENT_TESTING,_INSP"/>
      <w:bookmarkEnd w:id="292"/>
      <w:r>
        <w:t>Training is conducted by the</w:t>
      </w:r>
      <w:r w:rsidR="00601E6B">
        <w:t xml:space="preserve"> KWF Program Manager with support from the KWF</w:t>
      </w:r>
      <w:r>
        <w:t xml:space="preserve"> QA Officer and/or SGS staff. The trainers describe the proper handling and maintenance of sample bottles and, once the water samples were taken, how to handle the samples while in transit to the </w:t>
      </w:r>
      <w:r w:rsidR="00601E6B">
        <w:t>drop off point.</w:t>
      </w:r>
      <w:r>
        <w:t xml:space="preserve">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36CDD294" w14:textId="77777777" w:rsidR="000866DB" w:rsidRDefault="000866DB" w:rsidP="000866DB">
      <w:pPr>
        <w:pStyle w:val="BodyText"/>
        <w:spacing w:before="11"/>
        <w:rPr>
          <w:sz w:val="23"/>
        </w:rPr>
      </w:pPr>
    </w:p>
    <w:p w14:paraId="1114373C" w14:textId="2F3CEAD8" w:rsidR="000866DB" w:rsidRDefault="000866DB" w:rsidP="000221D8">
      <w:pPr>
        <w:pStyle w:val="BodyText"/>
        <w:ind w:right="302"/>
      </w:pPr>
      <w:r>
        <w:t xml:space="preserve">All equipment,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w:t>
      </w:r>
      <w:r w:rsidR="00601E6B">
        <w:t>drop-off location. SGS will provide extra sampling bottles in case some are missing in the kits</w:t>
      </w:r>
      <w:r w:rsidR="007608B3">
        <w:t xml:space="preserve"> or in case of breakage</w:t>
      </w:r>
      <w:r>
        <w:t>.</w:t>
      </w:r>
    </w:p>
    <w:p w14:paraId="1149E11E" w14:textId="77777777" w:rsidR="00601E6B" w:rsidRDefault="00601E6B" w:rsidP="00601E6B">
      <w:pPr>
        <w:pStyle w:val="BodyText"/>
        <w:spacing w:before="2"/>
      </w:pPr>
    </w:p>
    <w:p w14:paraId="5A4DFA03" w14:textId="77777777" w:rsidR="00601E6B" w:rsidRDefault="00601E6B" w:rsidP="00601E6B">
      <w:pPr>
        <w:pStyle w:val="Heading2"/>
        <w:ind w:left="0"/>
      </w:pPr>
      <w:bookmarkStart w:id="293" w:name="_Toc117087860"/>
      <w:bookmarkStart w:id="294" w:name="_Toc125960353"/>
      <w:bookmarkStart w:id="295" w:name="_Toc125984013"/>
      <w:bookmarkStart w:id="296" w:name="_Toc125984296"/>
      <w:bookmarkStart w:id="297" w:name="_Toc132032668"/>
      <w:bookmarkStart w:id="298" w:name="_Toc133754251"/>
      <w:r>
        <w:t>B7. Instrument Calibration</w:t>
      </w:r>
      <w:r>
        <w:rPr>
          <w:spacing w:val="-2"/>
        </w:rPr>
        <w:t xml:space="preserve"> </w:t>
      </w:r>
      <w:r>
        <w:t>Procedures</w:t>
      </w:r>
      <w:bookmarkEnd w:id="293"/>
      <w:bookmarkEnd w:id="294"/>
      <w:bookmarkEnd w:id="295"/>
      <w:bookmarkEnd w:id="296"/>
      <w:bookmarkEnd w:id="297"/>
      <w:bookmarkEnd w:id="298"/>
    </w:p>
    <w:p w14:paraId="028AEC30" w14:textId="77777777" w:rsidR="000221D8" w:rsidRDefault="000221D8" w:rsidP="000221D8">
      <w:pPr>
        <w:pStyle w:val="BodyText"/>
        <w:ind w:right="248"/>
      </w:pPr>
    </w:p>
    <w:p w14:paraId="2A78295B" w14:textId="6A6E1BB9" w:rsidR="000866DB" w:rsidRDefault="000866DB" w:rsidP="000221D8">
      <w:pPr>
        <w:pStyle w:val="BodyText"/>
        <w:ind w:right="248"/>
      </w:pPr>
      <w:bookmarkStart w:id="299" w:name="B7._INSTRUMENT_CALIBRATION_PROCEDURES"/>
      <w:bookmarkEnd w:id="299"/>
      <w:r>
        <w:t xml:space="preserve">Field instruments will be calibrated or verified within calibration tolerances prior to using the instruments. Calibrations will be in accordance with the respective EPA </w:t>
      </w:r>
      <w:r w:rsidR="00601E6B">
        <w:t>Clean Water Act (</w:t>
      </w:r>
      <w:r>
        <w:t>CWA</w:t>
      </w:r>
      <w:r w:rsidR="00601E6B">
        <w:t>)</w:t>
      </w:r>
      <w:r>
        <w:t xml:space="preserve"> approved method against standards of known traceability and within stated certification (expiration) dates. Calibrations, etc. will be documented as previously described.</w:t>
      </w:r>
    </w:p>
    <w:p w14:paraId="68D714AF" w14:textId="77777777" w:rsidR="000221D8" w:rsidRDefault="000221D8" w:rsidP="000221D8">
      <w:pPr>
        <w:pStyle w:val="BodyText"/>
        <w:ind w:right="262"/>
        <w:rPr>
          <w:sz w:val="23"/>
        </w:rPr>
      </w:pPr>
    </w:p>
    <w:p w14:paraId="48BCB25D" w14:textId="7C2A9605" w:rsidR="000221D8" w:rsidRDefault="000866DB" w:rsidP="000221D8">
      <w:pPr>
        <w:pStyle w:val="BodyText"/>
      </w:pPr>
      <w:r>
        <w:t xml:space="preserve">Contracted and sub-contracted laboratories will follow the calibration procedures found in its </w:t>
      </w:r>
      <w:r w:rsidR="00601E6B">
        <w:t>QAP</w:t>
      </w:r>
      <w:r>
        <w:t xml:space="preserve"> and the laboratory’s SOPs. Specific calibration procedures for regulated pollutants will be in agreement with the respective EPA Approved CWA method of analysis. Field and/or laboratory calibration records will be made available to </w:t>
      </w:r>
      <w:r w:rsidR="00601E6B">
        <w:t>partner agencies</w:t>
      </w:r>
      <w:bookmarkStart w:id="300" w:name="_Toc125960354"/>
      <w:bookmarkStart w:id="301" w:name="_Toc125984297"/>
      <w:bookmarkStart w:id="302" w:name="_Toc132032669"/>
      <w:r w:rsidR="000221D8">
        <w:t xml:space="preserve"> upon request.</w:t>
      </w:r>
    </w:p>
    <w:p w14:paraId="07F09F70" w14:textId="77777777" w:rsidR="000221D8" w:rsidRDefault="000221D8" w:rsidP="000221D8">
      <w:pPr>
        <w:pStyle w:val="BodyText"/>
      </w:pPr>
    </w:p>
    <w:p w14:paraId="01DF6233" w14:textId="7BA7060E" w:rsidR="000866DB" w:rsidRDefault="00601E6B" w:rsidP="000221D8">
      <w:pPr>
        <w:pStyle w:val="BodyText"/>
      </w:pPr>
      <w:r w:rsidRPr="000736AF">
        <w:t>Standard Calibration Procedures for Hydrolab Minisonde MS 5 are included</w:t>
      </w:r>
      <w:r w:rsidR="000866DB">
        <w:t xml:space="preserve"> as Appendix H to this document.</w:t>
      </w:r>
      <w:bookmarkEnd w:id="300"/>
      <w:bookmarkEnd w:id="301"/>
      <w:bookmarkEnd w:id="302"/>
    </w:p>
    <w:p w14:paraId="1D38EAA4" w14:textId="77777777" w:rsidR="000221D8" w:rsidRDefault="000221D8" w:rsidP="000221D8">
      <w:pPr>
        <w:pStyle w:val="BodyText"/>
        <w:ind w:right="502"/>
      </w:pPr>
    </w:p>
    <w:p w14:paraId="77059E81" w14:textId="0D125140" w:rsidR="000866DB" w:rsidRDefault="000866DB" w:rsidP="000221D8">
      <w:pPr>
        <w:pStyle w:val="BodyText"/>
        <w:ind w:right="502"/>
      </w:pPr>
      <w:r>
        <w:t>Note: YSI meters are calibrated to the manual specifications for each model listed. YSI meters are only used to collect temperature data. The YSI Temperature Meter QA form is found in Appendix I.</w:t>
      </w:r>
    </w:p>
    <w:p w14:paraId="2D9EAAE2" w14:textId="77777777" w:rsidR="000866DB" w:rsidRDefault="000866DB" w:rsidP="000866DB">
      <w:pPr>
        <w:pStyle w:val="BodyText"/>
        <w:spacing w:before="3"/>
      </w:pPr>
    </w:p>
    <w:p w14:paraId="759C4ED4" w14:textId="77777777" w:rsidR="00601E6B" w:rsidRDefault="00601E6B" w:rsidP="00601E6B">
      <w:pPr>
        <w:pStyle w:val="Heading2"/>
        <w:ind w:left="0"/>
      </w:pPr>
      <w:bookmarkStart w:id="303" w:name="_Toc117087861"/>
      <w:bookmarkStart w:id="304" w:name="_Toc125960355"/>
      <w:bookmarkStart w:id="305" w:name="_Toc125984014"/>
      <w:bookmarkStart w:id="306" w:name="_Toc125984298"/>
      <w:bookmarkStart w:id="307" w:name="_Toc132032670"/>
      <w:bookmarkStart w:id="308" w:name="_Toc133754252"/>
      <w:r>
        <w:t>B8. Inspection and Acceptance Requirements for</w:t>
      </w:r>
      <w:r>
        <w:rPr>
          <w:spacing w:val="-9"/>
        </w:rPr>
        <w:t xml:space="preserve"> </w:t>
      </w:r>
      <w:r>
        <w:t>Supplies</w:t>
      </w:r>
      <w:bookmarkEnd w:id="303"/>
      <w:bookmarkEnd w:id="304"/>
      <w:bookmarkEnd w:id="305"/>
      <w:bookmarkEnd w:id="306"/>
      <w:bookmarkEnd w:id="307"/>
      <w:bookmarkEnd w:id="308"/>
    </w:p>
    <w:p w14:paraId="0889129B" w14:textId="77777777" w:rsidR="00601E6B" w:rsidRDefault="00601E6B" w:rsidP="00601E6B">
      <w:pPr>
        <w:pStyle w:val="BodyText"/>
        <w:rPr>
          <w:b/>
        </w:rPr>
      </w:pPr>
    </w:p>
    <w:p w14:paraId="5979C5B7" w14:textId="77777777" w:rsidR="00225170" w:rsidRDefault="000866DB" w:rsidP="00225170">
      <w:pPr>
        <w:pStyle w:val="BodyText"/>
        <w:ind w:right="274"/>
      </w:pPr>
      <w:bookmarkStart w:id="309" w:name="B8._INSPECTION_AND_ACCEPTANCE_REQUIREMEN"/>
      <w:bookmarkEnd w:id="309"/>
      <w:r>
        <w:t xml:space="preserve">Monitoring supplies are provided by SGS. The lead contact at SGS has the responsibility of ordering equipment and supplies. All sample containers, tubing, filters, etc. provided by SGS will be certified clean for the analyses of interest. </w:t>
      </w:r>
      <w:r w:rsidR="00601E6B">
        <w:t xml:space="preserve">The </w:t>
      </w:r>
      <w:r>
        <w:t>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being used at the time of sampling.</w:t>
      </w:r>
    </w:p>
    <w:p w14:paraId="31FE7C60" w14:textId="65611BF0" w:rsidR="00601E6B" w:rsidRDefault="00225170" w:rsidP="00225170">
      <w:pPr>
        <w:pStyle w:val="BodyText"/>
        <w:ind w:right="274"/>
      </w:pPr>
      <w:r>
        <w:t xml:space="preserve"> </w:t>
      </w:r>
    </w:p>
    <w:p w14:paraId="0AF64FFC" w14:textId="77777777" w:rsidR="00601E6B" w:rsidRDefault="00601E6B" w:rsidP="00601E6B">
      <w:pPr>
        <w:pStyle w:val="Heading2"/>
        <w:ind w:left="0"/>
      </w:pPr>
      <w:bookmarkStart w:id="310" w:name="_Toc117087862"/>
      <w:bookmarkStart w:id="311" w:name="_Toc125960356"/>
      <w:bookmarkStart w:id="312" w:name="_Toc125984015"/>
      <w:bookmarkStart w:id="313" w:name="_Toc125984299"/>
      <w:bookmarkStart w:id="314" w:name="_Toc132032671"/>
      <w:bookmarkStart w:id="315" w:name="_Toc133754253"/>
      <w:r>
        <w:t>B9. Data Acquisition Requirements for Non-Direct Measurements</w:t>
      </w:r>
      <w:bookmarkEnd w:id="310"/>
      <w:bookmarkEnd w:id="311"/>
      <w:bookmarkEnd w:id="312"/>
      <w:bookmarkEnd w:id="313"/>
      <w:bookmarkEnd w:id="314"/>
      <w:bookmarkEnd w:id="315"/>
    </w:p>
    <w:p w14:paraId="2A657714" w14:textId="225A6784" w:rsidR="000866DB" w:rsidRDefault="000866DB" w:rsidP="000221D8">
      <w:pPr>
        <w:pStyle w:val="BodyText"/>
        <w:ind w:right="254"/>
      </w:pPr>
    </w:p>
    <w:p w14:paraId="646EEC94" w14:textId="08BE4D6C" w:rsidR="000221D8" w:rsidRDefault="000866DB" w:rsidP="00225170">
      <w:pPr>
        <w:pStyle w:val="BodyText"/>
        <w:ind w:right="254"/>
      </w:pPr>
      <w:bookmarkStart w:id="316" w:name="B9._DATA_ACQUISITION_REQUIREMENTS_FOR_NO"/>
      <w:bookmarkEnd w:id="316"/>
      <w:r>
        <w:t xml:space="preserve">Weather data downloaded or purchased through the National Oceanic and Atmospheric Administration (NOAA) </w:t>
      </w:r>
      <w:r w:rsidR="00601E6B">
        <w:t>w</w:t>
      </w:r>
      <w:r w:rsidR="00601E6B" w:rsidRPr="006F1622">
        <w:t>eb site (</w:t>
      </w:r>
      <w:hyperlink r:id="rId36" w:history="1">
        <w:r w:rsidR="00601E6B" w:rsidRPr="00BD63F9">
          <w:rPr>
            <w:rStyle w:val="Hyperlink"/>
          </w:rPr>
          <w:t>http://www.ncei.noaa.gov</w:t>
        </w:r>
      </w:hyperlink>
      <w:r w:rsidR="00601E6B" w:rsidRPr="006F1622">
        <w:t xml:space="preserve">) </w:t>
      </w:r>
      <w:r>
        <w:t xml:space="preserve">also will be used and assumed accurate. Stream discharge data may be obtained from the U.S. Geological Survey (USGS) </w:t>
      </w:r>
      <w:r w:rsidR="00601E6B">
        <w:lastRenderedPageBreak/>
        <w:t>(</w:t>
      </w:r>
      <w:hyperlink r:id="rId37" w:history="1">
        <w:r w:rsidR="00601E6B" w:rsidRPr="00BD63F9">
          <w:rPr>
            <w:rStyle w:val="Hyperlink"/>
          </w:rPr>
          <w:t>https://maps.waterdata.usgs.gov/mapper/</w:t>
        </w:r>
      </w:hyperlink>
      <w:r w:rsidR="00601E6B" w:rsidRPr="000C2DBA">
        <w:t>)</w:t>
      </w:r>
      <w:r w:rsidR="00BD63F9">
        <w:t xml:space="preserve"> </w:t>
      </w:r>
      <w:r>
        <w:t>and will be assumed to be accurate.</w:t>
      </w:r>
      <w:bookmarkStart w:id="317" w:name="B10._DATA_MANAGEMENT"/>
      <w:bookmarkStart w:id="318" w:name="_Toc117087864"/>
      <w:bookmarkStart w:id="319" w:name="_Toc125960357"/>
      <w:bookmarkStart w:id="320" w:name="_Toc125984016"/>
      <w:bookmarkStart w:id="321" w:name="_Toc125984300"/>
      <w:bookmarkStart w:id="322" w:name="_Toc132032672"/>
      <w:bookmarkEnd w:id="317"/>
    </w:p>
    <w:p w14:paraId="07ACDA4A" w14:textId="77777777" w:rsidR="0026478B" w:rsidRPr="00225170" w:rsidRDefault="0026478B" w:rsidP="00225170">
      <w:pPr>
        <w:pStyle w:val="BodyText"/>
        <w:ind w:right="254"/>
      </w:pPr>
    </w:p>
    <w:p w14:paraId="4E3CD9D8" w14:textId="5593BFB5" w:rsidR="000866DB" w:rsidRDefault="000866DB" w:rsidP="00990B1F">
      <w:pPr>
        <w:pStyle w:val="Heading2"/>
        <w:ind w:left="0"/>
      </w:pPr>
      <w:bookmarkStart w:id="323" w:name="_Toc133754254"/>
      <w:r>
        <w:t>B10.</w:t>
      </w:r>
      <w:r w:rsidR="00601E6B">
        <w:t xml:space="preserve"> Data</w:t>
      </w:r>
      <w:r w:rsidR="00601E6B">
        <w:rPr>
          <w:spacing w:val="-2"/>
        </w:rPr>
        <w:t xml:space="preserve"> </w:t>
      </w:r>
      <w:r w:rsidR="00601E6B">
        <w:t>Management</w:t>
      </w:r>
      <w:bookmarkEnd w:id="318"/>
      <w:bookmarkEnd w:id="319"/>
      <w:bookmarkEnd w:id="320"/>
      <w:bookmarkEnd w:id="321"/>
      <w:bookmarkEnd w:id="322"/>
      <w:bookmarkEnd w:id="323"/>
    </w:p>
    <w:p w14:paraId="106A907C" w14:textId="77777777" w:rsidR="000221D8" w:rsidRDefault="000221D8" w:rsidP="000221D8">
      <w:pPr>
        <w:pStyle w:val="BodyText"/>
        <w:ind w:right="549"/>
      </w:pPr>
    </w:p>
    <w:p w14:paraId="0F7E1EB2" w14:textId="0CD98907" w:rsidR="000866DB" w:rsidRDefault="000866DB" w:rsidP="000221D8">
      <w:pPr>
        <w:pStyle w:val="BodyText"/>
        <w:ind w:right="549"/>
      </w:pPr>
      <w:r>
        <w:t>The success of a monitoring project relies on data and their interpretation. It is critical that data be available to users and that these data are:</w:t>
      </w:r>
    </w:p>
    <w:p w14:paraId="746C435D" w14:textId="77777777" w:rsidR="000866DB" w:rsidRDefault="000866DB" w:rsidP="000866DB">
      <w:pPr>
        <w:pStyle w:val="BodyText"/>
        <w:ind w:left="687" w:right="549"/>
      </w:pPr>
    </w:p>
    <w:p w14:paraId="78614988" w14:textId="1E283908"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Of known</w:t>
      </w:r>
      <w:r>
        <w:rPr>
          <w:spacing w:val="-2"/>
          <w:sz w:val="24"/>
        </w:rPr>
        <w:t xml:space="preserve"> </w:t>
      </w:r>
      <w:r>
        <w:rPr>
          <w:sz w:val="24"/>
        </w:rPr>
        <w:t>quality</w:t>
      </w:r>
    </w:p>
    <w:p w14:paraId="474EE542" w14:textId="03A8B252"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Reliable</w:t>
      </w:r>
    </w:p>
    <w:p w14:paraId="38BE02BF" w14:textId="008ED6F9"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Aggregated in a manner consistent with their prime use</w:t>
      </w:r>
    </w:p>
    <w:p w14:paraId="6C7C3732" w14:textId="61DA09F6" w:rsidR="000866DB" w:rsidRDefault="000866DB" w:rsidP="000866DB">
      <w:pPr>
        <w:pStyle w:val="ListParagraph"/>
        <w:numPr>
          <w:ilvl w:val="2"/>
          <w:numId w:val="1"/>
        </w:numPr>
        <w:tabs>
          <w:tab w:val="left" w:pos="1047"/>
          <w:tab w:val="left" w:pos="1048"/>
        </w:tabs>
        <w:ind w:hanging="361"/>
        <w:rPr>
          <w:sz w:val="24"/>
        </w:rPr>
      </w:pPr>
      <w:r>
        <w:rPr>
          <w:sz w:val="24"/>
        </w:rPr>
        <w:t>Accessible to a variety of</w:t>
      </w:r>
      <w:r>
        <w:rPr>
          <w:spacing w:val="-2"/>
          <w:sz w:val="24"/>
        </w:rPr>
        <w:t xml:space="preserve"> </w:t>
      </w:r>
      <w:r>
        <w:rPr>
          <w:sz w:val="24"/>
        </w:rPr>
        <w:t>users</w:t>
      </w:r>
    </w:p>
    <w:p w14:paraId="2D52E56C" w14:textId="77777777" w:rsidR="000221D8" w:rsidRDefault="000221D8" w:rsidP="000221D8">
      <w:pPr>
        <w:pStyle w:val="BodyText"/>
        <w:ind w:right="475"/>
        <w:rPr>
          <w:sz w:val="23"/>
        </w:rPr>
      </w:pPr>
      <w:bookmarkStart w:id="324" w:name="_Toc132022486"/>
    </w:p>
    <w:p w14:paraId="640483B1" w14:textId="15095B76" w:rsidR="000866DB" w:rsidRDefault="000866DB" w:rsidP="000221D8">
      <w:pPr>
        <w:pStyle w:val="BodyText"/>
        <w:ind w:right="475"/>
      </w:pPr>
      <w:bookmarkStart w:id="325" w:name="_Toc133755632"/>
      <w:r>
        <w:t>Quality Assurance/Quality Control (QA/QC) of data management begins with the raw data and ends with a defensible report, preferably through the computerized messaging of raw data.</w:t>
      </w:r>
      <w:r w:rsidR="00601E6B">
        <w:t xml:space="preserve"> See </w:t>
      </w:r>
      <w:r w:rsidR="00601E6B" w:rsidRPr="00124C91">
        <w:t xml:space="preserve">Figure </w:t>
      </w:r>
      <w:r w:rsidR="000C2DBA">
        <w:rPr>
          <w:noProof/>
        </w:rPr>
        <w:t>4</w:t>
      </w:r>
      <w:r w:rsidR="00601E6B">
        <w:t xml:space="preserve"> for details.</w:t>
      </w:r>
      <w:bookmarkEnd w:id="324"/>
      <w:bookmarkEnd w:id="325"/>
    </w:p>
    <w:p w14:paraId="554845D5" w14:textId="77777777" w:rsidR="000221D8" w:rsidRDefault="000221D8" w:rsidP="000221D8">
      <w:pPr>
        <w:pStyle w:val="BodyText"/>
        <w:ind w:right="389"/>
      </w:pPr>
    </w:p>
    <w:p w14:paraId="6C2C575D" w14:textId="1335DAAD" w:rsidR="000866DB" w:rsidRDefault="000866DB" w:rsidP="000221D8">
      <w:pPr>
        <w:pStyle w:val="BodyText"/>
        <w:ind w:right="389"/>
      </w:pPr>
      <w:r>
        <w:t>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Project Manager</w:t>
      </w:r>
      <w:r w:rsidR="00601E6B">
        <w:t xml:space="preserve"> and partner agencies upon request</w:t>
      </w:r>
      <w:r>
        <w:t>. Data management also includes/discusses the control mechanism for detecting and correcting errors.</w:t>
      </w:r>
    </w:p>
    <w:p w14:paraId="22A9CBA0" w14:textId="77777777" w:rsidR="000221D8" w:rsidRDefault="000221D8" w:rsidP="000221D8">
      <w:pPr>
        <w:pStyle w:val="BodyText"/>
        <w:ind w:right="389"/>
      </w:pPr>
    </w:p>
    <w:p w14:paraId="07EE18BF" w14:textId="48A5FB62" w:rsidR="000866DB" w:rsidRDefault="000866DB" w:rsidP="000221D8">
      <w:pPr>
        <w:pStyle w:val="BodyText"/>
        <w:ind w:right="389"/>
      </w:pPr>
      <w:r>
        <w:t>Various people are responsible for separate or discrete parts of the data management process:</w:t>
      </w:r>
    </w:p>
    <w:p w14:paraId="54380E4F" w14:textId="77777777" w:rsidR="000866DB" w:rsidRDefault="000866DB" w:rsidP="000866DB">
      <w:pPr>
        <w:pStyle w:val="BodyText"/>
        <w:ind w:left="1014" w:firstLine="33"/>
      </w:pPr>
    </w:p>
    <w:p w14:paraId="2C69DB29" w14:textId="77777777" w:rsidR="007F3A77" w:rsidRDefault="000866DB" w:rsidP="007F3A77">
      <w:pPr>
        <w:pStyle w:val="ListParagraph"/>
        <w:numPr>
          <w:ilvl w:val="0"/>
          <w:numId w:val="43"/>
        </w:numPr>
        <w:tabs>
          <w:tab w:val="left" w:pos="1047"/>
          <w:tab w:val="left" w:pos="1048"/>
        </w:tabs>
        <w:ind w:right="295"/>
        <w:rPr>
          <w:sz w:val="24"/>
          <w:szCs w:val="24"/>
        </w:rPr>
      </w:pPr>
      <w:r w:rsidRPr="007F3A77">
        <w:rPr>
          <w:sz w:val="24"/>
        </w:rPr>
        <w:t xml:space="preserve">The sampling team is responsible for field measurements/sample collection and recording of data and subsequent shipment </w:t>
      </w:r>
      <w:r w:rsidRPr="007F3A77">
        <w:rPr>
          <w:sz w:val="24"/>
          <w:szCs w:val="24"/>
        </w:rPr>
        <w:t xml:space="preserve">of samples to laboratories for analyses. They assemble data files, which includes raw data, calibration information and certificates, QC checks (routine checks), data flags, sampler comments and </w:t>
      </w:r>
      <w:r w:rsidR="00601E6B" w:rsidRPr="007F3A77">
        <w:rPr>
          <w:sz w:val="24"/>
          <w:szCs w:val="24"/>
        </w:rPr>
        <w:t>metadata</w:t>
      </w:r>
      <w:r w:rsidRPr="007F3A77">
        <w:rPr>
          <w:sz w:val="24"/>
          <w:szCs w:val="24"/>
        </w:rPr>
        <w:t xml:space="preserve"> where available. These files are assembled and forwarded for secondary data review by the sampling manager or</w:t>
      </w:r>
      <w:r w:rsidRPr="007F3A77">
        <w:rPr>
          <w:spacing w:val="-1"/>
          <w:sz w:val="24"/>
          <w:szCs w:val="24"/>
        </w:rPr>
        <w:t xml:space="preserve"> </w:t>
      </w:r>
      <w:r w:rsidRPr="007F3A77">
        <w:rPr>
          <w:sz w:val="24"/>
          <w:szCs w:val="24"/>
        </w:rPr>
        <w:t>supervisor.</w:t>
      </w:r>
    </w:p>
    <w:p w14:paraId="184E771A" w14:textId="77777777" w:rsidR="007F3A77" w:rsidRPr="007F3A77" w:rsidRDefault="000866DB" w:rsidP="007F3A77">
      <w:pPr>
        <w:pStyle w:val="ListParagraph"/>
        <w:numPr>
          <w:ilvl w:val="0"/>
          <w:numId w:val="43"/>
        </w:numPr>
        <w:tabs>
          <w:tab w:val="left" w:pos="1047"/>
          <w:tab w:val="left" w:pos="1048"/>
        </w:tabs>
        <w:ind w:right="295"/>
        <w:rPr>
          <w:sz w:val="24"/>
          <w:szCs w:val="24"/>
        </w:rPr>
      </w:pPr>
      <w:r w:rsidRPr="007F3A77">
        <w:rPr>
          <w:sz w:val="24"/>
        </w:rPr>
        <w:t>Laboratories are responsible for complying with the data quality objectives specified in the QAPP and as specified in the laboratory QAP and method specific SOPs. Validated sample laboratory data results with respective analytical method QA/QC results and acceptance criteria are reported to the sampling manager or project</w:t>
      </w:r>
      <w:r w:rsidRPr="007F3A77">
        <w:rPr>
          <w:spacing w:val="-11"/>
          <w:sz w:val="24"/>
        </w:rPr>
        <w:t xml:space="preserve"> </w:t>
      </w:r>
      <w:r w:rsidRPr="007F3A77">
        <w:rPr>
          <w:sz w:val="24"/>
        </w:rPr>
        <w:t>supervisor.</w:t>
      </w:r>
    </w:p>
    <w:p w14:paraId="37275879" w14:textId="77777777" w:rsidR="007F3A77" w:rsidRDefault="000866DB" w:rsidP="007F3A77">
      <w:pPr>
        <w:pStyle w:val="ListParagraph"/>
        <w:numPr>
          <w:ilvl w:val="0"/>
          <w:numId w:val="43"/>
        </w:numPr>
        <w:tabs>
          <w:tab w:val="left" w:pos="1047"/>
          <w:tab w:val="left" w:pos="1048"/>
        </w:tabs>
        <w:ind w:right="295"/>
        <w:rPr>
          <w:sz w:val="24"/>
          <w:szCs w:val="24"/>
        </w:rPr>
      </w:pPr>
      <w:r w:rsidRPr="007F3A77">
        <w:rPr>
          <w:sz w:val="24"/>
        </w:rPr>
        <w:t xml:space="preserve">Secondary reviewers (sampling </w:t>
      </w:r>
      <w:r w:rsidRPr="007F3A77">
        <w:rPr>
          <w:sz w:val="24"/>
          <w:szCs w:val="24"/>
        </w:rPr>
        <w:t xml:space="preserve">coordinator/supervisor/project supervisor) are responsible for QA/QC review, verification and validation of field and laboratory data and data reformatting as appropriate for reporting to </w:t>
      </w:r>
      <w:r w:rsidR="00601E6B" w:rsidRPr="007F3A77">
        <w:rPr>
          <w:sz w:val="24"/>
          <w:szCs w:val="24"/>
        </w:rPr>
        <w:t>the EPA Water Quality Exchange, AWQMS (if subscribed),</w:t>
      </w:r>
      <w:r w:rsidRPr="007F3A77">
        <w:rPr>
          <w:sz w:val="24"/>
          <w:szCs w:val="24"/>
        </w:rPr>
        <w:t xml:space="preserve"> and reporting validated data to the project</w:t>
      </w:r>
      <w:r w:rsidRPr="007F3A77">
        <w:rPr>
          <w:spacing w:val="-3"/>
          <w:sz w:val="24"/>
          <w:szCs w:val="24"/>
        </w:rPr>
        <w:t xml:space="preserve"> </w:t>
      </w:r>
      <w:r w:rsidRPr="007F3A77">
        <w:rPr>
          <w:sz w:val="24"/>
          <w:szCs w:val="24"/>
        </w:rPr>
        <w:t>manager.</w:t>
      </w:r>
    </w:p>
    <w:p w14:paraId="7DCAA994" w14:textId="77777777" w:rsidR="007F3A77" w:rsidRPr="007F3A77" w:rsidRDefault="000866DB" w:rsidP="007F3A77">
      <w:pPr>
        <w:pStyle w:val="ListParagraph"/>
        <w:numPr>
          <w:ilvl w:val="0"/>
          <w:numId w:val="43"/>
        </w:numPr>
        <w:tabs>
          <w:tab w:val="left" w:pos="1047"/>
          <w:tab w:val="left" w:pos="1048"/>
        </w:tabs>
        <w:ind w:right="295"/>
        <w:rPr>
          <w:sz w:val="24"/>
          <w:szCs w:val="24"/>
        </w:rPr>
      </w:pPr>
      <w:r w:rsidRPr="007F3A77">
        <w:rPr>
          <w:sz w:val="24"/>
          <w:szCs w:val="24"/>
        </w:rPr>
        <w:t>The project QA officer is responsible for performing routine independent reviews of data to ensure the monitoring projects data quality object</w:t>
      </w:r>
      <w:r w:rsidRPr="007F3A77">
        <w:rPr>
          <w:sz w:val="24"/>
        </w:rPr>
        <w:t>ives are being met. Findings and recommended corrective actions (as appropriate) are reported directly to project management.</w:t>
      </w:r>
    </w:p>
    <w:p w14:paraId="20B340DB" w14:textId="77777777" w:rsidR="007F3A77" w:rsidRPr="007F3A77" w:rsidRDefault="000866DB" w:rsidP="007F3A77">
      <w:pPr>
        <w:pStyle w:val="ListParagraph"/>
        <w:numPr>
          <w:ilvl w:val="0"/>
          <w:numId w:val="43"/>
        </w:numPr>
        <w:tabs>
          <w:tab w:val="left" w:pos="1047"/>
          <w:tab w:val="left" w:pos="1048"/>
        </w:tabs>
        <w:ind w:right="295"/>
        <w:rPr>
          <w:sz w:val="24"/>
          <w:szCs w:val="24"/>
        </w:rPr>
      </w:pPr>
      <w:r w:rsidRPr="007F3A77">
        <w:rPr>
          <w:sz w:val="24"/>
        </w:rPr>
        <w:t>The project manager is responsible for final data</w:t>
      </w:r>
      <w:r w:rsidRPr="007F3A77">
        <w:rPr>
          <w:spacing w:val="-4"/>
          <w:sz w:val="24"/>
        </w:rPr>
        <w:t xml:space="preserve"> </w:t>
      </w:r>
      <w:r w:rsidRPr="007F3A77">
        <w:rPr>
          <w:sz w:val="24"/>
        </w:rPr>
        <w:t>certification</w:t>
      </w:r>
    </w:p>
    <w:p w14:paraId="29CA98A2" w14:textId="77777777" w:rsidR="007F3A77" w:rsidRPr="007F3A77" w:rsidRDefault="007608B3" w:rsidP="007F3A77">
      <w:pPr>
        <w:pStyle w:val="ListParagraph"/>
        <w:numPr>
          <w:ilvl w:val="0"/>
          <w:numId w:val="43"/>
        </w:numPr>
        <w:tabs>
          <w:tab w:val="left" w:pos="1047"/>
          <w:tab w:val="left" w:pos="1048"/>
        </w:tabs>
        <w:ind w:right="295"/>
        <w:rPr>
          <w:sz w:val="24"/>
          <w:szCs w:val="24"/>
        </w:rPr>
      </w:pPr>
      <w:r>
        <w:t xml:space="preserve">Prior to upload </w:t>
      </w:r>
      <w:r w:rsidR="00601E6B">
        <w:t xml:space="preserve">to the EPA Water Quality Exchange, a final tertiary review is conducted by a third party, such as the </w:t>
      </w:r>
      <w:r w:rsidR="00601E6B" w:rsidRPr="00124C91">
        <w:t xml:space="preserve">ADEC DOW </w:t>
      </w:r>
      <w:r w:rsidR="00601E6B">
        <w:t>Water Quality Nonpoint Source Regional Staff</w:t>
      </w:r>
      <w:r w:rsidR="00601E6B" w:rsidRPr="00124C91">
        <w:t>/WQAO</w:t>
      </w:r>
      <w:r w:rsidR="00601E6B">
        <w:t xml:space="preserve"> or another party as recommended by ADEC and technical review board members</w:t>
      </w:r>
      <w:r w:rsidR="00601E6B" w:rsidRPr="00124C91">
        <w:t>.</w:t>
      </w:r>
    </w:p>
    <w:p w14:paraId="4AFE48B7" w14:textId="20BF97F8" w:rsidR="007F3A77" w:rsidRDefault="00601E6B" w:rsidP="0026478B">
      <w:pPr>
        <w:pStyle w:val="ListParagraph"/>
        <w:numPr>
          <w:ilvl w:val="0"/>
          <w:numId w:val="43"/>
        </w:numPr>
        <w:tabs>
          <w:tab w:val="left" w:pos="1047"/>
          <w:tab w:val="left" w:pos="1048"/>
        </w:tabs>
        <w:ind w:right="295"/>
      </w:pPr>
      <w:r>
        <w:t>ADEC staff will perform a biannual assessment</w:t>
      </w:r>
      <w:r w:rsidR="007608B3">
        <w:t xml:space="preserve"> of water quality that has been uploaded</w:t>
      </w:r>
      <w:r>
        <w:t xml:space="preserve"> to the EPA Water Quality Exchange in the context of regulatory limits as part of their Integrated Assessment report.</w:t>
      </w:r>
    </w:p>
    <w:p w14:paraId="45F30258" w14:textId="330C1D8A" w:rsidR="000866DB" w:rsidRDefault="00601E6B" w:rsidP="00225170">
      <w:pPr>
        <w:pStyle w:val="Heading2"/>
        <w:ind w:left="0"/>
      </w:pPr>
      <w:bookmarkStart w:id="326" w:name="_Toc133754255"/>
      <w:r w:rsidRPr="000221D8">
        <w:lastRenderedPageBreak/>
        <w:t xml:space="preserve">B10.1 </w:t>
      </w:r>
      <w:r w:rsidR="000866DB">
        <w:t>Data Storage and</w:t>
      </w:r>
      <w:r w:rsidR="000866DB">
        <w:rPr>
          <w:spacing w:val="-2"/>
        </w:rPr>
        <w:t xml:space="preserve"> </w:t>
      </w:r>
      <w:r w:rsidR="000866DB">
        <w:t>Retention</w:t>
      </w:r>
      <w:bookmarkEnd w:id="326"/>
    </w:p>
    <w:p w14:paraId="0A3D371A" w14:textId="77777777" w:rsidR="000221D8" w:rsidRDefault="000221D8" w:rsidP="000221D8">
      <w:pPr>
        <w:rPr>
          <w:b/>
        </w:rPr>
      </w:pPr>
    </w:p>
    <w:p w14:paraId="16ADD4F8" w14:textId="77777777" w:rsidR="000866DB" w:rsidRDefault="000866DB" w:rsidP="000221D8">
      <w:pPr>
        <w:pStyle w:val="BodyText"/>
        <w:ind w:right="341"/>
      </w:pPr>
      <w:r>
        <w:t>Data management files will be stored as described below and in Section A9, Documents and Records. Laboratory records must be retained by the contract laboratory for a minimum of five years.</w:t>
      </w:r>
    </w:p>
    <w:p w14:paraId="37B55F44" w14:textId="77777777" w:rsidR="000221D8" w:rsidRDefault="000221D8" w:rsidP="000221D8">
      <w:pPr>
        <w:pStyle w:val="BodyText"/>
        <w:ind w:right="295"/>
      </w:pPr>
    </w:p>
    <w:p w14:paraId="3540D65D" w14:textId="0A661C66" w:rsidR="000866DB" w:rsidRDefault="000866DB" w:rsidP="000221D8">
      <w:pPr>
        <w:pStyle w:val="BodyText"/>
        <w:ind w:right="295"/>
      </w:pPr>
      <w:r>
        <w:t xml:space="preserve">All data are reviewed by the Project QA Officer and the Project Manager before data are accepted. Data will be </w:t>
      </w:r>
      <w:r w:rsidR="00601E6B">
        <w:t>converted</w:t>
      </w:r>
      <w:r>
        <w:t xml:space="preserve"> into a customized template in Microsoft Excel</w:t>
      </w:r>
      <w:r w:rsidR="00601E6B">
        <w:t xml:space="preserve"> compatible with the data upl</w:t>
      </w:r>
      <w:r w:rsidR="007608B3">
        <w:t>oad</w:t>
      </w:r>
      <w:r w:rsidR="00601E6B">
        <w:t xml:space="preserve"> procedure being applied (e.g. the EPA Water Quality Exchange or the Ambient Water Quality Management System (AWQMS)).</w:t>
      </w:r>
      <w:r>
        <w:t xml:space="preserve"> Data will be reviewed to determine if water quality problems exist and any values exceed water quality standards. Data files are backed up on KWF server</w:t>
      </w:r>
      <w:r w:rsidR="00601E6B">
        <w:t>, which in turn is backed up at a remote location by the IT service provider North Tech Group (</w:t>
      </w:r>
      <w:hyperlink r:id="rId38" w:history="1">
        <w:r w:rsidR="007F3A77" w:rsidRPr="004A2C6D">
          <w:rPr>
            <w:rStyle w:val="Hyperlink"/>
          </w:rPr>
          <w:t>https://northtechgroup.com/</w:t>
        </w:r>
      </w:hyperlink>
      <w:r w:rsidR="007F3A77">
        <w:t>)</w:t>
      </w:r>
      <w:r w:rsidR="00601E6B">
        <w:t>. See Figure 4 for the data management flowchart</w:t>
      </w:r>
      <w:r>
        <w:t>.</w:t>
      </w:r>
    </w:p>
    <w:p w14:paraId="136C8514" w14:textId="77777777" w:rsidR="000866DB" w:rsidRDefault="000866DB" w:rsidP="000866DB">
      <w:pPr>
        <w:pStyle w:val="BodyText"/>
        <w:rPr>
          <w:sz w:val="20"/>
        </w:rPr>
      </w:pPr>
    </w:p>
    <w:p w14:paraId="13F50E9D" w14:textId="77777777" w:rsidR="00601E6B" w:rsidRDefault="00601E6B" w:rsidP="00601E6B">
      <w:pPr>
        <w:rPr>
          <w:sz w:val="24"/>
        </w:rPr>
      </w:pPr>
      <w:r>
        <w:rPr>
          <w:noProof/>
          <w:sz w:val="24"/>
        </w:rPr>
        <w:lastRenderedPageBreak/>
        <w:drawing>
          <wp:inline distT="0" distB="0" distL="0" distR="0" wp14:anchorId="2EAFCEA4" wp14:editId="299727D8">
            <wp:extent cx="6299200" cy="722947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AFT Figure 5 Data Management Flowchart KWF.png"/>
                    <pic:cNvPicPr/>
                  </pic:nvPicPr>
                  <pic:blipFill rotWithShape="1">
                    <a:blip r:embed="rId39">
                      <a:extLst>
                        <a:ext uri="{28A0092B-C50C-407E-A947-70E740481C1C}">
                          <a14:useLocalDpi xmlns:a14="http://schemas.microsoft.com/office/drawing/2010/main" val="0"/>
                        </a:ext>
                      </a:extLst>
                    </a:blip>
                    <a:srcRect b="11318"/>
                    <a:stretch/>
                  </pic:blipFill>
                  <pic:spPr bwMode="auto">
                    <a:xfrm>
                      <a:off x="0" y="0"/>
                      <a:ext cx="6299200" cy="7229475"/>
                    </a:xfrm>
                    <a:prstGeom prst="rect">
                      <a:avLst/>
                    </a:prstGeom>
                    <a:ln>
                      <a:noFill/>
                    </a:ln>
                    <a:extLst>
                      <a:ext uri="{53640926-AAD7-44D8-BBD7-CCE9431645EC}">
                        <a14:shadowObscured xmlns:a14="http://schemas.microsoft.com/office/drawing/2010/main"/>
                      </a:ext>
                    </a:extLst>
                  </pic:spPr>
                </pic:pic>
              </a:graphicData>
            </a:graphic>
          </wp:inline>
        </w:drawing>
      </w:r>
    </w:p>
    <w:p w14:paraId="7EF16C33" w14:textId="77777777" w:rsidR="00601E6B" w:rsidRDefault="00601E6B" w:rsidP="00601E6B">
      <w:pPr>
        <w:pStyle w:val="Caption"/>
        <w:jc w:val="center"/>
        <w:rPr>
          <w:b/>
          <w:i w:val="0"/>
          <w:color w:val="auto"/>
          <w:sz w:val="24"/>
          <w:szCs w:val="24"/>
        </w:rPr>
      </w:pPr>
      <w:r w:rsidRPr="00AD3520">
        <w:rPr>
          <w:b/>
          <w:i w:val="0"/>
          <w:color w:val="auto"/>
          <w:sz w:val="24"/>
          <w:szCs w:val="24"/>
        </w:rPr>
        <w:t xml:space="preserve">Figure </w:t>
      </w:r>
      <w:r w:rsidR="00AE5A3E">
        <w:rPr>
          <w:b/>
          <w:i w:val="0"/>
          <w:color w:val="auto"/>
          <w:sz w:val="24"/>
          <w:szCs w:val="24"/>
        </w:rPr>
        <w:t>4</w:t>
      </w:r>
      <w:r w:rsidRPr="00AD3520">
        <w:rPr>
          <w:b/>
          <w:i w:val="0"/>
          <w:color w:val="auto"/>
          <w:sz w:val="24"/>
          <w:szCs w:val="24"/>
        </w:rPr>
        <w:t>. Data</w:t>
      </w:r>
      <w:r>
        <w:rPr>
          <w:b/>
          <w:i w:val="0"/>
          <w:color w:val="auto"/>
          <w:sz w:val="24"/>
          <w:szCs w:val="24"/>
        </w:rPr>
        <w:t xml:space="preserve"> management and evaluation flowchart for Kenai River Agency Baseline Water Quality Monitoring Project.</w:t>
      </w:r>
    </w:p>
    <w:p w14:paraId="7C674D67" w14:textId="77777777" w:rsidR="00044A00" w:rsidRDefault="00044A00" w:rsidP="00044A00"/>
    <w:p w14:paraId="12267F3B" w14:textId="77777777" w:rsidR="00044A00" w:rsidRDefault="00044A00" w:rsidP="00044A00"/>
    <w:p w14:paraId="13F118FF" w14:textId="77777777" w:rsidR="00044A00" w:rsidRDefault="00044A00" w:rsidP="00044A00"/>
    <w:p w14:paraId="3B3E47D2" w14:textId="69EBBE51" w:rsidR="00044A00" w:rsidRPr="00044A00" w:rsidRDefault="00044A00" w:rsidP="00044A00">
      <w:pPr>
        <w:sectPr w:rsidR="00044A00" w:rsidRPr="00044A00" w:rsidSect="00055722">
          <w:pgSz w:w="11900" w:h="16840"/>
          <w:pgMar w:top="1620" w:right="940" w:bottom="940" w:left="1040" w:header="929" w:footer="744" w:gutter="0"/>
          <w:cols w:space="720"/>
        </w:sectPr>
      </w:pPr>
    </w:p>
    <w:p w14:paraId="5F561243" w14:textId="77777777" w:rsidR="00601E6B" w:rsidRDefault="00601E6B" w:rsidP="00601E6B">
      <w:bookmarkStart w:id="327" w:name="_Toc117087865"/>
    </w:p>
    <w:p w14:paraId="04077F6B" w14:textId="77777777" w:rsidR="00601E6B" w:rsidRPr="007A54D9" w:rsidRDefault="00601E6B" w:rsidP="00601E6B">
      <w:pPr>
        <w:pStyle w:val="Heading2"/>
        <w:ind w:left="0"/>
      </w:pPr>
      <w:bookmarkStart w:id="328" w:name="_Toc125960358"/>
      <w:bookmarkStart w:id="329" w:name="_Toc125984017"/>
      <w:bookmarkStart w:id="330" w:name="_Toc125984301"/>
      <w:bookmarkStart w:id="331" w:name="_Toc132032673"/>
      <w:bookmarkStart w:id="332" w:name="_Toc133754256"/>
      <w:r w:rsidRPr="007A54D9">
        <w:t>C1. Assessments and Response</w:t>
      </w:r>
      <w:r w:rsidRPr="00D523EC">
        <w:t xml:space="preserve"> </w:t>
      </w:r>
      <w:r w:rsidRPr="007A54D9">
        <w:t>Actions</w:t>
      </w:r>
      <w:bookmarkEnd w:id="327"/>
      <w:bookmarkEnd w:id="328"/>
      <w:bookmarkEnd w:id="329"/>
      <w:bookmarkEnd w:id="330"/>
      <w:bookmarkEnd w:id="331"/>
      <w:bookmarkEnd w:id="332"/>
    </w:p>
    <w:p w14:paraId="10F6F73A" w14:textId="77777777" w:rsidR="000866DB" w:rsidRDefault="000866DB" w:rsidP="000866DB">
      <w:pPr>
        <w:pStyle w:val="BodyText"/>
        <w:spacing w:before="9"/>
        <w:rPr>
          <w:b/>
          <w:sz w:val="23"/>
        </w:rPr>
      </w:pPr>
      <w:bookmarkStart w:id="333" w:name="C1._ASSESSMENTS_AND_RESPONSE_ACTIONS"/>
      <w:bookmarkEnd w:id="333"/>
    </w:p>
    <w:p w14:paraId="6D771CB2" w14:textId="77777777" w:rsidR="000866DB" w:rsidRDefault="000866DB" w:rsidP="00044240">
      <w:pPr>
        <w:pStyle w:val="BodyText"/>
        <w:ind w:right="301"/>
      </w:pPr>
      <w:r>
        <w:t>Assessments are independent (of management) evaluations of the monitoring project that are performed by the Project’s QA Officer or his/her designee. For this project assessments include the following:</w:t>
      </w:r>
    </w:p>
    <w:p w14:paraId="0D94D473" w14:textId="77777777" w:rsidR="000866DB" w:rsidRDefault="000866DB" w:rsidP="000866DB">
      <w:pPr>
        <w:pStyle w:val="BodyText"/>
      </w:pPr>
    </w:p>
    <w:p w14:paraId="21A6F5F4" w14:textId="77777777" w:rsidR="000866DB" w:rsidRDefault="000866DB" w:rsidP="00044240">
      <w:pPr>
        <w:pStyle w:val="BodyText"/>
        <w:spacing w:before="1"/>
      </w:pPr>
      <w:r>
        <w:rPr>
          <w:u w:val="single"/>
        </w:rPr>
        <w:t>Field Assessments (each pollutant)</w:t>
      </w:r>
    </w:p>
    <w:p w14:paraId="1D3651A2" w14:textId="3AAE07EB" w:rsidR="000866DB" w:rsidRDefault="000866DB" w:rsidP="00CD7519">
      <w:pPr>
        <w:pStyle w:val="ListParagraph"/>
        <w:numPr>
          <w:ilvl w:val="3"/>
          <w:numId w:val="4"/>
        </w:numPr>
        <w:tabs>
          <w:tab w:val="left" w:pos="1407"/>
          <w:tab w:val="left" w:pos="1408"/>
        </w:tabs>
        <w:ind w:right="332"/>
        <w:rPr>
          <w:sz w:val="24"/>
        </w:rPr>
      </w:pPr>
      <w:r>
        <w:rPr>
          <w:sz w:val="24"/>
        </w:rPr>
        <w:t xml:space="preserve">Precision (replicate) sample measurements. Precision criteria are specified in Section A7, </w:t>
      </w:r>
      <w:r w:rsidR="000C2DBA" w:rsidRPr="000C2DBA">
        <w:rPr>
          <w:sz w:val="24"/>
          <w:szCs w:val="24"/>
        </w:rPr>
        <w:t xml:space="preserve">Table </w:t>
      </w:r>
      <w:r w:rsidR="000C2DBA" w:rsidRPr="000C2DBA">
        <w:rPr>
          <w:noProof/>
          <w:sz w:val="24"/>
          <w:szCs w:val="24"/>
        </w:rPr>
        <w:t>2</w:t>
      </w:r>
      <w:r w:rsidR="00601E6B" w:rsidRPr="0003137E">
        <w:rPr>
          <w:sz w:val="24"/>
        </w:rPr>
        <w:t xml:space="preserve"> </w:t>
      </w:r>
      <w:r w:rsidR="00601E6B" w:rsidRPr="00044944">
        <w:rPr>
          <w:sz w:val="24"/>
        </w:rPr>
        <w:t xml:space="preserve">through </w:t>
      </w:r>
      <w:r w:rsidR="000C2DBA" w:rsidRPr="000C2DBA">
        <w:rPr>
          <w:sz w:val="24"/>
          <w:szCs w:val="24"/>
        </w:rPr>
        <w:t xml:space="preserve">Table </w:t>
      </w:r>
      <w:r w:rsidR="000C2DBA" w:rsidRPr="000C2DBA">
        <w:rPr>
          <w:noProof/>
          <w:sz w:val="24"/>
          <w:szCs w:val="24"/>
        </w:rPr>
        <w:t>6</w:t>
      </w:r>
      <w:r w:rsidR="00601E6B" w:rsidRPr="0003137E">
        <w:rPr>
          <w:sz w:val="24"/>
        </w:rPr>
        <w:t>.</w:t>
      </w:r>
    </w:p>
    <w:p w14:paraId="47E66BF9" w14:textId="77777777" w:rsidR="000866DB" w:rsidRDefault="000866DB" w:rsidP="00CD7519">
      <w:pPr>
        <w:pStyle w:val="ListParagraph"/>
        <w:numPr>
          <w:ilvl w:val="3"/>
          <w:numId w:val="4"/>
        </w:numPr>
        <w:tabs>
          <w:tab w:val="left" w:pos="1407"/>
          <w:tab w:val="left" w:pos="1408"/>
        </w:tabs>
        <w:ind w:left="1407" w:right="320"/>
        <w:rPr>
          <w:sz w:val="24"/>
        </w:rPr>
      </w:pPr>
      <w:r>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6DC90B2B" w14:textId="77777777" w:rsidR="000866DB" w:rsidRDefault="000866DB" w:rsidP="000866DB">
      <w:pPr>
        <w:pStyle w:val="BodyText"/>
        <w:spacing w:before="9"/>
        <w:rPr>
          <w:sz w:val="23"/>
        </w:rPr>
      </w:pPr>
    </w:p>
    <w:p w14:paraId="54BE570C" w14:textId="77777777" w:rsidR="000866DB" w:rsidRDefault="000866DB" w:rsidP="00044240">
      <w:pPr>
        <w:pStyle w:val="BodyText"/>
      </w:pPr>
      <w:r>
        <w:rPr>
          <w:u w:val="single"/>
        </w:rPr>
        <w:t>Field samples collected for subsequent laboratory analysis (each pollutant)</w:t>
      </w:r>
    </w:p>
    <w:p w14:paraId="251E4CE4" w14:textId="46836E10" w:rsidR="000866DB" w:rsidRDefault="000866DB" w:rsidP="00CD7519">
      <w:pPr>
        <w:pStyle w:val="ListParagraph"/>
        <w:numPr>
          <w:ilvl w:val="3"/>
          <w:numId w:val="4"/>
        </w:numPr>
        <w:tabs>
          <w:tab w:val="left" w:pos="1407"/>
          <w:tab w:val="left" w:pos="1408"/>
        </w:tabs>
        <w:spacing w:before="1"/>
        <w:ind w:left="1407" w:right="878"/>
        <w:rPr>
          <w:sz w:val="24"/>
        </w:rPr>
      </w:pPr>
      <w:r>
        <w:rPr>
          <w:sz w:val="24"/>
        </w:rPr>
        <w:t xml:space="preserve">Blind replicate samples for each pollutant to be measured. Precision criteria are specified in Section A7, </w:t>
      </w:r>
      <w:r w:rsidR="000C2DBA" w:rsidRPr="000C2DBA">
        <w:rPr>
          <w:sz w:val="24"/>
          <w:szCs w:val="24"/>
        </w:rPr>
        <w:t xml:space="preserve">Table </w:t>
      </w:r>
      <w:r w:rsidR="000C2DBA" w:rsidRPr="000C2DBA">
        <w:rPr>
          <w:noProof/>
          <w:sz w:val="24"/>
          <w:szCs w:val="24"/>
        </w:rPr>
        <w:t>2</w:t>
      </w:r>
      <w:r w:rsidR="00601E6B" w:rsidRPr="0003137E">
        <w:rPr>
          <w:sz w:val="24"/>
        </w:rPr>
        <w:t xml:space="preserve"> </w:t>
      </w:r>
      <w:r w:rsidR="00601E6B" w:rsidRPr="00044944">
        <w:rPr>
          <w:sz w:val="24"/>
        </w:rPr>
        <w:t xml:space="preserve">through </w:t>
      </w:r>
      <w:r w:rsidR="000C2DBA" w:rsidRPr="000C2DBA">
        <w:rPr>
          <w:sz w:val="24"/>
          <w:szCs w:val="24"/>
        </w:rPr>
        <w:t xml:space="preserve">Table </w:t>
      </w:r>
      <w:r w:rsidR="000C2DBA" w:rsidRPr="000C2DBA">
        <w:rPr>
          <w:noProof/>
          <w:sz w:val="24"/>
          <w:szCs w:val="24"/>
        </w:rPr>
        <w:t>6</w:t>
      </w:r>
      <w:r w:rsidR="00601E6B" w:rsidRPr="007F406F">
        <w:rPr>
          <w:sz w:val="24"/>
        </w:rPr>
        <w:t>.</w:t>
      </w:r>
    </w:p>
    <w:p w14:paraId="16787F07" w14:textId="45DD70E3" w:rsidR="000866DB" w:rsidRDefault="000866DB" w:rsidP="00CD7519">
      <w:pPr>
        <w:pStyle w:val="ListParagraph"/>
        <w:numPr>
          <w:ilvl w:val="3"/>
          <w:numId w:val="4"/>
        </w:numPr>
        <w:tabs>
          <w:tab w:val="left" w:pos="1407"/>
          <w:tab w:val="left" w:pos="1408"/>
        </w:tabs>
        <w:ind w:left="1407" w:right="469"/>
        <w:rPr>
          <w:sz w:val="24"/>
        </w:rPr>
      </w:pPr>
      <w:r>
        <w:rPr>
          <w:sz w:val="24"/>
        </w:rPr>
        <w:t xml:space="preserve">Matrix spike duplicates (MSD) (assesses total measurement bias for project – both precision and accuracy). Frequency of MSDs is usually specified by the analytical method. Accuracy and precision of criteria for each pollutant and analytical method are specified in the project’s </w:t>
      </w:r>
      <w:r w:rsidR="00601E6B" w:rsidRPr="007F406F">
        <w:rPr>
          <w:sz w:val="24"/>
        </w:rPr>
        <w:t>Measurement Quality Objectives (MQO) tables</w:t>
      </w:r>
      <w:r>
        <w:rPr>
          <w:sz w:val="24"/>
        </w:rPr>
        <w:t>, see section</w:t>
      </w:r>
      <w:r>
        <w:rPr>
          <w:spacing w:val="-6"/>
          <w:sz w:val="24"/>
        </w:rPr>
        <w:t xml:space="preserve"> </w:t>
      </w:r>
      <w:r>
        <w:rPr>
          <w:sz w:val="24"/>
        </w:rPr>
        <w:t>A7.</w:t>
      </w:r>
    </w:p>
    <w:p w14:paraId="27ADEBDD" w14:textId="5B408204" w:rsidR="000866DB" w:rsidRDefault="000866DB" w:rsidP="00CD7519">
      <w:pPr>
        <w:pStyle w:val="ListParagraph"/>
        <w:numPr>
          <w:ilvl w:val="3"/>
          <w:numId w:val="4"/>
        </w:numPr>
        <w:tabs>
          <w:tab w:val="left" w:pos="1407"/>
          <w:tab w:val="left" w:pos="1408"/>
        </w:tabs>
        <w:ind w:left="1407" w:right="446"/>
        <w:rPr>
          <w:sz w:val="24"/>
        </w:rPr>
      </w:pPr>
      <w:r>
        <w:rPr>
          <w:sz w:val="24"/>
        </w:rPr>
        <w:t xml:space="preserve">Matrix spike (MS) assess project accuracy are specified in the project’s MQO </w:t>
      </w:r>
      <w:r w:rsidR="00601E6B" w:rsidRPr="007F406F">
        <w:rPr>
          <w:sz w:val="24"/>
        </w:rPr>
        <w:t>tables</w:t>
      </w:r>
      <w:r>
        <w:rPr>
          <w:sz w:val="24"/>
        </w:rPr>
        <w:t>, see section</w:t>
      </w:r>
      <w:r>
        <w:rPr>
          <w:spacing w:val="-3"/>
          <w:sz w:val="24"/>
        </w:rPr>
        <w:t xml:space="preserve"> </w:t>
      </w:r>
      <w:r>
        <w:rPr>
          <w:sz w:val="24"/>
        </w:rPr>
        <w:t>A7.</w:t>
      </w:r>
    </w:p>
    <w:p w14:paraId="563E393A" w14:textId="77777777" w:rsidR="000866DB" w:rsidRDefault="000866DB" w:rsidP="000866DB">
      <w:pPr>
        <w:pStyle w:val="BodyText"/>
        <w:spacing w:before="8"/>
        <w:rPr>
          <w:sz w:val="23"/>
        </w:rPr>
      </w:pPr>
    </w:p>
    <w:p w14:paraId="2C264BE6" w14:textId="77777777" w:rsidR="000866DB" w:rsidRDefault="000866DB" w:rsidP="00044240">
      <w:pPr>
        <w:pStyle w:val="BodyText"/>
      </w:pPr>
      <w:r>
        <w:rPr>
          <w:u w:val="single"/>
        </w:rPr>
        <w:t>On-Site Assessments</w:t>
      </w:r>
    </w:p>
    <w:p w14:paraId="543A8AA0" w14:textId="77777777" w:rsidR="000866DB" w:rsidRDefault="000866DB" w:rsidP="00CD7519">
      <w:pPr>
        <w:pStyle w:val="ListParagraph"/>
        <w:numPr>
          <w:ilvl w:val="3"/>
          <w:numId w:val="4"/>
        </w:numPr>
        <w:tabs>
          <w:tab w:val="left" w:pos="1407"/>
          <w:tab w:val="left" w:pos="1408"/>
        </w:tabs>
        <w:spacing w:before="1"/>
        <w:ind w:left="1407" w:right="285"/>
        <w:rPr>
          <w:sz w:val="24"/>
        </w:rPr>
      </w:pPr>
      <w:r>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64E4EE52" w14:textId="77777777" w:rsidR="000866DB" w:rsidRDefault="000866DB" w:rsidP="00CD7519">
      <w:pPr>
        <w:pStyle w:val="ListParagraph"/>
        <w:numPr>
          <w:ilvl w:val="3"/>
          <w:numId w:val="4"/>
        </w:numPr>
        <w:tabs>
          <w:tab w:val="left" w:pos="1407"/>
          <w:tab w:val="left" w:pos="1408"/>
        </w:tabs>
        <w:spacing w:line="293" w:lineRule="exact"/>
        <w:ind w:hanging="361"/>
        <w:rPr>
          <w:sz w:val="24"/>
        </w:rPr>
      </w:pPr>
      <w:r>
        <w:rPr>
          <w:sz w:val="24"/>
        </w:rPr>
        <w:t>Audit of project field measurement data</w:t>
      </w:r>
      <w:r>
        <w:rPr>
          <w:spacing w:val="-2"/>
          <w:sz w:val="24"/>
        </w:rPr>
        <w:t xml:space="preserve"> </w:t>
      </w:r>
      <w:r>
        <w:rPr>
          <w:sz w:val="24"/>
        </w:rPr>
        <w:t>results.</w:t>
      </w:r>
    </w:p>
    <w:p w14:paraId="3D97A398" w14:textId="77777777" w:rsidR="000866DB" w:rsidRDefault="000866DB" w:rsidP="000866DB">
      <w:pPr>
        <w:pStyle w:val="BodyText"/>
        <w:spacing w:before="10"/>
        <w:rPr>
          <w:sz w:val="23"/>
        </w:rPr>
      </w:pPr>
    </w:p>
    <w:p w14:paraId="7D6BD5F5" w14:textId="77777777" w:rsidR="000866DB" w:rsidRDefault="000866DB" w:rsidP="00044240">
      <w:pPr>
        <w:pStyle w:val="BodyText"/>
        <w:spacing w:before="1"/>
      </w:pPr>
      <w:r>
        <w:rPr>
          <w:u w:val="single"/>
        </w:rPr>
        <w:t>Project Data Assessments</w:t>
      </w:r>
    </w:p>
    <w:p w14:paraId="2CFC0CBE" w14:textId="7F2254DA" w:rsidR="000866DB" w:rsidRDefault="000866DB" w:rsidP="00CD7519">
      <w:pPr>
        <w:pStyle w:val="ListParagraph"/>
        <w:numPr>
          <w:ilvl w:val="3"/>
          <w:numId w:val="4"/>
        </w:numPr>
        <w:tabs>
          <w:tab w:val="left" w:pos="1407"/>
          <w:tab w:val="left" w:pos="1408"/>
        </w:tabs>
        <w:ind w:left="1407" w:right="360"/>
        <w:rPr>
          <w:sz w:val="24"/>
        </w:rPr>
      </w:pPr>
      <w:r>
        <w:rPr>
          <w:sz w:val="24"/>
        </w:rPr>
        <w:t>QA review (verification and validation) of Monitoring Data. Recommended QA coverage is 100% QA for data entered by hand. A 10% QA is recommended for data copy/pasted or downloaded from a</w:t>
      </w:r>
      <w:r>
        <w:rPr>
          <w:spacing w:val="-5"/>
          <w:sz w:val="24"/>
        </w:rPr>
        <w:t xml:space="preserve"> </w:t>
      </w:r>
      <w:r>
        <w:rPr>
          <w:sz w:val="24"/>
        </w:rPr>
        <w:t>database.</w:t>
      </w:r>
      <w:r w:rsidR="00601E6B" w:rsidRPr="00457A58">
        <w:rPr>
          <w:sz w:val="24"/>
        </w:rPr>
        <w:t xml:space="preserve"> Data that receives manual QA review will be recorded as such in the spreadsheet being reviewed. The reviewer will record their initials and the date in a column adjacent to each row that has been manually reviewed. If the records are being </w:t>
      </w:r>
      <w:r w:rsidR="00601E6B" w:rsidRPr="00457A58">
        <w:rPr>
          <w:sz w:val="24"/>
        </w:rPr>
        <w:lastRenderedPageBreak/>
        <w:t>checked against a paper copy, the reviewer will note their initials and the date in the lower right corner of the paper sheet once complete in the following format: “QA1: AB 10/30/2022.”</w:t>
      </w:r>
    </w:p>
    <w:p w14:paraId="5C81AEDC" w14:textId="77777777" w:rsidR="000866DB" w:rsidRDefault="000866DB" w:rsidP="00CD7519">
      <w:pPr>
        <w:pStyle w:val="ListParagraph"/>
        <w:numPr>
          <w:ilvl w:val="3"/>
          <w:numId w:val="4"/>
        </w:numPr>
        <w:tabs>
          <w:tab w:val="left" w:pos="1407"/>
          <w:tab w:val="left" w:pos="1408"/>
        </w:tabs>
        <w:ind w:left="1407" w:right="371"/>
        <w:rPr>
          <w:sz w:val="24"/>
        </w:rPr>
      </w:pPr>
      <w:r>
        <w:rPr>
          <w:sz w:val="24"/>
        </w:rPr>
        <w:t>Calculation of monitoring project’s overall achieved precision, accuracy and data completeness compared to QAPP defined precision, accuracy and data completeness goals.</w:t>
      </w:r>
    </w:p>
    <w:p w14:paraId="761E25F4" w14:textId="77777777" w:rsidR="000866DB" w:rsidRDefault="000866DB" w:rsidP="000866DB">
      <w:pPr>
        <w:pStyle w:val="BodyText"/>
        <w:spacing w:before="11"/>
        <w:rPr>
          <w:sz w:val="23"/>
        </w:rPr>
      </w:pPr>
    </w:p>
    <w:p w14:paraId="71794DFD" w14:textId="3E1956B8" w:rsidR="000866DB" w:rsidRDefault="000866DB" w:rsidP="00044240">
      <w:pPr>
        <w:pStyle w:val="BodyText"/>
        <w:ind w:right="316"/>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w:t>
      </w:r>
      <w:r w:rsidR="00601E6B">
        <w:t>, which may include a corrective action report.</w:t>
      </w:r>
      <w:r w:rsidR="00601E6B">
        <w:rPr>
          <w:sz w:val="23"/>
        </w:rPr>
        <w:t xml:space="preserve"> </w:t>
      </w:r>
    </w:p>
    <w:p w14:paraId="23546D71" w14:textId="77777777" w:rsidR="000866DB" w:rsidRDefault="000866DB" w:rsidP="000866DB">
      <w:pPr>
        <w:pStyle w:val="BodyText"/>
        <w:spacing w:before="10"/>
        <w:rPr>
          <w:sz w:val="23"/>
        </w:rPr>
      </w:pPr>
    </w:p>
    <w:p w14:paraId="78F745CA" w14:textId="16B71D1F" w:rsidR="000866DB" w:rsidRDefault="000866DB" w:rsidP="00044240">
      <w:pPr>
        <w:pStyle w:val="BodyText"/>
        <w:spacing w:before="90"/>
        <w:ind w:right="388"/>
      </w:pPr>
      <w:r>
        <w:t>Procedures for inspection, acceptance, calibration and maintenance of equipment and supplies are described in detail in Sections B6, B7</w:t>
      </w:r>
      <w:r w:rsidR="00601E6B">
        <w:t>,</w:t>
      </w:r>
      <w:r>
        <w:t xml:space="preserve"> and B8. If problems with data quality are traceable to equipment failure, inspection, calibration and maintenance will be scheduled more frequently.</w:t>
      </w:r>
    </w:p>
    <w:p w14:paraId="413D49FF" w14:textId="77777777" w:rsidR="000866DB" w:rsidRDefault="000866DB" w:rsidP="000866DB">
      <w:pPr>
        <w:pStyle w:val="BodyText"/>
      </w:pPr>
    </w:p>
    <w:p w14:paraId="674C9FF7" w14:textId="77777777" w:rsidR="000866DB" w:rsidRDefault="000866DB" w:rsidP="00044240">
      <w:pPr>
        <w:pStyle w:val="BodyText"/>
        <w:spacing w:before="1"/>
        <w:ind w:right="394"/>
      </w:pPr>
      <w:r>
        <w:t>The Technical Advisory Committee (Appendix A) will review this QAPP and the overall project design bi-annually and may suggest procedural refinements or additional testing procedures. This may include new parameters to be measured or changes to procedures currently in use. Any such changes will be subject to EPA and ADEC approval. The project is open to EPA or ADEC system audits at their discretion.</w:t>
      </w:r>
    </w:p>
    <w:p w14:paraId="01A1A8E4" w14:textId="77777777" w:rsidR="000866DB" w:rsidRDefault="000866DB" w:rsidP="000866DB">
      <w:pPr>
        <w:pStyle w:val="BodyText"/>
      </w:pPr>
    </w:p>
    <w:p w14:paraId="31D8E45B" w14:textId="77777777" w:rsidR="000866DB" w:rsidRDefault="000866DB" w:rsidP="00044240">
      <w:pPr>
        <w:pStyle w:val="BodyText"/>
        <w:ind w:right="608"/>
      </w:pPr>
      <w:r>
        <w:t xml:space="preserve">Data that has been validated and appears not to meet state water quality standards will be flagged and pointed-out both to ADEC and EPA as well as members of the Kenai River Special Management Area Board. </w:t>
      </w:r>
    </w:p>
    <w:p w14:paraId="68BD535F" w14:textId="77777777" w:rsidR="000866DB" w:rsidRDefault="000866DB" w:rsidP="000866DB">
      <w:pPr>
        <w:pStyle w:val="BodyText"/>
        <w:rPr>
          <w:sz w:val="26"/>
        </w:rPr>
      </w:pPr>
    </w:p>
    <w:p w14:paraId="42344076" w14:textId="77777777" w:rsidR="000866DB" w:rsidRDefault="000866DB" w:rsidP="000866DB">
      <w:pPr>
        <w:pStyle w:val="BodyText"/>
        <w:spacing w:before="2"/>
        <w:rPr>
          <w:sz w:val="22"/>
        </w:rPr>
      </w:pPr>
    </w:p>
    <w:p w14:paraId="6999C209" w14:textId="54C8AD37" w:rsidR="000866DB" w:rsidRDefault="00044240" w:rsidP="00044240">
      <w:pPr>
        <w:pStyle w:val="Heading1"/>
        <w:tabs>
          <w:tab w:val="left" w:pos="1407"/>
        </w:tabs>
        <w:ind w:left="0"/>
      </w:pPr>
      <w:bookmarkStart w:id="334" w:name="C2._QA_REPORTS_to_Management"/>
      <w:bookmarkStart w:id="335" w:name="_Toc132032674"/>
      <w:bookmarkStart w:id="336" w:name="_Toc133754257"/>
      <w:bookmarkEnd w:id="334"/>
      <w:r>
        <w:t xml:space="preserve">C2. </w:t>
      </w:r>
      <w:r w:rsidR="000866DB">
        <w:t xml:space="preserve">QA </w:t>
      </w:r>
      <w:r w:rsidR="00601E6B" w:rsidRPr="00AF2FDB">
        <w:t>Reports</w:t>
      </w:r>
      <w:r w:rsidR="000866DB">
        <w:t xml:space="preserve"> to</w:t>
      </w:r>
      <w:r w:rsidR="000866DB">
        <w:rPr>
          <w:spacing w:val="-3"/>
        </w:rPr>
        <w:t xml:space="preserve"> </w:t>
      </w:r>
      <w:r w:rsidR="000866DB">
        <w:t>Management</w:t>
      </w:r>
      <w:bookmarkEnd w:id="335"/>
      <w:bookmarkEnd w:id="336"/>
    </w:p>
    <w:p w14:paraId="4AB5C4EF" w14:textId="77777777" w:rsidR="000866DB" w:rsidRDefault="000866DB" w:rsidP="000866DB">
      <w:pPr>
        <w:pStyle w:val="BodyText"/>
        <w:spacing w:before="9"/>
        <w:rPr>
          <w:b/>
          <w:sz w:val="23"/>
        </w:rPr>
      </w:pPr>
    </w:p>
    <w:p w14:paraId="3A50F3B8" w14:textId="31AA080C" w:rsidR="000866DB" w:rsidRDefault="000866DB" w:rsidP="00044240">
      <w:pPr>
        <w:pStyle w:val="BodyText"/>
        <w:ind w:right="761"/>
      </w:pPr>
      <w:r>
        <w:t xml:space="preserve">Annually a QA summary report </w:t>
      </w:r>
      <w:r w:rsidR="00601E6B">
        <w:t>and field report</w:t>
      </w:r>
      <w:r w:rsidR="00601E6B" w:rsidRPr="005E7686">
        <w:t xml:space="preserve"> </w:t>
      </w:r>
      <w:r>
        <w:t xml:space="preserve">will be produced and submitted to the </w:t>
      </w:r>
      <w:r w:rsidR="00601E6B">
        <w:t>KWF</w:t>
      </w:r>
      <w:r w:rsidR="00601E6B" w:rsidRPr="005E7686">
        <w:t xml:space="preserve"> </w:t>
      </w:r>
      <w:r>
        <w:t xml:space="preserve">Project Manager, ADEC </w:t>
      </w:r>
      <w:r w:rsidR="00601E6B">
        <w:t>DOW Nonpoint Source Regional Staff, Technical Review Committee, and participating partner agencies</w:t>
      </w:r>
      <w:r>
        <w:t>. QA summary report to include the following:</w:t>
      </w:r>
    </w:p>
    <w:p w14:paraId="4EA2AD17" w14:textId="77777777" w:rsidR="000866DB" w:rsidRDefault="000866DB" w:rsidP="00CD7519">
      <w:pPr>
        <w:pStyle w:val="ListParagraph"/>
        <w:numPr>
          <w:ilvl w:val="3"/>
          <w:numId w:val="4"/>
        </w:numPr>
        <w:tabs>
          <w:tab w:val="left" w:pos="1407"/>
          <w:tab w:val="left" w:pos="1408"/>
        </w:tabs>
        <w:spacing w:before="1"/>
        <w:ind w:left="1407" w:right="492"/>
        <w:rPr>
          <w:sz w:val="24"/>
        </w:rPr>
      </w:pPr>
      <w:r>
        <w:rPr>
          <w:sz w:val="24"/>
        </w:rPr>
        <w:t>A written summary stating whether the project-specific data 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Pr>
          <w:spacing w:val="-2"/>
          <w:sz w:val="24"/>
        </w:rPr>
        <w:t xml:space="preserve"> </w:t>
      </w:r>
      <w:r>
        <w:rPr>
          <w:sz w:val="24"/>
        </w:rPr>
        <w:t>objectives.</w:t>
      </w:r>
    </w:p>
    <w:p w14:paraId="51D71DA0" w14:textId="50898057" w:rsidR="000866DB" w:rsidRDefault="000866DB" w:rsidP="00CD7519">
      <w:pPr>
        <w:pStyle w:val="ListParagraph"/>
        <w:numPr>
          <w:ilvl w:val="3"/>
          <w:numId w:val="4"/>
        </w:numPr>
        <w:tabs>
          <w:tab w:val="left" w:pos="1407"/>
          <w:tab w:val="left" w:pos="1408"/>
        </w:tabs>
        <w:spacing w:line="292" w:lineRule="exact"/>
        <w:ind w:hanging="361"/>
        <w:rPr>
          <w:sz w:val="24"/>
        </w:rPr>
      </w:pPr>
      <w:r>
        <w:rPr>
          <w:sz w:val="24"/>
        </w:rPr>
        <w:t xml:space="preserve">Precision </w:t>
      </w:r>
      <w:r w:rsidR="00601E6B" w:rsidRPr="007F406F">
        <w:rPr>
          <w:sz w:val="24"/>
        </w:rPr>
        <w:t>assessments</w:t>
      </w:r>
      <w:r>
        <w:rPr>
          <w:sz w:val="24"/>
        </w:rPr>
        <w:t xml:space="preserve"> and Precision Table listing for each</w:t>
      </w:r>
      <w:r>
        <w:rPr>
          <w:spacing w:val="-3"/>
          <w:sz w:val="24"/>
        </w:rPr>
        <w:t xml:space="preserve"> </w:t>
      </w:r>
      <w:r>
        <w:rPr>
          <w:sz w:val="24"/>
        </w:rPr>
        <w:t>analyte</w:t>
      </w:r>
      <w:r w:rsidR="00601E6B" w:rsidRPr="007F406F">
        <w:rPr>
          <w:sz w:val="24"/>
        </w:rPr>
        <w:t>—</w:t>
      </w:r>
    </w:p>
    <w:p w14:paraId="44986DE6" w14:textId="77777777" w:rsidR="000866DB" w:rsidRDefault="000866DB" w:rsidP="00CD7519">
      <w:pPr>
        <w:pStyle w:val="ListParagraph"/>
        <w:numPr>
          <w:ilvl w:val="4"/>
          <w:numId w:val="4"/>
        </w:numPr>
        <w:tabs>
          <w:tab w:val="left" w:pos="1768"/>
        </w:tabs>
        <w:spacing w:line="275" w:lineRule="exact"/>
        <w:ind w:hanging="361"/>
        <w:rPr>
          <w:sz w:val="24"/>
        </w:rPr>
      </w:pPr>
      <w:r>
        <w:rPr>
          <w:sz w:val="24"/>
        </w:rPr>
        <w:t>All field replicate sample pairs (even if sample values are</w:t>
      </w:r>
      <w:r>
        <w:rPr>
          <w:spacing w:val="-11"/>
          <w:sz w:val="24"/>
        </w:rPr>
        <w:t xml:space="preserve"> </w:t>
      </w:r>
      <w:r>
        <w:rPr>
          <w:sz w:val="24"/>
        </w:rPr>
        <w:t>qualified).</w:t>
      </w:r>
    </w:p>
    <w:p w14:paraId="26BCE42D" w14:textId="77777777" w:rsidR="000866DB" w:rsidRDefault="000866DB" w:rsidP="00CD7519">
      <w:pPr>
        <w:pStyle w:val="ListParagraph"/>
        <w:numPr>
          <w:ilvl w:val="4"/>
          <w:numId w:val="4"/>
        </w:numPr>
        <w:tabs>
          <w:tab w:val="left" w:pos="1768"/>
        </w:tabs>
        <w:ind w:hanging="361"/>
        <w:rPr>
          <w:sz w:val="24"/>
        </w:rPr>
      </w:pPr>
      <w:r>
        <w:rPr>
          <w:sz w:val="24"/>
        </w:rPr>
        <w:t>Sample collection date of respective field replicate sample</w:t>
      </w:r>
      <w:r>
        <w:rPr>
          <w:spacing w:val="-5"/>
          <w:sz w:val="24"/>
        </w:rPr>
        <w:t xml:space="preserve"> </w:t>
      </w:r>
      <w:r>
        <w:rPr>
          <w:sz w:val="24"/>
        </w:rPr>
        <w:t>pairs.</w:t>
      </w:r>
    </w:p>
    <w:p w14:paraId="378A6119" w14:textId="630391DE" w:rsidR="000866DB" w:rsidRDefault="000866DB" w:rsidP="00CD7519">
      <w:pPr>
        <w:pStyle w:val="ListParagraph"/>
        <w:numPr>
          <w:ilvl w:val="4"/>
          <w:numId w:val="4"/>
        </w:numPr>
        <w:tabs>
          <w:tab w:val="left" w:pos="1768"/>
        </w:tabs>
        <w:ind w:left="1767" w:right="341"/>
        <w:rPr>
          <w:sz w:val="24"/>
        </w:rPr>
      </w:pPr>
      <w:r>
        <w:rPr>
          <w:sz w:val="24"/>
        </w:rPr>
        <w:t>Calculated individual precision of each paired field replicate where both values ≥ analyte specific limit of quantitation/reporting limit (LOQ or RL). Use algorithm</w:t>
      </w:r>
      <w:r>
        <w:rPr>
          <w:spacing w:val="-3"/>
          <w:sz w:val="24"/>
        </w:rPr>
        <w:t xml:space="preserve"> </w:t>
      </w:r>
      <w:r w:rsidR="00601E6B">
        <w:rPr>
          <w:spacing w:val="-3"/>
          <w:sz w:val="24"/>
        </w:rPr>
        <w:t>in section A7</w:t>
      </w:r>
    </w:p>
    <w:p w14:paraId="52BBD240" w14:textId="77777777" w:rsidR="000866DB" w:rsidRDefault="000866DB" w:rsidP="00CD7519">
      <w:pPr>
        <w:pStyle w:val="ListParagraph"/>
        <w:numPr>
          <w:ilvl w:val="4"/>
          <w:numId w:val="4"/>
        </w:numPr>
        <w:tabs>
          <w:tab w:val="left" w:pos="1768"/>
        </w:tabs>
        <w:ind w:hanging="361"/>
        <w:rPr>
          <w:sz w:val="24"/>
        </w:rPr>
      </w:pPr>
      <w:r>
        <w:rPr>
          <w:sz w:val="24"/>
        </w:rPr>
        <w:lastRenderedPageBreak/>
        <w:t>Calculated overall precision project precision where both values ≥</w:t>
      </w:r>
      <w:r>
        <w:rPr>
          <w:spacing w:val="-6"/>
          <w:sz w:val="24"/>
        </w:rPr>
        <w:t xml:space="preserve"> </w:t>
      </w:r>
      <w:r>
        <w:rPr>
          <w:sz w:val="24"/>
        </w:rPr>
        <w:t>analyte</w:t>
      </w:r>
    </w:p>
    <w:p w14:paraId="0A7DB6BF" w14:textId="1AFFE5DD" w:rsidR="000866DB" w:rsidRDefault="000866DB" w:rsidP="000866DB">
      <w:pPr>
        <w:pStyle w:val="BodyText"/>
        <w:ind w:left="1767"/>
      </w:pPr>
      <w:r>
        <w:t xml:space="preserve">specific LOQ or RL. Use algorithm </w:t>
      </w:r>
      <w:r w:rsidR="00601E6B" w:rsidRPr="005D6838">
        <w:t>in section A7</w:t>
      </w:r>
      <w:r>
        <w:t>.</w:t>
      </w:r>
    </w:p>
    <w:p w14:paraId="13D87A88" w14:textId="77777777" w:rsidR="000866DB" w:rsidRDefault="000866DB" w:rsidP="00CD7519">
      <w:pPr>
        <w:pStyle w:val="ListParagraph"/>
        <w:numPr>
          <w:ilvl w:val="4"/>
          <w:numId w:val="4"/>
        </w:numPr>
        <w:tabs>
          <w:tab w:val="left" w:pos="1768"/>
        </w:tabs>
        <w:ind w:hanging="361"/>
        <w:rPr>
          <w:sz w:val="24"/>
        </w:rPr>
      </w:pPr>
      <w:r>
        <w:rPr>
          <w:sz w:val="24"/>
        </w:rPr>
        <w:t>QAPP specified Precision Measurement Quality Objective</w:t>
      </w:r>
      <w:r>
        <w:rPr>
          <w:spacing w:val="-7"/>
          <w:sz w:val="24"/>
        </w:rPr>
        <w:t xml:space="preserve"> </w:t>
      </w:r>
      <w:r>
        <w:rPr>
          <w:sz w:val="24"/>
        </w:rPr>
        <w:t>(MQO)</w:t>
      </w:r>
    </w:p>
    <w:p w14:paraId="72E16F45" w14:textId="77777777" w:rsidR="000866DB" w:rsidRDefault="000866DB" w:rsidP="00CD7519">
      <w:pPr>
        <w:pStyle w:val="ListParagraph"/>
        <w:numPr>
          <w:ilvl w:val="3"/>
          <w:numId w:val="4"/>
        </w:numPr>
        <w:tabs>
          <w:tab w:val="left" w:pos="1407"/>
          <w:tab w:val="left" w:pos="1408"/>
        </w:tabs>
        <w:spacing w:before="1"/>
        <w:ind w:left="1407" w:right="687"/>
        <w:rPr>
          <w:sz w:val="24"/>
        </w:rPr>
      </w:pPr>
      <w:r>
        <w:rPr>
          <w:sz w:val="24"/>
        </w:rPr>
        <w:t>Accuracy (Assessment-- Accuracy Table listing for each analyte measured where sample spike recoveries are required by analytical method and project specific QAPP) the</w:t>
      </w:r>
      <w:r>
        <w:rPr>
          <w:spacing w:val="-1"/>
          <w:sz w:val="24"/>
        </w:rPr>
        <w:t xml:space="preserve"> </w:t>
      </w:r>
      <w:r>
        <w:rPr>
          <w:sz w:val="24"/>
        </w:rPr>
        <w:t>following:</w:t>
      </w:r>
    </w:p>
    <w:p w14:paraId="4D76AF4A" w14:textId="77777777" w:rsidR="000866DB" w:rsidRDefault="000866DB" w:rsidP="00CD7519">
      <w:pPr>
        <w:pStyle w:val="ListParagraph"/>
        <w:numPr>
          <w:ilvl w:val="4"/>
          <w:numId w:val="4"/>
        </w:numPr>
        <w:tabs>
          <w:tab w:val="left" w:pos="1768"/>
        </w:tabs>
        <w:spacing w:line="274" w:lineRule="exact"/>
        <w:ind w:hanging="361"/>
        <w:rPr>
          <w:sz w:val="24"/>
        </w:rPr>
      </w:pPr>
      <w:r>
        <w:rPr>
          <w:sz w:val="24"/>
        </w:rPr>
        <w:t>Sample spiked and unspiked</w:t>
      </w:r>
      <w:r>
        <w:rPr>
          <w:spacing w:val="-1"/>
          <w:sz w:val="24"/>
        </w:rPr>
        <w:t xml:space="preserve"> </w:t>
      </w:r>
      <w:r>
        <w:rPr>
          <w:sz w:val="24"/>
        </w:rPr>
        <w:t>results</w:t>
      </w:r>
    </w:p>
    <w:p w14:paraId="5D2F8239" w14:textId="77777777" w:rsidR="000866DB" w:rsidRDefault="000866DB" w:rsidP="00CD7519">
      <w:pPr>
        <w:pStyle w:val="ListParagraph"/>
        <w:numPr>
          <w:ilvl w:val="4"/>
          <w:numId w:val="4"/>
        </w:numPr>
        <w:tabs>
          <w:tab w:val="left" w:pos="1768"/>
        </w:tabs>
        <w:ind w:hanging="361"/>
        <w:rPr>
          <w:sz w:val="24"/>
        </w:rPr>
      </w:pPr>
      <w:r>
        <w:rPr>
          <w:sz w:val="24"/>
        </w:rPr>
        <w:t>Date of analysis of sample and spiked</w:t>
      </w:r>
      <w:r>
        <w:rPr>
          <w:spacing w:val="-3"/>
          <w:sz w:val="24"/>
        </w:rPr>
        <w:t xml:space="preserve"> </w:t>
      </w:r>
      <w:r>
        <w:rPr>
          <w:sz w:val="24"/>
        </w:rPr>
        <w:t>sample</w:t>
      </w:r>
    </w:p>
    <w:p w14:paraId="02A3A478" w14:textId="670C6E94" w:rsidR="000866DB" w:rsidRDefault="000866DB" w:rsidP="00CD7519">
      <w:pPr>
        <w:pStyle w:val="ListParagraph"/>
        <w:numPr>
          <w:ilvl w:val="4"/>
          <w:numId w:val="4"/>
        </w:numPr>
        <w:tabs>
          <w:tab w:val="left" w:pos="1768"/>
        </w:tabs>
        <w:ind w:hanging="361"/>
        <w:rPr>
          <w:sz w:val="24"/>
        </w:rPr>
      </w:pPr>
      <w:r>
        <w:rPr>
          <w:sz w:val="24"/>
        </w:rPr>
        <w:t>Percent (%) sample spike</w:t>
      </w:r>
      <w:r>
        <w:rPr>
          <w:spacing w:val="-3"/>
          <w:sz w:val="24"/>
        </w:rPr>
        <w:t xml:space="preserve"> </w:t>
      </w:r>
      <w:r>
        <w:rPr>
          <w:sz w:val="24"/>
        </w:rPr>
        <w:t>recovery</w:t>
      </w:r>
    </w:p>
    <w:p w14:paraId="5AE94850" w14:textId="77777777" w:rsidR="000866DB" w:rsidRDefault="000866DB" w:rsidP="00CD7519">
      <w:pPr>
        <w:pStyle w:val="ListParagraph"/>
        <w:numPr>
          <w:ilvl w:val="4"/>
          <w:numId w:val="4"/>
        </w:numPr>
        <w:tabs>
          <w:tab w:val="left" w:pos="1768"/>
        </w:tabs>
        <w:ind w:hanging="361"/>
        <w:rPr>
          <w:sz w:val="24"/>
        </w:rPr>
      </w:pPr>
      <w:r>
        <w:rPr>
          <w:sz w:val="24"/>
        </w:rPr>
        <w:t>Sample unspiked and spike duplicate</w:t>
      </w:r>
      <w:r>
        <w:rPr>
          <w:spacing w:val="-1"/>
          <w:sz w:val="24"/>
        </w:rPr>
        <w:t xml:space="preserve"> </w:t>
      </w:r>
      <w:r>
        <w:rPr>
          <w:sz w:val="24"/>
        </w:rPr>
        <w:t>results</w:t>
      </w:r>
    </w:p>
    <w:p w14:paraId="42881229" w14:textId="77777777" w:rsidR="000866DB" w:rsidRDefault="000866DB" w:rsidP="00CD7519">
      <w:pPr>
        <w:pStyle w:val="ListParagraph"/>
        <w:numPr>
          <w:ilvl w:val="4"/>
          <w:numId w:val="4"/>
        </w:numPr>
        <w:tabs>
          <w:tab w:val="left" w:pos="1768"/>
        </w:tabs>
        <w:ind w:hanging="361"/>
        <w:rPr>
          <w:sz w:val="24"/>
        </w:rPr>
      </w:pPr>
      <w:r>
        <w:rPr>
          <w:sz w:val="24"/>
        </w:rPr>
        <w:t>Date of analysis of dup sample and dup spiked</w:t>
      </w:r>
      <w:r>
        <w:rPr>
          <w:spacing w:val="-3"/>
          <w:sz w:val="24"/>
        </w:rPr>
        <w:t xml:space="preserve"> </w:t>
      </w:r>
      <w:r>
        <w:rPr>
          <w:sz w:val="24"/>
        </w:rPr>
        <w:t>sample</w:t>
      </w:r>
    </w:p>
    <w:p w14:paraId="792D8B5A" w14:textId="77777777" w:rsidR="000866DB" w:rsidRDefault="000866DB" w:rsidP="00CD7519">
      <w:pPr>
        <w:pStyle w:val="ListParagraph"/>
        <w:numPr>
          <w:ilvl w:val="4"/>
          <w:numId w:val="4"/>
        </w:numPr>
        <w:tabs>
          <w:tab w:val="left" w:pos="1768"/>
        </w:tabs>
        <w:ind w:hanging="361"/>
        <w:rPr>
          <w:sz w:val="24"/>
        </w:rPr>
      </w:pPr>
      <w:r>
        <w:rPr>
          <w:sz w:val="24"/>
        </w:rPr>
        <w:t>% sample spike duplicate</w:t>
      </w:r>
      <w:r>
        <w:rPr>
          <w:spacing w:val="-1"/>
          <w:sz w:val="24"/>
        </w:rPr>
        <w:t xml:space="preserve"> </w:t>
      </w:r>
      <w:r>
        <w:rPr>
          <w:sz w:val="24"/>
        </w:rPr>
        <w:t>recovery</w:t>
      </w:r>
    </w:p>
    <w:p w14:paraId="63480171" w14:textId="77777777" w:rsidR="000866DB" w:rsidRDefault="000866DB" w:rsidP="00CD7519">
      <w:pPr>
        <w:pStyle w:val="ListParagraph"/>
        <w:numPr>
          <w:ilvl w:val="4"/>
          <w:numId w:val="4"/>
        </w:numPr>
        <w:tabs>
          <w:tab w:val="left" w:pos="1768"/>
        </w:tabs>
        <w:ind w:hanging="361"/>
        <w:rPr>
          <w:sz w:val="24"/>
        </w:rPr>
      </w:pPr>
      <w:r>
        <w:rPr>
          <w:sz w:val="24"/>
        </w:rPr>
        <w:t>Sample spiked duplicate</w:t>
      </w:r>
      <w:r>
        <w:rPr>
          <w:spacing w:val="-2"/>
          <w:sz w:val="24"/>
        </w:rPr>
        <w:t xml:space="preserve"> </w:t>
      </w:r>
      <w:r>
        <w:rPr>
          <w:sz w:val="24"/>
        </w:rPr>
        <w:t>RPD</w:t>
      </w:r>
    </w:p>
    <w:p w14:paraId="5C6C2EBB" w14:textId="77777777" w:rsidR="000866DB" w:rsidRDefault="000866DB" w:rsidP="00CD7519">
      <w:pPr>
        <w:pStyle w:val="ListParagraph"/>
        <w:numPr>
          <w:ilvl w:val="4"/>
          <w:numId w:val="4"/>
        </w:numPr>
        <w:tabs>
          <w:tab w:val="left" w:pos="1768"/>
        </w:tabs>
        <w:ind w:hanging="361"/>
        <w:rPr>
          <w:sz w:val="24"/>
        </w:rPr>
      </w:pPr>
      <w:r>
        <w:rPr>
          <w:sz w:val="24"/>
        </w:rPr>
        <w:t>QAPP specified Accuracy</w:t>
      </w:r>
      <w:r>
        <w:rPr>
          <w:spacing w:val="-2"/>
          <w:sz w:val="24"/>
        </w:rPr>
        <w:t xml:space="preserve"> </w:t>
      </w:r>
      <w:r>
        <w:rPr>
          <w:sz w:val="24"/>
        </w:rPr>
        <w:t>MQO</w:t>
      </w:r>
    </w:p>
    <w:p w14:paraId="11FD10FC" w14:textId="1950DCA3" w:rsidR="000866DB" w:rsidRDefault="000866DB" w:rsidP="000866DB">
      <w:pPr>
        <w:pStyle w:val="BodyText"/>
        <w:spacing w:before="89"/>
        <w:ind w:left="2128" w:right="234"/>
      </w:pPr>
      <w:r>
        <w:t xml:space="preserve">Note: Accuracy for spiked sample results is determined by calculation </w:t>
      </w:r>
      <w:r w:rsidR="00601E6B">
        <w:t>percent</w:t>
      </w:r>
      <w:r>
        <w:t xml:space="preserve"> (%) spike recovery from sample spikes and duplicate sample spikes using the following algorithm:</w:t>
      </w:r>
    </w:p>
    <w:p w14:paraId="34813F62" w14:textId="77777777" w:rsidR="000866DB" w:rsidRDefault="000866DB" w:rsidP="000866DB">
      <w:pPr>
        <w:pStyle w:val="BodyText"/>
      </w:pPr>
    </w:p>
    <w:p w14:paraId="5D69500B" w14:textId="77777777" w:rsidR="000866DB" w:rsidRDefault="000866DB" w:rsidP="000866DB">
      <w:pPr>
        <w:spacing w:before="1"/>
        <w:ind w:left="1408"/>
        <w:rPr>
          <w:sz w:val="26"/>
        </w:rPr>
      </w:pPr>
      <w:r>
        <w:rPr>
          <w:sz w:val="26"/>
        </w:rPr>
        <w:t>% spike recovery = (spike concentration - sample conc.)/spike conc. X 100</w:t>
      </w:r>
    </w:p>
    <w:p w14:paraId="2C308DBD" w14:textId="77777777" w:rsidR="000866DB" w:rsidRDefault="000866DB" w:rsidP="000866DB">
      <w:pPr>
        <w:pStyle w:val="BodyText"/>
        <w:spacing w:before="11"/>
        <w:rPr>
          <w:sz w:val="23"/>
        </w:rPr>
      </w:pPr>
    </w:p>
    <w:p w14:paraId="5DBA5A09" w14:textId="77777777" w:rsidR="000866DB" w:rsidRDefault="000866DB" w:rsidP="00CD7519">
      <w:pPr>
        <w:pStyle w:val="ListParagraph"/>
        <w:numPr>
          <w:ilvl w:val="3"/>
          <w:numId w:val="4"/>
        </w:numPr>
        <w:tabs>
          <w:tab w:val="left" w:pos="1407"/>
          <w:tab w:val="left" w:pos="1408"/>
        </w:tabs>
        <w:ind w:right="831"/>
        <w:rPr>
          <w:sz w:val="24"/>
        </w:rPr>
      </w:pPr>
      <w:r>
        <w:rPr>
          <w:sz w:val="24"/>
        </w:rPr>
        <w:t>Data Completeness Assessment—Data Completeness Table listing each analyte measured the following:</w:t>
      </w:r>
      <w:r>
        <w:rPr>
          <w:spacing w:val="-2"/>
          <w:sz w:val="24"/>
        </w:rPr>
        <w:t xml:space="preserve"> </w:t>
      </w:r>
      <w:r>
        <w:rPr>
          <w:sz w:val="24"/>
        </w:rPr>
        <w:t>following:</w:t>
      </w:r>
    </w:p>
    <w:p w14:paraId="511CE4F5" w14:textId="77777777" w:rsidR="000866DB" w:rsidRDefault="000866DB" w:rsidP="00CD7519">
      <w:pPr>
        <w:pStyle w:val="ListParagraph"/>
        <w:numPr>
          <w:ilvl w:val="4"/>
          <w:numId w:val="4"/>
        </w:numPr>
        <w:tabs>
          <w:tab w:val="left" w:pos="1768"/>
        </w:tabs>
        <w:spacing w:line="274" w:lineRule="exact"/>
        <w:rPr>
          <w:sz w:val="24"/>
        </w:rPr>
      </w:pPr>
      <w:r>
        <w:rPr>
          <w:sz w:val="24"/>
        </w:rPr>
        <w:t>Number of samples scheduled to be collected/analyzed as specified in the</w:t>
      </w:r>
      <w:r>
        <w:rPr>
          <w:spacing w:val="-17"/>
          <w:sz w:val="24"/>
        </w:rPr>
        <w:t xml:space="preserve"> </w:t>
      </w:r>
      <w:r>
        <w:rPr>
          <w:sz w:val="24"/>
        </w:rPr>
        <w:t>QAPP.</w:t>
      </w:r>
    </w:p>
    <w:p w14:paraId="5C88751A" w14:textId="77777777" w:rsidR="000866DB" w:rsidRDefault="000866DB" w:rsidP="00CD7519">
      <w:pPr>
        <w:pStyle w:val="ListParagraph"/>
        <w:numPr>
          <w:ilvl w:val="4"/>
          <w:numId w:val="4"/>
        </w:numPr>
        <w:tabs>
          <w:tab w:val="left" w:pos="1768"/>
        </w:tabs>
        <w:ind w:hanging="361"/>
        <w:rPr>
          <w:sz w:val="24"/>
        </w:rPr>
      </w:pPr>
      <w:r>
        <w:rPr>
          <w:sz w:val="24"/>
        </w:rPr>
        <w:t>Number of samples collected/analyzed and reported as valid</w:t>
      </w:r>
      <w:r>
        <w:rPr>
          <w:spacing w:val="-4"/>
          <w:sz w:val="24"/>
        </w:rPr>
        <w:t xml:space="preserve"> </w:t>
      </w:r>
      <w:r>
        <w:rPr>
          <w:sz w:val="24"/>
        </w:rPr>
        <w:t>data.</w:t>
      </w:r>
    </w:p>
    <w:p w14:paraId="7A014813" w14:textId="77777777" w:rsidR="000866DB" w:rsidRDefault="000866DB" w:rsidP="00CD7519">
      <w:pPr>
        <w:pStyle w:val="ListParagraph"/>
        <w:numPr>
          <w:ilvl w:val="4"/>
          <w:numId w:val="4"/>
        </w:numPr>
        <w:tabs>
          <w:tab w:val="left" w:pos="1768"/>
        </w:tabs>
        <w:ind w:hanging="361"/>
        <w:rPr>
          <w:sz w:val="24"/>
        </w:rPr>
      </w:pPr>
      <w:r>
        <w:rPr>
          <w:sz w:val="24"/>
        </w:rPr>
        <w:t>QAPP required Data Completeness</w:t>
      </w:r>
      <w:r>
        <w:rPr>
          <w:spacing w:val="-3"/>
          <w:sz w:val="24"/>
        </w:rPr>
        <w:t xml:space="preserve"> </w:t>
      </w:r>
      <w:r>
        <w:rPr>
          <w:sz w:val="24"/>
        </w:rPr>
        <w:t>requirement.</w:t>
      </w:r>
    </w:p>
    <w:p w14:paraId="1B535257" w14:textId="77777777" w:rsidR="00601E6B" w:rsidRPr="007F406F" w:rsidRDefault="00601E6B" w:rsidP="00CD7519">
      <w:pPr>
        <w:pStyle w:val="ListParagraph"/>
        <w:numPr>
          <w:ilvl w:val="1"/>
          <w:numId w:val="45"/>
        </w:numPr>
        <w:spacing w:before="1"/>
        <w:contextualSpacing/>
        <w:rPr>
          <w:sz w:val="26"/>
        </w:rPr>
      </w:pPr>
      <w:r>
        <w:rPr>
          <w:sz w:val="24"/>
        </w:rPr>
        <w:t>Any deviations from the sampling plan with explanation</w:t>
      </w:r>
    </w:p>
    <w:p w14:paraId="668A9AA3" w14:textId="77777777" w:rsidR="00601E6B" w:rsidRDefault="00601E6B" w:rsidP="00601E6B">
      <w:pPr>
        <w:pStyle w:val="BodyText"/>
        <w:spacing w:before="2"/>
      </w:pPr>
    </w:p>
    <w:p w14:paraId="719DD9DA" w14:textId="5D91D14E" w:rsidR="000866DB" w:rsidRDefault="000866DB" w:rsidP="00044240">
      <w:pPr>
        <w:pStyle w:val="BodyText"/>
        <w:ind w:right="388"/>
      </w:pPr>
      <w:r>
        <w:t>A comprehensive report will be produced every 5 years</w:t>
      </w:r>
      <w:r w:rsidR="00601E6B">
        <w:t xml:space="preserve">, </w:t>
      </w:r>
      <w:r w:rsidR="00601E6B" w:rsidRPr="005D6838">
        <w:t>contingent on available fu</w:t>
      </w:r>
      <w:r w:rsidR="00601E6B">
        <w:t>nd</w:t>
      </w:r>
      <w:r w:rsidR="00601E6B" w:rsidRPr="005D6838">
        <w:t>ing</w:t>
      </w:r>
      <w:r>
        <w:t xml:space="preserve">. An open data report will be produced within one year of data collection. The open data reports will be available </w:t>
      </w:r>
      <w:r w:rsidR="00601E6B" w:rsidRPr="005D6838">
        <w:t xml:space="preserve">online through a link at </w:t>
      </w:r>
      <w:hyperlink r:id="rId40" w:history="1">
        <w:r w:rsidR="00601E6B" w:rsidRPr="00BD63F9">
          <w:rPr>
            <w:rStyle w:val="Hyperlink"/>
          </w:rPr>
          <w:t>http://www.kenaiwatershed.org</w:t>
        </w:r>
      </w:hyperlink>
      <w:r w:rsidR="00601E6B" w:rsidRPr="005D6838">
        <w:t xml:space="preserve">. </w:t>
      </w:r>
      <w:r w:rsidR="00601E6B">
        <w:t>The KWF</w:t>
      </w:r>
      <w:r>
        <w:t xml:space="preserve"> 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4FBB7B74" w14:textId="77777777" w:rsidR="000866DB" w:rsidRDefault="000866DB" w:rsidP="000866DB">
      <w:pPr>
        <w:pStyle w:val="BodyText"/>
        <w:rPr>
          <w:sz w:val="26"/>
        </w:rPr>
      </w:pPr>
    </w:p>
    <w:p w14:paraId="667BE356" w14:textId="77777777" w:rsidR="000866DB" w:rsidRDefault="000866DB" w:rsidP="000866DB">
      <w:pPr>
        <w:pStyle w:val="BodyText"/>
        <w:spacing w:before="1"/>
        <w:rPr>
          <w:sz w:val="22"/>
        </w:rPr>
      </w:pPr>
    </w:p>
    <w:p w14:paraId="39CD3E0C" w14:textId="0A78A16C" w:rsidR="000866DB" w:rsidRDefault="000866DB" w:rsidP="00990B1F">
      <w:pPr>
        <w:pStyle w:val="Heading2"/>
        <w:ind w:left="0"/>
      </w:pPr>
      <w:bookmarkStart w:id="337" w:name="D1._DATA_REVIEW,_VALIDATION_AND_VERIFICA"/>
      <w:bookmarkStart w:id="338" w:name="_Toc117087867"/>
      <w:bookmarkStart w:id="339" w:name="_Toc125960360"/>
      <w:bookmarkStart w:id="340" w:name="_Toc125984019"/>
      <w:bookmarkStart w:id="341" w:name="_Toc125984303"/>
      <w:bookmarkStart w:id="342" w:name="_Toc132032675"/>
      <w:bookmarkStart w:id="343" w:name="_Toc133754258"/>
      <w:bookmarkEnd w:id="337"/>
      <w:r>
        <w:t>D1.</w:t>
      </w:r>
      <w:r w:rsidR="00601E6B">
        <w:t xml:space="preserve"> Data Review, Validation, and Verification Requirements</w:t>
      </w:r>
      <w:bookmarkEnd w:id="338"/>
      <w:bookmarkEnd w:id="339"/>
      <w:bookmarkEnd w:id="340"/>
      <w:bookmarkEnd w:id="341"/>
      <w:bookmarkEnd w:id="342"/>
      <w:bookmarkEnd w:id="343"/>
    </w:p>
    <w:p w14:paraId="11D22A1B" w14:textId="77777777" w:rsidR="000866DB" w:rsidRDefault="000866DB" w:rsidP="000866DB">
      <w:pPr>
        <w:pStyle w:val="BodyText"/>
        <w:spacing w:before="9"/>
        <w:rPr>
          <w:b/>
          <w:sz w:val="23"/>
        </w:rPr>
      </w:pPr>
    </w:p>
    <w:p w14:paraId="46A5F5D2" w14:textId="77777777" w:rsidR="000866DB" w:rsidRDefault="000866DB" w:rsidP="00044240">
      <w:pPr>
        <w:pStyle w:val="BodyText"/>
        <w:ind w:right="296"/>
      </w:pPr>
      <w:r>
        <w:t>The Project Manager and the Quality Assurance Officer will conduct data review and validation. This process for data review is described under Sections B10 and A7. Data that are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w:t>
      </w:r>
    </w:p>
    <w:p w14:paraId="13FAC50E" w14:textId="77777777" w:rsidR="00601E6B" w:rsidRDefault="00601E6B" w:rsidP="00601E6B">
      <w:pPr>
        <w:pStyle w:val="BodyText"/>
        <w:ind w:left="687" w:right="296"/>
      </w:pPr>
    </w:p>
    <w:p w14:paraId="16665BD7" w14:textId="77777777" w:rsidR="00601E6B" w:rsidRDefault="00601E6B" w:rsidP="00601E6B">
      <w:pPr>
        <w:pStyle w:val="Heading2"/>
        <w:ind w:left="0"/>
      </w:pPr>
      <w:bookmarkStart w:id="344" w:name="_Toc117087868"/>
      <w:bookmarkStart w:id="345" w:name="_Toc125960361"/>
      <w:bookmarkStart w:id="346" w:name="_Toc125984020"/>
      <w:bookmarkStart w:id="347" w:name="_Toc125984304"/>
      <w:bookmarkStart w:id="348" w:name="_Toc132032676"/>
      <w:bookmarkStart w:id="349" w:name="_Toc133754259"/>
      <w:r>
        <w:t>D2. Validation and Verification Methods</w:t>
      </w:r>
      <w:bookmarkEnd w:id="344"/>
      <w:bookmarkEnd w:id="345"/>
      <w:bookmarkEnd w:id="346"/>
      <w:bookmarkEnd w:id="347"/>
      <w:bookmarkEnd w:id="348"/>
      <w:bookmarkEnd w:id="349"/>
    </w:p>
    <w:p w14:paraId="6FDE11F5" w14:textId="77777777" w:rsidR="00601E6B" w:rsidRDefault="00601E6B" w:rsidP="00601E6B">
      <w:pPr>
        <w:pStyle w:val="BodyText"/>
        <w:spacing w:before="9"/>
        <w:rPr>
          <w:b/>
          <w:sz w:val="23"/>
        </w:rPr>
      </w:pPr>
    </w:p>
    <w:p w14:paraId="3AA0607C" w14:textId="6540318F" w:rsidR="000866DB" w:rsidRDefault="000866DB" w:rsidP="00044240">
      <w:pPr>
        <w:pStyle w:val="BodyText"/>
        <w:jc w:val="both"/>
      </w:pPr>
      <w:bookmarkStart w:id="350" w:name="D2._VALIDATION_AND_VERIFICATION_METHODS"/>
      <w:bookmarkEnd w:id="350"/>
      <w:r>
        <w:t>Project QA Officer and Project Manager will conduct da</w:t>
      </w:r>
      <w:r w:rsidR="00044240">
        <w:t xml:space="preserve">ta validation and verification. </w:t>
      </w:r>
      <w:r>
        <w:t>Project QA Officer and Project Manager review data and flag, but not delete, any values which fall outside of the expected range for each parameter. Errors in data entry will be corrected and inconsistencies will be flagged for further review.</w:t>
      </w:r>
    </w:p>
    <w:p w14:paraId="35A249F1" w14:textId="77777777" w:rsidR="000866DB" w:rsidRDefault="000866DB" w:rsidP="000866DB">
      <w:pPr>
        <w:pStyle w:val="BodyText"/>
        <w:spacing w:before="11"/>
        <w:rPr>
          <w:sz w:val="23"/>
        </w:rPr>
      </w:pPr>
    </w:p>
    <w:p w14:paraId="2DFB74AC" w14:textId="77777777" w:rsidR="000866DB" w:rsidRDefault="000866DB" w:rsidP="00044240">
      <w:pPr>
        <w:pStyle w:val="BodyText"/>
        <w:ind w:right="302"/>
      </w:pPr>
      <w:r>
        <w:t>The Project QA Officer is responsible for ensuring that maintenance and calibration records show all monitoring equipment in use to be in compliance with the requirements of this QAPP (see Sections B6, B7, &amp; B8). If data quality questions cannot be adequately resolved, data will not be entered into any database without being flagged as questionable. The Project QA Officer will arrange for corrective measures (i.e. monitor re-training, equipment re- calibration, etc.).</w:t>
      </w:r>
    </w:p>
    <w:p w14:paraId="22B7C753" w14:textId="77777777" w:rsidR="000866DB" w:rsidRDefault="000866DB" w:rsidP="000866DB">
      <w:pPr>
        <w:pStyle w:val="BodyText"/>
        <w:rPr>
          <w:sz w:val="26"/>
        </w:rPr>
      </w:pPr>
    </w:p>
    <w:p w14:paraId="7F6670A6" w14:textId="77777777" w:rsidR="000866DB" w:rsidRDefault="000866DB" w:rsidP="000866DB">
      <w:pPr>
        <w:pStyle w:val="BodyText"/>
        <w:spacing w:before="3"/>
        <w:rPr>
          <w:sz w:val="22"/>
        </w:rPr>
      </w:pPr>
    </w:p>
    <w:p w14:paraId="17FC84AC" w14:textId="77777777" w:rsidR="000866DB" w:rsidRDefault="000866DB" w:rsidP="00044240">
      <w:pPr>
        <w:pStyle w:val="Heading2"/>
        <w:spacing w:line="240" w:lineRule="auto"/>
        <w:ind w:left="0"/>
      </w:pPr>
      <w:bookmarkStart w:id="351" w:name="_Toc132706069"/>
      <w:bookmarkStart w:id="352" w:name="_Toc133754260"/>
      <w:r>
        <w:t>Laboratory Quality Control (QC) Measures</w:t>
      </w:r>
      <w:bookmarkEnd w:id="351"/>
      <w:bookmarkEnd w:id="352"/>
    </w:p>
    <w:p w14:paraId="4D7A7168" w14:textId="77777777" w:rsidR="000866DB" w:rsidRDefault="000866DB" w:rsidP="000866DB">
      <w:pPr>
        <w:pStyle w:val="BodyText"/>
        <w:spacing w:before="9"/>
        <w:rPr>
          <w:b/>
          <w:i/>
          <w:sz w:val="23"/>
        </w:rPr>
      </w:pPr>
    </w:p>
    <w:p w14:paraId="6D5D8216" w14:textId="77777777" w:rsidR="000866DB" w:rsidRDefault="000866DB" w:rsidP="00044240">
      <w:pPr>
        <w:pStyle w:val="BodyText"/>
      </w:pPr>
      <w:r>
        <w:t>Laboratory QC includes the following:</w:t>
      </w:r>
    </w:p>
    <w:p w14:paraId="375487FE" w14:textId="77777777" w:rsidR="000866DB" w:rsidRDefault="000866DB" w:rsidP="000866DB">
      <w:pPr>
        <w:pStyle w:val="ListParagraph"/>
        <w:numPr>
          <w:ilvl w:val="2"/>
          <w:numId w:val="1"/>
        </w:numPr>
        <w:tabs>
          <w:tab w:val="left" w:pos="1017"/>
          <w:tab w:val="left" w:pos="1018"/>
        </w:tabs>
        <w:spacing w:before="1" w:line="293" w:lineRule="exact"/>
        <w:ind w:left="1018" w:hanging="331"/>
        <w:rPr>
          <w:sz w:val="24"/>
        </w:rPr>
      </w:pPr>
      <w:r>
        <w:rPr>
          <w:sz w:val="24"/>
        </w:rPr>
        <w:t>Laboratory instrumentation calibrated with the analytical</w:t>
      </w:r>
      <w:r>
        <w:rPr>
          <w:spacing w:val="-5"/>
          <w:sz w:val="24"/>
        </w:rPr>
        <w:t xml:space="preserve"> </w:t>
      </w:r>
      <w:r>
        <w:rPr>
          <w:sz w:val="24"/>
        </w:rPr>
        <w:t>procedure.</w:t>
      </w:r>
    </w:p>
    <w:p w14:paraId="40F1FACF" w14:textId="77777777" w:rsidR="000866DB" w:rsidRDefault="000866DB" w:rsidP="000866DB">
      <w:pPr>
        <w:pStyle w:val="ListParagraph"/>
        <w:numPr>
          <w:ilvl w:val="2"/>
          <w:numId w:val="1"/>
        </w:numPr>
        <w:tabs>
          <w:tab w:val="left" w:pos="1017"/>
          <w:tab w:val="left" w:pos="1018"/>
        </w:tabs>
        <w:ind w:left="957" w:right="311" w:hanging="274"/>
        <w:rPr>
          <w:sz w:val="24"/>
        </w:rPr>
      </w:pPr>
      <w:r>
        <w:tab/>
      </w:r>
      <w:r>
        <w:rPr>
          <w:sz w:val="24"/>
        </w:rPr>
        <w:t>Laboratory instrumentation maintained in accordance with the instrument manufacturer’s specifications, the laboratory’s QAP and Standard Operating Procedures</w:t>
      </w:r>
      <w:r>
        <w:rPr>
          <w:spacing w:val="-10"/>
          <w:sz w:val="24"/>
        </w:rPr>
        <w:t xml:space="preserve"> </w:t>
      </w:r>
      <w:r>
        <w:rPr>
          <w:sz w:val="24"/>
        </w:rPr>
        <w:t>(SOPs).</w:t>
      </w:r>
    </w:p>
    <w:p w14:paraId="1E2FA161" w14:textId="77777777" w:rsidR="000866DB" w:rsidRDefault="000866DB" w:rsidP="000866DB">
      <w:pPr>
        <w:pStyle w:val="ListParagraph"/>
        <w:numPr>
          <w:ilvl w:val="2"/>
          <w:numId w:val="1"/>
        </w:numPr>
        <w:tabs>
          <w:tab w:val="left" w:pos="1017"/>
          <w:tab w:val="left" w:pos="1018"/>
        </w:tabs>
        <w:ind w:left="957" w:right="463" w:hanging="274"/>
        <w:rPr>
          <w:sz w:val="24"/>
        </w:rPr>
      </w:pPr>
      <w:r>
        <w:tab/>
      </w:r>
      <w:r>
        <w:rPr>
          <w:sz w:val="24"/>
        </w:rPr>
        <w:t>Matrix spike/matrix spike duplicates, sample duplicates, calibration verification checks, surrogate standards, external standards, etc. per the laboratory’s QAP and</w:t>
      </w:r>
      <w:r>
        <w:rPr>
          <w:spacing w:val="-9"/>
          <w:sz w:val="24"/>
        </w:rPr>
        <w:t xml:space="preserve"> </w:t>
      </w:r>
      <w:r>
        <w:rPr>
          <w:sz w:val="24"/>
        </w:rPr>
        <w:t>SOPs.</w:t>
      </w:r>
    </w:p>
    <w:p w14:paraId="244ED956" w14:textId="77777777" w:rsidR="000866DB" w:rsidRDefault="000866DB" w:rsidP="000866DB">
      <w:pPr>
        <w:pStyle w:val="ListParagraph"/>
        <w:numPr>
          <w:ilvl w:val="2"/>
          <w:numId w:val="1"/>
        </w:numPr>
        <w:tabs>
          <w:tab w:val="left" w:pos="958"/>
        </w:tabs>
        <w:spacing w:line="293" w:lineRule="exact"/>
        <w:ind w:left="958" w:hanging="274"/>
        <w:rPr>
          <w:sz w:val="24"/>
        </w:rPr>
      </w:pPr>
      <w:r>
        <w:rPr>
          <w:sz w:val="24"/>
        </w:rPr>
        <w:t>Specific QC activities prescribed in the project’s</w:t>
      </w:r>
      <w:r>
        <w:rPr>
          <w:spacing w:val="-7"/>
          <w:sz w:val="24"/>
        </w:rPr>
        <w:t xml:space="preserve"> </w:t>
      </w:r>
      <w:r>
        <w:rPr>
          <w:sz w:val="24"/>
        </w:rPr>
        <w:t>QAPP.</w:t>
      </w:r>
    </w:p>
    <w:p w14:paraId="7FF47C93" w14:textId="7F0F5D51" w:rsidR="000866DB" w:rsidRDefault="000866DB" w:rsidP="000866DB">
      <w:pPr>
        <w:pStyle w:val="ListParagraph"/>
        <w:numPr>
          <w:ilvl w:val="2"/>
          <w:numId w:val="1"/>
        </w:numPr>
        <w:tabs>
          <w:tab w:val="left" w:pos="1017"/>
          <w:tab w:val="left" w:pos="1018"/>
        </w:tabs>
        <w:ind w:left="957" w:right="415" w:hanging="274"/>
        <w:rPr>
          <w:sz w:val="24"/>
        </w:rPr>
      </w:pPr>
      <w:r>
        <w:rPr>
          <w:sz w:val="24"/>
        </w:rPr>
        <w:t>Laboratory data verification and validation prior to sending data results to ADEC and/or permitted</w:t>
      </w:r>
      <w:r>
        <w:rPr>
          <w:spacing w:val="-1"/>
          <w:sz w:val="24"/>
        </w:rPr>
        <w:t xml:space="preserve"> </w:t>
      </w:r>
      <w:r>
        <w:rPr>
          <w:sz w:val="24"/>
        </w:rPr>
        <w:t>facility.</w:t>
      </w:r>
    </w:p>
    <w:p w14:paraId="615C066A" w14:textId="77777777" w:rsidR="000866DB" w:rsidRDefault="000866DB" w:rsidP="000866DB">
      <w:pPr>
        <w:pStyle w:val="BodyText"/>
        <w:spacing w:before="7"/>
        <w:rPr>
          <w:sz w:val="23"/>
        </w:rPr>
      </w:pPr>
    </w:p>
    <w:p w14:paraId="226F09D2" w14:textId="77777777" w:rsidR="000866DB" w:rsidRDefault="000866DB" w:rsidP="00044240">
      <w:pPr>
        <w:pStyle w:val="BodyText"/>
        <w:ind w:right="234"/>
      </w:pPr>
      <w:r>
        <w:t>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these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18D873B1" w14:textId="77777777" w:rsidR="000866DB" w:rsidRDefault="000866DB" w:rsidP="000866DB">
      <w:pPr>
        <w:pStyle w:val="BodyText"/>
        <w:spacing w:before="2"/>
      </w:pPr>
    </w:p>
    <w:p w14:paraId="42DAFBD5" w14:textId="23D711B3" w:rsidR="000866DB" w:rsidRDefault="000866DB" w:rsidP="00990B1F">
      <w:pPr>
        <w:pStyle w:val="Heading2"/>
        <w:ind w:left="0"/>
      </w:pPr>
      <w:bookmarkStart w:id="353" w:name="D3._RECONCILIATION_WITH_DATA_QUALITY_OBJ"/>
      <w:bookmarkStart w:id="354" w:name="_Toc117087869"/>
      <w:bookmarkStart w:id="355" w:name="_Toc125960362"/>
      <w:bookmarkStart w:id="356" w:name="_Toc125984021"/>
      <w:bookmarkStart w:id="357" w:name="_Toc125984305"/>
      <w:bookmarkStart w:id="358" w:name="_Toc132032677"/>
      <w:bookmarkStart w:id="359" w:name="_Toc133754261"/>
      <w:bookmarkEnd w:id="353"/>
      <w:r>
        <w:t>D3.</w:t>
      </w:r>
      <w:r w:rsidR="00601E6B">
        <w:t xml:space="preserve"> Reconciliation with Data Quality</w:t>
      </w:r>
      <w:r w:rsidR="00601E6B">
        <w:rPr>
          <w:spacing w:val="-4"/>
        </w:rPr>
        <w:t xml:space="preserve"> </w:t>
      </w:r>
      <w:r w:rsidR="00601E6B">
        <w:t>Objectives</w:t>
      </w:r>
      <w:bookmarkEnd w:id="354"/>
      <w:bookmarkEnd w:id="355"/>
      <w:bookmarkEnd w:id="356"/>
      <w:bookmarkEnd w:id="357"/>
      <w:bookmarkEnd w:id="358"/>
      <w:bookmarkEnd w:id="359"/>
    </w:p>
    <w:p w14:paraId="65FBEC80" w14:textId="77777777" w:rsidR="000866DB" w:rsidRDefault="000866DB" w:rsidP="000866DB">
      <w:pPr>
        <w:pStyle w:val="BodyText"/>
        <w:spacing w:before="9"/>
        <w:rPr>
          <w:b/>
          <w:sz w:val="23"/>
        </w:rPr>
      </w:pPr>
    </w:p>
    <w:p w14:paraId="41587BCF" w14:textId="3E98DBFB" w:rsidR="000866DB" w:rsidRDefault="000866DB" w:rsidP="00C561FD">
      <w:pPr>
        <w:pStyle w:val="BodyText"/>
        <w:spacing w:before="1"/>
        <w:ind w:right="89"/>
      </w:pPr>
      <w:r>
        <w:t xml:space="preserve">The Project QA Officer and/or the Project Manager will compare the results and associated variability, accuracy, precision, and completeness with project objectives. If data quality indicators do not meet program specifications (see </w:t>
      </w:r>
      <w:r w:rsidR="000C2DBA" w:rsidRPr="000C2DBA">
        <w:t xml:space="preserve">Table </w:t>
      </w:r>
      <w:r w:rsidR="000C2DBA" w:rsidRPr="000C2DBA">
        <w:rPr>
          <w:noProof/>
        </w:rPr>
        <w:t>2</w:t>
      </w:r>
      <w:r w:rsidR="00601E6B" w:rsidRPr="004638CA">
        <w:t xml:space="preserve"> through </w:t>
      </w:r>
      <w:r w:rsidR="000C2DBA" w:rsidRPr="000C2DBA">
        <w:t xml:space="preserve">Table </w:t>
      </w:r>
      <w:r w:rsidR="000C2DBA" w:rsidRPr="000C2DBA">
        <w:rPr>
          <w:noProof/>
        </w:rPr>
        <w:t>6</w:t>
      </w:r>
      <w:r w:rsidR="00601E6B" w:rsidRPr="004638CA">
        <w:t>)</w:t>
      </w:r>
      <w:r>
        <w:t xml:space="preserve"> data will </w:t>
      </w:r>
      <w:r w:rsidR="00601E6B">
        <w:t xml:space="preserve">flagged as ‘Rejected’ and </w:t>
      </w:r>
      <w:r>
        <w:t>not be uplifted to the EPA Water Quality Exchange. The cause of failure will be evaluated</w:t>
      </w:r>
      <w:r w:rsidR="00601E6B">
        <w:t xml:space="preserve"> and documented in the data QA report</w:t>
      </w:r>
      <w:r>
        <w:t xml:space="preserve">. If the cause is found to be equipment failure, </w:t>
      </w:r>
      <w:r>
        <w:lastRenderedPageBreak/>
        <w:t>calibration and maintenance procedures will be reassessed and improved. In some cases</w:t>
      </w:r>
      <w:r w:rsidR="00601E6B">
        <w:t>,</w:t>
      </w:r>
      <w:r>
        <w:t xml:space="preserve"> accuracy project criteria may be modified with prior approval by ADEC project management and ADEC Water QA Officer. In this case the justification for modification, problems associated with collecting and analyzing data, as well as potential solutions will be reported to ADEC.</w:t>
      </w:r>
      <w:r w:rsidR="00C561FD">
        <w:t xml:space="preserve"> </w:t>
      </w:r>
      <w:r>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p>
    <w:p w14:paraId="7A929168" w14:textId="77777777" w:rsidR="00E81AA7" w:rsidRDefault="00E81AA7" w:rsidP="000866DB">
      <w:pPr>
        <w:pStyle w:val="BodyText"/>
        <w:spacing w:before="89"/>
        <w:ind w:left="688" w:right="266"/>
      </w:pPr>
    </w:p>
    <w:p w14:paraId="63E1417C" w14:textId="77777777" w:rsidR="00E81AA7" w:rsidRDefault="00E81AA7" w:rsidP="00E81AA7">
      <w:pPr>
        <w:pStyle w:val="Heading1"/>
        <w:spacing w:before="91"/>
        <w:ind w:left="1731" w:right="1829"/>
        <w:jc w:val="center"/>
      </w:pPr>
      <w:bookmarkStart w:id="360" w:name="_Toc96073989"/>
      <w:bookmarkStart w:id="361" w:name="_Hlk117079059"/>
    </w:p>
    <w:p w14:paraId="539A11E1" w14:textId="77777777" w:rsidR="00E81AA7" w:rsidRDefault="00E81AA7" w:rsidP="00E81AA7">
      <w:pPr>
        <w:pStyle w:val="Heading1"/>
        <w:spacing w:before="91"/>
        <w:ind w:left="1731" w:right="1829"/>
        <w:jc w:val="center"/>
      </w:pPr>
    </w:p>
    <w:p w14:paraId="58ACCACA" w14:textId="77777777" w:rsidR="00E81AA7" w:rsidRDefault="00E81AA7" w:rsidP="00E81AA7">
      <w:pPr>
        <w:pStyle w:val="Heading1"/>
        <w:spacing w:before="91"/>
        <w:ind w:left="1731" w:right="1829"/>
        <w:jc w:val="center"/>
      </w:pPr>
    </w:p>
    <w:p w14:paraId="77EC905B" w14:textId="77777777" w:rsidR="00E81AA7" w:rsidRDefault="00E81AA7" w:rsidP="00E81AA7">
      <w:pPr>
        <w:pStyle w:val="Heading1"/>
        <w:spacing w:before="91"/>
        <w:ind w:left="1731" w:right="1829"/>
        <w:jc w:val="center"/>
      </w:pPr>
    </w:p>
    <w:p w14:paraId="496ADF41" w14:textId="77777777" w:rsidR="00E81AA7" w:rsidRDefault="00E81AA7" w:rsidP="00E81AA7">
      <w:pPr>
        <w:pStyle w:val="Heading1"/>
        <w:spacing w:before="91"/>
        <w:ind w:left="1731" w:right="1829"/>
        <w:jc w:val="center"/>
      </w:pPr>
    </w:p>
    <w:p w14:paraId="2403A58B" w14:textId="77777777" w:rsidR="00E81AA7" w:rsidRDefault="00E81AA7" w:rsidP="00E81AA7">
      <w:pPr>
        <w:pStyle w:val="Heading1"/>
        <w:spacing w:before="91"/>
        <w:ind w:left="1731" w:right="1829"/>
        <w:jc w:val="center"/>
      </w:pPr>
    </w:p>
    <w:p w14:paraId="3AF292AC" w14:textId="77777777" w:rsidR="00E81AA7" w:rsidRDefault="00E81AA7" w:rsidP="00E81AA7">
      <w:pPr>
        <w:pStyle w:val="Heading1"/>
        <w:spacing w:before="91"/>
        <w:ind w:left="1731" w:right="1829"/>
        <w:jc w:val="center"/>
      </w:pPr>
    </w:p>
    <w:p w14:paraId="06F1ADC6" w14:textId="77777777" w:rsidR="00E81AA7" w:rsidRDefault="00E81AA7" w:rsidP="00E81AA7">
      <w:pPr>
        <w:pStyle w:val="Heading1"/>
        <w:spacing w:before="91"/>
        <w:ind w:left="1731" w:right="1829"/>
        <w:jc w:val="center"/>
      </w:pPr>
    </w:p>
    <w:p w14:paraId="00A43DE1" w14:textId="77777777" w:rsidR="00E81AA7" w:rsidRDefault="00E81AA7" w:rsidP="00E81AA7">
      <w:pPr>
        <w:pStyle w:val="Heading1"/>
        <w:spacing w:before="91"/>
        <w:ind w:left="1731" w:right="1829"/>
        <w:jc w:val="center"/>
      </w:pPr>
    </w:p>
    <w:p w14:paraId="37E69603" w14:textId="77777777" w:rsidR="00E81AA7" w:rsidRDefault="00E81AA7" w:rsidP="00E81AA7">
      <w:pPr>
        <w:pStyle w:val="Heading1"/>
        <w:spacing w:before="91"/>
        <w:ind w:left="1731" w:right="1829"/>
        <w:jc w:val="center"/>
      </w:pPr>
    </w:p>
    <w:p w14:paraId="2415D08D" w14:textId="77777777" w:rsidR="00E81AA7" w:rsidRDefault="00E81AA7" w:rsidP="00E81AA7">
      <w:pPr>
        <w:pStyle w:val="Heading1"/>
        <w:spacing w:before="91"/>
        <w:ind w:left="1731" w:right="1829"/>
        <w:jc w:val="center"/>
      </w:pPr>
    </w:p>
    <w:p w14:paraId="73EE7FE5" w14:textId="77777777" w:rsidR="00E81AA7" w:rsidRDefault="00E81AA7" w:rsidP="00E81AA7">
      <w:pPr>
        <w:pStyle w:val="Heading1"/>
        <w:spacing w:before="91"/>
        <w:ind w:left="1731" w:right="1829"/>
        <w:jc w:val="center"/>
      </w:pPr>
    </w:p>
    <w:p w14:paraId="1FAD69C2" w14:textId="77777777" w:rsidR="00E81AA7" w:rsidRDefault="00E81AA7" w:rsidP="00E81AA7">
      <w:pPr>
        <w:pStyle w:val="Heading1"/>
        <w:spacing w:before="91"/>
        <w:ind w:left="1731" w:right="1829"/>
        <w:jc w:val="center"/>
      </w:pPr>
    </w:p>
    <w:p w14:paraId="5ABEEACD" w14:textId="77777777" w:rsidR="00E81AA7" w:rsidRDefault="00E81AA7" w:rsidP="00E81AA7">
      <w:pPr>
        <w:pStyle w:val="Heading1"/>
        <w:spacing w:before="91"/>
        <w:ind w:left="1731" w:right="1829"/>
        <w:jc w:val="center"/>
      </w:pPr>
    </w:p>
    <w:p w14:paraId="6942A492" w14:textId="77777777" w:rsidR="00E81AA7" w:rsidRDefault="00E81AA7" w:rsidP="00E81AA7">
      <w:pPr>
        <w:pStyle w:val="Heading1"/>
        <w:spacing w:before="91"/>
        <w:ind w:left="1731" w:right="1829"/>
        <w:jc w:val="center"/>
      </w:pPr>
    </w:p>
    <w:p w14:paraId="7EBB3CE3" w14:textId="37D8588B" w:rsidR="00044240" w:rsidRDefault="00044240" w:rsidP="00E81AA7">
      <w:pPr>
        <w:pStyle w:val="Heading1"/>
        <w:spacing w:before="91"/>
        <w:ind w:left="1731" w:right="1829"/>
        <w:jc w:val="center"/>
      </w:pPr>
    </w:p>
    <w:p w14:paraId="01C9A032" w14:textId="5BC2A41E" w:rsidR="00C561FD" w:rsidRDefault="00C561FD" w:rsidP="00E81AA7">
      <w:pPr>
        <w:pStyle w:val="Heading1"/>
        <w:spacing w:before="91"/>
        <w:ind w:left="1731" w:right="1829"/>
        <w:jc w:val="center"/>
      </w:pPr>
    </w:p>
    <w:p w14:paraId="551EEDA3" w14:textId="38EBCFEC" w:rsidR="00C561FD" w:rsidRDefault="00C561FD" w:rsidP="00E81AA7">
      <w:pPr>
        <w:pStyle w:val="Heading1"/>
        <w:spacing w:before="91"/>
        <w:ind w:left="1731" w:right="1829"/>
        <w:jc w:val="center"/>
      </w:pPr>
    </w:p>
    <w:p w14:paraId="4994694D" w14:textId="16D61260" w:rsidR="00C561FD" w:rsidRDefault="00C561FD" w:rsidP="00E81AA7">
      <w:pPr>
        <w:pStyle w:val="Heading1"/>
        <w:spacing w:before="91"/>
        <w:ind w:left="1731" w:right="1829"/>
        <w:jc w:val="center"/>
      </w:pPr>
    </w:p>
    <w:p w14:paraId="2D8BA107" w14:textId="619D506F" w:rsidR="00C561FD" w:rsidRDefault="00C561FD" w:rsidP="00E81AA7">
      <w:pPr>
        <w:pStyle w:val="Heading1"/>
        <w:spacing w:before="91"/>
        <w:ind w:left="1731" w:right="1829"/>
        <w:jc w:val="center"/>
      </w:pPr>
    </w:p>
    <w:p w14:paraId="6B2391A1" w14:textId="275D2F43" w:rsidR="00C561FD" w:rsidRDefault="00C561FD" w:rsidP="00E81AA7">
      <w:pPr>
        <w:pStyle w:val="Heading1"/>
        <w:spacing w:before="91"/>
        <w:ind w:left="1731" w:right="1829"/>
        <w:jc w:val="center"/>
      </w:pPr>
    </w:p>
    <w:p w14:paraId="3CEADC35" w14:textId="782D1040" w:rsidR="00C561FD" w:rsidRDefault="00C561FD" w:rsidP="00E81AA7">
      <w:pPr>
        <w:pStyle w:val="Heading1"/>
        <w:spacing w:before="91"/>
        <w:ind w:left="1731" w:right="1829"/>
        <w:jc w:val="center"/>
      </w:pPr>
    </w:p>
    <w:p w14:paraId="73D56128" w14:textId="4B4D6886" w:rsidR="00C561FD" w:rsidRDefault="00C561FD" w:rsidP="00E81AA7">
      <w:pPr>
        <w:pStyle w:val="Heading1"/>
        <w:spacing w:before="91"/>
        <w:ind w:left="1731" w:right="1829"/>
        <w:jc w:val="center"/>
      </w:pPr>
    </w:p>
    <w:p w14:paraId="73AFB518" w14:textId="2DAFACB6" w:rsidR="00C561FD" w:rsidRDefault="00C561FD" w:rsidP="00E81AA7">
      <w:pPr>
        <w:pStyle w:val="Heading1"/>
        <w:spacing w:before="91"/>
        <w:ind w:left="1731" w:right="1829"/>
        <w:jc w:val="center"/>
      </w:pPr>
    </w:p>
    <w:p w14:paraId="47818028" w14:textId="303EDC1F" w:rsidR="00C561FD" w:rsidRDefault="00C561FD" w:rsidP="00E81AA7">
      <w:pPr>
        <w:pStyle w:val="Heading1"/>
        <w:spacing w:before="91"/>
        <w:ind w:left="1731" w:right="1829"/>
        <w:jc w:val="center"/>
      </w:pPr>
    </w:p>
    <w:p w14:paraId="768F4D47" w14:textId="77777777" w:rsidR="00C561FD" w:rsidRDefault="00C561FD" w:rsidP="00E81AA7">
      <w:pPr>
        <w:pStyle w:val="Heading1"/>
        <w:spacing w:before="91"/>
        <w:ind w:left="1731" w:right="1829"/>
        <w:jc w:val="center"/>
      </w:pPr>
    </w:p>
    <w:p w14:paraId="3C85CFE2" w14:textId="4DAD1D55" w:rsidR="00044240" w:rsidRDefault="00044240" w:rsidP="00E81AA7">
      <w:pPr>
        <w:pStyle w:val="Heading1"/>
        <w:spacing w:before="91"/>
        <w:ind w:left="1731" w:right="1829"/>
        <w:jc w:val="center"/>
      </w:pPr>
    </w:p>
    <w:p w14:paraId="054B306E" w14:textId="77777777" w:rsidR="00044240" w:rsidRDefault="00044240" w:rsidP="00044240">
      <w:pPr>
        <w:pStyle w:val="Heading1"/>
        <w:spacing w:before="91"/>
        <w:ind w:left="1731"/>
        <w:jc w:val="center"/>
      </w:pPr>
    </w:p>
    <w:p w14:paraId="6E114F98" w14:textId="77777777" w:rsidR="000A657C" w:rsidRPr="00826A3C" w:rsidRDefault="000A657C" w:rsidP="00044240">
      <w:pPr>
        <w:pStyle w:val="Heading2"/>
        <w:ind w:left="0"/>
      </w:pPr>
      <w:bookmarkStart w:id="362" w:name="_Toc132032678"/>
      <w:bookmarkStart w:id="363" w:name="_Toc133754262"/>
      <w:r>
        <w:lastRenderedPageBreak/>
        <w:t>References</w:t>
      </w:r>
      <w:bookmarkEnd w:id="362"/>
      <w:bookmarkEnd w:id="363"/>
    </w:p>
    <w:p w14:paraId="29276658" w14:textId="77777777" w:rsidR="000A657C" w:rsidRPr="00826A3C" w:rsidRDefault="000A657C" w:rsidP="00044240">
      <w:pPr>
        <w:pStyle w:val="Heading2"/>
      </w:pPr>
    </w:p>
    <w:p w14:paraId="678DF5A3" w14:textId="7F90139A" w:rsidR="000A657C" w:rsidRDefault="000A657C" w:rsidP="00044240">
      <w:pPr>
        <w:spacing w:line="240" w:lineRule="exact"/>
        <w:ind w:left="720" w:hanging="720"/>
        <w:rPr>
          <w:noProof/>
        </w:rPr>
      </w:pPr>
      <w:r>
        <w:rPr>
          <w:noProof/>
        </w:rPr>
        <w:t>ACCS. 2023. “AKTEMP Water Temperature Database.” AKTEMP. 2023. https://aktemp.uaa.alaska.edu/#/.</w:t>
      </w:r>
    </w:p>
    <w:p w14:paraId="4C156CD8" w14:textId="77777777" w:rsidR="000A657C" w:rsidRDefault="000A657C" w:rsidP="00044240">
      <w:pPr>
        <w:spacing w:line="240" w:lineRule="exact"/>
        <w:ind w:left="720" w:hanging="720"/>
        <w:rPr>
          <w:noProof/>
        </w:rPr>
      </w:pPr>
      <w:r>
        <w:rPr>
          <w:noProof/>
        </w:rPr>
        <w:t>ADEC. 2022a. “Kenai River Water Quality Monitoring Activities.” 2022. https://dec.alaska.gov/water/nonpoint-source-control/waters-in-the-spotlight/kenai-river-water-quality-monitoring-activities/.</w:t>
      </w:r>
    </w:p>
    <w:p w14:paraId="6CFD7342" w14:textId="77777777" w:rsidR="000A657C" w:rsidRDefault="000A657C" w:rsidP="00044240">
      <w:pPr>
        <w:spacing w:line="240" w:lineRule="exact"/>
        <w:ind w:left="720" w:hanging="720"/>
        <w:rPr>
          <w:noProof/>
        </w:rPr>
      </w:pPr>
      <w:r>
        <w:rPr>
          <w:noProof/>
        </w:rPr>
        <w:t>———. 2022b. “Water Quality Standards and Restoration, Water Quality Reports.” February 15, 2022. https://dec.alaska.gov/water/water-quality/reports.</w:t>
      </w:r>
    </w:p>
    <w:p w14:paraId="523B8E2E" w14:textId="77777777" w:rsidR="000A657C" w:rsidRDefault="000A657C" w:rsidP="00044240">
      <w:pPr>
        <w:spacing w:line="240" w:lineRule="exact"/>
        <w:ind w:left="720" w:hanging="720"/>
        <w:rPr>
          <w:noProof/>
        </w:rPr>
      </w:pPr>
      <w:r>
        <w:rPr>
          <w:noProof/>
        </w:rPr>
        <w:t>AKDNR. 1997. “Kenai River Comprehensive Management Plan.” https://www.kenaifishpartnership.org/wp-content/uploads/2021/10/krsma_1997_editable_sm.pdf.</w:t>
      </w:r>
    </w:p>
    <w:p w14:paraId="51CA676E" w14:textId="77777777" w:rsidR="000A657C" w:rsidRDefault="000A657C" w:rsidP="00044240">
      <w:pPr>
        <w:spacing w:line="240" w:lineRule="exact"/>
        <w:ind w:left="720" w:hanging="720"/>
        <w:rPr>
          <w:noProof/>
        </w:rPr>
      </w:pPr>
      <w:r>
        <w:rPr>
          <w:noProof/>
        </w:rPr>
        <w:t>Apsens, S., and J. Petitt. 2022. “Kenai River, Alaska Field Report 2021.” Alaska Department of Environmental Conservation.</w:t>
      </w:r>
    </w:p>
    <w:p w14:paraId="5CEED64E" w14:textId="77777777" w:rsidR="000A657C" w:rsidRDefault="000A657C" w:rsidP="00044240">
      <w:pPr>
        <w:spacing w:line="240" w:lineRule="exact"/>
        <w:ind w:left="720" w:hanging="720"/>
        <w:rPr>
          <w:noProof/>
        </w:rPr>
      </w:pPr>
      <w:r>
        <w:rPr>
          <w:noProof/>
        </w:rPr>
        <w:t>EPA. 1996a. “Guidelines Establishing Test Procedures for the Analysis of Pollutants (40 CFR Part 136).” 1996. https://www.ecfr.gov/current/title-40/chapter-I/subchapter-D/part-136?toc=1.</w:t>
      </w:r>
    </w:p>
    <w:p w14:paraId="51A04507" w14:textId="77777777" w:rsidR="000A657C" w:rsidRDefault="000A657C" w:rsidP="00044240">
      <w:pPr>
        <w:spacing w:line="240" w:lineRule="exact"/>
        <w:ind w:left="720" w:hanging="720"/>
        <w:rPr>
          <w:noProof/>
        </w:rPr>
      </w:pPr>
      <w:r>
        <w:rPr>
          <w:noProof/>
        </w:rPr>
        <w:t>———. 1996b. “Method 1669 - Sampling Ambient Water for Trace Metals at EPA Water Quality Criteria Levels.” 1669. Washington D.C.</w:t>
      </w:r>
    </w:p>
    <w:p w14:paraId="0C84FD74" w14:textId="77777777" w:rsidR="000A657C" w:rsidRDefault="000A657C" w:rsidP="00044240">
      <w:pPr>
        <w:spacing w:line="240" w:lineRule="exact"/>
        <w:ind w:left="720" w:hanging="720"/>
        <w:rPr>
          <w:noProof/>
        </w:rPr>
      </w:pPr>
      <w:r>
        <w:rPr>
          <w:noProof/>
        </w:rPr>
        <w:t>Guerron Orejuela, Edgar. 2016. “Water Quality Assessment of the Kenai River Watershed from July 2000 to July 2014.” Kenai Watershed Forum. https://dec.alaska.gov/media/16756/kenai-river-baseline-monitoring-report-final-zncuappendix.pdf.</w:t>
      </w:r>
    </w:p>
    <w:p w14:paraId="64FC11CC" w14:textId="6178D28D" w:rsidR="000A657C" w:rsidRDefault="000A657C" w:rsidP="00044240">
      <w:pPr>
        <w:spacing w:line="240" w:lineRule="exact"/>
        <w:ind w:left="720" w:hanging="720"/>
        <w:rPr>
          <w:ins w:id="364" w:author="Benjamin Meyer" w:date="2024-03-21T13:28:00Z"/>
          <w:noProof/>
        </w:rPr>
      </w:pPr>
      <w:r>
        <w:rPr>
          <w:noProof/>
        </w:rPr>
        <w:t xml:space="preserve">Litchfield, V. P., and G. B. Kyle. 1992. “Kenai River Water Quality Investigation Completion Report.” 123. Alaska Department of Fish and Game. </w:t>
      </w:r>
      <w:ins w:id="365" w:author="Benjamin Meyer" w:date="2024-03-21T13:28:00Z">
        <w:r w:rsidR="00D36FE6">
          <w:rPr>
            <w:noProof/>
          </w:rPr>
          <w:fldChar w:fldCharType="begin"/>
        </w:r>
        <w:r w:rsidR="00D36FE6">
          <w:rPr>
            <w:noProof/>
          </w:rPr>
          <w:instrText xml:space="preserve"> HYPERLINK "</w:instrText>
        </w:r>
      </w:ins>
      <w:r w:rsidR="00D36FE6">
        <w:rPr>
          <w:noProof/>
        </w:rPr>
        <w:instrText>http://www.adfg.alaska.gov/fedaidpdfs/FRED.123.pdf</w:instrText>
      </w:r>
      <w:ins w:id="366" w:author="Benjamin Meyer" w:date="2024-03-21T13:28:00Z">
        <w:r w:rsidR="00D36FE6">
          <w:rPr>
            <w:noProof/>
          </w:rPr>
          <w:instrText xml:space="preserve">" </w:instrText>
        </w:r>
        <w:r w:rsidR="00D36FE6">
          <w:rPr>
            <w:noProof/>
          </w:rPr>
          <w:fldChar w:fldCharType="separate"/>
        </w:r>
      </w:ins>
      <w:r w:rsidR="00D36FE6" w:rsidRPr="00165109">
        <w:rPr>
          <w:rStyle w:val="Hyperlink"/>
          <w:noProof/>
        </w:rPr>
        <w:t>http://www.adfg.alaska.gov/fedaidpdfs/FRED.123.pdf</w:t>
      </w:r>
      <w:ins w:id="367" w:author="Benjamin Meyer" w:date="2024-03-21T13:28:00Z">
        <w:r w:rsidR="00D36FE6">
          <w:rPr>
            <w:noProof/>
          </w:rPr>
          <w:fldChar w:fldCharType="end"/>
        </w:r>
      </w:ins>
      <w:r>
        <w:rPr>
          <w:noProof/>
        </w:rPr>
        <w:t>.</w:t>
      </w:r>
    </w:p>
    <w:p w14:paraId="79C7758B" w14:textId="0BA111C2" w:rsidR="00D36FE6" w:rsidRDefault="00D36FE6" w:rsidP="00044240">
      <w:pPr>
        <w:spacing w:line="240" w:lineRule="exact"/>
        <w:ind w:left="720" w:hanging="720"/>
        <w:rPr>
          <w:noProof/>
        </w:rPr>
      </w:pPr>
      <w:ins w:id="368" w:author="Benjamin Meyer" w:date="2024-03-21T13:28:00Z">
        <w:r>
          <w:t xml:space="preserve">Litchfield, V., and A. Milner. 1998. Kenai river bioassessment: Effects of storm drain outfall on the benthic invertebrate community. ADF&amp;G, 2A98-26. </w:t>
        </w:r>
        <w:r>
          <w:fldChar w:fldCharType="begin"/>
        </w:r>
        <w:r>
          <w:instrText xml:space="preserve"> HYPERLINK "</w:instrText>
        </w:r>
        <w:r w:rsidRPr="00D36FE6">
          <w:instrText>https://www.adfg.alaska.gov/fedaidpdfs/RIR.2A.1998.26.pdf</w:instrText>
        </w:r>
        <w:r>
          <w:instrText xml:space="preserve">" </w:instrText>
        </w:r>
        <w:r>
          <w:fldChar w:fldCharType="separate"/>
        </w:r>
        <w:r w:rsidRPr="00165109">
          <w:rPr>
            <w:rStyle w:val="Hyperlink"/>
          </w:rPr>
          <w:t>https://www.adfg.alaska.gov/fedaidpdfs/RIR.2A.1998.26.pdf</w:t>
        </w:r>
        <w:r>
          <w:fldChar w:fldCharType="end"/>
        </w:r>
        <w:r>
          <w:t xml:space="preserve"> </w:t>
        </w:r>
      </w:ins>
    </w:p>
    <w:p w14:paraId="3543A3F7" w14:textId="77777777" w:rsidR="000A657C" w:rsidRDefault="000A657C" w:rsidP="00044240">
      <w:pPr>
        <w:spacing w:line="240" w:lineRule="exact"/>
        <w:ind w:left="720" w:hanging="720"/>
        <w:rPr>
          <w:noProof/>
        </w:rPr>
      </w:pPr>
      <w:r>
        <w:rPr>
          <w:noProof/>
        </w:rPr>
        <w:t>Martin, Michelle, Joe Charbonnet, Elizabeth Jones, Jim Czarnezki, and Robert Ruffner. 2011. “Turbidity Monitoring on the Lower Kenai River, 2008-2010.” Kenai Watershed Forum.</w:t>
      </w:r>
    </w:p>
    <w:p w14:paraId="7EF600EF" w14:textId="77777777" w:rsidR="000A657C" w:rsidRDefault="000A657C" w:rsidP="00044240">
      <w:pPr>
        <w:spacing w:line="240" w:lineRule="exact"/>
        <w:ind w:left="720" w:hanging="720"/>
        <w:rPr>
          <w:noProof/>
        </w:rPr>
      </w:pPr>
      <w:r>
        <w:rPr>
          <w:noProof/>
        </w:rPr>
        <w:t>Mauger, Sue. 2013. “Cook Inlet Stream Temp Network Synthesis Report 2008-2012.” Cook Inletekeeper. https://inletkeeper.org/wp-content/uploads/2017/03/Cook-Inlet-Stream-Temp-Network-Synthesis-Report.pdf.</w:t>
      </w:r>
    </w:p>
    <w:p w14:paraId="3E8ED898" w14:textId="77777777" w:rsidR="000A657C" w:rsidRDefault="000A657C" w:rsidP="00044240">
      <w:pPr>
        <w:spacing w:line="240" w:lineRule="exact"/>
        <w:ind w:left="720" w:hanging="720"/>
        <w:rPr>
          <w:noProof/>
        </w:rPr>
      </w:pPr>
      <w:r>
        <w:rPr>
          <w:noProof/>
        </w:rPr>
        <w:t xml:space="preserve">Mauger, Sue, Rebecca Shaftel, Jason C. Leppi, and Daniel J. Rinella. 2017. “Summer Temperature Regimes in Southcentral Alaska Streams: Watershed Drivers of Variation and Potential Implications for Pacific Salmon.” </w:t>
      </w:r>
      <w:r w:rsidRPr="00565D48">
        <w:rPr>
          <w:i/>
          <w:noProof/>
        </w:rPr>
        <w:t>Canadian Journal of Fisheries and Aquatic Sciences. Journal Canadien Des Sciences Halieutiques et Aquatiques</w:t>
      </w:r>
      <w:r>
        <w:rPr>
          <w:noProof/>
        </w:rPr>
        <w:t xml:space="preserve"> 74 (5): 702–15.</w:t>
      </w:r>
    </w:p>
    <w:p w14:paraId="09181E28" w14:textId="77777777" w:rsidR="000A657C" w:rsidRDefault="000A657C" w:rsidP="00044240">
      <w:pPr>
        <w:spacing w:line="240" w:lineRule="exact"/>
        <w:ind w:left="720" w:hanging="720"/>
        <w:rPr>
          <w:noProof/>
        </w:rPr>
      </w:pPr>
      <w:r>
        <w:rPr>
          <w:noProof/>
        </w:rPr>
        <w:t xml:space="preserve">Mauger, Sue, Rebecca Shaftel, E. Jamie Trammell, Marcus Geist, and Dan Bogan. 2015. “Stream Temperature Data Collection Standards for Alaska: Minimum Standards to Generate Data Useful for Regional-Scale Analyses.” </w:t>
      </w:r>
      <w:r w:rsidRPr="00565D48">
        <w:rPr>
          <w:i/>
          <w:noProof/>
        </w:rPr>
        <w:t>Journal of Hydrology: Regional Studies</w:t>
      </w:r>
      <w:r>
        <w:rPr>
          <w:noProof/>
        </w:rPr>
        <w:t xml:space="preserve"> 4, Part B (September): 431–38.</w:t>
      </w:r>
    </w:p>
    <w:p w14:paraId="7D499D53" w14:textId="77777777" w:rsidR="000A657C" w:rsidRDefault="000A657C" w:rsidP="00044240">
      <w:pPr>
        <w:spacing w:line="240" w:lineRule="exact"/>
        <w:ind w:left="720" w:hanging="720"/>
        <w:rPr>
          <w:noProof/>
        </w:rPr>
      </w:pPr>
      <w:r>
        <w:rPr>
          <w:noProof/>
        </w:rPr>
        <w:t>McCard, Jennifer J. 2007. “Water Quality Assessment of the Kenai River Watershed from July 2000 to July 2006.” Kenai Watershed Forum.</w:t>
      </w:r>
    </w:p>
    <w:p w14:paraId="0C256D38" w14:textId="77777777" w:rsidR="000A657C" w:rsidRDefault="000A657C" w:rsidP="00044240">
      <w:pPr>
        <w:spacing w:line="240" w:lineRule="exact"/>
        <w:ind w:left="720" w:hanging="720"/>
        <w:rPr>
          <w:noProof/>
        </w:rPr>
      </w:pPr>
      <w:r>
        <w:rPr>
          <w:noProof/>
        </w:rPr>
        <w:t>Meyer, Benjamin. 2021. “Status of Copper and Zinc Throughout the Kenai River Watershed.” Kenai Watershed Forum. https://dec.alaska.gov/media/22967/copper-zinc-field-report-2019-2020.pdf.</w:t>
      </w:r>
    </w:p>
    <w:p w14:paraId="12DBBEC2" w14:textId="77777777" w:rsidR="000A657C" w:rsidRDefault="000A657C" w:rsidP="00044240">
      <w:pPr>
        <w:spacing w:line="240" w:lineRule="exact"/>
        <w:ind w:left="720" w:hanging="720"/>
        <w:rPr>
          <w:noProof/>
        </w:rPr>
      </w:pPr>
      <w:r>
        <w:rPr>
          <w:noProof/>
        </w:rPr>
        <w:t>Sires, Jeff. 2017a. “A Review of Potential Zinc and Copper Pollution Sources in the Kenai River Watershed.” DEC. https://dec.alaska.gov/media/5181/zcliteraturereviewfinal.pdf.</w:t>
      </w:r>
    </w:p>
    <w:p w14:paraId="1331E1E9" w14:textId="77777777" w:rsidR="000A657C" w:rsidRDefault="000A657C" w:rsidP="00044240">
      <w:pPr>
        <w:spacing w:line="240" w:lineRule="exact"/>
        <w:ind w:left="720" w:hanging="720"/>
        <w:rPr>
          <w:noProof/>
        </w:rPr>
      </w:pPr>
      <w:r>
        <w:rPr>
          <w:noProof/>
        </w:rPr>
        <w:t>———. 2017b. “Kenai River Watershed Zinc and Copper Pollution: A Summary of Data Analysis, Literature Review Results, And Suggested Actions.” DEC. http://www.dec.alaska.gov/media/16761/kenai-river-zinc-and-copper-pollution-study.pdf.</w:t>
      </w:r>
    </w:p>
    <w:p w14:paraId="7BB45B6B" w14:textId="3DB5B93C" w:rsidR="000A657C" w:rsidRDefault="000A657C" w:rsidP="00044240">
      <w:pPr>
        <w:spacing w:line="240" w:lineRule="exact"/>
        <w:ind w:left="720" w:hanging="720"/>
        <w:sectPr w:rsidR="000A657C" w:rsidSect="00055722">
          <w:headerReference w:type="default" r:id="rId41"/>
          <w:footerReference w:type="default" r:id="rId42"/>
          <w:pgSz w:w="12240" w:h="15840"/>
          <w:pgMar w:top="1440" w:right="1440" w:bottom="1440" w:left="1440" w:header="720" w:footer="720" w:gutter="0"/>
          <w:cols w:space="720"/>
          <w:docGrid w:linePitch="360"/>
        </w:sectPr>
      </w:pPr>
      <w:r>
        <w:rPr>
          <w:noProof/>
        </w:rPr>
        <w:t>USFWS. 1997. “Upper Kenai River Cooperative Plan.” https://www.fws.gov/uploadedFiles/UpperKenaiRiverCoop_Plan_1997.pdf.</w:t>
      </w:r>
    </w:p>
    <w:p w14:paraId="137B1D1E" w14:textId="0DBBD8DB" w:rsidR="00E81AA7" w:rsidRPr="003D1562" w:rsidRDefault="000A657C" w:rsidP="00E81AA7">
      <w:pPr>
        <w:ind w:left="3314" w:right="3411" w:hanging="3"/>
        <w:jc w:val="center"/>
        <w:rPr>
          <w:b/>
          <w:sz w:val="24"/>
          <w:szCs w:val="24"/>
        </w:rPr>
      </w:pPr>
      <w:bookmarkStart w:id="369" w:name="_Toc132706072"/>
      <w:bookmarkStart w:id="370" w:name="_Toc132032679"/>
      <w:r w:rsidRPr="003D1562">
        <w:rPr>
          <w:b/>
          <w:sz w:val="24"/>
          <w:szCs w:val="24"/>
        </w:rPr>
        <w:lastRenderedPageBreak/>
        <w:t>Appendix</w:t>
      </w:r>
      <w:bookmarkStart w:id="371" w:name="APPENDIX_A"/>
      <w:bookmarkStart w:id="372" w:name="_bookmark34"/>
      <w:bookmarkEnd w:id="371"/>
      <w:bookmarkEnd w:id="372"/>
      <w:r w:rsidRPr="003D1562">
        <w:rPr>
          <w:b/>
          <w:sz w:val="24"/>
          <w:szCs w:val="24"/>
        </w:rPr>
        <w:t xml:space="preserve"> A:</w:t>
      </w:r>
      <w:bookmarkEnd w:id="360"/>
      <w:bookmarkEnd w:id="369"/>
      <w:r w:rsidR="00E81AA7" w:rsidRPr="003D1562">
        <w:rPr>
          <w:b/>
          <w:sz w:val="24"/>
          <w:szCs w:val="24"/>
        </w:rPr>
        <w:t xml:space="preserve"> Technical Advisory Committee</w:t>
      </w:r>
      <w:bookmarkEnd w:id="370"/>
    </w:p>
    <w:p w14:paraId="7518C304" w14:textId="77777777" w:rsidR="00E81AA7" w:rsidRDefault="00E81AA7" w:rsidP="00E81AA7">
      <w:pPr>
        <w:pStyle w:val="BodyText"/>
        <w:rPr>
          <w:b/>
          <w:sz w:val="26"/>
        </w:rPr>
      </w:pPr>
    </w:p>
    <w:p w14:paraId="4C88807A" w14:textId="77777777" w:rsidR="000A657C" w:rsidRDefault="000A657C" w:rsidP="000A657C">
      <w:pPr>
        <w:pStyle w:val="BodyText"/>
        <w:ind w:firstLine="688"/>
        <w:rPr>
          <w:b/>
          <w:i/>
        </w:rPr>
      </w:pPr>
      <w:bookmarkStart w:id="373" w:name="_Toc117087870"/>
      <w:bookmarkStart w:id="374" w:name="_Toc125541899"/>
      <w:commentRangeStart w:id="375"/>
      <w:r>
        <w:rPr>
          <w:b/>
          <w:i/>
        </w:rPr>
        <w:t>Sara Apsens</w:t>
      </w:r>
    </w:p>
    <w:p w14:paraId="2BB5A16A" w14:textId="77777777" w:rsidR="000A657C" w:rsidRDefault="000A657C" w:rsidP="000A657C">
      <w:pPr>
        <w:pStyle w:val="BodyText"/>
        <w:ind w:firstLine="688"/>
        <w:rPr>
          <w:bCs/>
          <w:iCs/>
        </w:rPr>
      </w:pPr>
      <w:r>
        <w:rPr>
          <w:bCs/>
          <w:iCs/>
        </w:rPr>
        <w:t xml:space="preserve">Alaska Department </w:t>
      </w:r>
      <w:commentRangeEnd w:id="375"/>
      <w:r w:rsidR="00A339B0">
        <w:rPr>
          <w:rStyle w:val="CommentReference"/>
        </w:rPr>
        <w:commentReference w:id="375"/>
      </w:r>
      <w:r>
        <w:rPr>
          <w:bCs/>
          <w:iCs/>
        </w:rPr>
        <w:t>of Environmental Conservation</w:t>
      </w:r>
    </w:p>
    <w:p w14:paraId="48AA48F5" w14:textId="77777777" w:rsidR="000A657C" w:rsidRDefault="000A657C" w:rsidP="000A657C">
      <w:pPr>
        <w:pStyle w:val="BodyText"/>
        <w:ind w:firstLine="688"/>
      </w:pPr>
      <w:r>
        <w:t>Kenai Region Representative, Division of Water Nonpoint Source Program</w:t>
      </w:r>
    </w:p>
    <w:p w14:paraId="47BDB579" w14:textId="77777777" w:rsidR="000A657C" w:rsidRDefault="000A657C" w:rsidP="000A657C">
      <w:pPr>
        <w:pStyle w:val="BodyText"/>
        <w:ind w:firstLine="688"/>
      </w:pPr>
      <w:r>
        <w:t>43335 Kalifornsky Beach Road, Suite 11</w:t>
      </w:r>
    </w:p>
    <w:p w14:paraId="53E7ADF6" w14:textId="77777777" w:rsidR="000A657C" w:rsidRDefault="000A657C" w:rsidP="000A657C">
      <w:pPr>
        <w:pStyle w:val="BodyText"/>
        <w:ind w:firstLine="688"/>
      </w:pPr>
      <w:r>
        <w:t>Soldotna, AK 99669</w:t>
      </w:r>
    </w:p>
    <w:p w14:paraId="7A098962" w14:textId="2EA3CF49" w:rsidR="000A657C" w:rsidRDefault="000A657C" w:rsidP="000A657C">
      <w:pPr>
        <w:pStyle w:val="BodyText"/>
        <w:ind w:firstLine="688"/>
      </w:pPr>
      <w:r>
        <w:t>Phone: 907</w:t>
      </w:r>
      <w:r w:rsidR="003D1562">
        <w:t>-</w:t>
      </w:r>
      <w:r>
        <w:t xml:space="preserve"> 262-5210</w:t>
      </w:r>
    </w:p>
    <w:p w14:paraId="51FE565B" w14:textId="5AE87EB1" w:rsidR="00E81AA7" w:rsidRDefault="000A657C" w:rsidP="00E81AA7">
      <w:pPr>
        <w:pStyle w:val="BodyText"/>
        <w:rPr>
          <w:b/>
          <w:sz w:val="22"/>
        </w:rPr>
      </w:pPr>
      <w:r>
        <w:rPr>
          <w:bCs/>
          <w:iCs/>
        </w:rPr>
        <w:t xml:space="preserve"> </w:t>
      </w:r>
    </w:p>
    <w:p w14:paraId="2543BC19" w14:textId="77777777" w:rsidR="00E81AA7" w:rsidRDefault="00E81AA7" w:rsidP="00E81AA7">
      <w:pPr>
        <w:pStyle w:val="Heading2"/>
      </w:pPr>
      <w:bookmarkStart w:id="376" w:name="_Toc96073990"/>
      <w:bookmarkStart w:id="377" w:name="_Toc132706073"/>
      <w:bookmarkStart w:id="378" w:name="_Toc133754263"/>
      <w:r>
        <w:t>Scott Curtin</w:t>
      </w:r>
      <w:bookmarkEnd w:id="373"/>
      <w:bookmarkEnd w:id="374"/>
      <w:bookmarkEnd w:id="376"/>
      <w:bookmarkEnd w:id="377"/>
      <w:bookmarkEnd w:id="378"/>
    </w:p>
    <w:p w14:paraId="3293D929" w14:textId="77777777" w:rsidR="00E81AA7" w:rsidRDefault="00E81AA7" w:rsidP="00E81AA7">
      <w:pPr>
        <w:pStyle w:val="BodyText"/>
        <w:ind w:left="688" w:right="5113"/>
      </w:pPr>
      <w:r>
        <w:t>City of Kenai Wastewater Treatment Plant 210 Fidalgo Ave., Suite 200</w:t>
      </w:r>
    </w:p>
    <w:p w14:paraId="6CFEB7B5" w14:textId="77777777" w:rsidR="00E81AA7" w:rsidRDefault="00E81AA7" w:rsidP="00E81AA7">
      <w:pPr>
        <w:pStyle w:val="BodyText"/>
        <w:ind w:left="688"/>
      </w:pPr>
      <w:r>
        <w:t>Kenai, AK 99611</w:t>
      </w:r>
    </w:p>
    <w:p w14:paraId="02DA9557" w14:textId="77777777" w:rsidR="00E81AA7" w:rsidRDefault="00E81AA7" w:rsidP="00E81AA7">
      <w:pPr>
        <w:pStyle w:val="BodyText"/>
        <w:ind w:left="688"/>
      </w:pPr>
      <w:r>
        <w:t>Phone: 907-283-8240</w:t>
      </w:r>
    </w:p>
    <w:p w14:paraId="169FE461" w14:textId="77777777" w:rsidR="00E81AA7" w:rsidRDefault="00E81AA7" w:rsidP="00E81AA7">
      <w:pPr>
        <w:pStyle w:val="BodyText"/>
        <w:spacing w:before="2"/>
      </w:pPr>
    </w:p>
    <w:p w14:paraId="387B1B8E" w14:textId="78877CFA" w:rsidR="00E81AA7" w:rsidDel="00A339B0" w:rsidRDefault="00E81AA7" w:rsidP="00E81AA7">
      <w:pPr>
        <w:pStyle w:val="Heading2"/>
        <w:rPr>
          <w:del w:id="379" w:author="Benjamin Meyer" w:date="2024-03-21T13:26:00Z"/>
        </w:rPr>
      </w:pPr>
      <w:bookmarkStart w:id="380" w:name="_Toc96073992"/>
      <w:bookmarkStart w:id="381" w:name="_Toc117087872"/>
      <w:bookmarkStart w:id="382" w:name="_Toc125541901"/>
      <w:bookmarkStart w:id="383" w:name="_Toc132706074"/>
      <w:bookmarkStart w:id="384" w:name="_Toc133754264"/>
      <w:commentRangeStart w:id="385"/>
      <w:del w:id="386" w:author="Benjamin Meyer" w:date="2024-03-21T13:26:00Z">
        <w:r w:rsidDel="00A339B0">
          <w:delText>Jack Blackwell</w:delText>
        </w:r>
      </w:del>
      <w:bookmarkEnd w:id="380"/>
      <w:bookmarkEnd w:id="381"/>
      <w:bookmarkEnd w:id="382"/>
      <w:bookmarkEnd w:id="383"/>
      <w:bookmarkEnd w:id="384"/>
      <w:commentRangeEnd w:id="385"/>
      <w:r w:rsidR="00A339B0">
        <w:rPr>
          <w:rStyle w:val="CommentReference"/>
          <w:b w:val="0"/>
          <w:bCs w:val="0"/>
          <w:i w:val="0"/>
        </w:rPr>
        <w:commentReference w:id="385"/>
      </w:r>
    </w:p>
    <w:p w14:paraId="65DCD9F2" w14:textId="790214FA" w:rsidR="00E81AA7" w:rsidDel="00A339B0" w:rsidRDefault="00E81AA7" w:rsidP="00E81AA7">
      <w:pPr>
        <w:pStyle w:val="BodyText"/>
        <w:spacing w:line="275" w:lineRule="exact"/>
        <w:ind w:left="688"/>
        <w:rPr>
          <w:del w:id="387" w:author="Benjamin Meyer" w:date="2024-03-21T13:26:00Z"/>
        </w:rPr>
      </w:pPr>
      <w:del w:id="388" w:author="Benjamin Meyer" w:date="2024-03-21T13:26:00Z">
        <w:r w:rsidDel="00A339B0">
          <w:delText>Alaska State Parks</w:delText>
        </w:r>
      </w:del>
    </w:p>
    <w:p w14:paraId="64A1FE11" w14:textId="70A0D071" w:rsidR="00E81AA7" w:rsidDel="00A339B0" w:rsidRDefault="00E81AA7" w:rsidP="00E81AA7">
      <w:pPr>
        <w:pStyle w:val="BodyText"/>
        <w:ind w:left="688"/>
        <w:rPr>
          <w:del w:id="389" w:author="Benjamin Meyer" w:date="2024-03-21T13:26:00Z"/>
        </w:rPr>
      </w:pPr>
      <w:del w:id="390" w:author="Benjamin Meyer" w:date="2024-03-21T13:26:00Z">
        <w:r w:rsidDel="00A339B0">
          <w:delText>Kenai River Special Management Area</w:delText>
        </w:r>
      </w:del>
    </w:p>
    <w:p w14:paraId="359CB442" w14:textId="39A087D9" w:rsidR="00E81AA7" w:rsidDel="00A339B0" w:rsidRDefault="00E81AA7" w:rsidP="003D1562">
      <w:pPr>
        <w:pStyle w:val="BodyText"/>
        <w:ind w:left="688" w:right="4680"/>
        <w:rPr>
          <w:del w:id="391" w:author="Benjamin Meyer" w:date="2024-03-21T13:26:00Z"/>
        </w:rPr>
      </w:pPr>
      <w:del w:id="392" w:author="Benjamin Meyer" w:date="2024-03-21T13:26:00Z">
        <w:r w:rsidDel="00A339B0">
          <w:delText xml:space="preserve">P.O. Box 1247 Soldotna, AK 99669 </w:delText>
        </w:r>
      </w:del>
    </w:p>
    <w:p w14:paraId="24514384" w14:textId="0BF03E90" w:rsidR="000A657C" w:rsidDel="00A339B0" w:rsidRDefault="000A657C" w:rsidP="000A657C">
      <w:pPr>
        <w:pStyle w:val="BodyText"/>
        <w:ind w:left="688"/>
        <w:rPr>
          <w:del w:id="393" w:author="Benjamin Meyer" w:date="2024-03-21T13:26:00Z"/>
        </w:rPr>
      </w:pPr>
      <w:del w:id="394" w:author="Benjamin Meyer" w:date="2024-03-21T13:26:00Z">
        <w:r w:rsidDel="00A339B0">
          <w:delText>Phone:</w:delText>
        </w:r>
        <w:r w:rsidDel="00A339B0">
          <w:rPr>
            <w:spacing w:val="18"/>
          </w:rPr>
          <w:delText xml:space="preserve"> </w:delText>
        </w:r>
        <w:r w:rsidDel="00A339B0">
          <w:rPr>
            <w:spacing w:val="-3"/>
          </w:rPr>
          <w:delText>907-262-5581</w:delText>
        </w:r>
      </w:del>
    </w:p>
    <w:p w14:paraId="5C97D20E" w14:textId="77777777" w:rsidR="000A657C" w:rsidRDefault="000A657C" w:rsidP="000A657C">
      <w:pPr>
        <w:pStyle w:val="BodyText"/>
        <w:spacing w:before="1"/>
      </w:pPr>
    </w:p>
    <w:p w14:paraId="47623847" w14:textId="77777777" w:rsidR="000A657C" w:rsidRPr="00635EC2" w:rsidRDefault="000A657C" w:rsidP="000A657C">
      <w:pPr>
        <w:pStyle w:val="BodyText"/>
        <w:ind w:firstLine="688"/>
        <w:rPr>
          <w:b/>
          <w:i/>
        </w:rPr>
      </w:pPr>
      <w:r>
        <w:rPr>
          <w:b/>
          <w:i/>
        </w:rPr>
        <w:t>Ruth D’Amico</w:t>
      </w:r>
    </w:p>
    <w:p w14:paraId="2AB62DFC" w14:textId="693DD4EC" w:rsidR="00E81AA7" w:rsidRDefault="00E81AA7" w:rsidP="003D1562">
      <w:pPr>
        <w:pStyle w:val="BodyText"/>
        <w:ind w:left="688" w:right="360"/>
      </w:pPr>
      <w:r>
        <w:t>U.S. Forest Service Chugac</w:t>
      </w:r>
      <w:r w:rsidR="003D1562">
        <w:t xml:space="preserve">h National Forest Seward Ranger </w:t>
      </w:r>
      <w:r>
        <w:t>District</w:t>
      </w:r>
    </w:p>
    <w:p w14:paraId="2A0EE48E" w14:textId="77777777" w:rsidR="00E81AA7" w:rsidRDefault="00E81AA7" w:rsidP="00E81AA7">
      <w:pPr>
        <w:pStyle w:val="BodyText"/>
        <w:ind w:left="688" w:right="6039"/>
      </w:pPr>
      <w:r>
        <w:t>33599 Ranger Station Spur (mile marker 23.5)</w:t>
      </w:r>
    </w:p>
    <w:p w14:paraId="1862E46B" w14:textId="77777777" w:rsidR="00E81AA7" w:rsidRDefault="00E81AA7" w:rsidP="00E81AA7">
      <w:pPr>
        <w:pStyle w:val="BodyText"/>
        <w:ind w:left="688"/>
      </w:pPr>
      <w:r>
        <w:t>Seward, AK 99664</w:t>
      </w:r>
    </w:p>
    <w:p w14:paraId="24E1A5A1" w14:textId="1DC62606" w:rsidR="00E81AA7" w:rsidRPr="00505ACF" w:rsidRDefault="00E81AA7" w:rsidP="00E81AA7">
      <w:pPr>
        <w:pStyle w:val="BodyText"/>
        <w:ind w:left="688"/>
      </w:pPr>
      <w:r>
        <w:t>Phone: 907-288-</w:t>
      </w:r>
      <w:r w:rsidR="000A657C">
        <w:t>7730</w:t>
      </w:r>
    </w:p>
    <w:p w14:paraId="7F9BD346" w14:textId="77777777" w:rsidR="00E81AA7" w:rsidRDefault="00E81AA7" w:rsidP="00E81AA7">
      <w:pPr>
        <w:pStyle w:val="BodyText"/>
        <w:spacing w:before="4"/>
        <w:rPr>
          <w:sz w:val="22"/>
        </w:rPr>
      </w:pPr>
    </w:p>
    <w:p w14:paraId="49B6B6BC" w14:textId="77777777" w:rsidR="000A657C" w:rsidRPr="00635EC2" w:rsidRDefault="000A657C" w:rsidP="000A657C">
      <w:pPr>
        <w:pStyle w:val="BodyText"/>
        <w:ind w:firstLine="688"/>
        <w:rPr>
          <w:b/>
          <w:i/>
        </w:rPr>
      </w:pPr>
      <w:r>
        <w:rPr>
          <w:b/>
          <w:i/>
        </w:rPr>
        <w:t>Gary Fandrei</w:t>
      </w:r>
    </w:p>
    <w:p w14:paraId="018D27A9" w14:textId="668128E5" w:rsidR="000A657C" w:rsidRDefault="003D1562" w:rsidP="000A657C">
      <w:pPr>
        <w:pStyle w:val="BodyText"/>
        <w:ind w:left="688"/>
      </w:pPr>
      <w:r>
        <w:t>Executive Director</w:t>
      </w:r>
      <w:r w:rsidR="000A657C">
        <w:t>, Emeritus</w:t>
      </w:r>
    </w:p>
    <w:p w14:paraId="155E8F00" w14:textId="03D1D4A4" w:rsidR="00E81AA7" w:rsidRDefault="003D1562" w:rsidP="003D1562">
      <w:pPr>
        <w:pStyle w:val="BodyText"/>
        <w:ind w:left="688" w:right="4230"/>
      </w:pPr>
      <w:r>
        <w:t xml:space="preserve">Cook Inlet </w:t>
      </w:r>
      <w:r w:rsidR="00E81AA7">
        <w:t>Aquaculture</w:t>
      </w:r>
    </w:p>
    <w:p w14:paraId="52B4DDB7" w14:textId="77777777" w:rsidR="003D1562" w:rsidRDefault="00E81AA7" w:rsidP="003D1562">
      <w:pPr>
        <w:pStyle w:val="BodyText"/>
        <w:ind w:left="688" w:right="1170"/>
      </w:pPr>
      <w:r>
        <w:t xml:space="preserve">40610 Kalifornsky Beach Rd. </w:t>
      </w:r>
    </w:p>
    <w:p w14:paraId="67A0C305" w14:textId="63947E0E" w:rsidR="00E81AA7" w:rsidRDefault="00E81AA7" w:rsidP="003D1562">
      <w:pPr>
        <w:pStyle w:val="BodyText"/>
        <w:ind w:left="688" w:right="1170"/>
      </w:pPr>
      <w:r>
        <w:t>Kenai, AK 99611</w:t>
      </w:r>
    </w:p>
    <w:p w14:paraId="1D6696B9" w14:textId="77777777" w:rsidR="00E81AA7" w:rsidRDefault="00E81AA7" w:rsidP="00E81AA7">
      <w:pPr>
        <w:pStyle w:val="BodyText"/>
        <w:ind w:left="688"/>
      </w:pPr>
      <w:r>
        <w:t>Phone: 907-283-5761</w:t>
      </w:r>
    </w:p>
    <w:p w14:paraId="414F647B" w14:textId="7C683BA1" w:rsidR="00E81AA7" w:rsidRDefault="00E81AA7" w:rsidP="003D1562">
      <w:pPr>
        <w:pStyle w:val="Heading2"/>
        <w:ind w:left="0"/>
      </w:pPr>
      <w:bookmarkStart w:id="395" w:name="_Toc96073995"/>
    </w:p>
    <w:p w14:paraId="1DCE8DD7" w14:textId="3297105A" w:rsidR="00E81AA7" w:rsidRDefault="00E81AA7" w:rsidP="00E81AA7">
      <w:pPr>
        <w:pStyle w:val="Heading2"/>
      </w:pPr>
      <w:bookmarkStart w:id="396" w:name="_Toc117087875"/>
      <w:bookmarkStart w:id="397" w:name="_Toc125541904"/>
      <w:bookmarkStart w:id="398" w:name="_Toc132706075"/>
      <w:bookmarkStart w:id="399" w:name="_Toc133754265"/>
      <w:r>
        <w:t>Justin Nelson</w:t>
      </w:r>
      <w:bookmarkEnd w:id="395"/>
      <w:bookmarkEnd w:id="396"/>
      <w:bookmarkEnd w:id="397"/>
      <w:bookmarkEnd w:id="398"/>
      <w:bookmarkEnd w:id="399"/>
    </w:p>
    <w:p w14:paraId="18242BB4" w14:textId="77777777" w:rsidR="00E81AA7" w:rsidRDefault="00E81AA7" w:rsidP="00E81AA7">
      <w:pPr>
        <w:pStyle w:val="BodyText"/>
        <w:spacing w:line="275" w:lineRule="exact"/>
        <w:ind w:left="688"/>
      </w:pPr>
      <w:r>
        <w:t>Client Service Manager</w:t>
      </w:r>
    </w:p>
    <w:p w14:paraId="3EAD4D84" w14:textId="10AE0B90" w:rsidR="00E81AA7" w:rsidRDefault="003D1562" w:rsidP="003D1562">
      <w:pPr>
        <w:pStyle w:val="BodyText"/>
        <w:ind w:left="688" w:right="3870"/>
      </w:pPr>
      <w:r>
        <w:t xml:space="preserve">SGS Environmental </w:t>
      </w:r>
      <w:r w:rsidR="00E81AA7">
        <w:t>Laboratory Services</w:t>
      </w:r>
    </w:p>
    <w:p w14:paraId="1983927A" w14:textId="77777777" w:rsidR="00E81AA7" w:rsidRDefault="00E81AA7" w:rsidP="003D1562">
      <w:pPr>
        <w:pStyle w:val="BodyText"/>
        <w:tabs>
          <w:tab w:val="left" w:pos="2970"/>
        </w:tabs>
        <w:ind w:left="688" w:right="3330"/>
      </w:pPr>
      <w:r>
        <w:t>200 W Potter Dr Anchorage, AK</w:t>
      </w:r>
      <w:r>
        <w:rPr>
          <w:spacing w:val="-5"/>
        </w:rPr>
        <w:t xml:space="preserve"> </w:t>
      </w:r>
      <w:r>
        <w:rPr>
          <w:spacing w:val="-3"/>
        </w:rPr>
        <w:t>99518</w:t>
      </w:r>
    </w:p>
    <w:p w14:paraId="67971DC5" w14:textId="77777777" w:rsidR="00E81AA7" w:rsidRDefault="00E81AA7" w:rsidP="00E81AA7">
      <w:pPr>
        <w:pStyle w:val="BodyText"/>
        <w:ind w:left="688"/>
      </w:pPr>
      <w:r>
        <w:t>Phone:</w:t>
      </w:r>
      <w:r>
        <w:rPr>
          <w:spacing w:val="-2"/>
        </w:rPr>
        <w:t xml:space="preserve"> </w:t>
      </w:r>
      <w:r>
        <w:t>907-562-2343</w:t>
      </w:r>
    </w:p>
    <w:p w14:paraId="2B5E0B66" w14:textId="77777777" w:rsidR="00E81AA7" w:rsidRDefault="00E81AA7" w:rsidP="00E81AA7">
      <w:pPr>
        <w:pStyle w:val="BodyText"/>
        <w:spacing w:before="2"/>
      </w:pPr>
    </w:p>
    <w:p w14:paraId="51E8130F" w14:textId="77777777" w:rsidR="00E81AA7" w:rsidRDefault="00E81AA7" w:rsidP="00E81AA7">
      <w:pPr>
        <w:pStyle w:val="Heading2"/>
      </w:pPr>
      <w:bookmarkStart w:id="400" w:name="_Toc96073996"/>
      <w:bookmarkStart w:id="401" w:name="_Toc117087876"/>
      <w:bookmarkStart w:id="402" w:name="_Toc125541905"/>
      <w:bookmarkStart w:id="403" w:name="_Toc132706076"/>
      <w:bookmarkStart w:id="404" w:name="_Toc133754266"/>
      <w:r>
        <w:t>Jon Essert</w:t>
      </w:r>
      <w:bookmarkEnd w:id="400"/>
      <w:bookmarkEnd w:id="401"/>
      <w:bookmarkEnd w:id="402"/>
      <w:bookmarkEnd w:id="403"/>
      <w:bookmarkEnd w:id="404"/>
    </w:p>
    <w:p w14:paraId="4F2FF978" w14:textId="77777777" w:rsidR="00E81AA7" w:rsidRDefault="00E81AA7" w:rsidP="00E81AA7">
      <w:pPr>
        <w:pStyle w:val="BodyText"/>
        <w:spacing w:line="275" w:lineRule="exact"/>
        <w:ind w:left="688"/>
      </w:pPr>
      <w:r>
        <w:t>Utility Department Manager</w:t>
      </w:r>
    </w:p>
    <w:p w14:paraId="7E825452" w14:textId="77777777" w:rsidR="00E81AA7" w:rsidRDefault="00E81AA7" w:rsidP="003D1562">
      <w:pPr>
        <w:pStyle w:val="BodyText"/>
        <w:ind w:left="688" w:right="2250"/>
      </w:pPr>
      <w:r>
        <w:t>City of Soldotna Wastewater Treatment Plant</w:t>
      </w:r>
    </w:p>
    <w:p w14:paraId="68E9C4EC" w14:textId="77777777" w:rsidR="00E81AA7" w:rsidRDefault="00E81AA7" w:rsidP="003D1562">
      <w:pPr>
        <w:pStyle w:val="BodyText"/>
        <w:ind w:left="688" w:right="3510"/>
      </w:pPr>
      <w:r>
        <w:t>215 S Kobuk St Soldotna, AK 99669</w:t>
      </w:r>
    </w:p>
    <w:p w14:paraId="5F0ADCD0" w14:textId="02D0BD9A" w:rsidR="003D1562" w:rsidRDefault="00E81AA7" w:rsidP="003D1562">
      <w:pPr>
        <w:pStyle w:val="BodyText"/>
        <w:ind w:left="688"/>
      </w:pPr>
      <w:r>
        <w:t>Phone: 907-262-4205</w:t>
      </w:r>
    </w:p>
    <w:p w14:paraId="0BAF208E" w14:textId="77777777" w:rsidR="001C50F1" w:rsidRDefault="001C50F1" w:rsidP="00E81AA7">
      <w:pPr>
        <w:pStyle w:val="Heading1"/>
        <w:spacing w:before="91"/>
        <w:ind w:left="1731" w:right="1829"/>
        <w:jc w:val="center"/>
        <w:rPr>
          <w:ins w:id="405" w:author="bmeyer bmeyer" w:date="2024-03-28T17:24:00Z"/>
        </w:rPr>
      </w:pPr>
      <w:bookmarkStart w:id="406" w:name="_Toc132032680"/>
      <w:bookmarkStart w:id="407" w:name="_Toc133754267"/>
      <w:bookmarkEnd w:id="361"/>
    </w:p>
    <w:p w14:paraId="2EAF7B30" w14:textId="77777777" w:rsidR="001C50F1" w:rsidRDefault="001C50F1" w:rsidP="00E81AA7">
      <w:pPr>
        <w:pStyle w:val="Heading1"/>
        <w:spacing w:before="91"/>
        <w:ind w:left="1731" w:right="1829"/>
        <w:jc w:val="center"/>
        <w:rPr>
          <w:ins w:id="408" w:author="bmeyer bmeyer" w:date="2024-03-28T17:24:00Z"/>
        </w:rPr>
      </w:pPr>
    </w:p>
    <w:p w14:paraId="736BE47B" w14:textId="77777777" w:rsidR="001C50F1" w:rsidRDefault="001C50F1" w:rsidP="00E81AA7">
      <w:pPr>
        <w:pStyle w:val="Heading1"/>
        <w:spacing w:before="91"/>
        <w:ind w:left="1731" w:right="1829"/>
        <w:jc w:val="center"/>
        <w:rPr>
          <w:ins w:id="409" w:author="bmeyer bmeyer" w:date="2024-03-28T17:24:00Z"/>
        </w:rPr>
      </w:pPr>
    </w:p>
    <w:p w14:paraId="0A458B74" w14:textId="13D527FE" w:rsidR="00E81AA7" w:rsidRDefault="000A657C" w:rsidP="00E81AA7">
      <w:pPr>
        <w:pStyle w:val="Heading1"/>
        <w:spacing w:before="91"/>
        <w:ind w:left="1731" w:right="1829"/>
        <w:jc w:val="center"/>
      </w:pPr>
      <w:r w:rsidRPr="004E5CF7">
        <w:t>Appendix</w:t>
      </w:r>
      <w:bookmarkStart w:id="410" w:name="_Toc132706077"/>
      <w:r w:rsidR="00E81AA7" w:rsidRPr="004E5CF7">
        <w:t xml:space="preserve"> B:</w:t>
      </w:r>
      <w:r w:rsidR="00E81AA7">
        <w:t xml:space="preserve"> </w:t>
      </w:r>
      <w:bookmarkStart w:id="411" w:name="_Hlk117087691"/>
      <w:r w:rsidR="00E81AA7">
        <w:t>Fieldwork Sampling SOP</w:t>
      </w:r>
      <w:bookmarkEnd w:id="406"/>
      <w:bookmarkEnd w:id="407"/>
      <w:bookmarkEnd w:id="410"/>
    </w:p>
    <w:bookmarkEnd w:id="411"/>
    <w:p w14:paraId="2903A6C0" w14:textId="77777777" w:rsidR="00E81AA7" w:rsidRDefault="00E81AA7" w:rsidP="00E81AA7">
      <w:pPr>
        <w:pStyle w:val="BodyText"/>
        <w:spacing w:before="1"/>
      </w:pPr>
    </w:p>
    <w:p w14:paraId="0C20E3C7" w14:textId="77777777" w:rsidR="00E81AA7" w:rsidRPr="007F6044" w:rsidRDefault="00E81AA7" w:rsidP="00E81AA7">
      <w:pPr>
        <w:widowControl/>
        <w:autoSpaceDE/>
        <w:autoSpaceDN/>
        <w:rPr>
          <w:rFonts w:ascii="Times" w:eastAsia="Times" w:hAnsi="Times"/>
          <w:b/>
          <w:sz w:val="24"/>
          <w:szCs w:val="20"/>
        </w:rPr>
      </w:pPr>
      <w:bookmarkStart w:id="412" w:name="APPENDIX_B"/>
      <w:bookmarkStart w:id="413" w:name="_bookmark35"/>
      <w:bookmarkStart w:id="414" w:name="_Hlk117087791"/>
      <w:bookmarkEnd w:id="412"/>
      <w:bookmarkEnd w:id="413"/>
    </w:p>
    <w:p w14:paraId="255E3438" w14:textId="77777777" w:rsidR="000A657C" w:rsidRPr="007F6044" w:rsidRDefault="000A657C" w:rsidP="000A657C">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A060D51" wp14:editId="4539AAC3">
            <wp:extent cx="1403499" cy="765544"/>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WF_logo.png"/>
                    <pic:cNvPicPr/>
                  </pic:nvPicPr>
                  <pic:blipFill>
                    <a:blip r:embed="rId8">
                      <a:extLst>
                        <a:ext uri="{28A0092B-C50C-407E-A947-70E740481C1C}">
                          <a14:useLocalDpi xmlns:a14="http://schemas.microsoft.com/office/drawing/2010/main" val="0"/>
                        </a:ext>
                      </a:extLst>
                    </a:blip>
                    <a:stretch>
                      <a:fillRect/>
                    </a:stretch>
                  </pic:blipFill>
                  <pic:spPr>
                    <a:xfrm>
                      <a:off x="0" y="0"/>
                      <a:ext cx="1432261" cy="781233"/>
                    </a:xfrm>
                    <a:prstGeom prst="rect">
                      <a:avLst/>
                    </a:prstGeom>
                  </pic:spPr>
                </pic:pic>
              </a:graphicData>
            </a:graphic>
          </wp:inline>
        </w:drawing>
      </w:r>
    </w:p>
    <w:p w14:paraId="73B863C1" w14:textId="77777777" w:rsidR="00E81AA7" w:rsidRPr="007F6044" w:rsidRDefault="00E81AA7" w:rsidP="00E81AA7">
      <w:pPr>
        <w:widowControl/>
        <w:autoSpaceDE/>
        <w:autoSpaceDN/>
        <w:jc w:val="center"/>
        <w:rPr>
          <w:rFonts w:ascii="Times" w:eastAsia="Times" w:hAnsi="Times"/>
          <w:i/>
        </w:rPr>
      </w:pPr>
      <w:r w:rsidRPr="007F6044">
        <w:rPr>
          <w:rFonts w:ascii="Times" w:eastAsia="Times" w:hAnsi="Times"/>
          <w:i/>
        </w:rPr>
        <w:t>“Research, Restoration, Education”</w:t>
      </w:r>
    </w:p>
    <w:p w14:paraId="03D7CCFE" w14:textId="4A55193B" w:rsidR="00E81AA7" w:rsidRPr="007F6044" w:rsidRDefault="00E81AA7" w:rsidP="00E81AA7">
      <w:pPr>
        <w:widowControl/>
        <w:autoSpaceDE/>
        <w:autoSpaceDN/>
        <w:jc w:val="center"/>
        <w:rPr>
          <w:rFonts w:ascii="Times" w:eastAsia="Times" w:hAnsi="Times"/>
          <w:b/>
          <w:sz w:val="20"/>
          <w:szCs w:val="20"/>
        </w:rPr>
      </w:pPr>
      <w:r w:rsidRPr="007F6044">
        <w:rPr>
          <w:rFonts w:ascii="Times" w:eastAsia="Times" w:hAnsi="Times"/>
          <w:b/>
          <w:sz w:val="20"/>
          <w:szCs w:val="20"/>
        </w:rPr>
        <w:t xml:space="preserve">Benjamin Meyer | Water Quality Coordinator | </w:t>
      </w:r>
      <w:r w:rsidRPr="007F6044">
        <w:rPr>
          <w:rFonts w:ascii="Times" w:eastAsia="Times" w:hAnsi="Times"/>
          <w:b/>
          <w:color w:val="0563C1"/>
          <w:sz w:val="20"/>
          <w:szCs w:val="20"/>
          <w:u w:val="single"/>
        </w:rPr>
        <w:t>ben@kenaiwatershed.org</w:t>
      </w:r>
      <w:r w:rsidRPr="007F6044">
        <w:rPr>
          <w:rFonts w:ascii="Times" w:eastAsia="Times" w:hAnsi="Times"/>
          <w:b/>
          <w:sz w:val="20"/>
          <w:szCs w:val="20"/>
        </w:rPr>
        <w:t xml:space="preserve"> | (907) 232-0280</w:t>
      </w:r>
    </w:p>
    <w:p w14:paraId="08DFD2B7" w14:textId="77777777" w:rsidR="00E81AA7" w:rsidRPr="007F6044" w:rsidRDefault="00E81AA7" w:rsidP="00E81AA7">
      <w:pPr>
        <w:widowControl/>
        <w:autoSpaceDE/>
        <w:autoSpaceDN/>
        <w:jc w:val="center"/>
        <w:rPr>
          <w:rFonts w:ascii="Times" w:eastAsia="Times" w:hAnsi="Times"/>
          <w:b/>
          <w:sz w:val="24"/>
          <w:szCs w:val="20"/>
        </w:rPr>
      </w:pPr>
    </w:p>
    <w:p w14:paraId="0DA370EE"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 xml:space="preserve">KENAI RIVER BASELINE WATER QUALITY MONITORING </w:t>
      </w:r>
    </w:p>
    <w:p w14:paraId="523001A6"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SAMPLE COLLECTION PROCEDURES</w:t>
      </w:r>
    </w:p>
    <w:p w14:paraId="16BC1712" w14:textId="77777777" w:rsidR="00E81AA7" w:rsidRPr="007F6044" w:rsidRDefault="00E81AA7" w:rsidP="00E81AA7">
      <w:pPr>
        <w:widowControl/>
        <w:autoSpaceDE/>
        <w:autoSpaceDN/>
        <w:jc w:val="center"/>
        <w:rPr>
          <w:rFonts w:ascii="Times" w:eastAsia="Times" w:hAnsi="Times"/>
          <w:b/>
          <w:sz w:val="24"/>
          <w:szCs w:val="20"/>
        </w:rPr>
      </w:pPr>
    </w:p>
    <w:p w14:paraId="48CDD83E"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Fieldwork Preparation ………………………………………………………………….1</w:t>
      </w:r>
    </w:p>
    <w:p w14:paraId="1BEDA00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General Sampling Protocol ……………………………………………………………..2</w:t>
      </w:r>
    </w:p>
    <w:p w14:paraId="06214720"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Preparing for Sample Collection………………………………………………………..2</w:t>
      </w:r>
    </w:p>
    <w:p w14:paraId="45B23F8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Sample Collection Procedures by Sample Type………………………………………..3</w:t>
      </w:r>
    </w:p>
    <w:p w14:paraId="623C4B5A"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Fecal Coliform …………………………………………………………………...3</w:t>
      </w:r>
    </w:p>
    <w:p w14:paraId="3E239AB4"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Dissolved Metals …………………………………………………………………4</w:t>
      </w:r>
    </w:p>
    <w:p w14:paraId="76F2D184"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BTEX (Hydrocarbons) ………………………………………………………….5</w:t>
      </w:r>
    </w:p>
    <w:p w14:paraId="5C5CA4E5"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Total metals ……………………………………………………………………...6</w:t>
      </w:r>
    </w:p>
    <w:p w14:paraId="692ECD6A"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Nitrogen and Phosphorus ………………………………………………………6</w:t>
      </w:r>
    </w:p>
    <w:p w14:paraId="438B4EBF"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Total Suspended Solids …………………………………………………………7</w:t>
      </w:r>
    </w:p>
    <w:p w14:paraId="5058E43A" w14:textId="77777777" w:rsidR="000A657C" w:rsidRPr="007F6044" w:rsidRDefault="000A657C" w:rsidP="00CD7519">
      <w:pPr>
        <w:widowControl/>
        <w:numPr>
          <w:ilvl w:val="1"/>
          <w:numId w:val="12"/>
        </w:numPr>
        <w:autoSpaceDE/>
        <w:autoSpaceDN/>
        <w:rPr>
          <w:rFonts w:ascii="Times" w:eastAsia="Times" w:hAnsi="Times"/>
          <w:b/>
          <w:sz w:val="24"/>
          <w:szCs w:val="20"/>
        </w:rPr>
      </w:pPr>
      <w:r>
        <w:rPr>
          <w:rFonts w:ascii="Times" w:eastAsia="Times" w:hAnsi="Times"/>
          <w:b/>
          <w:sz w:val="24"/>
          <w:szCs w:val="20"/>
        </w:rPr>
        <w:t>Field Blanks …………………………………………………………………….. 7</w:t>
      </w:r>
    </w:p>
    <w:p w14:paraId="5258DD2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Appendix A – Clean Hands, Dirty Hands ……………………………………………..8</w:t>
      </w:r>
    </w:p>
    <w:p w14:paraId="36295DB0" w14:textId="77777777" w:rsidR="00E81AA7" w:rsidRPr="007F6044" w:rsidRDefault="00E81AA7" w:rsidP="00E81AA7">
      <w:pPr>
        <w:widowControl/>
        <w:autoSpaceDE/>
        <w:autoSpaceDN/>
        <w:rPr>
          <w:rFonts w:ascii="Times" w:eastAsia="Times" w:hAnsi="Times"/>
          <w:b/>
          <w:sz w:val="24"/>
          <w:szCs w:val="20"/>
        </w:rPr>
      </w:pPr>
    </w:p>
    <w:p w14:paraId="6BFC0313" w14:textId="77777777" w:rsidR="00E81AA7" w:rsidRPr="007F6044" w:rsidRDefault="00E81AA7" w:rsidP="00E81AA7">
      <w:pPr>
        <w:widowControl/>
        <w:autoSpaceDE/>
        <w:autoSpaceDN/>
        <w:rPr>
          <w:rFonts w:ascii="Times" w:eastAsia="Times" w:hAnsi="Times"/>
          <w:b/>
          <w:sz w:val="24"/>
          <w:szCs w:val="20"/>
        </w:rPr>
      </w:pPr>
    </w:p>
    <w:p w14:paraId="3E0EDD73" w14:textId="77777777" w:rsidR="00E81AA7" w:rsidRPr="007F6044" w:rsidRDefault="00E81AA7" w:rsidP="00CD7519">
      <w:pPr>
        <w:widowControl/>
        <w:numPr>
          <w:ilvl w:val="0"/>
          <w:numId w:val="19"/>
        </w:numPr>
        <w:autoSpaceDE/>
        <w:autoSpaceDN/>
        <w:rPr>
          <w:rFonts w:ascii="Times" w:eastAsia="Times" w:hAnsi="Times"/>
          <w:sz w:val="24"/>
          <w:szCs w:val="20"/>
        </w:rPr>
      </w:pPr>
      <w:r w:rsidRPr="007F6044">
        <w:rPr>
          <w:rFonts w:ascii="Times" w:eastAsia="Times" w:hAnsi="Times"/>
          <w:b/>
          <w:sz w:val="24"/>
          <w:szCs w:val="20"/>
        </w:rPr>
        <w:t>FIELDWORK PREPARATION</w:t>
      </w:r>
    </w:p>
    <w:p w14:paraId="5B524DD5"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Six weeks prior to sampling date</w:t>
      </w:r>
    </w:p>
    <w:p w14:paraId="7F80C209" w14:textId="77777777" w:rsidR="00E81AA7" w:rsidRPr="007F6044" w:rsidRDefault="00E81AA7" w:rsidP="00CD7519">
      <w:pPr>
        <w:widowControl/>
        <w:numPr>
          <w:ilvl w:val="2"/>
          <w:numId w:val="19"/>
        </w:numPr>
        <w:autoSpaceDE/>
        <w:autoSpaceDN/>
        <w:rPr>
          <w:rFonts w:ascii="Times" w:eastAsia="Times" w:hAnsi="Times"/>
          <w:b/>
          <w:sz w:val="24"/>
          <w:szCs w:val="20"/>
        </w:rPr>
      </w:pPr>
      <w:r w:rsidRPr="007F6044">
        <w:rPr>
          <w:rFonts w:ascii="Times" w:eastAsia="Times" w:hAnsi="Times"/>
          <w:sz w:val="24"/>
          <w:szCs w:val="20"/>
        </w:rPr>
        <w:t>The water quality coordinator will contact you by email. Please RSVP as soon as possible if you are participating.</w:t>
      </w:r>
      <w:r w:rsidRPr="007F6044">
        <w:rPr>
          <w:rFonts w:ascii="Times" w:eastAsia="Times" w:hAnsi="Times"/>
          <w:b/>
          <w:sz w:val="24"/>
          <w:szCs w:val="20"/>
        </w:rPr>
        <w:t xml:space="preserve">  </w:t>
      </w:r>
    </w:p>
    <w:p w14:paraId="09A0D56C"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One week prior to sampling date</w:t>
      </w:r>
      <w:r w:rsidRPr="007F6044">
        <w:rPr>
          <w:rFonts w:ascii="Times" w:eastAsia="Times" w:hAnsi="Times"/>
          <w:b/>
          <w:sz w:val="24"/>
          <w:szCs w:val="20"/>
        </w:rPr>
        <w:t xml:space="preserve">  </w:t>
      </w:r>
    </w:p>
    <w:p w14:paraId="7A285757" w14:textId="604DB078"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 xml:space="preserve">Confirm plans with </w:t>
      </w:r>
      <w:r w:rsidR="000A657C" w:rsidRPr="007F6044">
        <w:rPr>
          <w:rFonts w:ascii="Times" w:eastAsia="Times" w:hAnsi="Times"/>
          <w:sz w:val="24"/>
          <w:szCs w:val="20"/>
        </w:rPr>
        <w:t>you</w:t>
      </w:r>
      <w:r w:rsidR="000A657C">
        <w:rPr>
          <w:rFonts w:ascii="Times" w:eastAsia="Times" w:hAnsi="Times"/>
          <w:sz w:val="24"/>
          <w:szCs w:val="20"/>
        </w:rPr>
        <w:t>r</w:t>
      </w:r>
      <w:r w:rsidRPr="007F6044">
        <w:rPr>
          <w:rFonts w:ascii="Times" w:eastAsia="Times" w:hAnsi="Times"/>
          <w:sz w:val="24"/>
          <w:szCs w:val="20"/>
        </w:rPr>
        <w:t xml:space="preserve"> fieldwork partners and supervisor. </w:t>
      </w:r>
    </w:p>
    <w:p w14:paraId="78AB8CE7" w14:textId="77777777" w:rsidR="00E81AA7" w:rsidRPr="007F6044" w:rsidRDefault="00E81AA7" w:rsidP="00CD7519">
      <w:pPr>
        <w:widowControl/>
        <w:numPr>
          <w:ilvl w:val="3"/>
          <w:numId w:val="20"/>
        </w:numPr>
        <w:autoSpaceDE/>
        <w:autoSpaceDN/>
        <w:rPr>
          <w:rFonts w:ascii="Times" w:eastAsia="Times" w:hAnsi="Times"/>
          <w:sz w:val="24"/>
          <w:szCs w:val="20"/>
        </w:rPr>
      </w:pPr>
      <w:r w:rsidRPr="007F6044">
        <w:rPr>
          <w:rFonts w:ascii="Times" w:eastAsia="Times" w:hAnsi="Times"/>
          <w:sz w:val="24"/>
          <w:szCs w:val="20"/>
        </w:rPr>
        <w:t>Know meeting time and place.</w:t>
      </w:r>
    </w:p>
    <w:p w14:paraId="68497420" w14:textId="77777777"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 xml:space="preserve">Review current sampling protocol (this document). </w:t>
      </w:r>
    </w:p>
    <w:p w14:paraId="64F8D35A" w14:textId="77777777"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Ask the Water Quality Coordinator if you have questions (see top of this form for contact info).</w:t>
      </w:r>
    </w:p>
    <w:p w14:paraId="38D11AD5"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One day prior to sampling date</w:t>
      </w:r>
    </w:p>
    <w:p w14:paraId="48FF2FE0" w14:textId="77777777" w:rsidR="00E81AA7" w:rsidRPr="007F6044" w:rsidRDefault="00E81AA7" w:rsidP="00CD7519">
      <w:pPr>
        <w:widowControl/>
        <w:numPr>
          <w:ilvl w:val="2"/>
          <w:numId w:val="19"/>
        </w:numPr>
        <w:autoSpaceDE/>
        <w:autoSpaceDN/>
        <w:rPr>
          <w:rFonts w:ascii="Times" w:eastAsia="Times" w:hAnsi="Times"/>
          <w:sz w:val="24"/>
          <w:szCs w:val="20"/>
        </w:rPr>
      </w:pPr>
      <w:r w:rsidRPr="007F6044">
        <w:rPr>
          <w:rFonts w:ascii="Times" w:eastAsia="Times" w:hAnsi="Times"/>
          <w:sz w:val="24"/>
          <w:szCs w:val="20"/>
        </w:rPr>
        <w:t>At least one team member will pick up water quality sampling equipment from the Water Quality Coordinator. Your confirmation email will describe pick-up time and location.</w:t>
      </w:r>
    </w:p>
    <w:p w14:paraId="00DC7DB2" w14:textId="77777777" w:rsidR="00E81AA7" w:rsidRPr="007F6044" w:rsidRDefault="00E81AA7" w:rsidP="00CD7519">
      <w:pPr>
        <w:widowControl/>
        <w:numPr>
          <w:ilvl w:val="2"/>
          <w:numId w:val="19"/>
        </w:numPr>
        <w:autoSpaceDE/>
        <w:autoSpaceDN/>
        <w:rPr>
          <w:rFonts w:ascii="Times" w:eastAsia="Times" w:hAnsi="Times"/>
          <w:sz w:val="24"/>
          <w:szCs w:val="20"/>
        </w:rPr>
      </w:pPr>
      <w:r w:rsidRPr="007F6044">
        <w:rPr>
          <w:rFonts w:ascii="Times" w:eastAsia="Times" w:hAnsi="Times"/>
          <w:sz w:val="24"/>
          <w:szCs w:val="20"/>
        </w:rPr>
        <w:lastRenderedPageBreak/>
        <w:t xml:space="preserve">Keep </w:t>
      </w:r>
      <w:r w:rsidRPr="007F6044">
        <w:rPr>
          <w:rFonts w:ascii="Times" w:eastAsia="Times" w:hAnsi="Times"/>
          <w:b/>
          <w:sz w:val="24"/>
          <w:szCs w:val="20"/>
        </w:rPr>
        <w:t xml:space="preserve">ice packs </w:t>
      </w:r>
      <w:r w:rsidRPr="007F6044">
        <w:rPr>
          <w:rFonts w:ascii="Times" w:eastAsia="Times" w:hAnsi="Times"/>
          <w:sz w:val="24"/>
          <w:szCs w:val="20"/>
        </w:rPr>
        <w:t>for the sample cooler frozen until the morning of sampling, put reminder note in car.</w:t>
      </w:r>
    </w:p>
    <w:p w14:paraId="25CEB68F" w14:textId="77777777" w:rsidR="00E81AA7" w:rsidRPr="007F6044" w:rsidRDefault="00E81AA7" w:rsidP="00E81AA7">
      <w:pPr>
        <w:widowControl/>
        <w:autoSpaceDE/>
        <w:autoSpaceDN/>
        <w:rPr>
          <w:rFonts w:ascii="Times" w:eastAsia="Times" w:hAnsi="Times"/>
          <w:b/>
          <w:sz w:val="24"/>
          <w:szCs w:val="20"/>
        </w:rPr>
      </w:pPr>
    </w:p>
    <w:p w14:paraId="063E5BD4" w14:textId="77777777" w:rsidR="00E81AA7" w:rsidRPr="007F6044" w:rsidRDefault="00E81AA7" w:rsidP="00E81AA7">
      <w:pPr>
        <w:widowControl/>
        <w:autoSpaceDE/>
        <w:autoSpaceDN/>
        <w:rPr>
          <w:rFonts w:ascii="Times" w:eastAsia="Times" w:hAnsi="Times"/>
          <w:b/>
          <w:sz w:val="24"/>
          <w:szCs w:val="20"/>
        </w:rPr>
      </w:pPr>
    </w:p>
    <w:p w14:paraId="7AFBDBCB" w14:textId="527A2A61" w:rsidR="00E81AA7" w:rsidRPr="007F6044" w:rsidRDefault="00E81AA7" w:rsidP="00E81AA7">
      <w:pPr>
        <w:widowControl/>
        <w:autoSpaceDE/>
        <w:autoSpaceDN/>
        <w:rPr>
          <w:rFonts w:ascii="Times" w:eastAsia="Times" w:hAnsi="Times"/>
          <w:b/>
          <w:sz w:val="24"/>
          <w:szCs w:val="20"/>
        </w:rPr>
      </w:pPr>
    </w:p>
    <w:p w14:paraId="2B2BE1B3"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4D7E59AE" w14:textId="77777777" w:rsidR="00E81AA7" w:rsidRPr="007F6044" w:rsidRDefault="00E81AA7" w:rsidP="00E81AA7">
      <w:pPr>
        <w:widowControl/>
        <w:autoSpaceDE/>
        <w:autoSpaceDN/>
        <w:rPr>
          <w:rFonts w:ascii="Times" w:eastAsia="Times" w:hAnsi="Times"/>
          <w:b/>
          <w:sz w:val="24"/>
          <w:szCs w:val="20"/>
        </w:rPr>
      </w:pPr>
    </w:p>
    <w:p w14:paraId="03435742"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GENERAL SAMPLING PROTOCOL</w:t>
      </w:r>
    </w:p>
    <w:p w14:paraId="497739CC" w14:textId="77777777" w:rsidR="00E81AA7" w:rsidRPr="007F6044" w:rsidRDefault="00E81AA7" w:rsidP="00E81AA7">
      <w:pPr>
        <w:widowControl/>
        <w:autoSpaceDE/>
        <w:autoSpaceDN/>
        <w:rPr>
          <w:rFonts w:ascii="Times" w:eastAsia="Times" w:hAnsi="Times"/>
          <w:b/>
          <w:sz w:val="24"/>
          <w:szCs w:val="20"/>
        </w:rPr>
      </w:pPr>
    </w:p>
    <w:p w14:paraId="7DF11123" w14:textId="77777777" w:rsidR="00E81AA7" w:rsidRPr="007F6044" w:rsidRDefault="00E81AA7" w:rsidP="00CD7519">
      <w:pPr>
        <w:widowControl/>
        <w:numPr>
          <w:ilvl w:val="0"/>
          <w:numId w:val="21"/>
        </w:numPr>
        <w:autoSpaceDE/>
        <w:autoSpaceDN/>
        <w:rPr>
          <w:rFonts w:ascii="Times" w:eastAsia="Times" w:hAnsi="Times"/>
          <w:b/>
          <w:i/>
          <w:sz w:val="24"/>
          <w:szCs w:val="20"/>
        </w:rPr>
      </w:pPr>
      <w:r w:rsidRPr="007F6044">
        <w:rPr>
          <w:rFonts w:ascii="Times" w:eastAsia="Times" w:hAnsi="Times"/>
          <w:b/>
          <w:sz w:val="24"/>
          <w:szCs w:val="20"/>
        </w:rPr>
        <w:t>Once you’re at the site, there are some important things to do BEFORE opening the cooler.</w:t>
      </w:r>
    </w:p>
    <w:p w14:paraId="242B6E3E" w14:textId="77777777" w:rsidR="00E81AA7" w:rsidRPr="007F6044" w:rsidRDefault="00E81AA7" w:rsidP="00CD7519">
      <w:pPr>
        <w:widowControl/>
        <w:numPr>
          <w:ilvl w:val="1"/>
          <w:numId w:val="21"/>
        </w:numPr>
        <w:autoSpaceDE/>
        <w:autoSpaceDN/>
        <w:rPr>
          <w:rFonts w:ascii="Times" w:eastAsia="Times" w:hAnsi="Times"/>
          <w:b/>
          <w:sz w:val="24"/>
          <w:szCs w:val="20"/>
        </w:rPr>
      </w:pPr>
      <w:r w:rsidRPr="007F6044">
        <w:rPr>
          <w:rFonts w:ascii="Times" w:eastAsia="Times" w:hAnsi="Times"/>
          <w:b/>
          <w:sz w:val="24"/>
          <w:szCs w:val="20"/>
        </w:rPr>
        <w:t>At the site, make a judgment call as to whether the site is representative</w:t>
      </w:r>
    </w:p>
    <w:p w14:paraId="3131042F"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Is the river bottom stirred up?</w:t>
      </w:r>
    </w:p>
    <w:p w14:paraId="407A59BD"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Is there something atypical, like a moose carcass just upstream?</w:t>
      </w:r>
    </w:p>
    <w:p w14:paraId="30D17942"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Are other boats nearby?</w:t>
      </w:r>
    </w:p>
    <w:p w14:paraId="6F25AB65" w14:textId="77777777" w:rsidR="00E81AA7" w:rsidRPr="007F6044" w:rsidRDefault="00E81AA7" w:rsidP="00CD7519">
      <w:pPr>
        <w:widowControl/>
        <w:numPr>
          <w:ilvl w:val="3"/>
          <w:numId w:val="21"/>
        </w:numPr>
        <w:autoSpaceDE/>
        <w:autoSpaceDN/>
        <w:rPr>
          <w:rFonts w:ascii="Times" w:eastAsia="Times" w:hAnsi="Times"/>
          <w:sz w:val="24"/>
          <w:szCs w:val="20"/>
        </w:rPr>
      </w:pPr>
      <w:r w:rsidRPr="007F6044">
        <w:rPr>
          <w:rFonts w:ascii="Times" w:eastAsia="Times" w:hAnsi="Times"/>
          <w:sz w:val="24"/>
          <w:szCs w:val="20"/>
        </w:rPr>
        <w:t>If site at the coordinates are not representative, either wait until conditions return to normal or slightly modify location.</w:t>
      </w:r>
    </w:p>
    <w:p w14:paraId="132D3A67" w14:textId="77777777" w:rsidR="00E81AA7" w:rsidRPr="007F6044" w:rsidRDefault="00E81AA7" w:rsidP="00CD7519">
      <w:pPr>
        <w:widowControl/>
        <w:numPr>
          <w:ilvl w:val="1"/>
          <w:numId w:val="21"/>
        </w:numPr>
        <w:autoSpaceDE/>
        <w:autoSpaceDN/>
        <w:rPr>
          <w:rFonts w:ascii="Times" w:eastAsia="Times" w:hAnsi="Times"/>
          <w:sz w:val="24"/>
          <w:szCs w:val="20"/>
        </w:rPr>
      </w:pPr>
      <w:r w:rsidRPr="007F6044">
        <w:rPr>
          <w:rFonts w:ascii="Times" w:eastAsia="Times" w:hAnsi="Times"/>
          <w:sz w:val="24"/>
          <w:szCs w:val="20"/>
        </w:rPr>
        <w:t>Leave cell phones turned on for project communications</w:t>
      </w:r>
    </w:p>
    <w:p w14:paraId="49264CDF" w14:textId="77777777" w:rsidR="00E81AA7" w:rsidRPr="007F6044" w:rsidRDefault="00E81AA7" w:rsidP="00E81AA7">
      <w:pPr>
        <w:widowControl/>
        <w:autoSpaceDE/>
        <w:autoSpaceDN/>
        <w:rPr>
          <w:rFonts w:ascii="Times" w:eastAsia="Times" w:hAnsi="Times"/>
          <w:sz w:val="24"/>
          <w:szCs w:val="20"/>
        </w:rPr>
      </w:pPr>
    </w:p>
    <w:p w14:paraId="5D5FDD7A" w14:textId="77777777" w:rsidR="00E81AA7" w:rsidRPr="007F6044" w:rsidRDefault="00E81AA7" w:rsidP="00CD7519">
      <w:pPr>
        <w:widowControl/>
        <w:numPr>
          <w:ilvl w:val="1"/>
          <w:numId w:val="21"/>
        </w:numPr>
        <w:autoSpaceDE/>
        <w:autoSpaceDN/>
        <w:rPr>
          <w:rFonts w:ascii="Times" w:eastAsia="Times" w:hAnsi="Times"/>
          <w:b/>
          <w:sz w:val="24"/>
          <w:szCs w:val="20"/>
        </w:rPr>
      </w:pPr>
      <w:r w:rsidRPr="007F6044">
        <w:rPr>
          <w:rFonts w:ascii="Times" w:eastAsia="Times" w:hAnsi="Times"/>
          <w:b/>
          <w:sz w:val="24"/>
          <w:szCs w:val="20"/>
        </w:rPr>
        <w:t>Choose a collection location</w:t>
      </w:r>
    </w:p>
    <w:p w14:paraId="41C082B0"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 xml:space="preserve">Samples collected in the main stem of the river should be collected at least ten feet from the riverbank. </w:t>
      </w:r>
    </w:p>
    <w:p w14:paraId="11626CF6"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 xml:space="preserve">Samples collected from tributaries should be collected upstream of the mixing zone with the main stem. </w:t>
      </w:r>
    </w:p>
    <w:p w14:paraId="07FAD6BD"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b/>
          <w:sz w:val="24"/>
          <w:szCs w:val="20"/>
        </w:rPr>
        <w:t>Collect Site information</w:t>
      </w:r>
    </w:p>
    <w:p w14:paraId="3D0CBB12"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Use pre-printed Rite-in-the-Rain field forms to record data with a pencil</w:t>
      </w:r>
    </w:p>
    <w:p w14:paraId="2C717409"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Record GPS coordinates on paper at each sampling location</w:t>
      </w:r>
    </w:p>
    <w:p w14:paraId="177D5696" w14:textId="77777777" w:rsidR="00E81AA7" w:rsidRPr="007F6044" w:rsidRDefault="00E81AA7" w:rsidP="00CD7519">
      <w:pPr>
        <w:widowControl/>
        <w:numPr>
          <w:ilvl w:val="3"/>
          <w:numId w:val="11"/>
        </w:numPr>
        <w:autoSpaceDE/>
        <w:autoSpaceDN/>
        <w:rPr>
          <w:rFonts w:ascii="Times" w:eastAsia="Times" w:hAnsi="Times"/>
          <w:i/>
          <w:sz w:val="24"/>
          <w:szCs w:val="20"/>
        </w:rPr>
      </w:pPr>
      <w:r w:rsidRPr="007F6044">
        <w:rPr>
          <w:rFonts w:ascii="Times" w:eastAsia="Times" w:hAnsi="Times"/>
          <w:i/>
          <w:sz w:val="24"/>
          <w:szCs w:val="20"/>
        </w:rPr>
        <w:t>You can use the Google Maps app on your smart phone to get coordinates even when out of cell reception. Ask the Water Quality Coordinator if you have questions how to do it.</w:t>
      </w:r>
    </w:p>
    <w:p w14:paraId="3E6F7FC0"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Collect a photograph at each location with a person holding a sign indicating the sampling location.</w:t>
      </w:r>
    </w:p>
    <w:p w14:paraId="5684B89F"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Deploy water and air thermometers, take readings before you leave the site</w:t>
      </w:r>
    </w:p>
    <w:p w14:paraId="3CAB9DBA"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Collect samples only from the assigned creek or river for your group</w:t>
      </w:r>
    </w:p>
    <w:p w14:paraId="1ECECCFA" w14:textId="77777777" w:rsidR="00E81AA7" w:rsidRPr="007F6044" w:rsidRDefault="00E81AA7" w:rsidP="00E81AA7">
      <w:pPr>
        <w:widowControl/>
        <w:autoSpaceDE/>
        <w:autoSpaceDN/>
        <w:rPr>
          <w:rFonts w:ascii="Times" w:eastAsia="Times" w:hAnsi="Times"/>
          <w:sz w:val="24"/>
          <w:szCs w:val="20"/>
        </w:rPr>
      </w:pPr>
    </w:p>
    <w:p w14:paraId="7E9A5594"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01D208E7" w14:textId="77777777" w:rsidR="00E81AA7" w:rsidRPr="007F6044" w:rsidRDefault="00E81AA7" w:rsidP="00E81AA7">
      <w:pPr>
        <w:widowControl/>
        <w:autoSpaceDE/>
        <w:autoSpaceDN/>
        <w:rPr>
          <w:rFonts w:ascii="Times" w:eastAsia="Times" w:hAnsi="Times"/>
          <w:sz w:val="24"/>
          <w:szCs w:val="20"/>
        </w:rPr>
      </w:pPr>
    </w:p>
    <w:p w14:paraId="71AC3C63" w14:textId="77777777" w:rsidR="00E81AA7" w:rsidRPr="007F6044" w:rsidRDefault="00E81AA7" w:rsidP="00E81AA7">
      <w:pPr>
        <w:widowControl/>
        <w:autoSpaceDE/>
        <w:autoSpaceDN/>
        <w:rPr>
          <w:rFonts w:ascii="Times" w:eastAsia="Times" w:hAnsi="Times"/>
          <w:sz w:val="24"/>
          <w:szCs w:val="20"/>
        </w:rPr>
      </w:pPr>
    </w:p>
    <w:p w14:paraId="7795A431"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 xml:space="preserve">PREPARING FOR SAMPLE COLLECTION </w:t>
      </w:r>
    </w:p>
    <w:p w14:paraId="42C8D0E1" w14:textId="77777777" w:rsidR="00E81AA7" w:rsidRPr="007F6044" w:rsidRDefault="00E81AA7" w:rsidP="00E81AA7">
      <w:pPr>
        <w:widowControl/>
        <w:autoSpaceDE/>
        <w:autoSpaceDN/>
        <w:ind w:left="720"/>
        <w:rPr>
          <w:rFonts w:ascii="Times" w:eastAsia="Times" w:hAnsi="Times"/>
          <w:b/>
          <w:sz w:val="24"/>
          <w:szCs w:val="20"/>
        </w:rPr>
      </w:pPr>
    </w:p>
    <w:p w14:paraId="2D0222ED"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sz w:val="24"/>
          <w:szCs w:val="20"/>
        </w:rPr>
        <w:t>Once you’ve established that your sampling location is ready…</w:t>
      </w:r>
    </w:p>
    <w:p w14:paraId="4602BA1C" w14:textId="77777777" w:rsidR="00E81AA7" w:rsidRPr="007F6044" w:rsidRDefault="00E81AA7" w:rsidP="00E81AA7">
      <w:pPr>
        <w:widowControl/>
        <w:autoSpaceDE/>
        <w:autoSpaceDN/>
        <w:rPr>
          <w:rFonts w:ascii="Times" w:eastAsia="Times" w:hAnsi="Times"/>
          <w:sz w:val="24"/>
          <w:szCs w:val="20"/>
        </w:rPr>
      </w:pPr>
    </w:p>
    <w:p w14:paraId="71AAA01B"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Prepare to use “Clean Hands / Dirty Hands” technique</w:t>
      </w:r>
    </w:p>
    <w:p w14:paraId="39CD2724" w14:textId="1F77E50E"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b/>
          <w:i/>
          <w:sz w:val="24"/>
          <w:szCs w:val="20"/>
        </w:rPr>
        <w:t>NEW</w:t>
      </w:r>
      <w:r w:rsidRPr="007F6044">
        <w:rPr>
          <w:rFonts w:ascii="Times" w:eastAsia="Times" w:hAnsi="Times"/>
          <w:b/>
          <w:sz w:val="24"/>
          <w:szCs w:val="20"/>
        </w:rPr>
        <w:t>:</w:t>
      </w:r>
      <w:r w:rsidRPr="007F6044">
        <w:rPr>
          <w:rFonts w:ascii="Times" w:eastAsia="Times" w:hAnsi="Times"/>
          <w:sz w:val="24"/>
          <w:szCs w:val="20"/>
        </w:rPr>
        <w:t xml:space="preserve"> Designate one person as “Clean Hands” who will only handle sample bottles, and one person as “Dirty Hands” who will perform all other steps. The water quality coordinator will provide training and explanation on clean hands / </w:t>
      </w:r>
      <w:r w:rsidRPr="007F6044">
        <w:rPr>
          <w:rFonts w:ascii="Times" w:eastAsia="Times" w:hAnsi="Times"/>
          <w:sz w:val="24"/>
          <w:szCs w:val="20"/>
        </w:rPr>
        <w:lastRenderedPageBreak/>
        <w:t>dirty hands technique on sample kit pick-up day. See Appendix A for further detail.</w:t>
      </w:r>
    </w:p>
    <w:p w14:paraId="0E636952"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Prepare sample labels</w:t>
      </w:r>
    </w:p>
    <w:p w14:paraId="16CC2F15"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 xml:space="preserve">Write on bottle label stickers </w:t>
      </w:r>
      <w:r w:rsidRPr="007F6044">
        <w:rPr>
          <w:rFonts w:ascii="Times" w:eastAsia="Times" w:hAnsi="Times"/>
          <w:b/>
          <w:sz w:val="24"/>
          <w:szCs w:val="20"/>
        </w:rPr>
        <w:t>prior</w:t>
      </w:r>
      <w:r w:rsidRPr="007F6044">
        <w:rPr>
          <w:rFonts w:ascii="Times" w:eastAsia="Times" w:hAnsi="Times"/>
          <w:sz w:val="24"/>
          <w:szCs w:val="20"/>
        </w:rPr>
        <w:t xml:space="preserve"> to applying them to the bottles, and apply them to the bottles </w:t>
      </w:r>
      <w:r w:rsidRPr="007F6044">
        <w:rPr>
          <w:rFonts w:ascii="Times" w:eastAsia="Times" w:hAnsi="Times"/>
          <w:b/>
          <w:sz w:val="24"/>
          <w:szCs w:val="20"/>
        </w:rPr>
        <w:t>before</w:t>
      </w:r>
      <w:r w:rsidRPr="007F6044">
        <w:rPr>
          <w:rFonts w:ascii="Times" w:eastAsia="Times" w:hAnsi="Times"/>
          <w:sz w:val="24"/>
          <w:szCs w:val="20"/>
        </w:rPr>
        <w:t xml:space="preserve"> they are wet. (Labels are waterproof).</w:t>
      </w:r>
    </w:p>
    <w:p w14:paraId="3236E643"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Other sample label notes</w:t>
      </w:r>
    </w:p>
    <w:p w14:paraId="7F2C6390"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 xml:space="preserve">Complete the fields on the bottle labels for </w:t>
      </w:r>
      <w:r w:rsidRPr="007F6044">
        <w:rPr>
          <w:rFonts w:ascii="Times" w:eastAsia="Times" w:hAnsi="Times"/>
          <w:b/>
          <w:sz w:val="24"/>
          <w:szCs w:val="20"/>
        </w:rPr>
        <w:t xml:space="preserve">TIME and INITIALS. </w:t>
      </w:r>
    </w:p>
    <w:p w14:paraId="64F49999"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b/>
          <w:sz w:val="24"/>
          <w:szCs w:val="20"/>
        </w:rPr>
        <w:t>INITIALS</w:t>
      </w:r>
      <w:r w:rsidRPr="007F6044">
        <w:rPr>
          <w:rFonts w:ascii="Times" w:eastAsia="Times" w:hAnsi="Times"/>
          <w:sz w:val="24"/>
          <w:szCs w:val="20"/>
        </w:rPr>
        <w:t xml:space="preserve"> should be those of the team leader </w:t>
      </w:r>
      <w:r w:rsidRPr="007F6044">
        <w:rPr>
          <w:rFonts w:ascii="Times" w:eastAsia="Times" w:hAnsi="Times"/>
          <w:b/>
          <w:sz w:val="24"/>
          <w:szCs w:val="20"/>
        </w:rPr>
        <w:t>only.</w:t>
      </w:r>
    </w:p>
    <w:p w14:paraId="16B58064"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 xml:space="preserve">Use the </w:t>
      </w:r>
      <w:r w:rsidRPr="007F6044">
        <w:rPr>
          <w:rFonts w:ascii="Times" w:eastAsia="Times" w:hAnsi="Times"/>
          <w:b/>
          <w:sz w:val="24"/>
          <w:szCs w:val="20"/>
        </w:rPr>
        <w:t>IDENTICAL TIME</w:t>
      </w:r>
      <w:r w:rsidRPr="007F6044">
        <w:rPr>
          <w:rFonts w:ascii="Times" w:eastAsia="Times" w:hAnsi="Times"/>
          <w:sz w:val="24"/>
          <w:szCs w:val="20"/>
        </w:rPr>
        <w:t xml:space="preserve"> for all sample containers at a site</w:t>
      </w:r>
      <w:r w:rsidRPr="007F6044">
        <w:rPr>
          <w:rFonts w:ascii="Times" w:eastAsia="Times" w:hAnsi="Times"/>
          <w:sz w:val="24"/>
          <w:szCs w:val="20"/>
          <w:vertAlign w:val="superscript"/>
        </w:rPr>
        <w:footnoteReference w:id="7"/>
      </w:r>
      <w:r w:rsidRPr="007F6044">
        <w:rPr>
          <w:rFonts w:ascii="Times" w:eastAsia="Times" w:hAnsi="Times"/>
          <w:sz w:val="24"/>
          <w:szCs w:val="20"/>
        </w:rPr>
        <w:t>.</w:t>
      </w:r>
    </w:p>
    <w:p w14:paraId="4C0B2ED4"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Sites are designated with Kenai River main stem River Mile (RM) and site name.</w:t>
      </w:r>
    </w:p>
    <w:p w14:paraId="64106530" w14:textId="77777777" w:rsidR="00E81AA7" w:rsidRPr="007F6044" w:rsidRDefault="00E81AA7" w:rsidP="00CD7519">
      <w:pPr>
        <w:widowControl/>
        <w:numPr>
          <w:ilvl w:val="3"/>
          <w:numId w:val="26"/>
        </w:numPr>
        <w:autoSpaceDE/>
        <w:autoSpaceDN/>
        <w:rPr>
          <w:rFonts w:ascii="Times" w:eastAsia="Times" w:hAnsi="Times"/>
          <w:b/>
          <w:sz w:val="24"/>
          <w:szCs w:val="20"/>
        </w:rPr>
      </w:pPr>
      <w:r w:rsidRPr="007F6044">
        <w:rPr>
          <w:rFonts w:ascii="Times" w:eastAsia="Times" w:hAnsi="Times"/>
          <w:sz w:val="24"/>
          <w:szCs w:val="20"/>
        </w:rPr>
        <w:t xml:space="preserve">Duplicate samples are indicated by using the abbreviation DUP, as in “RM 10 – Site name - DUP.” </w:t>
      </w:r>
    </w:p>
    <w:p w14:paraId="6406CB09" w14:textId="77777777" w:rsidR="00E81AA7" w:rsidRPr="007F6044" w:rsidRDefault="00E81AA7" w:rsidP="00CD7519">
      <w:pPr>
        <w:widowControl/>
        <w:numPr>
          <w:ilvl w:val="3"/>
          <w:numId w:val="26"/>
        </w:numPr>
        <w:autoSpaceDE/>
        <w:autoSpaceDN/>
        <w:rPr>
          <w:rFonts w:ascii="Times" w:eastAsia="Times" w:hAnsi="Times"/>
          <w:sz w:val="24"/>
          <w:szCs w:val="20"/>
        </w:rPr>
      </w:pPr>
      <w:r w:rsidRPr="007F6044">
        <w:rPr>
          <w:rFonts w:ascii="Times" w:eastAsia="Times" w:hAnsi="Times"/>
          <w:sz w:val="24"/>
          <w:szCs w:val="20"/>
        </w:rPr>
        <w:t>If necessary, write additional information with a black sharpie on plastic HDPE bottles.</w:t>
      </w:r>
    </w:p>
    <w:p w14:paraId="73A807FC" w14:textId="77777777" w:rsidR="00E81AA7" w:rsidRPr="007F6044" w:rsidRDefault="00E81AA7" w:rsidP="00CD7519">
      <w:pPr>
        <w:widowControl/>
        <w:numPr>
          <w:ilvl w:val="3"/>
          <w:numId w:val="26"/>
        </w:numPr>
        <w:autoSpaceDE/>
        <w:autoSpaceDN/>
        <w:rPr>
          <w:rFonts w:ascii="Times" w:eastAsia="Times" w:hAnsi="Times"/>
          <w:sz w:val="24"/>
          <w:szCs w:val="20"/>
        </w:rPr>
      </w:pPr>
      <w:r w:rsidRPr="007F6044">
        <w:rPr>
          <w:rFonts w:ascii="Times" w:eastAsia="Times" w:hAnsi="Times"/>
          <w:b/>
          <w:i/>
          <w:sz w:val="24"/>
          <w:szCs w:val="20"/>
          <w:highlight w:val="yellow"/>
        </w:rPr>
        <w:t>Do NOT use sharpies on the hydrocarbon (BTEX) samples vials, they will contaminate the sample.</w:t>
      </w:r>
    </w:p>
    <w:p w14:paraId="10474815"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Other General Sampling Notes</w:t>
      </w:r>
    </w:p>
    <w:p w14:paraId="19A51916"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Put on new clean gloves if you suspect contamination at any point in sampling process.</w:t>
      </w:r>
    </w:p>
    <w:p w14:paraId="6DC01118"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In general always, ensure that the inside of the bottle caps are not contaminated:</w:t>
      </w:r>
    </w:p>
    <w:p w14:paraId="7C5CB715"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Do not put bottle caps in your pocket.</w:t>
      </w:r>
    </w:p>
    <w:p w14:paraId="0BE89A17"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Do not touch inside of cap or bottle.</w:t>
      </w:r>
    </w:p>
    <w:p w14:paraId="756C28C3"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Employ “Clean Hands / Dirty Hands” technique throughout sampling process. The water quality coordinator will provide a demonstration on cooler pick-up day. See Appendix A of this document for more details.</w:t>
      </w:r>
    </w:p>
    <w:p w14:paraId="5164BAD3" w14:textId="77777777" w:rsidR="00E81AA7" w:rsidRPr="007F6044" w:rsidRDefault="00E81AA7" w:rsidP="00E81AA7">
      <w:pPr>
        <w:widowControl/>
        <w:autoSpaceDE/>
        <w:autoSpaceDN/>
        <w:rPr>
          <w:rFonts w:ascii="Times" w:eastAsia="Times" w:hAnsi="Times"/>
          <w:b/>
          <w:sz w:val="24"/>
          <w:szCs w:val="20"/>
        </w:rPr>
      </w:pPr>
    </w:p>
    <w:p w14:paraId="205FFF67"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 xml:space="preserve">When sample collection is complete at all sites, return to sample drop-off location in Soldotna as quickly as feasible.  </w:t>
      </w:r>
    </w:p>
    <w:p w14:paraId="1DD5E897" w14:textId="77777777" w:rsidR="00E81AA7" w:rsidRPr="007F6044" w:rsidRDefault="00E81AA7" w:rsidP="00E81AA7">
      <w:pPr>
        <w:widowControl/>
        <w:autoSpaceDE/>
        <w:autoSpaceDN/>
        <w:rPr>
          <w:rFonts w:ascii="Times" w:eastAsia="Times" w:hAnsi="Times"/>
          <w:sz w:val="24"/>
          <w:szCs w:val="20"/>
        </w:rPr>
      </w:pPr>
    </w:p>
    <w:p w14:paraId="324897FD" w14:textId="77777777"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Some samples cannot be analyzed if they exceed a holding period, thus timely delivery is important!!!</w:t>
      </w:r>
    </w:p>
    <w:p w14:paraId="25FB820E" w14:textId="77777777"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If your route to the next sampling site passes by the sample drop-off location, please drop them off even if you are not yet done for the day.</w:t>
      </w:r>
    </w:p>
    <w:p w14:paraId="3CB90EF4" w14:textId="559B0E6B"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Thank you</w:t>
      </w:r>
      <w:r w:rsidR="000A657C" w:rsidRPr="007F6044">
        <w:rPr>
          <w:rFonts w:ascii="Times" w:eastAsia="Times" w:hAnsi="Times"/>
          <w:sz w:val="24"/>
          <w:szCs w:val="20"/>
        </w:rPr>
        <w:t>!!!</w:t>
      </w:r>
    </w:p>
    <w:p w14:paraId="227F8581"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113157B2" w14:textId="77777777" w:rsidR="00E81AA7" w:rsidRPr="007F6044" w:rsidRDefault="00E81AA7" w:rsidP="00E81AA7">
      <w:pPr>
        <w:widowControl/>
        <w:autoSpaceDE/>
        <w:autoSpaceDN/>
        <w:rPr>
          <w:rFonts w:ascii="Times" w:eastAsia="Times" w:hAnsi="Times"/>
          <w:b/>
          <w:sz w:val="24"/>
          <w:szCs w:val="20"/>
        </w:rPr>
      </w:pPr>
    </w:p>
    <w:p w14:paraId="2CFDF320"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
    <w:p w14:paraId="2564D397" w14:textId="77777777" w:rsidR="00E81AA7" w:rsidRPr="007F6044" w:rsidRDefault="00E81AA7" w:rsidP="00E81AA7">
      <w:pPr>
        <w:widowControl/>
        <w:autoSpaceDE/>
        <w:autoSpaceDN/>
        <w:rPr>
          <w:rFonts w:ascii="Times" w:eastAsia="Times" w:hAnsi="Times"/>
          <w:b/>
          <w:sz w:val="24"/>
          <w:szCs w:val="20"/>
        </w:rPr>
      </w:pPr>
    </w:p>
    <w:p w14:paraId="28160DD7"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055722">
          <w:headerReference w:type="default" r:id="rId43"/>
          <w:footerReference w:type="default" r:id="rId44"/>
          <w:pgSz w:w="12240" w:h="15840"/>
          <w:pgMar w:top="1440" w:right="1440" w:bottom="1440" w:left="1440" w:header="720" w:footer="720" w:gutter="0"/>
          <w:cols w:space="720"/>
          <w:docGrid w:linePitch="360"/>
        </w:sectPr>
      </w:pPr>
    </w:p>
    <w:p w14:paraId="711DBD9B"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Fecal coliform</w:t>
      </w:r>
      <w:r w:rsidRPr="007F6044">
        <w:rPr>
          <w:rFonts w:ascii="Times" w:eastAsia="Times" w:hAnsi="Times"/>
          <w:b/>
          <w:sz w:val="24"/>
          <w:szCs w:val="20"/>
        </w:rPr>
        <w:t xml:space="preserve"> </w:t>
      </w:r>
      <w:r w:rsidRPr="007F6044">
        <w:rPr>
          <w:rFonts w:ascii="Times" w:eastAsia="Times" w:hAnsi="Times"/>
          <w:i/>
        </w:rPr>
        <w:t xml:space="preserve">is a bacteria that exists naturally in the wild that is found in feces of warm-blooded animals. It can reach elevated levels when animals concentrate, like gulls </w:t>
      </w:r>
      <w:r w:rsidRPr="007F6044">
        <w:rPr>
          <w:rFonts w:ascii="Times" w:eastAsia="Times" w:hAnsi="Times"/>
          <w:i/>
        </w:rPr>
        <w:t>flocking to carcasses, or from human sources, such as a leaking septic tank.</w:t>
      </w:r>
    </w:p>
    <w:p w14:paraId="1CFFCE9C"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noProof/>
          <w:sz w:val="24"/>
          <w:szCs w:val="20"/>
        </w:rPr>
        <w:lastRenderedPageBreak/>
        <w:drawing>
          <wp:inline distT="0" distB="0" distL="0" distR="0" wp14:anchorId="283EDD6E" wp14:editId="0EC18AB9">
            <wp:extent cx="872122" cy="709943"/>
            <wp:effectExtent l="4763" t="0" r="9207" b="9208"/>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7152.jpg"/>
                    <pic:cNvPicPr/>
                  </pic:nvPicPr>
                  <pic:blipFill rotWithShape="1">
                    <a:blip r:embed="rId45" cstate="print">
                      <a:extLst>
                        <a:ext uri="{28A0092B-C50C-407E-A947-70E740481C1C}">
                          <a14:useLocalDpi xmlns:a14="http://schemas.microsoft.com/office/drawing/2010/main" val="0"/>
                        </a:ext>
                      </a:extLst>
                    </a:blip>
                    <a:srcRect l="18656" t="8450" r="8158" b="12115"/>
                    <a:stretch/>
                  </pic:blipFill>
                  <pic:spPr bwMode="auto">
                    <a:xfrm rot="5400000">
                      <a:off x="0" y="0"/>
                      <a:ext cx="889344" cy="723963"/>
                    </a:xfrm>
                    <a:prstGeom prst="rect">
                      <a:avLst/>
                    </a:prstGeom>
                    <a:ln>
                      <a:noFill/>
                    </a:ln>
                    <a:extLst>
                      <a:ext uri="{53640926-AAD7-44D8-BBD7-CCE9431645EC}">
                        <a14:shadowObscured xmlns:a14="http://schemas.microsoft.com/office/drawing/2010/main"/>
                      </a:ext>
                    </a:extLst>
                  </pic:spPr>
                </pic:pic>
              </a:graphicData>
            </a:graphic>
          </wp:inline>
        </w:drawing>
      </w:r>
    </w:p>
    <w:p w14:paraId="1CA5EE59" w14:textId="77777777" w:rsidR="00E81AA7" w:rsidRPr="007F6044" w:rsidRDefault="00E81AA7" w:rsidP="00E81AA7">
      <w:pPr>
        <w:widowControl/>
        <w:autoSpaceDE/>
        <w:autoSpaceDN/>
        <w:rPr>
          <w:rFonts w:ascii="Times" w:eastAsia="Times" w:hAnsi="Times"/>
          <w:sz w:val="24"/>
          <w:szCs w:val="20"/>
        </w:rPr>
      </w:pPr>
    </w:p>
    <w:p w14:paraId="24B57E3C" w14:textId="77777777" w:rsidR="00E81AA7" w:rsidRPr="007F6044" w:rsidRDefault="00E81AA7" w:rsidP="00CD7519">
      <w:pPr>
        <w:widowControl/>
        <w:numPr>
          <w:ilvl w:val="0"/>
          <w:numId w:val="13"/>
        </w:numPr>
        <w:autoSpaceDE/>
        <w:autoSpaceDN/>
        <w:rPr>
          <w:rFonts w:ascii="Times" w:eastAsia="Times" w:hAnsi="Times"/>
          <w:b/>
          <w:sz w:val="24"/>
          <w:szCs w:val="20"/>
        </w:rPr>
        <w:sectPr w:rsidR="00E81AA7" w:rsidRPr="007F6044" w:rsidSect="00055722">
          <w:type w:val="continuous"/>
          <w:pgSz w:w="12240" w:h="15840"/>
          <w:pgMar w:top="1440" w:right="1440" w:bottom="1440" w:left="1440" w:header="720" w:footer="720" w:gutter="0"/>
          <w:cols w:num="2" w:space="720"/>
          <w:docGrid w:linePitch="360"/>
        </w:sectPr>
      </w:pPr>
    </w:p>
    <w:p w14:paraId="61B89C96" w14:textId="77777777" w:rsidR="00E81AA7" w:rsidRPr="007F6044" w:rsidRDefault="00E81AA7" w:rsidP="00CD7519">
      <w:pPr>
        <w:widowControl/>
        <w:numPr>
          <w:ilvl w:val="0"/>
          <w:numId w:val="13"/>
        </w:numPr>
        <w:autoSpaceDE/>
        <w:autoSpaceDN/>
        <w:rPr>
          <w:rFonts w:ascii="Times" w:eastAsia="Times" w:hAnsi="Times"/>
          <w:sz w:val="24"/>
          <w:szCs w:val="20"/>
        </w:rPr>
      </w:pPr>
      <w:r w:rsidRPr="007F6044">
        <w:rPr>
          <w:rFonts w:ascii="Times" w:eastAsia="Times" w:hAnsi="Times"/>
          <w:b/>
          <w:sz w:val="24"/>
          <w:szCs w:val="20"/>
        </w:rPr>
        <w:t xml:space="preserve">Collect the “Fecal Coliform” sample. </w:t>
      </w:r>
    </w:p>
    <w:p w14:paraId="025C09B4"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 xml:space="preserve">The fecal coliform bottle is 100 ml clear plastic bottle with white powder (sodium thiosulfate-fixing agent) and may have a </w:t>
      </w:r>
      <w:r w:rsidRPr="007F6044">
        <w:rPr>
          <w:rFonts w:ascii="Times" w:eastAsia="Times" w:hAnsi="Times"/>
          <w:i/>
          <w:sz w:val="24"/>
          <w:szCs w:val="20"/>
        </w:rPr>
        <w:t xml:space="preserve">labeled paper seal over the lid.  </w:t>
      </w:r>
      <w:r w:rsidRPr="007F6044">
        <w:rPr>
          <w:rFonts w:ascii="Times" w:eastAsia="Times" w:hAnsi="Times"/>
          <w:sz w:val="24"/>
          <w:szCs w:val="20"/>
        </w:rPr>
        <w:t>The lid may be labeled “FC.”</w:t>
      </w:r>
    </w:p>
    <w:p w14:paraId="1FECDE63"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Break the seal, either plastic or paper</w:t>
      </w:r>
    </w:p>
    <w:p w14:paraId="5D1C44F2"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208DE59C"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 xml:space="preserve">Carefully open the container, keeping the lid in one hand and the bottle in the other hand.  </w:t>
      </w:r>
    </w:p>
    <w:p w14:paraId="7EAE6883" w14:textId="77777777" w:rsidR="00E81AA7" w:rsidRPr="007F6044" w:rsidRDefault="00E81AA7" w:rsidP="00CD7519">
      <w:pPr>
        <w:widowControl/>
        <w:numPr>
          <w:ilvl w:val="3"/>
          <w:numId w:val="18"/>
        </w:numPr>
        <w:autoSpaceDE/>
        <w:autoSpaceDN/>
        <w:rPr>
          <w:rFonts w:ascii="Times" w:eastAsia="Times" w:hAnsi="Times"/>
          <w:sz w:val="24"/>
          <w:szCs w:val="20"/>
        </w:rPr>
      </w:pPr>
      <w:r w:rsidRPr="007F6044">
        <w:rPr>
          <w:rFonts w:ascii="Times" w:eastAsia="Times" w:hAnsi="Times"/>
          <w:b/>
          <w:i/>
          <w:sz w:val="24"/>
          <w:szCs w:val="20"/>
        </w:rPr>
        <w:t>Do not touch the inside of the bottle or lid.</w:t>
      </w:r>
    </w:p>
    <w:p w14:paraId="03EC5770"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Always collect samples facing upstream with the flow of the river coming at you.</w:t>
      </w:r>
    </w:p>
    <w:p w14:paraId="1CE32241"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Fill the sample bottle with one smooth motion to just over the 100 ml mark.  It is necessary to leave some room in the bottle because it will have to be inverted 25 X in the lab.</w:t>
      </w:r>
    </w:p>
    <w:p w14:paraId="50A5E4CA"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b/>
          <w:sz w:val="24"/>
          <w:szCs w:val="20"/>
        </w:rPr>
        <w:t>Place sealed bottle in cooler with ice.</w:t>
      </w:r>
    </w:p>
    <w:p w14:paraId="0746F6AC" w14:textId="77777777" w:rsidR="00E81AA7" w:rsidRPr="007F6044" w:rsidRDefault="00E81AA7" w:rsidP="00E81AA7">
      <w:pPr>
        <w:widowControl/>
        <w:autoSpaceDE/>
        <w:autoSpaceDN/>
        <w:rPr>
          <w:rFonts w:ascii="Times" w:eastAsia="Times" w:hAnsi="Times"/>
          <w:sz w:val="24"/>
          <w:szCs w:val="20"/>
        </w:rPr>
      </w:pPr>
    </w:p>
    <w:p w14:paraId="4871DD6E"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w:t>
      </w:r>
    </w:p>
    <w:p w14:paraId="5348A099" w14:textId="77777777" w:rsidR="00E81AA7" w:rsidRPr="007F6044" w:rsidRDefault="00E81AA7" w:rsidP="00E81AA7">
      <w:pPr>
        <w:widowControl/>
        <w:autoSpaceDE/>
        <w:autoSpaceDN/>
        <w:rPr>
          <w:rFonts w:ascii="Times" w:eastAsia="Times" w:hAnsi="Times"/>
          <w:b/>
          <w:color w:val="C00000"/>
          <w:sz w:val="24"/>
          <w:szCs w:val="20"/>
        </w:rPr>
      </w:pPr>
    </w:p>
    <w:p w14:paraId="2445ED0B"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055722">
          <w:type w:val="continuous"/>
          <w:pgSz w:w="12240" w:h="15840"/>
          <w:pgMar w:top="1440" w:right="1440" w:bottom="1440" w:left="1440" w:header="720" w:footer="720" w:gutter="0"/>
          <w:cols w:space="720"/>
          <w:docGrid w:linePitch="360"/>
        </w:sectPr>
      </w:pPr>
    </w:p>
    <w:p w14:paraId="29A38235"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Dissolved metals</w:t>
      </w:r>
      <w:r w:rsidRPr="007F6044">
        <w:rPr>
          <w:rFonts w:ascii="Times" w:eastAsia="Times" w:hAnsi="Times"/>
          <w:b/>
          <w:sz w:val="24"/>
          <w:szCs w:val="20"/>
        </w:rPr>
        <w:t xml:space="preserve"> </w:t>
      </w:r>
      <w:r w:rsidRPr="007F6044">
        <w:rPr>
          <w:rFonts w:ascii="Times" w:eastAsia="Times" w:hAnsi="Times"/>
          <w:i/>
        </w:rPr>
        <w:t xml:space="preserve">refers to substances such as zinc, copper, lead, arsenic, and others that exist in a </w:t>
      </w:r>
      <w:r w:rsidRPr="007F6044">
        <w:rPr>
          <w:rFonts w:ascii="Times" w:eastAsia="Times" w:hAnsi="Times"/>
          <w:i/>
          <w:u w:val="single"/>
        </w:rPr>
        <w:t>soluble</w:t>
      </w:r>
      <w:r w:rsidRPr="007F6044">
        <w:rPr>
          <w:rFonts w:ascii="Times" w:eastAsia="Times" w:hAnsi="Times"/>
          <w:i/>
        </w:rPr>
        <w:t xml:space="preserve"> (dissolved) form in water. These elements exist naturally in the environment in rocks and soils, and also have anthropogenic sources such as runoff from roads and agriculture, industrial processes, and fuel combustion.</w:t>
      </w:r>
    </w:p>
    <w:p w14:paraId="00C7027A" w14:textId="77777777" w:rsidR="00E81AA7" w:rsidRPr="007F6044" w:rsidRDefault="00E81AA7" w:rsidP="00E81AA7">
      <w:pPr>
        <w:widowControl/>
        <w:autoSpaceDE/>
        <w:autoSpaceDN/>
        <w:rPr>
          <w:rFonts w:ascii="Times" w:eastAsia="Times" w:hAnsi="Times"/>
          <w:i/>
        </w:rPr>
      </w:pPr>
    </w:p>
    <w:p w14:paraId="6DB69FEA" w14:textId="13341DE5" w:rsidR="00E81AA7" w:rsidRPr="007F6044" w:rsidRDefault="004B2A1A" w:rsidP="00E81AA7">
      <w:pPr>
        <w:widowControl/>
        <w:autoSpaceDE/>
        <w:autoSpaceDN/>
        <w:rPr>
          <w:rFonts w:ascii="Times" w:eastAsia="Times" w:hAnsi="Times"/>
          <w:i/>
        </w:rPr>
      </w:pPr>
      <w:r w:rsidRPr="007F6044">
        <w:rPr>
          <w:rFonts w:ascii="Times" w:eastAsia="Times" w:hAnsi="Times"/>
          <w:i/>
          <w:noProof/>
        </w:rPr>
        <w:drawing>
          <wp:inline distT="0" distB="0" distL="0" distR="0" wp14:anchorId="516B9FE0" wp14:editId="28E12B5E">
            <wp:extent cx="1306515" cy="979886"/>
            <wp:effectExtent l="0" t="825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7723.jpg"/>
                    <pic:cNvPicPr/>
                  </pic:nvPicPr>
                  <pic:blipFill>
                    <a:blip r:embed="rId46" cstate="print">
                      <a:extLst>
                        <a:ext uri="{28A0092B-C50C-407E-A947-70E740481C1C}">
                          <a14:useLocalDpi xmlns:a14="http://schemas.microsoft.com/office/drawing/2010/main" val="0"/>
                        </a:ext>
                      </a:extLst>
                    </a:blip>
                    <a:stretch>
                      <a:fillRect/>
                    </a:stretch>
                  </pic:blipFill>
                  <pic:spPr>
                    <a:xfrm rot="5400000">
                      <a:off x="0" y="0"/>
                      <a:ext cx="1308243" cy="981182"/>
                    </a:xfrm>
                    <a:prstGeom prst="rect">
                      <a:avLst/>
                    </a:prstGeom>
                  </pic:spPr>
                </pic:pic>
              </a:graphicData>
            </a:graphic>
          </wp:inline>
        </w:drawing>
      </w:r>
    </w:p>
    <w:p w14:paraId="1221CA8C" w14:textId="77777777" w:rsidR="00E81AA7" w:rsidRPr="007F6044" w:rsidRDefault="00E81AA7" w:rsidP="00E81AA7">
      <w:pPr>
        <w:widowControl/>
        <w:autoSpaceDE/>
        <w:autoSpaceDN/>
        <w:rPr>
          <w:rFonts w:ascii="Times" w:eastAsia="Times" w:hAnsi="Times"/>
          <w:b/>
          <w:sz w:val="24"/>
          <w:szCs w:val="20"/>
        </w:rPr>
        <w:sectPr w:rsidR="00E81AA7" w:rsidRPr="007F6044" w:rsidSect="00055722">
          <w:type w:val="continuous"/>
          <w:pgSz w:w="12240" w:h="15840"/>
          <w:pgMar w:top="1440" w:right="1440" w:bottom="1440" w:left="1440" w:header="720" w:footer="720" w:gutter="0"/>
          <w:cols w:num="2" w:space="720"/>
          <w:docGrid w:linePitch="360"/>
        </w:sectPr>
      </w:pPr>
    </w:p>
    <w:p w14:paraId="35642983" w14:textId="77777777" w:rsidR="00E81AA7" w:rsidRPr="007F6044" w:rsidRDefault="00E81AA7" w:rsidP="00E81AA7">
      <w:pPr>
        <w:widowControl/>
        <w:autoSpaceDE/>
        <w:autoSpaceDN/>
        <w:rPr>
          <w:rFonts w:ascii="Times" w:eastAsia="Times" w:hAnsi="Times"/>
          <w:b/>
          <w:sz w:val="24"/>
          <w:szCs w:val="20"/>
        </w:rPr>
      </w:pPr>
    </w:p>
    <w:p w14:paraId="5E995976"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 xml:space="preserve">Not all sites collect </w:t>
      </w:r>
      <w:r w:rsidRPr="007F6044">
        <w:rPr>
          <w:rFonts w:ascii="Times" w:eastAsia="Times" w:hAnsi="Times"/>
          <w:b/>
          <w:sz w:val="24"/>
          <w:szCs w:val="20"/>
          <w:u w:val="single"/>
        </w:rPr>
        <w:t>dissolved</w:t>
      </w:r>
      <w:r w:rsidRPr="007F6044">
        <w:rPr>
          <w:rFonts w:ascii="Times" w:eastAsia="Times" w:hAnsi="Times"/>
          <w:b/>
          <w:sz w:val="24"/>
          <w:szCs w:val="20"/>
        </w:rPr>
        <w:t xml:space="preserve"> metals samples. Check your kit packing list to see if your sites do.</w:t>
      </w:r>
    </w:p>
    <w:p w14:paraId="3C09D9A9" w14:textId="640C0455" w:rsidR="00E81AA7" w:rsidRPr="007F6044" w:rsidRDefault="00E81AA7" w:rsidP="00CD7519">
      <w:pPr>
        <w:widowControl/>
        <w:numPr>
          <w:ilvl w:val="0"/>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NEW CHANGES TO DISSOLVED METALS COLLECTION:</w:t>
      </w:r>
    </w:p>
    <w:p w14:paraId="60F00168" w14:textId="77777777" w:rsidR="00E81AA7" w:rsidRPr="007F6044" w:rsidRDefault="00E81AA7" w:rsidP="00CD7519">
      <w:pPr>
        <w:widowControl/>
        <w:numPr>
          <w:ilvl w:val="1"/>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No filtration in the field is required for any samples. The dissolved metals sample will be filtered in the lab. No syringes or filters are provided.</w:t>
      </w:r>
    </w:p>
    <w:p w14:paraId="64F98A17" w14:textId="77777777" w:rsidR="000A657C" w:rsidRPr="007F6044" w:rsidRDefault="000A657C" w:rsidP="00CD7519">
      <w:pPr>
        <w:widowControl/>
        <w:numPr>
          <w:ilvl w:val="1"/>
          <w:numId w:val="27"/>
        </w:numPr>
        <w:autoSpaceDE/>
        <w:autoSpaceDN/>
        <w:rPr>
          <w:rFonts w:ascii="Times" w:eastAsia="Times" w:hAnsi="Times"/>
          <w:b/>
          <w:color w:val="C00000"/>
          <w:sz w:val="24"/>
          <w:szCs w:val="20"/>
          <w:u w:val="single"/>
        </w:rPr>
      </w:pPr>
      <w:r>
        <w:rPr>
          <w:rFonts w:ascii="Times" w:eastAsia="Times" w:hAnsi="Times"/>
          <w:b/>
          <w:color w:val="C00000"/>
          <w:sz w:val="24"/>
          <w:szCs w:val="20"/>
          <w:u w:val="single"/>
        </w:rPr>
        <w:t>See note on Field Blank collection below if your site has been randomly assigned a Field Blank</w:t>
      </w:r>
    </w:p>
    <w:p w14:paraId="7272EAE3" w14:textId="77777777" w:rsidR="00E81AA7" w:rsidRPr="007F6044" w:rsidRDefault="00E81AA7" w:rsidP="00E81AA7">
      <w:pPr>
        <w:widowControl/>
        <w:autoSpaceDE/>
        <w:autoSpaceDN/>
        <w:rPr>
          <w:rFonts w:ascii="Times" w:eastAsia="Times" w:hAnsi="Times"/>
          <w:b/>
          <w:sz w:val="24"/>
          <w:szCs w:val="20"/>
        </w:rPr>
      </w:pPr>
    </w:p>
    <w:p w14:paraId="3DAA0D30" w14:textId="77777777" w:rsidR="00E81AA7" w:rsidRPr="007F6044" w:rsidRDefault="00E81AA7" w:rsidP="00CD7519">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Collect the “Dissolved Metals” sample (if applicable)</w:t>
      </w:r>
    </w:p>
    <w:p w14:paraId="3FC8B4B1" w14:textId="77777777" w:rsidR="00E81AA7" w:rsidRPr="007F6044" w:rsidRDefault="00E81AA7" w:rsidP="00CD7519">
      <w:pPr>
        <w:widowControl/>
        <w:numPr>
          <w:ilvl w:val="0"/>
          <w:numId w:val="14"/>
        </w:numPr>
        <w:autoSpaceDE/>
        <w:autoSpaceDN/>
        <w:rPr>
          <w:rFonts w:ascii="Times" w:eastAsia="Times" w:hAnsi="Times"/>
          <w:b/>
          <w:i/>
          <w:sz w:val="24"/>
          <w:szCs w:val="20"/>
        </w:rPr>
      </w:pPr>
      <w:r w:rsidRPr="007F6044">
        <w:rPr>
          <w:rFonts w:ascii="Times" w:eastAsia="Times" w:hAnsi="Times"/>
          <w:b/>
          <w:i/>
          <w:sz w:val="24"/>
          <w:szCs w:val="20"/>
          <w:highlight w:val="yellow"/>
        </w:rPr>
        <w:t>Please note, only sites including and downstream of RM 30 will sample for dissolved metals.</w:t>
      </w:r>
      <w:r w:rsidRPr="007F6044">
        <w:rPr>
          <w:rFonts w:ascii="Times" w:eastAsia="Times" w:hAnsi="Times"/>
          <w:b/>
          <w:i/>
          <w:sz w:val="24"/>
          <w:szCs w:val="20"/>
        </w:rPr>
        <w:t xml:space="preserve">  </w:t>
      </w:r>
    </w:p>
    <w:p w14:paraId="11C8C45E" w14:textId="77777777" w:rsidR="00E81AA7" w:rsidRPr="007F6044" w:rsidRDefault="00E81AA7" w:rsidP="00CD7519">
      <w:pPr>
        <w:widowControl/>
        <w:numPr>
          <w:ilvl w:val="0"/>
          <w:numId w:val="14"/>
        </w:numPr>
        <w:autoSpaceDE/>
        <w:autoSpaceDN/>
        <w:rPr>
          <w:rFonts w:ascii="Times" w:eastAsia="Times" w:hAnsi="Times"/>
          <w:b/>
          <w:i/>
          <w:sz w:val="24"/>
          <w:szCs w:val="20"/>
        </w:rPr>
      </w:pPr>
      <w:r w:rsidRPr="007F6044">
        <w:rPr>
          <w:rFonts w:ascii="Times" w:eastAsia="Times" w:hAnsi="Times"/>
          <w:b/>
          <w:i/>
          <w:sz w:val="24"/>
          <w:szCs w:val="20"/>
          <w:highlight w:val="yellow"/>
        </w:rPr>
        <w:t>Proceed to Step 3 if no dissolved metals sample is to be collected.</w:t>
      </w:r>
    </w:p>
    <w:p w14:paraId="1C27C30B" w14:textId="72CBBB50" w:rsidR="00E05A28" w:rsidRPr="007F6044" w:rsidRDefault="00E05A28" w:rsidP="00E05A28">
      <w:pPr>
        <w:widowControl/>
        <w:numPr>
          <w:ilvl w:val="0"/>
          <w:numId w:val="16"/>
        </w:numPr>
        <w:autoSpaceDE/>
        <w:autoSpaceDN/>
        <w:rPr>
          <w:rFonts w:ascii="Times" w:eastAsia="Times" w:hAnsi="Times"/>
          <w:sz w:val="24"/>
          <w:szCs w:val="20"/>
        </w:rPr>
      </w:pPr>
      <w:r w:rsidRPr="007F6044">
        <w:rPr>
          <w:rFonts w:ascii="Times" w:eastAsia="Times" w:hAnsi="Times"/>
          <w:sz w:val="24"/>
          <w:szCs w:val="20"/>
        </w:rPr>
        <w:lastRenderedPageBreak/>
        <w:t>The unfiltered total metals s</w:t>
      </w:r>
      <w:r w:rsidR="004B2A1A">
        <w:rPr>
          <w:rFonts w:ascii="Times" w:eastAsia="Times" w:hAnsi="Times"/>
          <w:sz w:val="24"/>
          <w:szCs w:val="20"/>
        </w:rPr>
        <w:t>ample collection bottle is a 125</w:t>
      </w:r>
      <w:r w:rsidRPr="007F6044">
        <w:rPr>
          <w:rFonts w:ascii="Times" w:eastAsia="Times" w:hAnsi="Times"/>
          <w:sz w:val="24"/>
          <w:szCs w:val="20"/>
        </w:rPr>
        <w:t xml:space="preserve"> ml plastic bottle with </w:t>
      </w:r>
      <w:r w:rsidR="004B2A1A">
        <w:rPr>
          <w:rFonts w:ascii="Times" w:eastAsia="Times" w:hAnsi="Times"/>
          <w:sz w:val="24"/>
          <w:szCs w:val="20"/>
        </w:rPr>
        <w:t>no sticker</w:t>
      </w:r>
      <w:r w:rsidRPr="007F6044">
        <w:rPr>
          <w:rFonts w:ascii="Times" w:eastAsia="Times" w:hAnsi="Times"/>
          <w:sz w:val="24"/>
          <w:szCs w:val="20"/>
        </w:rPr>
        <w:t xml:space="preserve"> (denoting </w:t>
      </w:r>
      <w:r w:rsidR="004B2A1A">
        <w:rPr>
          <w:rFonts w:ascii="Times" w:eastAsia="Times" w:hAnsi="Times"/>
          <w:sz w:val="24"/>
          <w:szCs w:val="20"/>
        </w:rPr>
        <w:t>no preservatives</w:t>
      </w:r>
      <w:r w:rsidRPr="007F6044">
        <w:rPr>
          <w:rFonts w:ascii="Times" w:eastAsia="Times" w:hAnsi="Times"/>
          <w:sz w:val="24"/>
          <w:szCs w:val="20"/>
        </w:rPr>
        <w:t>)</w:t>
      </w:r>
    </w:p>
    <w:p w14:paraId="5AF45ECF"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6BE620E9"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Do not rinse this bottle.</w:t>
      </w:r>
    </w:p>
    <w:p w14:paraId="76897231"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Fill the TSS bottle (1 L plastic bottle) using a slow sweeping motion at a depth of six inches.</w:t>
      </w:r>
    </w:p>
    <w:p w14:paraId="11EEC335"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Remove the cap of the dissolved metals bottle. Fill this bottle to the shoulder with sample water from the 1 L TSS bottle, then replace the caps on both bottles.</w:t>
      </w:r>
    </w:p>
    <w:p w14:paraId="0FC3700B"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Place dissolved metals bottle in cooler with ice.</w:t>
      </w:r>
    </w:p>
    <w:p w14:paraId="5889929F" w14:textId="5696C816" w:rsidR="000A657C" w:rsidRPr="00586691" w:rsidRDefault="000A657C" w:rsidP="00586691">
      <w:pPr>
        <w:widowControl/>
        <w:numPr>
          <w:ilvl w:val="0"/>
          <w:numId w:val="16"/>
        </w:numPr>
        <w:autoSpaceDE/>
        <w:autoSpaceDN/>
        <w:rPr>
          <w:rFonts w:ascii="Times" w:eastAsia="Times" w:hAnsi="Times"/>
          <w:sz w:val="24"/>
          <w:szCs w:val="20"/>
        </w:rPr>
      </w:pPr>
      <w:r>
        <w:rPr>
          <w:rFonts w:ascii="Times" w:eastAsia="Times" w:hAnsi="Times"/>
          <w:sz w:val="24"/>
          <w:szCs w:val="20"/>
        </w:rPr>
        <w:t>If your site has been randomly assigned a field blank</w:t>
      </w:r>
      <w:r w:rsidR="00DB2210">
        <w:rPr>
          <w:rFonts w:ascii="Times" w:eastAsia="Times" w:hAnsi="Times"/>
          <w:sz w:val="24"/>
          <w:szCs w:val="20"/>
        </w:rPr>
        <w:t>, see</w:t>
      </w:r>
      <w:r w:rsidR="00586691">
        <w:rPr>
          <w:rFonts w:ascii="Times" w:eastAsia="Times" w:hAnsi="Times"/>
          <w:sz w:val="24"/>
          <w:szCs w:val="20"/>
        </w:rPr>
        <w:t xml:space="preserve"> page 7, “Field Blanks” for further details (only applies to sites at and downstream of Morgan’s landing).</w:t>
      </w:r>
    </w:p>
    <w:p w14:paraId="57AE1AC7" w14:textId="77777777" w:rsidR="00E81AA7" w:rsidRPr="007F6044" w:rsidRDefault="00E81AA7" w:rsidP="00E81AA7">
      <w:pPr>
        <w:widowControl/>
        <w:autoSpaceDE/>
        <w:autoSpaceDN/>
        <w:rPr>
          <w:rFonts w:ascii="Times" w:eastAsia="Times" w:hAnsi="Times"/>
          <w:sz w:val="24"/>
          <w:szCs w:val="20"/>
        </w:rPr>
      </w:pPr>
    </w:p>
    <w:p w14:paraId="4D463AC1" w14:textId="77777777" w:rsidR="00E81AA7" w:rsidRPr="007F6044" w:rsidRDefault="00E81AA7" w:rsidP="00E81AA7">
      <w:pPr>
        <w:widowControl/>
        <w:autoSpaceDE/>
        <w:autoSpaceDN/>
        <w:rPr>
          <w:rFonts w:ascii="Times" w:eastAsia="Times" w:hAnsi="Times"/>
          <w:sz w:val="24"/>
          <w:szCs w:val="20"/>
        </w:rPr>
      </w:pPr>
    </w:p>
    <w:p w14:paraId="1A48DEA0" w14:textId="77777777" w:rsidR="00E81AA7" w:rsidRPr="007F6044" w:rsidRDefault="00E81AA7" w:rsidP="00E81AA7">
      <w:pPr>
        <w:widowControl/>
        <w:autoSpaceDE/>
        <w:autoSpaceDN/>
        <w:rPr>
          <w:rFonts w:ascii="Times" w:eastAsia="Times" w:hAnsi="Times"/>
          <w:sz w:val="24"/>
          <w:szCs w:val="20"/>
        </w:rPr>
        <w:sectPr w:rsidR="00E81AA7" w:rsidRPr="007F6044" w:rsidSect="00055722">
          <w:type w:val="continuous"/>
          <w:pgSz w:w="12240" w:h="15840"/>
          <w:pgMar w:top="1440" w:right="1440" w:bottom="1440" w:left="1440" w:header="720" w:footer="720" w:gutter="0"/>
          <w:cols w:space="720"/>
          <w:docGrid w:linePitch="360"/>
        </w:sectPr>
      </w:pPr>
      <w:r w:rsidRPr="007F6044">
        <w:rPr>
          <w:rFonts w:ascii="Times" w:eastAsia="Times" w:hAnsi="Times"/>
          <w:b/>
          <w:sz w:val="24"/>
          <w:szCs w:val="20"/>
        </w:rPr>
        <w:t>****************************************************************************</w:t>
      </w:r>
    </w:p>
    <w:p w14:paraId="789151CD"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Hydrocarbons (BTEX)</w:t>
      </w:r>
      <w:r w:rsidRPr="007F6044">
        <w:rPr>
          <w:rFonts w:ascii="Times" w:eastAsia="Times" w:hAnsi="Times"/>
          <w:b/>
          <w:sz w:val="24"/>
          <w:szCs w:val="20"/>
        </w:rPr>
        <w:t xml:space="preserve"> </w:t>
      </w:r>
      <w:r w:rsidRPr="007F6044">
        <w:rPr>
          <w:rFonts w:ascii="Times" w:eastAsia="Times" w:hAnsi="Times"/>
          <w:i/>
        </w:rPr>
        <w:t>are substances found in petroleum products, such as fuel for boats and vehicles. These substances can enter the water from several sources including older or improperly maintained boat engines, fuel leaks from homes or vehicles, and products such as paints and plastics. BTEX stands for benzene, toluene, ethylbenzene, and xylene.</w:t>
      </w:r>
    </w:p>
    <w:p w14:paraId="79FC0FB8"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noProof/>
          <w:sz w:val="24"/>
          <w:szCs w:val="20"/>
        </w:rPr>
        <w:drawing>
          <wp:inline distT="0" distB="0" distL="0" distR="0" wp14:anchorId="6F188743" wp14:editId="1B09F82C">
            <wp:extent cx="1409167" cy="1246788"/>
            <wp:effectExtent l="5080" t="0" r="5715"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7153.jpg"/>
                    <pic:cNvPicPr/>
                  </pic:nvPicPr>
                  <pic:blipFill rotWithShape="1">
                    <a:blip r:embed="rId47" cstate="print">
                      <a:extLst>
                        <a:ext uri="{28A0092B-C50C-407E-A947-70E740481C1C}">
                          <a14:useLocalDpi xmlns:a14="http://schemas.microsoft.com/office/drawing/2010/main" val="0"/>
                        </a:ext>
                      </a:extLst>
                    </a:blip>
                    <a:srcRect l="15232"/>
                    <a:stretch/>
                  </pic:blipFill>
                  <pic:spPr bwMode="auto">
                    <a:xfrm rot="5400000">
                      <a:off x="0" y="0"/>
                      <a:ext cx="1417310" cy="1253993"/>
                    </a:xfrm>
                    <a:prstGeom prst="rect">
                      <a:avLst/>
                    </a:prstGeom>
                    <a:ln>
                      <a:noFill/>
                    </a:ln>
                    <a:extLst>
                      <a:ext uri="{53640926-AAD7-44D8-BBD7-CCE9431645EC}">
                        <a14:shadowObscured xmlns:a14="http://schemas.microsoft.com/office/drawing/2010/main"/>
                      </a:ext>
                    </a:extLst>
                  </pic:spPr>
                </pic:pic>
              </a:graphicData>
            </a:graphic>
          </wp:inline>
        </w:drawing>
      </w:r>
    </w:p>
    <w:p w14:paraId="55F3F590" w14:textId="77777777" w:rsidR="00E81AA7" w:rsidRPr="007F6044" w:rsidRDefault="00E81AA7" w:rsidP="00E81AA7">
      <w:pPr>
        <w:widowControl/>
        <w:autoSpaceDE/>
        <w:autoSpaceDN/>
        <w:rPr>
          <w:rFonts w:ascii="Times" w:eastAsia="Times" w:hAnsi="Times"/>
          <w:b/>
          <w:color w:val="C00000"/>
          <w:sz w:val="24"/>
          <w:szCs w:val="20"/>
        </w:rPr>
        <w:sectPr w:rsidR="00E81AA7" w:rsidRPr="007F6044" w:rsidSect="00055722">
          <w:type w:val="continuous"/>
          <w:pgSz w:w="12240" w:h="15840"/>
          <w:pgMar w:top="1440" w:right="1440" w:bottom="1440" w:left="1440" w:header="720" w:footer="720" w:gutter="0"/>
          <w:cols w:num="2" w:space="720"/>
          <w:docGrid w:linePitch="360"/>
        </w:sectPr>
      </w:pPr>
    </w:p>
    <w:p w14:paraId="0B206890" w14:textId="77777777" w:rsidR="00E81AA7" w:rsidRPr="007F6044" w:rsidRDefault="00E81AA7" w:rsidP="00E81AA7">
      <w:pPr>
        <w:widowControl/>
        <w:autoSpaceDE/>
        <w:autoSpaceDN/>
        <w:rPr>
          <w:rFonts w:ascii="Times" w:eastAsia="Times" w:hAnsi="Times"/>
          <w:b/>
          <w:color w:val="C00000"/>
          <w:sz w:val="24"/>
          <w:szCs w:val="20"/>
        </w:rPr>
      </w:pPr>
    </w:p>
    <w:p w14:paraId="75580838" w14:textId="77777777" w:rsidR="00E81AA7" w:rsidRPr="007F6044" w:rsidRDefault="00E81AA7" w:rsidP="00E81AA7">
      <w:pPr>
        <w:widowControl/>
        <w:autoSpaceDE/>
        <w:autoSpaceDN/>
        <w:rPr>
          <w:rFonts w:ascii="Times" w:eastAsia="Times" w:hAnsi="Times"/>
          <w:b/>
          <w:i/>
          <w:sz w:val="24"/>
          <w:szCs w:val="20"/>
        </w:rPr>
      </w:pPr>
      <w:r w:rsidRPr="007F6044">
        <w:rPr>
          <w:rFonts w:ascii="Times" w:eastAsia="Times" w:hAnsi="Times"/>
          <w:b/>
          <w:sz w:val="24"/>
          <w:szCs w:val="20"/>
        </w:rPr>
        <w:t xml:space="preserve">Hydrocarbon samples are collected in Summer only, not Spring, and not all sites collect these samples. Check to see if your kit does. </w:t>
      </w:r>
      <w:r w:rsidRPr="007F6044">
        <w:rPr>
          <w:rFonts w:ascii="Times" w:eastAsia="Times" w:hAnsi="Times"/>
          <w:b/>
          <w:i/>
          <w:sz w:val="24"/>
          <w:szCs w:val="20"/>
        </w:rPr>
        <w:t>This is our most detail-oriented type of sample collection, so proceed carefully.</w:t>
      </w:r>
    </w:p>
    <w:p w14:paraId="4D40371E" w14:textId="77777777" w:rsidR="00E81AA7" w:rsidRPr="007F6044" w:rsidRDefault="00E81AA7" w:rsidP="00CD7519">
      <w:pPr>
        <w:widowControl/>
        <w:numPr>
          <w:ilvl w:val="0"/>
          <w:numId w:val="15"/>
        </w:numPr>
        <w:autoSpaceDE/>
        <w:autoSpaceDN/>
        <w:rPr>
          <w:rFonts w:ascii="Times" w:eastAsia="Times" w:hAnsi="Times"/>
          <w:sz w:val="24"/>
          <w:szCs w:val="20"/>
          <w:highlight w:val="yellow"/>
        </w:rPr>
      </w:pPr>
      <w:r w:rsidRPr="007F6044">
        <w:rPr>
          <w:rFonts w:ascii="Times" w:eastAsia="Times" w:hAnsi="Times"/>
          <w:b/>
          <w:i/>
          <w:sz w:val="24"/>
          <w:szCs w:val="20"/>
          <w:highlight w:val="yellow"/>
        </w:rPr>
        <w:t>Please note, only RM 1.5, 6.5, 40 and 43 sites will be sampled for BTEX and only during summer (not spring) sampling events!</w:t>
      </w:r>
    </w:p>
    <w:p w14:paraId="338F4D98" w14:textId="77777777" w:rsidR="00E81AA7" w:rsidRPr="007F6044" w:rsidRDefault="00E81AA7" w:rsidP="00CD7519">
      <w:pPr>
        <w:widowControl/>
        <w:numPr>
          <w:ilvl w:val="0"/>
          <w:numId w:val="15"/>
        </w:numPr>
        <w:autoSpaceDE/>
        <w:autoSpaceDN/>
        <w:rPr>
          <w:rFonts w:ascii="Times" w:eastAsia="Times" w:hAnsi="Times"/>
          <w:sz w:val="24"/>
          <w:szCs w:val="20"/>
          <w:highlight w:val="yellow"/>
        </w:rPr>
      </w:pPr>
      <w:r w:rsidRPr="007F6044">
        <w:rPr>
          <w:rFonts w:ascii="Times" w:eastAsia="Times" w:hAnsi="Times"/>
          <w:b/>
          <w:i/>
          <w:sz w:val="24"/>
          <w:szCs w:val="20"/>
          <w:highlight w:val="yellow"/>
        </w:rPr>
        <w:t>Proceed to Step 4 if no BTEX sample is to be collected</w:t>
      </w:r>
    </w:p>
    <w:p w14:paraId="1BA095F0"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The BTEX sample vials are three 40 ml brown glass vials preserved with hydrochloric acid (HCl)</w:t>
      </w:r>
    </w:p>
    <w:p w14:paraId="7AA4EA3B"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sz w:val="24"/>
          <w:szCs w:val="20"/>
        </w:rPr>
        <w:t>Record sampling time, crew leader initials, and vial sequence (# of 3) on the label and apply to the vials lengthwise.</w:t>
      </w:r>
    </w:p>
    <w:p w14:paraId="23BAD5AB"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Do not rinse these vials.</w:t>
      </w:r>
    </w:p>
    <w:p w14:paraId="51A3BAE4"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sz w:val="24"/>
          <w:szCs w:val="20"/>
        </w:rPr>
        <w:t>Fill the 1 L TSS bottle with sample water:</w:t>
      </w:r>
    </w:p>
    <w:p w14:paraId="11459865"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Face upstream with the flow of the river coming at you.</w:t>
      </w:r>
    </w:p>
    <w:p w14:paraId="35F40CD2"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Remove the lid, turn the bottle upside down, go to a depth of 6”, and allow the bottle to fill, remove the bottle from the water, and discard a small amount so that the fluid level reaches the shoulder of the bottle.</w:t>
      </w:r>
    </w:p>
    <w:p w14:paraId="6E9C9B9E"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 xml:space="preserve">Carefully </w:t>
      </w:r>
      <w:r w:rsidRPr="007F6044">
        <w:rPr>
          <w:rFonts w:ascii="Times" w:eastAsia="Times" w:hAnsi="Times"/>
          <w:b/>
          <w:sz w:val="24"/>
          <w:szCs w:val="20"/>
        </w:rPr>
        <w:t>fill all three</w:t>
      </w:r>
      <w:r w:rsidRPr="007F6044">
        <w:rPr>
          <w:rFonts w:ascii="Times" w:eastAsia="Times" w:hAnsi="Times"/>
          <w:sz w:val="24"/>
          <w:szCs w:val="20"/>
        </w:rPr>
        <w:t xml:space="preserve"> 40 ml vials until a mound of water (meniscus) is formed on top of the vial.  </w:t>
      </w:r>
    </w:p>
    <w:p w14:paraId="090AF99B"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i/>
          <w:sz w:val="24"/>
          <w:szCs w:val="20"/>
        </w:rPr>
        <w:lastRenderedPageBreak/>
        <w:t>Do not overflow the vials excessively as they contain Hydrochloric Acid (HCl) as a preservative.</w:t>
      </w:r>
    </w:p>
    <w:p w14:paraId="051676DE"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Cap the vials and place in cooler with ice.</w:t>
      </w:r>
    </w:p>
    <w:p w14:paraId="49DAE808"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color w:val="FF0000"/>
          <w:sz w:val="24"/>
          <w:szCs w:val="20"/>
        </w:rPr>
        <w:t>Special notes concerning the collection of BTEX samples.</w:t>
      </w:r>
    </w:p>
    <w:p w14:paraId="6E045C63" w14:textId="77777777" w:rsidR="00E81AA7" w:rsidRPr="007F6044" w:rsidRDefault="00E81AA7" w:rsidP="00E81AA7">
      <w:pPr>
        <w:widowControl/>
        <w:autoSpaceDE/>
        <w:autoSpaceDN/>
        <w:ind w:left="720"/>
        <w:rPr>
          <w:rFonts w:ascii="Times" w:eastAsia="Times" w:hAnsi="Times"/>
          <w:sz w:val="24"/>
          <w:szCs w:val="20"/>
        </w:rPr>
      </w:pPr>
    </w:p>
    <w:p w14:paraId="385927DE"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b/>
          <w:sz w:val="24"/>
          <w:szCs w:val="20"/>
        </w:rPr>
        <w:t>For BTEX-Volatile Organics Compounds (VOC)- it is critically important to NOT have any air bubbles (or headspace) in the vials after sampling.</w:t>
      </w:r>
    </w:p>
    <w:p w14:paraId="4F5B4AB0"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Sampling Teams using a boat</w:t>
      </w:r>
    </w:p>
    <w:p w14:paraId="7C4D1002"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Have a designated driver and only the driver handles gas can and drives the motor.</w:t>
      </w:r>
    </w:p>
    <w:p w14:paraId="336C2745"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Boat driver does not handle BTEX Bottles.</w:t>
      </w:r>
    </w:p>
    <w:p w14:paraId="572B565C"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 xml:space="preserve">   All teams</w:t>
      </w:r>
    </w:p>
    <w:p w14:paraId="349CEE86"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If you filled up a vehicle with gas the day of sampling, do not handle the BTEX vials.</w:t>
      </w:r>
    </w:p>
    <w:p w14:paraId="03776220"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Avoid handling or contact with all chemicals and/or solvents.</w:t>
      </w:r>
    </w:p>
    <w:p w14:paraId="15FC1821" w14:textId="77777777" w:rsidR="00E81AA7" w:rsidRPr="007F6044" w:rsidRDefault="00E81AA7" w:rsidP="00E81AA7">
      <w:pPr>
        <w:widowControl/>
        <w:autoSpaceDE/>
        <w:autoSpaceDN/>
        <w:rPr>
          <w:rFonts w:ascii="Times" w:eastAsia="Times" w:hAnsi="Times"/>
          <w:sz w:val="24"/>
          <w:szCs w:val="20"/>
        </w:rPr>
      </w:pPr>
    </w:p>
    <w:p w14:paraId="03366DCD" w14:textId="77777777" w:rsidR="00E81AA7" w:rsidRPr="007F6044" w:rsidRDefault="00E81AA7" w:rsidP="00E81AA7">
      <w:pPr>
        <w:widowControl/>
        <w:autoSpaceDE/>
        <w:autoSpaceDN/>
        <w:rPr>
          <w:rFonts w:ascii="Times" w:eastAsia="Times" w:hAnsi="Times"/>
          <w:b/>
          <w:color w:val="C00000"/>
          <w:sz w:val="24"/>
          <w:szCs w:val="20"/>
          <w:u w:val="single"/>
        </w:rPr>
      </w:pPr>
      <w:r w:rsidRPr="007F6044">
        <w:rPr>
          <w:rFonts w:ascii="Times" w:eastAsia="Times" w:hAnsi="Times"/>
          <w:b/>
          <w:sz w:val="24"/>
          <w:szCs w:val="20"/>
        </w:rPr>
        <w:t>****************************************************************************</w:t>
      </w:r>
    </w:p>
    <w:p w14:paraId="5A1F13B5" w14:textId="77777777" w:rsidR="00E81AA7" w:rsidRPr="007F6044" w:rsidRDefault="00E81AA7" w:rsidP="00E81AA7">
      <w:pPr>
        <w:widowControl/>
        <w:autoSpaceDE/>
        <w:autoSpaceDN/>
        <w:rPr>
          <w:rFonts w:ascii="Times" w:eastAsia="Times" w:hAnsi="Times"/>
          <w:b/>
          <w:color w:val="C00000"/>
          <w:sz w:val="24"/>
          <w:szCs w:val="20"/>
          <w:u w:val="single"/>
        </w:rPr>
      </w:pPr>
    </w:p>
    <w:p w14:paraId="7543F679"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055722">
          <w:type w:val="continuous"/>
          <w:pgSz w:w="12240" w:h="15840"/>
          <w:pgMar w:top="1440" w:right="1440" w:bottom="1440" w:left="1440" w:header="720" w:footer="720" w:gutter="0"/>
          <w:cols w:space="720"/>
          <w:docGrid w:linePitch="360"/>
        </w:sectPr>
      </w:pPr>
    </w:p>
    <w:p w14:paraId="4B536A21" w14:textId="77777777" w:rsidR="00E81AA7" w:rsidRPr="007F6044" w:rsidRDefault="00E81AA7" w:rsidP="00E81AA7">
      <w:pPr>
        <w:widowControl/>
        <w:autoSpaceDE/>
        <w:autoSpaceDN/>
        <w:rPr>
          <w:rFonts w:ascii="Times" w:eastAsia="Times" w:hAnsi="Times"/>
          <w:i/>
          <w:sz w:val="24"/>
          <w:szCs w:val="20"/>
        </w:rPr>
      </w:pPr>
      <w:r w:rsidRPr="007F6044">
        <w:rPr>
          <w:rFonts w:ascii="Times" w:eastAsia="Times" w:hAnsi="Times"/>
          <w:b/>
          <w:sz w:val="32"/>
          <w:szCs w:val="32"/>
          <w:u w:val="single"/>
        </w:rPr>
        <w:t>Total metals</w:t>
      </w:r>
      <w:r w:rsidRPr="007F6044">
        <w:rPr>
          <w:rFonts w:ascii="Times" w:eastAsia="Times" w:hAnsi="Times"/>
          <w:b/>
          <w:sz w:val="24"/>
          <w:szCs w:val="20"/>
        </w:rPr>
        <w:t xml:space="preserve"> </w:t>
      </w:r>
      <w:r w:rsidRPr="007F6044">
        <w:rPr>
          <w:rFonts w:ascii="Times" w:eastAsia="Times" w:hAnsi="Times"/>
          <w:i/>
          <w:sz w:val="24"/>
          <w:szCs w:val="20"/>
        </w:rPr>
        <w:t>includes all the metals within a water sample, including BOTH dissolved metals AND non-soluble (particulate) metals. These elements, including zinc, copper, lead, arsenic, and others exist naturally in the environment in rocks and soils, and also have anthropogenic sources such as runoff from roads and agriculture, industrial processes, and fuel combustion.</w:t>
      </w:r>
    </w:p>
    <w:p w14:paraId="5A1B5CA9" w14:textId="77777777" w:rsidR="00E81AA7" w:rsidRPr="007F6044" w:rsidRDefault="00E81AA7" w:rsidP="00E81AA7">
      <w:pPr>
        <w:widowControl/>
        <w:autoSpaceDE/>
        <w:autoSpaceDN/>
        <w:rPr>
          <w:rFonts w:ascii="Times" w:eastAsia="Times" w:hAnsi="Times"/>
          <w:i/>
          <w:sz w:val="24"/>
          <w:szCs w:val="20"/>
        </w:rPr>
      </w:pPr>
    </w:p>
    <w:p w14:paraId="66BEB614" w14:textId="77777777" w:rsidR="00E81AA7" w:rsidRPr="007F6044" w:rsidRDefault="00E81AA7" w:rsidP="00E81AA7">
      <w:pPr>
        <w:widowControl/>
        <w:autoSpaceDE/>
        <w:autoSpaceDN/>
        <w:rPr>
          <w:rFonts w:ascii="Times" w:eastAsia="Times" w:hAnsi="Times"/>
          <w:i/>
          <w:sz w:val="24"/>
          <w:szCs w:val="20"/>
        </w:rPr>
        <w:sectPr w:rsidR="00E81AA7" w:rsidRPr="007F6044" w:rsidSect="00055722">
          <w:type w:val="continuous"/>
          <w:pgSz w:w="12240" w:h="15840"/>
          <w:pgMar w:top="1440" w:right="1440" w:bottom="1440" w:left="1440" w:header="720" w:footer="720" w:gutter="0"/>
          <w:cols w:num="2" w:space="720"/>
          <w:docGrid w:linePitch="360"/>
        </w:sectPr>
      </w:pPr>
      <w:r w:rsidRPr="007F6044">
        <w:rPr>
          <w:rFonts w:ascii="Times" w:eastAsia="Times" w:hAnsi="Times"/>
          <w:i/>
          <w:noProof/>
        </w:rPr>
        <w:drawing>
          <wp:inline distT="0" distB="0" distL="0" distR="0" wp14:anchorId="688279F0" wp14:editId="708CD0BD">
            <wp:extent cx="1778030" cy="1522172"/>
            <wp:effectExtent l="0" t="5398" r="7303" b="7302"/>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150.jpg"/>
                    <pic:cNvPicPr/>
                  </pic:nvPicPr>
                  <pic:blipFill rotWithShape="1">
                    <a:blip r:embed="rId48" cstate="print">
                      <a:extLst>
                        <a:ext uri="{28A0092B-C50C-407E-A947-70E740481C1C}">
                          <a14:useLocalDpi xmlns:a14="http://schemas.microsoft.com/office/drawing/2010/main" val="0"/>
                        </a:ext>
                      </a:extLst>
                    </a:blip>
                    <a:srcRect l="24216" t="18105" r="4038"/>
                    <a:stretch/>
                  </pic:blipFill>
                  <pic:spPr bwMode="auto">
                    <a:xfrm rot="5400000">
                      <a:off x="0" y="0"/>
                      <a:ext cx="1783616" cy="1526954"/>
                    </a:xfrm>
                    <a:prstGeom prst="rect">
                      <a:avLst/>
                    </a:prstGeom>
                    <a:ln>
                      <a:noFill/>
                    </a:ln>
                    <a:extLst>
                      <a:ext uri="{53640926-AAD7-44D8-BBD7-CCE9431645EC}">
                        <a14:shadowObscured xmlns:a14="http://schemas.microsoft.com/office/drawing/2010/main"/>
                      </a:ext>
                    </a:extLst>
                  </pic:spPr>
                </pic:pic>
              </a:graphicData>
            </a:graphic>
          </wp:inline>
        </w:drawing>
      </w:r>
    </w:p>
    <w:p w14:paraId="30CAC8D6" w14:textId="77777777" w:rsidR="000A657C" w:rsidRPr="007F6044" w:rsidRDefault="000A657C" w:rsidP="00CD7519">
      <w:pPr>
        <w:widowControl/>
        <w:numPr>
          <w:ilvl w:val="0"/>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NEW CHANGES</w:t>
      </w:r>
      <w:r>
        <w:rPr>
          <w:rFonts w:ascii="Times" w:eastAsia="Times" w:hAnsi="Times"/>
          <w:b/>
          <w:color w:val="C00000"/>
          <w:sz w:val="24"/>
          <w:szCs w:val="20"/>
          <w:u w:val="single"/>
        </w:rPr>
        <w:t xml:space="preserve"> TO TOTAL METALS COLLECTION:</w:t>
      </w:r>
    </w:p>
    <w:p w14:paraId="6E8782DF" w14:textId="77777777" w:rsidR="000A657C" w:rsidRPr="007F6044" w:rsidRDefault="000A657C" w:rsidP="00CD7519">
      <w:pPr>
        <w:widowControl/>
        <w:numPr>
          <w:ilvl w:val="1"/>
          <w:numId w:val="27"/>
        </w:numPr>
        <w:autoSpaceDE/>
        <w:autoSpaceDN/>
        <w:rPr>
          <w:rFonts w:ascii="Times" w:eastAsia="Times" w:hAnsi="Times"/>
          <w:b/>
          <w:color w:val="C00000"/>
          <w:sz w:val="24"/>
          <w:szCs w:val="20"/>
          <w:u w:val="single"/>
        </w:rPr>
      </w:pPr>
      <w:r>
        <w:rPr>
          <w:rFonts w:ascii="Times" w:eastAsia="Times" w:hAnsi="Times"/>
          <w:b/>
          <w:color w:val="C00000"/>
          <w:sz w:val="24"/>
          <w:szCs w:val="20"/>
          <w:u w:val="single"/>
        </w:rPr>
        <w:t>See note on Field Blank collection below if your site has been randomly assigned a Total Metals Field Blank</w:t>
      </w:r>
    </w:p>
    <w:p w14:paraId="3D5C12AE" w14:textId="77777777" w:rsidR="00E81AA7" w:rsidRPr="007F6044" w:rsidRDefault="00E81AA7" w:rsidP="00E81AA7">
      <w:pPr>
        <w:widowControl/>
        <w:autoSpaceDE/>
        <w:autoSpaceDN/>
        <w:rPr>
          <w:rFonts w:ascii="Times" w:eastAsia="Times" w:hAnsi="Times"/>
          <w:sz w:val="24"/>
          <w:szCs w:val="20"/>
        </w:rPr>
      </w:pPr>
    </w:p>
    <w:p w14:paraId="104568E4" w14:textId="6F7141F3" w:rsidR="00E81AA7" w:rsidRPr="007F6044" w:rsidRDefault="00E81AA7" w:rsidP="00CD7519">
      <w:pPr>
        <w:widowControl/>
        <w:numPr>
          <w:ilvl w:val="0"/>
          <w:numId w:val="24"/>
        </w:numPr>
        <w:autoSpaceDE/>
        <w:autoSpaceDN/>
        <w:rPr>
          <w:rFonts w:ascii="Times" w:eastAsia="Times" w:hAnsi="Times"/>
          <w:sz w:val="24"/>
          <w:szCs w:val="20"/>
        </w:rPr>
      </w:pPr>
      <w:r w:rsidRPr="007F6044">
        <w:rPr>
          <w:rFonts w:ascii="Times" w:eastAsia="Times" w:hAnsi="Times"/>
          <w:b/>
          <w:sz w:val="24"/>
          <w:szCs w:val="20"/>
        </w:rPr>
        <w:t>Collect the “Total Metals” sample</w:t>
      </w:r>
    </w:p>
    <w:p w14:paraId="51D5B7D6" w14:textId="7E903044"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The total metals s</w:t>
      </w:r>
      <w:r w:rsidR="0065285B">
        <w:rPr>
          <w:rFonts w:ascii="Times" w:eastAsia="Times" w:hAnsi="Times"/>
          <w:sz w:val="24"/>
          <w:szCs w:val="20"/>
        </w:rPr>
        <w:t>ample collection bottle is a 125</w:t>
      </w:r>
      <w:r w:rsidRPr="007F6044">
        <w:rPr>
          <w:rFonts w:ascii="Times" w:eastAsia="Times" w:hAnsi="Times"/>
          <w:sz w:val="24"/>
          <w:szCs w:val="20"/>
        </w:rPr>
        <w:t xml:space="preserve"> ml plastic bottle with a red sticker (denoting HNO</w:t>
      </w:r>
      <w:r w:rsidRPr="007F6044">
        <w:rPr>
          <w:rFonts w:ascii="Times" w:eastAsia="Times" w:hAnsi="Times"/>
          <w:sz w:val="24"/>
          <w:szCs w:val="20"/>
          <w:vertAlign w:val="subscript"/>
        </w:rPr>
        <w:t>3</w:t>
      </w:r>
      <w:r w:rsidRPr="007F6044">
        <w:rPr>
          <w:rFonts w:ascii="Times" w:eastAsia="Times" w:hAnsi="Times"/>
          <w:sz w:val="24"/>
          <w:szCs w:val="20"/>
        </w:rPr>
        <w:t>; Nitric acid)</w:t>
      </w:r>
    </w:p>
    <w:p w14:paraId="0EFA71C0"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38EA8088"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Do not rinse this bottle.</w:t>
      </w:r>
    </w:p>
    <w:p w14:paraId="1751BA93"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0AC55B54" w14:textId="219D676E" w:rsidR="00E81AA7" w:rsidRPr="007618D6" w:rsidRDefault="00E81AA7" w:rsidP="00E81AA7">
      <w:pPr>
        <w:widowControl/>
        <w:numPr>
          <w:ilvl w:val="0"/>
          <w:numId w:val="16"/>
        </w:numPr>
        <w:autoSpaceDE/>
        <w:autoSpaceDN/>
        <w:rPr>
          <w:rFonts w:ascii="Times" w:eastAsia="Times" w:hAnsi="Times"/>
          <w:sz w:val="24"/>
          <w:szCs w:val="20"/>
        </w:rPr>
      </w:pPr>
      <w:r w:rsidRPr="007F6044">
        <w:rPr>
          <w:rFonts w:ascii="Times" w:eastAsia="Times" w:hAnsi="Times"/>
          <w:sz w:val="24"/>
          <w:szCs w:val="20"/>
        </w:rPr>
        <w:t>Place bottle in cooler with ice.</w:t>
      </w:r>
    </w:p>
    <w:p w14:paraId="504D4A01" w14:textId="77777777" w:rsidR="00E81AA7" w:rsidRPr="007F6044" w:rsidRDefault="00E81AA7" w:rsidP="00E81AA7">
      <w:pPr>
        <w:widowControl/>
        <w:autoSpaceDE/>
        <w:autoSpaceDN/>
        <w:rPr>
          <w:rFonts w:ascii="Times" w:eastAsia="Times" w:hAnsi="Times"/>
          <w:sz w:val="24"/>
          <w:szCs w:val="20"/>
        </w:rPr>
      </w:pPr>
    </w:p>
    <w:p w14:paraId="401CF3D0" w14:textId="77777777" w:rsidR="00E81AA7" w:rsidRPr="007F6044" w:rsidDel="009F600B" w:rsidRDefault="00E81AA7" w:rsidP="00E81AA7">
      <w:pPr>
        <w:widowControl/>
        <w:autoSpaceDE/>
        <w:autoSpaceDN/>
        <w:rPr>
          <w:del w:id="415" w:author="Benjamin Meyer" w:date="2024-08-07T16:51:00Z"/>
          <w:rFonts w:ascii="Times" w:eastAsia="Times" w:hAnsi="Times"/>
          <w:sz w:val="24"/>
          <w:szCs w:val="20"/>
        </w:rPr>
      </w:pPr>
      <w:r w:rsidRPr="007F6044">
        <w:rPr>
          <w:rFonts w:ascii="Times" w:eastAsia="Times" w:hAnsi="Times"/>
          <w:b/>
          <w:sz w:val="24"/>
          <w:szCs w:val="20"/>
        </w:rPr>
        <w:t>****************************************************************************</w:t>
      </w:r>
    </w:p>
    <w:p w14:paraId="31C2382C"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055722">
          <w:headerReference w:type="default" r:id="rId49"/>
          <w:footerReference w:type="default" r:id="rId50"/>
          <w:type w:val="continuous"/>
          <w:pgSz w:w="12240" w:h="15840"/>
          <w:pgMar w:top="1440" w:right="1440" w:bottom="1440" w:left="1440" w:header="720" w:footer="720" w:gutter="0"/>
          <w:cols w:space="720"/>
          <w:docGrid w:linePitch="360"/>
        </w:sectPr>
      </w:pPr>
    </w:p>
    <w:p w14:paraId="02F1C003" w14:textId="77777777" w:rsidR="00E81AA7" w:rsidRPr="007F6044" w:rsidRDefault="00E81AA7" w:rsidP="00E81AA7">
      <w:pPr>
        <w:widowControl/>
        <w:autoSpaceDE/>
        <w:autoSpaceDN/>
        <w:rPr>
          <w:rFonts w:ascii="Times" w:eastAsia="Times" w:hAnsi="Times"/>
          <w:b/>
          <w:sz w:val="32"/>
          <w:szCs w:val="32"/>
          <w:u w:val="single"/>
        </w:rPr>
      </w:pPr>
    </w:p>
    <w:p w14:paraId="0F5FE645"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Nitrogen and phosphorus</w:t>
      </w:r>
      <w:r w:rsidRPr="007F6044">
        <w:rPr>
          <w:rFonts w:ascii="Times" w:eastAsia="Times" w:hAnsi="Times"/>
          <w:b/>
          <w:sz w:val="24"/>
          <w:szCs w:val="20"/>
        </w:rPr>
        <w:t xml:space="preserve"> </w:t>
      </w:r>
      <w:r w:rsidRPr="007F6044">
        <w:rPr>
          <w:rFonts w:ascii="Times" w:eastAsia="Times" w:hAnsi="Times"/>
          <w:i/>
        </w:rPr>
        <w:t>are essential for plant and animal growth and nourishment, but the overabundance in water can cause adverse health and ecological effects. Although nitrogen and phosphorus are abundant naturally in the environment, they are also introduced through sewage and fertilizers.</w:t>
      </w:r>
    </w:p>
    <w:p w14:paraId="6D119ADD" w14:textId="77777777" w:rsidR="00E81AA7" w:rsidRPr="007F6044" w:rsidRDefault="00E81AA7" w:rsidP="00E81AA7">
      <w:pPr>
        <w:widowControl/>
        <w:autoSpaceDE/>
        <w:autoSpaceDN/>
        <w:rPr>
          <w:rFonts w:ascii="Times" w:eastAsia="Times" w:hAnsi="Times"/>
          <w:i/>
        </w:rPr>
      </w:pPr>
    </w:p>
    <w:p w14:paraId="576F1129" w14:textId="77777777" w:rsidR="00E81AA7" w:rsidRPr="007F6044" w:rsidRDefault="00E81AA7" w:rsidP="00E81AA7">
      <w:pPr>
        <w:widowControl/>
        <w:autoSpaceDE/>
        <w:autoSpaceDN/>
        <w:rPr>
          <w:rFonts w:ascii="Times" w:eastAsia="Times" w:hAnsi="Times"/>
          <w:i/>
        </w:rPr>
      </w:pPr>
      <w:r w:rsidRPr="007F6044">
        <w:rPr>
          <w:rFonts w:ascii="Times" w:eastAsia="Times" w:hAnsi="Times"/>
          <w:i/>
          <w:noProof/>
        </w:rPr>
        <w:drawing>
          <wp:inline distT="0" distB="0" distL="0" distR="0" wp14:anchorId="6530D9B8" wp14:editId="1E1D59D0">
            <wp:extent cx="969283" cy="964869"/>
            <wp:effectExtent l="2222" t="0" r="4763" b="4762"/>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151.jpg"/>
                    <pic:cNvPicPr/>
                  </pic:nvPicPr>
                  <pic:blipFill rotWithShape="1">
                    <a:blip r:embed="rId51" cstate="print">
                      <a:extLst>
                        <a:ext uri="{28A0092B-C50C-407E-A947-70E740481C1C}">
                          <a14:useLocalDpi xmlns:a14="http://schemas.microsoft.com/office/drawing/2010/main" val="0"/>
                        </a:ext>
                      </a:extLst>
                    </a:blip>
                    <a:srcRect l="12500" r="12157"/>
                    <a:stretch/>
                  </pic:blipFill>
                  <pic:spPr bwMode="auto">
                    <a:xfrm rot="5400000">
                      <a:off x="0" y="0"/>
                      <a:ext cx="984299" cy="979817"/>
                    </a:xfrm>
                    <a:prstGeom prst="rect">
                      <a:avLst/>
                    </a:prstGeom>
                    <a:ln>
                      <a:noFill/>
                    </a:ln>
                    <a:extLst>
                      <a:ext uri="{53640926-AAD7-44D8-BBD7-CCE9431645EC}">
                        <a14:shadowObscured xmlns:a14="http://schemas.microsoft.com/office/drawing/2010/main"/>
                      </a:ext>
                    </a:extLst>
                  </pic:spPr>
                </pic:pic>
              </a:graphicData>
            </a:graphic>
          </wp:inline>
        </w:drawing>
      </w:r>
    </w:p>
    <w:p w14:paraId="19F18109" w14:textId="77777777" w:rsidR="00E81AA7" w:rsidRPr="007F6044" w:rsidRDefault="00E81AA7" w:rsidP="00E81AA7">
      <w:pPr>
        <w:widowControl/>
        <w:autoSpaceDE/>
        <w:autoSpaceDN/>
        <w:rPr>
          <w:rFonts w:ascii="Times" w:eastAsia="Times" w:hAnsi="Times"/>
          <w:sz w:val="24"/>
          <w:szCs w:val="20"/>
        </w:rPr>
      </w:pPr>
    </w:p>
    <w:p w14:paraId="60F007DD" w14:textId="77777777" w:rsidR="00E81AA7" w:rsidRPr="007F6044" w:rsidRDefault="00E81AA7" w:rsidP="00CD7519">
      <w:pPr>
        <w:widowControl/>
        <w:numPr>
          <w:ilvl w:val="0"/>
          <w:numId w:val="25"/>
        </w:numPr>
        <w:autoSpaceDE/>
        <w:autoSpaceDN/>
        <w:rPr>
          <w:rFonts w:ascii="Times" w:eastAsia="Times" w:hAnsi="Times"/>
          <w:b/>
          <w:sz w:val="24"/>
          <w:szCs w:val="20"/>
        </w:rPr>
      </w:pPr>
      <w:r w:rsidRPr="007F6044">
        <w:rPr>
          <w:rFonts w:ascii="Times" w:eastAsia="Times" w:hAnsi="Times"/>
          <w:b/>
          <w:sz w:val="24"/>
          <w:szCs w:val="20"/>
        </w:rPr>
        <w:t>Collect the Nitrate+Nitrite/Total Phosphorus sample</w:t>
      </w:r>
    </w:p>
    <w:p w14:paraId="736AA211" w14:textId="77777777" w:rsidR="00E81AA7" w:rsidRPr="007F6044"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sz w:val="24"/>
          <w:szCs w:val="20"/>
        </w:rPr>
        <w:t>The Nitrate+Nitrite/Total Phosphorus bottle is a 250 ml plastic bottle, with a yellow sticker (denoting H</w:t>
      </w:r>
      <w:r w:rsidRPr="007F6044">
        <w:rPr>
          <w:rFonts w:ascii="Times" w:eastAsia="Times" w:hAnsi="Times"/>
          <w:sz w:val="24"/>
          <w:szCs w:val="20"/>
          <w:vertAlign w:val="subscript"/>
        </w:rPr>
        <w:t>2</w:t>
      </w:r>
      <w:r w:rsidRPr="007F6044">
        <w:rPr>
          <w:rFonts w:ascii="Times" w:eastAsia="Times" w:hAnsi="Times"/>
          <w:sz w:val="24"/>
          <w:szCs w:val="20"/>
        </w:rPr>
        <w:t>SO</w:t>
      </w:r>
      <w:r w:rsidRPr="007F6044">
        <w:rPr>
          <w:rFonts w:ascii="Times" w:eastAsia="Times" w:hAnsi="Times"/>
          <w:sz w:val="24"/>
          <w:szCs w:val="20"/>
          <w:vertAlign w:val="subscript"/>
        </w:rPr>
        <w:t>4</w:t>
      </w:r>
      <w:r w:rsidRPr="007F6044">
        <w:rPr>
          <w:rFonts w:ascii="Times" w:eastAsia="Times" w:hAnsi="Times"/>
          <w:sz w:val="24"/>
          <w:szCs w:val="20"/>
        </w:rPr>
        <w:t>, sulfuric acid)</w:t>
      </w:r>
    </w:p>
    <w:p w14:paraId="5CD85EE2" w14:textId="77777777" w:rsidR="00E81AA7" w:rsidRPr="007F6044"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73BCF5EA" w14:textId="77777777" w:rsidR="00E81AA7"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33330ED7" w14:textId="77777777" w:rsidR="00E81AA7" w:rsidRPr="007F6044" w:rsidRDefault="00E81AA7" w:rsidP="00E81AA7">
      <w:pPr>
        <w:widowControl/>
        <w:autoSpaceDE/>
        <w:autoSpaceDN/>
        <w:rPr>
          <w:rFonts w:ascii="Times" w:eastAsia="Times" w:hAnsi="Times"/>
          <w:sz w:val="24"/>
          <w:szCs w:val="20"/>
        </w:rPr>
      </w:pPr>
    </w:p>
    <w:p w14:paraId="48CD1942" w14:textId="77777777" w:rsidR="00E81AA7" w:rsidRPr="004911DB" w:rsidRDefault="00E81AA7" w:rsidP="00E81AA7">
      <w:pPr>
        <w:widowControl/>
        <w:autoSpaceDE/>
        <w:autoSpaceDN/>
        <w:jc w:val="center"/>
        <w:rPr>
          <w:rFonts w:ascii="Times" w:eastAsia="Times" w:hAnsi="Times"/>
          <w:sz w:val="24"/>
          <w:szCs w:val="20"/>
        </w:rPr>
      </w:pPr>
      <w:r w:rsidRPr="004911DB">
        <w:rPr>
          <w:rFonts w:ascii="Times" w:eastAsia="Times" w:hAnsi="Times"/>
          <w:b/>
          <w:sz w:val="24"/>
          <w:szCs w:val="20"/>
        </w:rPr>
        <w:t>****************************************************************************</w:t>
      </w:r>
    </w:p>
    <w:p w14:paraId="7F4ED9EE" w14:textId="77777777" w:rsidR="00E81AA7" w:rsidRDefault="00E81AA7" w:rsidP="00E81AA7">
      <w:pPr>
        <w:widowControl/>
        <w:autoSpaceDE/>
        <w:autoSpaceDN/>
        <w:rPr>
          <w:rFonts w:ascii="Times" w:eastAsia="Times" w:hAnsi="Times"/>
          <w:b/>
          <w:sz w:val="32"/>
          <w:szCs w:val="32"/>
          <w:u w:val="single"/>
        </w:rPr>
      </w:pPr>
    </w:p>
    <w:p w14:paraId="0F0B8151"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Total Suspended Solids</w:t>
      </w:r>
      <w:r w:rsidRPr="007F6044">
        <w:rPr>
          <w:rFonts w:ascii="Times" w:eastAsia="Times" w:hAnsi="Times"/>
          <w:b/>
          <w:sz w:val="24"/>
          <w:szCs w:val="20"/>
        </w:rPr>
        <w:t xml:space="preserve">, </w:t>
      </w:r>
      <w:r w:rsidRPr="007F6044">
        <w:rPr>
          <w:rFonts w:ascii="Times" w:eastAsia="Times" w:hAnsi="Times"/>
          <w:i/>
        </w:rPr>
        <w:t>or TSS, stands for total suspended solids, and refers to waterborne particles that exceed 2 microns in size. TSS commonly consists of items like clay, gravel, sand, silt, and vegetation. TSS can increase due to erosion, algae growth, and sediment disruption. TSS levels can affect dissolved oxygen content, which affects aquatic life like fish.</w:t>
      </w:r>
    </w:p>
    <w:p w14:paraId="476CABA9" w14:textId="77777777" w:rsidR="00E81AA7" w:rsidRPr="007F6044" w:rsidRDefault="00E81AA7" w:rsidP="00E81AA7">
      <w:pPr>
        <w:widowControl/>
        <w:autoSpaceDE/>
        <w:autoSpaceDN/>
        <w:rPr>
          <w:rFonts w:ascii="Times" w:eastAsia="Times" w:hAnsi="Times"/>
          <w:i/>
        </w:rPr>
      </w:pPr>
    </w:p>
    <w:p w14:paraId="2F0244D1" w14:textId="77777777" w:rsidR="00E81AA7" w:rsidRDefault="00E81AA7" w:rsidP="00E81AA7">
      <w:pPr>
        <w:widowControl/>
        <w:autoSpaceDE/>
        <w:autoSpaceDN/>
        <w:jc w:val="center"/>
        <w:rPr>
          <w:rFonts w:ascii="Times" w:eastAsia="Times" w:hAnsi="Times"/>
          <w:b/>
          <w:sz w:val="24"/>
          <w:szCs w:val="20"/>
        </w:rPr>
      </w:pPr>
      <w:r w:rsidRPr="007F6044">
        <w:rPr>
          <w:rFonts w:ascii="Times" w:eastAsia="Times" w:hAnsi="Times"/>
          <w:i/>
          <w:noProof/>
        </w:rPr>
        <w:drawing>
          <wp:inline distT="0" distB="0" distL="0" distR="0" wp14:anchorId="670B3E9A" wp14:editId="356D8312">
            <wp:extent cx="1551551" cy="1362075"/>
            <wp:effectExtent l="0" t="635"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7148.jpg"/>
                    <pic:cNvPicPr/>
                  </pic:nvPicPr>
                  <pic:blipFill rotWithShape="1">
                    <a:blip r:embed="rId52" cstate="print">
                      <a:extLst>
                        <a:ext uri="{28A0092B-C50C-407E-A947-70E740481C1C}">
                          <a14:useLocalDpi xmlns:a14="http://schemas.microsoft.com/office/drawing/2010/main" val="0"/>
                        </a:ext>
                      </a:extLst>
                    </a:blip>
                    <a:srcRect l="8696" r="5871"/>
                    <a:stretch/>
                  </pic:blipFill>
                  <pic:spPr bwMode="auto">
                    <a:xfrm rot="5400000">
                      <a:off x="0" y="0"/>
                      <a:ext cx="1553646" cy="1363914"/>
                    </a:xfrm>
                    <a:prstGeom prst="rect">
                      <a:avLst/>
                    </a:prstGeom>
                    <a:ln>
                      <a:noFill/>
                    </a:ln>
                    <a:extLst>
                      <a:ext uri="{53640926-AAD7-44D8-BBD7-CCE9431645EC}">
                        <a14:shadowObscured xmlns:a14="http://schemas.microsoft.com/office/drawing/2010/main"/>
                      </a:ext>
                    </a:extLst>
                  </pic:spPr>
                </pic:pic>
              </a:graphicData>
            </a:graphic>
          </wp:inline>
        </w:drawing>
      </w:r>
    </w:p>
    <w:p w14:paraId="0516D847" w14:textId="77777777" w:rsidR="00E81AA7" w:rsidRDefault="00E81AA7" w:rsidP="00E81AA7">
      <w:pPr>
        <w:widowControl/>
        <w:autoSpaceDE/>
        <w:autoSpaceDN/>
        <w:rPr>
          <w:rFonts w:ascii="Times" w:eastAsia="Times" w:hAnsi="Times"/>
          <w:b/>
          <w:sz w:val="24"/>
          <w:szCs w:val="20"/>
        </w:rPr>
      </w:pPr>
    </w:p>
    <w:p w14:paraId="5873C0CE"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 xml:space="preserve">Collect the “TSS”-Total Suspended Solids </w:t>
      </w:r>
    </w:p>
    <w:p w14:paraId="6BB894B2"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The Total Suspended Solids bottle is a 1 L plastic bottle</w:t>
      </w:r>
    </w:p>
    <w:p w14:paraId="232D6627"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1FB4B8D1"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Fill the TSS bottle with the same methods outlined in the “Dissolved Metals” Section.</w:t>
      </w:r>
    </w:p>
    <w:p w14:paraId="7322EAD0"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Cap the bottle and place bottle in cooler with ice.</w:t>
      </w:r>
    </w:p>
    <w:p w14:paraId="4E46C9C8" w14:textId="55AD42AB" w:rsidR="00E81AA7" w:rsidRDefault="00E81AA7" w:rsidP="00E81AA7">
      <w:pPr>
        <w:widowControl/>
        <w:autoSpaceDE/>
        <w:autoSpaceDN/>
        <w:rPr>
          <w:rFonts w:ascii="Times" w:eastAsia="Times" w:hAnsi="Times"/>
          <w:sz w:val="24"/>
          <w:szCs w:val="20"/>
        </w:rPr>
      </w:pPr>
    </w:p>
    <w:p w14:paraId="72E3827E" w14:textId="77777777" w:rsidR="004E5CF7" w:rsidRPr="007F6044" w:rsidRDefault="004E5CF7" w:rsidP="00E81AA7">
      <w:pPr>
        <w:widowControl/>
        <w:autoSpaceDE/>
        <w:autoSpaceDN/>
        <w:rPr>
          <w:rFonts w:ascii="Times" w:eastAsia="Times" w:hAnsi="Times"/>
          <w:sz w:val="24"/>
          <w:szCs w:val="20"/>
        </w:rPr>
      </w:pPr>
    </w:p>
    <w:p w14:paraId="0CB7CC1C" w14:textId="77777777" w:rsidR="00E81AA7" w:rsidRPr="007F6044" w:rsidRDefault="00E81AA7" w:rsidP="00E81AA7">
      <w:pPr>
        <w:widowControl/>
        <w:autoSpaceDE/>
        <w:autoSpaceDN/>
        <w:rPr>
          <w:rFonts w:ascii="Times" w:eastAsia="Times" w:hAnsi="Times"/>
          <w:sz w:val="24"/>
          <w:szCs w:val="20"/>
        </w:rPr>
      </w:pPr>
    </w:p>
    <w:p w14:paraId="2A77882A" w14:textId="77777777" w:rsidR="000A657C" w:rsidRDefault="000A657C" w:rsidP="000A657C">
      <w:pPr>
        <w:widowControl/>
        <w:autoSpaceDE/>
        <w:autoSpaceDN/>
        <w:rPr>
          <w:rFonts w:ascii="Times" w:eastAsia="Times" w:hAnsi="Times"/>
          <w:sz w:val="24"/>
          <w:szCs w:val="20"/>
        </w:rPr>
      </w:pPr>
      <w:r>
        <w:rPr>
          <w:rFonts w:ascii="Times" w:eastAsia="Times" w:hAnsi="Times"/>
          <w:b/>
          <w:sz w:val="32"/>
          <w:szCs w:val="32"/>
          <w:u w:val="single"/>
        </w:rPr>
        <w:t>Field Blanks</w:t>
      </w:r>
      <w:r>
        <w:rPr>
          <w:rFonts w:ascii="Times" w:eastAsia="Times" w:hAnsi="Times"/>
          <w:b/>
          <w:sz w:val="24"/>
          <w:szCs w:val="20"/>
        </w:rPr>
        <w:t xml:space="preserve"> – </w:t>
      </w:r>
      <w:r>
        <w:rPr>
          <w:rFonts w:ascii="Times" w:eastAsia="Times" w:hAnsi="Times"/>
          <w:sz w:val="24"/>
          <w:szCs w:val="20"/>
        </w:rPr>
        <w:t xml:space="preserve">Field blanks are samples of clean water provided by the laboratory that are collected and handled in the same way as normal water quality samples. </w:t>
      </w:r>
      <w:r w:rsidRPr="00233767">
        <w:rPr>
          <w:rFonts w:ascii="Times" w:eastAsia="Times" w:hAnsi="Times"/>
          <w:sz w:val="24"/>
          <w:szCs w:val="20"/>
        </w:rPr>
        <w:t>Field</w:t>
      </w:r>
      <w:r>
        <w:rPr>
          <w:rFonts w:ascii="Times" w:eastAsia="Times" w:hAnsi="Times"/>
          <w:sz w:val="24"/>
          <w:szCs w:val="20"/>
        </w:rPr>
        <w:t xml:space="preserve"> blanks are collected in order to help assess the influence that the field sampling process may have on water quality measurements.</w:t>
      </w:r>
    </w:p>
    <w:p w14:paraId="46AF8CF2" w14:textId="77777777" w:rsidR="000A657C" w:rsidRDefault="000A657C" w:rsidP="000A657C">
      <w:pPr>
        <w:widowControl/>
        <w:autoSpaceDE/>
        <w:autoSpaceDN/>
        <w:rPr>
          <w:rFonts w:ascii="Times" w:eastAsia="Times" w:hAnsi="Times"/>
          <w:sz w:val="24"/>
          <w:szCs w:val="20"/>
        </w:rPr>
      </w:pPr>
    </w:p>
    <w:p w14:paraId="021E0878" w14:textId="0776A5AD" w:rsidR="00E81AA7" w:rsidRPr="007F6044" w:rsidRDefault="000A657C" w:rsidP="00E81AA7">
      <w:pPr>
        <w:widowControl/>
        <w:autoSpaceDE/>
        <w:autoSpaceDN/>
        <w:rPr>
          <w:rFonts w:ascii="Times" w:eastAsia="Times" w:hAnsi="Times"/>
          <w:sz w:val="24"/>
          <w:szCs w:val="20"/>
        </w:rPr>
      </w:pPr>
      <w:r>
        <w:rPr>
          <w:rFonts w:ascii="Times" w:eastAsia="Times" w:hAnsi="Times"/>
          <w:sz w:val="24"/>
          <w:szCs w:val="20"/>
        </w:rPr>
        <w:t xml:space="preserve">To collect a field blank, use the same, normal method described for the parameter (dissolved metals or total metals). </w:t>
      </w:r>
      <w:r w:rsidR="00AA5420">
        <w:rPr>
          <w:rFonts w:ascii="Times" w:eastAsia="Times" w:hAnsi="Times"/>
          <w:sz w:val="24"/>
          <w:szCs w:val="20"/>
        </w:rPr>
        <w:t>However r</w:t>
      </w:r>
      <w:r>
        <w:rPr>
          <w:rFonts w:ascii="Times" w:eastAsia="Times" w:hAnsi="Times"/>
          <w:sz w:val="24"/>
          <w:szCs w:val="20"/>
        </w:rPr>
        <w:t xml:space="preserve">ather than river water, </w:t>
      </w:r>
      <w:r w:rsidR="00AA5420" w:rsidRPr="00E05A28">
        <w:rPr>
          <w:rFonts w:ascii="Times" w:eastAsia="Times" w:hAnsi="Times"/>
          <w:sz w:val="24"/>
          <w:szCs w:val="20"/>
          <w:u w:val="single"/>
        </w:rPr>
        <w:t>your source of water will</w:t>
      </w:r>
      <w:r w:rsidRPr="00E05A28">
        <w:rPr>
          <w:rFonts w:ascii="Times" w:eastAsia="Times" w:hAnsi="Times"/>
          <w:sz w:val="24"/>
          <w:szCs w:val="20"/>
          <w:u w:val="single"/>
        </w:rPr>
        <w:t xml:space="preserve"> ultra-pure distilled water provided by the laboratory.</w:t>
      </w:r>
      <w:r>
        <w:rPr>
          <w:rFonts w:ascii="Times" w:eastAsia="Times" w:hAnsi="Times"/>
          <w:sz w:val="24"/>
          <w:szCs w:val="20"/>
        </w:rPr>
        <w:t xml:space="preserve"> A bottle of ultra-pure distilled water will be provided by the laboratory, and the water quality coordinator will provide training on this collection procedure.</w:t>
      </w:r>
    </w:p>
    <w:p w14:paraId="5537A335" w14:textId="77777777" w:rsidR="00E81AA7" w:rsidRPr="007F6044" w:rsidRDefault="00E81AA7" w:rsidP="00E81AA7">
      <w:pPr>
        <w:widowControl/>
        <w:autoSpaceDE/>
        <w:autoSpaceDN/>
        <w:rPr>
          <w:rFonts w:ascii="Times" w:eastAsia="Times" w:hAnsi="Times"/>
          <w:sz w:val="24"/>
          <w:szCs w:val="20"/>
        </w:rPr>
      </w:pPr>
    </w:p>
    <w:p w14:paraId="527D0A43" w14:textId="4C1996EC" w:rsidR="00E81AA7" w:rsidRPr="00641F83" w:rsidRDefault="00E81AA7" w:rsidP="00E81AA7">
      <w:pPr>
        <w:widowControl/>
        <w:adjustRightInd w:val="0"/>
        <w:rPr>
          <w:rFonts w:ascii="Calibri" w:eastAsia="Calibri" w:hAnsi="Calibri" w:cs="Calibri"/>
          <w:b/>
          <w:bCs/>
          <w:color w:val="0070C0"/>
          <w:sz w:val="26"/>
          <w:szCs w:val="26"/>
        </w:rPr>
      </w:pPr>
      <w:bookmarkStart w:id="416" w:name="_Toc132032681"/>
      <w:r w:rsidRPr="00641F83">
        <w:rPr>
          <w:rFonts w:ascii="Calibri" w:eastAsia="Calibri" w:hAnsi="Calibri" w:cs="Calibri"/>
          <w:b/>
          <w:bCs/>
          <w:color w:val="0070C0"/>
          <w:sz w:val="26"/>
          <w:szCs w:val="26"/>
        </w:rPr>
        <w:t xml:space="preserve">Appendix </w:t>
      </w:r>
      <w:r w:rsidR="000A657C" w:rsidRPr="00641F83">
        <w:rPr>
          <w:rFonts w:eastAsia="Calibri"/>
          <w:b/>
          <w:bCs/>
          <w:color w:val="0070C0"/>
        </w:rPr>
        <w:t>B1</w:t>
      </w:r>
      <w:r w:rsidRPr="00641F83">
        <w:rPr>
          <w:rFonts w:ascii="Calibri" w:eastAsia="Calibri" w:hAnsi="Calibri" w:cs="Calibri"/>
          <w:b/>
          <w:bCs/>
          <w:color w:val="0070C0"/>
          <w:sz w:val="26"/>
          <w:szCs w:val="26"/>
        </w:rPr>
        <w:t>: “Clean Hands, Dirty Hands” Sampling Technique</w:t>
      </w:r>
      <w:bookmarkEnd w:id="416"/>
    </w:p>
    <w:p w14:paraId="21FF8D4D" w14:textId="77777777" w:rsidR="00E81AA7" w:rsidRPr="007F6044" w:rsidRDefault="00E81AA7" w:rsidP="00E81AA7">
      <w:pPr>
        <w:widowControl/>
        <w:adjustRightInd w:val="0"/>
        <w:rPr>
          <w:rFonts w:ascii="Calibri" w:eastAsia="Calibri" w:hAnsi="Calibri" w:cs="Calibri"/>
          <w:color w:val="2D74B5"/>
          <w:sz w:val="26"/>
          <w:szCs w:val="26"/>
        </w:rPr>
      </w:pPr>
    </w:p>
    <w:p w14:paraId="63DC7818"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What is ‘Clean Hands, Dirty Hands’ (CHDH)? </w:t>
      </w:r>
    </w:p>
    <w:p w14:paraId="1BF8289B"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The Clean Hands Dirty Hands sampling technique of EPA-1669 was developed for low level mercury testing but is often applied to trace metals sampling. This method minimizes potential sample contamination by designating one person to be ‘clean hands’ (CH) and another as ‘Dirty Hands’ (DH). DH handles all sampling equipment and CH handles all sample bottles. </w:t>
      </w:r>
    </w:p>
    <w:p w14:paraId="1A3A8DC4" w14:textId="77777777" w:rsidR="00E81AA7" w:rsidRPr="007F6044" w:rsidRDefault="00E81AA7" w:rsidP="00E81AA7">
      <w:pPr>
        <w:widowControl/>
        <w:adjustRightInd w:val="0"/>
        <w:rPr>
          <w:rFonts w:ascii="Calibri" w:eastAsia="Calibri" w:hAnsi="Calibri" w:cs="Calibri"/>
          <w:color w:val="1F4D78"/>
        </w:rPr>
      </w:pPr>
    </w:p>
    <w:p w14:paraId="535D484E"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Field Application </w:t>
      </w:r>
    </w:p>
    <w:p w14:paraId="3CABC9B4" w14:textId="38CE1772"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Clean Hands </w:t>
      </w:r>
      <w:r w:rsidRPr="007F6044">
        <w:rPr>
          <w:rFonts w:ascii="Calibri" w:eastAsia="Calibri" w:hAnsi="Calibri" w:cs="Calibri"/>
          <w:color w:val="000000"/>
        </w:rPr>
        <w:t>– The person designated as Clean Hands (CH) will handle the actual sample bottles. CH will fill and label the bottles. CH is responsible for keeping hands clean during sampling events, and changing gloves if contamination occurs</w:t>
      </w:r>
      <w:r w:rsidR="00873C54">
        <w:rPr>
          <w:rFonts w:ascii="Calibri" w:eastAsia="Calibri" w:hAnsi="Calibri" w:cs="Calibri"/>
          <w:color w:val="000000"/>
        </w:rPr>
        <w:t xml:space="preserve"> and in between sampling locations</w:t>
      </w:r>
      <w:r w:rsidRPr="007F6044">
        <w:rPr>
          <w:rFonts w:ascii="Calibri" w:eastAsia="Calibri" w:hAnsi="Calibri" w:cs="Calibri"/>
          <w:color w:val="000000"/>
        </w:rPr>
        <w:t xml:space="preserve">. CH is responsible for communicating with other crew members to open coolers, handle sampling equipment, etc., as CH should not be handling any sampling items except for the sample bottles themselves. </w:t>
      </w:r>
    </w:p>
    <w:p w14:paraId="2565D16A"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Field Sampling Crew </w:t>
      </w:r>
      <w:r w:rsidRPr="007F6044">
        <w:rPr>
          <w:rFonts w:ascii="Calibri" w:eastAsia="Calibri" w:hAnsi="Calibri" w:cs="Calibri"/>
          <w:color w:val="000000"/>
        </w:rPr>
        <w:t xml:space="preserve">– The field sampling crew will be Dirty Hands (DH). DH will open/close the cooler, handle the sealed (in Ziplock) bag of sample bottles, handle the water collection bottle, and record data. </w:t>
      </w:r>
    </w:p>
    <w:p w14:paraId="4E1F8CE0"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Boat Crew </w:t>
      </w:r>
      <w:r w:rsidRPr="007F6044">
        <w:rPr>
          <w:rFonts w:ascii="Calibri" w:eastAsia="Calibri" w:hAnsi="Calibri" w:cs="Calibri"/>
          <w:color w:val="000000"/>
        </w:rPr>
        <w:t xml:space="preserve">– The boat operator will be in contact with motor oil, galvanized metals, etc. and therefore should not be handling the actual sample bottles. The boat operator will be responsible for maintaining the boat in position for sampling and safely transporting the crew from one site to the next. The boat operator may help with data recording and other tasks as needed that do not involve directly handling sample bottles. </w:t>
      </w:r>
    </w:p>
    <w:p w14:paraId="2B6C3E26" w14:textId="77777777" w:rsidR="00E81AA7" w:rsidRPr="007F6044" w:rsidRDefault="00E81AA7" w:rsidP="00E81AA7">
      <w:pPr>
        <w:widowControl/>
        <w:adjustRightInd w:val="0"/>
        <w:rPr>
          <w:rFonts w:ascii="Calibri" w:eastAsia="Calibri" w:hAnsi="Calibri" w:cs="Calibri"/>
          <w:color w:val="1F4D78"/>
        </w:rPr>
      </w:pPr>
    </w:p>
    <w:p w14:paraId="72990A4C"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Required Preparation </w:t>
      </w:r>
    </w:p>
    <w:p w14:paraId="742D0549"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Practice makes perfect – The field sampling team will practice sample collection using the CHDH technique. At least one practice sample collection will be demonstrated on sample cooler pickup day, and the other on fieldwork day prior to the first sample collection.</w:t>
      </w:r>
    </w:p>
    <w:p w14:paraId="7E30AF23"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Pre-sampling preparation – Bottles will be carefully handled with gloved hands, labeled, and placed into double layer Ziplock bags. DO NOT open bottles before actual sample collection. </w:t>
      </w:r>
    </w:p>
    <w:p w14:paraId="2CBBC807"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Supplies – The Project Manager will make sure that the field team has enough nitrile gloves, Ziplocks and other tools required to complete field work. </w:t>
      </w:r>
    </w:p>
    <w:p w14:paraId="3AF58731" w14:textId="77777777" w:rsidR="00E81AA7" w:rsidRPr="007F6044" w:rsidRDefault="00E81AA7" w:rsidP="00E81AA7">
      <w:pPr>
        <w:widowControl/>
        <w:adjustRightInd w:val="0"/>
        <w:rPr>
          <w:rFonts w:ascii="Calibri" w:eastAsia="Calibri" w:hAnsi="Calibri" w:cs="Calibri"/>
          <w:color w:val="000000"/>
        </w:rPr>
      </w:pPr>
    </w:p>
    <w:p w14:paraId="785023B0"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Sunscreen, jewelry, and galvanized metals </w:t>
      </w:r>
    </w:p>
    <w:p w14:paraId="3575FC51"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Many cosmetic products including sunscreen contain zinc. It’s important to protect you skin against UV, however if you wear sunscreen DO NOT touch your face during active sampling. If you do, change </w:t>
      </w:r>
      <w:r w:rsidRPr="007F6044">
        <w:rPr>
          <w:rFonts w:ascii="Calibri" w:eastAsia="Calibri" w:hAnsi="Calibri" w:cs="Calibri"/>
          <w:color w:val="000000"/>
        </w:rPr>
        <w:lastRenderedPageBreak/>
        <w:t xml:space="preserve">gloves, and start over. Alternatively, wear physical sun protection such as a sun hat, face mask/gaiter, long sleeved shirt, etc. </w:t>
      </w:r>
    </w:p>
    <w:p w14:paraId="0A5D8021"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Avoid wearing jewelry on your hands and/or wrists. Earrings and necklaces are fine, just avoid touching them during active sampling. If you touch metal jewelry, even if it’s not zinc based, change your gloves immediately. </w:t>
      </w:r>
      <w:bookmarkStart w:id="417" w:name="_GoBack"/>
      <w:bookmarkEnd w:id="417"/>
    </w:p>
    <w:p w14:paraId="40091727"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Galvanized metals are metals coated in zinc oxides. No one actively collecting samples should touch galvanized surfaces during active sample collection. If samplers accidentally touch galvanized metal they should stop, remove the contaminated gloves, and replace contaminated gloves with clean cloves. </w:t>
      </w:r>
    </w:p>
    <w:p w14:paraId="37CA109B" w14:textId="77777777" w:rsidR="00E81AA7" w:rsidRPr="007F6044" w:rsidRDefault="00E81AA7" w:rsidP="00E81AA7">
      <w:pPr>
        <w:widowControl/>
        <w:adjustRightInd w:val="0"/>
        <w:rPr>
          <w:rFonts w:ascii="Calibri" w:eastAsia="Calibri" w:hAnsi="Calibri" w:cs="Calibri"/>
          <w:color w:val="000000"/>
        </w:rPr>
      </w:pPr>
    </w:p>
    <w:p w14:paraId="5DEBD130" w14:textId="77777777" w:rsidR="00E81AA7" w:rsidRPr="007F6044" w:rsidRDefault="00E81AA7" w:rsidP="00E81AA7">
      <w:pPr>
        <w:widowControl/>
        <w:adjustRightInd w:val="0"/>
        <w:rPr>
          <w:rFonts w:ascii="Calibri" w:eastAsia="Calibri" w:hAnsi="Calibri" w:cs="Calibri"/>
          <w:color w:val="000000"/>
        </w:rPr>
      </w:pPr>
    </w:p>
    <w:p w14:paraId="3AC51832" w14:textId="77777777" w:rsidR="00E81AA7" w:rsidRPr="007F6044" w:rsidRDefault="00E81AA7" w:rsidP="00E81AA7">
      <w:pPr>
        <w:widowControl/>
        <w:autoSpaceDE/>
        <w:autoSpaceDN/>
        <w:rPr>
          <w:rFonts w:ascii="Times" w:eastAsia="Times" w:hAnsi="Times"/>
          <w:i/>
          <w:sz w:val="24"/>
          <w:szCs w:val="20"/>
        </w:rPr>
      </w:pPr>
      <w:r w:rsidRPr="007F6044">
        <w:rPr>
          <w:rFonts w:ascii="Times" w:eastAsia="Times" w:hAnsi="Times"/>
          <w:i/>
          <w:sz w:val="24"/>
          <w:szCs w:val="20"/>
        </w:rPr>
        <w:t>Adapted from Appendix F in Apsens, S., and Petitt, J. 2022. Kenai River, Alaska Field Report 2021. Alaska Department of Environmental Conservation.</w:t>
      </w:r>
    </w:p>
    <w:bookmarkEnd w:id="414"/>
    <w:p w14:paraId="68B16B56" w14:textId="77777777" w:rsidR="000A657C" w:rsidRDefault="000A657C" w:rsidP="000A657C">
      <w:pPr>
        <w:widowControl/>
        <w:autoSpaceDE/>
        <w:autoSpaceDN/>
        <w:rPr>
          <w:rFonts w:ascii="Times" w:eastAsia="Times" w:hAnsi="Times"/>
          <w:i/>
          <w:sz w:val="24"/>
          <w:szCs w:val="20"/>
        </w:rPr>
        <w:sectPr w:rsidR="000A657C" w:rsidSect="00055722">
          <w:headerReference w:type="default" r:id="rId53"/>
          <w:footerReference w:type="default" r:id="rId54"/>
          <w:pgSz w:w="12240" w:h="15840"/>
          <w:pgMar w:top="1440" w:right="1440" w:bottom="1440" w:left="1440" w:header="720" w:footer="720" w:gutter="0"/>
          <w:cols w:space="720"/>
          <w:docGrid w:linePitch="360"/>
        </w:sectPr>
      </w:pPr>
    </w:p>
    <w:p w14:paraId="796F9F60" w14:textId="77777777" w:rsidR="000A657C" w:rsidRPr="005473BA" w:rsidRDefault="000A657C" w:rsidP="000A657C">
      <w:pPr>
        <w:widowControl/>
        <w:autoSpaceDE/>
        <w:autoSpaceDN/>
        <w:rPr>
          <w:rFonts w:ascii="Times" w:eastAsia="Times" w:hAnsi="Times"/>
          <w:b/>
          <w:i/>
          <w:sz w:val="24"/>
          <w:szCs w:val="24"/>
        </w:rPr>
      </w:pPr>
      <w:r w:rsidRPr="007F6044">
        <w:rPr>
          <w:rFonts w:ascii="Times" w:eastAsia="Times" w:hAnsi="Times"/>
          <w:i/>
          <w:sz w:val="24"/>
          <w:szCs w:val="20"/>
        </w:rPr>
        <w:lastRenderedPageBreak/>
        <w:t xml:space="preserve"> </w:t>
      </w:r>
    </w:p>
    <w:p w14:paraId="09AC36F5" w14:textId="4A9B5BC0" w:rsidR="00E81AA7" w:rsidRDefault="000A657C" w:rsidP="00E81AA7">
      <w:pPr>
        <w:ind w:left="2371" w:right="2382"/>
        <w:jc w:val="center"/>
        <w:rPr>
          <w:b/>
          <w:sz w:val="24"/>
        </w:rPr>
      </w:pPr>
      <w:bookmarkStart w:id="418" w:name="_Toc132032682"/>
      <w:r w:rsidRPr="005473BA">
        <w:rPr>
          <w:b/>
          <w:sz w:val="24"/>
          <w:szCs w:val="24"/>
        </w:rPr>
        <w:t>Appendix C:</w:t>
      </w:r>
      <w:r w:rsidR="00E81AA7" w:rsidRPr="005473BA">
        <w:rPr>
          <w:b/>
          <w:sz w:val="24"/>
          <w:szCs w:val="24"/>
        </w:rPr>
        <w:t xml:space="preserve"> Kenai River Watershed </w:t>
      </w:r>
      <w:bookmarkStart w:id="419" w:name="Appendix_C"/>
      <w:bookmarkStart w:id="420" w:name="_bookmark36"/>
      <w:bookmarkStart w:id="421" w:name="_Hlk117090829"/>
      <w:bookmarkStart w:id="422" w:name="_Hlk117090898"/>
      <w:bookmarkEnd w:id="419"/>
      <w:bookmarkEnd w:id="420"/>
      <w:r w:rsidR="00E81AA7" w:rsidRPr="005473BA">
        <w:rPr>
          <w:b/>
          <w:sz w:val="24"/>
          <w:szCs w:val="24"/>
        </w:rPr>
        <w:t>Water</w:t>
      </w:r>
      <w:r w:rsidR="00E81AA7">
        <w:rPr>
          <w:b/>
          <w:sz w:val="24"/>
        </w:rPr>
        <w:t xml:space="preserve"> Quality Monitoring Field Data Form</w:t>
      </w:r>
      <w:bookmarkEnd w:id="418"/>
      <w:r w:rsidR="00E81AA7">
        <w:rPr>
          <w:b/>
          <w:sz w:val="24"/>
        </w:rPr>
        <w:t xml:space="preserve"> </w:t>
      </w:r>
    </w:p>
    <w:bookmarkEnd w:id="421"/>
    <w:p w14:paraId="2EC4F9DF" w14:textId="77777777" w:rsidR="00E81AA7" w:rsidRDefault="00E81AA7" w:rsidP="00E81AA7">
      <w:pPr>
        <w:pStyle w:val="BodyText"/>
        <w:spacing w:after="1"/>
        <w:rPr>
          <w:b/>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E81AA7" w14:paraId="5B1384B2" w14:textId="77777777" w:rsidTr="00816966">
        <w:trPr>
          <w:trHeight w:val="551"/>
        </w:trPr>
        <w:tc>
          <w:tcPr>
            <w:tcW w:w="632" w:type="dxa"/>
          </w:tcPr>
          <w:p w14:paraId="55B2A193" w14:textId="77777777" w:rsidR="00E81AA7" w:rsidRDefault="00E81AA7" w:rsidP="00816966">
            <w:pPr>
              <w:pStyle w:val="TableParagraph"/>
            </w:pPr>
          </w:p>
        </w:tc>
        <w:tc>
          <w:tcPr>
            <w:tcW w:w="764" w:type="dxa"/>
          </w:tcPr>
          <w:p w14:paraId="40ED5BC5" w14:textId="77777777" w:rsidR="00E81AA7" w:rsidRDefault="00E81AA7" w:rsidP="00816966">
            <w:pPr>
              <w:pStyle w:val="TableParagraph"/>
              <w:spacing w:line="276" w:lineRule="exact"/>
              <w:ind w:left="162" w:right="132"/>
              <w:rPr>
                <w:sz w:val="24"/>
              </w:rPr>
            </w:pPr>
            <w:r>
              <w:rPr>
                <w:sz w:val="24"/>
              </w:rPr>
              <w:t>Low Tide</w:t>
            </w:r>
          </w:p>
        </w:tc>
        <w:tc>
          <w:tcPr>
            <w:tcW w:w="901" w:type="dxa"/>
          </w:tcPr>
          <w:p w14:paraId="6CE66676" w14:textId="77777777" w:rsidR="00E81AA7" w:rsidRDefault="00E81AA7" w:rsidP="00816966">
            <w:pPr>
              <w:pStyle w:val="TableParagraph"/>
            </w:pPr>
          </w:p>
        </w:tc>
        <w:tc>
          <w:tcPr>
            <w:tcW w:w="828" w:type="dxa"/>
          </w:tcPr>
          <w:p w14:paraId="5DF5AB29" w14:textId="77777777" w:rsidR="00E81AA7" w:rsidRDefault="00E81AA7" w:rsidP="00816966">
            <w:pPr>
              <w:pStyle w:val="TableParagraph"/>
            </w:pPr>
          </w:p>
        </w:tc>
        <w:tc>
          <w:tcPr>
            <w:tcW w:w="750" w:type="dxa"/>
          </w:tcPr>
          <w:p w14:paraId="34B42C1F" w14:textId="77777777" w:rsidR="00E81AA7" w:rsidRDefault="00E81AA7" w:rsidP="00816966">
            <w:pPr>
              <w:pStyle w:val="TableParagraph"/>
              <w:spacing w:before="8"/>
              <w:rPr>
                <w:b/>
                <w:sz w:val="23"/>
              </w:rPr>
            </w:pPr>
          </w:p>
          <w:p w14:paraId="7F0D6E22" w14:textId="77777777" w:rsidR="00E81AA7" w:rsidRDefault="00E81AA7" w:rsidP="00816966">
            <w:pPr>
              <w:pStyle w:val="TableParagraph"/>
              <w:spacing w:line="259" w:lineRule="exact"/>
              <w:ind w:left="108"/>
              <w:rPr>
                <w:sz w:val="24"/>
              </w:rPr>
            </w:pPr>
            <w:r>
              <w:rPr>
                <w:sz w:val="24"/>
              </w:rPr>
              <w:t>River</w:t>
            </w:r>
          </w:p>
        </w:tc>
        <w:tc>
          <w:tcPr>
            <w:tcW w:w="998" w:type="dxa"/>
          </w:tcPr>
          <w:p w14:paraId="41471C7E" w14:textId="77777777" w:rsidR="00E81AA7" w:rsidRDefault="00E81AA7" w:rsidP="00816966">
            <w:pPr>
              <w:pStyle w:val="TableParagraph"/>
            </w:pPr>
          </w:p>
        </w:tc>
        <w:tc>
          <w:tcPr>
            <w:tcW w:w="1160" w:type="dxa"/>
          </w:tcPr>
          <w:p w14:paraId="601CD747" w14:textId="77777777" w:rsidR="00E81AA7" w:rsidRDefault="00E81AA7" w:rsidP="00816966">
            <w:pPr>
              <w:pStyle w:val="TableParagraph"/>
            </w:pPr>
          </w:p>
        </w:tc>
        <w:tc>
          <w:tcPr>
            <w:tcW w:w="1156" w:type="dxa"/>
          </w:tcPr>
          <w:p w14:paraId="4D7B9FE6" w14:textId="77777777" w:rsidR="00E81AA7" w:rsidRDefault="00E81AA7" w:rsidP="00816966">
            <w:pPr>
              <w:pStyle w:val="TableParagraph"/>
              <w:spacing w:line="273" w:lineRule="exact"/>
              <w:ind w:left="119"/>
              <w:rPr>
                <w:sz w:val="24"/>
              </w:rPr>
            </w:pPr>
            <w:r>
              <w:rPr>
                <w:sz w:val="24"/>
              </w:rPr>
              <w:t>Air temp.</w:t>
            </w:r>
          </w:p>
        </w:tc>
        <w:tc>
          <w:tcPr>
            <w:tcW w:w="1028" w:type="dxa"/>
          </w:tcPr>
          <w:p w14:paraId="1AB223FB" w14:textId="77777777" w:rsidR="00E81AA7" w:rsidRDefault="00E81AA7" w:rsidP="00816966">
            <w:pPr>
              <w:pStyle w:val="TableParagraph"/>
              <w:spacing w:line="273" w:lineRule="exact"/>
              <w:ind w:left="90" w:right="74"/>
              <w:jc w:val="center"/>
              <w:rPr>
                <w:sz w:val="24"/>
              </w:rPr>
            </w:pPr>
            <w:r>
              <w:rPr>
                <w:sz w:val="24"/>
              </w:rPr>
              <w:t>Weather</w:t>
            </w:r>
          </w:p>
        </w:tc>
        <w:tc>
          <w:tcPr>
            <w:tcW w:w="914" w:type="dxa"/>
          </w:tcPr>
          <w:p w14:paraId="3F1B1D77" w14:textId="77777777" w:rsidR="00E81AA7" w:rsidRDefault="00E81AA7" w:rsidP="00816966">
            <w:pPr>
              <w:pStyle w:val="TableParagraph"/>
              <w:spacing w:line="276" w:lineRule="exact"/>
              <w:ind w:left="167" w:right="130" w:firstLine="66"/>
              <w:rPr>
                <w:sz w:val="24"/>
              </w:rPr>
            </w:pPr>
            <w:r>
              <w:rPr>
                <w:sz w:val="24"/>
              </w:rPr>
              <w:t>Boat traffic</w:t>
            </w:r>
          </w:p>
        </w:tc>
        <w:tc>
          <w:tcPr>
            <w:tcW w:w="870" w:type="dxa"/>
          </w:tcPr>
          <w:p w14:paraId="0E462A70" w14:textId="77777777" w:rsidR="00E81AA7" w:rsidRDefault="00E81AA7" w:rsidP="00816966">
            <w:pPr>
              <w:pStyle w:val="TableParagraph"/>
              <w:spacing w:line="273" w:lineRule="exact"/>
              <w:ind w:left="91" w:right="75"/>
              <w:jc w:val="center"/>
              <w:rPr>
                <w:sz w:val="24"/>
              </w:rPr>
            </w:pPr>
            <w:r>
              <w:rPr>
                <w:sz w:val="24"/>
              </w:rPr>
              <w:t>Photos</w:t>
            </w:r>
          </w:p>
        </w:tc>
        <w:tc>
          <w:tcPr>
            <w:tcW w:w="1225" w:type="dxa"/>
          </w:tcPr>
          <w:p w14:paraId="34D6B3C0" w14:textId="77777777" w:rsidR="00E81AA7" w:rsidRDefault="00E81AA7" w:rsidP="00816966">
            <w:pPr>
              <w:pStyle w:val="TableParagraph"/>
              <w:spacing w:line="276" w:lineRule="exact"/>
              <w:ind w:left="335" w:right="287" w:hanging="14"/>
              <w:rPr>
                <w:sz w:val="24"/>
              </w:rPr>
            </w:pPr>
            <w:r>
              <w:rPr>
                <w:sz w:val="24"/>
              </w:rPr>
              <w:t>Water Temp</w:t>
            </w:r>
          </w:p>
        </w:tc>
        <w:tc>
          <w:tcPr>
            <w:tcW w:w="1261" w:type="dxa"/>
          </w:tcPr>
          <w:p w14:paraId="2BBA94E8" w14:textId="77777777" w:rsidR="00E81AA7" w:rsidRDefault="00E81AA7" w:rsidP="00816966">
            <w:pPr>
              <w:pStyle w:val="TableParagraph"/>
              <w:spacing w:line="273" w:lineRule="exact"/>
              <w:ind w:left="413"/>
              <w:rPr>
                <w:sz w:val="24"/>
              </w:rPr>
            </w:pPr>
            <w:r>
              <w:rPr>
                <w:sz w:val="24"/>
              </w:rPr>
              <w:t>GPS</w:t>
            </w:r>
          </w:p>
          <w:p w14:paraId="2FEF5F0D" w14:textId="77777777" w:rsidR="00E81AA7" w:rsidRDefault="00E81AA7" w:rsidP="00816966">
            <w:pPr>
              <w:pStyle w:val="TableParagraph"/>
              <w:spacing w:line="259" w:lineRule="exact"/>
              <w:ind w:left="361"/>
              <w:rPr>
                <w:sz w:val="24"/>
              </w:rPr>
            </w:pPr>
            <w:r>
              <w:rPr>
                <w:sz w:val="24"/>
              </w:rPr>
              <w:t>coord</w:t>
            </w:r>
          </w:p>
        </w:tc>
        <w:tc>
          <w:tcPr>
            <w:tcW w:w="1170" w:type="dxa"/>
          </w:tcPr>
          <w:p w14:paraId="0D1E363D" w14:textId="77777777" w:rsidR="00E81AA7" w:rsidRDefault="00E81AA7" w:rsidP="00816966">
            <w:pPr>
              <w:pStyle w:val="TableParagraph"/>
            </w:pPr>
          </w:p>
        </w:tc>
      </w:tr>
      <w:tr w:rsidR="00E81AA7" w14:paraId="4DAC4C2C" w14:textId="77777777" w:rsidTr="00816966">
        <w:trPr>
          <w:trHeight w:val="506"/>
        </w:trPr>
        <w:tc>
          <w:tcPr>
            <w:tcW w:w="632" w:type="dxa"/>
          </w:tcPr>
          <w:p w14:paraId="16D685E5" w14:textId="77777777" w:rsidR="00E81AA7" w:rsidRDefault="00E81AA7" w:rsidP="00816966">
            <w:pPr>
              <w:pStyle w:val="TableParagraph"/>
              <w:spacing w:line="250" w:lineRule="exact"/>
              <w:ind w:left="107"/>
            </w:pPr>
            <w:r>
              <w:t>Date</w:t>
            </w:r>
          </w:p>
        </w:tc>
        <w:tc>
          <w:tcPr>
            <w:tcW w:w="764" w:type="dxa"/>
          </w:tcPr>
          <w:p w14:paraId="3EDB64E1" w14:textId="77777777" w:rsidR="00E81AA7" w:rsidRDefault="00E81AA7" w:rsidP="00816966">
            <w:pPr>
              <w:pStyle w:val="TableParagraph"/>
              <w:spacing w:line="250" w:lineRule="exact"/>
              <w:ind w:left="150"/>
            </w:pPr>
            <w:r>
              <w:t>Time</w:t>
            </w:r>
          </w:p>
        </w:tc>
        <w:tc>
          <w:tcPr>
            <w:tcW w:w="901" w:type="dxa"/>
          </w:tcPr>
          <w:p w14:paraId="01B9D88B" w14:textId="77777777" w:rsidR="00E81AA7" w:rsidRDefault="00E81AA7" w:rsidP="00816966">
            <w:pPr>
              <w:pStyle w:val="TableParagraph"/>
              <w:spacing w:line="250" w:lineRule="exact"/>
              <w:ind w:left="108"/>
            </w:pPr>
            <w:r>
              <w:t>Agency</w:t>
            </w:r>
          </w:p>
        </w:tc>
        <w:tc>
          <w:tcPr>
            <w:tcW w:w="828" w:type="dxa"/>
          </w:tcPr>
          <w:p w14:paraId="51B506F0" w14:textId="77777777" w:rsidR="00E81AA7" w:rsidRDefault="00E81AA7" w:rsidP="00816966">
            <w:pPr>
              <w:pStyle w:val="TableParagraph"/>
              <w:spacing w:line="250" w:lineRule="exact"/>
              <w:ind w:left="108"/>
            </w:pPr>
            <w:r>
              <w:t>Initials</w:t>
            </w:r>
          </w:p>
        </w:tc>
        <w:tc>
          <w:tcPr>
            <w:tcW w:w="750" w:type="dxa"/>
          </w:tcPr>
          <w:p w14:paraId="28D8191B" w14:textId="77777777" w:rsidR="00E81AA7" w:rsidRDefault="00E81AA7" w:rsidP="00816966">
            <w:pPr>
              <w:pStyle w:val="TableParagraph"/>
              <w:spacing w:line="250" w:lineRule="exact"/>
              <w:ind w:left="167"/>
            </w:pPr>
            <w:r>
              <w:t>Mile</w:t>
            </w:r>
          </w:p>
        </w:tc>
        <w:tc>
          <w:tcPr>
            <w:tcW w:w="998" w:type="dxa"/>
          </w:tcPr>
          <w:p w14:paraId="0547EB37" w14:textId="77777777" w:rsidR="00E81AA7" w:rsidRDefault="00E81AA7" w:rsidP="00816966">
            <w:pPr>
              <w:pStyle w:val="TableParagraph"/>
              <w:spacing w:line="250" w:lineRule="exact"/>
              <w:ind w:left="108"/>
            </w:pPr>
            <w:r>
              <w:t>Location</w:t>
            </w:r>
          </w:p>
        </w:tc>
        <w:tc>
          <w:tcPr>
            <w:tcW w:w="1160" w:type="dxa"/>
          </w:tcPr>
          <w:p w14:paraId="33175E9E" w14:textId="77777777" w:rsidR="00E81AA7" w:rsidRDefault="00E81AA7" w:rsidP="00816966">
            <w:pPr>
              <w:pStyle w:val="TableParagraph"/>
              <w:spacing w:line="250" w:lineRule="exact"/>
              <w:ind w:left="189"/>
            </w:pPr>
            <w:r>
              <w:t>Location</w:t>
            </w:r>
          </w:p>
          <w:p w14:paraId="2295B1BC" w14:textId="77777777" w:rsidR="00E81AA7" w:rsidRDefault="00E81AA7" w:rsidP="00816966">
            <w:pPr>
              <w:pStyle w:val="TableParagraph"/>
              <w:spacing w:line="236" w:lineRule="exact"/>
              <w:ind w:left="150"/>
            </w:pPr>
            <w:r>
              <w:t>of</w:t>
            </w:r>
            <w:r>
              <w:rPr>
                <w:spacing w:val="-5"/>
              </w:rPr>
              <w:t xml:space="preserve"> </w:t>
            </w:r>
            <w:r>
              <w:t>sample</w:t>
            </w:r>
          </w:p>
        </w:tc>
        <w:tc>
          <w:tcPr>
            <w:tcW w:w="1156" w:type="dxa"/>
          </w:tcPr>
          <w:p w14:paraId="63D04712" w14:textId="77777777" w:rsidR="00E81AA7" w:rsidRDefault="00E81AA7" w:rsidP="00816966">
            <w:pPr>
              <w:pStyle w:val="TableParagraph"/>
              <w:spacing w:line="250" w:lineRule="exact"/>
              <w:ind w:left="108"/>
            </w:pPr>
            <w:r>
              <w:t>Fahrenheit</w:t>
            </w:r>
          </w:p>
        </w:tc>
        <w:tc>
          <w:tcPr>
            <w:tcW w:w="1028" w:type="dxa"/>
          </w:tcPr>
          <w:p w14:paraId="48436C35" w14:textId="77777777" w:rsidR="00E81AA7" w:rsidRDefault="00E81AA7" w:rsidP="00816966">
            <w:pPr>
              <w:pStyle w:val="TableParagraph"/>
              <w:spacing w:line="250" w:lineRule="exact"/>
              <w:ind w:left="88" w:right="74"/>
              <w:jc w:val="center"/>
            </w:pPr>
            <w:r>
              <w:t>S/R/C</w:t>
            </w:r>
          </w:p>
        </w:tc>
        <w:tc>
          <w:tcPr>
            <w:tcW w:w="914" w:type="dxa"/>
          </w:tcPr>
          <w:p w14:paraId="5D9B11F5" w14:textId="77777777" w:rsidR="00E81AA7" w:rsidRDefault="00E81AA7" w:rsidP="00816966">
            <w:pPr>
              <w:pStyle w:val="TableParagraph"/>
              <w:spacing w:line="250" w:lineRule="exact"/>
              <w:ind w:left="154"/>
            </w:pPr>
            <w:r>
              <w:t>L/M/H</w:t>
            </w:r>
          </w:p>
        </w:tc>
        <w:tc>
          <w:tcPr>
            <w:tcW w:w="870" w:type="dxa"/>
          </w:tcPr>
          <w:p w14:paraId="210CC2A4" w14:textId="77777777" w:rsidR="00E81AA7" w:rsidRDefault="00E81AA7" w:rsidP="00816966">
            <w:pPr>
              <w:pStyle w:val="TableParagraph"/>
              <w:spacing w:line="250" w:lineRule="exact"/>
              <w:ind w:left="89" w:right="75"/>
              <w:jc w:val="center"/>
            </w:pPr>
            <w:r>
              <w:t>Y/N</w:t>
            </w:r>
          </w:p>
        </w:tc>
        <w:tc>
          <w:tcPr>
            <w:tcW w:w="1225" w:type="dxa"/>
          </w:tcPr>
          <w:p w14:paraId="0193D0DE" w14:textId="77777777" w:rsidR="00E81AA7" w:rsidRDefault="00E81AA7" w:rsidP="00816966">
            <w:pPr>
              <w:pStyle w:val="TableParagraph"/>
              <w:spacing w:line="250" w:lineRule="exact"/>
              <w:ind w:left="132"/>
            </w:pPr>
            <w:r>
              <w:t>Centigrade</w:t>
            </w:r>
          </w:p>
        </w:tc>
        <w:tc>
          <w:tcPr>
            <w:tcW w:w="1261" w:type="dxa"/>
          </w:tcPr>
          <w:p w14:paraId="1EC08C79" w14:textId="77777777" w:rsidR="00E81AA7" w:rsidRDefault="00E81AA7" w:rsidP="00816966">
            <w:pPr>
              <w:pStyle w:val="TableParagraph"/>
              <w:spacing w:line="250" w:lineRule="exact"/>
              <w:ind w:left="267"/>
            </w:pPr>
            <w:r>
              <w:t>Latitude</w:t>
            </w:r>
          </w:p>
          <w:p w14:paraId="5BD9BDCC" w14:textId="77777777" w:rsidR="00E81AA7" w:rsidRDefault="00E81AA7" w:rsidP="00816966">
            <w:pPr>
              <w:pStyle w:val="TableParagraph"/>
              <w:spacing w:line="236" w:lineRule="exact"/>
              <w:ind w:left="181"/>
            </w:pPr>
            <w:r>
              <w:t>Longitude</w:t>
            </w:r>
          </w:p>
        </w:tc>
        <w:tc>
          <w:tcPr>
            <w:tcW w:w="1170" w:type="dxa"/>
          </w:tcPr>
          <w:p w14:paraId="4B531729" w14:textId="77777777" w:rsidR="00E81AA7" w:rsidRDefault="00E81AA7" w:rsidP="00816966">
            <w:pPr>
              <w:pStyle w:val="TableParagraph"/>
              <w:spacing w:line="250" w:lineRule="exact"/>
              <w:ind w:left="110"/>
            </w:pPr>
            <w:r>
              <w:t>Comments</w:t>
            </w:r>
          </w:p>
        </w:tc>
      </w:tr>
      <w:tr w:rsidR="00E81AA7" w14:paraId="6D6EBC14" w14:textId="77777777" w:rsidTr="00816966">
        <w:trPr>
          <w:trHeight w:val="539"/>
        </w:trPr>
        <w:tc>
          <w:tcPr>
            <w:tcW w:w="632" w:type="dxa"/>
          </w:tcPr>
          <w:p w14:paraId="65F30A60" w14:textId="77777777" w:rsidR="00E81AA7" w:rsidRDefault="00E81AA7" w:rsidP="00816966">
            <w:pPr>
              <w:pStyle w:val="TableParagraph"/>
            </w:pPr>
          </w:p>
        </w:tc>
        <w:tc>
          <w:tcPr>
            <w:tcW w:w="764" w:type="dxa"/>
          </w:tcPr>
          <w:p w14:paraId="37E1EF46" w14:textId="77777777" w:rsidR="00E81AA7" w:rsidRDefault="00E81AA7" w:rsidP="00816966">
            <w:pPr>
              <w:pStyle w:val="TableParagraph"/>
            </w:pPr>
          </w:p>
        </w:tc>
        <w:tc>
          <w:tcPr>
            <w:tcW w:w="901" w:type="dxa"/>
          </w:tcPr>
          <w:p w14:paraId="71A52792" w14:textId="77777777" w:rsidR="00E81AA7" w:rsidRDefault="00E81AA7" w:rsidP="00816966">
            <w:pPr>
              <w:pStyle w:val="TableParagraph"/>
            </w:pPr>
          </w:p>
        </w:tc>
        <w:tc>
          <w:tcPr>
            <w:tcW w:w="828" w:type="dxa"/>
          </w:tcPr>
          <w:p w14:paraId="67EBEF64" w14:textId="77777777" w:rsidR="00E81AA7" w:rsidRDefault="00E81AA7" w:rsidP="00816966">
            <w:pPr>
              <w:pStyle w:val="TableParagraph"/>
            </w:pPr>
          </w:p>
        </w:tc>
        <w:tc>
          <w:tcPr>
            <w:tcW w:w="750" w:type="dxa"/>
          </w:tcPr>
          <w:p w14:paraId="614BCA22" w14:textId="77777777" w:rsidR="00E81AA7" w:rsidRDefault="00E81AA7" w:rsidP="00816966">
            <w:pPr>
              <w:pStyle w:val="TableParagraph"/>
            </w:pPr>
          </w:p>
        </w:tc>
        <w:tc>
          <w:tcPr>
            <w:tcW w:w="998" w:type="dxa"/>
          </w:tcPr>
          <w:p w14:paraId="33966F64" w14:textId="77777777" w:rsidR="00E81AA7" w:rsidRDefault="00E81AA7" w:rsidP="00816966">
            <w:pPr>
              <w:pStyle w:val="TableParagraph"/>
            </w:pPr>
          </w:p>
        </w:tc>
        <w:tc>
          <w:tcPr>
            <w:tcW w:w="1160" w:type="dxa"/>
          </w:tcPr>
          <w:p w14:paraId="2D3C1E87" w14:textId="77777777" w:rsidR="00E81AA7" w:rsidRDefault="00E81AA7" w:rsidP="00816966">
            <w:pPr>
              <w:pStyle w:val="TableParagraph"/>
            </w:pPr>
          </w:p>
        </w:tc>
        <w:tc>
          <w:tcPr>
            <w:tcW w:w="1156" w:type="dxa"/>
          </w:tcPr>
          <w:p w14:paraId="766BFAA7" w14:textId="77777777" w:rsidR="00E81AA7" w:rsidRDefault="00E81AA7" w:rsidP="00816966">
            <w:pPr>
              <w:pStyle w:val="TableParagraph"/>
            </w:pPr>
          </w:p>
        </w:tc>
        <w:tc>
          <w:tcPr>
            <w:tcW w:w="1028" w:type="dxa"/>
          </w:tcPr>
          <w:p w14:paraId="277BE22A" w14:textId="77777777" w:rsidR="00E81AA7" w:rsidRDefault="00E81AA7" w:rsidP="00816966">
            <w:pPr>
              <w:pStyle w:val="TableParagraph"/>
            </w:pPr>
          </w:p>
        </w:tc>
        <w:tc>
          <w:tcPr>
            <w:tcW w:w="914" w:type="dxa"/>
          </w:tcPr>
          <w:p w14:paraId="56A024B9" w14:textId="77777777" w:rsidR="00E81AA7" w:rsidRDefault="00E81AA7" w:rsidP="00816966">
            <w:pPr>
              <w:pStyle w:val="TableParagraph"/>
            </w:pPr>
          </w:p>
        </w:tc>
        <w:tc>
          <w:tcPr>
            <w:tcW w:w="870" w:type="dxa"/>
          </w:tcPr>
          <w:p w14:paraId="58ADA147" w14:textId="77777777" w:rsidR="00E81AA7" w:rsidRDefault="00E81AA7" w:rsidP="00816966">
            <w:pPr>
              <w:pStyle w:val="TableParagraph"/>
            </w:pPr>
          </w:p>
        </w:tc>
        <w:tc>
          <w:tcPr>
            <w:tcW w:w="1225" w:type="dxa"/>
          </w:tcPr>
          <w:p w14:paraId="1810F2FE" w14:textId="77777777" w:rsidR="00E81AA7" w:rsidRDefault="00E81AA7" w:rsidP="00816966">
            <w:pPr>
              <w:pStyle w:val="TableParagraph"/>
            </w:pPr>
          </w:p>
        </w:tc>
        <w:tc>
          <w:tcPr>
            <w:tcW w:w="1261" w:type="dxa"/>
          </w:tcPr>
          <w:p w14:paraId="5D46B7B7" w14:textId="77777777" w:rsidR="00E81AA7" w:rsidRDefault="00E81AA7" w:rsidP="00816966">
            <w:pPr>
              <w:pStyle w:val="TableParagraph"/>
            </w:pPr>
          </w:p>
        </w:tc>
        <w:tc>
          <w:tcPr>
            <w:tcW w:w="1170" w:type="dxa"/>
          </w:tcPr>
          <w:p w14:paraId="7D02BF38" w14:textId="77777777" w:rsidR="00E81AA7" w:rsidRDefault="00E81AA7" w:rsidP="00816966">
            <w:pPr>
              <w:pStyle w:val="TableParagraph"/>
            </w:pPr>
          </w:p>
        </w:tc>
      </w:tr>
      <w:tr w:rsidR="00E81AA7" w14:paraId="358018D6" w14:textId="77777777" w:rsidTr="00816966">
        <w:trPr>
          <w:trHeight w:val="530"/>
        </w:trPr>
        <w:tc>
          <w:tcPr>
            <w:tcW w:w="632" w:type="dxa"/>
          </w:tcPr>
          <w:p w14:paraId="4C324B78" w14:textId="77777777" w:rsidR="00E81AA7" w:rsidRDefault="00E81AA7" w:rsidP="00816966">
            <w:pPr>
              <w:pStyle w:val="TableParagraph"/>
            </w:pPr>
          </w:p>
        </w:tc>
        <w:tc>
          <w:tcPr>
            <w:tcW w:w="764" w:type="dxa"/>
          </w:tcPr>
          <w:p w14:paraId="40860C57" w14:textId="77777777" w:rsidR="00E81AA7" w:rsidRDefault="00E81AA7" w:rsidP="00816966">
            <w:pPr>
              <w:pStyle w:val="TableParagraph"/>
            </w:pPr>
          </w:p>
        </w:tc>
        <w:tc>
          <w:tcPr>
            <w:tcW w:w="901" w:type="dxa"/>
          </w:tcPr>
          <w:p w14:paraId="719445F6" w14:textId="77777777" w:rsidR="00E81AA7" w:rsidRDefault="00E81AA7" w:rsidP="00816966">
            <w:pPr>
              <w:pStyle w:val="TableParagraph"/>
            </w:pPr>
          </w:p>
        </w:tc>
        <w:tc>
          <w:tcPr>
            <w:tcW w:w="828" w:type="dxa"/>
          </w:tcPr>
          <w:p w14:paraId="604CDED5" w14:textId="77777777" w:rsidR="00E81AA7" w:rsidRDefault="00E81AA7" w:rsidP="00816966">
            <w:pPr>
              <w:pStyle w:val="TableParagraph"/>
            </w:pPr>
          </w:p>
        </w:tc>
        <w:tc>
          <w:tcPr>
            <w:tcW w:w="750" w:type="dxa"/>
          </w:tcPr>
          <w:p w14:paraId="000D83F3" w14:textId="77777777" w:rsidR="00E81AA7" w:rsidRDefault="00E81AA7" w:rsidP="00816966">
            <w:pPr>
              <w:pStyle w:val="TableParagraph"/>
            </w:pPr>
          </w:p>
        </w:tc>
        <w:tc>
          <w:tcPr>
            <w:tcW w:w="998" w:type="dxa"/>
          </w:tcPr>
          <w:p w14:paraId="218BAA57" w14:textId="77777777" w:rsidR="00E81AA7" w:rsidRDefault="00E81AA7" w:rsidP="00816966">
            <w:pPr>
              <w:pStyle w:val="TableParagraph"/>
            </w:pPr>
          </w:p>
        </w:tc>
        <w:tc>
          <w:tcPr>
            <w:tcW w:w="1160" w:type="dxa"/>
          </w:tcPr>
          <w:p w14:paraId="061293C4" w14:textId="77777777" w:rsidR="00E81AA7" w:rsidRDefault="00E81AA7" w:rsidP="00816966">
            <w:pPr>
              <w:pStyle w:val="TableParagraph"/>
            </w:pPr>
          </w:p>
        </w:tc>
        <w:tc>
          <w:tcPr>
            <w:tcW w:w="1156" w:type="dxa"/>
          </w:tcPr>
          <w:p w14:paraId="11BB843F" w14:textId="77777777" w:rsidR="00E81AA7" w:rsidRDefault="00E81AA7" w:rsidP="00816966">
            <w:pPr>
              <w:pStyle w:val="TableParagraph"/>
            </w:pPr>
          </w:p>
        </w:tc>
        <w:tc>
          <w:tcPr>
            <w:tcW w:w="1028" w:type="dxa"/>
          </w:tcPr>
          <w:p w14:paraId="61CD27A5" w14:textId="77777777" w:rsidR="00E81AA7" w:rsidRDefault="00E81AA7" w:rsidP="00816966">
            <w:pPr>
              <w:pStyle w:val="TableParagraph"/>
            </w:pPr>
          </w:p>
        </w:tc>
        <w:tc>
          <w:tcPr>
            <w:tcW w:w="914" w:type="dxa"/>
          </w:tcPr>
          <w:p w14:paraId="1676DF14" w14:textId="77777777" w:rsidR="00E81AA7" w:rsidRDefault="00E81AA7" w:rsidP="00816966">
            <w:pPr>
              <w:pStyle w:val="TableParagraph"/>
            </w:pPr>
          </w:p>
        </w:tc>
        <w:tc>
          <w:tcPr>
            <w:tcW w:w="870" w:type="dxa"/>
          </w:tcPr>
          <w:p w14:paraId="6958B896" w14:textId="77777777" w:rsidR="00E81AA7" w:rsidRDefault="00E81AA7" w:rsidP="00816966">
            <w:pPr>
              <w:pStyle w:val="TableParagraph"/>
            </w:pPr>
          </w:p>
        </w:tc>
        <w:tc>
          <w:tcPr>
            <w:tcW w:w="1225" w:type="dxa"/>
          </w:tcPr>
          <w:p w14:paraId="0BAE46C9" w14:textId="77777777" w:rsidR="00E81AA7" w:rsidRDefault="00E81AA7" w:rsidP="00816966">
            <w:pPr>
              <w:pStyle w:val="TableParagraph"/>
            </w:pPr>
          </w:p>
        </w:tc>
        <w:tc>
          <w:tcPr>
            <w:tcW w:w="1261" w:type="dxa"/>
          </w:tcPr>
          <w:p w14:paraId="37DE3CE6" w14:textId="77777777" w:rsidR="00E81AA7" w:rsidRDefault="00E81AA7" w:rsidP="00816966">
            <w:pPr>
              <w:pStyle w:val="TableParagraph"/>
            </w:pPr>
          </w:p>
        </w:tc>
        <w:tc>
          <w:tcPr>
            <w:tcW w:w="1170" w:type="dxa"/>
          </w:tcPr>
          <w:p w14:paraId="63D32004" w14:textId="77777777" w:rsidR="00E81AA7" w:rsidRDefault="00E81AA7" w:rsidP="00816966">
            <w:pPr>
              <w:pStyle w:val="TableParagraph"/>
            </w:pPr>
          </w:p>
        </w:tc>
      </w:tr>
      <w:tr w:rsidR="00E81AA7" w14:paraId="644A675A" w14:textId="77777777" w:rsidTr="00816966">
        <w:trPr>
          <w:trHeight w:val="530"/>
        </w:trPr>
        <w:tc>
          <w:tcPr>
            <w:tcW w:w="632" w:type="dxa"/>
          </w:tcPr>
          <w:p w14:paraId="0E45AC5A" w14:textId="77777777" w:rsidR="00E81AA7" w:rsidRDefault="00E81AA7" w:rsidP="00816966">
            <w:pPr>
              <w:pStyle w:val="TableParagraph"/>
            </w:pPr>
          </w:p>
        </w:tc>
        <w:tc>
          <w:tcPr>
            <w:tcW w:w="764" w:type="dxa"/>
          </w:tcPr>
          <w:p w14:paraId="21F1ADAC" w14:textId="77777777" w:rsidR="00E81AA7" w:rsidRDefault="00E81AA7" w:rsidP="00816966">
            <w:pPr>
              <w:pStyle w:val="TableParagraph"/>
            </w:pPr>
          </w:p>
        </w:tc>
        <w:tc>
          <w:tcPr>
            <w:tcW w:w="901" w:type="dxa"/>
          </w:tcPr>
          <w:p w14:paraId="4FA06312" w14:textId="77777777" w:rsidR="00E81AA7" w:rsidRDefault="00E81AA7" w:rsidP="00816966">
            <w:pPr>
              <w:pStyle w:val="TableParagraph"/>
            </w:pPr>
          </w:p>
        </w:tc>
        <w:tc>
          <w:tcPr>
            <w:tcW w:w="828" w:type="dxa"/>
          </w:tcPr>
          <w:p w14:paraId="57057D3C" w14:textId="77777777" w:rsidR="00E81AA7" w:rsidRDefault="00E81AA7" w:rsidP="00816966">
            <w:pPr>
              <w:pStyle w:val="TableParagraph"/>
            </w:pPr>
          </w:p>
        </w:tc>
        <w:tc>
          <w:tcPr>
            <w:tcW w:w="750" w:type="dxa"/>
          </w:tcPr>
          <w:p w14:paraId="08A23C85" w14:textId="77777777" w:rsidR="00E81AA7" w:rsidRDefault="00E81AA7" w:rsidP="00816966">
            <w:pPr>
              <w:pStyle w:val="TableParagraph"/>
            </w:pPr>
          </w:p>
        </w:tc>
        <w:tc>
          <w:tcPr>
            <w:tcW w:w="998" w:type="dxa"/>
          </w:tcPr>
          <w:p w14:paraId="52F86600" w14:textId="77777777" w:rsidR="00E81AA7" w:rsidRDefault="00E81AA7" w:rsidP="00816966">
            <w:pPr>
              <w:pStyle w:val="TableParagraph"/>
            </w:pPr>
          </w:p>
        </w:tc>
        <w:tc>
          <w:tcPr>
            <w:tcW w:w="1160" w:type="dxa"/>
          </w:tcPr>
          <w:p w14:paraId="1E6DE3DF" w14:textId="77777777" w:rsidR="00E81AA7" w:rsidRDefault="00E81AA7" w:rsidP="00816966">
            <w:pPr>
              <w:pStyle w:val="TableParagraph"/>
            </w:pPr>
          </w:p>
        </w:tc>
        <w:tc>
          <w:tcPr>
            <w:tcW w:w="1156" w:type="dxa"/>
          </w:tcPr>
          <w:p w14:paraId="78CB9BA1" w14:textId="77777777" w:rsidR="00E81AA7" w:rsidRDefault="00E81AA7" w:rsidP="00816966">
            <w:pPr>
              <w:pStyle w:val="TableParagraph"/>
            </w:pPr>
          </w:p>
        </w:tc>
        <w:tc>
          <w:tcPr>
            <w:tcW w:w="1028" w:type="dxa"/>
          </w:tcPr>
          <w:p w14:paraId="361E637A" w14:textId="77777777" w:rsidR="00E81AA7" w:rsidRDefault="00E81AA7" w:rsidP="00816966">
            <w:pPr>
              <w:pStyle w:val="TableParagraph"/>
            </w:pPr>
          </w:p>
        </w:tc>
        <w:tc>
          <w:tcPr>
            <w:tcW w:w="914" w:type="dxa"/>
          </w:tcPr>
          <w:p w14:paraId="46DB200D" w14:textId="77777777" w:rsidR="00E81AA7" w:rsidRDefault="00E81AA7" w:rsidP="00816966">
            <w:pPr>
              <w:pStyle w:val="TableParagraph"/>
            </w:pPr>
          </w:p>
        </w:tc>
        <w:tc>
          <w:tcPr>
            <w:tcW w:w="870" w:type="dxa"/>
          </w:tcPr>
          <w:p w14:paraId="5F697FAB" w14:textId="77777777" w:rsidR="00E81AA7" w:rsidRDefault="00E81AA7" w:rsidP="00816966">
            <w:pPr>
              <w:pStyle w:val="TableParagraph"/>
            </w:pPr>
          </w:p>
        </w:tc>
        <w:tc>
          <w:tcPr>
            <w:tcW w:w="1225" w:type="dxa"/>
          </w:tcPr>
          <w:p w14:paraId="6D53A101" w14:textId="77777777" w:rsidR="00E81AA7" w:rsidRDefault="00E81AA7" w:rsidP="00816966">
            <w:pPr>
              <w:pStyle w:val="TableParagraph"/>
            </w:pPr>
          </w:p>
        </w:tc>
        <w:tc>
          <w:tcPr>
            <w:tcW w:w="1261" w:type="dxa"/>
          </w:tcPr>
          <w:p w14:paraId="3C54940E" w14:textId="77777777" w:rsidR="00E81AA7" w:rsidRDefault="00E81AA7" w:rsidP="00816966">
            <w:pPr>
              <w:pStyle w:val="TableParagraph"/>
            </w:pPr>
          </w:p>
        </w:tc>
        <w:tc>
          <w:tcPr>
            <w:tcW w:w="1170" w:type="dxa"/>
          </w:tcPr>
          <w:p w14:paraId="13C0BE1F" w14:textId="77777777" w:rsidR="00E81AA7" w:rsidRDefault="00E81AA7" w:rsidP="00816966">
            <w:pPr>
              <w:pStyle w:val="TableParagraph"/>
            </w:pPr>
          </w:p>
        </w:tc>
      </w:tr>
      <w:tr w:rsidR="00E81AA7" w14:paraId="463C9429" w14:textId="77777777" w:rsidTr="00816966">
        <w:trPr>
          <w:trHeight w:val="628"/>
        </w:trPr>
        <w:tc>
          <w:tcPr>
            <w:tcW w:w="632" w:type="dxa"/>
          </w:tcPr>
          <w:p w14:paraId="156BDB76" w14:textId="77777777" w:rsidR="00E81AA7" w:rsidRDefault="00E81AA7" w:rsidP="00816966">
            <w:pPr>
              <w:pStyle w:val="TableParagraph"/>
            </w:pPr>
          </w:p>
        </w:tc>
        <w:tc>
          <w:tcPr>
            <w:tcW w:w="764" w:type="dxa"/>
          </w:tcPr>
          <w:p w14:paraId="65CF09B1" w14:textId="77777777" w:rsidR="00E81AA7" w:rsidRDefault="00E81AA7" w:rsidP="00816966">
            <w:pPr>
              <w:pStyle w:val="TableParagraph"/>
            </w:pPr>
          </w:p>
        </w:tc>
        <w:tc>
          <w:tcPr>
            <w:tcW w:w="901" w:type="dxa"/>
          </w:tcPr>
          <w:p w14:paraId="52B3C49C" w14:textId="77777777" w:rsidR="00E81AA7" w:rsidRDefault="00E81AA7" w:rsidP="00816966">
            <w:pPr>
              <w:pStyle w:val="TableParagraph"/>
            </w:pPr>
          </w:p>
        </w:tc>
        <w:tc>
          <w:tcPr>
            <w:tcW w:w="828" w:type="dxa"/>
          </w:tcPr>
          <w:p w14:paraId="558A716F" w14:textId="77777777" w:rsidR="00E81AA7" w:rsidRDefault="00E81AA7" w:rsidP="00816966">
            <w:pPr>
              <w:pStyle w:val="TableParagraph"/>
            </w:pPr>
          </w:p>
        </w:tc>
        <w:tc>
          <w:tcPr>
            <w:tcW w:w="750" w:type="dxa"/>
          </w:tcPr>
          <w:p w14:paraId="3B2E8438" w14:textId="77777777" w:rsidR="00E81AA7" w:rsidRDefault="00E81AA7" w:rsidP="00816966">
            <w:pPr>
              <w:pStyle w:val="TableParagraph"/>
            </w:pPr>
          </w:p>
        </w:tc>
        <w:tc>
          <w:tcPr>
            <w:tcW w:w="998" w:type="dxa"/>
          </w:tcPr>
          <w:p w14:paraId="02932A78" w14:textId="77777777" w:rsidR="00E81AA7" w:rsidRDefault="00E81AA7" w:rsidP="00816966">
            <w:pPr>
              <w:pStyle w:val="TableParagraph"/>
            </w:pPr>
          </w:p>
        </w:tc>
        <w:tc>
          <w:tcPr>
            <w:tcW w:w="1160" w:type="dxa"/>
          </w:tcPr>
          <w:p w14:paraId="62D0F411" w14:textId="77777777" w:rsidR="00E81AA7" w:rsidRDefault="00E81AA7" w:rsidP="00816966">
            <w:pPr>
              <w:pStyle w:val="TableParagraph"/>
            </w:pPr>
          </w:p>
        </w:tc>
        <w:tc>
          <w:tcPr>
            <w:tcW w:w="1156" w:type="dxa"/>
          </w:tcPr>
          <w:p w14:paraId="05300C0B" w14:textId="77777777" w:rsidR="00E81AA7" w:rsidRDefault="00E81AA7" w:rsidP="00816966">
            <w:pPr>
              <w:pStyle w:val="TableParagraph"/>
            </w:pPr>
          </w:p>
        </w:tc>
        <w:tc>
          <w:tcPr>
            <w:tcW w:w="1028" w:type="dxa"/>
          </w:tcPr>
          <w:p w14:paraId="1F4AC0A3" w14:textId="77777777" w:rsidR="00E81AA7" w:rsidRDefault="00E81AA7" w:rsidP="00816966">
            <w:pPr>
              <w:pStyle w:val="TableParagraph"/>
            </w:pPr>
          </w:p>
        </w:tc>
        <w:tc>
          <w:tcPr>
            <w:tcW w:w="914" w:type="dxa"/>
          </w:tcPr>
          <w:p w14:paraId="11CD015D" w14:textId="77777777" w:rsidR="00E81AA7" w:rsidRDefault="00E81AA7" w:rsidP="00816966">
            <w:pPr>
              <w:pStyle w:val="TableParagraph"/>
            </w:pPr>
          </w:p>
        </w:tc>
        <w:tc>
          <w:tcPr>
            <w:tcW w:w="870" w:type="dxa"/>
          </w:tcPr>
          <w:p w14:paraId="00B9FF97" w14:textId="77777777" w:rsidR="00E81AA7" w:rsidRDefault="00E81AA7" w:rsidP="00816966">
            <w:pPr>
              <w:pStyle w:val="TableParagraph"/>
            </w:pPr>
          </w:p>
        </w:tc>
        <w:tc>
          <w:tcPr>
            <w:tcW w:w="1225" w:type="dxa"/>
          </w:tcPr>
          <w:p w14:paraId="7A8EFD2C" w14:textId="77777777" w:rsidR="00E81AA7" w:rsidRDefault="00E81AA7" w:rsidP="00816966">
            <w:pPr>
              <w:pStyle w:val="TableParagraph"/>
            </w:pPr>
          </w:p>
        </w:tc>
        <w:tc>
          <w:tcPr>
            <w:tcW w:w="1261" w:type="dxa"/>
          </w:tcPr>
          <w:p w14:paraId="5A937F77" w14:textId="77777777" w:rsidR="00E81AA7" w:rsidRDefault="00E81AA7" w:rsidP="00816966">
            <w:pPr>
              <w:pStyle w:val="TableParagraph"/>
            </w:pPr>
          </w:p>
        </w:tc>
        <w:tc>
          <w:tcPr>
            <w:tcW w:w="1170" w:type="dxa"/>
          </w:tcPr>
          <w:p w14:paraId="678DCE9F" w14:textId="77777777" w:rsidR="00E81AA7" w:rsidRDefault="00E81AA7" w:rsidP="00816966">
            <w:pPr>
              <w:pStyle w:val="TableParagraph"/>
            </w:pPr>
          </w:p>
        </w:tc>
      </w:tr>
    </w:tbl>
    <w:p w14:paraId="1D0CC00A" w14:textId="77777777" w:rsidR="00E81AA7" w:rsidRDefault="00E81AA7" w:rsidP="00E81AA7">
      <w:pPr>
        <w:pStyle w:val="BodyText"/>
        <w:spacing w:before="8"/>
        <w:rPr>
          <w:b/>
          <w:sz w:val="23"/>
        </w:rPr>
      </w:pPr>
    </w:p>
    <w:p w14:paraId="0D2FFCA1" w14:textId="77777777" w:rsidR="00E81AA7" w:rsidRDefault="00E81AA7" w:rsidP="00E81AA7">
      <w:pPr>
        <w:pStyle w:val="BodyText"/>
        <w:tabs>
          <w:tab w:val="left" w:pos="7367"/>
          <w:tab w:val="left" w:pos="8267"/>
          <w:tab w:val="left" w:pos="8927"/>
        </w:tabs>
        <w:ind w:left="108"/>
      </w:pPr>
      <w:r>
        <w:t>Take all samples upstream from your position in</w:t>
      </w:r>
      <w:r>
        <w:rPr>
          <w:spacing w:val="-10"/>
        </w:rPr>
        <w:t xml:space="preserve"> </w:t>
      </w:r>
      <w:r>
        <w:t>the river</w:t>
      </w:r>
      <w:r>
        <w:tab/>
        <w:t>sunny</w:t>
      </w:r>
      <w:r>
        <w:tab/>
        <w:t>low</w:t>
      </w:r>
      <w:r>
        <w:tab/>
        <w:t>yes</w:t>
      </w:r>
    </w:p>
    <w:p w14:paraId="04FB5A6C" w14:textId="52FBEF7F" w:rsidR="00E81AA7" w:rsidRDefault="00E81AA7" w:rsidP="00E81AA7">
      <w:pPr>
        <w:pStyle w:val="BodyText"/>
        <w:tabs>
          <w:tab w:val="left" w:pos="8102"/>
          <w:tab w:val="left" w:pos="8261"/>
        </w:tabs>
        <w:ind w:left="7368" w:right="4590"/>
      </w:pPr>
      <w:r>
        <w:t>rainy</w:t>
      </w:r>
      <w:r>
        <w:tab/>
      </w:r>
      <w:r w:rsidR="000A657C" w:rsidRPr="00DC2B02">
        <w:rPr>
          <w:sz w:val="20"/>
          <w:szCs w:val="20"/>
        </w:rPr>
        <w:tab/>
        <w:t>med</w:t>
      </w:r>
      <w:r w:rsidR="000A657C" w:rsidRPr="00DC2B02">
        <w:rPr>
          <w:sz w:val="20"/>
          <w:szCs w:val="20"/>
        </w:rPr>
        <w:tab/>
      </w:r>
      <w:r>
        <w:t xml:space="preserve"> </w:t>
      </w:r>
      <w:r>
        <w:rPr>
          <w:spacing w:val="-9"/>
        </w:rPr>
        <w:t xml:space="preserve">no </w:t>
      </w:r>
      <w:r>
        <w:t>cloudy</w:t>
      </w:r>
      <w:r>
        <w:tab/>
      </w:r>
      <w:r>
        <w:tab/>
        <w:t>high</w:t>
      </w:r>
    </w:p>
    <w:p w14:paraId="39C8A1F9" w14:textId="77777777" w:rsidR="00E81AA7" w:rsidRDefault="00E81AA7" w:rsidP="00E81AA7">
      <w:pPr>
        <w:pStyle w:val="BodyText"/>
      </w:pPr>
    </w:p>
    <w:p w14:paraId="60FAA4E6" w14:textId="0CB08F70" w:rsidR="00E81AA7" w:rsidRDefault="00E81AA7" w:rsidP="00E81AA7">
      <w:pPr>
        <w:pStyle w:val="BodyText"/>
        <w:tabs>
          <w:tab w:val="left" w:pos="5374"/>
          <w:tab w:val="left" w:pos="13553"/>
        </w:tabs>
        <w:ind w:left="107"/>
      </w:pPr>
      <w:r>
        <w:t>YSI: Handheld Thermometer Serial</w:t>
      </w:r>
      <w:r>
        <w:rPr>
          <w:spacing w:val="-11"/>
        </w:rPr>
        <w:t xml:space="preserve"> </w:t>
      </w:r>
      <w:r>
        <w:t>Number</w:t>
      </w:r>
      <w:r>
        <w:rPr>
          <w:u w:val="single"/>
        </w:rPr>
        <w:t xml:space="preserve"> </w:t>
      </w:r>
      <w:r>
        <w:rPr>
          <w:u w:val="single"/>
        </w:rPr>
        <w:tab/>
      </w:r>
      <w:r w:rsidR="000A657C">
        <w:rPr>
          <w:u w:val="single"/>
        </w:rPr>
        <w:t>___________________________________________</w:t>
      </w:r>
    </w:p>
    <w:p w14:paraId="0A94E46C" w14:textId="77777777" w:rsidR="00E81AA7" w:rsidRDefault="00E81AA7" w:rsidP="00E81AA7">
      <w:pPr>
        <w:pStyle w:val="BodyText"/>
        <w:spacing w:before="2"/>
        <w:rPr>
          <w:sz w:val="16"/>
        </w:rPr>
      </w:pPr>
    </w:p>
    <w:p w14:paraId="0D0BC70C" w14:textId="4B537104" w:rsidR="00E81AA7" w:rsidRDefault="00E81AA7" w:rsidP="00E81AA7">
      <w:pPr>
        <w:pStyle w:val="BodyText"/>
        <w:tabs>
          <w:tab w:val="left" w:pos="13567"/>
        </w:tabs>
        <w:spacing w:before="90"/>
        <w:ind w:left="107"/>
      </w:pPr>
      <w:r>
        <w:t>Team</w:t>
      </w:r>
      <w:r>
        <w:rPr>
          <w:spacing w:val="-3"/>
        </w:rPr>
        <w:t xml:space="preserve"> </w:t>
      </w:r>
      <w:r>
        <w:t>Members:</w:t>
      </w:r>
      <w:r>
        <w:rPr>
          <w:u w:val="single"/>
        </w:rPr>
        <w:t xml:space="preserve"> </w:t>
      </w:r>
      <w:r>
        <w:rPr>
          <w:u w:val="single"/>
        </w:rPr>
        <w:tab/>
      </w:r>
      <w:r w:rsidR="000A657C">
        <w:rPr>
          <w:u w:val="single"/>
        </w:rPr>
        <w:t>__________________________________________________________________________________________</w:t>
      </w:r>
    </w:p>
    <w:p w14:paraId="17DFD999" w14:textId="77777777" w:rsidR="00E81AA7" w:rsidRDefault="00E81AA7" w:rsidP="00E81AA7">
      <w:pPr>
        <w:pStyle w:val="BodyText"/>
        <w:spacing w:before="2"/>
        <w:rPr>
          <w:sz w:val="16"/>
        </w:rPr>
      </w:pPr>
    </w:p>
    <w:p w14:paraId="01AB8BF1" w14:textId="32647D82" w:rsidR="00E81AA7" w:rsidRDefault="00E81AA7" w:rsidP="00E81AA7">
      <w:pPr>
        <w:pStyle w:val="BodyText"/>
        <w:tabs>
          <w:tab w:val="left" w:pos="7294"/>
          <w:tab w:val="left" w:pos="10754"/>
          <w:tab w:val="left" w:pos="13187"/>
        </w:tabs>
        <w:spacing w:before="90"/>
        <w:ind w:left="107"/>
      </w:pPr>
      <w:r>
        <w:t>Samples</w:t>
      </w:r>
      <w:r>
        <w:rPr>
          <w:spacing w:val="-2"/>
        </w:rPr>
        <w:t xml:space="preserve"> </w:t>
      </w:r>
      <w:r>
        <w:t>Submitted</w:t>
      </w:r>
      <w:r>
        <w:rPr>
          <w:spacing w:val="-1"/>
        </w:rPr>
        <w:t xml:space="preserve"> </w:t>
      </w:r>
      <w:r>
        <w:t>By:</w:t>
      </w:r>
      <w:r>
        <w:rPr>
          <w:u w:val="single"/>
        </w:rPr>
        <w:t xml:space="preserve"> </w:t>
      </w:r>
      <w:r>
        <w:rPr>
          <w:u w:val="single"/>
        </w:rPr>
        <w:tab/>
      </w:r>
      <w:r w:rsidR="000A657C">
        <w:rPr>
          <w:u w:val="single"/>
        </w:rPr>
        <w:t>________________</w:t>
      </w:r>
      <w:r>
        <w:t>Date:</w:t>
      </w:r>
      <w:r>
        <w:rPr>
          <w:u w:val="single"/>
        </w:rPr>
        <w:t xml:space="preserve"> </w:t>
      </w:r>
      <w:r w:rsidR="005473BA">
        <w:rPr>
          <w:u w:val="single"/>
        </w:rPr>
        <w:t>___________</w:t>
      </w:r>
      <w:r>
        <w:t>Time:</w:t>
      </w:r>
      <w:r>
        <w:rPr>
          <w:u w:val="single"/>
        </w:rPr>
        <w:t xml:space="preserve"> </w:t>
      </w:r>
      <w:r>
        <w:rPr>
          <w:u w:val="single"/>
        </w:rPr>
        <w:tab/>
      </w:r>
    </w:p>
    <w:p w14:paraId="2D24495C" w14:textId="77777777" w:rsidR="00E81AA7" w:rsidRDefault="00E81AA7" w:rsidP="00E81AA7">
      <w:pPr>
        <w:pStyle w:val="BodyText"/>
        <w:spacing w:before="2"/>
        <w:rPr>
          <w:sz w:val="16"/>
        </w:rPr>
      </w:pPr>
    </w:p>
    <w:p w14:paraId="641F19BA" w14:textId="6285373D" w:rsidR="00E81AA7" w:rsidRDefault="00E81AA7" w:rsidP="005473BA">
      <w:pPr>
        <w:pStyle w:val="BodyText"/>
        <w:tabs>
          <w:tab w:val="left" w:pos="7294"/>
          <w:tab w:val="left" w:pos="10754"/>
          <w:tab w:val="left" w:pos="13187"/>
        </w:tabs>
        <w:spacing w:before="90"/>
        <w:ind w:left="107"/>
      </w:pPr>
      <w:r>
        <w:t>Samples</w:t>
      </w:r>
      <w:r>
        <w:rPr>
          <w:spacing w:val="-1"/>
        </w:rPr>
        <w:t xml:space="preserve"> </w:t>
      </w:r>
      <w:r>
        <w:t>Received</w:t>
      </w:r>
      <w:r>
        <w:rPr>
          <w:spacing w:val="-1"/>
        </w:rPr>
        <w:t xml:space="preserve"> </w:t>
      </w:r>
      <w:r>
        <w:t>By:</w:t>
      </w:r>
      <w:r>
        <w:rPr>
          <w:u w:val="single"/>
        </w:rPr>
        <w:t xml:space="preserve"> </w:t>
      </w:r>
      <w:r>
        <w:rPr>
          <w:u w:val="single"/>
        </w:rPr>
        <w:tab/>
      </w:r>
      <w:r w:rsidR="000A657C">
        <w:rPr>
          <w:u w:val="single"/>
        </w:rPr>
        <w:t>_______________</w:t>
      </w:r>
      <w:r w:rsidR="005473BA" w:rsidRPr="005473BA">
        <w:t xml:space="preserve"> </w:t>
      </w:r>
      <w:r w:rsidR="005473BA">
        <w:t>Date:</w:t>
      </w:r>
      <w:r w:rsidR="005473BA">
        <w:rPr>
          <w:u w:val="single"/>
        </w:rPr>
        <w:t xml:space="preserve"> ___________</w:t>
      </w:r>
      <w:r w:rsidR="005473BA">
        <w:t>Time:</w:t>
      </w:r>
      <w:r w:rsidR="005473BA">
        <w:rPr>
          <w:u w:val="single"/>
        </w:rPr>
        <w:t xml:space="preserve"> </w:t>
      </w:r>
      <w:r w:rsidR="005473BA">
        <w:rPr>
          <w:u w:val="single"/>
        </w:rPr>
        <w:tab/>
      </w:r>
    </w:p>
    <w:p w14:paraId="182AD41B" w14:textId="77777777" w:rsidR="00E81AA7" w:rsidRDefault="00E81AA7" w:rsidP="00E81AA7">
      <w:pPr>
        <w:pStyle w:val="BodyText"/>
        <w:spacing w:before="2"/>
        <w:rPr>
          <w:sz w:val="16"/>
        </w:rPr>
      </w:pPr>
    </w:p>
    <w:p w14:paraId="3E17D9FD" w14:textId="77777777" w:rsidR="00E81AA7" w:rsidRDefault="00E81AA7" w:rsidP="00E81AA7">
      <w:pPr>
        <w:pStyle w:val="BodyText"/>
        <w:spacing w:before="90"/>
        <w:ind w:left="107"/>
      </w:pPr>
      <w:r>
        <w:t>Notes: On sampling day measure water temperature with YSI digital thermometer.</w:t>
      </w:r>
    </w:p>
    <w:p w14:paraId="34129202" w14:textId="6C7B7515" w:rsidR="00E81AA7" w:rsidRPr="005473BA" w:rsidRDefault="00E81AA7" w:rsidP="00E81AA7">
      <w:pPr>
        <w:pStyle w:val="BodyText"/>
        <w:ind w:left="827"/>
      </w:pPr>
      <w:r>
        <w:t xml:space="preserve">Turn in </w:t>
      </w:r>
      <w:r w:rsidRPr="005473BA">
        <w:t xml:space="preserve">samples at </w:t>
      </w:r>
      <w:r w:rsidR="000A657C" w:rsidRPr="005473BA">
        <w:t>drop-off point as notified by project coordinator</w:t>
      </w:r>
      <w:r w:rsidRPr="005473BA">
        <w:t>.</w:t>
      </w:r>
    </w:p>
    <w:p w14:paraId="47781B10" w14:textId="5A60A140" w:rsidR="00E81AA7" w:rsidRDefault="00E81AA7" w:rsidP="00E81AA7">
      <w:pPr>
        <w:pStyle w:val="BodyText"/>
        <w:ind w:left="827"/>
      </w:pPr>
      <w:r>
        <w:t>River Mile is the location on the main stem of the Kenai River or where the tributary enters the Kenai River</w:t>
      </w:r>
    </w:p>
    <w:bookmarkEnd w:id="422"/>
    <w:p w14:paraId="65B30176" w14:textId="77777777" w:rsidR="00E81AA7" w:rsidRDefault="00E81AA7" w:rsidP="00E81AA7">
      <w:pPr>
        <w:sectPr w:rsidR="00E81AA7" w:rsidSect="00055722">
          <w:headerReference w:type="default" r:id="rId55"/>
          <w:footerReference w:type="default" r:id="rId56"/>
          <w:pgSz w:w="16840" w:h="11900" w:orient="landscape"/>
          <w:pgMar w:top="840" w:right="1320" w:bottom="820" w:left="1620" w:header="0" w:footer="625" w:gutter="0"/>
          <w:cols w:space="720"/>
        </w:sectPr>
      </w:pPr>
    </w:p>
    <w:p w14:paraId="1702E343" w14:textId="77777777" w:rsidR="000A657C" w:rsidRPr="005473BA" w:rsidRDefault="00E81AA7" w:rsidP="000A657C">
      <w:pPr>
        <w:pStyle w:val="AppendixSubheadings"/>
        <w:jc w:val="center"/>
        <w:rPr>
          <w:b/>
          <w:sz w:val="24"/>
          <w:szCs w:val="24"/>
        </w:rPr>
      </w:pPr>
      <w:bookmarkStart w:id="423" w:name="_Toc132032683"/>
      <w:r w:rsidRPr="005473BA">
        <w:rPr>
          <w:b/>
          <w:sz w:val="24"/>
          <w:szCs w:val="24"/>
        </w:rPr>
        <w:lastRenderedPageBreak/>
        <w:t>Appendix D</w:t>
      </w:r>
      <w:r w:rsidR="000A657C" w:rsidRPr="005473BA">
        <w:rPr>
          <w:b/>
          <w:sz w:val="24"/>
          <w:szCs w:val="24"/>
        </w:rPr>
        <w:t xml:space="preserve">: </w:t>
      </w:r>
      <w:r w:rsidRPr="005473BA">
        <w:rPr>
          <w:b/>
          <w:sz w:val="24"/>
          <w:szCs w:val="24"/>
        </w:rPr>
        <w:t xml:space="preserve">Kenai </w:t>
      </w:r>
      <w:r w:rsidR="000A657C" w:rsidRPr="005473BA">
        <w:rPr>
          <w:b/>
          <w:sz w:val="24"/>
          <w:szCs w:val="24"/>
        </w:rPr>
        <w:t xml:space="preserve">River </w:t>
      </w:r>
      <w:r w:rsidRPr="005473BA">
        <w:rPr>
          <w:b/>
          <w:sz w:val="24"/>
          <w:szCs w:val="24"/>
        </w:rPr>
        <w:t xml:space="preserve">Watershed </w:t>
      </w:r>
      <w:r w:rsidR="000A657C" w:rsidRPr="005473BA">
        <w:rPr>
          <w:b/>
          <w:sz w:val="24"/>
          <w:szCs w:val="24"/>
        </w:rPr>
        <w:t>Water Quality Monitoring Chain of Custody Forms</w:t>
      </w:r>
      <w:bookmarkEnd w:id="423"/>
      <w:r w:rsidR="000A657C" w:rsidRPr="005473BA">
        <w:rPr>
          <w:b/>
          <w:sz w:val="24"/>
          <w:szCs w:val="24"/>
        </w:rPr>
        <w:t xml:space="preserve"> </w:t>
      </w:r>
    </w:p>
    <w:p w14:paraId="64D53869" w14:textId="77777777" w:rsidR="000A657C" w:rsidRPr="005473BA" w:rsidRDefault="000A657C" w:rsidP="000A657C">
      <w:pPr>
        <w:pStyle w:val="BodyText"/>
        <w:jc w:val="center"/>
        <w:rPr>
          <w:b/>
        </w:rPr>
      </w:pPr>
      <w:r w:rsidRPr="005473BA">
        <w:rPr>
          <w:b/>
        </w:rPr>
        <w:t>SGS Laboratories, Anchorage</w:t>
      </w:r>
    </w:p>
    <w:p w14:paraId="62E20163" w14:textId="77777777" w:rsidR="000A657C" w:rsidRDefault="000A657C" w:rsidP="000A657C">
      <w:pPr>
        <w:pStyle w:val="AppendixSubheadings"/>
        <w:rPr>
          <w:sz w:val="20"/>
          <w:szCs w:val="20"/>
        </w:rPr>
      </w:pPr>
      <w:bookmarkStart w:id="424" w:name="_Toc125964823"/>
      <w:bookmarkStart w:id="425" w:name="_Toc125984311"/>
      <w:bookmarkStart w:id="426" w:name="_Toc132032684"/>
      <w:r>
        <w:rPr>
          <w:noProof/>
        </w:rPr>
        <w:drawing>
          <wp:anchor distT="0" distB="0" distL="0" distR="0" simplePos="0" relativeHeight="251710464" behindDoc="0" locked="0" layoutInCell="1" allowOverlap="1" wp14:anchorId="50080812" wp14:editId="5F2A6DDC">
            <wp:simplePos x="0" y="0"/>
            <wp:positionH relativeFrom="page">
              <wp:posOffset>914400</wp:posOffset>
            </wp:positionH>
            <wp:positionV relativeFrom="paragraph">
              <wp:posOffset>204962</wp:posOffset>
            </wp:positionV>
            <wp:extent cx="7487831" cy="4776882"/>
            <wp:effectExtent l="0" t="0" r="0" b="0"/>
            <wp:wrapTopAndBottom/>
            <wp:docPr id="3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57" cstate="print"/>
                    <a:stretch>
                      <a:fillRect/>
                    </a:stretch>
                  </pic:blipFill>
                  <pic:spPr>
                    <a:xfrm>
                      <a:off x="0" y="0"/>
                      <a:ext cx="7487831" cy="4776882"/>
                    </a:xfrm>
                    <a:prstGeom prst="rect">
                      <a:avLst/>
                    </a:prstGeom>
                  </pic:spPr>
                </pic:pic>
              </a:graphicData>
            </a:graphic>
          </wp:anchor>
        </w:drawing>
      </w:r>
      <w:bookmarkEnd w:id="424"/>
      <w:bookmarkEnd w:id="425"/>
      <w:bookmarkEnd w:id="426"/>
    </w:p>
    <w:p w14:paraId="135C2CBA" w14:textId="77777777" w:rsidR="000A657C" w:rsidRDefault="000A657C" w:rsidP="000A657C">
      <w:pPr>
        <w:pStyle w:val="AppendixSubheadings"/>
      </w:pPr>
    </w:p>
    <w:p w14:paraId="522C956A" w14:textId="77777777" w:rsidR="000A657C" w:rsidRDefault="000A657C" w:rsidP="000A657C">
      <w:pPr>
        <w:pStyle w:val="AppendixSubheadings"/>
      </w:pPr>
    </w:p>
    <w:p w14:paraId="136CE60B" w14:textId="77777777" w:rsidR="000A657C" w:rsidRDefault="000A657C" w:rsidP="000A657C">
      <w:pPr>
        <w:pStyle w:val="AppendixSubheadings"/>
      </w:pPr>
    </w:p>
    <w:p w14:paraId="79C56A29" w14:textId="526F8148" w:rsidR="000A657C" w:rsidRPr="005473BA" w:rsidRDefault="000A657C" w:rsidP="000A657C">
      <w:pPr>
        <w:pStyle w:val="BodyText"/>
        <w:jc w:val="center"/>
        <w:rPr>
          <w:b/>
        </w:rPr>
      </w:pPr>
      <w:r w:rsidRPr="005473BA">
        <w:rPr>
          <w:b/>
        </w:rPr>
        <w:lastRenderedPageBreak/>
        <w:t>Appendix D:</w:t>
      </w:r>
      <w:r w:rsidR="00E81AA7" w:rsidRPr="005473BA">
        <w:rPr>
          <w:b/>
          <w:spacing w:val="-4"/>
        </w:rPr>
        <w:t xml:space="preserve"> </w:t>
      </w:r>
      <w:r w:rsidR="00E81AA7" w:rsidRPr="005473BA">
        <w:rPr>
          <w:b/>
        </w:rPr>
        <w:t xml:space="preserve">Kenai River Watershed </w:t>
      </w:r>
      <w:r w:rsidR="00E81AA7" w:rsidRPr="005473BA">
        <w:rPr>
          <w:b/>
          <w:u w:val="thick"/>
        </w:rPr>
        <w:t xml:space="preserve">Water Quality Monitoring </w:t>
      </w:r>
      <w:r w:rsidRPr="005473BA">
        <w:rPr>
          <w:b/>
        </w:rPr>
        <w:t>Chain of Custody Forms</w:t>
      </w:r>
    </w:p>
    <w:p w14:paraId="25868D8C" w14:textId="77777777" w:rsidR="000A657C" w:rsidRPr="005473BA" w:rsidRDefault="000A657C" w:rsidP="000A657C">
      <w:pPr>
        <w:pStyle w:val="BodyText"/>
        <w:jc w:val="center"/>
        <w:rPr>
          <w:b/>
        </w:rPr>
      </w:pPr>
      <w:r w:rsidRPr="005473BA">
        <w:rPr>
          <w:b/>
        </w:rPr>
        <w:t>Soldotna Wastewater Treatment Plant</w:t>
      </w:r>
    </w:p>
    <w:p w14:paraId="35F10801" w14:textId="77777777" w:rsidR="000A657C" w:rsidRPr="00C73E1A" w:rsidRDefault="000A657C" w:rsidP="000A657C">
      <w:pPr>
        <w:pStyle w:val="BodyText"/>
        <w:sectPr w:rsidR="000A657C" w:rsidRPr="00C73E1A" w:rsidSect="00055722">
          <w:headerReference w:type="default" r:id="rId58"/>
          <w:footerReference w:type="default" r:id="rId59"/>
          <w:pgSz w:w="15840" w:h="12240" w:orient="landscape"/>
          <w:pgMar w:top="1440" w:right="1440" w:bottom="1440" w:left="1440" w:header="720" w:footer="720" w:gutter="0"/>
          <w:cols w:space="720"/>
          <w:docGrid w:linePitch="360"/>
        </w:sectPr>
      </w:pPr>
      <w:r>
        <w:rPr>
          <w:noProof/>
        </w:rPr>
        <w:drawing>
          <wp:inline distT="0" distB="0" distL="0" distR="0" wp14:anchorId="6A7788C2" wp14:editId="5D572128">
            <wp:extent cx="7286625" cy="53601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ummer_2022_SWWTP_COC.jpg"/>
                    <pic:cNvPicPr/>
                  </pic:nvPicPr>
                  <pic:blipFill rotWithShape="1">
                    <a:blip r:embed="rId60" cstate="print">
                      <a:extLst>
                        <a:ext uri="{28A0092B-C50C-407E-A947-70E740481C1C}">
                          <a14:useLocalDpi xmlns:a14="http://schemas.microsoft.com/office/drawing/2010/main" val="0"/>
                        </a:ext>
                      </a:extLst>
                    </a:blip>
                    <a:srcRect l="5024" t="7349" r="5748" b="7708"/>
                    <a:stretch/>
                  </pic:blipFill>
                  <pic:spPr bwMode="auto">
                    <a:xfrm>
                      <a:off x="0" y="0"/>
                      <a:ext cx="7303795" cy="5372804"/>
                    </a:xfrm>
                    <a:prstGeom prst="rect">
                      <a:avLst/>
                    </a:prstGeom>
                    <a:ln>
                      <a:noFill/>
                    </a:ln>
                    <a:extLst>
                      <a:ext uri="{53640926-AAD7-44D8-BBD7-CCE9431645EC}">
                        <a14:shadowObscured xmlns:a14="http://schemas.microsoft.com/office/drawing/2010/main"/>
                      </a:ext>
                    </a:extLst>
                  </pic:spPr>
                </pic:pic>
              </a:graphicData>
            </a:graphic>
          </wp:inline>
        </w:drawing>
      </w:r>
    </w:p>
    <w:p w14:paraId="7ACCE786" w14:textId="77777777" w:rsidR="000A657C" w:rsidRPr="005473BA" w:rsidRDefault="000A657C" w:rsidP="005473BA">
      <w:pPr>
        <w:pStyle w:val="BodyText"/>
        <w:ind w:firstLine="517"/>
        <w:jc w:val="center"/>
        <w:rPr>
          <w:b/>
        </w:rPr>
      </w:pPr>
      <w:r w:rsidRPr="005473BA">
        <w:rPr>
          <w:b/>
        </w:rPr>
        <w:lastRenderedPageBreak/>
        <w:t>Appendix D: Kenai River Watershed Water Quality Monitoring Chain of Custody Forms</w:t>
      </w:r>
    </w:p>
    <w:p w14:paraId="74346517" w14:textId="48237FCB" w:rsidR="00E81AA7" w:rsidRPr="005473BA" w:rsidRDefault="000A657C" w:rsidP="005473BA">
      <w:pPr>
        <w:spacing w:before="90"/>
        <w:ind w:left="3984" w:right="504" w:hanging="3467"/>
        <w:jc w:val="center"/>
        <w:rPr>
          <w:b/>
          <w:sz w:val="24"/>
          <w:szCs w:val="24"/>
        </w:rPr>
      </w:pPr>
      <w:r w:rsidRPr="005473BA">
        <w:rPr>
          <w:b/>
          <w:sz w:val="24"/>
          <w:szCs w:val="24"/>
        </w:rPr>
        <w:t xml:space="preserve">Tauriainen Engineering and Testing (page 1 of </w:t>
      </w:r>
      <w:r w:rsidR="00E81AA7" w:rsidRPr="005473BA">
        <w:rPr>
          <w:b/>
          <w:sz w:val="24"/>
          <w:szCs w:val="24"/>
          <w:u w:val="thick"/>
        </w:rPr>
        <w:t>2</w:t>
      </w:r>
      <w:r w:rsidRPr="005473BA">
        <w:rPr>
          <w:b/>
          <w:sz w:val="24"/>
          <w:szCs w:val="24"/>
        </w:rPr>
        <w:t>)</w:t>
      </w:r>
    </w:p>
    <w:p w14:paraId="51134494" w14:textId="77777777" w:rsidR="000A657C" w:rsidRDefault="000A657C" w:rsidP="000A657C">
      <w:pPr>
        <w:pStyle w:val="BodyText"/>
        <w:jc w:val="center"/>
      </w:pPr>
      <w:r>
        <w:t>__________________________________________________________________________</w:t>
      </w:r>
    </w:p>
    <w:p w14:paraId="6B3ACE56" w14:textId="77777777" w:rsidR="000A657C" w:rsidRDefault="000A657C" w:rsidP="000A657C">
      <w:pPr>
        <w:pStyle w:val="BodyText"/>
      </w:pPr>
    </w:p>
    <w:p w14:paraId="4A0A9AA6" w14:textId="77777777" w:rsidR="000A657C" w:rsidRDefault="000A657C" w:rsidP="000A657C">
      <w:pPr>
        <w:pStyle w:val="BodyText"/>
      </w:pPr>
      <w:r>
        <w:rPr>
          <w:noProof/>
        </w:rPr>
        <w:drawing>
          <wp:inline distT="0" distB="0" distL="0" distR="0" wp14:anchorId="59618CDA" wp14:editId="6C99A4E0">
            <wp:extent cx="6393483" cy="8000685"/>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ecalColiform_CoC_Taurianen_Summer_2022_Page_1.jpg"/>
                    <pic:cNvPicPr/>
                  </pic:nvPicPr>
                  <pic:blipFill rotWithShape="1">
                    <a:blip r:embed="rId61" cstate="print">
                      <a:extLst>
                        <a:ext uri="{28A0092B-C50C-407E-A947-70E740481C1C}">
                          <a14:useLocalDpi xmlns:a14="http://schemas.microsoft.com/office/drawing/2010/main" val="0"/>
                        </a:ext>
                      </a:extLst>
                    </a:blip>
                    <a:srcRect b="3301"/>
                    <a:stretch/>
                  </pic:blipFill>
                  <pic:spPr bwMode="auto">
                    <a:xfrm>
                      <a:off x="0" y="0"/>
                      <a:ext cx="6397241" cy="8005388"/>
                    </a:xfrm>
                    <a:prstGeom prst="rect">
                      <a:avLst/>
                    </a:prstGeom>
                    <a:ln>
                      <a:noFill/>
                    </a:ln>
                    <a:extLst>
                      <a:ext uri="{53640926-AAD7-44D8-BBD7-CCE9431645EC}">
                        <a14:shadowObscured xmlns:a14="http://schemas.microsoft.com/office/drawing/2010/main"/>
                      </a:ext>
                    </a:extLst>
                  </pic:spPr>
                </pic:pic>
              </a:graphicData>
            </a:graphic>
          </wp:inline>
        </w:drawing>
      </w:r>
    </w:p>
    <w:p w14:paraId="13DBB13E" w14:textId="77777777" w:rsidR="000A657C" w:rsidRDefault="000A657C" w:rsidP="000A657C">
      <w:pPr>
        <w:pStyle w:val="BodyText"/>
        <w:jc w:val="center"/>
        <w:rPr>
          <w:b/>
        </w:rPr>
      </w:pPr>
    </w:p>
    <w:p w14:paraId="6E2B5051" w14:textId="77777777" w:rsidR="000A657C" w:rsidRDefault="000A657C" w:rsidP="000A657C">
      <w:pPr>
        <w:pStyle w:val="BodyText"/>
        <w:jc w:val="center"/>
        <w:rPr>
          <w:b/>
        </w:rPr>
      </w:pPr>
    </w:p>
    <w:p w14:paraId="0EB5277E" w14:textId="77777777" w:rsidR="000A657C" w:rsidRDefault="000A657C" w:rsidP="000A657C">
      <w:pPr>
        <w:pStyle w:val="BodyText"/>
        <w:jc w:val="center"/>
        <w:rPr>
          <w:b/>
        </w:rPr>
      </w:pPr>
      <w:r w:rsidRPr="0058136E">
        <w:rPr>
          <w:b/>
        </w:rPr>
        <w:t>Appendix D: Kenai River Watershed Water Quality Monitoring Chain of Custody Forms</w:t>
      </w:r>
    </w:p>
    <w:p w14:paraId="56B8CE2F" w14:textId="77777777" w:rsidR="000A657C" w:rsidRDefault="000A657C" w:rsidP="000A657C">
      <w:pPr>
        <w:pStyle w:val="BodyText"/>
        <w:jc w:val="center"/>
      </w:pPr>
      <w:r>
        <w:t>Tauriainen Engineering and Testing (page 2 of 2)</w:t>
      </w:r>
    </w:p>
    <w:p w14:paraId="382D4291" w14:textId="6E637447" w:rsidR="000A657C" w:rsidRPr="005473BA" w:rsidRDefault="000A657C" w:rsidP="005473BA">
      <w:pPr>
        <w:pStyle w:val="BodyText"/>
      </w:pPr>
      <w:r>
        <w:rPr>
          <w:noProof/>
        </w:rPr>
        <w:drawing>
          <wp:inline distT="0" distB="0" distL="0" distR="0" wp14:anchorId="63CF565A" wp14:editId="2430A313">
            <wp:extent cx="6467853" cy="837247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ecalColiform_CoC_Taurianen_Summer_2022_Page_2.jpg"/>
                    <pic:cNvPicPr/>
                  </pic:nvPicPr>
                  <pic:blipFill>
                    <a:blip r:embed="rId62">
                      <a:extLst>
                        <a:ext uri="{28A0092B-C50C-407E-A947-70E740481C1C}">
                          <a14:useLocalDpi xmlns:a14="http://schemas.microsoft.com/office/drawing/2010/main" val="0"/>
                        </a:ext>
                      </a:extLst>
                    </a:blip>
                    <a:stretch>
                      <a:fillRect/>
                    </a:stretch>
                  </pic:blipFill>
                  <pic:spPr>
                    <a:xfrm>
                      <a:off x="0" y="0"/>
                      <a:ext cx="6471097" cy="8376675"/>
                    </a:xfrm>
                    <a:prstGeom prst="rect">
                      <a:avLst/>
                    </a:prstGeom>
                  </pic:spPr>
                </pic:pic>
              </a:graphicData>
            </a:graphic>
          </wp:inline>
        </w:drawing>
      </w:r>
    </w:p>
    <w:p w14:paraId="5C777466" w14:textId="77777777" w:rsidR="00545C33" w:rsidRDefault="00545C33" w:rsidP="000A657C">
      <w:pPr>
        <w:pStyle w:val="AppendixSubheadings"/>
        <w:jc w:val="center"/>
        <w:rPr>
          <w:b/>
          <w:sz w:val="24"/>
        </w:rPr>
      </w:pPr>
      <w:bookmarkStart w:id="427" w:name="_Toc132032685"/>
    </w:p>
    <w:p w14:paraId="3B5F7D95" w14:textId="691EC4F9" w:rsidR="000A657C" w:rsidRDefault="000A657C" w:rsidP="000A657C">
      <w:pPr>
        <w:pStyle w:val="AppendixSubheadings"/>
        <w:jc w:val="center"/>
        <w:rPr>
          <w:b/>
          <w:sz w:val="24"/>
        </w:rPr>
      </w:pPr>
      <w:r>
        <w:rPr>
          <w:b/>
          <w:sz w:val="24"/>
        </w:rPr>
        <w:lastRenderedPageBreak/>
        <w:t xml:space="preserve">Appendix E: </w:t>
      </w:r>
      <w:r w:rsidRPr="00F5489C">
        <w:rPr>
          <w:b/>
          <w:sz w:val="24"/>
          <w:szCs w:val="24"/>
        </w:rPr>
        <w:t>A</w:t>
      </w:r>
      <w:r>
        <w:rPr>
          <w:b/>
          <w:sz w:val="24"/>
          <w:szCs w:val="24"/>
        </w:rPr>
        <w:t>gency</w:t>
      </w:r>
      <w:r w:rsidRPr="00F5489C">
        <w:rPr>
          <w:b/>
          <w:sz w:val="24"/>
          <w:szCs w:val="24"/>
        </w:rPr>
        <w:t xml:space="preserve"> B</w:t>
      </w:r>
      <w:r>
        <w:rPr>
          <w:b/>
          <w:sz w:val="24"/>
          <w:szCs w:val="24"/>
        </w:rPr>
        <w:t>aseline</w:t>
      </w:r>
      <w:r w:rsidRPr="00F5489C">
        <w:rPr>
          <w:b/>
          <w:sz w:val="24"/>
          <w:szCs w:val="24"/>
        </w:rPr>
        <w:t xml:space="preserve"> L</w:t>
      </w:r>
      <w:r>
        <w:rPr>
          <w:b/>
          <w:sz w:val="24"/>
          <w:szCs w:val="24"/>
        </w:rPr>
        <w:t>ab</w:t>
      </w:r>
      <w:r w:rsidRPr="00F5489C">
        <w:rPr>
          <w:b/>
          <w:sz w:val="24"/>
          <w:szCs w:val="24"/>
        </w:rPr>
        <w:t xml:space="preserve"> T</w:t>
      </w:r>
      <w:r>
        <w:rPr>
          <w:b/>
          <w:sz w:val="24"/>
          <w:szCs w:val="24"/>
        </w:rPr>
        <w:t>est</w:t>
      </w:r>
      <w:r w:rsidRPr="00F5489C">
        <w:rPr>
          <w:b/>
          <w:sz w:val="24"/>
          <w:szCs w:val="24"/>
        </w:rPr>
        <w:t xml:space="preserve"> R</w:t>
      </w:r>
      <w:r>
        <w:rPr>
          <w:b/>
          <w:sz w:val="24"/>
          <w:szCs w:val="24"/>
        </w:rPr>
        <w:t>esults</w:t>
      </w:r>
      <w:bookmarkEnd w:id="427"/>
      <w:r w:rsidRPr="00F0391C">
        <w:rPr>
          <w:b/>
          <w:sz w:val="24"/>
        </w:rPr>
        <w:t xml:space="preserve"> </w:t>
      </w:r>
    </w:p>
    <w:p w14:paraId="034F1506" w14:textId="6D9A8ED4" w:rsidR="00E81AA7" w:rsidRDefault="00E81AA7" w:rsidP="00E81AA7">
      <w:pPr>
        <w:pStyle w:val="BodyText"/>
        <w:spacing w:before="10"/>
        <w:rPr>
          <w:b/>
          <w:sz w:val="19"/>
        </w:rPr>
      </w:pPr>
      <w:bookmarkStart w:id="428" w:name="Appendix_D"/>
      <w:bookmarkStart w:id="429" w:name="_bookmark37"/>
      <w:bookmarkStart w:id="430" w:name="_Hlk117091594"/>
      <w:bookmarkEnd w:id="428"/>
      <w:bookmarkEnd w:id="429"/>
    </w:p>
    <w:p w14:paraId="0BE62DEC" w14:textId="77777777" w:rsidR="00E81AA7" w:rsidRDefault="00E81AA7" w:rsidP="00E81AA7">
      <w:pPr>
        <w:tabs>
          <w:tab w:val="left" w:pos="5590"/>
        </w:tabs>
        <w:ind w:right="377"/>
        <w:jc w:val="center"/>
        <w:rPr>
          <w:sz w:val="20"/>
        </w:rPr>
      </w:pPr>
      <w:r>
        <w:rPr>
          <w:sz w:val="20"/>
        </w:rPr>
        <w:t>DATE:</w:t>
      </w:r>
      <w:r>
        <w:rPr>
          <w:sz w:val="20"/>
          <w:u w:val="single"/>
        </w:rPr>
        <w:t xml:space="preserve"> </w:t>
      </w:r>
      <w:r>
        <w:rPr>
          <w:sz w:val="20"/>
          <w:u w:val="single"/>
        </w:rPr>
        <w:tab/>
      </w:r>
    </w:p>
    <w:p w14:paraId="187C7231" w14:textId="77777777" w:rsidR="00E81AA7" w:rsidRDefault="00E81AA7" w:rsidP="00E81AA7">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E81AA7" w14:paraId="5DF2E4D9" w14:textId="77777777" w:rsidTr="00816966">
        <w:trPr>
          <w:trHeight w:val="459"/>
        </w:trPr>
        <w:tc>
          <w:tcPr>
            <w:tcW w:w="810" w:type="dxa"/>
          </w:tcPr>
          <w:p w14:paraId="79357685" w14:textId="77777777" w:rsidR="00E81AA7" w:rsidRDefault="00E81AA7" w:rsidP="00816966">
            <w:pPr>
              <w:pStyle w:val="TableParagraph"/>
              <w:spacing w:before="2" w:line="230" w:lineRule="exact"/>
              <w:ind w:left="107" w:right="195"/>
              <w:rPr>
                <w:b/>
                <w:sz w:val="20"/>
              </w:rPr>
            </w:pPr>
            <w:r>
              <w:rPr>
                <w:b/>
                <w:sz w:val="20"/>
              </w:rPr>
              <w:t>River Mile</w:t>
            </w:r>
          </w:p>
        </w:tc>
        <w:tc>
          <w:tcPr>
            <w:tcW w:w="1980" w:type="dxa"/>
          </w:tcPr>
          <w:p w14:paraId="1310C04F" w14:textId="77777777" w:rsidR="00E81AA7" w:rsidRDefault="00E81AA7" w:rsidP="00816966">
            <w:pPr>
              <w:pStyle w:val="TableParagraph"/>
              <w:spacing w:line="229" w:lineRule="exact"/>
              <w:ind w:left="107"/>
              <w:rPr>
                <w:b/>
                <w:sz w:val="20"/>
              </w:rPr>
            </w:pPr>
            <w:r>
              <w:rPr>
                <w:b/>
                <w:sz w:val="20"/>
              </w:rPr>
              <w:t>Location</w:t>
            </w:r>
          </w:p>
        </w:tc>
        <w:tc>
          <w:tcPr>
            <w:tcW w:w="1530" w:type="dxa"/>
          </w:tcPr>
          <w:p w14:paraId="04AE5113" w14:textId="77777777" w:rsidR="00E81AA7" w:rsidRDefault="00E81AA7" w:rsidP="00816966">
            <w:pPr>
              <w:pStyle w:val="TableParagraph"/>
              <w:spacing w:line="229" w:lineRule="exact"/>
              <w:ind w:left="107"/>
              <w:rPr>
                <w:b/>
                <w:sz w:val="20"/>
              </w:rPr>
            </w:pPr>
            <w:r>
              <w:rPr>
                <w:b/>
                <w:sz w:val="20"/>
              </w:rPr>
              <w:t>Temperature</w:t>
            </w:r>
          </w:p>
        </w:tc>
        <w:tc>
          <w:tcPr>
            <w:tcW w:w="1530" w:type="dxa"/>
          </w:tcPr>
          <w:p w14:paraId="2E68E61F" w14:textId="77777777" w:rsidR="00E81AA7" w:rsidRDefault="00E81AA7" w:rsidP="00816966">
            <w:pPr>
              <w:pStyle w:val="TableParagraph"/>
              <w:spacing w:before="2" w:line="230" w:lineRule="exact"/>
              <w:ind w:left="107" w:right="281"/>
              <w:rPr>
                <w:b/>
                <w:sz w:val="20"/>
              </w:rPr>
            </w:pPr>
            <w:r>
              <w:rPr>
                <w:b/>
                <w:sz w:val="20"/>
              </w:rPr>
              <w:t>Conductivity us/cm</w:t>
            </w:r>
          </w:p>
        </w:tc>
        <w:tc>
          <w:tcPr>
            <w:tcW w:w="900" w:type="dxa"/>
          </w:tcPr>
          <w:p w14:paraId="09511127" w14:textId="77777777" w:rsidR="00E81AA7" w:rsidRDefault="00E81AA7" w:rsidP="00816966">
            <w:pPr>
              <w:pStyle w:val="TableParagraph"/>
              <w:spacing w:line="229" w:lineRule="exact"/>
              <w:ind w:left="107"/>
              <w:rPr>
                <w:b/>
                <w:sz w:val="20"/>
              </w:rPr>
            </w:pPr>
            <w:r>
              <w:rPr>
                <w:b/>
                <w:sz w:val="20"/>
              </w:rPr>
              <w:t>pH</w:t>
            </w:r>
          </w:p>
        </w:tc>
        <w:tc>
          <w:tcPr>
            <w:tcW w:w="1350" w:type="dxa"/>
          </w:tcPr>
          <w:p w14:paraId="060BA923" w14:textId="77777777" w:rsidR="00E81AA7" w:rsidRDefault="00E81AA7" w:rsidP="00816966">
            <w:pPr>
              <w:pStyle w:val="TableParagraph"/>
              <w:spacing w:before="2" w:line="230" w:lineRule="exact"/>
              <w:ind w:left="107" w:right="379"/>
              <w:rPr>
                <w:b/>
                <w:sz w:val="20"/>
              </w:rPr>
            </w:pPr>
            <w:r>
              <w:rPr>
                <w:b/>
                <w:sz w:val="20"/>
              </w:rPr>
              <w:t>Turbidity NTU</w:t>
            </w:r>
          </w:p>
        </w:tc>
        <w:tc>
          <w:tcPr>
            <w:tcW w:w="1260" w:type="dxa"/>
          </w:tcPr>
          <w:p w14:paraId="08645E63" w14:textId="77777777" w:rsidR="00E81AA7" w:rsidRDefault="00E81AA7" w:rsidP="00816966">
            <w:pPr>
              <w:pStyle w:val="TableParagraph"/>
              <w:spacing w:before="2" w:line="230" w:lineRule="exact"/>
              <w:ind w:left="107" w:right="106"/>
              <w:rPr>
                <w:b/>
                <w:sz w:val="20"/>
              </w:rPr>
            </w:pPr>
            <w:r>
              <w:rPr>
                <w:b/>
                <w:sz w:val="20"/>
              </w:rPr>
              <w:t>Turbidity Check NTU</w:t>
            </w:r>
          </w:p>
        </w:tc>
        <w:tc>
          <w:tcPr>
            <w:tcW w:w="1260" w:type="dxa"/>
          </w:tcPr>
          <w:p w14:paraId="0D85B810" w14:textId="77777777" w:rsidR="00E81AA7" w:rsidRDefault="00E81AA7" w:rsidP="00816966">
            <w:pPr>
              <w:pStyle w:val="TableParagraph"/>
              <w:rPr>
                <w:sz w:val="18"/>
              </w:rPr>
            </w:pPr>
          </w:p>
        </w:tc>
      </w:tr>
      <w:tr w:rsidR="00E81AA7" w14:paraId="351F497A" w14:textId="77777777" w:rsidTr="00816966">
        <w:trPr>
          <w:trHeight w:val="432"/>
        </w:trPr>
        <w:tc>
          <w:tcPr>
            <w:tcW w:w="810" w:type="dxa"/>
          </w:tcPr>
          <w:p w14:paraId="4A424B06" w14:textId="77777777" w:rsidR="00E81AA7" w:rsidRDefault="00E81AA7" w:rsidP="00816966">
            <w:pPr>
              <w:pStyle w:val="TableParagraph"/>
              <w:spacing w:before="5"/>
              <w:rPr>
                <w:sz w:val="19"/>
              </w:rPr>
            </w:pPr>
          </w:p>
          <w:p w14:paraId="6C44F81F" w14:textId="77777777" w:rsidR="00E81AA7" w:rsidRDefault="00E81AA7" w:rsidP="00816966">
            <w:pPr>
              <w:pStyle w:val="TableParagraph"/>
              <w:spacing w:line="213" w:lineRule="exact"/>
              <w:ind w:left="107"/>
              <w:rPr>
                <w:sz w:val="20"/>
              </w:rPr>
            </w:pPr>
            <w:r>
              <w:rPr>
                <w:sz w:val="20"/>
              </w:rPr>
              <w:t>0</w:t>
            </w:r>
          </w:p>
        </w:tc>
        <w:tc>
          <w:tcPr>
            <w:tcW w:w="1980" w:type="dxa"/>
          </w:tcPr>
          <w:p w14:paraId="2CEFC063" w14:textId="77777777" w:rsidR="00E81AA7" w:rsidRDefault="00E81AA7" w:rsidP="00816966">
            <w:pPr>
              <w:pStyle w:val="TableParagraph"/>
              <w:spacing w:line="225" w:lineRule="exact"/>
              <w:ind w:left="107"/>
              <w:rPr>
                <w:sz w:val="20"/>
              </w:rPr>
            </w:pPr>
            <w:r>
              <w:rPr>
                <w:sz w:val="20"/>
              </w:rPr>
              <w:t>No Name Creek</w:t>
            </w:r>
          </w:p>
        </w:tc>
        <w:tc>
          <w:tcPr>
            <w:tcW w:w="1530" w:type="dxa"/>
          </w:tcPr>
          <w:p w14:paraId="04B46B03" w14:textId="77777777" w:rsidR="00E81AA7" w:rsidRDefault="00E81AA7" w:rsidP="00816966">
            <w:pPr>
              <w:pStyle w:val="TableParagraph"/>
              <w:rPr>
                <w:sz w:val="18"/>
              </w:rPr>
            </w:pPr>
          </w:p>
        </w:tc>
        <w:tc>
          <w:tcPr>
            <w:tcW w:w="1530" w:type="dxa"/>
          </w:tcPr>
          <w:p w14:paraId="187A0BCA" w14:textId="77777777" w:rsidR="00E81AA7" w:rsidRDefault="00E81AA7" w:rsidP="00816966">
            <w:pPr>
              <w:pStyle w:val="TableParagraph"/>
              <w:rPr>
                <w:sz w:val="18"/>
              </w:rPr>
            </w:pPr>
          </w:p>
        </w:tc>
        <w:tc>
          <w:tcPr>
            <w:tcW w:w="900" w:type="dxa"/>
          </w:tcPr>
          <w:p w14:paraId="1D22F29E" w14:textId="77777777" w:rsidR="00E81AA7" w:rsidRDefault="00E81AA7" w:rsidP="00816966">
            <w:pPr>
              <w:pStyle w:val="TableParagraph"/>
              <w:rPr>
                <w:sz w:val="18"/>
              </w:rPr>
            </w:pPr>
          </w:p>
        </w:tc>
        <w:tc>
          <w:tcPr>
            <w:tcW w:w="1350" w:type="dxa"/>
          </w:tcPr>
          <w:p w14:paraId="60C24DA5" w14:textId="77777777" w:rsidR="00E81AA7" w:rsidRDefault="00E81AA7" w:rsidP="00816966">
            <w:pPr>
              <w:pStyle w:val="TableParagraph"/>
              <w:rPr>
                <w:sz w:val="18"/>
              </w:rPr>
            </w:pPr>
          </w:p>
        </w:tc>
        <w:tc>
          <w:tcPr>
            <w:tcW w:w="1260" w:type="dxa"/>
          </w:tcPr>
          <w:p w14:paraId="1929A044" w14:textId="77777777" w:rsidR="00E81AA7" w:rsidRDefault="00E81AA7" w:rsidP="00816966">
            <w:pPr>
              <w:pStyle w:val="TableParagraph"/>
              <w:rPr>
                <w:sz w:val="18"/>
              </w:rPr>
            </w:pPr>
          </w:p>
        </w:tc>
        <w:tc>
          <w:tcPr>
            <w:tcW w:w="1260" w:type="dxa"/>
          </w:tcPr>
          <w:p w14:paraId="6CF604B3" w14:textId="77777777" w:rsidR="00E81AA7" w:rsidRDefault="00E81AA7" w:rsidP="00816966">
            <w:pPr>
              <w:pStyle w:val="TableParagraph"/>
              <w:rPr>
                <w:sz w:val="18"/>
              </w:rPr>
            </w:pPr>
          </w:p>
        </w:tc>
      </w:tr>
      <w:tr w:rsidR="00E81AA7" w14:paraId="0D29C907" w14:textId="77777777" w:rsidTr="00816966">
        <w:trPr>
          <w:trHeight w:val="432"/>
        </w:trPr>
        <w:tc>
          <w:tcPr>
            <w:tcW w:w="810" w:type="dxa"/>
          </w:tcPr>
          <w:p w14:paraId="0C52B04E" w14:textId="77777777" w:rsidR="00E81AA7" w:rsidRDefault="00E81AA7" w:rsidP="00816966">
            <w:pPr>
              <w:pStyle w:val="TableParagraph"/>
              <w:spacing w:line="227" w:lineRule="exact"/>
              <w:ind w:left="107"/>
              <w:rPr>
                <w:sz w:val="20"/>
              </w:rPr>
            </w:pPr>
            <w:r>
              <w:rPr>
                <w:sz w:val="20"/>
              </w:rPr>
              <w:t>1.5</w:t>
            </w:r>
          </w:p>
        </w:tc>
        <w:tc>
          <w:tcPr>
            <w:tcW w:w="1980" w:type="dxa"/>
          </w:tcPr>
          <w:p w14:paraId="5B4251CA" w14:textId="77777777" w:rsidR="00E81AA7" w:rsidRDefault="00E81AA7" w:rsidP="00816966">
            <w:pPr>
              <w:pStyle w:val="TableParagraph"/>
              <w:spacing w:line="227" w:lineRule="exact"/>
              <w:ind w:left="107"/>
              <w:rPr>
                <w:sz w:val="20"/>
              </w:rPr>
            </w:pPr>
            <w:r>
              <w:rPr>
                <w:sz w:val="20"/>
              </w:rPr>
              <w:t>Kenai Dock</w:t>
            </w:r>
          </w:p>
        </w:tc>
        <w:tc>
          <w:tcPr>
            <w:tcW w:w="1530" w:type="dxa"/>
          </w:tcPr>
          <w:p w14:paraId="1A4887BB" w14:textId="77777777" w:rsidR="00E81AA7" w:rsidRDefault="00E81AA7" w:rsidP="00816966">
            <w:pPr>
              <w:pStyle w:val="TableParagraph"/>
              <w:rPr>
                <w:sz w:val="18"/>
              </w:rPr>
            </w:pPr>
          </w:p>
        </w:tc>
        <w:tc>
          <w:tcPr>
            <w:tcW w:w="1530" w:type="dxa"/>
          </w:tcPr>
          <w:p w14:paraId="6B8BC023" w14:textId="77777777" w:rsidR="00E81AA7" w:rsidRDefault="00E81AA7" w:rsidP="00816966">
            <w:pPr>
              <w:pStyle w:val="TableParagraph"/>
              <w:rPr>
                <w:sz w:val="18"/>
              </w:rPr>
            </w:pPr>
          </w:p>
        </w:tc>
        <w:tc>
          <w:tcPr>
            <w:tcW w:w="900" w:type="dxa"/>
          </w:tcPr>
          <w:p w14:paraId="6B56E930" w14:textId="77777777" w:rsidR="00E81AA7" w:rsidRDefault="00E81AA7" w:rsidP="00816966">
            <w:pPr>
              <w:pStyle w:val="TableParagraph"/>
              <w:rPr>
                <w:sz w:val="18"/>
              </w:rPr>
            </w:pPr>
          </w:p>
        </w:tc>
        <w:tc>
          <w:tcPr>
            <w:tcW w:w="1350" w:type="dxa"/>
          </w:tcPr>
          <w:p w14:paraId="003CB4A0" w14:textId="77777777" w:rsidR="00E81AA7" w:rsidRDefault="00E81AA7" w:rsidP="00816966">
            <w:pPr>
              <w:pStyle w:val="TableParagraph"/>
              <w:rPr>
                <w:sz w:val="18"/>
              </w:rPr>
            </w:pPr>
          </w:p>
        </w:tc>
        <w:tc>
          <w:tcPr>
            <w:tcW w:w="1260" w:type="dxa"/>
          </w:tcPr>
          <w:p w14:paraId="33EA1E0A" w14:textId="77777777" w:rsidR="00E81AA7" w:rsidRDefault="00E81AA7" w:rsidP="00816966">
            <w:pPr>
              <w:pStyle w:val="TableParagraph"/>
              <w:rPr>
                <w:sz w:val="18"/>
              </w:rPr>
            </w:pPr>
          </w:p>
        </w:tc>
        <w:tc>
          <w:tcPr>
            <w:tcW w:w="1260" w:type="dxa"/>
          </w:tcPr>
          <w:p w14:paraId="378F3D27" w14:textId="77777777" w:rsidR="00E81AA7" w:rsidRDefault="00E81AA7" w:rsidP="00816966">
            <w:pPr>
              <w:pStyle w:val="TableParagraph"/>
              <w:rPr>
                <w:sz w:val="18"/>
              </w:rPr>
            </w:pPr>
          </w:p>
        </w:tc>
      </w:tr>
      <w:tr w:rsidR="00E81AA7" w14:paraId="741DC28D" w14:textId="77777777" w:rsidTr="00816966">
        <w:trPr>
          <w:trHeight w:val="432"/>
        </w:trPr>
        <w:tc>
          <w:tcPr>
            <w:tcW w:w="810" w:type="dxa"/>
          </w:tcPr>
          <w:p w14:paraId="1711CC70" w14:textId="77777777" w:rsidR="00E81AA7" w:rsidRDefault="00E81AA7" w:rsidP="00816966">
            <w:pPr>
              <w:pStyle w:val="TableParagraph"/>
              <w:spacing w:line="227" w:lineRule="exact"/>
              <w:ind w:left="107"/>
              <w:rPr>
                <w:sz w:val="20"/>
              </w:rPr>
            </w:pPr>
            <w:r>
              <w:rPr>
                <w:sz w:val="20"/>
              </w:rPr>
              <w:t>6.5</w:t>
            </w:r>
          </w:p>
        </w:tc>
        <w:tc>
          <w:tcPr>
            <w:tcW w:w="1980" w:type="dxa"/>
          </w:tcPr>
          <w:p w14:paraId="20DCB5B0" w14:textId="77777777" w:rsidR="00E81AA7" w:rsidRDefault="00E81AA7" w:rsidP="00816966">
            <w:pPr>
              <w:pStyle w:val="TableParagraph"/>
              <w:spacing w:line="227" w:lineRule="exact"/>
              <w:ind w:left="107"/>
              <w:rPr>
                <w:sz w:val="20"/>
              </w:rPr>
            </w:pPr>
            <w:r>
              <w:rPr>
                <w:sz w:val="20"/>
              </w:rPr>
              <w:t>Cunningham Park</w:t>
            </w:r>
          </w:p>
        </w:tc>
        <w:tc>
          <w:tcPr>
            <w:tcW w:w="1530" w:type="dxa"/>
          </w:tcPr>
          <w:p w14:paraId="4E32E1FA" w14:textId="77777777" w:rsidR="00E81AA7" w:rsidRDefault="00E81AA7" w:rsidP="00816966">
            <w:pPr>
              <w:pStyle w:val="TableParagraph"/>
              <w:rPr>
                <w:sz w:val="18"/>
              </w:rPr>
            </w:pPr>
          </w:p>
        </w:tc>
        <w:tc>
          <w:tcPr>
            <w:tcW w:w="1530" w:type="dxa"/>
          </w:tcPr>
          <w:p w14:paraId="111400C6" w14:textId="77777777" w:rsidR="00E81AA7" w:rsidRDefault="00E81AA7" w:rsidP="00816966">
            <w:pPr>
              <w:pStyle w:val="TableParagraph"/>
              <w:rPr>
                <w:sz w:val="18"/>
              </w:rPr>
            </w:pPr>
          </w:p>
        </w:tc>
        <w:tc>
          <w:tcPr>
            <w:tcW w:w="900" w:type="dxa"/>
          </w:tcPr>
          <w:p w14:paraId="476E744F" w14:textId="77777777" w:rsidR="00E81AA7" w:rsidRDefault="00E81AA7" w:rsidP="00816966">
            <w:pPr>
              <w:pStyle w:val="TableParagraph"/>
              <w:rPr>
                <w:sz w:val="18"/>
              </w:rPr>
            </w:pPr>
          </w:p>
        </w:tc>
        <w:tc>
          <w:tcPr>
            <w:tcW w:w="1350" w:type="dxa"/>
          </w:tcPr>
          <w:p w14:paraId="7370E65E" w14:textId="77777777" w:rsidR="00E81AA7" w:rsidRDefault="00E81AA7" w:rsidP="00816966">
            <w:pPr>
              <w:pStyle w:val="TableParagraph"/>
              <w:rPr>
                <w:sz w:val="18"/>
              </w:rPr>
            </w:pPr>
          </w:p>
        </w:tc>
        <w:tc>
          <w:tcPr>
            <w:tcW w:w="1260" w:type="dxa"/>
          </w:tcPr>
          <w:p w14:paraId="4D42A506" w14:textId="77777777" w:rsidR="00E81AA7" w:rsidRDefault="00E81AA7" w:rsidP="00816966">
            <w:pPr>
              <w:pStyle w:val="TableParagraph"/>
              <w:rPr>
                <w:sz w:val="18"/>
              </w:rPr>
            </w:pPr>
          </w:p>
        </w:tc>
        <w:tc>
          <w:tcPr>
            <w:tcW w:w="1260" w:type="dxa"/>
          </w:tcPr>
          <w:p w14:paraId="10C1C135" w14:textId="77777777" w:rsidR="00E81AA7" w:rsidRDefault="00E81AA7" w:rsidP="00816966">
            <w:pPr>
              <w:pStyle w:val="TableParagraph"/>
              <w:rPr>
                <w:sz w:val="18"/>
              </w:rPr>
            </w:pPr>
          </w:p>
        </w:tc>
      </w:tr>
      <w:tr w:rsidR="00E81AA7" w14:paraId="06A5164B" w14:textId="77777777" w:rsidTr="00816966">
        <w:trPr>
          <w:trHeight w:val="432"/>
        </w:trPr>
        <w:tc>
          <w:tcPr>
            <w:tcW w:w="810" w:type="dxa"/>
          </w:tcPr>
          <w:p w14:paraId="34BD932F" w14:textId="77777777" w:rsidR="00E81AA7" w:rsidRDefault="00E81AA7" w:rsidP="00816966">
            <w:pPr>
              <w:pStyle w:val="TableParagraph"/>
              <w:spacing w:line="228" w:lineRule="exact"/>
              <w:ind w:left="107"/>
              <w:rPr>
                <w:sz w:val="20"/>
              </w:rPr>
            </w:pPr>
            <w:r>
              <w:rPr>
                <w:sz w:val="20"/>
              </w:rPr>
              <w:t>10</w:t>
            </w:r>
          </w:p>
        </w:tc>
        <w:tc>
          <w:tcPr>
            <w:tcW w:w="1980" w:type="dxa"/>
          </w:tcPr>
          <w:p w14:paraId="67C44491" w14:textId="77777777" w:rsidR="00E81AA7" w:rsidRDefault="00E81AA7" w:rsidP="00816966">
            <w:pPr>
              <w:pStyle w:val="TableParagraph"/>
              <w:spacing w:line="228" w:lineRule="exact"/>
              <w:ind w:left="107"/>
              <w:rPr>
                <w:sz w:val="20"/>
              </w:rPr>
            </w:pPr>
            <w:r>
              <w:rPr>
                <w:sz w:val="20"/>
              </w:rPr>
              <w:t>Beaver Creek</w:t>
            </w:r>
          </w:p>
        </w:tc>
        <w:tc>
          <w:tcPr>
            <w:tcW w:w="1530" w:type="dxa"/>
          </w:tcPr>
          <w:p w14:paraId="6F876E5A" w14:textId="77777777" w:rsidR="00E81AA7" w:rsidRDefault="00E81AA7" w:rsidP="00816966">
            <w:pPr>
              <w:pStyle w:val="TableParagraph"/>
              <w:rPr>
                <w:sz w:val="18"/>
              </w:rPr>
            </w:pPr>
          </w:p>
        </w:tc>
        <w:tc>
          <w:tcPr>
            <w:tcW w:w="1530" w:type="dxa"/>
          </w:tcPr>
          <w:p w14:paraId="39A16051" w14:textId="77777777" w:rsidR="00E81AA7" w:rsidRDefault="00E81AA7" w:rsidP="00816966">
            <w:pPr>
              <w:pStyle w:val="TableParagraph"/>
              <w:rPr>
                <w:sz w:val="18"/>
              </w:rPr>
            </w:pPr>
          </w:p>
        </w:tc>
        <w:tc>
          <w:tcPr>
            <w:tcW w:w="900" w:type="dxa"/>
          </w:tcPr>
          <w:p w14:paraId="7EF8D35F" w14:textId="77777777" w:rsidR="00E81AA7" w:rsidRDefault="00E81AA7" w:rsidP="00816966">
            <w:pPr>
              <w:pStyle w:val="TableParagraph"/>
              <w:rPr>
                <w:sz w:val="18"/>
              </w:rPr>
            </w:pPr>
          </w:p>
        </w:tc>
        <w:tc>
          <w:tcPr>
            <w:tcW w:w="1350" w:type="dxa"/>
          </w:tcPr>
          <w:p w14:paraId="2AD1DC73" w14:textId="77777777" w:rsidR="00E81AA7" w:rsidRDefault="00E81AA7" w:rsidP="00816966">
            <w:pPr>
              <w:pStyle w:val="TableParagraph"/>
              <w:rPr>
                <w:sz w:val="18"/>
              </w:rPr>
            </w:pPr>
          </w:p>
        </w:tc>
        <w:tc>
          <w:tcPr>
            <w:tcW w:w="1260" w:type="dxa"/>
          </w:tcPr>
          <w:p w14:paraId="5002E1D9" w14:textId="77777777" w:rsidR="00E81AA7" w:rsidRDefault="00E81AA7" w:rsidP="00816966">
            <w:pPr>
              <w:pStyle w:val="TableParagraph"/>
              <w:rPr>
                <w:sz w:val="18"/>
              </w:rPr>
            </w:pPr>
          </w:p>
        </w:tc>
        <w:tc>
          <w:tcPr>
            <w:tcW w:w="1260" w:type="dxa"/>
          </w:tcPr>
          <w:p w14:paraId="199F12E8" w14:textId="77777777" w:rsidR="00E81AA7" w:rsidRDefault="00E81AA7" w:rsidP="00816966">
            <w:pPr>
              <w:pStyle w:val="TableParagraph"/>
              <w:rPr>
                <w:sz w:val="18"/>
              </w:rPr>
            </w:pPr>
          </w:p>
        </w:tc>
      </w:tr>
      <w:tr w:rsidR="00E81AA7" w14:paraId="6134A0DC" w14:textId="77777777" w:rsidTr="00816966">
        <w:trPr>
          <w:trHeight w:val="432"/>
        </w:trPr>
        <w:tc>
          <w:tcPr>
            <w:tcW w:w="810" w:type="dxa"/>
          </w:tcPr>
          <w:p w14:paraId="0654DDB8" w14:textId="77777777" w:rsidR="00E81AA7" w:rsidRDefault="00E81AA7" w:rsidP="00816966">
            <w:pPr>
              <w:pStyle w:val="TableParagraph"/>
              <w:spacing w:line="227" w:lineRule="exact"/>
              <w:ind w:left="107"/>
              <w:rPr>
                <w:sz w:val="20"/>
              </w:rPr>
            </w:pPr>
            <w:r>
              <w:rPr>
                <w:sz w:val="20"/>
              </w:rPr>
              <w:t>10.1</w:t>
            </w:r>
          </w:p>
        </w:tc>
        <w:tc>
          <w:tcPr>
            <w:tcW w:w="1980" w:type="dxa"/>
          </w:tcPr>
          <w:p w14:paraId="00CA7E3D" w14:textId="77777777" w:rsidR="00E81AA7" w:rsidRDefault="00E81AA7" w:rsidP="00816966">
            <w:pPr>
              <w:pStyle w:val="TableParagraph"/>
              <w:spacing w:line="227" w:lineRule="exact"/>
              <w:ind w:left="107"/>
              <w:rPr>
                <w:sz w:val="20"/>
              </w:rPr>
            </w:pPr>
            <w:r>
              <w:rPr>
                <w:sz w:val="20"/>
              </w:rPr>
              <w:t>Kenai River</w:t>
            </w:r>
          </w:p>
        </w:tc>
        <w:tc>
          <w:tcPr>
            <w:tcW w:w="1530" w:type="dxa"/>
          </w:tcPr>
          <w:p w14:paraId="7359ABF2" w14:textId="77777777" w:rsidR="00E81AA7" w:rsidRDefault="00E81AA7" w:rsidP="00816966">
            <w:pPr>
              <w:pStyle w:val="TableParagraph"/>
              <w:rPr>
                <w:sz w:val="18"/>
              </w:rPr>
            </w:pPr>
          </w:p>
        </w:tc>
        <w:tc>
          <w:tcPr>
            <w:tcW w:w="1530" w:type="dxa"/>
          </w:tcPr>
          <w:p w14:paraId="52264F30" w14:textId="77777777" w:rsidR="00E81AA7" w:rsidRDefault="00E81AA7" w:rsidP="00816966">
            <w:pPr>
              <w:pStyle w:val="TableParagraph"/>
              <w:rPr>
                <w:sz w:val="18"/>
              </w:rPr>
            </w:pPr>
          </w:p>
        </w:tc>
        <w:tc>
          <w:tcPr>
            <w:tcW w:w="900" w:type="dxa"/>
          </w:tcPr>
          <w:p w14:paraId="22B8B596" w14:textId="77777777" w:rsidR="00E81AA7" w:rsidRDefault="00E81AA7" w:rsidP="00816966">
            <w:pPr>
              <w:pStyle w:val="TableParagraph"/>
              <w:rPr>
                <w:sz w:val="18"/>
              </w:rPr>
            </w:pPr>
          </w:p>
        </w:tc>
        <w:tc>
          <w:tcPr>
            <w:tcW w:w="1350" w:type="dxa"/>
          </w:tcPr>
          <w:p w14:paraId="231B0A78" w14:textId="77777777" w:rsidR="00E81AA7" w:rsidRDefault="00E81AA7" w:rsidP="00816966">
            <w:pPr>
              <w:pStyle w:val="TableParagraph"/>
              <w:rPr>
                <w:sz w:val="18"/>
              </w:rPr>
            </w:pPr>
          </w:p>
        </w:tc>
        <w:tc>
          <w:tcPr>
            <w:tcW w:w="1260" w:type="dxa"/>
          </w:tcPr>
          <w:p w14:paraId="5F6D624D" w14:textId="77777777" w:rsidR="00E81AA7" w:rsidRDefault="00E81AA7" w:rsidP="00816966">
            <w:pPr>
              <w:pStyle w:val="TableParagraph"/>
              <w:rPr>
                <w:sz w:val="18"/>
              </w:rPr>
            </w:pPr>
          </w:p>
        </w:tc>
        <w:tc>
          <w:tcPr>
            <w:tcW w:w="1260" w:type="dxa"/>
          </w:tcPr>
          <w:p w14:paraId="02611378" w14:textId="77777777" w:rsidR="00E81AA7" w:rsidRDefault="00E81AA7" w:rsidP="00816966">
            <w:pPr>
              <w:pStyle w:val="TableParagraph"/>
              <w:rPr>
                <w:sz w:val="18"/>
              </w:rPr>
            </w:pPr>
          </w:p>
        </w:tc>
      </w:tr>
      <w:tr w:rsidR="00E81AA7" w14:paraId="0F9BAF52" w14:textId="77777777" w:rsidTr="00816966">
        <w:trPr>
          <w:trHeight w:val="432"/>
        </w:trPr>
        <w:tc>
          <w:tcPr>
            <w:tcW w:w="810" w:type="dxa"/>
          </w:tcPr>
          <w:p w14:paraId="3B0BEF97" w14:textId="77777777" w:rsidR="00E81AA7" w:rsidRDefault="00E81AA7" w:rsidP="00816966">
            <w:pPr>
              <w:pStyle w:val="TableParagraph"/>
              <w:spacing w:line="227" w:lineRule="exact"/>
              <w:ind w:left="107"/>
              <w:rPr>
                <w:sz w:val="20"/>
              </w:rPr>
            </w:pPr>
            <w:r>
              <w:rPr>
                <w:sz w:val="20"/>
              </w:rPr>
              <w:t>12.5</w:t>
            </w:r>
          </w:p>
        </w:tc>
        <w:tc>
          <w:tcPr>
            <w:tcW w:w="1980" w:type="dxa"/>
          </w:tcPr>
          <w:p w14:paraId="53F35244" w14:textId="77777777" w:rsidR="00E81AA7" w:rsidRDefault="00E81AA7" w:rsidP="00816966">
            <w:pPr>
              <w:pStyle w:val="TableParagraph"/>
              <w:spacing w:line="227" w:lineRule="exact"/>
              <w:ind w:left="107"/>
              <w:rPr>
                <w:sz w:val="20"/>
              </w:rPr>
            </w:pPr>
            <w:r>
              <w:rPr>
                <w:sz w:val="20"/>
              </w:rPr>
              <w:t>Pillars</w:t>
            </w:r>
          </w:p>
        </w:tc>
        <w:tc>
          <w:tcPr>
            <w:tcW w:w="1530" w:type="dxa"/>
          </w:tcPr>
          <w:p w14:paraId="38A7CF73" w14:textId="77777777" w:rsidR="00E81AA7" w:rsidRDefault="00E81AA7" w:rsidP="00816966">
            <w:pPr>
              <w:pStyle w:val="TableParagraph"/>
              <w:rPr>
                <w:sz w:val="18"/>
              </w:rPr>
            </w:pPr>
          </w:p>
        </w:tc>
        <w:tc>
          <w:tcPr>
            <w:tcW w:w="1530" w:type="dxa"/>
          </w:tcPr>
          <w:p w14:paraId="18CE32F7" w14:textId="77777777" w:rsidR="00E81AA7" w:rsidRDefault="00E81AA7" w:rsidP="00816966">
            <w:pPr>
              <w:pStyle w:val="TableParagraph"/>
              <w:rPr>
                <w:sz w:val="18"/>
              </w:rPr>
            </w:pPr>
          </w:p>
        </w:tc>
        <w:tc>
          <w:tcPr>
            <w:tcW w:w="900" w:type="dxa"/>
          </w:tcPr>
          <w:p w14:paraId="3985EC72" w14:textId="77777777" w:rsidR="00E81AA7" w:rsidRDefault="00E81AA7" w:rsidP="00816966">
            <w:pPr>
              <w:pStyle w:val="TableParagraph"/>
              <w:rPr>
                <w:sz w:val="18"/>
              </w:rPr>
            </w:pPr>
          </w:p>
        </w:tc>
        <w:tc>
          <w:tcPr>
            <w:tcW w:w="1350" w:type="dxa"/>
          </w:tcPr>
          <w:p w14:paraId="61CCAC86" w14:textId="77777777" w:rsidR="00E81AA7" w:rsidRDefault="00E81AA7" w:rsidP="00816966">
            <w:pPr>
              <w:pStyle w:val="TableParagraph"/>
              <w:rPr>
                <w:sz w:val="18"/>
              </w:rPr>
            </w:pPr>
          </w:p>
        </w:tc>
        <w:tc>
          <w:tcPr>
            <w:tcW w:w="1260" w:type="dxa"/>
          </w:tcPr>
          <w:p w14:paraId="04038C17" w14:textId="77777777" w:rsidR="00E81AA7" w:rsidRDefault="00E81AA7" w:rsidP="00816966">
            <w:pPr>
              <w:pStyle w:val="TableParagraph"/>
              <w:rPr>
                <w:sz w:val="18"/>
              </w:rPr>
            </w:pPr>
          </w:p>
        </w:tc>
        <w:tc>
          <w:tcPr>
            <w:tcW w:w="1260" w:type="dxa"/>
          </w:tcPr>
          <w:p w14:paraId="1722080E" w14:textId="77777777" w:rsidR="00E81AA7" w:rsidRDefault="00E81AA7" w:rsidP="00816966">
            <w:pPr>
              <w:pStyle w:val="TableParagraph"/>
              <w:rPr>
                <w:sz w:val="18"/>
              </w:rPr>
            </w:pPr>
          </w:p>
        </w:tc>
      </w:tr>
      <w:tr w:rsidR="00E81AA7" w14:paraId="47E152D6" w14:textId="77777777" w:rsidTr="00816966">
        <w:trPr>
          <w:trHeight w:val="432"/>
        </w:trPr>
        <w:tc>
          <w:tcPr>
            <w:tcW w:w="810" w:type="dxa"/>
          </w:tcPr>
          <w:p w14:paraId="62A19309" w14:textId="77777777" w:rsidR="00E81AA7" w:rsidRDefault="00E81AA7" w:rsidP="00816966">
            <w:pPr>
              <w:pStyle w:val="TableParagraph"/>
              <w:spacing w:line="228" w:lineRule="exact"/>
              <w:ind w:left="107"/>
              <w:rPr>
                <w:sz w:val="20"/>
              </w:rPr>
            </w:pPr>
            <w:r>
              <w:rPr>
                <w:sz w:val="20"/>
              </w:rPr>
              <w:t>18</w:t>
            </w:r>
          </w:p>
        </w:tc>
        <w:tc>
          <w:tcPr>
            <w:tcW w:w="1980" w:type="dxa"/>
          </w:tcPr>
          <w:p w14:paraId="6B92AD96" w14:textId="77777777" w:rsidR="00E81AA7" w:rsidRDefault="00E81AA7" w:rsidP="00816966">
            <w:pPr>
              <w:pStyle w:val="TableParagraph"/>
              <w:spacing w:line="228" w:lineRule="exact"/>
              <w:ind w:left="107"/>
              <w:rPr>
                <w:sz w:val="20"/>
              </w:rPr>
            </w:pPr>
            <w:r>
              <w:rPr>
                <w:sz w:val="20"/>
              </w:rPr>
              <w:t>Poachers Cove</w:t>
            </w:r>
          </w:p>
        </w:tc>
        <w:tc>
          <w:tcPr>
            <w:tcW w:w="1530" w:type="dxa"/>
          </w:tcPr>
          <w:p w14:paraId="751A5437" w14:textId="77777777" w:rsidR="00E81AA7" w:rsidRDefault="00E81AA7" w:rsidP="00816966">
            <w:pPr>
              <w:pStyle w:val="TableParagraph"/>
              <w:rPr>
                <w:sz w:val="18"/>
              </w:rPr>
            </w:pPr>
          </w:p>
        </w:tc>
        <w:tc>
          <w:tcPr>
            <w:tcW w:w="1530" w:type="dxa"/>
          </w:tcPr>
          <w:p w14:paraId="0E1DC495" w14:textId="77777777" w:rsidR="00E81AA7" w:rsidRDefault="00E81AA7" w:rsidP="00816966">
            <w:pPr>
              <w:pStyle w:val="TableParagraph"/>
              <w:rPr>
                <w:sz w:val="18"/>
              </w:rPr>
            </w:pPr>
          </w:p>
        </w:tc>
        <w:tc>
          <w:tcPr>
            <w:tcW w:w="900" w:type="dxa"/>
          </w:tcPr>
          <w:p w14:paraId="270B52AF" w14:textId="77777777" w:rsidR="00E81AA7" w:rsidRDefault="00E81AA7" w:rsidP="00816966">
            <w:pPr>
              <w:pStyle w:val="TableParagraph"/>
              <w:rPr>
                <w:sz w:val="18"/>
              </w:rPr>
            </w:pPr>
          </w:p>
        </w:tc>
        <w:tc>
          <w:tcPr>
            <w:tcW w:w="1350" w:type="dxa"/>
          </w:tcPr>
          <w:p w14:paraId="786FD325" w14:textId="77777777" w:rsidR="00E81AA7" w:rsidRDefault="00E81AA7" w:rsidP="00816966">
            <w:pPr>
              <w:pStyle w:val="TableParagraph"/>
              <w:rPr>
                <w:sz w:val="18"/>
              </w:rPr>
            </w:pPr>
          </w:p>
        </w:tc>
        <w:tc>
          <w:tcPr>
            <w:tcW w:w="1260" w:type="dxa"/>
          </w:tcPr>
          <w:p w14:paraId="75042EE5" w14:textId="77777777" w:rsidR="00E81AA7" w:rsidRDefault="00E81AA7" w:rsidP="00816966">
            <w:pPr>
              <w:pStyle w:val="TableParagraph"/>
              <w:rPr>
                <w:sz w:val="18"/>
              </w:rPr>
            </w:pPr>
          </w:p>
        </w:tc>
        <w:tc>
          <w:tcPr>
            <w:tcW w:w="1260" w:type="dxa"/>
          </w:tcPr>
          <w:p w14:paraId="3C87FC28" w14:textId="77777777" w:rsidR="00E81AA7" w:rsidRDefault="00E81AA7" w:rsidP="00816966">
            <w:pPr>
              <w:pStyle w:val="TableParagraph"/>
              <w:rPr>
                <w:sz w:val="18"/>
              </w:rPr>
            </w:pPr>
          </w:p>
        </w:tc>
      </w:tr>
      <w:tr w:rsidR="00E81AA7" w14:paraId="18D1AF30" w14:textId="77777777" w:rsidTr="00816966">
        <w:trPr>
          <w:trHeight w:val="432"/>
        </w:trPr>
        <w:tc>
          <w:tcPr>
            <w:tcW w:w="810" w:type="dxa"/>
          </w:tcPr>
          <w:p w14:paraId="2A33C073" w14:textId="77777777" w:rsidR="00E81AA7" w:rsidRDefault="00E81AA7" w:rsidP="00816966">
            <w:pPr>
              <w:pStyle w:val="TableParagraph"/>
              <w:spacing w:line="227" w:lineRule="exact"/>
              <w:ind w:left="107"/>
              <w:rPr>
                <w:sz w:val="20"/>
              </w:rPr>
            </w:pPr>
            <w:r>
              <w:rPr>
                <w:sz w:val="20"/>
              </w:rPr>
              <w:t>21</w:t>
            </w:r>
          </w:p>
        </w:tc>
        <w:tc>
          <w:tcPr>
            <w:tcW w:w="1980" w:type="dxa"/>
          </w:tcPr>
          <w:p w14:paraId="1E6AB40D" w14:textId="77777777" w:rsidR="00E81AA7" w:rsidRDefault="00E81AA7" w:rsidP="00816966">
            <w:pPr>
              <w:pStyle w:val="TableParagraph"/>
              <w:spacing w:line="227" w:lineRule="exact"/>
              <w:ind w:left="107"/>
              <w:rPr>
                <w:sz w:val="20"/>
              </w:rPr>
            </w:pPr>
            <w:r>
              <w:rPr>
                <w:sz w:val="20"/>
              </w:rPr>
              <w:t>Soldotna Bridge</w:t>
            </w:r>
          </w:p>
        </w:tc>
        <w:tc>
          <w:tcPr>
            <w:tcW w:w="1530" w:type="dxa"/>
          </w:tcPr>
          <w:p w14:paraId="7E8A1A01" w14:textId="77777777" w:rsidR="00E81AA7" w:rsidRDefault="00E81AA7" w:rsidP="00816966">
            <w:pPr>
              <w:pStyle w:val="TableParagraph"/>
              <w:rPr>
                <w:sz w:val="18"/>
              </w:rPr>
            </w:pPr>
          </w:p>
        </w:tc>
        <w:tc>
          <w:tcPr>
            <w:tcW w:w="1530" w:type="dxa"/>
          </w:tcPr>
          <w:p w14:paraId="13149CEA" w14:textId="77777777" w:rsidR="00E81AA7" w:rsidRDefault="00E81AA7" w:rsidP="00816966">
            <w:pPr>
              <w:pStyle w:val="TableParagraph"/>
              <w:rPr>
                <w:sz w:val="18"/>
              </w:rPr>
            </w:pPr>
          </w:p>
        </w:tc>
        <w:tc>
          <w:tcPr>
            <w:tcW w:w="900" w:type="dxa"/>
          </w:tcPr>
          <w:p w14:paraId="18D47CED" w14:textId="77777777" w:rsidR="00E81AA7" w:rsidRDefault="00E81AA7" w:rsidP="00816966">
            <w:pPr>
              <w:pStyle w:val="TableParagraph"/>
              <w:rPr>
                <w:sz w:val="18"/>
              </w:rPr>
            </w:pPr>
          </w:p>
        </w:tc>
        <w:tc>
          <w:tcPr>
            <w:tcW w:w="1350" w:type="dxa"/>
          </w:tcPr>
          <w:p w14:paraId="2AC94141" w14:textId="77777777" w:rsidR="00E81AA7" w:rsidRDefault="00E81AA7" w:rsidP="00816966">
            <w:pPr>
              <w:pStyle w:val="TableParagraph"/>
              <w:rPr>
                <w:sz w:val="18"/>
              </w:rPr>
            </w:pPr>
          </w:p>
        </w:tc>
        <w:tc>
          <w:tcPr>
            <w:tcW w:w="1260" w:type="dxa"/>
          </w:tcPr>
          <w:p w14:paraId="05D91416" w14:textId="77777777" w:rsidR="00E81AA7" w:rsidRDefault="00E81AA7" w:rsidP="00816966">
            <w:pPr>
              <w:pStyle w:val="TableParagraph"/>
              <w:rPr>
                <w:sz w:val="18"/>
              </w:rPr>
            </w:pPr>
          </w:p>
        </w:tc>
        <w:tc>
          <w:tcPr>
            <w:tcW w:w="1260" w:type="dxa"/>
          </w:tcPr>
          <w:p w14:paraId="73E44FAE" w14:textId="77777777" w:rsidR="00E81AA7" w:rsidRDefault="00E81AA7" w:rsidP="00816966">
            <w:pPr>
              <w:pStyle w:val="TableParagraph"/>
              <w:rPr>
                <w:sz w:val="18"/>
              </w:rPr>
            </w:pPr>
          </w:p>
        </w:tc>
      </w:tr>
      <w:tr w:rsidR="00E81AA7" w14:paraId="769C70DA" w14:textId="77777777" w:rsidTr="00816966">
        <w:trPr>
          <w:trHeight w:val="432"/>
        </w:trPr>
        <w:tc>
          <w:tcPr>
            <w:tcW w:w="810" w:type="dxa"/>
          </w:tcPr>
          <w:p w14:paraId="3F3A8A59" w14:textId="77777777" w:rsidR="00E81AA7" w:rsidRDefault="00E81AA7" w:rsidP="00816966">
            <w:pPr>
              <w:pStyle w:val="TableParagraph"/>
              <w:spacing w:line="227" w:lineRule="exact"/>
              <w:ind w:left="107"/>
              <w:rPr>
                <w:sz w:val="20"/>
              </w:rPr>
            </w:pPr>
            <w:r>
              <w:rPr>
                <w:sz w:val="20"/>
              </w:rPr>
              <w:t>23</w:t>
            </w:r>
          </w:p>
        </w:tc>
        <w:tc>
          <w:tcPr>
            <w:tcW w:w="1980" w:type="dxa"/>
          </w:tcPr>
          <w:p w14:paraId="43DA3DDE" w14:textId="77777777" w:rsidR="00E81AA7" w:rsidRDefault="00E81AA7" w:rsidP="00816966">
            <w:pPr>
              <w:pStyle w:val="TableParagraph"/>
              <w:spacing w:line="227" w:lineRule="exact"/>
              <w:ind w:left="107"/>
              <w:rPr>
                <w:sz w:val="20"/>
              </w:rPr>
            </w:pPr>
            <w:r>
              <w:rPr>
                <w:sz w:val="20"/>
              </w:rPr>
              <w:t>Swiftwater Park</w:t>
            </w:r>
          </w:p>
        </w:tc>
        <w:tc>
          <w:tcPr>
            <w:tcW w:w="1530" w:type="dxa"/>
          </w:tcPr>
          <w:p w14:paraId="268436B5" w14:textId="77777777" w:rsidR="00E81AA7" w:rsidRDefault="00E81AA7" w:rsidP="00816966">
            <w:pPr>
              <w:pStyle w:val="TableParagraph"/>
              <w:rPr>
                <w:sz w:val="18"/>
              </w:rPr>
            </w:pPr>
          </w:p>
        </w:tc>
        <w:tc>
          <w:tcPr>
            <w:tcW w:w="1530" w:type="dxa"/>
          </w:tcPr>
          <w:p w14:paraId="3933750D" w14:textId="77777777" w:rsidR="00E81AA7" w:rsidRDefault="00E81AA7" w:rsidP="00816966">
            <w:pPr>
              <w:pStyle w:val="TableParagraph"/>
              <w:rPr>
                <w:sz w:val="18"/>
              </w:rPr>
            </w:pPr>
          </w:p>
        </w:tc>
        <w:tc>
          <w:tcPr>
            <w:tcW w:w="900" w:type="dxa"/>
          </w:tcPr>
          <w:p w14:paraId="061E4F84" w14:textId="77777777" w:rsidR="00E81AA7" w:rsidRDefault="00E81AA7" w:rsidP="00816966">
            <w:pPr>
              <w:pStyle w:val="TableParagraph"/>
              <w:rPr>
                <w:sz w:val="18"/>
              </w:rPr>
            </w:pPr>
          </w:p>
        </w:tc>
        <w:tc>
          <w:tcPr>
            <w:tcW w:w="1350" w:type="dxa"/>
          </w:tcPr>
          <w:p w14:paraId="53DD1B9F" w14:textId="77777777" w:rsidR="00E81AA7" w:rsidRDefault="00E81AA7" w:rsidP="00816966">
            <w:pPr>
              <w:pStyle w:val="TableParagraph"/>
              <w:rPr>
                <w:sz w:val="18"/>
              </w:rPr>
            </w:pPr>
          </w:p>
        </w:tc>
        <w:tc>
          <w:tcPr>
            <w:tcW w:w="1260" w:type="dxa"/>
          </w:tcPr>
          <w:p w14:paraId="64798417" w14:textId="77777777" w:rsidR="00E81AA7" w:rsidRDefault="00E81AA7" w:rsidP="00816966">
            <w:pPr>
              <w:pStyle w:val="TableParagraph"/>
              <w:rPr>
                <w:sz w:val="18"/>
              </w:rPr>
            </w:pPr>
          </w:p>
        </w:tc>
        <w:tc>
          <w:tcPr>
            <w:tcW w:w="1260" w:type="dxa"/>
          </w:tcPr>
          <w:p w14:paraId="24CD64B0" w14:textId="77777777" w:rsidR="00E81AA7" w:rsidRDefault="00E81AA7" w:rsidP="00816966">
            <w:pPr>
              <w:pStyle w:val="TableParagraph"/>
              <w:rPr>
                <w:sz w:val="18"/>
              </w:rPr>
            </w:pPr>
          </w:p>
        </w:tc>
      </w:tr>
      <w:tr w:rsidR="00E81AA7" w14:paraId="47ECED39" w14:textId="77777777" w:rsidTr="00816966">
        <w:trPr>
          <w:trHeight w:val="432"/>
        </w:trPr>
        <w:tc>
          <w:tcPr>
            <w:tcW w:w="810" w:type="dxa"/>
          </w:tcPr>
          <w:p w14:paraId="6AA24EE2" w14:textId="77777777" w:rsidR="00E81AA7" w:rsidRDefault="00E81AA7" w:rsidP="00816966">
            <w:pPr>
              <w:pStyle w:val="TableParagraph"/>
              <w:spacing w:line="227" w:lineRule="exact"/>
              <w:ind w:left="107"/>
              <w:rPr>
                <w:sz w:val="20"/>
              </w:rPr>
            </w:pPr>
            <w:r>
              <w:rPr>
                <w:sz w:val="20"/>
              </w:rPr>
              <w:t>19</w:t>
            </w:r>
          </w:p>
        </w:tc>
        <w:tc>
          <w:tcPr>
            <w:tcW w:w="1980" w:type="dxa"/>
          </w:tcPr>
          <w:p w14:paraId="6FB91F52" w14:textId="77777777" w:rsidR="00E81AA7" w:rsidRDefault="00E81AA7" w:rsidP="00816966">
            <w:pPr>
              <w:pStyle w:val="TableParagraph"/>
              <w:spacing w:line="227" w:lineRule="exact"/>
              <w:ind w:left="107"/>
              <w:rPr>
                <w:sz w:val="20"/>
              </w:rPr>
            </w:pPr>
            <w:r>
              <w:rPr>
                <w:sz w:val="20"/>
              </w:rPr>
              <w:t>Slikok Creek</w:t>
            </w:r>
          </w:p>
        </w:tc>
        <w:tc>
          <w:tcPr>
            <w:tcW w:w="1530" w:type="dxa"/>
          </w:tcPr>
          <w:p w14:paraId="2BF38A38" w14:textId="77777777" w:rsidR="00E81AA7" w:rsidRDefault="00E81AA7" w:rsidP="00816966">
            <w:pPr>
              <w:pStyle w:val="TableParagraph"/>
              <w:rPr>
                <w:sz w:val="18"/>
              </w:rPr>
            </w:pPr>
          </w:p>
        </w:tc>
        <w:tc>
          <w:tcPr>
            <w:tcW w:w="1530" w:type="dxa"/>
          </w:tcPr>
          <w:p w14:paraId="390A62E2" w14:textId="77777777" w:rsidR="00E81AA7" w:rsidRDefault="00E81AA7" w:rsidP="00816966">
            <w:pPr>
              <w:pStyle w:val="TableParagraph"/>
              <w:rPr>
                <w:sz w:val="18"/>
              </w:rPr>
            </w:pPr>
          </w:p>
        </w:tc>
        <w:tc>
          <w:tcPr>
            <w:tcW w:w="900" w:type="dxa"/>
          </w:tcPr>
          <w:p w14:paraId="5E803817" w14:textId="77777777" w:rsidR="00E81AA7" w:rsidRDefault="00E81AA7" w:rsidP="00816966">
            <w:pPr>
              <w:pStyle w:val="TableParagraph"/>
              <w:rPr>
                <w:sz w:val="18"/>
              </w:rPr>
            </w:pPr>
          </w:p>
        </w:tc>
        <w:tc>
          <w:tcPr>
            <w:tcW w:w="1350" w:type="dxa"/>
          </w:tcPr>
          <w:p w14:paraId="77F4A8D6" w14:textId="77777777" w:rsidR="00E81AA7" w:rsidRDefault="00E81AA7" w:rsidP="00816966">
            <w:pPr>
              <w:pStyle w:val="TableParagraph"/>
              <w:rPr>
                <w:sz w:val="18"/>
              </w:rPr>
            </w:pPr>
          </w:p>
        </w:tc>
        <w:tc>
          <w:tcPr>
            <w:tcW w:w="1260" w:type="dxa"/>
          </w:tcPr>
          <w:p w14:paraId="7FFE1BD0" w14:textId="77777777" w:rsidR="00E81AA7" w:rsidRDefault="00E81AA7" w:rsidP="00816966">
            <w:pPr>
              <w:pStyle w:val="TableParagraph"/>
              <w:rPr>
                <w:sz w:val="18"/>
              </w:rPr>
            </w:pPr>
          </w:p>
        </w:tc>
        <w:tc>
          <w:tcPr>
            <w:tcW w:w="1260" w:type="dxa"/>
          </w:tcPr>
          <w:p w14:paraId="527E075A" w14:textId="77777777" w:rsidR="00E81AA7" w:rsidRDefault="00E81AA7" w:rsidP="00816966">
            <w:pPr>
              <w:pStyle w:val="TableParagraph"/>
              <w:rPr>
                <w:sz w:val="18"/>
              </w:rPr>
            </w:pPr>
          </w:p>
        </w:tc>
      </w:tr>
      <w:tr w:rsidR="00E81AA7" w14:paraId="2BDE1E25" w14:textId="77777777" w:rsidTr="00816966">
        <w:trPr>
          <w:trHeight w:val="432"/>
        </w:trPr>
        <w:tc>
          <w:tcPr>
            <w:tcW w:w="810" w:type="dxa"/>
          </w:tcPr>
          <w:p w14:paraId="67558244" w14:textId="77777777" w:rsidR="00E81AA7" w:rsidRDefault="00E81AA7" w:rsidP="00816966">
            <w:pPr>
              <w:pStyle w:val="TableParagraph"/>
              <w:spacing w:line="227" w:lineRule="exact"/>
              <w:ind w:left="107"/>
              <w:rPr>
                <w:sz w:val="20"/>
              </w:rPr>
            </w:pPr>
            <w:r>
              <w:rPr>
                <w:sz w:val="20"/>
              </w:rPr>
              <w:t>22</w:t>
            </w:r>
          </w:p>
        </w:tc>
        <w:tc>
          <w:tcPr>
            <w:tcW w:w="1980" w:type="dxa"/>
          </w:tcPr>
          <w:p w14:paraId="56734D62" w14:textId="77777777" w:rsidR="00E81AA7" w:rsidRDefault="00E81AA7" w:rsidP="00816966">
            <w:pPr>
              <w:pStyle w:val="TableParagraph"/>
              <w:spacing w:line="227" w:lineRule="exact"/>
              <w:ind w:left="107"/>
              <w:rPr>
                <w:sz w:val="20"/>
              </w:rPr>
            </w:pPr>
            <w:r>
              <w:rPr>
                <w:sz w:val="20"/>
              </w:rPr>
              <w:t>Soldotna Creek</w:t>
            </w:r>
          </w:p>
        </w:tc>
        <w:tc>
          <w:tcPr>
            <w:tcW w:w="1530" w:type="dxa"/>
          </w:tcPr>
          <w:p w14:paraId="206C8AE9" w14:textId="77777777" w:rsidR="00E81AA7" w:rsidRDefault="00E81AA7" w:rsidP="00816966">
            <w:pPr>
              <w:pStyle w:val="TableParagraph"/>
              <w:rPr>
                <w:sz w:val="18"/>
              </w:rPr>
            </w:pPr>
          </w:p>
        </w:tc>
        <w:tc>
          <w:tcPr>
            <w:tcW w:w="1530" w:type="dxa"/>
          </w:tcPr>
          <w:p w14:paraId="7F19CC1B" w14:textId="77777777" w:rsidR="00E81AA7" w:rsidRDefault="00E81AA7" w:rsidP="00816966">
            <w:pPr>
              <w:pStyle w:val="TableParagraph"/>
              <w:rPr>
                <w:sz w:val="18"/>
              </w:rPr>
            </w:pPr>
          </w:p>
        </w:tc>
        <w:tc>
          <w:tcPr>
            <w:tcW w:w="900" w:type="dxa"/>
          </w:tcPr>
          <w:p w14:paraId="1BB8223E" w14:textId="77777777" w:rsidR="00E81AA7" w:rsidRDefault="00E81AA7" w:rsidP="00816966">
            <w:pPr>
              <w:pStyle w:val="TableParagraph"/>
              <w:rPr>
                <w:sz w:val="18"/>
              </w:rPr>
            </w:pPr>
          </w:p>
        </w:tc>
        <w:tc>
          <w:tcPr>
            <w:tcW w:w="1350" w:type="dxa"/>
          </w:tcPr>
          <w:p w14:paraId="020676E0" w14:textId="77777777" w:rsidR="00E81AA7" w:rsidRDefault="00E81AA7" w:rsidP="00816966">
            <w:pPr>
              <w:pStyle w:val="TableParagraph"/>
              <w:rPr>
                <w:sz w:val="18"/>
              </w:rPr>
            </w:pPr>
          </w:p>
        </w:tc>
        <w:tc>
          <w:tcPr>
            <w:tcW w:w="1260" w:type="dxa"/>
          </w:tcPr>
          <w:p w14:paraId="4D0B1464" w14:textId="77777777" w:rsidR="00E81AA7" w:rsidRDefault="00E81AA7" w:rsidP="00816966">
            <w:pPr>
              <w:pStyle w:val="TableParagraph"/>
              <w:rPr>
                <w:sz w:val="18"/>
              </w:rPr>
            </w:pPr>
          </w:p>
        </w:tc>
        <w:tc>
          <w:tcPr>
            <w:tcW w:w="1260" w:type="dxa"/>
          </w:tcPr>
          <w:p w14:paraId="3D1A0FD4" w14:textId="77777777" w:rsidR="00E81AA7" w:rsidRDefault="00E81AA7" w:rsidP="00816966">
            <w:pPr>
              <w:pStyle w:val="TableParagraph"/>
              <w:rPr>
                <w:sz w:val="18"/>
              </w:rPr>
            </w:pPr>
          </w:p>
        </w:tc>
      </w:tr>
      <w:tr w:rsidR="00E81AA7" w14:paraId="73A791C2" w14:textId="77777777" w:rsidTr="00816966">
        <w:trPr>
          <w:trHeight w:val="432"/>
        </w:trPr>
        <w:tc>
          <w:tcPr>
            <w:tcW w:w="810" w:type="dxa"/>
          </w:tcPr>
          <w:p w14:paraId="03373B06" w14:textId="77777777" w:rsidR="00E81AA7" w:rsidRDefault="00E81AA7" w:rsidP="00816966">
            <w:pPr>
              <w:pStyle w:val="TableParagraph"/>
              <w:spacing w:line="228" w:lineRule="exact"/>
              <w:ind w:left="107"/>
              <w:rPr>
                <w:sz w:val="20"/>
              </w:rPr>
            </w:pPr>
            <w:r>
              <w:rPr>
                <w:sz w:val="20"/>
              </w:rPr>
              <w:t>30</w:t>
            </w:r>
          </w:p>
        </w:tc>
        <w:tc>
          <w:tcPr>
            <w:tcW w:w="1980" w:type="dxa"/>
          </w:tcPr>
          <w:p w14:paraId="78E016E3" w14:textId="77777777" w:rsidR="00E81AA7" w:rsidRDefault="00E81AA7" w:rsidP="00816966">
            <w:pPr>
              <w:pStyle w:val="TableParagraph"/>
              <w:spacing w:line="228" w:lineRule="exact"/>
              <w:ind w:left="107"/>
              <w:rPr>
                <w:sz w:val="20"/>
              </w:rPr>
            </w:pPr>
            <w:r>
              <w:rPr>
                <w:sz w:val="20"/>
              </w:rPr>
              <w:t>Funny River</w:t>
            </w:r>
          </w:p>
        </w:tc>
        <w:tc>
          <w:tcPr>
            <w:tcW w:w="1530" w:type="dxa"/>
          </w:tcPr>
          <w:p w14:paraId="47DB0E22" w14:textId="77777777" w:rsidR="00E81AA7" w:rsidRDefault="00E81AA7" w:rsidP="00816966">
            <w:pPr>
              <w:pStyle w:val="TableParagraph"/>
              <w:rPr>
                <w:sz w:val="18"/>
              </w:rPr>
            </w:pPr>
          </w:p>
        </w:tc>
        <w:tc>
          <w:tcPr>
            <w:tcW w:w="1530" w:type="dxa"/>
          </w:tcPr>
          <w:p w14:paraId="39BA0F16" w14:textId="77777777" w:rsidR="00E81AA7" w:rsidRDefault="00E81AA7" w:rsidP="00816966">
            <w:pPr>
              <w:pStyle w:val="TableParagraph"/>
              <w:rPr>
                <w:sz w:val="18"/>
              </w:rPr>
            </w:pPr>
          </w:p>
        </w:tc>
        <w:tc>
          <w:tcPr>
            <w:tcW w:w="900" w:type="dxa"/>
          </w:tcPr>
          <w:p w14:paraId="31E18593" w14:textId="77777777" w:rsidR="00E81AA7" w:rsidRDefault="00E81AA7" w:rsidP="00816966">
            <w:pPr>
              <w:pStyle w:val="TableParagraph"/>
              <w:rPr>
                <w:sz w:val="18"/>
              </w:rPr>
            </w:pPr>
          </w:p>
        </w:tc>
        <w:tc>
          <w:tcPr>
            <w:tcW w:w="1350" w:type="dxa"/>
          </w:tcPr>
          <w:p w14:paraId="33CE364A" w14:textId="77777777" w:rsidR="00E81AA7" w:rsidRDefault="00E81AA7" w:rsidP="00816966">
            <w:pPr>
              <w:pStyle w:val="TableParagraph"/>
              <w:rPr>
                <w:sz w:val="18"/>
              </w:rPr>
            </w:pPr>
          </w:p>
        </w:tc>
        <w:tc>
          <w:tcPr>
            <w:tcW w:w="1260" w:type="dxa"/>
          </w:tcPr>
          <w:p w14:paraId="09057F37" w14:textId="77777777" w:rsidR="00E81AA7" w:rsidRDefault="00E81AA7" w:rsidP="00816966">
            <w:pPr>
              <w:pStyle w:val="TableParagraph"/>
              <w:rPr>
                <w:sz w:val="18"/>
              </w:rPr>
            </w:pPr>
          </w:p>
        </w:tc>
        <w:tc>
          <w:tcPr>
            <w:tcW w:w="1260" w:type="dxa"/>
          </w:tcPr>
          <w:p w14:paraId="32EE1BA7" w14:textId="77777777" w:rsidR="00E81AA7" w:rsidRDefault="00E81AA7" w:rsidP="00816966">
            <w:pPr>
              <w:pStyle w:val="TableParagraph"/>
              <w:rPr>
                <w:sz w:val="18"/>
              </w:rPr>
            </w:pPr>
          </w:p>
        </w:tc>
      </w:tr>
      <w:tr w:rsidR="00E81AA7" w14:paraId="7F928B7D" w14:textId="77777777" w:rsidTr="00816966">
        <w:trPr>
          <w:trHeight w:val="432"/>
        </w:trPr>
        <w:tc>
          <w:tcPr>
            <w:tcW w:w="810" w:type="dxa"/>
          </w:tcPr>
          <w:p w14:paraId="7E8FB33D" w14:textId="77777777" w:rsidR="00E81AA7" w:rsidRDefault="00E81AA7" w:rsidP="00816966">
            <w:pPr>
              <w:pStyle w:val="TableParagraph"/>
              <w:spacing w:line="227" w:lineRule="exact"/>
              <w:ind w:left="107"/>
              <w:rPr>
                <w:sz w:val="20"/>
              </w:rPr>
            </w:pPr>
            <w:r>
              <w:rPr>
                <w:sz w:val="20"/>
              </w:rPr>
              <w:t>31</w:t>
            </w:r>
          </w:p>
        </w:tc>
        <w:tc>
          <w:tcPr>
            <w:tcW w:w="1980" w:type="dxa"/>
          </w:tcPr>
          <w:p w14:paraId="69DC1D6C" w14:textId="77777777" w:rsidR="00E81AA7" w:rsidRDefault="00E81AA7" w:rsidP="00816966">
            <w:pPr>
              <w:pStyle w:val="TableParagraph"/>
              <w:spacing w:line="227" w:lineRule="exact"/>
              <w:ind w:left="107"/>
              <w:rPr>
                <w:sz w:val="20"/>
              </w:rPr>
            </w:pPr>
            <w:r>
              <w:rPr>
                <w:sz w:val="20"/>
              </w:rPr>
              <w:t>Morgan’s Landing</w:t>
            </w:r>
          </w:p>
        </w:tc>
        <w:tc>
          <w:tcPr>
            <w:tcW w:w="1530" w:type="dxa"/>
          </w:tcPr>
          <w:p w14:paraId="3C61B896" w14:textId="77777777" w:rsidR="00E81AA7" w:rsidRDefault="00E81AA7" w:rsidP="00816966">
            <w:pPr>
              <w:pStyle w:val="TableParagraph"/>
              <w:rPr>
                <w:sz w:val="18"/>
              </w:rPr>
            </w:pPr>
          </w:p>
        </w:tc>
        <w:tc>
          <w:tcPr>
            <w:tcW w:w="1530" w:type="dxa"/>
          </w:tcPr>
          <w:p w14:paraId="0BF3321B" w14:textId="77777777" w:rsidR="00E81AA7" w:rsidRDefault="00E81AA7" w:rsidP="00816966">
            <w:pPr>
              <w:pStyle w:val="TableParagraph"/>
              <w:rPr>
                <w:sz w:val="18"/>
              </w:rPr>
            </w:pPr>
          </w:p>
        </w:tc>
        <w:tc>
          <w:tcPr>
            <w:tcW w:w="900" w:type="dxa"/>
          </w:tcPr>
          <w:p w14:paraId="0BD5E099" w14:textId="77777777" w:rsidR="00E81AA7" w:rsidRDefault="00E81AA7" w:rsidP="00816966">
            <w:pPr>
              <w:pStyle w:val="TableParagraph"/>
              <w:rPr>
                <w:sz w:val="18"/>
              </w:rPr>
            </w:pPr>
          </w:p>
        </w:tc>
        <w:tc>
          <w:tcPr>
            <w:tcW w:w="1350" w:type="dxa"/>
          </w:tcPr>
          <w:p w14:paraId="2715F632" w14:textId="77777777" w:rsidR="00E81AA7" w:rsidRDefault="00E81AA7" w:rsidP="00816966">
            <w:pPr>
              <w:pStyle w:val="TableParagraph"/>
              <w:rPr>
                <w:sz w:val="18"/>
              </w:rPr>
            </w:pPr>
          </w:p>
        </w:tc>
        <w:tc>
          <w:tcPr>
            <w:tcW w:w="1260" w:type="dxa"/>
          </w:tcPr>
          <w:p w14:paraId="1092A0E0" w14:textId="77777777" w:rsidR="00E81AA7" w:rsidRDefault="00E81AA7" w:rsidP="00816966">
            <w:pPr>
              <w:pStyle w:val="TableParagraph"/>
              <w:rPr>
                <w:sz w:val="18"/>
              </w:rPr>
            </w:pPr>
          </w:p>
        </w:tc>
        <w:tc>
          <w:tcPr>
            <w:tcW w:w="1260" w:type="dxa"/>
          </w:tcPr>
          <w:p w14:paraId="64327A81" w14:textId="77777777" w:rsidR="00E81AA7" w:rsidRDefault="00E81AA7" w:rsidP="00816966">
            <w:pPr>
              <w:pStyle w:val="TableParagraph"/>
              <w:rPr>
                <w:sz w:val="18"/>
              </w:rPr>
            </w:pPr>
          </w:p>
        </w:tc>
      </w:tr>
      <w:tr w:rsidR="00E81AA7" w14:paraId="47D6D4EA" w14:textId="77777777" w:rsidTr="00816966">
        <w:trPr>
          <w:trHeight w:val="432"/>
        </w:trPr>
        <w:tc>
          <w:tcPr>
            <w:tcW w:w="810" w:type="dxa"/>
          </w:tcPr>
          <w:p w14:paraId="33FE3871" w14:textId="77777777" w:rsidR="00E81AA7" w:rsidRDefault="00E81AA7" w:rsidP="00816966">
            <w:pPr>
              <w:pStyle w:val="TableParagraph"/>
              <w:spacing w:line="227" w:lineRule="exact"/>
              <w:ind w:left="107"/>
              <w:rPr>
                <w:sz w:val="20"/>
              </w:rPr>
            </w:pPr>
            <w:r>
              <w:rPr>
                <w:sz w:val="20"/>
              </w:rPr>
              <w:t>36</w:t>
            </w:r>
          </w:p>
        </w:tc>
        <w:tc>
          <w:tcPr>
            <w:tcW w:w="1980" w:type="dxa"/>
          </w:tcPr>
          <w:p w14:paraId="3AC80E9C" w14:textId="77777777" w:rsidR="00E81AA7" w:rsidRDefault="00E81AA7" w:rsidP="00816966">
            <w:pPr>
              <w:pStyle w:val="TableParagraph"/>
              <w:spacing w:line="227" w:lineRule="exact"/>
              <w:ind w:left="107"/>
              <w:rPr>
                <w:sz w:val="20"/>
              </w:rPr>
            </w:pPr>
            <w:r>
              <w:rPr>
                <w:sz w:val="20"/>
              </w:rPr>
              <w:t>Moose River</w:t>
            </w:r>
          </w:p>
        </w:tc>
        <w:tc>
          <w:tcPr>
            <w:tcW w:w="1530" w:type="dxa"/>
          </w:tcPr>
          <w:p w14:paraId="27E53C0F" w14:textId="77777777" w:rsidR="00E81AA7" w:rsidRDefault="00E81AA7" w:rsidP="00816966">
            <w:pPr>
              <w:pStyle w:val="TableParagraph"/>
              <w:rPr>
                <w:sz w:val="18"/>
              </w:rPr>
            </w:pPr>
          </w:p>
        </w:tc>
        <w:tc>
          <w:tcPr>
            <w:tcW w:w="1530" w:type="dxa"/>
          </w:tcPr>
          <w:p w14:paraId="203DC692" w14:textId="77777777" w:rsidR="00E81AA7" w:rsidRDefault="00E81AA7" w:rsidP="00816966">
            <w:pPr>
              <w:pStyle w:val="TableParagraph"/>
              <w:rPr>
                <w:sz w:val="18"/>
              </w:rPr>
            </w:pPr>
          </w:p>
        </w:tc>
        <w:tc>
          <w:tcPr>
            <w:tcW w:w="900" w:type="dxa"/>
          </w:tcPr>
          <w:p w14:paraId="7CF78E93" w14:textId="77777777" w:rsidR="00E81AA7" w:rsidRDefault="00E81AA7" w:rsidP="00816966">
            <w:pPr>
              <w:pStyle w:val="TableParagraph"/>
              <w:rPr>
                <w:sz w:val="18"/>
              </w:rPr>
            </w:pPr>
          </w:p>
        </w:tc>
        <w:tc>
          <w:tcPr>
            <w:tcW w:w="1350" w:type="dxa"/>
          </w:tcPr>
          <w:p w14:paraId="40259ECE" w14:textId="77777777" w:rsidR="00E81AA7" w:rsidRDefault="00E81AA7" w:rsidP="00816966">
            <w:pPr>
              <w:pStyle w:val="TableParagraph"/>
              <w:rPr>
                <w:sz w:val="18"/>
              </w:rPr>
            </w:pPr>
          </w:p>
        </w:tc>
        <w:tc>
          <w:tcPr>
            <w:tcW w:w="1260" w:type="dxa"/>
          </w:tcPr>
          <w:p w14:paraId="7E4A12FC" w14:textId="77777777" w:rsidR="00E81AA7" w:rsidRDefault="00E81AA7" w:rsidP="00816966">
            <w:pPr>
              <w:pStyle w:val="TableParagraph"/>
              <w:rPr>
                <w:sz w:val="18"/>
              </w:rPr>
            </w:pPr>
          </w:p>
        </w:tc>
        <w:tc>
          <w:tcPr>
            <w:tcW w:w="1260" w:type="dxa"/>
          </w:tcPr>
          <w:p w14:paraId="7AC738B1" w14:textId="77777777" w:rsidR="00E81AA7" w:rsidRDefault="00E81AA7" w:rsidP="00816966">
            <w:pPr>
              <w:pStyle w:val="TableParagraph"/>
              <w:rPr>
                <w:sz w:val="18"/>
              </w:rPr>
            </w:pPr>
          </w:p>
        </w:tc>
      </w:tr>
      <w:tr w:rsidR="00E81AA7" w14:paraId="06740E65" w14:textId="77777777" w:rsidTr="00816966">
        <w:trPr>
          <w:trHeight w:val="432"/>
        </w:trPr>
        <w:tc>
          <w:tcPr>
            <w:tcW w:w="810" w:type="dxa"/>
          </w:tcPr>
          <w:p w14:paraId="17B2DD2B" w14:textId="77777777" w:rsidR="00E81AA7" w:rsidRDefault="00E81AA7" w:rsidP="00816966">
            <w:pPr>
              <w:pStyle w:val="TableParagraph"/>
              <w:spacing w:line="228" w:lineRule="exact"/>
              <w:ind w:left="107"/>
              <w:rPr>
                <w:sz w:val="20"/>
              </w:rPr>
            </w:pPr>
            <w:r>
              <w:rPr>
                <w:sz w:val="20"/>
              </w:rPr>
              <w:t>40</w:t>
            </w:r>
          </w:p>
        </w:tc>
        <w:tc>
          <w:tcPr>
            <w:tcW w:w="1980" w:type="dxa"/>
          </w:tcPr>
          <w:p w14:paraId="43DB6B06" w14:textId="77777777" w:rsidR="00E81AA7" w:rsidRDefault="00E81AA7" w:rsidP="00816966">
            <w:pPr>
              <w:pStyle w:val="TableParagraph"/>
              <w:spacing w:line="228" w:lineRule="exact"/>
              <w:ind w:left="107"/>
              <w:rPr>
                <w:sz w:val="20"/>
              </w:rPr>
            </w:pPr>
            <w:r>
              <w:rPr>
                <w:sz w:val="20"/>
              </w:rPr>
              <w:t>Bing’s Landing</w:t>
            </w:r>
          </w:p>
        </w:tc>
        <w:tc>
          <w:tcPr>
            <w:tcW w:w="1530" w:type="dxa"/>
          </w:tcPr>
          <w:p w14:paraId="53A5AC0E" w14:textId="77777777" w:rsidR="00E81AA7" w:rsidRDefault="00E81AA7" w:rsidP="00816966">
            <w:pPr>
              <w:pStyle w:val="TableParagraph"/>
              <w:rPr>
                <w:sz w:val="18"/>
              </w:rPr>
            </w:pPr>
          </w:p>
        </w:tc>
        <w:tc>
          <w:tcPr>
            <w:tcW w:w="1530" w:type="dxa"/>
          </w:tcPr>
          <w:p w14:paraId="15C67DFD" w14:textId="77777777" w:rsidR="00E81AA7" w:rsidRDefault="00E81AA7" w:rsidP="00816966">
            <w:pPr>
              <w:pStyle w:val="TableParagraph"/>
              <w:rPr>
                <w:sz w:val="18"/>
              </w:rPr>
            </w:pPr>
          </w:p>
        </w:tc>
        <w:tc>
          <w:tcPr>
            <w:tcW w:w="900" w:type="dxa"/>
          </w:tcPr>
          <w:p w14:paraId="7ADC11C6" w14:textId="77777777" w:rsidR="00E81AA7" w:rsidRDefault="00E81AA7" w:rsidP="00816966">
            <w:pPr>
              <w:pStyle w:val="TableParagraph"/>
              <w:rPr>
                <w:sz w:val="18"/>
              </w:rPr>
            </w:pPr>
          </w:p>
        </w:tc>
        <w:tc>
          <w:tcPr>
            <w:tcW w:w="1350" w:type="dxa"/>
          </w:tcPr>
          <w:p w14:paraId="67A2C1FA" w14:textId="77777777" w:rsidR="00E81AA7" w:rsidRDefault="00E81AA7" w:rsidP="00816966">
            <w:pPr>
              <w:pStyle w:val="TableParagraph"/>
              <w:rPr>
                <w:sz w:val="18"/>
              </w:rPr>
            </w:pPr>
          </w:p>
        </w:tc>
        <w:tc>
          <w:tcPr>
            <w:tcW w:w="1260" w:type="dxa"/>
          </w:tcPr>
          <w:p w14:paraId="69F88722" w14:textId="77777777" w:rsidR="00E81AA7" w:rsidRDefault="00E81AA7" w:rsidP="00816966">
            <w:pPr>
              <w:pStyle w:val="TableParagraph"/>
              <w:rPr>
                <w:sz w:val="18"/>
              </w:rPr>
            </w:pPr>
          </w:p>
        </w:tc>
        <w:tc>
          <w:tcPr>
            <w:tcW w:w="1260" w:type="dxa"/>
          </w:tcPr>
          <w:p w14:paraId="7E651218" w14:textId="77777777" w:rsidR="00E81AA7" w:rsidRDefault="00E81AA7" w:rsidP="00816966">
            <w:pPr>
              <w:pStyle w:val="TableParagraph"/>
              <w:rPr>
                <w:sz w:val="18"/>
              </w:rPr>
            </w:pPr>
          </w:p>
        </w:tc>
      </w:tr>
      <w:tr w:rsidR="00E81AA7" w14:paraId="4E5D8C76" w14:textId="77777777" w:rsidTr="00816966">
        <w:trPr>
          <w:trHeight w:val="432"/>
        </w:trPr>
        <w:tc>
          <w:tcPr>
            <w:tcW w:w="810" w:type="dxa"/>
          </w:tcPr>
          <w:p w14:paraId="2D58ECEB" w14:textId="77777777" w:rsidR="00E81AA7" w:rsidRDefault="00E81AA7" w:rsidP="00816966">
            <w:pPr>
              <w:pStyle w:val="TableParagraph"/>
              <w:spacing w:line="227" w:lineRule="exact"/>
              <w:ind w:left="107"/>
              <w:rPr>
                <w:sz w:val="20"/>
              </w:rPr>
            </w:pPr>
            <w:r>
              <w:rPr>
                <w:sz w:val="20"/>
              </w:rPr>
              <w:t>43</w:t>
            </w:r>
          </w:p>
        </w:tc>
        <w:tc>
          <w:tcPr>
            <w:tcW w:w="1980" w:type="dxa"/>
          </w:tcPr>
          <w:p w14:paraId="4785BE00" w14:textId="77777777" w:rsidR="00E81AA7" w:rsidRDefault="00E81AA7" w:rsidP="00816966">
            <w:pPr>
              <w:pStyle w:val="TableParagraph"/>
              <w:spacing w:line="227" w:lineRule="exact"/>
              <w:ind w:left="107"/>
              <w:rPr>
                <w:sz w:val="20"/>
              </w:rPr>
            </w:pPr>
            <w:r>
              <w:rPr>
                <w:sz w:val="20"/>
              </w:rPr>
              <w:t>Upstream Dow Island</w:t>
            </w:r>
          </w:p>
        </w:tc>
        <w:tc>
          <w:tcPr>
            <w:tcW w:w="1530" w:type="dxa"/>
          </w:tcPr>
          <w:p w14:paraId="70D6DC8A" w14:textId="77777777" w:rsidR="00E81AA7" w:rsidRDefault="00E81AA7" w:rsidP="00816966">
            <w:pPr>
              <w:pStyle w:val="TableParagraph"/>
              <w:rPr>
                <w:sz w:val="18"/>
              </w:rPr>
            </w:pPr>
          </w:p>
        </w:tc>
        <w:tc>
          <w:tcPr>
            <w:tcW w:w="1530" w:type="dxa"/>
          </w:tcPr>
          <w:p w14:paraId="7DD79277" w14:textId="77777777" w:rsidR="00E81AA7" w:rsidRDefault="00E81AA7" w:rsidP="00816966">
            <w:pPr>
              <w:pStyle w:val="TableParagraph"/>
              <w:rPr>
                <w:sz w:val="18"/>
              </w:rPr>
            </w:pPr>
          </w:p>
        </w:tc>
        <w:tc>
          <w:tcPr>
            <w:tcW w:w="900" w:type="dxa"/>
          </w:tcPr>
          <w:p w14:paraId="521AD4A4" w14:textId="77777777" w:rsidR="00E81AA7" w:rsidRDefault="00E81AA7" w:rsidP="00816966">
            <w:pPr>
              <w:pStyle w:val="TableParagraph"/>
              <w:rPr>
                <w:sz w:val="18"/>
              </w:rPr>
            </w:pPr>
          </w:p>
        </w:tc>
        <w:tc>
          <w:tcPr>
            <w:tcW w:w="1350" w:type="dxa"/>
          </w:tcPr>
          <w:p w14:paraId="6A5C89B1" w14:textId="77777777" w:rsidR="00E81AA7" w:rsidRDefault="00E81AA7" w:rsidP="00816966">
            <w:pPr>
              <w:pStyle w:val="TableParagraph"/>
              <w:rPr>
                <w:sz w:val="18"/>
              </w:rPr>
            </w:pPr>
          </w:p>
        </w:tc>
        <w:tc>
          <w:tcPr>
            <w:tcW w:w="1260" w:type="dxa"/>
          </w:tcPr>
          <w:p w14:paraId="7B1B3DA3" w14:textId="77777777" w:rsidR="00E81AA7" w:rsidRDefault="00E81AA7" w:rsidP="00816966">
            <w:pPr>
              <w:pStyle w:val="TableParagraph"/>
              <w:rPr>
                <w:sz w:val="18"/>
              </w:rPr>
            </w:pPr>
          </w:p>
        </w:tc>
        <w:tc>
          <w:tcPr>
            <w:tcW w:w="1260" w:type="dxa"/>
          </w:tcPr>
          <w:p w14:paraId="5F189D75" w14:textId="77777777" w:rsidR="00E81AA7" w:rsidRDefault="00E81AA7" w:rsidP="00816966">
            <w:pPr>
              <w:pStyle w:val="TableParagraph"/>
              <w:rPr>
                <w:sz w:val="18"/>
              </w:rPr>
            </w:pPr>
          </w:p>
        </w:tc>
      </w:tr>
      <w:tr w:rsidR="00E81AA7" w14:paraId="5273EACF" w14:textId="77777777" w:rsidTr="00816966">
        <w:trPr>
          <w:trHeight w:val="432"/>
        </w:trPr>
        <w:tc>
          <w:tcPr>
            <w:tcW w:w="810" w:type="dxa"/>
          </w:tcPr>
          <w:p w14:paraId="75E2677A" w14:textId="77777777" w:rsidR="00E81AA7" w:rsidRDefault="00E81AA7" w:rsidP="00816966">
            <w:pPr>
              <w:pStyle w:val="TableParagraph"/>
              <w:spacing w:line="227" w:lineRule="exact"/>
              <w:ind w:left="107"/>
              <w:rPr>
                <w:sz w:val="20"/>
              </w:rPr>
            </w:pPr>
            <w:r>
              <w:rPr>
                <w:sz w:val="20"/>
              </w:rPr>
              <w:t>44</w:t>
            </w:r>
          </w:p>
        </w:tc>
        <w:tc>
          <w:tcPr>
            <w:tcW w:w="1980" w:type="dxa"/>
          </w:tcPr>
          <w:p w14:paraId="09A8A0A5" w14:textId="77777777" w:rsidR="00E81AA7" w:rsidRDefault="00E81AA7" w:rsidP="00816966">
            <w:pPr>
              <w:pStyle w:val="TableParagraph"/>
              <w:spacing w:line="227" w:lineRule="exact"/>
              <w:ind w:left="107"/>
              <w:rPr>
                <w:sz w:val="20"/>
              </w:rPr>
            </w:pPr>
            <w:r>
              <w:rPr>
                <w:sz w:val="20"/>
              </w:rPr>
              <w:t>Mouth of Killey</w:t>
            </w:r>
          </w:p>
          <w:p w14:paraId="25278E05" w14:textId="77777777" w:rsidR="00E81AA7" w:rsidRDefault="00E81AA7" w:rsidP="00816966">
            <w:pPr>
              <w:pStyle w:val="TableParagraph"/>
              <w:spacing w:line="212" w:lineRule="exact"/>
              <w:ind w:left="107"/>
              <w:rPr>
                <w:sz w:val="20"/>
              </w:rPr>
            </w:pPr>
            <w:r>
              <w:rPr>
                <w:sz w:val="20"/>
              </w:rPr>
              <w:t>River</w:t>
            </w:r>
          </w:p>
        </w:tc>
        <w:tc>
          <w:tcPr>
            <w:tcW w:w="1530" w:type="dxa"/>
          </w:tcPr>
          <w:p w14:paraId="79801281" w14:textId="77777777" w:rsidR="00E81AA7" w:rsidRDefault="00E81AA7" w:rsidP="00816966">
            <w:pPr>
              <w:pStyle w:val="TableParagraph"/>
              <w:rPr>
                <w:sz w:val="18"/>
              </w:rPr>
            </w:pPr>
          </w:p>
        </w:tc>
        <w:tc>
          <w:tcPr>
            <w:tcW w:w="1530" w:type="dxa"/>
          </w:tcPr>
          <w:p w14:paraId="4152E403" w14:textId="77777777" w:rsidR="00E81AA7" w:rsidRDefault="00E81AA7" w:rsidP="00816966">
            <w:pPr>
              <w:pStyle w:val="TableParagraph"/>
              <w:rPr>
                <w:sz w:val="18"/>
              </w:rPr>
            </w:pPr>
          </w:p>
        </w:tc>
        <w:tc>
          <w:tcPr>
            <w:tcW w:w="900" w:type="dxa"/>
          </w:tcPr>
          <w:p w14:paraId="24021864" w14:textId="77777777" w:rsidR="00E81AA7" w:rsidRDefault="00E81AA7" w:rsidP="00816966">
            <w:pPr>
              <w:pStyle w:val="TableParagraph"/>
              <w:rPr>
                <w:sz w:val="18"/>
              </w:rPr>
            </w:pPr>
          </w:p>
        </w:tc>
        <w:tc>
          <w:tcPr>
            <w:tcW w:w="1350" w:type="dxa"/>
          </w:tcPr>
          <w:p w14:paraId="7F6E6ADF" w14:textId="77777777" w:rsidR="00E81AA7" w:rsidRDefault="00E81AA7" w:rsidP="00816966">
            <w:pPr>
              <w:pStyle w:val="TableParagraph"/>
              <w:rPr>
                <w:sz w:val="18"/>
              </w:rPr>
            </w:pPr>
          </w:p>
        </w:tc>
        <w:tc>
          <w:tcPr>
            <w:tcW w:w="1260" w:type="dxa"/>
          </w:tcPr>
          <w:p w14:paraId="4A06F635" w14:textId="77777777" w:rsidR="00E81AA7" w:rsidRDefault="00E81AA7" w:rsidP="00816966">
            <w:pPr>
              <w:pStyle w:val="TableParagraph"/>
              <w:rPr>
                <w:sz w:val="18"/>
              </w:rPr>
            </w:pPr>
          </w:p>
        </w:tc>
        <w:tc>
          <w:tcPr>
            <w:tcW w:w="1260" w:type="dxa"/>
          </w:tcPr>
          <w:p w14:paraId="08201936" w14:textId="77777777" w:rsidR="00E81AA7" w:rsidRDefault="00E81AA7" w:rsidP="00816966">
            <w:pPr>
              <w:pStyle w:val="TableParagraph"/>
              <w:rPr>
                <w:sz w:val="18"/>
              </w:rPr>
            </w:pPr>
          </w:p>
        </w:tc>
      </w:tr>
      <w:tr w:rsidR="00E81AA7" w14:paraId="50903861" w14:textId="77777777" w:rsidTr="00816966">
        <w:trPr>
          <w:trHeight w:val="432"/>
        </w:trPr>
        <w:tc>
          <w:tcPr>
            <w:tcW w:w="810" w:type="dxa"/>
          </w:tcPr>
          <w:p w14:paraId="4403D7E6" w14:textId="77777777" w:rsidR="00E81AA7" w:rsidRDefault="00E81AA7" w:rsidP="00816966">
            <w:pPr>
              <w:pStyle w:val="TableParagraph"/>
              <w:spacing w:line="228" w:lineRule="exact"/>
              <w:ind w:left="107"/>
              <w:rPr>
                <w:sz w:val="20"/>
              </w:rPr>
            </w:pPr>
            <w:r>
              <w:rPr>
                <w:sz w:val="20"/>
              </w:rPr>
              <w:t>50</w:t>
            </w:r>
          </w:p>
        </w:tc>
        <w:tc>
          <w:tcPr>
            <w:tcW w:w="1980" w:type="dxa"/>
          </w:tcPr>
          <w:p w14:paraId="627E5E15" w14:textId="77777777" w:rsidR="00E81AA7" w:rsidRDefault="00E81AA7" w:rsidP="00816966">
            <w:pPr>
              <w:pStyle w:val="TableParagraph"/>
              <w:spacing w:line="228" w:lineRule="exact"/>
              <w:ind w:left="107"/>
              <w:rPr>
                <w:sz w:val="20"/>
              </w:rPr>
            </w:pPr>
            <w:r>
              <w:rPr>
                <w:sz w:val="20"/>
              </w:rPr>
              <w:t>Skilak Lake Outflow</w:t>
            </w:r>
          </w:p>
        </w:tc>
        <w:tc>
          <w:tcPr>
            <w:tcW w:w="1530" w:type="dxa"/>
          </w:tcPr>
          <w:p w14:paraId="24EC2911" w14:textId="77777777" w:rsidR="00E81AA7" w:rsidRDefault="00E81AA7" w:rsidP="00816966">
            <w:pPr>
              <w:pStyle w:val="TableParagraph"/>
              <w:rPr>
                <w:sz w:val="18"/>
              </w:rPr>
            </w:pPr>
          </w:p>
        </w:tc>
        <w:tc>
          <w:tcPr>
            <w:tcW w:w="1530" w:type="dxa"/>
          </w:tcPr>
          <w:p w14:paraId="12F03810" w14:textId="77777777" w:rsidR="00E81AA7" w:rsidRDefault="00E81AA7" w:rsidP="00816966">
            <w:pPr>
              <w:pStyle w:val="TableParagraph"/>
              <w:rPr>
                <w:sz w:val="18"/>
              </w:rPr>
            </w:pPr>
          </w:p>
        </w:tc>
        <w:tc>
          <w:tcPr>
            <w:tcW w:w="900" w:type="dxa"/>
          </w:tcPr>
          <w:p w14:paraId="24A36AD9" w14:textId="77777777" w:rsidR="00E81AA7" w:rsidRDefault="00E81AA7" w:rsidP="00816966">
            <w:pPr>
              <w:pStyle w:val="TableParagraph"/>
              <w:rPr>
                <w:sz w:val="18"/>
              </w:rPr>
            </w:pPr>
          </w:p>
        </w:tc>
        <w:tc>
          <w:tcPr>
            <w:tcW w:w="1350" w:type="dxa"/>
          </w:tcPr>
          <w:p w14:paraId="2C46C0AE" w14:textId="77777777" w:rsidR="00E81AA7" w:rsidRDefault="00E81AA7" w:rsidP="00816966">
            <w:pPr>
              <w:pStyle w:val="TableParagraph"/>
              <w:rPr>
                <w:sz w:val="18"/>
              </w:rPr>
            </w:pPr>
          </w:p>
        </w:tc>
        <w:tc>
          <w:tcPr>
            <w:tcW w:w="1260" w:type="dxa"/>
          </w:tcPr>
          <w:p w14:paraId="315A8F61" w14:textId="77777777" w:rsidR="00E81AA7" w:rsidRDefault="00E81AA7" w:rsidP="00816966">
            <w:pPr>
              <w:pStyle w:val="TableParagraph"/>
              <w:rPr>
                <w:sz w:val="18"/>
              </w:rPr>
            </w:pPr>
          </w:p>
        </w:tc>
        <w:tc>
          <w:tcPr>
            <w:tcW w:w="1260" w:type="dxa"/>
          </w:tcPr>
          <w:p w14:paraId="7A3B509B" w14:textId="77777777" w:rsidR="00E81AA7" w:rsidRDefault="00E81AA7" w:rsidP="00816966">
            <w:pPr>
              <w:pStyle w:val="TableParagraph"/>
              <w:rPr>
                <w:sz w:val="18"/>
              </w:rPr>
            </w:pPr>
          </w:p>
        </w:tc>
      </w:tr>
      <w:tr w:rsidR="00E81AA7" w14:paraId="2765FB92" w14:textId="77777777" w:rsidTr="00816966">
        <w:trPr>
          <w:trHeight w:val="432"/>
        </w:trPr>
        <w:tc>
          <w:tcPr>
            <w:tcW w:w="810" w:type="dxa"/>
          </w:tcPr>
          <w:p w14:paraId="47CFB4A2" w14:textId="77777777" w:rsidR="00E81AA7" w:rsidRDefault="00E81AA7" w:rsidP="00816966">
            <w:pPr>
              <w:pStyle w:val="TableParagraph"/>
              <w:spacing w:line="227" w:lineRule="exact"/>
              <w:ind w:left="107"/>
              <w:rPr>
                <w:sz w:val="20"/>
              </w:rPr>
            </w:pPr>
            <w:r>
              <w:rPr>
                <w:sz w:val="20"/>
              </w:rPr>
              <w:t>70</w:t>
            </w:r>
          </w:p>
        </w:tc>
        <w:tc>
          <w:tcPr>
            <w:tcW w:w="1980" w:type="dxa"/>
          </w:tcPr>
          <w:p w14:paraId="06518B10" w14:textId="77777777" w:rsidR="00E81AA7" w:rsidRDefault="00E81AA7" w:rsidP="00816966">
            <w:pPr>
              <w:pStyle w:val="TableParagraph"/>
              <w:spacing w:line="227" w:lineRule="exact"/>
              <w:ind w:left="107"/>
              <w:rPr>
                <w:sz w:val="20"/>
              </w:rPr>
            </w:pPr>
            <w:r>
              <w:rPr>
                <w:sz w:val="20"/>
              </w:rPr>
              <w:t>Jim’s Landing</w:t>
            </w:r>
          </w:p>
        </w:tc>
        <w:tc>
          <w:tcPr>
            <w:tcW w:w="1530" w:type="dxa"/>
          </w:tcPr>
          <w:p w14:paraId="0150A0FC" w14:textId="77777777" w:rsidR="00E81AA7" w:rsidRDefault="00E81AA7" w:rsidP="00816966">
            <w:pPr>
              <w:pStyle w:val="TableParagraph"/>
              <w:rPr>
                <w:sz w:val="18"/>
              </w:rPr>
            </w:pPr>
          </w:p>
        </w:tc>
        <w:tc>
          <w:tcPr>
            <w:tcW w:w="1530" w:type="dxa"/>
          </w:tcPr>
          <w:p w14:paraId="0D3C918E" w14:textId="77777777" w:rsidR="00E81AA7" w:rsidRDefault="00E81AA7" w:rsidP="00816966">
            <w:pPr>
              <w:pStyle w:val="TableParagraph"/>
              <w:rPr>
                <w:sz w:val="18"/>
              </w:rPr>
            </w:pPr>
          </w:p>
        </w:tc>
        <w:tc>
          <w:tcPr>
            <w:tcW w:w="900" w:type="dxa"/>
          </w:tcPr>
          <w:p w14:paraId="67A8BC4B" w14:textId="77777777" w:rsidR="00E81AA7" w:rsidRDefault="00E81AA7" w:rsidP="00816966">
            <w:pPr>
              <w:pStyle w:val="TableParagraph"/>
              <w:rPr>
                <w:sz w:val="18"/>
              </w:rPr>
            </w:pPr>
          </w:p>
        </w:tc>
        <w:tc>
          <w:tcPr>
            <w:tcW w:w="1350" w:type="dxa"/>
          </w:tcPr>
          <w:p w14:paraId="4F4C6811" w14:textId="77777777" w:rsidR="00E81AA7" w:rsidRDefault="00E81AA7" w:rsidP="00816966">
            <w:pPr>
              <w:pStyle w:val="TableParagraph"/>
              <w:rPr>
                <w:sz w:val="18"/>
              </w:rPr>
            </w:pPr>
          </w:p>
        </w:tc>
        <w:tc>
          <w:tcPr>
            <w:tcW w:w="1260" w:type="dxa"/>
          </w:tcPr>
          <w:p w14:paraId="41413C07" w14:textId="77777777" w:rsidR="00E81AA7" w:rsidRDefault="00E81AA7" w:rsidP="00816966">
            <w:pPr>
              <w:pStyle w:val="TableParagraph"/>
              <w:rPr>
                <w:sz w:val="18"/>
              </w:rPr>
            </w:pPr>
          </w:p>
        </w:tc>
        <w:tc>
          <w:tcPr>
            <w:tcW w:w="1260" w:type="dxa"/>
          </w:tcPr>
          <w:p w14:paraId="7EA8A8F0" w14:textId="77777777" w:rsidR="00E81AA7" w:rsidRDefault="00E81AA7" w:rsidP="00816966">
            <w:pPr>
              <w:pStyle w:val="TableParagraph"/>
              <w:rPr>
                <w:sz w:val="18"/>
              </w:rPr>
            </w:pPr>
          </w:p>
        </w:tc>
      </w:tr>
      <w:tr w:rsidR="00E81AA7" w14:paraId="0626F589" w14:textId="77777777" w:rsidTr="00816966">
        <w:trPr>
          <w:trHeight w:val="432"/>
        </w:trPr>
        <w:tc>
          <w:tcPr>
            <w:tcW w:w="810" w:type="dxa"/>
          </w:tcPr>
          <w:p w14:paraId="0E70D799" w14:textId="77777777" w:rsidR="00E81AA7" w:rsidRDefault="00E81AA7" w:rsidP="00816966">
            <w:pPr>
              <w:pStyle w:val="TableParagraph"/>
              <w:spacing w:line="228" w:lineRule="exact"/>
              <w:ind w:left="107"/>
              <w:rPr>
                <w:sz w:val="20"/>
              </w:rPr>
            </w:pPr>
            <w:r>
              <w:rPr>
                <w:sz w:val="20"/>
              </w:rPr>
              <w:t>74</w:t>
            </w:r>
          </w:p>
        </w:tc>
        <w:tc>
          <w:tcPr>
            <w:tcW w:w="1980" w:type="dxa"/>
          </w:tcPr>
          <w:p w14:paraId="1A0BCDF8" w14:textId="77777777" w:rsidR="00E81AA7" w:rsidRDefault="00E81AA7" w:rsidP="00816966">
            <w:pPr>
              <w:pStyle w:val="TableParagraph"/>
              <w:spacing w:line="228" w:lineRule="exact"/>
              <w:ind w:left="107"/>
              <w:rPr>
                <w:sz w:val="20"/>
              </w:rPr>
            </w:pPr>
            <w:r>
              <w:rPr>
                <w:sz w:val="20"/>
              </w:rPr>
              <w:t>Russian River</w:t>
            </w:r>
          </w:p>
        </w:tc>
        <w:tc>
          <w:tcPr>
            <w:tcW w:w="1530" w:type="dxa"/>
          </w:tcPr>
          <w:p w14:paraId="51E95E36" w14:textId="77777777" w:rsidR="00E81AA7" w:rsidRDefault="00E81AA7" w:rsidP="00816966">
            <w:pPr>
              <w:pStyle w:val="TableParagraph"/>
              <w:rPr>
                <w:sz w:val="18"/>
              </w:rPr>
            </w:pPr>
          </w:p>
        </w:tc>
        <w:tc>
          <w:tcPr>
            <w:tcW w:w="1530" w:type="dxa"/>
          </w:tcPr>
          <w:p w14:paraId="00D02386" w14:textId="77777777" w:rsidR="00E81AA7" w:rsidRDefault="00E81AA7" w:rsidP="00816966">
            <w:pPr>
              <w:pStyle w:val="TableParagraph"/>
              <w:rPr>
                <w:sz w:val="18"/>
              </w:rPr>
            </w:pPr>
          </w:p>
        </w:tc>
        <w:tc>
          <w:tcPr>
            <w:tcW w:w="900" w:type="dxa"/>
          </w:tcPr>
          <w:p w14:paraId="4BEF805B" w14:textId="77777777" w:rsidR="00E81AA7" w:rsidRDefault="00E81AA7" w:rsidP="00816966">
            <w:pPr>
              <w:pStyle w:val="TableParagraph"/>
              <w:rPr>
                <w:sz w:val="18"/>
              </w:rPr>
            </w:pPr>
          </w:p>
        </w:tc>
        <w:tc>
          <w:tcPr>
            <w:tcW w:w="1350" w:type="dxa"/>
          </w:tcPr>
          <w:p w14:paraId="3E1BF123" w14:textId="77777777" w:rsidR="00E81AA7" w:rsidRDefault="00E81AA7" w:rsidP="00816966">
            <w:pPr>
              <w:pStyle w:val="TableParagraph"/>
              <w:rPr>
                <w:sz w:val="18"/>
              </w:rPr>
            </w:pPr>
          </w:p>
        </w:tc>
        <w:tc>
          <w:tcPr>
            <w:tcW w:w="1260" w:type="dxa"/>
          </w:tcPr>
          <w:p w14:paraId="50FE94FE" w14:textId="77777777" w:rsidR="00E81AA7" w:rsidRDefault="00E81AA7" w:rsidP="00816966">
            <w:pPr>
              <w:pStyle w:val="TableParagraph"/>
              <w:rPr>
                <w:sz w:val="18"/>
              </w:rPr>
            </w:pPr>
          </w:p>
        </w:tc>
        <w:tc>
          <w:tcPr>
            <w:tcW w:w="1260" w:type="dxa"/>
          </w:tcPr>
          <w:p w14:paraId="51A6C6D7" w14:textId="77777777" w:rsidR="00E81AA7" w:rsidRDefault="00E81AA7" w:rsidP="00816966">
            <w:pPr>
              <w:pStyle w:val="TableParagraph"/>
              <w:rPr>
                <w:sz w:val="18"/>
              </w:rPr>
            </w:pPr>
          </w:p>
        </w:tc>
      </w:tr>
      <w:tr w:rsidR="00E81AA7" w14:paraId="35B1D7A1" w14:textId="77777777" w:rsidTr="00816966">
        <w:trPr>
          <w:trHeight w:val="432"/>
        </w:trPr>
        <w:tc>
          <w:tcPr>
            <w:tcW w:w="810" w:type="dxa"/>
          </w:tcPr>
          <w:p w14:paraId="1FA62A91" w14:textId="77777777" w:rsidR="00E81AA7" w:rsidRDefault="00E81AA7" w:rsidP="00816966">
            <w:pPr>
              <w:pStyle w:val="TableParagraph"/>
              <w:spacing w:line="227" w:lineRule="exact"/>
              <w:ind w:left="107"/>
              <w:rPr>
                <w:sz w:val="20"/>
              </w:rPr>
            </w:pPr>
            <w:r>
              <w:rPr>
                <w:sz w:val="20"/>
              </w:rPr>
              <w:t>79.5</w:t>
            </w:r>
          </w:p>
        </w:tc>
        <w:tc>
          <w:tcPr>
            <w:tcW w:w="1980" w:type="dxa"/>
          </w:tcPr>
          <w:p w14:paraId="44BBAD14" w14:textId="77777777" w:rsidR="00E81AA7" w:rsidRDefault="00E81AA7" w:rsidP="00816966">
            <w:pPr>
              <w:pStyle w:val="TableParagraph"/>
              <w:spacing w:line="227" w:lineRule="exact"/>
              <w:ind w:left="107"/>
              <w:rPr>
                <w:sz w:val="20"/>
              </w:rPr>
            </w:pPr>
            <w:r>
              <w:rPr>
                <w:sz w:val="20"/>
              </w:rPr>
              <w:t>Juneau Creek</w:t>
            </w:r>
          </w:p>
        </w:tc>
        <w:tc>
          <w:tcPr>
            <w:tcW w:w="1530" w:type="dxa"/>
          </w:tcPr>
          <w:p w14:paraId="6EEBBF24" w14:textId="77777777" w:rsidR="00E81AA7" w:rsidRDefault="00E81AA7" w:rsidP="00816966">
            <w:pPr>
              <w:pStyle w:val="TableParagraph"/>
              <w:rPr>
                <w:sz w:val="18"/>
              </w:rPr>
            </w:pPr>
          </w:p>
        </w:tc>
        <w:tc>
          <w:tcPr>
            <w:tcW w:w="1530" w:type="dxa"/>
          </w:tcPr>
          <w:p w14:paraId="6510B0FA" w14:textId="77777777" w:rsidR="00E81AA7" w:rsidRDefault="00E81AA7" w:rsidP="00816966">
            <w:pPr>
              <w:pStyle w:val="TableParagraph"/>
              <w:rPr>
                <w:sz w:val="18"/>
              </w:rPr>
            </w:pPr>
          </w:p>
        </w:tc>
        <w:tc>
          <w:tcPr>
            <w:tcW w:w="900" w:type="dxa"/>
          </w:tcPr>
          <w:p w14:paraId="4C624C0C" w14:textId="77777777" w:rsidR="00E81AA7" w:rsidRDefault="00E81AA7" w:rsidP="00816966">
            <w:pPr>
              <w:pStyle w:val="TableParagraph"/>
              <w:rPr>
                <w:sz w:val="18"/>
              </w:rPr>
            </w:pPr>
          </w:p>
        </w:tc>
        <w:tc>
          <w:tcPr>
            <w:tcW w:w="1350" w:type="dxa"/>
          </w:tcPr>
          <w:p w14:paraId="720C5168" w14:textId="77777777" w:rsidR="00E81AA7" w:rsidRDefault="00E81AA7" w:rsidP="00816966">
            <w:pPr>
              <w:pStyle w:val="TableParagraph"/>
              <w:rPr>
                <w:sz w:val="18"/>
              </w:rPr>
            </w:pPr>
          </w:p>
        </w:tc>
        <w:tc>
          <w:tcPr>
            <w:tcW w:w="1260" w:type="dxa"/>
          </w:tcPr>
          <w:p w14:paraId="5D9BF5F2" w14:textId="77777777" w:rsidR="00E81AA7" w:rsidRDefault="00E81AA7" w:rsidP="00816966">
            <w:pPr>
              <w:pStyle w:val="TableParagraph"/>
              <w:rPr>
                <w:sz w:val="18"/>
              </w:rPr>
            </w:pPr>
          </w:p>
        </w:tc>
        <w:tc>
          <w:tcPr>
            <w:tcW w:w="1260" w:type="dxa"/>
          </w:tcPr>
          <w:p w14:paraId="433725CC" w14:textId="77777777" w:rsidR="00E81AA7" w:rsidRDefault="00E81AA7" w:rsidP="00816966">
            <w:pPr>
              <w:pStyle w:val="TableParagraph"/>
              <w:rPr>
                <w:sz w:val="18"/>
              </w:rPr>
            </w:pPr>
          </w:p>
        </w:tc>
      </w:tr>
      <w:tr w:rsidR="00E81AA7" w14:paraId="39E3692D" w14:textId="77777777" w:rsidTr="00816966">
        <w:trPr>
          <w:trHeight w:val="432"/>
        </w:trPr>
        <w:tc>
          <w:tcPr>
            <w:tcW w:w="810" w:type="dxa"/>
          </w:tcPr>
          <w:p w14:paraId="02AA1123" w14:textId="77777777" w:rsidR="00E81AA7" w:rsidRDefault="00E81AA7" w:rsidP="00816966">
            <w:pPr>
              <w:pStyle w:val="TableParagraph"/>
              <w:spacing w:line="227" w:lineRule="exact"/>
              <w:ind w:left="107"/>
              <w:rPr>
                <w:sz w:val="20"/>
              </w:rPr>
            </w:pPr>
            <w:r>
              <w:rPr>
                <w:sz w:val="20"/>
              </w:rPr>
              <w:t>82</w:t>
            </w:r>
          </w:p>
        </w:tc>
        <w:tc>
          <w:tcPr>
            <w:tcW w:w="1980" w:type="dxa"/>
          </w:tcPr>
          <w:p w14:paraId="5160106E" w14:textId="77777777" w:rsidR="00E81AA7" w:rsidRDefault="00E81AA7" w:rsidP="00816966">
            <w:pPr>
              <w:pStyle w:val="TableParagraph"/>
              <w:spacing w:line="227" w:lineRule="exact"/>
              <w:ind w:left="107"/>
              <w:rPr>
                <w:sz w:val="20"/>
              </w:rPr>
            </w:pPr>
            <w:r>
              <w:rPr>
                <w:sz w:val="20"/>
              </w:rPr>
              <w:t>Kenai Lake Bridge</w:t>
            </w:r>
          </w:p>
        </w:tc>
        <w:tc>
          <w:tcPr>
            <w:tcW w:w="1530" w:type="dxa"/>
          </w:tcPr>
          <w:p w14:paraId="6D6325F3" w14:textId="77777777" w:rsidR="00E81AA7" w:rsidRDefault="00E81AA7" w:rsidP="00816966">
            <w:pPr>
              <w:pStyle w:val="TableParagraph"/>
              <w:rPr>
                <w:sz w:val="18"/>
              </w:rPr>
            </w:pPr>
          </w:p>
        </w:tc>
        <w:tc>
          <w:tcPr>
            <w:tcW w:w="1530" w:type="dxa"/>
          </w:tcPr>
          <w:p w14:paraId="0FB3D1E4" w14:textId="77777777" w:rsidR="00E81AA7" w:rsidRDefault="00E81AA7" w:rsidP="00816966">
            <w:pPr>
              <w:pStyle w:val="TableParagraph"/>
              <w:rPr>
                <w:sz w:val="18"/>
              </w:rPr>
            </w:pPr>
          </w:p>
        </w:tc>
        <w:tc>
          <w:tcPr>
            <w:tcW w:w="900" w:type="dxa"/>
          </w:tcPr>
          <w:p w14:paraId="0087DFFD" w14:textId="77777777" w:rsidR="00E81AA7" w:rsidRDefault="00E81AA7" w:rsidP="00816966">
            <w:pPr>
              <w:pStyle w:val="TableParagraph"/>
              <w:rPr>
                <w:sz w:val="18"/>
              </w:rPr>
            </w:pPr>
          </w:p>
        </w:tc>
        <w:tc>
          <w:tcPr>
            <w:tcW w:w="1350" w:type="dxa"/>
          </w:tcPr>
          <w:p w14:paraId="77A89D50" w14:textId="77777777" w:rsidR="00E81AA7" w:rsidRDefault="00E81AA7" w:rsidP="00816966">
            <w:pPr>
              <w:pStyle w:val="TableParagraph"/>
              <w:rPr>
                <w:sz w:val="18"/>
              </w:rPr>
            </w:pPr>
          </w:p>
        </w:tc>
        <w:tc>
          <w:tcPr>
            <w:tcW w:w="1260" w:type="dxa"/>
          </w:tcPr>
          <w:p w14:paraId="1AA7ECF1" w14:textId="77777777" w:rsidR="00E81AA7" w:rsidRDefault="00E81AA7" w:rsidP="00816966">
            <w:pPr>
              <w:pStyle w:val="TableParagraph"/>
              <w:rPr>
                <w:sz w:val="18"/>
              </w:rPr>
            </w:pPr>
          </w:p>
        </w:tc>
        <w:tc>
          <w:tcPr>
            <w:tcW w:w="1260" w:type="dxa"/>
          </w:tcPr>
          <w:p w14:paraId="3739A7B4" w14:textId="77777777" w:rsidR="00E81AA7" w:rsidRDefault="00E81AA7" w:rsidP="00816966">
            <w:pPr>
              <w:pStyle w:val="TableParagraph"/>
              <w:rPr>
                <w:sz w:val="18"/>
              </w:rPr>
            </w:pPr>
          </w:p>
        </w:tc>
      </w:tr>
      <w:tr w:rsidR="00E81AA7" w14:paraId="24751F0E" w14:textId="77777777" w:rsidTr="00816966">
        <w:trPr>
          <w:trHeight w:val="432"/>
        </w:trPr>
        <w:tc>
          <w:tcPr>
            <w:tcW w:w="810" w:type="dxa"/>
          </w:tcPr>
          <w:p w14:paraId="6446B372" w14:textId="77777777" w:rsidR="00E81AA7" w:rsidRDefault="00E81AA7" w:rsidP="00816966">
            <w:pPr>
              <w:pStyle w:val="TableParagraph"/>
              <w:spacing w:before="8"/>
              <w:rPr>
                <w:sz w:val="19"/>
              </w:rPr>
            </w:pPr>
          </w:p>
          <w:p w14:paraId="075EFCED" w14:textId="77777777" w:rsidR="00E81AA7" w:rsidRDefault="00E81AA7" w:rsidP="00816966">
            <w:pPr>
              <w:pStyle w:val="TableParagraph"/>
              <w:spacing w:line="213" w:lineRule="exact"/>
              <w:ind w:left="107"/>
              <w:rPr>
                <w:sz w:val="20"/>
              </w:rPr>
            </w:pPr>
            <w:r>
              <w:rPr>
                <w:sz w:val="20"/>
              </w:rPr>
              <w:t>DUP</w:t>
            </w:r>
          </w:p>
        </w:tc>
        <w:tc>
          <w:tcPr>
            <w:tcW w:w="1980" w:type="dxa"/>
          </w:tcPr>
          <w:p w14:paraId="6219C1C6" w14:textId="77777777" w:rsidR="00E81AA7" w:rsidRDefault="00E81AA7" w:rsidP="00816966">
            <w:pPr>
              <w:pStyle w:val="TableParagraph"/>
              <w:rPr>
                <w:sz w:val="18"/>
              </w:rPr>
            </w:pPr>
          </w:p>
        </w:tc>
        <w:tc>
          <w:tcPr>
            <w:tcW w:w="1530" w:type="dxa"/>
          </w:tcPr>
          <w:p w14:paraId="112BB32E" w14:textId="77777777" w:rsidR="00E81AA7" w:rsidRDefault="00E81AA7" w:rsidP="00816966">
            <w:pPr>
              <w:pStyle w:val="TableParagraph"/>
              <w:rPr>
                <w:sz w:val="18"/>
              </w:rPr>
            </w:pPr>
          </w:p>
        </w:tc>
        <w:tc>
          <w:tcPr>
            <w:tcW w:w="1530" w:type="dxa"/>
          </w:tcPr>
          <w:p w14:paraId="5485B4EA" w14:textId="77777777" w:rsidR="00E81AA7" w:rsidRDefault="00E81AA7" w:rsidP="00816966">
            <w:pPr>
              <w:pStyle w:val="TableParagraph"/>
              <w:rPr>
                <w:sz w:val="18"/>
              </w:rPr>
            </w:pPr>
          </w:p>
        </w:tc>
        <w:tc>
          <w:tcPr>
            <w:tcW w:w="900" w:type="dxa"/>
          </w:tcPr>
          <w:p w14:paraId="287A609B" w14:textId="77777777" w:rsidR="00E81AA7" w:rsidRDefault="00E81AA7" w:rsidP="00816966">
            <w:pPr>
              <w:pStyle w:val="TableParagraph"/>
              <w:rPr>
                <w:sz w:val="18"/>
              </w:rPr>
            </w:pPr>
          </w:p>
        </w:tc>
        <w:tc>
          <w:tcPr>
            <w:tcW w:w="1350" w:type="dxa"/>
          </w:tcPr>
          <w:p w14:paraId="79D8EDDA" w14:textId="77777777" w:rsidR="00E81AA7" w:rsidRDefault="00E81AA7" w:rsidP="00816966">
            <w:pPr>
              <w:pStyle w:val="TableParagraph"/>
              <w:rPr>
                <w:sz w:val="18"/>
              </w:rPr>
            </w:pPr>
          </w:p>
        </w:tc>
        <w:tc>
          <w:tcPr>
            <w:tcW w:w="1260" w:type="dxa"/>
          </w:tcPr>
          <w:p w14:paraId="1229B258" w14:textId="77777777" w:rsidR="00E81AA7" w:rsidRDefault="00E81AA7" w:rsidP="00816966">
            <w:pPr>
              <w:pStyle w:val="TableParagraph"/>
              <w:rPr>
                <w:sz w:val="18"/>
              </w:rPr>
            </w:pPr>
          </w:p>
        </w:tc>
        <w:tc>
          <w:tcPr>
            <w:tcW w:w="1260" w:type="dxa"/>
          </w:tcPr>
          <w:p w14:paraId="64AB8E0B" w14:textId="77777777" w:rsidR="00E81AA7" w:rsidRDefault="00E81AA7" w:rsidP="00816966">
            <w:pPr>
              <w:pStyle w:val="TableParagraph"/>
              <w:rPr>
                <w:sz w:val="18"/>
              </w:rPr>
            </w:pPr>
          </w:p>
        </w:tc>
      </w:tr>
      <w:tr w:rsidR="00E81AA7" w14:paraId="3B1F255E" w14:textId="77777777" w:rsidTr="00816966">
        <w:trPr>
          <w:trHeight w:val="432"/>
        </w:trPr>
        <w:tc>
          <w:tcPr>
            <w:tcW w:w="810" w:type="dxa"/>
          </w:tcPr>
          <w:p w14:paraId="3C351482" w14:textId="77777777" w:rsidR="00E81AA7" w:rsidRDefault="00E81AA7" w:rsidP="00816966">
            <w:pPr>
              <w:pStyle w:val="TableParagraph"/>
              <w:spacing w:before="8"/>
              <w:rPr>
                <w:sz w:val="19"/>
              </w:rPr>
            </w:pPr>
          </w:p>
          <w:p w14:paraId="5B609073" w14:textId="77777777" w:rsidR="00E81AA7" w:rsidRDefault="00E81AA7" w:rsidP="00816966">
            <w:pPr>
              <w:pStyle w:val="TableParagraph"/>
              <w:spacing w:line="213" w:lineRule="exact"/>
              <w:ind w:left="107"/>
              <w:rPr>
                <w:sz w:val="20"/>
              </w:rPr>
            </w:pPr>
            <w:r>
              <w:rPr>
                <w:sz w:val="20"/>
              </w:rPr>
              <w:t>DUP</w:t>
            </w:r>
          </w:p>
        </w:tc>
        <w:tc>
          <w:tcPr>
            <w:tcW w:w="1980" w:type="dxa"/>
          </w:tcPr>
          <w:p w14:paraId="229261B9" w14:textId="77777777" w:rsidR="00E81AA7" w:rsidRDefault="00E81AA7" w:rsidP="00816966">
            <w:pPr>
              <w:pStyle w:val="TableParagraph"/>
              <w:rPr>
                <w:sz w:val="18"/>
              </w:rPr>
            </w:pPr>
          </w:p>
        </w:tc>
        <w:tc>
          <w:tcPr>
            <w:tcW w:w="1530" w:type="dxa"/>
          </w:tcPr>
          <w:p w14:paraId="64BBB6CB" w14:textId="77777777" w:rsidR="00E81AA7" w:rsidRDefault="00E81AA7" w:rsidP="00816966">
            <w:pPr>
              <w:pStyle w:val="TableParagraph"/>
              <w:rPr>
                <w:sz w:val="18"/>
              </w:rPr>
            </w:pPr>
          </w:p>
        </w:tc>
        <w:tc>
          <w:tcPr>
            <w:tcW w:w="1530" w:type="dxa"/>
          </w:tcPr>
          <w:p w14:paraId="1060799E" w14:textId="77777777" w:rsidR="00E81AA7" w:rsidRDefault="00E81AA7" w:rsidP="00816966">
            <w:pPr>
              <w:pStyle w:val="TableParagraph"/>
              <w:rPr>
                <w:sz w:val="18"/>
              </w:rPr>
            </w:pPr>
          </w:p>
        </w:tc>
        <w:tc>
          <w:tcPr>
            <w:tcW w:w="900" w:type="dxa"/>
          </w:tcPr>
          <w:p w14:paraId="60265D24" w14:textId="77777777" w:rsidR="00E81AA7" w:rsidRDefault="00E81AA7" w:rsidP="00816966">
            <w:pPr>
              <w:pStyle w:val="TableParagraph"/>
              <w:rPr>
                <w:sz w:val="18"/>
              </w:rPr>
            </w:pPr>
          </w:p>
        </w:tc>
        <w:tc>
          <w:tcPr>
            <w:tcW w:w="1350" w:type="dxa"/>
          </w:tcPr>
          <w:p w14:paraId="3AD01781" w14:textId="77777777" w:rsidR="00E81AA7" w:rsidRDefault="00E81AA7" w:rsidP="00816966">
            <w:pPr>
              <w:pStyle w:val="TableParagraph"/>
              <w:rPr>
                <w:sz w:val="18"/>
              </w:rPr>
            </w:pPr>
          </w:p>
        </w:tc>
        <w:tc>
          <w:tcPr>
            <w:tcW w:w="1260" w:type="dxa"/>
          </w:tcPr>
          <w:p w14:paraId="5C227924" w14:textId="77777777" w:rsidR="00E81AA7" w:rsidRDefault="00E81AA7" w:rsidP="00816966">
            <w:pPr>
              <w:pStyle w:val="TableParagraph"/>
              <w:rPr>
                <w:sz w:val="18"/>
              </w:rPr>
            </w:pPr>
          </w:p>
        </w:tc>
        <w:tc>
          <w:tcPr>
            <w:tcW w:w="1260" w:type="dxa"/>
          </w:tcPr>
          <w:p w14:paraId="318E4CA5" w14:textId="77777777" w:rsidR="00E81AA7" w:rsidRDefault="00E81AA7" w:rsidP="00816966">
            <w:pPr>
              <w:pStyle w:val="TableParagraph"/>
              <w:rPr>
                <w:sz w:val="18"/>
              </w:rPr>
            </w:pPr>
          </w:p>
        </w:tc>
      </w:tr>
    </w:tbl>
    <w:p w14:paraId="34E94F4E" w14:textId="77777777" w:rsidR="00E81AA7" w:rsidRDefault="00E81AA7" w:rsidP="00E81AA7">
      <w:pPr>
        <w:pStyle w:val="BodyText"/>
        <w:tabs>
          <w:tab w:val="left" w:pos="9379"/>
        </w:tabs>
        <w:spacing w:before="90"/>
        <w:rPr>
          <w:sz w:val="20"/>
          <w:szCs w:val="20"/>
        </w:rPr>
      </w:pPr>
    </w:p>
    <w:p w14:paraId="75943A1A" w14:textId="77777777" w:rsidR="00E81AA7" w:rsidRDefault="00E81AA7" w:rsidP="00E81AA7">
      <w:pPr>
        <w:pStyle w:val="BodyText"/>
        <w:tabs>
          <w:tab w:val="left" w:pos="9379"/>
        </w:tabs>
        <w:spacing w:before="90"/>
        <w:rPr>
          <w:sz w:val="20"/>
          <w:szCs w:val="20"/>
        </w:rPr>
      </w:pPr>
    </w:p>
    <w:p w14:paraId="5285DE52" w14:textId="78ECC459" w:rsidR="00E81AA7" w:rsidRPr="00376EF1" w:rsidRDefault="00E81AA7" w:rsidP="00E81AA7">
      <w:pPr>
        <w:pStyle w:val="BodyText"/>
        <w:tabs>
          <w:tab w:val="left" w:pos="9379"/>
        </w:tabs>
        <w:spacing w:before="90"/>
        <w:rPr>
          <w:sz w:val="20"/>
          <w:szCs w:val="20"/>
        </w:rPr>
      </w:pPr>
      <w:r w:rsidRPr="00376EF1">
        <w:rPr>
          <w:sz w:val="20"/>
          <w:szCs w:val="20"/>
        </w:rPr>
        <w:t>ANALYSIS PERFORMED BY</w:t>
      </w:r>
      <w:r w:rsidRPr="00376EF1">
        <w:rPr>
          <w:spacing w:val="-12"/>
          <w:sz w:val="20"/>
          <w:szCs w:val="20"/>
        </w:rPr>
        <w:t xml:space="preserve"> </w:t>
      </w:r>
      <w:r w:rsidRPr="00376EF1">
        <w:rPr>
          <w:sz w:val="20"/>
          <w:szCs w:val="20"/>
        </w:rPr>
        <w:t>:</w:t>
      </w:r>
      <w:r w:rsidRPr="00376EF1">
        <w:rPr>
          <w:sz w:val="20"/>
          <w:szCs w:val="20"/>
          <w:u w:val="single"/>
        </w:rPr>
        <w:t xml:space="preserve"> </w:t>
      </w:r>
      <w:r w:rsidRPr="00376EF1">
        <w:rPr>
          <w:sz w:val="20"/>
          <w:szCs w:val="20"/>
          <w:u w:val="single"/>
        </w:rPr>
        <w:tab/>
      </w:r>
      <w:r w:rsidR="000A657C">
        <w:rPr>
          <w:u w:val="single"/>
        </w:rPr>
        <w:t>______________________________________________</w:t>
      </w:r>
    </w:p>
    <w:bookmarkEnd w:id="430"/>
    <w:p w14:paraId="74AED8C3" w14:textId="77777777" w:rsidR="00E81AA7" w:rsidRDefault="00E81AA7" w:rsidP="00E81AA7">
      <w:pPr>
        <w:sectPr w:rsidR="00E81AA7" w:rsidSect="00055722">
          <w:headerReference w:type="default" r:id="rId63"/>
          <w:footerReference w:type="default" r:id="rId64"/>
          <w:pgSz w:w="11900" w:h="16840"/>
          <w:pgMar w:top="1540" w:right="420" w:bottom="940" w:left="620" w:header="929" w:footer="744" w:gutter="0"/>
          <w:cols w:space="720"/>
        </w:sectPr>
      </w:pPr>
    </w:p>
    <w:p w14:paraId="72BE9D09" w14:textId="77777777" w:rsidR="00E81AA7" w:rsidRDefault="00E81AA7" w:rsidP="00E81AA7">
      <w:pPr>
        <w:pStyle w:val="BodyText"/>
        <w:spacing w:before="9"/>
        <w:rPr>
          <w:sz w:val="16"/>
        </w:rPr>
      </w:pPr>
    </w:p>
    <w:p w14:paraId="0DB3828D" w14:textId="16EF093F" w:rsidR="00E81AA7" w:rsidRDefault="00E81AA7" w:rsidP="00E81AA7">
      <w:pPr>
        <w:ind w:left="1183" w:right="377"/>
        <w:jc w:val="center"/>
        <w:rPr>
          <w:b/>
          <w:sz w:val="24"/>
        </w:rPr>
      </w:pPr>
      <w:bookmarkStart w:id="431" w:name="Appendix_E"/>
      <w:bookmarkStart w:id="432" w:name="_bookmark38"/>
      <w:bookmarkStart w:id="433" w:name="_Toc132032686"/>
      <w:bookmarkStart w:id="434" w:name="_Hlk117091938"/>
      <w:bookmarkEnd w:id="431"/>
      <w:bookmarkEnd w:id="432"/>
      <w:r>
        <w:rPr>
          <w:b/>
          <w:sz w:val="28"/>
        </w:rPr>
        <w:t xml:space="preserve">Appendix </w:t>
      </w:r>
      <w:r w:rsidR="000A657C">
        <w:rPr>
          <w:b/>
          <w:sz w:val="24"/>
        </w:rPr>
        <w:t xml:space="preserve">F: </w:t>
      </w:r>
      <w:r>
        <w:rPr>
          <w:b/>
          <w:sz w:val="24"/>
        </w:rPr>
        <w:t>Hydrolab Downloads</w:t>
      </w:r>
      <w:bookmarkEnd w:id="433"/>
    </w:p>
    <w:p w14:paraId="3AA4100D" w14:textId="77777777" w:rsidR="00E81AA7" w:rsidRDefault="00E81AA7" w:rsidP="00E81AA7">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E81AA7" w14:paraId="063F33F8" w14:textId="77777777" w:rsidTr="00816966">
        <w:trPr>
          <w:trHeight w:val="551"/>
        </w:trPr>
        <w:tc>
          <w:tcPr>
            <w:tcW w:w="677" w:type="dxa"/>
          </w:tcPr>
          <w:p w14:paraId="430883DF" w14:textId="77777777" w:rsidR="00E81AA7" w:rsidRDefault="00E81AA7" w:rsidP="00816966">
            <w:pPr>
              <w:pStyle w:val="TableParagraph"/>
              <w:spacing w:line="274" w:lineRule="exact"/>
              <w:ind w:left="107"/>
              <w:rPr>
                <w:sz w:val="24"/>
              </w:rPr>
            </w:pPr>
            <w:r>
              <w:rPr>
                <w:sz w:val="24"/>
              </w:rPr>
              <w:t>Date</w:t>
            </w:r>
          </w:p>
        </w:tc>
        <w:tc>
          <w:tcPr>
            <w:tcW w:w="1411" w:type="dxa"/>
          </w:tcPr>
          <w:p w14:paraId="38B7EC8F" w14:textId="77777777" w:rsidR="00E81AA7" w:rsidRDefault="00E81AA7" w:rsidP="00816966">
            <w:pPr>
              <w:pStyle w:val="TableParagraph"/>
              <w:spacing w:line="274" w:lineRule="exact"/>
              <w:ind w:left="106"/>
              <w:rPr>
                <w:sz w:val="24"/>
              </w:rPr>
            </w:pPr>
            <w:r>
              <w:rPr>
                <w:sz w:val="24"/>
              </w:rPr>
              <w:t>Hydrolab #</w:t>
            </w:r>
          </w:p>
        </w:tc>
        <w:tc>
          <w:tcPr>
            <w:tcW w:w="2160" w:type="dxa"/>
          </w:tcPr>
          <w:p w14:paraId="02FB0F08" w14:textId="77777777" w:rsidR="00E81AA7" w:rsidRDefault="00E81AA7" w:rsidP="00816966">
            <w:pPr>
              <w:pStyle w:val="TableParagraph"/>
              <w:spacing w:line="274" w:lineRule="exact"/>
              <w:ind w:left="107"/>
              <w:rPr>
                <w:sz w:val="24"/>
              </w:rPr>
            </w:pPr>
            <w:r>
              <w:rPr>
                <w:sz w:val="24"/>
              </w:rPr>
              <w:t>File Name</w:t>
            </w:r>
          </w:p>
        </w:tc>
        <w:tc>
          <w:tcPr>
            <w:tcW w:w="990" w:type="dxa"/>
          </w:tcPr>
          <w:p w14:paraId="747C5AA7" w14:textId="77777777" w:rsidR="00E81AA7" w:rsidRDefault="00E81AA7" w:rsidP="00816966">
            <w:pPr>
              <w:pStyle w:val="TableParagraph"/>
              <w:spacing w:before="2" w:line="274" w:lineRule="exact"/>
              <w:ind w:left="107" w:right="319"/>
              <w:rPr>
                <w:sz w:val="24"/>
              </w:rPr>
            </w:pPr>
            <w:r>
              <w:rPr>
                <w:sz w:val="24"/>
              </w:rPr>
              <w:t>Data Lines</w:t>
            </w:r>
          </w:p>
        </w:tc>
        <w:tc>
          <w:tcPr>
            <w:tcW w:w="3870" w:type="dxa"/>
          </w:tcPr>
          <w:p w14:paraId="61AEB413" w14:textId="77777777" w:rsidR="00E81AA7" w:rsidRDefault="00E81AA7" w:rsidP="00816966">
            <w:pPr>
              <w:pStyle w:val="TableParagraph"/>
              <w:spacing w:line="274" w:lineRule="exact"/>
              <w:ind w:left="107"/>
              <w:rPr>
                <w:sz w:val="24"/>
              </w:rPr>
            </w:pPr>
            <w:r>
              <w:rPr>
                <w:sz w:val="24"/>
              </w:rPr>
              <w:t>Notes</w:t>
            </w:r>
          </w:p>
        </w:tc>
      </w:tr>
      <w:tr w:rsidR="00E81AA7" w14:paraId="215910B1" w14:textId="77777777" w:rsidTr="00816966">
        <w:trPr>
          <w:trHeight w:val="276"/>
        </w:trPr>
        <w:tc>
          <w:tcPr>
            <w:tcW w:w="677" w:type="dxa"/>
          </w:tcPr>
          <w:p w14:paraId="41B95642" w14:textId="77777777" w:rsidR="00E81AA7" w:rsidRDefault="00E81AA7" w:rsidP="00816966">
            <w:pPr>
              <w:pStyle w:val="TableParagraph"/>
              <w:rPr>
                <w:sz w:val="20"/>
              </w:rPr>
            </w:pPr>
          </w:p>
        </w:tc>
        <w:tc>
          <w:tcPr>
            <w:tcW w:w="1411" w:type="dxa"/>
          </w:tcPr>
          <w:p w14:paraId="7E2EFF69" w14:textId="77777777" w:rsidR="00E81AA7" w:rsidRDefault="00E81AA7" w:rsidP="00816966">
            <w:pPr>
              <w:pStyle w:val="TableParagraph"/>
              <w:rPr>
                <w:sz w:val="20"/>
              </w:rPr>
            </w:pPr>
          </w:p>
        </w:tc>
        <w:tc>
          <w:tcPr>
            <w:tcW w:w="2160" w:type="dxa"/>
          </w:tcPr>
          <w:p w14:paraId="6C094C63" w14:textId="77777777" w:rsidR="00E81AA7" w:rsidRDefault="00E81AA7" w:rsidP="00816966">
            <w:pPr>
              <w:pStyle w:val="TableParagraph"/>
              <w:rPr>
                <w:sz w:val="20"/>
              </w:rPr>
            </w:pPr>
          </w:p>
        </w:tc>
        <w:tc>
          <w:tcPr>
            <w:tcW w:w="990" w:type="dxa"/>
          </w:tcPr>
          <w:p w14:paraId="3BC46BE0" w14:textId="77777777" w:rsidR="00E81AA7" w:rsidRDefault="00E81AA7" w:rsidP="00816966">
            <w:pPr>
              <w:pStyle w:val="TableParagraph"/>
              <w:rPr>
                <w:sz w:val="20"/>
              </w:rPr>
            </w:pPr>
          </w:p>
        </w:tc>
        <w:tc>
          <w:tcPr>
            <w:tcW w:w="3870" w:type="dxa"/>
          </w:tcPr>
          <w:p w14:paraId="796B383A" w14:textId="77777777" w:rsidR="00E81AA7" w:rsidRDefault="00E81AA7" w:rsidP="00816966">
            <w:pPr>
              <w:pStyle w:val="TableParagraph"/>
              <w:rPr>
                <w:sz w:val="20"/>
              </w:rPr>
            </w:pPr>
          </w:p>
        </w:tc>
      </w:tr>
      <w:tr w:rsidR="00E81AA7" w14:paraId="0ED74598" w14:textId="77777777" w:rsidTr="00816966">
        <w:trPr>
          <w:trHeight w:val="275"/>
        </w:trPr>
        <w:tc>
          <w:tcPr>
            <w:tcW w:w="677" w:type="dxa"/>
          </w:tcPr>
          <w:p w14:paraId="70E22772" w14:textId="77777777" w:rsidR="00E81AA7" w:rsidRDefault="00E81AA7" w:rsidP="00816966">
            <w:pPr>
              <w:pStyle w:val="TableParagraph"/>
              <w:rPr>
                <w:sz w:val="20"/>
              </w:rPr>
            </w:pPr>
          </w:p>
        </w:tc>
        <w:tc>
          <w:tcPr>
            <w:tcW w:w="1411" w:type="dxa"/>
          </w:tcPr>
          <w:p w14:paraId="2F1035C1" w14:textId="77777777" w:rsidR="00E81AA7" w:rsidRDefault="00E81AA7" w:rsidP="00816966">
            <w:pPr>
              <w:pStyle w:val="TableParagraph"/>
              <w:rPr>
                <w:sz w:val="20"/>
              </w:rPr>
            </w:pPr>
          </w:p>
        </w:tc>
        <w:tc>
          <w:tcPr>
            <w:tcW w:w="2160" w:type="dxa"/>
          </w:tcPr>
          <w:p w14:paraId="1BEAF1FA" w14:textId="77777777" w:rsidR="00E81AA7" w:rsidRDefault="00E81AA7" w:rsidP="00816966">
            <w:pPr>
              <w:pStyle w:val="TableParagraph"/>
              <w:rPr>
                <w:sz w:val="20"/>
              </w:rPr>
            </w:pPr>
          </w:p>
        </w:tc>
        <w:tc>
          <w:tcPr>
            <w:tcW w:w="990" w:type="dxa"/>
          </w:tcPr>
          <w:p w14:paraId="1F51B487" w14:textId="77777777" w:rsidR="00E81AA7" w:rsidRDefault="00E81AA7" w:rsidP="00816966">
            <w:pPr>
              <w:pStyle w:val="TableParagraph"/>
              <w:rPr>
                <w:sz w:val="20"/>
              </w:rPr>
            </w:pPr>
          </w:p>
        </w:tc>
        <w:tc>
          <w:tcPr>
            <w:tcW w:w="3870" w:type="dxa"/>
          </w:tcPr>
          <w:p w14:paraId="1C875512" w14:textId="77777777" w:rsidR="00E81AA7" w:rsidRDefault="00E81AA7" w:rsidP="00816966">
            <w:pPr>
              <w:pStyle w:val="TableParagraph"/>
              <w:rPr>
                <w:sz w:val="20"/>
              </w:rPr>
            </w:pPr>
          </w:p>
        </w:tc>
      </w:tr>
      <w:tr w:rsidR="00E81AA7" w14:paraId="01AE951C" w14:textId="77777777" w:rsidTr="00816966">
        <w:trPr>
          <w:trHeight w:val="275"/>
        </w:trPr>
        <w:tc>
          <w:tcPr>
            <w:tcW w:w="677" w:type="dxa"/>
          </w:tcPr>
          <w:p w14:paraId="73959894" w14:textId="77777777" w:rsidR="00E81AA7" w:rsidRDefault="00E81AA7" w:rsidP="00816966">
            <w:pPr>
              <w:pStyle w:val="TableParagraph"/>
              <w:rPr>
                <w:sz w:val="20"/>
              </w:rPr>
            </w:pPr>
          </w:p>
        </w:tc>
        <w:tc>
          <w:tcPr>
            <w:tcW w:w="1411" w:type="dxa"/>
          </w:tcPr>
          <w:p w14:paraId="4D0B6717" w14:textId="77777777" w:rsidR="00E81AA7" w:rsidRDefault="00E81AA7" w:rsidP="00816966">
            <w:pPr>
              <w:pStyle w:val="TableParagraph"/>
              <w:rPr>
                <w:sz w:val="20"/>
              </w:rPr>
            </w:pPr>
          </w:p>
        </w:tc>
        <w:tc>
          <w:tcPr>
            <w:tcW w:w="2160" w:type="dxa"/>
          </w:tcPr>
          <w:p w14:paraId="497ECAFA" w14:textId="77777777" w:rsidR="00E81AA7" w:rsidRDefault="00E81AA7" w:rsidP="00816966">
            <w:pPr>
              <w:pStyle w:val="TableParagraph"/>
              <w:rPr>
                <w:sz w:val="20"/>
              </w:rPr>
            </w:pPr>
          </w:p>
        </w:tc>
        <w:tc>
          <w:tcPr>
            <w:tcW w:w="990" w:type="dxa"/>
          </w:tcPr>
          <w:p w14:paraId="203DA8B2" w14:textId="77777777" w:rsidR="00E81AA7" w:rsidRDefault="00E81AA7" w:rsidP="00816966">
            <w:pPr>
              <w:pStyle w:val="TableParagraph"/>
              <w:rPr>
                <w:sz w:val="20"/>
              </w:rPr>
            </w:pPr>
          </w:p>
        </w:tc>
        <w:tc>
          <w:tcPr>
            <w:tcW w:w="3870" w:type="dxa"/>
          </w:tcPr>
          <w:p w14:paraId="787D8043" w14:textId="77777777" w:rsidR="00E81AA7" w:rsidRDefault="00E81AA7" w:rsidP="00816966">
            <w:pPr>
              <w:pStyle w:val="TableParagraph"/>
              <w:rPr>
                <w:sz w:val="20"/>
              </w:rPr>
            </w:pPr>
          </w:p>
        </w:tc>
      </w:tr>
      <w:tr w:rsidR="00E81AA7" w14:paraId="239883DA" w14:textId="77777777" w:rsidTr="00816966">
        <w:trPr>
          <w:trHeight w:val="276"/>
        </w:trPr>
        <w:tc>
          <w:tcPr>
            <w:tcW w:w="677" w:type="dxa"/>
          </w:tcPr>
          <w:p w14:paraId="219B15EF" w14:textId="77777777" w:rsidR="00E81AA7" w:rsidRDefault="00E81AA7" w:rsidP="00816966">
            <w:pPr>
              <w:pStyle w:val="TableParagraph"/>
              <w:rPr>
                <w:sz w:val="20"/>
              </w:rPr>
            </w:pPr>
          </w:p>
        </w:tc>
        <w:tc>
          <w:tcPr>
            <w:tcW w:w="1411" w:type="dxa"/>
          </w:tcPr>
          <w:p w14:paraId="55A54598" w14:textId="77777777" w:rsidR="00E81AA7" w:rsidRDefault="00E81AA7" w:rsidP="00816966">
            <w:pPr>
              <w:pStyle w:val="TableParagraph"/>
              <w:rPr>
                <w:sz w:val="20"/>
              </w:rPr>
            </w:pPr>
          </w:p>
        </w:tc>
        <w:tc>
          <w:tcPr>
            <w:tcW w:w="2160" w:type="dxa"/>
          </w:tcPr>
          <w:p w14:paraId="406BCBE9" w14:textId="77777777" w:rsidR="00E81AA7" w:rsidRDefault="00E81AA7" w:rsidP="00816966">
            <w:pPr>
              <w:pStyle w:val="TableParagraph"/>
              <w:rPr>
                <w:sz w:val="20"/>
              </w:rPr>
            </w:pPr>
          </w:p>
        </w:tc>
        <w:tc>
          <w:tcPr>
            <w:tcW w:w="990" w:type="dxa"/>
          </w:tcPr>
          <w:p w14:paraId="027A6E82" w14:textId="77777777" w:rsidR="00E81AA7" w:rsidRDefault="00E81AA7" w:rsidP="00816966">
            <w:pPr>
              <w:pStyle w:val="TableParagraph"/>
              <w:rPr>
                <w:sz w:val="20"/>
              </w:rPr>
            </w:pPr>
          </w:p>
        </w:tc>
        <w:tc>
          <w:tcPr>
            <w:tcW w:w="3870" w:type="dxa"/>
          </w:tcPr>
          <w:p w14:paraId="2DEE21EE" w14:textId="77777777" w:rsidR="00E81AA7" w:rsidRDefault="00E81AA7" w:rsidP="00816966">
            <w:pPr>
              <w:pStyle w:val="TableParagraph"/>
              <w:rPr>
                <w:sz w:val="20"/>
              </w:rPr>
            </w:pPr>
          </w:p>
        </w:tc>
      </w:tr>
      <w:tr w:rsidR="00E81AA7" w14:paraId="469D1694" w14:textId="77777777" w:rsidTr="00816966">
        <w:trPr>
          <w:trHeight w:val="275"/>
        </w:trPr>
        <w:tc>
          <w:tcPr>
            <w:tcW w:w="677" w:type="dxa"/>
          </w:tcPr>
          <w:p w14:paraId="2D070B40" w14:textId="77777777" w:rsidR="00E81AA7" w:rsidRDefault="00E81AA7" w:rsidP="00816966">
            <w:pPr>
              <w:pStyle w:val="TableParagraph"/>
              <w:rPr>
                <w:sz w:val="20"/>
              </w:rPr>
            </w:pPr>
          </w:p>
        </w:tc>
        <w:tc>
          <w:tcPr>
            <w:tcW w:w="1411" w:type="dxa"/>
          </w:tcPr>
          <w:p w14:paraId="024773EA" w14:textId="77777777" w:rsidR="00E81AA7" w:rsidRDefault="00E81AA7" w:rsidP="00816966">
            <w:pPr>
              <w:pStyle w:val="TableParagraph"/>
              <w:rPr>
                <w:sz w:val="20"/>
              </w:rPr>
            </w:pPr>
          </w:p>
        </w:tc>
        <w:tc>
          <w:tcPr>
            <w:tcW w:w="2160" w:type="dxa"/>
          </w:tcPr>
          <w:p w14:paraId="0A368D6F" w14:textId="77777777" w:rsidR="00E81AA7" w:rsidRDefault="00E81AA7" w:rsidP="00816966">
            <w:pPr>
              <w:pStyle w:val="TableParagraph"/>
              <w:rPr>
                <w:sz w:val="20"/>
              </w:rPr>
            </w:pPr>
          </w:p>
        </w:tc>
        <w:tc>
          <w:tcPr>
            <w:tcW w:w="990" w:type="dxa"/>
          </w:tcPr>
          <w:p w14:paraId="69DCA25B" w14:textId="77777777" w:rsidR="00E81AA7" w:rsidRDefault="00E81AA7" w:rsidP="00816966">
            <w:pPr>
              <w:pStyle w:val="TableParagraph"/>
              <w:rPr>
                <w:sz w:val="20"/>
              </w:rPr>
            </w:pPr>
          </w:p>
        </w:tc>
        <w:tc>
          <w:tcPr>
            <w:tcW w:w="3870" w:type="dxa"/>
          </w:tcPr>
          <w:p w14:paraId="504D7562" w14:textId="77777777" w:rsidR="00E81AA7" w:rsidRDefault="00E81AA7" w:rsidP="00816966">
            <w:pPr>
              <w:pStyle w:val="TableParagraph"/>
              <w:rPr>
                <w:sz w:val="20"/>
              </w:rPr>
            </w:pPr>
          </w:p>
        </w:tc>
      </w:tr>
      <w:tr w:rsidR="00E81AA7" w14:paraId="62084A15" w14:textId="77777777" w:rsidTr="00816966">
        <w:trPr>
          <w:trHeight w:val="275"/>
        </w:trPr>
        <w:tc>
          <w:tcPr>
            <w:tcW w:w="677" w:type="dxa"/>
          </w:tcPr>
          <w:p w14:paraId="13780DC6" w14:textId="77777777" w:rsidR="00E81AA7" w:rsidRDefault="00E81AA7" w:rsidP="00816966">
            <w:pPr>
              <w:pStyle w:val="TableParagraph"/>
              <w:rPr>
                <w:sz w:val="20"/>
              </w:rPr>
            </w:pPr>
          </w:p>
        </w:tc>
        <w:tc>
          <w:tcPr>
            <w:tcW w:w="1411" w:type="dxa"/>
          </w:tcPr>
          <w:p w14:paraId="7FB52EE1" w14:textId="77777777" w:rsidR="00E81AA7" w:rsidRDefault="00E81AA7" w:rsidP="00816966">
            <w:pPr>
              <w:pStyle w:val="TableParagraph"/>
              <w:rPr>
                <w:sz w:val="20"/>
              </w:rPr>
            </w:pPr>
          </w:p>
        </w:tc>
        <w:tc>
          <w:tcPr>
            <w:tcW w:w="2160" w:type="dxa"/>
          </w:tcPr>
          <w:p w14:paraId="64D478A7" w14:textId="77777777" w:rsidR="00E81AA7" w:rsidRDefault="00E81AA7" w:rsidP="00816966">
            <w:pPr>
              <w:pStyle w:val="TableParagraph"/>
              <w:rPr>
                <w:sz w:val="20"/>
              </w:rPr>
            </w:pPr>
          </w:p>
        </w:tc>
        <w:tc>
          <w:tcPr>
            <w:tcW w:w="990" w:type="dxa"/>
          </w:tcPr>
          <w:p w14:paraId="462595E1" w14:textId="77777777" w:rsidR="00E81AA7" w:rsidRDefault="00E81AA7" w:rsidP="00816966">
            <w:pPr>
              <w:pStyle w:val="TableParagraph"/>
              <w:rPr>
                <w:sz w:val="20"/>
              </w:rPr>
            </w:pPr>
          </w:p>
        </w:tc>
        <w:tc>
          <w:tcPr>
            <w:tcW w:w="3870" w:type="dxa"/>
          </w:tcPr>
          <w:p w14:paraId="2AF3B234" w14:textId="77777777" w:rsidR="00E81AA7" w:rsidRDefault="00E81AA7" w:rsidP="00816966">
            <w:pPr>
              <w:pStyle w:val="TableParagraph"/>
              <w:rPr>
                <w:sz w:val="20"/>
              </w:rPr>
            </w:pPr>
          </w:p>
        </w:tc>
      </w:tr>
      <w:tr w:rsidR="00E81AA7" w14:paraId="1E076F23" w14:textId="77777777" w:rsidTr="00816966">
        <w:trPr>
          <w:trHeight w:val="276"/>
        </w:trPr>
        <w:tc>
          <w:tcPr>
            <w:tcW w:w="677" w:type="dxa"/>
          </w:tcPr>
          <w:p w14:paraId="730EF59F" w14:textId="77777777" w:rsidR="00E81AA7" w:rsidRDefault="00E81AA7" w:rsidP="00816966">
            <w:pPr>
              <w:pStyle w:val="TableParagraph"/>
              <w:rPr>
                <w:sz w:val="20"/>
              </w:rPr>
            </w:pPr>
          </w:p>
        </w:tc>
        <w:tc>
          <w:tcPr>
            <w:tcW w:w="1411" w:type="dxa"/>
          </w:tcPr>
          <w:p w14:paraId="1FF1C77B" w14:textId="77777777" w:rsidR="00E81AA7" w:rsidRDefault="00E81AA7" w:rsidP="00816966">
            <w:pPr>
              <w:pStyle w:val="TableParagraph"/>
              <w:rPr>
                <w:sz w:val="20"/>
              </w:rPr>
            </w:pPr>
          </w:p>
        </w:tc>
        <w:tc>
          <w:tcPr>
            <w:tcW w:w="2160" w:type="dxa"/>
          </w:tcPr>
          <w:p w14:paraId="197E70C2" w14:textId="77777777" w:rsidR="00E81AA7" w:rsidRDefault="00E81AA7" w:rsidP="00816966">
            <w:pPr>
              <w:pStyle w:val="TableParagraph"/>
              <w:rPr>
                <w:sz w:val="20"/>
              </w:rPr>
            </w:pPr>
          </w:p>
        </w:tc>
        <w:tc>
          <w:tcPr>
            <w:tcW w:w="990" w:type="dxa"/>
          </w:tcPr>
          <w:p w14:paraId="22B8895C" w14:textId="77777777" w:rsidR="00E81AA7" w:rsidRDefault="00E81AA7" w:rsidP="00816966">
            <w:pPr>
              <w:pStyle w:val="TableParagraph"/>
              <w:rPr>
                <w:sz w:val="20"/>
              </w:rPr>
            </w:pPr>
          </w:p>
        </w:tc>
        <w:tc>
          <w:tcPr>
            <w:tcW w:w="3870" w:type="dxa"/>
          </w:tcPr>
          <w:p w14:paraId="1C7A61D2" w14:textId="77777777" w:rsidR="00E81AA7" w:rsidRDefault="00E81AA7" w:rsidP="00816966">
            <w:pPr>
              <w:pStyle w:val="TableParagraph"/>
              <w:rPr>
                <w:sz w:val="20"/>
              </w:rPr>
            </w:pPr>
          </w:p>
        </w:tc>
      </w:tr>
      <w:tr w:rsidR="00E81AA7" w14:paraId="09A9BA69" w14:textId="77777777" w:rsidTr="00816966">
        <w:trPr>
          <w:trHeight w:val="275"/>
        </w:trPr>
        <w:tc>
          <w:tcPr>
            <w:tcW w:w="677" w:type="dxa"/>
          </w:tcPr>
          <w:p w14:paraId="1E3F4DE2" w14:textId="77777777" w:rsidR="00E81AA7" w:rsidRDefault="00E81AA7" w:rsidP="00816966">
            <w:pPr>
              <w:pStyle w:val="TableParagraph"/>
              <w:rPr>
                <w:sz w:val="20"/>
              </w:rPr>
            </w:pPr>
          </w:p>
        </w:tc>
        <w:tc>
          <w:tcPr>
            <w:tcW w:w="1411" w:type="dxa"/>
          </w:tcPr>
          <w:p w14:paraId="7D9BAB78" w14:textId="77777777" w:rsidR="00E81AA7" w:rsidRDefault="00E81AA7" w:rsidP="00816966">
            <w:pPr>
              <w:pStyle w:val="TableParagraph"/>
              <w:rPr>
                <w:sz w:val="20"/>
              </w:rPr>
            </w:pPr>
          </w:p>
        </w:tc>
        <w:tc>
          <w:tcPr>
            <w:tcW w:w="2160" w:type="dxa"/>
          </w:tcPr>
          <w:p w14:paraId="580E08AA" w14:textId="77777777" w:rsidR="00E81AA7" w:rsidRDefault="00E81AA7" w:rsidP="00816966">
            <w:pPr>
              <w:pStyle w:val="TableParagraph"/>
              <w:rPr>
                <w:sz w:val="20"/>
              </w:rPr>
            </w:pPr>
          </w:p>
        </w:tc>
        <w:tc>
          <w:tcPr>
            <w:tcW w:w="990" w:type="dxa"/>
          </w:tcPr>
          <w:p w14:paraId="2D6F3528" w14:textId="77777777" w:rsidR="00E81AA7" w:rsidRDefault="00E81AA7" w:rsidP="00816966">
            <w:pPr>
              <w:pStyle w:val="TableParagraph"/>
              <w:rPr>
                <w:sz w:val="20"/>
              </w:rPr>
            </w:pPr>
          </w:p>
        </w:tc>
        <w:tc>
          <w:tcPr>
            <w:tcW w:w="3870" w:type="dxa"/>
          </w:tcPr>
          <w:p w14:paraId="1E56F961" w14:textId="77777777" w:rsidR="00E81AA7" w:rsidRDefault="00E81AA7" w:rsidP="00816966">
            <w:pPr>
              <w:pStyle w:val="TableParagraph"/>
              <w:rPr>
                <w:sz w:val="20"/>
              </w:rPr>
            </w:pPr>
          </w:p>
        </w:tc>
      </w:tr>
      <w:tr w:rsidR="00E81AA7" w14:paraId="6B442508" w14:textId="77777777" w:rsidTr="00816966">
        <w:trPr>
          <w:trHeight w:val="275"/>
        </w:trPr>
        <w:tc>
          <w:tcPr>
            <w:tcW w:w="677" w:type="dxa"/>
          </w:tcPr>
          <w:p w14:paraId="4F60FC26" w14:textId="77777777" w:rsidR="00E81AA7" w:rsidRDefault="00E81AA7" w:rsidP="00816966">
            <w:pPr>
              <w:pStyle w:val="TableParagraph"/>
              <w:rPr>
                <w:sz w:val="20"/>
              </w:rPr>
            </w:pPr>
          </w:p>
        </w:tc>
        <w:tc>
          <w:tcPr>
            <w:tcW w:w="1411" w:type="dxa"/>
          </w:tcPr>
          <w:p w14:paraId="56B62BE0" w14:textId="77777777" w:rsidR="00E81AA7" w:rsidRDefault="00E81AA7" w:rsidP="00816966">
            <w:pPr>
              <w:pStyle w:val="TableParagraph"/>
              <w:rPr>
                <w:sz w:val="20"/>
              </w:rPr>
            </w:pPr>
          </w:p>
        </w:tc>
        <w:tc>
          <w:tcPr>
            <w:tcW w:w="2160" w:type="dxa"/>
          </w:tcPr>
          <w:p w14:paraId="25BE03B2" w14:textId="77777777" w:rsidR="00E81AA7" w:rsidRDefault="00E81AA7" w:rsidP="00816966">
            <w:pPr>
              <w:pStyle w:val="TableParagraph"/>
              <w:rPr>
                <w:sz w:val="20"/>
              </w:rPr>
            </w:pPr>
          </w:p>
        </w:tc>
        <w:tc>
          <w:tcPr>
            <w:tcW w:w="990" w:type="dxa"/>
          </w:tcPr>
          <w:p w14:paraId="05A09CE8" w14:textId="77777777" w:rsidR="00E81AA7" w:rsidRDefault="00E81AA7" w:rsidP="00816966">
            <w:pPr>
              <w:pStyle w:val="TableParagraph"/>
              <w:rPr>
                <w:sz w:val="20"/>
              </w:rPr>
            </w:pPr>
          </w:p>
        </w:tc>
        <w:tc>
          <w:tcPr>
            <w:tcW w:w="3870" w:type="dxa"/>
          </w:tcPr>
          <w:p w14:paraId="7DB03091" w14:textId="77777777" w:rsidR="00E81AA7" w:rsidRDefault="00E81AA7" w:rsidP="00816966">
            <w:pPr>
              <w:pStyle w:val="TableParagraph"/>
              <w:rPr>
                <w:sz w:val="20"/>
              </w:rPr>
            </w:pPr>
          </w:p>
        </w:tc>
      </w:tr>
      <w:tr w:rsidR="00E81AA7" w14:paraId="69EBA1FC" w14:textId="77777777" w:rsidTr="00816966">
        <w:trPr>
          <w:trHeight w:val="276"/>
        </w:trPr>
        <w:tc>
          <w:tcPr>
            <w:tcW w:w="677" w:type="dxa"/>
          </w:tcPr>
          <w:p w14:paraId="304D9593" w14:textId="77777777" w:rsidR="00E81AA7" w:rsidRDefault="00E81AA7" w:rsidP="00816966">
            <w:pPr>
              <w:pStyle w:val="TableParagraph"/>
              <w:rPr>
                <w:sz w:val="20"/>
              </w:rPr>
            </w:pPr>
          </w:p>
        </w:tc>
        <w:tc>
          <w:tcPr>
            <w:tcW w:w="1411" w:type="dxa"/>
          </w:tcPr>
          <w:p w14:paraId="2B6FF102" w14:textId="77777777" w:rsidR="00E81AA7" w:rsidRDefault="00E81AA7" w:rsidP="00816966">
            <w:pPr>
              <w:pStyle w:val="TableParagraph"/>
              <w:rPr>
                <w:sz w:val="20"/>
              </w:rPr>
            </w:pPr>
          </w:p>
        </w:tc>
        <w:tc>
          <w:tcPr>
            <w:tcW w:w="2160" w:type="dxa"/>
          </w:tcPr>
          <w:p w14:paraId="007DB3F2" w14:textId="77777777" w:rsidR="00E81AA7" w:rsidRDefault="00E81AA7" w:rsidP="00816966">
            <w:pPr>
              <w:pStyle w:val="TableParagraph"/>
              <w:rPr>
                <w:sz w:val="20"/>
              </w:rPr>
            </w:pPr>
          </w:p>
        </w:tc>
        <w:tc>
          <w:tcPr>
            <w:tcW w:w="990" w:type="dxa"/>
          </w:tcPr>
          <w:p w14:paraId="716CF2B3" w14:textId="77777777" w:rsidR="00E81AA7" w:rsidRDefault="00E81AA7" w:rsidP="00816966">
            <w:pPr>
              <w:pStyle w:val="TableParagraph"/>
              <w:rPr>
                <w:sz w:val="20"/>
              </w:rPr>
            </w:pPr>
          </w:p>
        </w:tc>
        <w:tc>
          <w:tcPr>
            <w:tcW w:w="3870" w:type="dxa"/>
          </w:tcPr>
          <w:p w14:paraId="7BA7A82C" w14:textId="77777777" w:rsidR="00E81AA7" w:rsidRDefault="00E81AA7" w:rsidP="00816966">
            <w:pPr>
              <w:pStyle w:val="TableParagraph"/>
              <w:rPr>
                <w:sz w:val="20"/>
              </w:rPr>
            </w:pPr>
          </w:p>
        </w:tc>
      </w:tr>
      <w:tr w:rsidR="00E81AA7" w14:paraId="41450A8D" w14:textId="77777777" w:rsidTr="00816966">
        <w:trPr>
          <w:trHeight w:val="275"/>
        </w:trPr>
        <w:tc>
          <w:tcPr>
            <w:tcW w:w="677" w:type="dxa"/>
          </w:tcPr>
          <w:p w14:paraId="0FB22015" w14:textId="77777777" w:rsidR="00E81AA7" w:rsidRDefault="00E81AA7" w:rsidP="00816966">
            <w:pPr>
              <w:pStyle w:val="TableParagraph"/>
              <w:rPr>
                <w:sz w:val="20"/>
              </w:rPr>
            </w:pPr>
          </w:p>
        </w:tc>
        <w:tc>
          <w:tcPr>
            <w:tcW w:w="1411" w:type="dxa"/>
          </w:tcPr>
          <w:p w14:paraId="3F858FCF" w14:textId="77777777" w:rsidR="00E81AA7" w:rsidRDefault="00E81AA7" w:rsidP="00816966">
            <w:pPr>
              <w:pStyle w:val="TableParagraph"/>
              <w:rPr>
                <w:sz w:val="20"/>
              </w:rPr>
            </w:pPr>
          </w:p>
        </w:tc>
        <w:tc>
          <w:tcPr>
            <w:tcW w:w="2160" w:type="dxa"/>
          </w:tcPr>
          <w:p w14:paraId="01EACB4C" w14:textId="77777777" w:rsidR="00E81AA7" w:rsidRDefault="00E81AA7" w:rsidP="00816966">
            <w:pPr>
              <w:pStyle w:val="TableParagraph"/>
              <w:rPr>
                <w:sz w:val="20"/>
              </w:rPr>
            </w:pPr>
          </w:p>
        </w:tc>
        <w:tc>
          <w:tcPr>
            <w:tcW w:w="990" w:type="dxa"/>
          </w:tcPr>
          <w:p w14:paraId="2785E6F2" w14:textId="77777777" w:rsidR="00E81AA7" w:rsidRDefault="00E81AA7" w:rsidP="00816966">
            <w:pPr>
              <w:pStyle w:val="TableParagraph"/>
              <w:rPr>
                <w:sz w:val="20"/>
              </w:rPr>
            </w:pPr>
          </w:p>
        </w:tc>
        <w:tc>
          <w:tcPr>
            <w:tcW w:w="3870" w:type="dxa"/>
          </w:tcPr>
          <w:p w14:paraId="56F99E91" w14:textId="77777777" w:rsidR="00E81AA7" w:rsidRDefault="00E81AA7" w:rsidP="00816966">
            <w:pPr>
              <w:pStyle w:val="TableParagraph"/>
              <w:rPr>
                <w:sz w:val="20"/>
              </w:rPr>
            </w:pPr>
          </w:p>
        </w:tc>
      </w:tr>
      <w:tr w:rsidR="00E81AA7" w14:paraId="510A400F" w14:textId="77777777" w:rsidTr="00816966">
        <w:trPr>
          <w:trHeight w:val="275"/>
        </w:trPr>
        <w:tc>
          <w:tcPr>
            <w:tcW w:w="677" w:type="dxa"/>
          </w:tcPr>
          <w:p w14:paraId="10B28FF4" w14:textId="77777777" w:rsidR="00E81AA7" w:rsidRDefault="00E81AA7" w:rsidP="00816966">
            <w:pPr>
              <w:pStyle w:val="TableParagraph"/>
              <w:rPr>
                <w:sz w:val="20"/>
              </w:rPr>
            </w:pPr>
          </w:p>
        </w:tc>
        <w:tc>
          <w:tcPr>
            <w:tcW w:w="1411" w:type="dxa"/>
          </w:tcPr>
          <w:p w14:paraId="2D49371E" w14:textId="77777777" w:rsidR="00E81AA7" w:rsidRDefault="00E81AA7" w:rsidP="00816966">
            <w:pPr>
              <w:pStyle w:val="TableParagraph"/>
              <w:rPr>
                <w:sz w:val="20"/>
              </w:rPr>
            </w:pPr>
          </w:p>
        </w:tc>
        <w:tc>
          <w:tcPr>
            <w:tcW w:w="2160" w:type="dxa"/>
          </w:tcPr>
          <w:p w14:paraId="6CD44B91" w14:textId="77777777" w:rsidR="00E81AA7" w:rsidRDefault="00E81AA7" w:rsidP="00816966">
            <w:pPr>
              <w:pStyle w:val="TableParagraph"/>
              <w:rPr>
                <w:sz w:val="20"/>
              </w:rPr>
            </w:pPr>
          </w:p>
        </w:tc>
        <w:tc>
          <w:tcPr>
            <w:tcW w:w="990" w:type="dxa"/>
          </w:tcPr>
          <w:p w14:paraId="2763F96E" w14:textId="77777777" w:rsidR="00E81AA7" w:rsidRDefault="00E81AA7" w:rsidP="00816966">
            <w:pPr>
              <w:pStyle w:val="TableParagraph"/>
              <w:rPr>
                <w:sz w:val="20"/>
              </w:rPr>
            </w:pPr>
          </w:p>
        </w:tc>
        <w:tc>
          <w:tcPr>
            <w:tcW w:w="3870" w:type="dxa"/>
          </w:tcPr>
          <w:p w14:paraId="4164BF43" w14:textId="77777777" w:rsidR="00E81AA7" w:rsidRDefault="00E81AA7" w:rsidP="00816966">
            <w:pPr>
              <w:pStyle w:val="TableParagraph"/>
              <w:rPr>
                <w:sz w:val="20"/>
              </w:rPr>
            </w:pPr>
          </w:p>
        </w:tc>
      </w:tr>
      <w:tr w:rsidR="00E81AA7" w14:paraId="65DC0D10" w14:textId="77777777" w:rsidTr="00816966">
        <w:trPr>
          <w:trHeight w:val="276"/>
        </w:trPr>
        <w:tc>
          <w:tcPr>
            <w:tcW w:w="677" w:type="dxa"/>
          </w:tcPr>
          <w:p w14:paraId="11486DAC" w14:textId="77777777" w:rsidR="00E81AA7" w:rsidRDefault="00E81AA7" w:rsidP="00816966">
            <w:pPr>
              <w:pStyle w:val="TableParagraph"/>
              <w:rPr>
                <w:sz w:val="20"/>
              </w:rPr>
            </w:pPr>
          </w:p>
        </w:tc>
        <w:tc>
          <w:tcPr>
            <w:tcW w:w="1411" w:type="dxa"/>
          </w:tcPr>
          <w:p w14:paraId="22A41A61" w14:textId="77777777" w:rsidR="00E81AA7" w:rsidRDefault="00E81AA7" w:rsidP="00816966">
            <w:pPr>
              <w:pStyle w:val="TableParagraph"/>
              <w:rPr>
                <w:sz w:val="20"/>
              </w:rPr>
            </w:pPr>
          </w:p>
        </w:tc>
        <w:tc>
          <w:tcPr>
            <w:tcW w:w="2160" w:type="dxa"/>
          </w:tcPr>
          <w:p w14:paraId="0C94CC3D" w14:textId="77777777" w:rsidR="00E81AA7" w:rsidRDefault="00E81AA7" w:rsidP="00816966">
            <w:pPr>
              <w:pStyle w:val="TableParagraph"/>
              <w:rPr>
                <w:sz w:val="20"/>
              </w:rPr>
            </w:pPr>
          </w:p>
        </w:tc>
        <w:tc>
          <w:tcPr>
            <w:tcW w:w="990" w:type="dxa"/>
          </w:tcPr>
          <w:p w14:paraId="436C0133" w14:textId="77777777" w:rsidR="00E81AA7" w:rsidRDefault="00E81AA7" w:rsidP="00816966">
            <w:pPr>
              <w:pStyle w:val="TableParagraph"/>
              <w:rPr>
                <w:sz w:val="20"/>
              </w:rPr>
            </w:pPr>
          </w:p>
        </w:tc>
        <w:tc>
          <w:tcPr>
            <w:tcW w:w="3870" w:type="dxa"/>
          </w:tcPr>
          <w:p w14:paraId="2176CE7B" w14:textId="77777777" w:rsidR="00E81AA7" w:rsidRDefault="00E81AA7" w:rsidP="00816966">
            <w:pPr>
              <w:pStyle w:val="TableParagraph"/>
              <w:rPr>
                <w:sz w:val="20"/>
              </w:rPr>
            </w:pPr>
          </w:p>
        </w:tc>
      </w:tr>
      <w:tr w:rsidR="00E81AA7" w14:paraId="14D9FF6C" w14:textId="77777777" w:rsidTr="00816966">
        <w:trPr>
          <w:trHeight w:val="275"/>
        </w:trPr>
        <w:tc>
          <w:tcPr>
            <w:tcW w:w="677" w:type="dxa"/>
          </w:tcPr>
          <w:p w14:paraId="45EE0A7C" w14:textId="77777777" w:rsidR="00E81AA7" w:rsidRDefault="00E81AA7" w:rsidP="00816966">
            <w:pPr>
              <w:pStyle w:val="TableParagraph"/>
              <w:rPr>
                <w:sz w:val="20"/>
              </w:rPr>
            </w:pPr>
          </w:p>
        </w:tc>
        <w:tc>
          <w:tcPr>
            <w:tcW w:w="1411" w:type="dxa"/>
          </w:tcPr>
          <w:p w14:paraId="5815118F" w14:textId="77777777" w:rsidR="00E81AA7" w:rsidRDefault="00E81AA7" w:rsidP="00816966">
            <w:pPr>
              <w:pStyle w:val="TableParagraph"/>
              <w:rPr>
                <w:sz w:val="20"/>
              </w:rPr>
            </w:pPr>
          </w:p>
        </w:tc>
        <w:tc>
          <w:tcPr>
            <w:tcW w:w="2160" w:type="dxa"/>
          </w:tcPr>
          <w:p w14:paraId="3B4F84F9" w14:textId="77777777" w:rsidR="00E81AA7" w:rsidRDefault="00E81AA7" w:rsidP="00816966">
            <w:pPr>
              <w:pStyle w:val="TableParagraph"/>
              <w:rPr>
                <w:sz w:val="20"/>
              </w:rPr>
            </w:pPr>
          </w:p>
        </w:tc>
        <w:tc>
          <w:tcPr>
            <w:tcW w:w="990" w:type="dxa"/>
          </w:tcPr>
          <w:p w14:paraId="74AD1F1E" w14:textId="77777777" w:rsidR="00E81AA7" w:rsidRDefault="00E81AA7" w:rsidP="00816966">
            <w:pPr>
              <w:pStyle w:val="TableParagraph"/>
              <w:rPr>
                <w:sz w:val="20"/>
              </w:rPr>
            </w:pPr>
          </w:p>
        </w:tc>
        <w:tc>
          <w:tcPr>
            <w:tcW w:w="3870" w:type="dxa"/>
          </w:tcPr>
          <w:p w14:paraId="308FB9DC" w14:textId="77777777" w:rsidR="00E81AA7" w:rsidRDefault="00E81AA7" w:rsidP="00816966">
            <w:pPr>
              <w:pStyle w:val="TableParagraph"/>
              <w:rPr>
                <w:sz w:val="20"/>
              </w:rPr>
            </w:pPr>
          </w:p>
        </w:tc>
      </w:tr>
      <w:tr w:rsidR="00E81AA7" w14:paraId="23F99227" w14:textId="77777777" w:rsidTr="00816966">
        <w:trPr>
          <w:trHeight w:val="275"/>
        </w:trPr>
        <w:tc>
          <w:tcPr>
            <w:tcW w:w="677" w:type="dxa"/>
          </w:tcPr>
          <w:p w14:paraId="0A288530" w14:textId="77777777" w:rsidR="00E81AA7" w:rsidRDefault="00E81AA7" w:rsidP="00816966">
            <w:pPr>
              <w:pStyle w:val="TableParagraph"/>
              <w:rPr>
                <w:sz w:val="20"/>
              </w:rPr>
            </w:pPr>
          </w:p>
        </w:tc>
        <w:tc>
          <w:tcPr>
            <w:tcW w:w="1411" w:type="dxa"/>
          </w:tcPr>
          <w:p w14:paraId="4F8A49B2" w14:textId="77777777" w:rsidR="00E81AA7" w:rsidRDefault="00E81AA7" w:rsidP="00816966">
            <w:pPr>
              <w:pStyle w:val="TableParagraph"/>
              <w:rPr>
                <w:sz w:val="20"/>
              </w:rPr>
            </w:pPr>
          </w:p>
        </w:tc>
        <w:tc>
          <w:tcPr>
            <w:tcW w:w="2160" w:type="dxa"/>
          </w:tcPr>
          <w:p w14:paraId="073A018B" w14:textId="77777777" w:rsidR="00E81AA7" w:rsidRDefault="00E81AA7" w:rsidP="00816966">
            <w:pPr>
              <w:pStyle w:val="TableParagraph"/>
              <w:rPr>
                <w:sz w:val="20"/>
              </w:rPr>
            </w:pPr>
          </w:p>
        </w:tc>
        <w:tc>
          <w:tcPr>
            <w:tcW w:w="990" w:type="dxa"/>
          </w:tcPr>
          <w:p w14:paraId="5759D6BC" w14:textId="77777777" w:rsidR="00E81AA7" w:rsidRDefault="00E81AA7" w:rsidP="00816966">
            <w:pPr>
              <w:pStyle w:val="TableParagraph"/>
              <w:rPr>
                <w:sz w:val="20"/>
              </w:rPr>
            </w:pPr>
          </w:p>
        </w:tc>
        <w:tc>
          <w:tcPr>
            <w:tcW w:w="3870" w:type="dxa"/>
          </w:tcPr>
          <w:p w14:paraId="2C8FCEB4" w14:textId="77777777" w:rsidR="00E81AA7" w:rsidRDefault="00E81AA7" w:rsidP="00816966">
            <w:pPr>
              <w:pStyle w:val="TableParagraph"/>
              <w:rPr>
                <w:sz w:val="20"/>
              </w:rPr>
            </w:pPr>
          </w:p>
        </w:tc>
      </w:tr>
      <w:tr w:rsidR="00E81AA7" w14:paraId="63644F6F" w14:textId="77777777" w:rsidTr="00816966">
        <w:trPr>
          <w:trHeight w:val="275"/>
        </w:trPr>
        <w:tc>
          <w:tcPr>
            <w:tcW w:w="677" w:type="dxa"/>
          </w:tcPr>
          <w:p w14:paraId="3868B5F0" w14:textId="77777777" w:rsidR="00E81AA7" w:rsidRDefault="00E81AA7" w:rsidP="00816966">
            <w:pPr>
              <w:pStyle w:val="TableParagraph"/>
              <w:rPr>
                <w:sz w:val="20"/>
              </w:rPr>
            </w:pPr>
          </w:p>
        </w:tc>
        <w:tc>
          <w:tcPr>
            <w:tcW w:w="1411" w:type="dxa"/>
          </w:tcPr>
          <w:p w14:paraId="241894E0" w14:textId="77777777" w:rsidR="00E81AA7" w:rsidRDefault="00E81AA7" w:rsidP="00816966">
            <w:pPr>
              <w:pStyle w:val="TableParagraph"/>
              <w:rPr>
                <w:sz w:val="20"/>
              </w:rPr>
            </w:pPr>
          </w:p>
        </w:tc>
        <w:tc>
          <w:tcPr>
            <w:tcW w:w="2160" w:type="dxa"/>
          </w:tcPr>
          <w:p w14:paraId="5E14234D" w14:textId="77777777" w:rsidR="00E81AA7" w:rsidRDefault="00E81AA7" w:rsidP="00816966">
            <w:pPr>
              <w:pStyle w:val="TableParagraph"/>
              <w:rPr>
                <w:sz w:val="20"/>
              </w:rPr>
            </w:pPr>
          </w:p>
        </w:tc>
        <w:tc>
          <w:tcPr>
            <w:tcW w:w="990" w:type="dxa"/>
          </w:tcPr>
          <w:p w14:paraId="459B1737" w14:textId="77777777" w:rsidR="00E81AA7" w:rsidRDefault="00E81AA7" w:rsidP="00816966">
            <w:pPr>
              <w:pStyle w:val="TableParagraph"/>
              <w:rPr>
                <w:sz w:val="20"/>
              </w:rPr>
            </w:pPr>
          </w:p>
        </w:tc>
        <w:tc>
          <w:tcPr>
            <w:tcW w:w="3870" w:type="dxa"/>
          </w:tcPr>
          <w:p w14:paraId="69D67571" w14:textId="77777777" w:rsidR="00E81AA7" w:rsidRDefault="00E81AA7" w:rsidP="00816966">
            <w:pPr>
              <w:pStyle w:val="TableParagraph"/>
              <w:rPr>
                <w:sz w:val="20"/>
              </w:rPr>
            </w:pPr>
          </w:p>
        </w:tc>
      </w:tr>
      <w:tr w:rsidR="00E81AA7" w14:paraId="041B0AF2" w14:textId="77777777" w:rsidTr="00816966">
        <w:trPr>
          <w:trHeight w:val="276"/>
        </w:trPr>
        <w:tc>
          <w:tcPr>
            <w:tcW w:w="677" w:type="dxa"/>
          </w:tcPr>
          <w:p w14:paraId="1A4837EF" w14:textId="77777777" w:rsidR="00E81AA7" w:rsidRDefault="00E81AA7" w:rsidP="00816966">
            <w:pPr>
              <w:pStyle w:val="TableParagraph"/>
              <w:rPr>
                <w:sz w:val="20"/>
              </w:rPr>
            </w:pPr>
          </w:p>
        </w:tc>
        <w:tc>
          <w:tcPr>
            <w:tcW w:w="1411" w:type="dxa"/>
          </w:tcPr>
          <w:p w14:paraId="5F9680CC" w14:textId="77777777" w:rsidR="00E81AA7" w:rsidRDefault="00E81AA7" w:rsidP="00816966">
            <w:pPr>
              <w:pStyle w:val="TableParagraph"/>
              <w:rPr>
                <w:sz w:val="20"/>
              </w:rPr>
            </w:pPr>
          </w:p>
        </w:tc>
        <w:tc>
          <w:tcPr>
            <w:tcW w:w="2160" w:type="dxa"/>
          </w:tcPr>
          <w:p w14:paraId="2BD7FC0F" w14:textId="77777777" w:rsidR="00E81AA7" w:rsidRDefault="00E81AA7" w:rsidP="00816966">
            <w:pPr>
              <w:pStyle w:val="TableParagraph"/>
              <w:rPr>
                <w:sz w:val="20"/>
              </w:rPr>
            </w:pPr>
          </w:p>
        </w:tc>
        <w:tc>
          <w:tcPr>
            <w:tcW w:w="990" w:type="dxa"/>
          </w:tcPr>
          <w:p w14:paraId="17ED9F26" w14:textId="77777777" w:rsidR="00E81AA7" w:rsidRDefault="00E81AA7" w:rsidP="00816966">
            <w:pPr>
              <w:pStyle w:val="TableParagraph"/>
              <w:rPr>
                <w:sz w:val="20"/>
              </w:rPr>
            </w:pPr>
          </w:p>
        </w:tc>
        <w:tc>
          <w:tcPr>
            <w:tcW w:w="3870" w:type="dxa"/>
          </w:tcPr>
          <w:p w14:paraId="11FF242A" w14:textId="77777777" w:rsidR="00E81AA7" w:rsidRDefault="00E81AA7" w:rsidP="00816966">
            <w:pPr>
              <w:pStyle w:val="TableParagraph"/>
              <w:rPr>
                <w:sz w:val="20"/>
              </w:rPr>
            </w:pPr>
          </w:p>
        </w:tc>
      </w:tr>
      <w:tr w:rsidR="00E81AA7" w14:paraId="1CF16C6B" w14:textId="77777777" w:rsidTr="00816966">
        <w:trPr>
          <w:trHeight w:val="275"/>
        </w:trPr>
        <w:tc>
          <w:tcPr>
            <w:tcW w:w="677" w:type="dxa"/>
          </w:tcPr>
          <w:p w14:paraId="1C7F956C" w14:textId="77777777" w:rsidR="00E81AA7" w:rsidRDefault="00E81AA7" w:rsidP="00816966">
            <w:pPr>
              <w:pStyle w:val="TableParagraph"/>
              <w:rPr>
                <w:sz w:val="20"/>
              </w:rPr>
            </w:pPr>
          </w:p>
        </w:tc>
        <w:tc>
          <w:tcPr>
            <w:tcW w:w="1411" w:type="dxa"/>
          </w:tcPr>
          <w:p w14:paraId="659409DA" w14:textId="77777777" w:rsidR="00E81AA7" w:rsidRDefault="00E81AA7" w:rsidP="00816966">
            <w:pPr>
              <w:pStyle w:val="TableParagraph"/>
              <w:rPr>
                <w:sz w:val="20"/>
              </w:rPr>
            </w:pPr>
          </w:p>
        </w:tc>
        <w:tc>
          <w:tcPr>
            <w:tcW w:w="2160" w:type="dxa"/>
          </w:tcPr>
          <w:p w14:paraId="7B4AE42E" w14:textId="77777777" w:rsidR="00E81AA7" w:rsidRDefault="00E81AA7" w:rsidP="00816966">
            <w:pPr>
              <w:pStyle w:val="TableParagraph"/>
              <w:rPr>
                <w:sz w:val="20"/>
              </w:rPr>
            </w:pPr>
          </w:p>
        </w:tc>
        <w:tc>
          <w:tcPr>
            <w:tcW w:w="990" w:type="dxa"/>
          </w:tcPr>
          <w:p w14:paraId="0320BFD0" w14:textId="77777777" w:rsidR="00E81AA7" w:rsidRDefault="00E81AA7" w:rsidP="00816966">
            <w:pPr>
              <w:pStyle w:val="TableParagraph"/>
              <w:rPr>
                <w:sz w:val="20"/>
              </w:rPr>
            </w:pPr>
          </w:p>
        </w:tc>
        <w:tc>
          <w:tcPr>
            <w:tcW w:w="3870" w:type="dxa"/>
          </w:tcPr>
          <w:p w14:paraId="1A6B2EDC" w14:textId="77777777" w:rsidR="00E81AA7" w:rsidRDefault="00E81AA7" w:rsidP="00816966">
            <w:pPr>
              <w:pStyle w:val="TableParagraph"/>
              <w:rPr>
                <w:sz w:val="20"/>
              </w:rPr>
            </w:pPr>
          </w:p>
        </w:tc>
      </w:tr>
      <w:tr w:rsidR="00E81AA7" w14:paraId="035F4E65" w14:textId="77777777" w:rsidTr="00816966">
        <w:trPr>
          <w:trHeight w:val="275"/>
        </w:trPr>
        <w:tc>
          <w:tcPr>
            <w:tcW w:w="677" w:type="dxa"/>
          </w:tcPr>
          <w:p w14:paraId="74D8FBB7" w14:textId="77777777" w:rsidR="00E81AA7" w:rsidRDefault="00E81AA7" w:rsidP="00816966">
            <w:pPr>
              <w:pStyle w:val="TableParagraph"/>
              <w:rPr>
                <w:sz w:val="20"/>
              </w:rPr>
            </w:pPr>
          </w:p>
        </w:tc>
        <w:tc>
          <w:tcPr>
            <w:tcW w:w="1411" w:type="dxa"/>
          </w:tcPr>
          <w:p w14:paraId="433D9A2F" w14:textId="77777777" w:rsidR="00E81AA7" w:rsidRDefault="00E81AA7" w:rsidP="00816966">
            <w:pPr>
              <w:pStyle w:val="TableParagraph"/>
              <w:rPr>
                <w:sz w:val="20"/>
              </w:rPr>
            </w:pPr>
          </w:p>
        </w:tc>
        <w:tc>
          <w:tcPr>
            <w:tcW w:w="2160" w:type="dxa"/>
          </w:tcPr>
          <w:p w14:paraId="2D50DCE9" w14:textId="77777777" w:rsidR="00E81AA7" w:rsidRDefault="00E81AA7" w:rsidP="00816966">
            <w:pPr>
              <w:pStyle w:val="TableParagraph"/>
              <w:rPr>
                <w:sz w:val="20"/>
              </w:rPr>
            </w:pPr>
          </w:p>
        </w:tc>
        <w:tc>
          <w:tcPr>
            <w:tcW w:w="990" w:type="dxa"/>
          </w:tcPr>
          <w:p w14:paraId="12379656" w14:textId="77777777" w:rsidR="00E81AA7" w:rsidRDefault="00E81AA7" w:rsidP="00816966">
            <w:pPr>
              <w:pStyle w:val="TableParagraph"/>
              <w:rPr>
                <w:sz w:val="20"/>
              </w:rPr>
            </w:pPr>
          </w:p>
        </w:tc>
        <w:tc>
          <w:tcPr>
            <w:tcW w:w="3870" w:type="dxa"/>
          </w:tcPr>
          <w:p w14:paraId="798F23DA" w14:textId="77777777" w:rsidR="00E81AA7" w:rsidRDefault="00E81AA7" w:rsidP="00816966">
            <w:pPr>
              <w:pStyle w:val="TableParagraph"/>
              <w:rPr>
                <w:sz w:val="20"/>
              </w:rPr>
            </w:pPr>
          </w:p>
        </w:tc>
      </w:tr>
      <w:tr w:rsidR="00E81AA7" w14:paraId="0F08BB60" w14:textId="77777777" w:rsidTr="00816966">
        <w:trPr>
          <w:trHeight w:val="276"/>
        </w:trPr>
        <w:tc>
          <w:tcPr>
            <w:tcW w:w="677" w:type="dxa"/>
          </w:tcPr>
          <w:p w14:paraId="7A4F3741" w14:textId="77777777" w:rsidR="00E81AA7" w:rsidRDefault="00E81AA7" w:rsidP="00816966">
            <w:pPr>
              <w:pStyle w:val="TableParagraph"/>
              <w:rPr>
                <w:sz w:val="20"/>
              </w:rPr>
            </w:pPr>
          </w:p>
        </w:tc>
        <w:tc>
          <w:tcPr>
            <w:tcW w:w="1411" w:type="dxa"/>
          </w:tcPr>
          <w:p w14:paraId="4C07AC27" w14:textId="77777777" w:rsidR="00E81AA7" w:rsidRDefault="00E81AA7" w:rsidP="00816966">
            <w:pPr>
              <w:pStyle w:val="TableParagraph"/>
              <w:rPr>
                <w:sz w:val="20"/>
              </w:rPr>
            </w:pPr>
          </w:p>
        </w:tc>
        <w:tc>
          <w:tcPr>
            <w:tcW w:w="2160" w:type="dxa"/>
          </w:tcPr>
          <w:p w14:paraId="5D64319A" w14:textId="77777777" w:rsidR="00E81AA7" w:rsidRDefault="00E81AA7" w:rsidP="00816966">
            <w:pPr>
              <w:pStyle w:val="TableParagraph"/>
              <w:rPr>
                <w:sz w:val="20"/>
              </w:rPr>
            </w:pPr>
          </w:p>
        </w:tc>
        <w:tc>
          <w:tcPr>
            <w:tcW w:w="990" w:type="dxa"/>
          </w:tcPr>
          <w:p w14:paraId="67CFCE30" w14:textId="77777777" w:rsidR="00E81AA7" w:rsidRDefault="00E81AA7" w:rsidP="00816966">
            <w:pPr>
              <w:pStyle w:val="TableParagraph"/>
              <w:rPr>
                <w:sz w:val="20"/>
              </w:rPr>
            </w:pPr>
          </w:p>
        </w:tc>
        <w:tc>
          <w:tcPr>
            <w:tcW w:w="3870" w:type="dxa"/>
          </w:tcPr>
          <w:p w14:paraId="2A260133" w14:textId="77777777" w:rsidR="00E81AA7" w:rsidRDefault="00E81AA7" w:rsidP="00816966">
            <w:pPr>
              <w:pStyle w:val="TableParagraph"/>
              <w:rPr>
                <w:sz w:val="20"/>
              </w:rPr>
            </w:pPr>
          </w:p>
        </w:tc>
      </w:tr>
      <w:tr w:rsidR="00E81AA7" w14:paraId="6A265278" w14:textId="77777777" w:rsidTr="00816966">
        <w:trPr>
          <w:trHeight w:val="275"/>
        </w:trPr>
        <w:tc>
          <w:tcPr>
            <w:tcW w:w="677" w:type="dxa"/>
          </w:tcPr>
          <w:p w14:paraId="5D090E0A" w14:textId="77777777" w:rsidR="00E81AA7" w:rsidRDefault="00E81AA7" w:rsidP="00816966">
            <w:pPr>
              <w:pStyle w:val="TableParagraph"/>
              <w:rPr>
                <w:sz w:val="20"/>
              </w:rPr>
            </w:pPr>
          </w:p>
        </w:tc>
        <w:tc>
          <w:tcPr>
            <w:tcW w:w="1411" w:type="dxa"/>
          </w:tcPr>
          <w:p w14:paraId="3F6C905E" w14:textId="77777777" w:rsidR="00E81AA7" w:rsidRDefault="00E81AA7" w:rsidP="00816966">
            <w:pPr>
              <w:pStyle w:val="TableParagraph"/>
              <w:rPr>
                <w:sz w:val="20"/>
              </w:rPr>
            </w:pPr>
          </w:p>
        </w:tc>
        <w:tc>
          <w:tcPr>
            <w:tcW w:w="2160" w:type="dxa"/>
          </w:tcPr>
          <w:p w14:paraId="42EB2DDB" w14:textId="77777777" w:rsidR="00E81AA7" w:rsidRDefault="00E81AA7" w:rsidP="00816966">
            <w:pPr>
              <w:pStyle w:val="TableParagraph"/>
              <w:rPr>
                <w:sz w:val="20"/>
              </w:rPr>
            </w:pPr>
          </w:p>
        </w:tc>
        <w:tc>
          <w:tcPr>
            <w:tcW w:w="990" w:type="dxa"/>
          </w:tcPr>
          <w:p w14:paraId="534AFDE1" w14:textId="77777777" w:rsidR="00E81AA7" w:rsidRDefault="00E81AA7" w:rsidP="00816966">
            <w:pPr>
              <w:pStyle w:val="TableParagraph"/>
              <w:rPr>
                <w:sz w:val="20"/>
              </w:rPr>
            </w:pPr>
          </w:p>
        </w:tc>
        <w:tc>
          <w:tcPr>
            <w:tcW w:w="3870" w:type="dxa"/>
          </w:tcPr>
          <w:p w14:paraId="7EFA79F9" w14:textId="77777777" w:rsidR="00E81AA7" w:rsidRDefault="00E81AA7" w:rsidP="00816966">
            <w:pPr>
              <w:pStyle w:val="TableParagraph"/>
              <w:rPr>
                <w:sz w:val="20"/>
              </w:rPr>
            </w:pPr>
          </w:p>
        </w:tc>
      </w:tr>
      <w:tr w:rsidR="00E81AA7" w14:paraId="469F05F9" w14:textId="77777777" w:rsidTr="00816966">
        <w:trPr>
          <w:trHeight w:val="275"/>
        </w:trPr>
        <w:tc>
          <w:tcPr>
            <w:tcW w:w="677" w:type="dxa"/>
          </w:tcPr>
          <w:p w14:paraId="5B36C01A" w14:textId="77777777" w:rsidR="00E81AA7" w:rsidRDefault="00E81AA7" w:rsidP="00816966">
            <w:pPr>
              <w:pStyle w:val="TableParagraph"/>
              <w:rPr>
                <w:sz w:val="20"/>
              </w:rPr>
            </w:pPr>
          </w:p>
        </w:tc>
        <w:tc>
          <w:tcPr>
            <w:tcW w:w="1411" w:type="dxa"/>
          </w:tcPr>
          <w:p w14:paraId="5E747E9C" w14:textId="77777777" w:rsidR="00E81AA7" w:rsidRDefault="00E81AA7" w:rsidP="00816966">
            <w:pPr>
              <w:pStyle w:val="TableParagraph"/>
              <w:rPr>
                <w:sz w:val="20"/>
              </w:rPr>
            </w:pPr>
          </w:p>
        </w:tc>
        <w:tc>
          <w:tcPr>
            <w:tcW w:w="2160" w:type="dxa"/>
          </w:tcPr>
          <w:p w14:paraId="362A065B" w14:textId="77777777" w:rsidR="00E81AA7" w:rsidRDefault="00E81AA7" w:rsidP="00816966">
            <w:pPr>
              <w:pStyle w:val="TableParagraph"/>
              <w:rPr>
                <w:sz w:val="20"/>
              </w:rPr>
            </w:pPr>
          </w:p>
        </w:tc>
        <w:tc>
          <w:tcPr>
            <w:tcW w:w="990" w:type="dxa"/>
          </w:tcPr>
          <w:p w14:paraId="0542A92E" w14:textId="77777777" w:rsidR="00E81AA7" w:rsidRDefault="00E81AA7" w:rsidP="00816966">
            <w:pPr>
              <w:pStyle w:val="TableParagraph"/>
              <w:rPr>
                <w:sz w:val="20"/>
              </w:rPr>
            </w:pPr>
          </w:p>
        </w:tc>
        <w:tc>
          <w:tcPr>
            <w:tcW w:w="3870" w:type="dxa"/>
          </w:tcPr>
          <w:p w14:paraId="6960EE33" w14:textId="77777777" w:rsidR="00E81AA7" w:rsidRDefault="00E81AA7" w:rsidP="00816966">
            <w:pPr>
              <w:pStyle w:val="TableParagraph"/>
              <w:rPr>
                <w:sz w:val="20"/>
              </w:rPr>
            </w:pPr>
          </w:p>
        </w:tc>
      </w:tr>
      <w:tr w:rsidR="00E81AA7" w14:paraId="10C7A9BA" w14:textId="77777777" w:rsidTr="00816966">
        <w:trPr>
          <w:trHeight w:val="276"/>
        </w:trPr>
        <w:tc>
          <w:tcPr>
            <w:tcW w:w="677" w:type="dxa"/>
          </w:tcPr>
          <w:p w14:paraId="5DB50D6D" w14:textId="77777777" w:rsidR="00E81AA7" w:rsidRDefault="00E81AA7" w:rsidP="00816966">
            <w:pPr>
              <w:pStyle w:val="TableParagraph"/>
              <w:rPr>
                <w:sz w:val="20"/>
              </w:rPr>
            </w:pPr>
          </w:p>
        </w:tc>
        <w:tc>
          <w:tcPr>
            <w:tcW w:w="1411" w:type="dxa"/>
          </w:tcPr>
          <w:p w14:paraId="05D104FD" w14:textId="77777777" w:rsidR="00E81AA7" w:rsidRDefault="00E81AA7" w:rsidP="00816966">
            <w:pPr>
              <w:pStyle w:val="TableParagraph"/>
              <w:rPr>
                <w:sz w:val="20"/>
              </w:rPr>
            </w:pPr>
          </w:p>
        </w:tc>
        <w:tc>
          <w:tcPr>
            <w:tcW w:w="2160" w:type="dxa"/>
          </w:tcPr>
          <w:p w14:paraId="3EB91116" w14:textId="77777777" w:rsidR="00E81AA7" w:rsidRDefault="00E81AA7" w:rsidP="00816966">
            <w:pPr>
              <w:pStyle w:val="TableParagraph"/>
              <w:rPr>
                <w:sz w:val="20"/>
              </w:rPr>
            </w:pPr>
          </w:p>
        </w:tc>
        <w:tc>
          <w:tcPr>
            <w:tcW w:w="990" w:type="dxa"/>
          </w:tcPr>
          <w:p w14:paraId="5CD15527" w14:textId="77777777" w:rsidR="00E81AA7" w:rsidRDefault="00E81AA7" w:rsidP="00816966">
            <w:pPr>
              <w:pStyle w:val="TableParagraph"/>
              <w:rPr>
                <w:sz w:val="20"/>
              </w:rPr>
            </w:pPr>
          </w:p>
        </w:tc>
        <w:tc>
          <w:tcPr>
            <w:tcW w:w="3870" w:type="dxa"/>
          </w:tcPr>
          <w:p w14:paraId="65BCA30A" w14:textId="77777777" w:rsidR="00E81AA7" w:rsidRDefault="00E81AA7" w:rsidP="00816966">
            <w:pPr>
              <w:pStyle w:val="TableParagraph"/>
              <w:rPr>
                <w:sz w:val="20"/>
              </w:rPr>
            </w:pPr>
          </w:p>
        </w:tc>
      </w:tr>
      <w:tr w:rsidR="00E81AA7" w14:paraId="75E06830" w14:textId="77777777" w:rsidTr="00816966">
        <w:trPr>
          <w:trHeight w:val="275"/>
        </w:trPr>
        <w:tc>
          <w:tcPr>
            <w:tcW w:w="677" w:type="dxa"/>
          </w:tcPr>
          <w:p w14:paraId="56C6F80C" w14:textId="77777777" w:rsidR="00E81AA7" w:rsidRDefault="00E81AA7" w:rsidP="00816966">
            <w:pPr>
              <w:pStyle w:val="TableParagraph"/>
              <w:rPr>
                <w:sz w:val="20"/>
              </w:rPr>
            </w:pPr>
          </w:p>
        </w:tc>
        <w:tc>
          <w:tcPr>
            <w:tcW w:w="1411" w:type="dxa"/>
          </w:tcPr>
          <w:p w14:paraId="2A26B608" w14:textId="77777777" w:rsidR="00E81AA7" w:rsidRDefault="00E81AA7" w:rsidP="00816966">
            <w:pPr>
              <w:pStyle w:val="TableParagraph"/>
              <w:rPr>
                <w:sz w:val="20"/>
              </w:rPr>
            </w:pPr>
          </w:p>
        </w:tc>
        <w:tc>
          <w:tcPr>
            <w:tcW w:w="2160" w:type="dxa"/>
          </w:tcPr>
          <w:p w14:paraId="2A222A4C" w14:textId="77777777" w:rsidR="00E81AA7" w:rsidRDefault="00E81AA7" w:rsidP="00816966">
            <w:pPr>
              <w:pStyle w:val="TableParagraph"/>
              <w:rPr>
                <w:sz w:val="20"/>
              </w:rPr>
            </w:pPr>
          </w:p>
        </w:tc>
        <w:tc>
          <w:tcPr>
            <w:tcW w:w="990" w:type="dxa"/>
          </w:tcPr>
          <w:p w14:paraId="7BBD73D5" w14:textId="77777777" w:rsidR="00E81AA7" w:rsidRDefault="00E81AA7" w:rsidP="00816966">
            <w:pPr>
              <w:pStyle w:val="TableParagraph"/>
              <w:rPr>
                <w:sz w:val="20"/>
              </w:rPr>
            </w:pPr>
          </w:p>
        </w:tc>
        <w:tc>
          <w:tcPr>
            <w:tcW w:w="3870" w:type="dxa"/>
          </w:tcPr>
          <w:p w14:paraId="2E11A47F" w14:textId="77777777" w:rsidR="00E81AA7" w:rsidRDefault="00E81AA7" w:rsidP="00816966">
            <w:pPr>
              <w:pStyle w:val="TableParagraph"/>
              <w:rPr>
                <w:sz w:val="20"/>
              </w:rPr>
            </w:pPr>
          </w:p>
        </w:tc>
      </w:tr>
      <w:tr w:rsidR="00E81AA7" w14:paraId="27D33FFB" w14:textId="77777777" w:rsidTr="00816966">
        <w:trPr>
          <w:trHeight w:val="275"/>
        </w:trPr>
        <w:tc>
          <w:tcPr>
            <w:tcW w:w="677" w:type="dxa"/>
          </w:tcPr>
          <w:p w14:paraId="3D09E14A" w14:textId="77777777" w:rsidR="00E81AA7" w:rsidRDefault="00E81AA7" w:rsidP="00816966">
            <w:pPr>
              <w:pStyle w:val="TableParagraph"/>
              <w:rPr>
                <w:sz w:val="20"/>
              </w:rPr>
            </w:pPr>
          </w:p>
        </w:tc>
        <w:tc>
          <w:tcPr>
            <w:tcW w:w="1411" w:type="dxa"/>
          </w:tcPr>
          <w:p w14:paraId="3F14A46E" w14:textId="77777777" w:rsidR="00E81AA7" w:rsidRDefault="00E81AA7" w:rsidP="00816966">
            <w:pPr>
              <w:pStyle w:val="TableParagraph"/>
              <w:rPr>
                <w:sz w:val="20"/>
              </w:rPr>
            </w:pPr>
          </w:p>
        </w:tc>
        <w:tc>
          <w:tcPr>
            <w:tcW w:w="2160" w:type="dxa"/>
          </w:tcPr>
          <w:p w14:paraId="15F4F3EB" w14:textId="77777777" w:rsidR="00E81AA7" w:rsidRDefault="00E81AA7" w:rsidP="00816966">
            <w:pPr>
              <w:pStyle w:val="TableParagraph"/>
              <w:rPr>
                <w:sz w:val="20"/>
              </w:rPr>
            </w:pPr>
          </w:p>
        </w:tc>
        <w:tc>
          <w:tcPr>
            <w:tcW w:w="990" w:type="dxa"/>
          </w:tcPr>
          <w:p w14:paraId="713E3DAF" w14:textId="77777777" w:rsidR="00E81AA7" w:rsidRDefault="00E81AA7" w:rsidP="00816966">
            <w:pPr>
              <w:pStyle w:val="TableParagraph"/>
              <w:rPr>
                <w:sz w:val="20"/>
              </w:rPr>
            </w:pPr>
          </w:p>
        </w:tc>
        <w:tc>
          <w:tcPr>
            <w:tcW w:w="3870" w:type="dxa"/>
          </w:tcPr>
          <w:p w14:paraId="7BD14F11" w14:textId="77777777" w:rsidR="00E81AA7" w:rsidRDefault="00E81AA7" w:rsidP="00816966">
            <w:pPr>
              <w:pStyle w:val="TableParagraph"/>
              <w:rPr>
                <w:sz w:val="20"/>
              </w:rPr>
            </w:pPr>
          </w:p>
        </w:tc>
      </w:tr>
      <w:tr w:rsidR="00E81AA7" w14:paraId="1402AD03" w14:textId="77777777" w:rsidTr="00816966">
        <w:trPr>
          <w:trHeight w:val="276"/>
        </w:trPr>
        <w:tc>
          <w:tcPr>
            <w:tcW w:w="677" w:type="dxa"/>
          </w:tcPr>
          <w:p w14:paraId="6E4A3CF3" w14:textId="77777777" w:rsidR="00E81AA7" w:rsidRDefault="00E81AA7" w:rsidP="00816966">
            <w:pPr>
              <w:pStyle w:val="TableParagraph"/>
              <w:rPr>
                <w:sz w:val="20"/>
              </w:rPr>
            </w:pPr>
          </w:p>
        </w:tc>
        <w:tc>
          <w:tcPr>
            <w:tcW w:w="1411" w:type="dxa"/>
          </w:tcPr>
          <w:p w14:paraId="31111C08" w14:textId="77777777" w:rsidR="00E81AA7" w:rsidRDefault="00E81AA7" w:rsidP="00816966">
            <w:pPr>
              <w:pStyle w:val="TableParagraph"/>
              <w:rPr>
                <w:sz w:val="20"/>
              </w:rPr>
            </w:pPr>
          </w:p>
        </w:tc>
        <w:tc>
          <w:tcPr>
            <w:tcW w:w="2160" w:type="dxa"/>
          </w:tcPr>
          <w:p w14:paraId="786D2C27" w14:textId="77777777" w:rsidR="00E81AA7" w:rsidRDefault="00E81AA7" w:rsidP="00816966">
            <w:pPr>
              <w:pStyle w:val="TableParagraph"/>
              <w:rPr>
                <w:sz w:val="20"/>
              </w:rPr>
            </w:pPr>
          </w:p>
        </w:tc>
        <w:tc>
          <w:tcPr>
            <w:tcW w:w="990" w:type="dxa"/>
          </w:tcPr>
          <w:p w14:paraId="0F43DECA" w14:textId="77777777" w:rsidR="00E81AA7" w:rsidRDefault="00E81AA7" w:rsidP="00816966">
            <w:pPr>
              <w:pStyle w:val="TableParagraph"/>
              <w:rPr>
                <w:sz w:val="20"/>
              </w:rPr>
            </w:pPr>
          </w:p>
        </w:tc>
        <w:tc>
          <w:tcPr>
            <w:tcW w:w="3870" w:type="dxa"/>
          </w:tcPr>
          <w:p w14:paraId="39C6A05C" w14:textId="77777777" w:rsidR="00E81AA7" w:rsidRDefault="00E81AA7" w:rsidP="00816966">
            <w:pPr>
              <w:pStyle w:val="TableParagraph"/>
              <w:rPr>
                <w:sz w:val="20"/>
              </w:rPr>
            </w:pPr>
          </w:p>
        </w:tc>
      </w:tr>
      <w:tr w:rsidR="00E81AA7" w14:paraId="697A9BEA" w14:textId="77777777" w:rsidTr="00816966">
        <w:trPr>
          <w:trHeight w:val="275"/>
        </w:trPr>
        <w:tc>
          <w:tcPr>
            <w:tcW w:w="677" w:type="dxa"/>
          </w:tcPr>
          <w:p w14:paraId="45B3F96C" w14:textId="77777777" w:rsidR="00E81AA7" w:rsidRDefault="00E81AA7" w:rsidP="00816966">
            <w:pPr>
              <w:pStyle w:val="TableParagraph"/>
              <w:rPr>
                <w:sz w:val="20"/>
              </w:rPr>
            </w:pPr>
          </w:p>
        </w:tc>
        <w:tc>
          <w:tcPr>
            <w:tcW w:w="1411" w:type="dxa"/>
          </w:tcPr>
          <w:p w14:paraId="247479F4" w14:textId="77777777" w:rsidR="00E81AA7" w:rsidRDefault="00E81AA7" w:rsidP="00816966">
            <w:pPr>
              <w:pStyle w:val="TableParagraph"/>
              <w:rPr>
                <w:sz w:val="20"/>
              </w:rPr>
            </w:pPr>
          </w:p>
        </w:tc>
        <w:tc>
          <w:tcPr>
            <w:tcW w:w="2160" w:type="dxa"/>
          </w:tcPr>
          <w:p w14:paraId="237757B0" w14:textId="77777777" w:rsidR="00E81AA7" w:rsidRDefault="00E81AA7" w:rsidP="00816966">
            <w:pPr>
              <w:pStyle w:val="TableParagraph"/>
              <w:rPr>
                <w:sz w:val="20"/>
              </w:rPr>
            </w:pPr>
          </w:p>
        </w:tc>
        <w:tc>
          <w:tcPr>
            <w:tcW w:w="990" w:type="dxa"/>
          </w:tcPr>
          <w:p w14:paraId="346BD0CE" w14:textId="77777777" w:rsidR="00E81AA7" w:rsidRDefault="00E81AA7" w:rsidP="00816966">
            <w:pPr>
              <w:pStyle w:val="TableParagraph"/>
              <w:rPr>
                <w:sz w:val="20"/>
              </w:rPr>
            </w:pPr>
          </w:p>
        </w:tc>
        <w:tc>
          <w:tcPr>
            <w:tcW w:w="3870" w:type="dxa"/>
          </w:tcPr>
          <w:p w14:paraId="27364ED2" w14:textId="77777777" w:rsidR="00E81AA7" w:rsidRDefault="00E81AA7" w:rsidP="00816966">
            <w:pPr>
              <w:pStyle w:val="TableParagraph"/>
              <w:rPr>
                <w:sz w:val="20"/>
              </w:rPr>
            </w:pPr>
          </w:p>
        </w:tc>
      </w:tr>
      <w:tr w:rsidR="00E81AA7" w14:paraId="6856EA4A" w14:textId="77777777" w:rsidTr="00816966">
        <w:trPr>
          <w:trHeight w:val="275"/>
        </w:trPr>
        <w:tc>
          <w:tcPr>
            <w:tcW w:w="677" w:type="dxa"/>
          </w:tcPr>
          <w:p w14:paraId="1FBC40BE" w14:textId="77777777" w:rsidR="00E81AA7" w:rsidRDefault="00E81AA7" w:rsidP="00816966">
            <w:pPr>
              <w:pStyle w:val="TableParagraph"/>
              <w:rPr>
                <w:sz w:val="20"/>
              </w:rPr>
            </w:pPr>
          </w:p>
        </w:tc>
        <w:tc>
          <w:tcPr>
            <w:tcW w:w="1411" w:type="dxa"/>
          </w:tcPr>
          <w:p w14:paraId="140C7F9C" w14:textId="77777777" w:rsidR="00E81AA7" w:rsidRDefault="00E81AA7" w:rsidP="00816966">
            <w:pPr>
              <w:pStyle w:val="TableParagraph"/>
              <w:rPr>
                <w:sz w:val="20"/>
              </w:rPr>
            </w:pPr>
          </w:p>
        </w:tc>
        <w:tc>
          <w:tcPr>
            <w:tcW w:w="2160" w:type="dxa"/>
          </w:tcPr>
          <w:p w14:paraId="3E883B32" w14:textId="77777777" w:rsidR="00E81AA7" w:rsidRDefault="00E81AA7" w:rsidP="00816966">
            <w:pPr>
              <w:pStyle w:val="TableParagraph"/>
              <w:rPr>
                <w:sz w:val="20"/>
              </w:rPr>
            </w:pPr>
          </w:p>
        </w:tc>
        <w:tc>
          <w:tcPr>
            <w:tcW w:w="990" w:type="dxa"/>
          </w:tcPr>
          <w:p w14:paraId="0B53B77F" w14:textId="77777777" w:rsidR="00E81AA7" w:rsidRDefault="00E81AA7" w:rsidP="00816966">
            <w:pPr>
              <w:pStyle w:val="TableParagraph"/>
              <w:rPr>
                <w:sz w:val="20"/>
              </w:rPr>
            </w:pPr>
          </w:p>
        </w:tc>
        <w:tc>
          <w:tcPr>
            <w:tcW w:w="3870" w:type="dxa"/>
          </w:tcPr>
          <w:p w14:paraId="25B33DCF" w14:textId="77777777" w:rsidR="00E81AA7" w:rsidRDefault="00E81AA7" w:rsidP="00816966">
            <w:pPr>
              <w:pStyle w:val="TableParagraph"/>
              <w:rPr>
                <w:sz w:val="20"/>
              </w:rPr>
            </w:pPr>
          </w:p>
        </w:tc>
      </w:tr>
      <w:tr w:rsidR="00E81AA7" w14:paraId="58DEF3E7" w14:textId="77777777" w:rsidTr="00816966">
        <w:trPr>
          <w:trHeight w:val="276"/>
        </w:trPr>
        <w:tc>
          <w:tcPr>
            <w:tcW w:w="677" w:type="dxa"/>
          </w:tcPr>
          <w:p w14:paraId="69670CA5" w14:textId="77777777" w:rsidR="00E81AA7" w:rsidRDefault="00E81AA7" w:rsidP="00816966">
            <w:pPr>
              <w:pStyle w:val="TableParagraph"/>
              <w:rPr>
                <w:sz w:val="20"/>
              </w:rPr>
            </w:pPr>
          </w:p>
        </w:tc>
        <w:tc>
          <w:tcPr>
            <w:tcW w:w="1411" w:type="dxa"/>
          </w:tcPr>
          <w:p w14:paraId="315D0822" w14:textId="77777777" w:rsidR="00E81AA7" w:rsidRDefault="00E81AA7" w:rsidP="00816966">
            <w:pPr>
              <w:pStyle w:val="TableParagraph"/>
              <w:rPr>
                <w:sz w:val="20"/>
              </w:rPr>
            </w:pPr>
          </w:p>
        </w:tc>
        <w:tc>
          <w:tcPr>
            <w:tcW w:w="2160" w:type="dxa"/>
          </w:tcPr>
          <w:p w14:paraId="590DD34C" w14:textId="77777777" w:rsidR="00E81AA7" w:rsidRDefault="00E81AA7" w:rsidP="00816966">
            <w:pPr>
              <w:pStyle w:val="TableParagraph"/>
              <w:rPr>
                <w:sz w:val="20"/>
              </w:rPr>
            </w:pPr>
          </w:p>
        </w:tc>
        <w:tc>
          <w:tcPr>
            <w:tcW w:w="990" w:type="dxa"/>
          </w:tcPr>
          <w:p w14:paraId="026FE760" w14:textId="77777777" w:rsidR="00E81AA7" w:rsidRDefault="00E81AA7" w:rsidP="00816966">
            <w:pPr>
              <w:pStyle w:val="TableParagraph"/>
              <w:rPr>
                <w:sz w:val="20"/>
              </w:rPr>
            </w:pPr>
          </w:p>
        </w:tc>
        <w:tc>
          <w:tcPr>
            <w:tcW w:w="3870" w:type="dxa"/>
          </w:tcPr>
          <w:p w14:paraId="1A0BFC68" w14:textId="77777777" w:rsidR="00E81AA7" w:rsidRDefault="00E81AA7" w:rsidP="00816966">
            <w:pPr>
              <w:pStyle w:val="TableParagraph"/>
              <w:rPr>
                <w:sz w:val="20"/>
              </w:rPr>
            </w:pPr>
          </w:p>
        </w:tc>
      </w:tr>
      <w:tr w:rsidR="00E81AA7" w14:paraId="443B0758" w14:textId="77777777" w:rsidTr="00816966">
        <w:trPr>
          <w:trHeight w:val="275"/>
        </w:trPr>
        <w:tc>
          <w:tcPr>
            <w:tcW w:w="677" w:type="dxa"/>
          </w:tcPr>
          <w:p w14:paraId="7C3FD8C1" w14:textId="77777777" w:rsidR="00E81AA7" w:rsidRDefault="00E81AA7" w:rsidP="00816966">
            <w:pPr>
              <w:pStyle w:val="TableParagraph"/>
              <w:rPr>
                <w:sz w:val="20"/>
              </w:rPr>
            </w:pPr>
          </w:p>
        </w:tc>
        <w:tc>
          <w:tcPr>
            <w:tcW w:w="1411" w:type="dxa"/>
          </w:tcPr>
          <w:p w14:paraId="386B5D46" w14:textId="77777777" w:rsidR="00E81AA7" w:rsidRDefault="00E81AA7" w:rsidP="00816966">
            <w:pPr>
              <w:pStyle w:val="TableParagraph"/>
              <w:rPr>
                <w:sz w:val="20"/>
              </w:rPr>
            </w:pPr>
          </w:p>
        </w:tc>
        <w:tc>
          <w:tcPr>
            <w:tcW w:w="2160" w:type="dxa"/>
          </w:tcPr>
          <w:p w14:paraId="09E61555" w14:textId="77777777" w:rsidR="00E81AA7" w:rsidRDefault="00E81AA7" w:rsidP="00816966">
            <w:pPr>
              <w:pStyle w:val="TableParagraph"/>
              <w:rPr>
                <w:sz w:val="20"/>
              </w:rPr>
            </w:pPr>
          </w:p>
        </w:tc>
        <w:tc>
          <w:tcPr>
            <w:tcW w:w="990" w:type="dxa"/>
          </w:tcPr>
          <w:p w14:paraId="5ACD1B9E" w14:textId="77777777" w:rsidR="00E81AA7" w:rsidRDefault="00E81AA7" w:rsidP="00816966">
            <w:pPr>
              <w:pStyle w:val="TableParagraph"/>
              <w:rPr>
                <w:sz w:val="20"/>
              </w:rPr>
            </w:pPr>
          </w:p>
        </w:tc>
        <w:tc>
          <w:tcPr>
            <w:tcW w:w="3870" w:type="dxa"/>
          </w:tcPr>
          <w:p w14:paraId="09A97004" w14:textId="77777777" w:rsidR="00E81AA7" w:rsidRDefault="00E81AA7" w:rsidP="00816966">
            <w:pPr>
              <w:pStyle w:val="TableParagraph"/>
              <w:rPr>
                <w:sz w:val="20"/>
              </w:rPr>
            </w:pPr>
          </w:p>
        </w:tc>
      </w:tr>
      <w:tr w:rsidR="00E81AA7" w14:paraId="270170F6" w14:textId="77777777" w:rsidTr="00816966">
        <w:trPr>
          <w:trHeight w:val="275"/>
        </w:trPr>
        <w:tc>
          <w:tcPr>
            <w:tcW w:w="677" w:type="dxa"/>
          </w:tcPr>
          <w:p w14:paraId="27959629" w14:textId="77777777" w:rsidR="00E81AA7" w:rsidRDefault="00E81AA7" w:rsidP="00816966">
            <w:pPr>
              <w:pStyle w:val="TableParagraph"/>
              <w:rPr>
                <w:sz w:val="20"/>
              </w:rPr>
            </w:pPr>
          </w:p>
        </w:tc>
        <w:tc>
          <w:tcPr>
            <w:tcW w:w="1411" w:type="dxa"/>
          </w:tcPr>
          <w:p w14:paraId="30AE588B" w14:textId="77777777" w:rsidR="00E81AA7" w:rsidRDefault="00E81AA7" w:rsidP="00816966">
            <w:pPr>
              <w:pStyle w:val="TableParagraph"/>
              <w:rPr>
                <w:sz w:val="20"/>
              </w:rPr>
            </w:pPr>
          </w:p>
        </w:tc>
        <w:tc>
          <w:tcPr>
            <w:tcW w:w="2160" w:type="dxa"/>
          </w:tcPr>
          <w:p w14:paraId="2B87A86F" w14:textId="77777777" w:rsidR="00E81AA7" w:rsidRDefault="00E81AA7" w:rsidP="00816966">
            <w:pPr>
              <w:pStyle w:val="TableParagraph"/>
              <w:rPr>
                <w:sz w:val="20"/>
              </w:rPr>
            </w:pPr>
          </w:p>
        </w:tc>
        <w:tc>
          <w:tcPr>
            <w:tcW w:w="990" w:type="dxa"/>
          </w:tcPr>
          <w:p w14:paraId="0E557F4C" w14:textId="77777777" w:rsidR="00E81AA7" w:rsidRDefault="00E81AA7" w:rsidP="00816966">
            <w:pPr>
              <w:pStyle w:val="TableParagraph"/>
              <w:rPr>
                <w:sz w:val="20"/>
              </w:rPr>
            </w:pPr>
          </w:p>
        </w:tc>
        <w:tc>
          <w:tcPr>
            <w:tcW w:w="3870" w:type="dxa"/>
          </w:tcPr>
          <w:p w14:paraId="01013957" w14:textId="77777777" w:rsidR="00E81AA7" w:rsidRDefault="00E81AA7" w:rsidP="00816966">
            <w:pPr>
              <w:pStyle w:val="TableParagraph"/>
              <w:rPr>
                <w:sz w:val="20"/>
              </w:rPr>
            </w:pPr>
          </w:p>
        </w:tc>
      </w:tr>
      <w:tr w:rsidR="00E81AA7" w14:paraId="2D714539" w14:textId="77777777" w:rsidTr="00816966">
        <w:trPr>
          <w:trHeight w:val="276"/>
        </w:trPr>
        <w:tc>
          <w:tcPr>
            <w:tcW w:w="677" w:type="dxa"/>
          </w:tcPr>
          <w:p w14:paraId="7D57433D" w14:textId="77777777" w:rsidR="00E81AA7" w:rsidRDefault="00E81AA7" w:rsidP="00816966">
            <w:pPr>
              <w:pStyle w:val="TableParagraph"/>
              <w:rPr>
                <w:sz w:val="20"/>
              </w:rPr>
            </w:pPr>
          </w:p>
        </w:tc>
        <w:tc>
          <w:tcPr>
            <w:tcW w:w="1411" w:type="dxa"/>
          </w:tcPr>
          <w:p w14:paraId="17BB7782" w14:textId="77777777" w:rsidR="00E81AA7" w:rsidRDefault="00E81AA7" w:rsidP="00816966">
            <w:pPr>
              <w:pStyle w:val="TableParagraph"/>
              <w:rPr>
                <w:sz w:val="20"/>
              </w:rPr>
            </w:pPr>
          </w:p>
        </w:tc>
        <w:tc>
          <w:tcPr>
            <w:tcW w:w="2160" w:type="dxa"/>
          </w:tcPr>
          <w:p w14:paraId="0DE46728" w14:textId="77777777" w:rsidR="00E81AA7" w:rsidRDefault="00E81AA7" w:rsidP="00816966">
            <w:pPr>
              <w:pStyle w:val="TableParagraph"/>
              <w:rPr>
                <w:sz w:val="20"/>
              </w:rPr>
            </w:pPr>
          </w:p>
        </w:tc>
        <w:tc>
          <w:tcPr>
            <w:tcW w:w="990" w:type="dxa"/>
          </w:tcPr>
          <w:p w14:paraId="0E563477" w14:textId="77777777" w:rsidR="00E81AA7" w:rsidRDefault="00E81AA7" w:rsidP="00816966">
            <w:pPr>
              <w:pStyle w:val="TableParagraph"/>
              <w:rPr>
                <w:sz w:val="20"/>
              </w:rPr>
            </w:pPr>
          </w:p>
        </w:tc>
        <w:tc>
          <w:tcPr>
            <w:tcW w:w="3870" w:type="dxa"/>
          </w:tcPr>
          <w:p w14:paraId="1C275EEC" w14:textId="77777777" w:rsidR="00E81AA7" w:rsidRDefault="00E81AA7" w:rsidP="00816966">
            <w:pPr>
              <w:pStyle w:val="TableParagraph"/>
              <w:rPr>
                <w:sz w:val="20"/>
              </w:rPr>
            </w:pPr>
          </w:p>
        </w:tc>
      </w:tr>
      <w:tr w:rsidR="00E81AA7" w14:paraId="37F3A967" w14:textId="77777777" w:rsidTr="00816966">
        <w:trPr>
          <w:trHeight w:val="275"/>
        </w:trPr>
        <w:tc>
          <w:tcPr>
            <w:tcW w:w="677" w:type="dxa"/>
          </w:tcPr>
          <w:p w14:paraId="6D796C1A" w14:textId="77777777" w:rsidR="00E81AA7" w:rsidRDefault="00E81AA7" w:rsidP="00816966">
            <w:pPr>
              <w:pStyle w:val="TableParagraph"/>
              <w:rPr>
                <w:sz w:val="20"/>
              </w:rPr>
            </w:pPr>
          </w:p>
        </w:tc>
        <w:tc>
          <w:tcPr>
            <w:tcW w:w="1411" w:type="dxa"/>
          </w:tcPr>
          <w:p w14:paraId="66351DD3" w14:textId="77777777" w:rsidR="00E81AA7" w:rsidRDefault="00E81AA7" w:rsidP="00816966">
            <w:pPr>
              <w:pStyle w:val="TableParagraph"/>
              <w:rPr>
                <w:sz w:val="20"/>
              </w:rPr>
            </w:pPr>
          </w:p>
        </w:tc>
        <w:tc>
          <w:tcPr>
            <w:tcW w:w="2160" w:type="dxa"/>
          </w:tcPr>
          <w:p w14:paraId="1EC61593" w14:textId="77777777" w:rsidR="00E81AA7" w:rsidRDefault="00E81AA7" w:rsidP="00816966">
            <w:pPr>
              <w:pStyle w:val="TableParagraph"/>
              <w:rPr>
                <w:sz w:val="20"/>
              </w:rPr>
            </w:pPr>
          </w:p>
        </w:tc>
        <w:tc>
          <w:tcPr>
            <w:tcW w:w="990" w:type="dxa"/>
          </w:tcPr>
          <w:p w14:paraId="30366DCA" w14:textId="77777777" w:rsidR="00E81AA7" w:rsidRDefault="00E81AA7" w:rsidP="00816966">
            <w:pPr>
              <w:pStyle w:val="TableParagraph"/>
              <w:rPr>
                <w:sz w:val="20"/>
              </w:rPr>
            </w:pPr>
          </w:p>
        </w:tc>
        <w:tc>
          <w:tcPr>
            <w:tcW w:w="3870" w:type="dxa"/>
          </w:tcPr>
          <w:p w14:paraId="331E9981" w14:textId="77777777" w:rsidR="00E81AA7" w:rsidRDefault="00E81AA7" w:rsidP="00816966">
            <w:pPr>
              <w:pStyle w:val="TableParagraph"/>
              <w:rPr>
                <w:sz w:val="20"/>
              </w:rPr>
            </w:pPr>
          </w:p>
        </w:tc>
      </w:tr>
      <w:tr w:rsidR="00E81AA7" w14:paraId="0CB3EEB0" w14:textId="77777777" w:rsidTr="00816966">
        <w:trPr>
          <w:trHeight w:val="275"/>
        </w:trPr>
        <w:tc>
          <w:tcPr>
            <w:tcW w:w="677" w:type="dxa"/>
          </w:tcPr>
          <w:p w14:paraId="19B6AF75" w14:textId="77777777" w:rsidR="00E81AA7" w:rsidRDefault="00E81AA7" w:rsidP="00816966">
            <w:pPr>
              <w:pStyle w:val="TableParagraph"/>
              <w:rPr>
                <w:sz w:val="20"/>
              </w:rPr>
            </w:pPr>
          </w:p>
        </w:tc>
        <w:tc>
          <w:tcPr>
            <w:tcW w:w="1411" w:type="dxa"/>
          </w:tcPr>
          <w:p w14:paraId="1075E995" w14:textId="77777777" w:rsidR="00E81AA7" w:rsidRDefault="00E81AA7" w:rsidP="00816966">
            <w:pPr>
              <w:pStyle w:val="TableParagraph"/>
              <w:rPr>
                <w:sz w:val="20"/>
              </w:rPr>
            </w:pPr>
          </w:p>
        </w:tc>
        <w:tc>
          <w:tcPr>
            <w:tcW w:w="2160" w:type="dxa"/>
          </w:tcPr>
          <w:p w14:paraId="168EB6F3" w14:textId="77777777" w:rsidR="00E81AA7" w:rsidRDefault="00E81AA7" w:rsidP="00816966">
            <w:pPr>
              <w:pStyle w:val="TableParagraph"/>
              <w:rPr>
                <w:sz w:val="20"/>
              </w:rPr>
            </w:pPr>
          </w:p>
        </w:tc>
        <w:tc>
          <w:tcPr>
            <w:tcW w:w="990" w:type="dxa"/>
          </w:tcPr>
          <w:p w14:paraId="7C0D3621" w14:textId="77777777" w:rsidR="00E81AA7" w:rsidRDefault="00E81AA7" w:rsidP="00816966">
            <w:pPr>
              <w:pStyle w:val="TableParagraph"/>
              <w:rPr>
                <w:sz w:val="20"/>
              </w:rPr>
            </w:pPr>
          </w:p>
        </w:tc>
        <w:tc>
          <w:tcPr>
            <w:tcW w:w="3870" w:type="dxa"/>
          </w:tcPr>
          <w:p w14:paraId="21E2967D" w14:textId="77777777" w:rsidR="00E81AA7" w:rsidRDefault="00E81AA7" w:rsidP="00816966">
            <w:pPr>
              <w:pStyle w:val="TableParagraph"/>
              <w:rPr>
                <w:sz w:val="20"/>
              </w:rPr>
            </w:pPr>
          </w:p>
        </w:tc>
      </w:tr>
      <w:tr w:rsidR="00E81AA7" w14:paraId="1D0AEE53" w14:textId="77777777" w:rsidTr="00816966">
        <w:trPr>
          <w:trHeight w:val="276"/>
        </w:trPr>
        <w:tc>
          <w:tcPr>
            <w:tcW w:w="677" w:type="dxa"/>
          </w:tcPr>
          <w:p w14:paraId="6DD88F08" w14:textId="77777777" w:rsidR="00E81AA7" w:rsidRDefault="00E81AA7" w:rsidP="00816966">
            <w:pPr>
              <w:pStyle w:val="TableParagraph"/>
              <w:rPr>
                <w:sz w:val="20"/>
              </w:rPr>
            </w:pPr>
          </w:p>
        </w:tc>
        <w:tc>
          <w:tcPr>
            <w:tcW w:w="1411" w:type="dxa"/>
          </w:tcPr>
          <w:p w14:paraId="27F40F7B" w14:textId="77777777" w:rsidR="00E81AA7" w:rsidRDefault="00E81AA7" w:rsidP="00816966">
            <w:pPr>
              <w:pStyle w:val="TableParagraph"/>
              <w:rPr>
                <w:sz w:val="20"/>
              </w:rPr>
            </w:pPr>
          </w:p>
        </w:tc>
        <w:tc>
          <w:tcPr>
            <w:tcW w:w="2160" w:type="dxa"/>
          </w:tcPr>
          <w:p w14:paraId="5902B8F9" w14:textId="77777777" w:rsidR="00E81AA7" w:rsidRDefault="00E81AA7" w:rsidP="00816966">
            <w:pPr>
              <w:pStyle w:val="TableParagraph"/>
              <w:rPr>
                <w:sz w:val="20"/>
              </w:rPr>
            </w:pPr>
          </w:p>
        </w:tc>
        <w:tc>
          <w:tcPr>
            <w:tcW w:w="990" w:type="dxa"/>
          </w:tcPr>
          <w:p w14:paraId="587F19BF" w14:textId="77777777" w:rsidR="00E81AA7" w:rsidRDefault="00E81AA7" w:rsidP="00816966">
            <w:pPr>
              <w:pStyle w:val="TableParagraph"/>
              <w:rPr>
                <w:sz w:val="20"/>
              </w:rPr>
            </w:pPr>
          </w:p>
        </w:tc>
        <w:tc>
          <w:tcPr>
            <w:tcW w:w="3870" w:type="dxa"/>
          </w:tcPr>
          <w:p w14:paraId="1F0BA6CE" w14:textId="77777777" w:rsidR="00E81AA7" w:rsidRDefault="00E81AA7" w:rsidP="00816966">
            <w:pPr>
              <w:pStyle w:val="TableParagraph"/>
              <w:rPr>
                <w:sz w:val="20"/>
              </w:rPr>
            </w:pPr>
          </w:p>
        </w:tc>
      </w:tr>
    </w:tbl>
    <w:p w14:paraId="4765B68D" w14:textId="77777777" w:rsidR="00E81AA7" w:rsidRDefault="00E81AA7" w:rsidP="00E81AA7">
      <w:pPr>
        <w:pStyle w:val="BodyText"/>
        <w:spacing w:before="6"/>
        <w:rPr>
          <w:b/>
          <w:sz w:val="16"/>
        </w:rPr>
      </w:pPr>
    </w:p>
    <w:p w14:paraId="2419153E" w14:textId="77777777" w:rsidR="00E81AA7" w:rsidRDefault="00E81AA7" w:rsidP="00E81AA7">
      <w:pPr>
        <w:pStyle w:val="BodyText"/>
        <w:spacing w:before="6"/>
        <w:rPr>
          <w:b/>
          <w:sz w:val="16"/>
        </w:rPr>
      </w:pPr>
    </w:p>
    <w:p w14:paraId="7150B314" w14:textId="77777777" w:rsidR="00E81AA7" w:rsidRDefault="00E81AA7" w:rsidP="00E81AA7">
      <w:pPr>
        <w:pStyle w:val="BodyText"/>
        <w:spacing w:before="6"/>
        <w:rPr>
          <w:b/>
          <w:sz w:val="16"/>
        </w:rPr>
      </w:pPr>
    </w:p>
    <w:p w14:paraId="3FF2F203" w14:textId="77777777" w:rsidR="00E81AA7" w:rsidRDefault="00E81AA7" w:rsidP="00E81AA7">
      <w:pPr>
        <w:pStyle w:val="BodyText"/>
        <w:spacing w:before="6"/>
        <w:rPr>
          <w:b/>
          <w:sz w:val="16"/>
        </w:rPr>
      </w:pPr>
    </w:p>
    <w:p w14:paraId="663B3EB8" w14:textId="77777777" w:rsidR="00E81AA7" w:rsidRDefault="00E81AA7" w:rsidP="00E81AA7">
      <w:pPr>
        <w:pStyle w:val="BodyText"/>
        <w:spacing w:before="6"/>
        <w:rPr>
          <w:b/>
          <w:sz w:val="16"/>
        </w:rPr>
      </w:pPr>
    </w:p>
    <w:p w14:paraId="09E20CB0" w14:textId="77777777" w:rsidR="00E81AA7" w:rsidRDefault="00E81AA7" w:rsidP="00E81AA7">
      <w:pPr>
        <w:pStyle w:val="BodyText"/>
        <w:spacing w:before="6"/>
        <w:rPr>
          <w:b/>
          <w:sz w:val="16"/>
        </w:rPr>
      </w:pPr>
    </w:p>
    <w:p w14:paraId="400D685F" w14:textId="77777777" w:rsidR="00E81AA7" w:rsidRDefault="00E81AA7" w:rsidP="00E81AA7">
      <w:pPr>
        <w:pStyle w:val="BodyText"/>
        <w:spacing w:before="6"/>
        <w:rPr>
          <w:b/>
          <w:sz w:val="16"/>
        </w:rPr>
      </w:pPr>
    </w:p>
    <w:p w14:paraId="5D69D356" w14:textId="77777777" w:rsidR="00E81AA7" w:rsidRDefault="00E81AA7" w:rsidP="00E81AA7">
      <w:pPr>
        <w:pStyle w:val="BodyText"/>
        <w:spacing w:before="6"/>
        <w:rPr>
          <w:b/>
          <w:sz w:val="16"/>
        </w:rPr>
      </w:pPr>
    </w:p>
    <w:p w14:paraId="3FDD6761" w14:textId="77777777" w:rsidR="00E81AA7" w:rsidRDefault="00E81AA7" w:rsidP="00E81AA7">
      <w:pPr>
        <w:pStyle w:val="BodyText"/>
        <w:spacing w:before="6"/>
        <w:rPr>
          <w:b/>
          <w:sz w:val="16"/>
        </w:rPr>
      </w:pPr>
    </w:p>
    <w:p w14:paraId="2BD3C59D" w14:textId="7B654E0D" w:rsidR="00E81AA7" w:rsidRDefault="00E81AA7" w:rsidP="00E81AA7">
      <w:pPr>
        <w:pStyle w:val="BodyText"/>
        <w:spacing w:before="6"/>
        <w:rPr>
          <w:b/>
          <w:sz w:val="16"/>
        </w:rPr>
      </w:pPr>
    </w:p>
    <w:p w14:paraId="78704DDE" w14:textId="453DEBD0" w:rsidR="00FF5870" w:rsidRDefault="00FF5870" w:rsidP="00E81AA7">
      <w:pPr>
        <w:pStyle w:val="BodyText"/>
        <w:spacing w:before="6"/>
        <w:rPr>
          <w:b/>
          <w:sz w:val="16"/>
        </w:rPr>
      </w:pPr>
    </w:p>
    <w:p w14:paraId="738C5BDB" w14:textId="6AACE3D5" w:rsidR="00FF5870" w:rsidRDefault="00FF5870" w:rsidP="00E81AA7">
      <w:pPr>
        <w:pStyle w:val="BodyText"/>
        <w:spacing w:before="6"/>
        <w:rPr>
          <w:b/>
          <w:sz w:val="16"/>
        </w:rPr>
      </w:pPr>
    </w:p>
    <w:p w14:paraId="05AD4537" w14:textId="77777777" w:rsidR="00FF5870" w:rsidRDefault="00FF5870" w:rsidP="00E81AA7">
      <w:pPr>
        <w:pStyle w:val="BodyText"/>
        <w:spacing w:before="6"/>
        <w:rPr>
          <w:b/>
          <w:sz w:val="16"/>
        </w:rPr>
      </w:pPr>
    </w:p>
    <w:p w14:paraId="7650D58C" w14:textId="77777777" w:rsidR="00E81AA7" w:rsidRDefault="00E81AA7" w:rsidP="00E81AA7">
      <w:pPr>
        <w:pStyle w:val="BodyText"/>
        <w:spacing w:before="6"/>
        <w:rPr>
          <w:b/>
          <w:sz w:val="16"/>
        </w:rPr>
      </w:pPr>
    </w:p>
    <w:p w14:paraId="5FAA8854" w14:textId="3081A2C4" w:rsidR="00E81AA7" w:rsidRDefault="00FF5870" w:rsidP="00FF5870">
      <w:pPr>
        <w:spacing w:before="90"/>
        <w:ind w:right="199"/>
        <w:jc w:val="center"/>
        <w:rPr>
          <w:b/>
          <w:sz w:val="24"/>
        </w:rPr>
      </w:pPr>
      <w:bookmarkStart w:id="435" w:name="Appendix_F"/>
      <w:bookmarkStart w:id="436" w:name="_bookmark39"/>
      <w:bookmarkStart w:id="437" w:name="_Toc132032687"/>
      <w:bookmarkEnd w:id="435"/>
      <w:bookmarkEnd w:id="436"/>
      <w:r>
        <w:rPr>
          <w:b/>
          <w:sz w:val="24"/>
        </w:rPr>
        <w:lastRenderedPageBreak/>
        <w:t>Appendix F</w:t>
      </w:r>
      <w:r w:rsidR="000A657C">
        <w:rPr>
          <w:b/>
          <w:sz w:val="24"/>
        </w:rPr>
        <w:t xml:space="preserve">: </w:t>
      </w:r>
      <w:r w:rsidR="00E81AA7">
        <w:rPr>
          <w:b/>
          <w:sz w:val="24"/>
        </w:rPr>
        <w:t>Minisonde Calibration Record</w:t>
      </w:r>
      <w:bookmarkEnd w:id="437"/>
      <w:r w:rsidR="00E81AA7">
        <w:rPr>
          <w:b/>
          <w:sz w:val="24"/>
        </w:rPr>
        <w:t xml:space="preserve"> </w:t>
      </w:r>
    </w:p>
    <w:p w14:paraId="2C3CE518" w14:textId="77777777" w:rsidR="00E81AA7" w:rsidRDefault="00E81AA7" w:rsidP="00E81AA7">
      <w:pPr>
        <w:pStyle w:val="BodyText"/>
        <w:rPr>
          <w:b/>
          <w:sz w:val="16"/>
        </w:rPr>
      </w:pPr>
    </w:p>
    <w:p w14:paraId="372DA522" w14:textId="77777777" w:rsidR="00E81AA7" w:rsidRDefault="00E81AA7" w:rsidP="00E81AA7">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6D24D3E7" w14:textId="77777777" w:rsidR="00E81AA7" w:rsidRDefault="00E81AA7" w:rsidP="00E81AA7">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E81AA7" w14:paraId="6E967FF6" w14:textId="77777777" w:rsidTr="00816966">
        <w:trPr>
          <w:trHeight w:val="368"/>
        </w:trPr>
        <w:tc>
          <w:tcPr>
            <w:tcW w:w="558" w:type="dxa"/>
          </w:tcPr>
          <w:p w14:paraId="38E23ADB" w14:textId="77777777" w:rsidR="00E81AA7" w:rsidRDefault="00E81AA7" w:rsidP="00816966">
            <w:pPr>
              <w:pStyle w:val="TableParagraph"/>
              <w:spacing w:line="180" w:lineRule="exact"/>
              <w:ind w:left="126"/>
              <w:rPr>
                <w:sz w:val="16"/>
              </w:rPr>
            </w:pPr>
            <w:r>
              <w:rPr>
                <w:sz w:val="16"/>
              </w:rPr>
              <w:t>Date</w:t>
            </w:r>
          </w:p>
        </w:tc>
        <w:tc>
          <w:tcPr>
            <w:tcW w:w="720" w:type="dxa"/>
          </w:tcPr>
          <w:p w14:paraId="59F8B9CD" w14:textId="77777777" w:rsidR="00E81AA7" w:rsidRDefault="00E81AA7" w:rsidP="00816966">
            <w:pPr>
              <w:pStyle w:val="TableParagraph"/>
              <w:spacing w:line="180" w:lineRule="exact"/>
              <w:ind w:left="190"/>
              <w:rPr>
                <w:sz w:val="16"/>
              </w:rPr>
            </w:pPr>
            <w:r>
              <w:rPr>
                <w:sz w:val="16"/>
              </w:rPr>
              <w:t>Time</w:t>
            </w:r>
          </w:p>
        </w:tc>
        <w:tc>
          <w:tcPr>
            <w:tcW w:w="1080" w:type="dxa"/>
          </w:tcPr>
          <w:p w14:paraId="35FCC9EF" w14:textId="77777777" w:rsidR="00E81AA7" w:rsidRDefault="00E81AA7" w:rsidP="00816966">
            <w:pPr>
              <w:pStyle w:val="TableParagraph"/>
              <w:spacing w:line="180" w:lineRule="exact"/>
              <w:ind w:left="215"/>
              <w:rPr>
                <w:sz w:val="16"/>
              </w:rPr>
            </w:pPr>
            <w:r>
              <w:rPr>
                <w:sz w:val="16"/>
              </w:rPr>
              <w:t>Parameter</w:t>
            </w:r>
          </w:p>
        </w:tc>
        <w:tc>
          <w:tcPr>
            <w:tcW w:w="900" w:type="dxa"/>
          </w:tcPr>
          <w:p w14:paraId="3DDBB535" w14:textId="77777777" w:rsidR="00E81AA7" w:rsidRDefault="00E81AA7" w:rsidP="00816966">
            <w:pPr>
              <w:pStyle w:val="TableParagraph"/>
              <w:spacing w:line="180" w:lineRule="exact"/>
              <w:ind w:left="231"/>
              <w:rPr>
                <w:sz w:val="16"/>
              </w:rPr>
            </w:pPr>
            <w:r>
              <w:rPr>
                <w:sz w:val="16"/>
              </w:rPr>
              <w:t>Action</w:t>
            </w:r>
          </w:p>
        </w:tc>
        <w:tc>
          <w:tcPr>
            <w:tcW w:w="1350" w:type="dxa"/>
          </w:tcPr>
          <w:p w14:paraId="30C394DC" w14:textId="77777777" w:rsidR="00E81AA7" w:rsidRDefault="00E81AA7" w:rsidP="00816966">
            <w:pPr>
              <w:pStyle w:val="TableParagraph"/>
              <w:spacing w:line="180" w:lineRule="exact"/>
              <w:ind w:left="389"/>
              <w:rPr>
                <w:sz w:val="16"/>
              </w:rPr>
            </w:pPr>
            <w:r>
              <w:rPr>
                <w:sz w:val="16"/>
              </w:rPr>
              <w:t>Standard</w:t>
            </w:r>
          </w:p>
        </w:tc>
        <w:tc>
          <w:tcPr>
            <w:tcW w:w="720" w:type="dxa"/>
          </w:tcPr>
          <w:p w14:paraId="5A329742" w14:textId="77777777" w:rsidR="00E81AA7" w:rsidRDefault="00E81AA7" w:rsidP="00816966">
            <w:pPr>
              <w:pStyle w:val="TableParagraph"/>
              <w:spacing w:line="180" w:lineRule="exact"/>
              <w:ind w:left="172"/>
              <w:rPr>
                <w:sz w:val="16"/>
              </w:rPr>
            </w:pPr>
            <w:r>
              <w:rPr>
                <w:sz w:val="16"/>
              </w:rPr>
              <w:t>Temp</w:t>
            </w:r>
          </w:p>
        </w:tc>
        <w:tc>
          <w:tcPr>
            <w:tcW w:w="1800" w:type="dxa"/>
          </w:tcPr>
          <w:p w14:paraId="61E1A8EC" w14:textId="77777777" w:rsidR="00E81AA7" w:rsidRDefault="00E81AA7" w:rsidP="00816966">
            <w:pPr>
              <w:pStyle w:val="TableParagraph"/>
              <w:spacing w:line="180" w:lineRule="exact"/>
              <w:ind w:left="613" w:right="603"/>
              <w:jc w:val="center"/>
              <w:rPr>
                <w:sz w:val="16"/>
              </w:rPr>
            </w:pPr>
            <w:r>
              <w:rPr>
                <w:sz w:val="16"/>
              </w:rPr>
              <w:t>Reading</w:t>
            </w:r>
          </w:p>
        </w:tc>
        <w:tc>
          <w:tcPr>
            <w:tcW w:w="900" w:type="dxa"/>
          </w:tcPr>
          <w:p w14:paraId="291A5FCB" w14:textId="77777777" w:rsidR="00E81AA7" w:rsidRDefault="00E81AA7" w:rsidP="00816966">
            <w:pPr>
              <w:pStyle w:val="TableParagraph"/>
              <w:spacing w:line="179" w:lineRule="exact"/>
              <w:ind w:left="290"/>
              <w:rPr>
                <w:sz w:val="16"/>
              </w:rPr>
            </w:pPr>
            <w:r>
              <w:rPr>
                <w:sz w:val="16"/>
              </w:rPr>
              <w:t>Over</w:t>
            </w:r>
          </w:p>
          <w:p w14:paraId="73D9C476" w14:textId="77777777" w:rsidR="00E81AA7" w:rsidRDefault="00E81AA7" w:rsidP="00816966">
            <w:pPr>
              <w:pStyle w:val="TableParagraph"/>
              <w:spacing w:line="169" w:lineRule="exact"/>
              <w:ind w:left="256"/>
              <w:rPr>
                <w:sz w:val="16"/>
              </w:rPr>
            </w:pPr>
            <w:r>
              <w:rPr>
                <w:sz w:val="16"/>
              </w:rPr>
              <w:t>Std</w:t>
            </w:r>
            <w:r>
              <w:rPr>
                <w:spacing w:val="-3"/>
                <w:sz w:val="16"/>
              </w:rPr>
              <w:t xml:space="preserve"> </w:t>
            </w:r>
            <w:r>
              <w:rPr>
                <w:sz w:val="16"/>
              </w:rPr>
              <w:t>%</w:t>
            </w:r>
          </w:p>
        </w:tc>
        <w:tc>
          <w:tcPr>
            <w:tcW w:w="900" w:type="dxa"/>
          </w:tcPr>
          <w:p w14:paraId="0452DB48" w14:textId="77777777" w:rsidR="00E81AA7" w:rsidRDefault="00E81AA7" w:rsidP="00816966">
            <w:pPr>
              <w:pStyle w:val="TableParagraph"/>
              <w:spacing w:line="179" w:lineRule="exact"/>
              <w:ind w:left="249"/>
              <w:rPr>
                <w:sz w:val="16"/>
              </w:rPr>
            </w:pPr>
            <w:r>
              <w:rPr>
                <w:sz w:val="16"/>
              </w:rPr>
              <w:t>Under</w:t>
            </w:r>
          </w:p>
          <w:p w14:paraId="79B308BC" w14:textId="77777777" w:rsidR="00E81AA7" w:rsidRDefault="00E81AA7" w:rsidP="00816966">
            <w:pPr>
              <w:pStyle w:val="TableParagraph"/>
              <w:spacing w:line="169" w:lineRule="exact"/>
              <w:ind w:left="256"/>
              <w:rPr>
                <w:sz w:val="16"/>
              </w:rPr>
            </w:pPr>
            <w:r>
              <w:rPr>
                <w:sz w:val="16"/>
              </w:rPr>
              <w:t>Std</w:t>
            </w:r>
            <w:r>
              <w:rPr>
                <w:spacing w:val="-3"/>
                <w:sz w:val="16"/>
              </w:rPr>
              <w:t xml:space="preserve"> </w:t>
            </w:r>
            <w:r>
              <w:rPr>
                <w:sz w:val="16"/>
              </w:rPr>
              <w:t>%</w:t>
            </w:r>
          </w:p>
        </w:tc>
        <w:tc>
          <w:tcPr>
            <w:tcW w:w="990" w:type="dxa"/>
          </w:tcPr>
          <w:p w14:paraId="6462FB3F" w14:textId="77777777" w:rsidR="00E81AA7" w:rsidRDefault="00E81AA7" w:rsidP="00816966">
            <w:pPr>
              <w:pStyle w:val="TableParagraph"/>
              <w:spacing w:line="179" w:lineRule="exact"/>
              <w:ind w:left="131" w:right="124"/>
              <w:jc w:val="center"/>
              <w:rPr>
                <w:sz w:val="16"/>
              </w:rPr>
            </w:pPr>
            <w:r>
              <w:rPr>
                <w:sz w:val="16"/>
              </w:rPr>
              <w:t>Correction</w:t>
            </w:r>
          </w:p>
          <w:p w14:paraId="444D8FE8" w14:textId="77777777" w:rsidR="00E81AA7" w:rsidRDefault="00E81AA7" w:rsidP="00816966">
            <w:pPr>
              <w:pStyle w:val="TableParagraph"/>
              <w:spacing w:line="169" w:lineRule="exact"/>
              <w:ind w:left="9"/>
              <w:jc w:val="center"/>
              <w:rPr>
                <w:sz w:val="16"/>
              </w:rPr>
            </w:pPr>
            <w:r>
              <w:rPr>
                <w:w w:val="99"/>
                <w:sz w:val="16"/>
              </w:rPr>
              <w:t>%</w:t>
            </w:r>
          </w:p>
        </w:tc>
      </w:tr>
      <w:tr w:rsidR="00E81AA7" w14:paraId="1227F8A8" w14:textId="77777777" w:rsidTr="00816966">
        <w:trPr>
          <w:trHeight w:val="275"/>
        </w:trPr>
        <w:tc>
          <w:tcPr>
            <w:tcW w:w="558" w:type="dxa"/>
          </w:tcPr>
          <w:p w14:paraId="1EB7E18D" w14:textId="77777777" w:rsidR="00E81AA7" w:rsidRDefault="00E81AA7" w:rsidP="00816966">
            <w:pPr>
              <w:pStyle w:val="TableParagraph"/>
              <w:rPr>
                <w:sz w:val="20"/>
              </w:rPr>
            </w:pPr>
          </w:p>
        </w:tc>
        <w:tc>
          <w:tcPr>
            <w:tcW w:w="720" w:type="dxa"/>
          </w:tcPr>
          <w:p w14:paraId="0F54A854" w14:textId="77777777" w:rsidR="00E81AA7" w:rsidRDefault="00E81AA7" w:rsidP="00816966">
            <w:pPr>
              <w:pStyle w:val="TableParagraph"/>
              <w:rPr>
                <w:sz w:val="20"/>
              </w:rPr>
            </w:pPr>
          </w:p>
        </w:tc>
        <w:tc>
          <w:tcPr>
            <w:tcW w:w="1080" w:type="dxa"/>
          </w:tcPr>
          <w:p w14:paraId="3DCA6AA5" w14:textId="77777777" w:rsidR="00E81AA7" w:rsidRDefault="00E81AA7" w:rsidP="00816966">
            <w:pPr>
              <w:pStyle w:val="TableParagraph"/>
              <w:rPr>
                <w:sz w:val="20"/>
              </w:rPr>
            </w:pPr>
          </w:p>
        </w:tc>
        <w:tc>
          <w:tcPr>
            <w:tcW w:w="900" w:type="dxa"/>
          </w:tcPr>
          <w:p w14:paraId="196A0466" w14:textId="77777777" w:rsidR="00E81AA7" w:rsidRDefault="00E81AA7" w:rsidP="00816966">
            <w:pPr>
              <w:pStyle w:val="TableParagraph"/>
              <w:rPr>
                <w:sz w:val="20"/>
              </w:rPr>
            </w:pPr>
          </w:p>
        </w:tc>
        <w:tc>
          <w:tcPr>
            <w:tcW w:w="1350" w:type="dxa"/>
          </w:tcPr>
          <w:p w14:paraId="13378956" w14:textId="77777777" w:rsidR="00E81AA7" w:rsidRDefault="00E81AA7" w:rsidP="00816966">
            <w:pPr>
              <w:pStyle w:val="TableParagraph"/>
              <w:rPr>
                <w:sz w:val="20"/>
              </w:rPr>
            </w:pPr>
          </w:p>
        </w:tc>
        <w:tc>
          <w:tcPr>
            <w:tcW w:w="720" w:type="dxa"/>
          </w:tcPr>
          <w:p w14:paraId="549C5845" w14:textId="77777777" w:rsidR="00E81AA7" w:rsidRDefault="00E81AA7" w:rsidP="00816966">
            <w:pPr>
              <w:pStyle w:val="TableParagraph"/>
              <w:rPr>
                <w:sz w:val="20"/>
              </w:rPr>
            </w:pPr>
          </w:p>
        </w:tc>
        <w:tc>
          <w:tcPr>
            <w:tcW w:w="1800" w:type="dxa"/>
          </w:tcPr>
          <w:p w14:paraId="0CF33978" w14:textId="77777777" w:rsidR="00E81AA7" w:rsidRDefault="00E81AA7" w:rsidP="00816966">
            <w:pPr>
              <w:pStyle w:val="TableParagraph"/>
              <w:rPr>
                <w:sz w:val="20"/>
              </w:rPr>
            </w:pPr>
          </w:p>
        </w:tc>
        <w:tc>
          <w:tcPr>
            <w:tcW w:w="900" w:type="dxa"/>
          </w:tcPr>
          <w:p w14:paraId="69F0615F" w14:textId="77777777" w:rsidR="00E81AA7" w:rsidRDefault="00E81AA7" w:rsidP="00816966">
            <w:pPr>
              <w:pStyle w:val="TableParagraph"/>
              <w:rPr>
                <w:sz w:val="20"/>
              </w:rPr>
            </w:pPr>
          </w:p>
        </w:tc>
        <w:tc>
          <w:tcPr>
            <w:tcW w:w="900" w:type="dxa"/>
          </w:tcPr>
          <w:p w14:paraId="45D45CDE" w14:textId="77777777" w:rsidR="00E81AA7" w:rsidRDefault="00E81AA7" w:rsidP="00816966">
            <w:pPr>
              <w:pStyle w:val="TableParagraph"/>
              <w:rPr>
                <w:sz w:val="20"/>
              </w:rPr>
            </w:pPr>
          </w:p>
        </w:tc>
        <w:tc>
          <w:tcPr>
            <w:tcW w:w="990" w:type="dxa"/>
          </w:tcPr>
          <w:p w14:paraId="7EFB84F0" w14:textId="77777777" w:rsidR="00E81AA7" w:rsidRDefault="00E81AA7" w:rsidP="00816966">
            <w:pPr>
              <w:pStyle w:val="TableParagraph"/>
              <w:rPr>
                <w:sz w:val="20"/>
              </w:rPr>
            </w:pPr>
          </w:p>
        </w:tc>
      </w:tr>
      <w:tr w:rsidR="00E81AA7" w14:paraId="60497CE6" w14:textId="77777777" w:rsidTr="00816966">
        <w:trPr>
          <w:trHeight w:val="275"/>
        </w:trPr>
        <w:tc>
          <w:tcPr>
            <w:tcW w:w="558" w:type="dxa"/>
          </w:tcPr>
          <w:p w14:paraId="227AF61D" w14:textId="77777777" w:rsidR="00E81AA7" w:rsidRDefault="00E81AA7" w:rsidP="00816966">
            <w:pPr>
              <w:pStyle w:val="TableParagraph"/>
              <w:rPr>
                <w:sz w:val="20"/>
              </w:rPr>
            </w:pPr>
          </w:p>
        </w:tc>
        <w:tc>
          <w:tcPr>
            <w:tcW w:w="720" w:type="dxa"/>
          </w:tcPr>
          <w:p w14:paraId="62406909" w14:textId="77777777" w:rsidR="00E81AA7" w:rsidRDefault="00E81AA7" w:rsidP="00816966">
            <w:pPr>
              <w:pStyle w:val="TableParagraph"/>
              <w:rPr>
                <w:sz w:val="20"/>
              </w:rPr>
            </w:pPr>
          </w:p>
        </w:tc>
        <w:tc>
          <w:tcPr>
            <w:tcW w:w="1080" w:type="dxa"/>
          </w:tcPr>
          <w:p w14:paraId="5C0A6871" w14:textId="77777777" w:rsidR="00E81AA7" w:rsidRDefault="00E81AA7" w:rsidP="00816966">
            <w:pPr>
              <w:pStyle w:val="TableParagraph"/>
              <w:rPr>
                <w:sz w:val="20"/>
              </w:rPr>
            </w:pPr>
          </w:p>
        </w:tc>
        <w:tc>
          <w:tcPr>
            <w:tcW w:w="900" w:type="dxa"/>
          </w:tcPr>
          <w:p w14:paraId="16559FA7" w14:textId="77777777" w:rsidR="00E81AA7" w:rsidRDefault="00E81AA7" w:rsidP="00816966">
            <w:pPr>
              <w:pStyle w:val="TableParagraph"/>
              <w:rPr>
                <w:sz w:val="20"/>
              </w:rPr>
            </w:pPr>
          </w:p>
        </w:tc>
        <w:tc>
          <w:tcPr>
            <w:tcW w:w="1350" w:type="dxa"/>
          </w:tcPr>
          <w:p w14:paraId="6DDA9305" w14:textId="77777777" w:rsidR="00E81AA7" w:rsidRDefault="00E81AA7" w:rsidP="00816966">
            <w:pPr>
              <w:pStyle w:val="TableParagraph"/>
              <w:rPr>
                <w:sz w:val="20"/>
              </w:rPr>
            </w:pPr>
          </w:p>
        </w:tc>
        <w:tc>
          <w:tcPr>
            <w:tcW w:w="720" w:type="dxa"/>
          </w:tcPr>
          <w:p w14:paraId="75472059" w14:textId="77777777" w:rsidR="00E81AA7" w:rsidRDefault="00E81AA7" w:rsidP="00816966">
            <w:pPr>
              <w:pStyle w:val="TableParagraph"/>
              <w:rPr>
                <w:sz w:val="20"/>
              </w:rPr>
            </w:pPr>
          </w:p>
        </w:tc>
        <w:tc>
          <w:tcPr>
            <w:tcW w:w="1800" w:type="dxa"/>
          </w:tcPr>
          <w:p w14:paraId="44B0E826" w14:textId="77777777" w:rsidR="00E81AA7" w:rsidRDefault="00E81AA7" w:rsidP="00816966">
            <w:pPr>
              <w:pStyle w:val="TableParagraph"/>
              <w:rPr>
                <w:sz w:val="20"/>
              </w:rPr>
            </w:pPr>
          </w:p>
        </w:tc>
        <w:tc>
          <w:tcPr>
            <w:tcW w:w="900" w:type="dxa"/>
          </w:tcPr>
          <w:p w14:paraId="51C6D059" w14:textId="77777777" w:rsidR="00E81AA7" w:rsidRDefault="00E81AA7" w:rsidP="00816966">
            <w:pPr>
              <w:pStyle w:val="TableParagraph"/>
              <w:rPr>
                <w:sz w:val="20"/>
              </w:rPr>
            </w:pPr>
          </w:p>
        </w:tc>
        <w:tc>
          <w:tcPr>
            <w:tcW w:w="900" w:type="dxa"/>
          </w:tcPr>
          <w:p w14:paraId="5333B84E" w14:textId="77777777" w:rsidR="00E81AA7" w:rsidRDefault="00E81AA7" w:rsidP="00816966">
            <w:pPr>
              <w:pStyle w:val="TableParagraph"/>
              <w:rPr>
                <w:sz w:val="20"/>
              </w:rPr>
            </w:pPr>
          </w:p>
        </w:tc>
        <w:tc>
          <w:tcPr>
            <w:tcW w:w="990" w:type="dxa"/>
          </w:tcPr>
          <w:p w14:paraId="0232573D" w14:textId="77777777" w:rsidR="00E81AA7" w:rsidRDefault="00E81AA7" w:rsidP="00816966">
            <w:pPr>
              <w:pStyle w:val="TableParagraph"/>
              <w:rPr>
                <w:sz w:val="20"/>
              </w:rPr>
            </w:pPr>
          </w:p>
        </w:tc>
      </w:tr>
      <w:tr w:rsidR="00E81AA7" w14:paraId="330B71AB" w14:textId="77777777" w:rsidTr="00816966">
        <w:trPr>
          <w:trHeight w:val="276"/>
        </w:trPr>
        <w:tc>
          <w:tcPr>
            <w:tcW w:w="558" w:type="dxa"/>
          </w:tcPr>
          <w:p w14:paraId="7E49772B" w14:textId="77777777" w:rsidR="00E81AA7" w:rsidRDefault="00E81AA7" w:rsidP="00816966">
            <w:pPr>
              <w:pStyle w:val="TableParagraph"/>
              <w:rPr>
                <w:sz w:val="20"/>
              </w:rPr>
            </w:pPr>
          </w:p>
        </w:tc>
        <w:tc>
          <w:tcPr>
            <w:tcW w:w="720" w:type="dxa"/>
          </w:tcPr>
          <w:p w14:paraId="636DA7E0" w14:textId="77777777" w:rsidR="00E81AA7" w:rsidRDefault="00E81AA7" w:rsidP="00816966">
            <w:pPr>
              <w:pStyle w:val="TableParagraph"/>
              <w:rPr>
                <w:sz w:val="20"/>
              </w:rPr>
            </w:pPr>
          </w:p>
        </w:tc>
        <w:tc>
          <w:tcPr>
            <w:tcW w:w="1080" w:type="dxa"/>
          </w:tcPr>
          <w:p w14:paraId="00CE34F0" w14:textId="77777777" w:rsidR="00E81AA7" w:rsidRDefault="00E81AA7" w:rsidP="00816966">
            <w:pPr>
              <w:pStyle w:val="TableParagraph"/>
              <w:rPr>
                <w:sz w:val="20"/>
              </w:rPr>
            </w:pPr>
          </w:p>
        </w:tc>
        <w:tc>
          <w:tcPr>
            <w:tcW w:w="900" w:type="dxa"/>
          </w:tcPr>
          <w:p w14:paraId="01D198A2" w14:textId="77777777" w:rsidR="00E81AA7" w:rsidRDefault="00E81AA7" w:rsidP="00816966">
            <w:pPr>
              <w:pStyle w:val="TableParagraph"/>
              <w:rPr>
                <w:sz w:val="20"/>
              </w:rPr>
            </w:pPr>
          </w:p>
        </w:tc>
        <w:tc>
          <w:tcPr>
            <w:tcW w:w="1350" w:type="dxa"/>
          </w:tcPr>
          <w:p w14:paraId="60D9303B" w14:textId="77777777" w:rsidR="00E81AA7" w:rsidRDefault="00E81AA7" w:rsidP="00816966">
            <w:pPr>
              <w:pStyle w:val="TableParagraph"/>
              <w:rPr>
                <w:sz w:val="20"/>
              </w:rPr>
            </w:pPr>
          </w:p>
        </w:tc>
        <w:tc>
          <w:tcPr>
            <w:tcW w:w="720" w:type="dxa"/>
          </w:tcPr>
          <w:p w14:paraId="071C2150" w14:textId="77777777" w:rsidR="00E81AA7" w:rsidRDefault="00E81AA7" w:rsidP="00816966">
            <w:pPr>
              <w:pStyle w:val="TableParagraph"/>
              <w:rPr>
                <w:sz w:val="20"/>
              </w:rPr>
            </w:pPr>
          </w:p>
        </w:tc>
        <w:tc>
          <w:tcPr>
            <w:tcW w:w="1800" w:type="dxa"/>
          </w:tcPr>
          <w:p w14:paraId="5D36A512" w14:textId="77777777" w:rsidR="00E81AA7" w:rsidRDefault="00E81AA7" w:rsidP="00816966">
            <w:pPr>
              <w:pStyle w:val="TableParagraph"/>
              <w:rPr>
                <w:sz w:val="20"/>
              </w:rPr>
            </w:pPr>
          </w:p>
        </w:tc>
        <w:tc>
          <w:tcPr>
            <w:tcW w:w="900" w:type="dxa"/>
          </w:tcPr>
          <w:p w14:paraId="1467876C" w14:textId="77777777" w:rsidR="00E81AA7" w:rsidRDefault="00E81AA7" w:rsidP="00816966">
            <w:pPr>
              <w:pStyle w:val="TableParagraph"/>
              <w:rPr>
                <w:sz w:val="20"/>
              </w:rPr>
            </w:pPr>
          </w:p>
        </w:tc>
        <w:tc>
          <w:tcPr>
            <w:tcW w:w="900" w:type="dxa"/>
          </w:tcPr>
          <w:p w14:paraId="62C2F294" w14:textId="77777777" w:rsidR="00E81AA7" w:rsidRDefault="00E81AA7" w:rsidP="00816966">
            <w:pPr>
              <w:pStyle w:val="TableParagraph"/>
              <w:rPr>
                <w:sz w:val="20"/>
              </w:rPr>
            </w:pPr>
          </w:p>
        </w:tc>
        <w:tc>
          <w:tcPr>
            <w:tcW w:w="990" w:type="dxa"/>
          </w:tcPr>
          <w:p w14:paraId="6BE10861" w14:textId="77777777" w:rsidR="00E81AA7" w:rsidRDefault="00E81AA7" w:rsidP="00816966">
            <w:pPr>
              <w:pStyle w:val="TableParagraph"/>
              <w:rPr>
                <w:sz w:val="20"/>
              </w:rPr>
            </w:pPr>
          </w:p>
        </w:tc>
      </w:tr>
      <w:tr w:rsidR="00E81AA7" w14:paraId="0A4D162F" w14:textId="77777777" w:rsidTr="00816966">
        <w:trPr>
          <w:trHeight w:val="275"/>
        </w:trPr>
        <w:tc>
          <w:tcPr>
            <w:tcW w:w="558" w:type="dxa"/>
          </w:tcPr>
          <w:p w14:paraId="59146D7C" w14:textId="77777777" w:rsidR="00E81AA7" w:rsidRDefault="00E81AA7" w:rsidP="00816966">
            <w:pPr>
              <w:pStyle w:val="TableParagraph"/>
              <w:rPr>
                <w:sz w:val="20"/>
              </w:rPr>
            </w:pPr>
          </w:p>
        </w:tc>
        <w:tc>
          <w:tcPr>
            <w:tcW w:w="720" w:type="dxa"/>
          </w:tcPr>
          <w:p w14:paraId="7FB90902" w14:textId="77777777" w:rsidR="00E81AA7" w:rsidRDefault="00E81AA7" w:rsidP="00816966">
            <w:pPr>
              <w:pStyle w:val="TableParagraph"/>
              <w:rPr>
                <w:sz w:val="20"/>
              </w:rPr>
            </w:pPr>
          </w:p>
        </w:tc>
        <w:tc>
          <w:tcPr>
            <w:tcW w:w="1080" w:type="dxa"/>
          </w:tcPr>
          <w:p w14:paraId="789B7F32" w14:textId="77777777" w:rsidR="00E81AA7" w:rsidRDefault="00E81AA7" w:rsidP="00816966">
            <w:pPr>
              <w:pStyle w:val="TableParagraph"/>
              <w:rPr>
                <w:sz w:val="20"/>
              </w:rPr>
            </w:pPr>
          </w:p>
        </w:tc>
        <w:tc>
          <w:tcPr>
            <w:tcW w:w="900" w:type="dxa"/>
          </w:tcPr>
          <w:p w14:paraId="006B898B" w14:textId="77777777" w:rsidR="00E81AA7" w:rsidRDefault="00E81AA7" w:rsidP="00816966">
            <w:pPr>
              <w:pStyle w:val="TableParagraph"/>
              <w:rPr>
                <w:sz w:val="20"/>
              </w:rPr>
            </w:pPr>
          </w:p>
        </w:tc>
        <w:tc>
          <w:tcPr>
            <w:tcW w:w="1350" w:type="dxa"/>
          </w:tcPr>
          <w:p w14:paraId="38884E06" w14:textId="77777777" w:rsidR="00E81AA7" w:rsidRDefault="00E81AA7" w:rsidP="00816966">
            <w:pPr>
              <w:pStyle w:val="TableParagraph"/>
              <w:rPr>
                <w:sz w:val="20"/>
              </w:rPr>
            </w:pPr>
          </w:p>
        </w:tc>
        <w:tc>
          <w:tcPr>
            <w:tcW w:w="720" w:type="dxa"/>
          </w:tcPr>
          <w:p w14:paraId="6025FC51" w14:textId="77777777" w:rsidR="00E81AA7" w:rsidRDefault="00E81AA7" w:rsidP="00816966">
            <w:pPr>
              <w:pStyle w:val="TableParagraph"/>
              <w:rPr>
                <w:sz w:val="20"/>
              </w:rPr>
            </w:pPr>
          </w:p>
        </w:tc>
        <w:tc>
          <w:tcPr>
            <w:tcW w:w="1800" w:type="dxa"/>
          </w:tcPr>
          <w:p w14:paraId="2C4DA750" w14:textId="77777777" w:rsidR="00E81AA7" w:rsidRDefault="00E81AA7" w:rsidP="00816966">
            <w:pPr>
              <w:pStyle w:val="TableParagraph"/>
              <w:rPr>
                <w:sz w:val="20"/>
              </w:rPr>
            </w:pPr>
          </w:p>
        </w:tc>
        <w:tc>
          <w:tcPr>
            <w:tcW w:w="900" w:type="dxa"/>
          </w:tcPr>
          <w:p w14:paraId="3A187384" w14:textId="77777777" w:rsidR="00E81AA7" w:rsidRDefault="00E81AA7" w:rsidP="00816966">
            <w:pPr>
              <w:pStyle w:val="TableParagraph"/>
              <w:rPr>
                <w:sz w:val="20"/>
              </w:rPr>
            </w:pPr>
          </w:p>
        </w:tc>
        <w:tc>
          <w:tcPr>
            <w:tcW w:w="900" w:type="dxa"/>
          </w:tcPr>
          <w:p w14:paraId="5714656B" w14:textId="77777777" w:rsidR="00E81AA7" w:rsidRDefault="00E81AA7" w:rsidP="00816966">
            <w:pPr>
              <w:pStyle w:val="TableParagraph"/>
              <w:rPr>
                <w:sz w:val="20"/>
              </w:rPr>
            </w:pPr>
          </w:p>
        </w:tc>
        <w:tc>
          <w:tcPr>
            <w:tcW w:w="990" w:type="dxa"/>
          </w:tcPr>
          <w:p w14:paraId="4483AB3D" w14:textId="77777777" w:rsidR="00E81AA7" w:rsidRDefault="00E81AA7" w:rsidP="00816966">
            <w:pPr>
              <w:pStyle w:val="TableParagraph"/>
              <w:rPr>
                <w:sz w:val="20"/>
              </w:rPr>
            </w:pPr>
          </w:p>
        </w:tc>
      </w:tr>
      <w:tr w:rsidR="00E81AA7" w14:paraId="525AC701" w14:textId="77777777" w:rsidTr="00816966">
        <w:trPr>
          <w:trHeight w:val="275"/>
        </w:trPr>
        <w:tc>
          <w:tcPr>
            <w:tcW w:w="558" w:type="dxa"/>
          </w:tcPr>
          <w:p w14:paraId="4A58C671" w14:textId="77777777" w:rsidR="00E81AA7" w:rsidRDefault="00E81AA7" w:rsidP="00816966">
            <w:pPr>
              <w:pStyle w:val="TableParagraph"/>
              <w:rPr>
                <w:sz w:val="20"/>
              </w:rPr>
            </w:pPr>
          </w:p>
        </w:tc>
        <w:tc>
          <w:tcPr>
            <w:tcW w:w="720" w:type="dxa"/>
          </w:tcPr>
          <w:p w14:paraId="4AC1ADD3" w14:textId="77777777" w:rsidR="00E81AA7" w:rsidRDefault="00E81AA7" w:rsidP="00816966">
            <w:pPr>
              <w:pStyle w:val="TableParagraph"/>
              <w:rPr>
                <w:sz w:val="20"/>
              </w:rPr>
            </w:pPr>
          </w:p>
        </w:tc>
        <w:tc>
          <w:tcPr>
            <w:tcW w:w="1080" w:type="dxa"/>
          </w:tcPr>
          <w:p w14:paraId="03364A27" w14:textId="77777777" w:rsidR="00E81AA7" w:rsidRDefault="00E81AA7" w:rsidP="00816966">
            <w:pPr>
              <w:pStyle w:val="TableParagraph"/>
              <w:rPr>
                <w:sz w:val="20"/>
              </w:rPr>
            </w:pPr>
          </w:p>
        </w:tc>
        <w:tc>
          <w:tcPr>
            <w:tcW w:w="900" w:type="dxa"/>
          </w:tcPr>
          <w:p w14:paraId="54C76D1E" w14:textId="77777777" w:rsidR="00E81AA7" w:rsidRDefault="00E81AA7" w:rsidP="00816966">
            <w:pPr>
              <w:pStyle w:val="TableParagraph"/>
              <w:rPr>
                <w:sz w:val="20"/>
              </w:rPr>
            </w:pPr>
          </w:p>
        </w:tc>
        <w:tc>
          <w:tcPr>
            <w:tcW w:w="1350" w:type="dxa"/>
          </w:tcPr>
          <w:p w14:paraId="01B20586" w14:textId="77777777" w:rsidR="00E81AA7" w:rsidRDefault="00E81AA7" w:rsidP="00816966">
            <w:pPr>
              <w:pStyle w:val="TableParagraph"/>
              <w:rPr>
                <w:sz w:val="20"/>
              </w:rPr>
            </w:pPr>
          </w:p>
        </w:tc>
        <w:tc>
          <w:tcPr>
            <w:tcW w:w="720" w:type="dxa"/>
          </w:tcPr>
          <w:p w14:paraId="258AA632" w14:textId="77777777" w:rsidR="00E81AA7" w:rsidRDefault="00E81AA7" w:rsidP="00816966">
            <w:pPr>
              <w:pStyle w:val="TableParagraph"/>
              <w:rPr>
                <w:sz w:val="20"/>
              </w:rPr>
            </w:pPr>
          </w:p>
        </w:tc>
        <w:tc>
          <w:tcPr>
            <w:tcW w:w="1800" w:type="dxa"/>
          </w:tcPr>
          <w:p w14:paraId="53168EB4" w14:textId="77777777" w:rsidR="00E81AA7" w:rsidRDefault="00E81AA7" w:rsidP="00816966">
            <w:pPr>
              <w:pStyle w:val="TableParagraph"/>
              <w:rPr>
                <w:sz w:val="20"/>
              </w:rPr>
            </w:pPr>
          </w:p>
        </w:tc>
        <w:tc>
          <w:tcPr>
            <w:tcW w:w="900" w:type="dxa"/>
          </w:tcPr>
          <w:p w14:paraId="236D6543" w14:textId="77777777" w:rsidR="00E81AA7" w:rsidRDefault="00E81AA7" w:rsidP="00816966">
            <w:pPr>
              <w:pStyle w:val="TableParagraph"/>
              <w:rPr>
                <w:sz w:val="20"/>
              </w:rPr>
            </w:pPr>
          </w:p>
        </w:tc>
        <w:tc>
          <w:tcPr>
            <w:tcW w:w="900" w:type="dxa"/>
          </w:tcPr>
          <w:p w14:paraId="36D274F6" w14:textId="77777777" w:rsidR="00E81AA7" w:rsidRDefault="00E81AA7" w:rsidP="00816966">
            <w:pPr>
              <w:pStyle w:val="TableParagraph"/>
              <w:rPr>
                <w:sz w:val="20"/>
              </w:rPr>
            </w:pPr>
          </w:p>
        </w:tc>
        <w:tc>
          <w:tcPr>
            <w:tcW w:w="990" w:type="dxa"/>
          </w:tcPr>
          <w:p w14:paraId="42DDCEFE" w14:textId="77777777" w:rsidR="00E81AA7" w:rsidRDefault="00E81AA7" w:rsidP="00816966">
            <w:pPr>
              <w:pStyle w:val="TableParagraph"/>
              <w:rPr>
                <w:sz w:val="20"/>
              </w:rPr>
            </w:pPr>
          </w:p>
        </w:tc>
      </w:tr>
      <w:tr w:rsidR="00E81AA7" w14:paraId="11000DAF" w14:textId="77777777" w:rsidTr="00816966">
        <w:trPr>
          <w:trHeight w:val="276"/>
        </w:trPr>
        <w:tc>
          <w:tcPr>
            <w:tcW w:w="558" w:type="dxa"/>
          </w:tcPr>
          <w:p w14:paraId="7F915E4E" w14:textId="77777777" w:rsidR="00E81AA7" w:rsidRDefault="00E81AA7" w:rsidP="00816966">
            <w:pPr>
              <w:pStyle w:val="TableParagraph"/>
              <w:rPr>
                <w:sz w:val="20"/>
              </w:rPr>
            </w:pPr>
          </w:p>
        </w:tc>
        <w:tc>
          <w:tcPr>
            <w:tcW w:w="720" w:type="dxa"/>
          </w:tcPr>
          <w:p w14:paraId="06DBDA97" w14:textId="77777777" w:rsidR="00E81AA7" w:rsidRDefault="00E81AA7" w:rsidP="00816966">
            <w:pPr>
              <w:pStyle w:val="TableParagraph"/>
              <w:rPr>
                <w:sz w:val="20"/>
              </w:rPr>
            </w:pPr>
          </w:p>
        </w:tc>
        <w:tc>
          <w:tcPr>
            <w:tcW w:w="1080" w:type="dxa"/>
          </w:tcPr>
          <w:p w14:paraId="3B5D76E6" w14:textId="77777777" w:rsidR="00E81AA7" w:rsidRDefault="00E81AA7" w:rsidP="00816966">
            <w:pPr>
              <w:pStyle w:val="TableParagraph"/>
              <w:rPr>
                <w:sz w:val="20"/>
              </w:rPr>
            </w:pPr>
          </w:p>
        </w:tc>
        <w:tc>
          <w:tcPr>
            <w:tcW w:w="900" w:type="dxa"/>
          </w:tcPr>
          <w:p w14:paraId="0BA71732" w14:textId="77777777" w:rsidR="00E81AA7" w:rsidRDefault="00E81AA7" w:rsidP="00816966">
            <w:pPr>
              <w:pStyle w:val="TableParagraph"/>
              <w:rPr>
                <w:sz w:val="20"/>
              </w:rPr>
            </w:pPr>
          </w:p>
        </w:tc>
        <w:tc>
          <w:tcPr>
            <w:tcW w:w="1350" w:type="dxa"/>
          </w:tcPr>
          <w:p w14:paraId="24319123" w14:textId="77777777" w:rsidR="00E81AA7" w:rsidRDefault="00E81AA7" w:rsidP="00816966">
            <w:pPr>
              <w:pStyle w:val="TableParagraph"/>
              <w:rPr>
                <w:sz w:val="20"/>
              </w:rPr>
            </w:pPr>
          </w:p>
        </w:tc>
        <w:tc>
          <w:tcPr>
            <w:tcW w:w="720" w:type="dxa"/>
          </w:tcPr>
          <w:p w14:paraId="1C99B97E" w14:textId="77777777" w:rsidR="00E81AA7" w:rsidRDefault="00E81AA7" w:rsidP="00816966">
            <w:pPr>
              <w:pStyle w:val="TableParagraph"/>
              <w:rPr>
                <w:sz w:val="20"/>
              </w:rPr>
            </w:pPr>
          </w:p>
        </w:tc>
        <w:tc>
          <w:tcPr>
            <w:tcW w:w="1800" w:type="dxa"/>
          </w:tcPr>
          <w:p w14:paraId="506DDF14" w14:textId="77777777" w:rsidR="00E81AA7" w:rsidRDefault="00E81AA7" w:rsidP="00816966">
            <w:pPr>
              <w:pStyle w:val="TableParagraph"/>
              <w:rPr>
                <w:sz w:val="20"/>
              </w:rPr>
            </w:pPr>
          </w:p>
        </w:tc>
        <w:tc>
          <w:tcPr>
            <w:tcW w:w="900" w:type="dxa"/>
          </w:tcPr>
          <w:p w14:paraId="2213E6F9" w14:textId="77777777" w:rsidR="00E81AA7" w:rsidRDefault="00E81AA7" w:rsidP="00816966">
            <w:pPr>
              <w:pStyle w:val="TableParagraph"/>
              <w:rPr>
                <w:sz w:val="20"/>
              </w:rPr>
            </w:pPr>
          </w:p>
        </w:tc>
        <w:tc>
          <w:tcPr>
            <w:tcW w:w="900" w:type="dxa"/>
          </w:tcPr>
          <w:p w14:paraId="709096BA" w14:textId="77777777" w:rsidR="00E81AA7" w:rsidRDefault="00E81AA7" w:rsidP="00816966">
            <w:pPr>
              <w:pStyle w:val="TableParagraph"/>
              <w:rPr>
                <w:sz w:val="20"/>
              </w:rPr>
            </w:pPr>
          </w:p>
        </w:tc>
        <w:tc>
          <w:tcPr>
            <w:tcW w:w="990" w:type="dxa"/>
          </w:tcPr>
          <w:p w14:paraId="75F34737" w14:textId="77777777" w:rsidR="00E81AA7" w:rsidRDefault="00E81AA7" w:rsidP="00816966">
            <w:pPr>
              <w:pStyle w:val="TableParagraph"/>
              <w:rPr>
                <w:sz w:val="20"/>
              </w:rPr>
            </w:pPr>
          </w:p>
        </w:tc>
      </w:tr>
      <w:tr w:rsidR="00E81AA7" w14:paraId="7C671C2F" w14:textId="77777777" w:rsidTr="00816966">
        <w:trPr>
          <w:trHeight w:val="275"/>
        </w:trPr>
        <w:tc>
          <w:tcPr>
            <w:tcW w:w="558" w:type="dxa"/>
          </w:tcPr>
          <w:p w14:paraId="4A199A10" w14:textId="77777777" w:rsidR="00E81AA7" w:rsidRDefault="00E81AA7" w:rsidP="00816966">
            <w:pPr>
              <w:pStyle w:val="TableParagraph"/>
              <w:rPr>
                <w:sz w:val="20"/>
              </w:rPr>
            </w:pPr>
          </w:p>
        </w:tc>
        <w:tc>
          <w:tcPr>
            <w:tcW w:w="720" w:type="dxa"/>
          </w:tcPr>
          <w:p w14:paraId="53382716" w14:textId="77777777" w:rsidR="00E81AA7" w:rsidRDefault="00E81AA7" w:rsidP="00816966">
            <w:pPr>
              <w:pStyle w:val="TableParagraph"/>
              <w:rPr>
                <w:sz w:val="20"/>
              </w:rPr>
            </w:pPr>
          </w:p>
        </w:tc>
        <w:tc>
          <w:tcPr>
            <w:tcW w:w="1080" w:type="dxa"/>
          </w:tcPr>
          <w:p w14:paraId="2C405794" w14:textId="77777777" w:rsidR="00E81AA7" w:rsidRDefault="00E81AA7" w:rsidP="00816966">
            <w:pPr>
              <w:pStyle w:val="TableParagraph"/>
              <w:rPr>
                <w:sz w:val="20"/>
              </w:rPr>
            </w:pPr>
          </w:p>
        </w:tc>
        <w:tc>
          <w:tcPr>
            <w:tcW w:w="900" w:type="dxa"/>
          </w:tcPr>
          <w:p w14:paraId="3B6C8169" w14:textId="77777777" w:rsidR="00E81AA7" w:rsidRDefault="00E81AA7" w:rsidP="00816966">
            <w:pPr>
              <w:pStyle w:val="TableParagraph"/>
              <w:rPr>
                <w:sz w:val="20"/>
              </w:rPr>
            </w:pPr>
          </w:p>
        </w:tc>
        <w:tc>
          <w:tcPr>
            <w:tcW w:w="1350" w:type="dxa"/>
          </w:tcPr>
          <w:p w14:paraId="4CAD7F45" w14:textId="77777777" w:rsidR="00E81AA7" w:rsidRDefault="00E81AA7" w:rsidP="00816966">
            <w:pPr>
              <w:pStyle w:val="TableParagraph"/>
              <w:rPr>
                <w:sz w:val="20"/>
              </w:rPr>
            </w:pPr>
          </w:p>
        </w:tc>
        <w:tc>
          <w:tcPr>
            <w:tcW w:w="720" w:type="dxa"/>
          </w:tcPr>
          <w:p w14:paraId="36F86A03" w14:textId="77777777" w:rsidR="00E81AA7" w:rsidRDefault="00E81AA7" w:rsidP="00816966">
            <w:pPr>
              <w:pStyle w:val="TableParagraph"/>
              <w:rPr>
                <w:sz w:val="20"/>
              </w:rPr>
            </w:pPr>
          </w:p>
        </w:tc>
        <w:tc>
          <w:tcPr>
            <w:tcW w:w="1800" w:type="dxa"/>
          </w:tcPr>
          <w:p w14:paraId="7307B6CD" w14:textId="77777777" w:rsidR="00E81AA7" w:rsidRDefault="00E81AA7" w:rsidP="00816966">
            <w:pPr>
              <w:pStyle w:val="TableParagraph"/>
              <w:rPr>
                <w:sz w:val="20"/>
              </w:rPr>
            </w:pPr>
          </w:p>
        </w:tc>
        <w:tc>
          <w:tcPr>
            <w:tcW w:w="900" w:type="dxa"/>
          </w:tcPr>
          <w:p w14:paraId="09FCBBC8" w14:textId="77777777" w:rsidR="00E81AA7" w:rsidRDefault="00E81AA7" w:rsidP="00816966">
            <w:pPr>
              <w:pStyle w:val="TableParagraph"/>
              <w:rPr>
                <w:sz w:val="20"/>
              </w:rPr>
            </w:pPr>
          </w:p>
        </w:tc>
        <w:tc>
          <w:tcPr>
            <w:tcW w:w="900" w:type="dxa"/>
          </w:tcPr>
          <w:p w14:paraId="3FBC8AF3" w14:textId="77777777" w:rsidR="00E81AA7" w:rsidRDefault="00E81AA7" w:rsidP="00816966">
            <w:pPr>
              <w:pStyle w:val="TableParagraph"/>
              <w:rPr>
                <w:sz w:val="20"/>
              </w:rPr>
            </w:pPr>
          </w:p>
        </w:tc>
        <w:tc>
          <w:tcPr>
            <w:tcW w:w="990" w:type="dxa"/>
          </w:tcPr>
          <w:p w14:paraId="3F2B54F5" w14:textId="77777777" w:rsidR="00E81AA7" w:rsidRDefault="00E81AA7" w:rsidP="00816966">
            <w:pPr>
              <w:pStyle w:val="TableParagraph"/>
              <w:rPr>
                <w:sz w:val="20"/>
              </w:rPr>
            </w:pPr>
          </w:p>
        </w:tc>
      </w:tr>
      <w:tr w:rsidR="00E81AA7" w14:paraId="5141D708" w14:textId="77777777" w:rsidTr="00816966">
        <w:trPr>
          <w:trHeight w:val="275"/>
        </w:trPr>
        <w:tc>
          <w:tcPr>
            <w:tcW w:w="558" w:type="dxa"/>
          </w:tcPr>
          <w:p w14:paraId="1AB12778" w14:textId="77777777" w:rsidR="00E81AA7" w:rsidRDefault="00E81AA7" w:rsidP="00816966">
            <w:pPr>
              <w:pStyle w:val="TableParagraph"/>
              <w:rPr>
                <w:sz w:val="20"/>
              </w:rPr>
            </w:pPr>
          </w:p>
        </w:tc>
        <w:tc>
          <w:tcPr>
            <w:tcW w:w="720" w:type="dxa"/>
          </w:tcPr>
          <w:p w14:paraId="1943EBC1" w14:textId="77777777" w:rsidR="00E81AA7" w:rsidRDefault="00E81AA7" w:rsidP="00816966">
            <w:pPr>
              <w:pStyle w:val="TableParagraph"/>
              <w:rPr>
                <w:sz w:val="20"/>
              </w:rPr>
            </w:pPr>
          </w:p>
        </w:tc>
        <w:tc>
          <w:tcPr>
            <w:tcW w:w="1080" w:type="dxa"/>
          </w:tcPr>
          <w:p w14:paraId="5DB817B0" w14:textId="77777777" w:rsidR="00E81AA7" w:rsidRDefault="00E81AA7" w:rsidP="00816966">
            <w:pPr>
              <w:pStyle w:val="TableParagraph"/>
              <w:rPr>
                <w:sz w:val="20"/>
              </w:rPr>
            </w:pPr>
          </w:p>
        </w:tc>
        <w:tc>
          <w:tcPr>
            <w:tcW w:w="900" w:type="dxa"/>
          </w:tcPr>
          <w:p w14:paraId="7A71AD33" w14:textId="77777777" w:rsidR="00E81AA7" w:rsidRDefault="00E81AA7" w:rsidP="00816966">
            <w:pPr>
              <w:pStyle w:val="TableParagraph"/>
              <w:rPr>
                <w:sz w:val="20"/>
              </w:rPr>
            </w:pPr>
          </w:p>
        </w:tc>
        <w:tc>
          <w:tcPr>
            <w:tcW w:w="1350" w:type="dxa"/>
          </w:tcPr>
          <w:p w14:paraId="760E7DCD" w14:textId="77777777" w:rsidR="00E81AA7" w:rsidRDefault="00E81AA7" w:rsidP="00816966">
            <w:pPr>
              <w:pStyle w:val="TableParagraph"/>
              <w:rPr>
                <w:sz w:val="20"/>
              </w:rPr>
            </w:pPr>
          </w:p>
        </w:tc>
        <w:tc>
          <w:tcPr>
            <w:tcW w:w="720" w:type="dxa"/>
          </w:tcPr>
          <w:p w14:paraId="24FD207A" w14:textId="77777777" w:rsidR="00E81AA7" w:rsidRDefault="00E81AA7" w:rsidP="00816966">
            <w:pPr>
              <w:pStyle w:val="TableParagraph"/>
              <w:rPr>
                <w:sz w:val="20"/>
              </w:rPr>
            </w:pPr>
          </w:p>
        </w:tc>
        <w:tc>
          <w:tcPr>
            <w:tcW w:w="1800" w:type="dxa"/>
          </w:tcPr>
          <w:p w14:paraId="1DD3BDAB" w14:textId="77777777" w:rsidR="00E81AA7" w:rsidRDefault="00E81AA7" w:rsidP="00816966">
            <w:pPr>
              <w:pStyle w:val="TableParagraph"/>
              <w:rPr>
                <w:sz w:val="20"/>
              </w:rPr>
            </w:pPr>
          </w:p>
        </w:tc>
        <w:tc>
          <w:tcPr>
            <w:tcW w:w="900" w:type="dxa"/>
          </w:tcPr>
          <w:p w14:paraId="5F1FF853" w14:textId="77777777" w:rsidR="00E81AA7" w:rsidRDefault="00E81AA7" w:rsidP="00816966">
            <w:pPr>
              <w:pStyle w:val="TableParagraph"/>
              <w:rPr>
                <w:sz w:val="20"/>
              </w:rPr>
            </w:pPr>
          </w:p>
        </w:tc>
        <w:tc>
          <w:tcPr>
            <w:tcW w:w="900" w:type="dxa"/>
          </w:tcPr>
          <w:p w14:paraId="688672A0" w14:textId="77777777" w:rsidR="00E81AA7" w:rsidRDefault="00E81AA7" w:rsidP="00816966">
            <w:pPr>
              <w:pStyle w:val="TableParagraph"/>
              <w:rPr>
                <w:sz w:val="20"/>
              </w:rPr>
            </w:pPr>
          </w:p>
        </w:tc>
        <w:tc>
          <w:tcPr>
            <w:tcW w:w="990" w:type="dxa"/>
          </w:tcPr>
          <w:p w14:paraId="08E8423D" w14:textId="77777777" w:rsidR="00E81AA7" w:rsidRDefault="00E81AA7" w:rsidP="00816966">
            <w:pPr>
              <w:pStyle w:val="TableParagraph"/>
              <w:rPr>
                <w:sz w:val="20"/>
              </w:rPr>
            </w:pPr>
          </w:p>
        </w:tc>
      </w:tr>
      <w:tr w:rsidR="00E81AA7" w14:paraId="3F2F3106" w14:textId="77777777" w:rsidTr="00816966">
        <w:trPr>
          <w:trHeight w:val="276"/>
        </w:trPr>
        <w:tc>
          <w:tcPr>
            <w:tcW w:w="558" w:type="dxa"/>
          </w:tcPr>
          <w:p w14:paraId="65E32293" w14:textId="77777777" w:rsidR="00E81AA7" w:rsidRDefault="00E81AA7" w:rsidP="00816966">
            <w:pPr>
              <w:pStyle w:val="TableParagraph"/>
              <w:rPr>
                <w:sz w:val="20"/>
              </w:rPr>
            </w:pPr>
          </w:p>
        </w:tc>
        <w:tc>
          <w:tcPr>
            <w:tcW w:w="720" w:type="dxa"/>
          </w:tcPr>
          <w:p w14:paraId="55B244FB" w14:textId="77777777" w:rsidR="00E81AA7" w:rsidRDefault="00E81AA7" w:rsidP="00816966">
            <w:pPr>
              <w:pStyle w:val="TableParagraph"/>
              <w:rPr>
                <w:sz w:val="20"/>
              </w:rPr>
            </w:pPr>
          </w:p>
        </w:tc>
        <w:tc>
          <w:tcPr>
            <w:tcW w:w="1080" w:type="dxa"/>
          </w:tcPr>
          <w:p w14:paraId="330D3A62" w14:textId="77777777" w:rsidR="00E81AA7" w:rsidRDefault="00E81AA7" w:rsidP="00816966">
            <w:pPr>
              <w:pStyle w:val="TableParagraph"/>
              <w:rPr>
                <w:sz w:val="20"/>
              </w:rPr>
            </w:pPr>
          </w:p>
        </w:tc>
        <w:tc>
          <w:tcPr>
            <w:tcW w:w="900" w:type="dxa"/>
          </w:tcPr>
          <w:p w14:paraId="1D859C58" w14:textId="77777777" w:rsidR="00E81AA7" w:rsidRDefault="00E81AA7" w:rsidP="00816966">
            <w:pPr>
              <w:pStyle w:val="TableParagraph"/>
              <w:rPr>
                <w:sz w:val="20"/>
              </w:rPr>
            </w:pPr>
          </w:p>
        </w:tc>
        <w:tc>
          <w:tcPr>
            <w:tcW w:w="1350" w:type="dxa"/>
          </w:tcPr>
          <w:p w14:paraId="29CB8E2C" w14:textId="77777777" w:rsidR="00E81AA7" w:rsidRDefault="00E81AA7" w:rsidP="00816966">
            <w:pPr>
              <w:pStyle w:val="TableParagraph"/>
              <w:rPr>
                <w:sz w:val="20"/>
              </w:rPr>
            </w:pPr>
          </w:p>
        </w:tc>
        <w:tc>
          <w:tcPr>
            <w:tcW w:w="720" w:type="dxa"/>
          </w:tcPr>
          <w:p w14:paraId="0119FC4A" w14:textId="77777777" w:rsidR="00E81AA7" w:rsidRDefault="00E81AA7" w:rsidP="00816966">
            <w:pPr>
              <w:pStyle w:val="TableParagraph"/>
              <w:rPr>
                <w:sz w:val="20"/>
              </w:rPr>
            </w:pPr>
          </w:p>
        </w:tc>
        <w:tc>
          <w:tcPr>
            <w:tcW w:w="1800" w:type="dxa"/>
          </w:tcPr>
          <w:p w14:paraId="5CF04F3D" w14:textId="77777777" w:rsidR="00E81AA7" w:rsidRDefault="00E81AA7" w:rsidP="00816966">
            <w:pPr>
              <w:pStyle w:val="TableParagraph"/>
              <w:rPr>
                <w:sz w:val="20"/>
              </w:rPr>
            </w:pPr>
          </w:p>
        </w:tc>
        <w:tc>
          <w:tcPr>
            <w:tcW w:w="900" w:type="dxa"/>
          </w:tcPr>
          <w:p w14:paraId="0A1CC562" w14:textId="77777777" w:rsidR="00E81AA7" w:rsidRDefault="00E81AA7" w:rsidP="00816966">
            <w:pPr>
              <w:pStyle w:val="TableParagraph"/>
              <w:rPr>
                <w:sz w:val="20"/>
              </w:rPr>
            </w:pPr>
          </w:p>
        </w:tc>
        <w:tc>
          <w:tcPr>
            <w:tcW w:w="900" w:type="dxa"/>
          </w:tcPr>
          <w:p w14:paraId="0CCD06F6" w14:textId="77777777" w:rsidR="00E81AA7" w:rsidRDefault="00E81AA7" w:rsidP="00816966">
            <w:pPr>
              <w:pStyle w:val="TableParagraph"/>
              <w:rPr>
                <w:sz w:val="20"/>
              </w:rPr>
            </w:pPr>
          </w:p>
        </w:tc>
        <w:tc>
          <w:tcPr>
            <w:tcW w:w="990" w:type="dxa"/>
          </w:tcPr>
          <w:p w14:paraId="3090D459" w14:textId="77777777" w:rsidR="00E81AA7" w:rsidRDefault="00E81AA7" w:rsidP="00816966">
            <w:pPr>
              <w:pStyle w:val="TableParagraph"/>
              <w:rPr>
                <w:sz w:val="20"/>
              </w:rPr>
            </w:pPr>
          </w:p>
        </w:tc>
      </w:tr>
      <w:tr w:rsidR="00E81AA7" w14:paraId="525C2489" w14:textId="77777777" w:rsidTr="00816966">
        <w:trPr>
          <w:trHeight w:val="275"/>
        </w:trPr>
        <w:tc>
          <w:tcPr>
            <w:tcW w:w="558" w:type="dxa"/>
          </w:tcPr>
          <w:p w14:paraId="10789317" w14:textId="77777777" w:rsidR="00E81AA7" w:rsidRDefault="00E81AA7" w:rsidP="00816966">
            <w:pPr>
              <w:pStyle w:val="TableParagraph"/>
              <w:rPr>
                <w:sz w:val="20"/>
              </w:rPr>
            </w:pPr>
          </w:p>
        </w:tc>
        <w:tc>
          <w:tcPr>
            <w:tcW w:w="720" w:type="dxa"/>
          </w:tcPr>
          <w:p w14:paraId="7CAFA002" w14:textId="77777777" w:rsidR="00E81AA7" w:rsidRDefault="00E81AA7" w:rsidP="00816966">
            <w:pPr>
              <w:pStyle w:val="TableParagraph"/>
              <w:rPr>
                <w:sz w:val="20"/>
              </w:rPr>
            </w:pPr>
          </w:p>
        </w:tc>
        <w:tc>
          <w:tcPr>
            <w:tcW w:w="1080" w:type="dxa"/>
          </w:tcPr>
          <w:p w14:paraId="789A77F1" w14:textId="77777777" w:rsidR="00E81AA7" w:rsidRDefault="00E81AA7" w:rsidP="00816966">
            <w:pPr>
              <w:pStyle w:val="TableParagraph"/>
              <w:rPr>
                <w:sz w:val="20"/>
              </w:rPr>
            </w:pPr>
          </w:p>
        </w:tc>
        <w:tc>
          <w:tcPr>
            <w:tcW w:w="900" w:type="dxa"/>
          </w:tcPr>
          <w:p w14:paraId="58F84545" w14:textId="77777777" w:rsidR="00E81AA7" w:rsidRDefault="00E81AA7" w:rsidP="00816966">
            <w:pPr>
              <w:pStyle w:val="TableParagraph"/>
              <w:rPr>
                <w:sz w:val="20"/>
              </w:rPr>
            </w:pPr>
          </w:p>
        </w:tc>
        <w:tc>
          <w:tcPr>
            <w:tcW w:w="1350" w:type="dxa"/>
          </w:tcPr>
          <w:p w14:paraId="4786577C" w14:textId="77777777" w:rsidR="00E81AA7" w:rsidRDefault="00E81AA7" w:rsidP="00816966">
            <w:pPr>
              <w:pStyle w:val="TableParagraph"/>
              <w:rPr>
                <w:sz w:val="20"/>
              </w:rPr>
            </w:pPr>
          </w:p>
        </w:tc>
        <w:tc>
          <w:tcPr>
            <w:tcW w:w="720" w:type="dxa"/>
          </w:tcPr>
          <w:p w14:paraId="07D70DB6" w14:textId="77777777" w:rsidR="00E81AA7" w:rsidRDefault="00E81AA7" w:rsidP="00816966">
            <w:pPr>
              <w:pStyle w:val="TableParagraph"/>
              <w:rPr>
                <w:sz w:val="20"/>
              </w:rPr>
            </w:pPr>
          </w:p>
        </w:tc>
        <w:tc>
          <w:tcPr>
            <w:tcW w:w="1800" w:type="dxa"/>
          </w:tcPr>
          <w:p w14:paraId="6035B48A" w14:textId="77777777" w:rsidR="00E81AA7" w:rsidRDefault="00E81AA7" w:rsidP="00816966">
            <w:pPr>
              <w:pStyle w:val="TableParagraph"/>
              <w:rPr>
                <w:sz w:val="20"/>
              </w:rPr>
            </w:pPr>
          </w:p>
        </w:tc>
        <w:tc>
          <w:tcPr>
            <w:tcW w:w="900" w:type="dxa"/>
          </w:tcPr>
          <w:p w14:paraId="075BFF88" w14:textId="77777777" w:rsidR="00E81AA7" w:rsidRDefault="00E81AA7" w:rsidP="00816966">
            <w:pPr>
              <w:pStyle w:val="TableParagraph"/>
              <w:rPr>
                <w:sz w:val="20"/>
              </w:rPr>
            </w:pPr>
          </w:p>
        </w:tc>
        <w:tc>
          <w:tcPr>
            <w:tcW w:w="900" w:type="dxa"/>
          </w:tcPr>
          <w:p w14:paraId="6F66BF5F" w14:textId="77777777" w:rsidR="00E81AA7" w:rsidRDefault="00E81AA7" w:rsidP="00816966">
            <w:pPr>
              <w:pStyle w:val="TableParagraph"/>
              <w:rPr>
                <w:sz w:val="20"/>
              </w:rPr>
            </w:pPr>
          </w:p>
        </w:tc>
        <w:tc>
          <w:tcPr>
            <w:tcW w:w="990" w:type="dxa"/>
          </w:tcPr>
          <w:p w14:paraId="53C89DD7" w14:textId="77777777" w:rsidR="00E81AA7" w:rsidRDefault="00E81AA7" w:rsidP="00816966">
            <w:pPr>
              <w:pStyle w:val="TableParagraph"/>
              <w:rPr>
                <w:sz w:val="20"/>
              </w:rPr>
            </w:pPr>
          </w:p>
        </w:tc>
      </w:tr>
      <w:tr w:rsidR="00E81AA7" w14:paraId="122836F1" w14:textId="77777777" w:rsidTr="00816966">
        <w:trPr>
          <w:trHeight w:val="275"/>
        </w:trPr>
        <w:tc>
          <w:tcPr>
            <w:tcW w:w="558" w:type="dxa"/>
          </w:tcPr>
          <w:p w14:paraId="33F27709" w14:textId="77777777" w:rsidR="00E81AA7" w:rsidRDefault="00E81AA7" w:rsidP="00816966">
            <w:pPr>
              <w:pStyle w:val="TableParagraph"/>
              <w:rPr>
                <w:sz w:val="20"/>
              </w:rPr>
            </w:pPr>
          </w:p>
        </w:tc>
        <w:tc>
          <w:tcPr>
            <w:tcW w:w="720" w:type="dxa"/>
          </w:tcPr>
          <w:p w14:paraId="77CD50E2" w14:textId="77777777" w:rsidR="00E81AA7" w:rsidRDefault="00E81AA7" w:rsidP="00816966">
            <w:pPr>
              <w:pStyle w:val="TableParagraph"/>
              <w:rPr>
                <w:sz w:val="20"/>
              </w:rPr>
            </w:pPr>
          </w:p>
        </w:tc>
        <w:tc>
          <w:tcPr>
            <w:tcW w:w="1080" w:type="dxa"/>
          </w:tcPr>
          <w:p w14:paraId="1AA4EC49" w14:textId="77777777" w:rsidR="00E81AA7" w:rsidRDefault="00E81AA7" w:rsidP="00816966">
            <w:pPr>
              <w:pStyle w:val="TableParagraph"/>
              <w:rPr>
                <w:sz w:val="20"/>
              </w:rPr>
            </w:pPr>
          </w:p>
        </w:tc>
        <w:tc>
          <w:tcPr>
            <w:tcW w:w="900" w:type="dxa"/>
          </w:tcPr>
          <w:p w14:paraId="44095B80" w14:textId="77777777" w:rsidR="00E81AA7" w:rsidRDefault="00E81AA7" w:rsidP="00816966">
            <w:pPr>
              <w:pStyle w:val="TableParagraph"/>
              <w:rPr>
                <w:sz w:val="20"/>
              </w:rPr>
            </w:pPr>
          </w:p>
        </w:tc>
        <w:tc>
          <w:tcPr>
            <w:tcW w:w="1350" w:type="dxa"/>
          </w:tcPr>
          <w:p w14:paraId="36081312" w14:textId="77777777" w:rsidR="00E81AA7" w:rsidRDefault="00E81AA7" w:rsidP="00816966">
            <w:pPr>
              <w:pStyle w:val="TableParagraph"/>
              <w:rPr>
                <w:sz w:val="20"/>
              </w:rPr>
            </w:pPr>
          </w:p>
        </w:tc>
        <w:tc>
          <w:tcPr>
            <w:tcW w:w="720" w:type="dxa"/>
          </w:tcPr>
          <w:p w14:paraId="6ED05DA5" w14:textId="77777777" w:rsidR="00E81AA7" w:rsidRDefault="00E81AA7" w:rsidP="00816966">
            <w:pPr>
              <w:pStyle w:val="TableParagraph"/>
              <w:rPr>
                <w:sz w:val="20"/>
              </w:rPr>
            </w:pPr>
          </w:p>
        </w:tc>
        <w:tc>
          <w:tcPr>
            <w:tcW w:w="1800" w:type="dxa"/>
          </w:tcPr>
          <w:p w14:paraId="4AA5876A" w14:textId="77777777" w:rsidR="00E81AA7" w:rsidRDefault="00E81AA7" w:rsidP="00816966">
            <w:pPr>
              <w:pStyle w:val="TableParagraph"/>
              <w:rPr>
                <w:sz w:val="20"/>
              </w:rPr>
            </w:pPr>
          </w:p>
        </w:tc>
        <w:tc>
          <w:tcPr>
            <w:tcW w:w="900" w:type="dxa"/>
          </w:tcPr>
          <w:p w14:paraId="4B48CCBE" w14:textId="77777777" w:rsidR="00E81AA7" w:rsidRDefault="00E81AA7" w:rsidP="00816966">
            <w:pPr>
              <w:pStyle w:val="TableParagraph"/>
              <w:rPr>
                <w:sz w:val="20"/>
              </w:rPr>
            </w:pPr>
          </w:p>
        </w:tc>
        <w:tc>
          <w:tcPr>
            <w:tcW w:w="900" w:type="dxa"/>
          </w:tcPr>
          <w:p w14:paraId="42E369B1" w14:textId="77777777" w:rsidR="00E81AA7" w:rsidRDefault="00E81AA7" w:rsidP="00816966">
            <w:pPr>
              <w:pStyle w:val="TableParagraph"/>
              <w:rPr>
                <w:sz w:val="20"/>
              </w:rPr>
            </w:pPr>
          </w:p>
        </w:tc>
        <w:tc>
          <w:tcPr>
            <w:tcW w:w="990" w:type="dxa"/>
          </w:tcPr>
          <w:p w14:paraId="295A8EE2" w14:textId="77777777" w:rsidR="00E81AA7" w:rsidRDefault="00E81AA7" w:rsidP="00816966">
            <w:pPr>
              <w:pStyle w:val="TableParagraph"/>
              <w:rPr>
                <w:sz w:val="20"/>
              </w:rPr>
            </w:pPr>
          </w:p>
        </w:tc>
      </w:tr>
      <w:tr w:rsidR="00E81AA7" w14:paraId="3D2452B4" w14:textId="77777777" w:rsidTr="00816966">
        <w:trPr>
          <w:trHeight w:val="276"/>
        </w:trPr>
        <w:tc>
          <w:tcPr>
            <w:tcW w:w="558" w:type="dxa"/>
          </w:tcPr>
          <w:p w14:paraId="2BD06FED" w14:textId="77777777" w:rsidR="00E81AA7" w:rsidRDefault="00E81AA7" w:rsidP="00816966">
            <w:pPr>
              <w:pStyle w:val="TableParagraph"/>
              <w:rPr>
                <w:sz w:val="20"/>
              </w:rPr>
            </w:pPr>
          </w:p>
        </w:tc>
        <w:tc>
          <w:tcPr>
            <w:tcW w:w="720" w:type="dxa"/>
          </w:tcPr>
          <w:p w14:paraId="7662AFA9" w14:textId="77777777" w:rsidR="00E81AA7" w:rsidRDefault="00E81AA7" w:rsidP="00816966">
            <w:pPr>
              <w:pStyle w:val="TableParagraph"/>
              <w:rPr>
                <w:sz w:val="20"/>
              </w:rPr>
            </w:pPr>
          </w:p>
        </w:tc>
        <w:tc>
          <w:tcPr>
            <w:tcW w:w="1080" w:type="dxa"/>
          </w:tcPr>
          <w:p w14:paraId="42F9DB0F" w14:textId="77777777" w:rsidR="00E81AA7" w:rsidRDefault="00E81AA7" w:rsidP="00816966">
            <w:pPr>
              <w:pStyle w:val="TableParagraph"/>
              <w:rPr>
                <w:sz w:val="20"/>
              </w:rPr>
            </w:pPr>
          </w:p>
        </w:tc>
        <w:tc>
          <w:tcPr>
            <w:tcW w:w="900" w:type="dxa"/>
          </w:tcPr>
          <w:p w14:paraId="0655A140" w14:textId="77777777" w:rsidR="00E81AA7" w:rsidRDefault="00E81AA7" w:rsidP="00816966">
            <w:pPr>
              <w:pStyle w:val="TableParagraph"/>
              <w:rPr>
                <w:sz w:val="20"/>
              </w:rPr>
            </w:pPr>
          </w:p>
        </w:tc>
        <w:tc>
          <w:tcPr>
            <w:tcW w:w="1350" w:type="dxa"/>
          </w:tcPr>
          <w:p w14:paraId="1E17BCB7" w14:textId="77777777" w:rsidR="00E81AA7" w:rsidRDefault="00E81AA7" w:rsidP="00816966">
            <w:pPr>
              <w:pStyle w:val="TableParagraph"/>
              <w:rPr>
                <w:sz w:val="20"/>
              </w:rPr>
            </w:pPr>
          </w:p>
        </w:tc>
        <w:tc>
          <w:tcPr>
            <w:tcW w:w="720" w:type="dxa"/>
          </w:tcPr>
          <w:p w14:paraId="0FAF6F42" w14:textId="77777777" w:rsidR="00E81AA7" w:rsidRDefault="00E81AA7" w:rsidP="00816966">
            <w:pPr>
              <w:pStyle w:val="TableParagraph"/>
              <w:rPr>
                <w:sz w:val="20"/>
              </w:rPr>
            </w:pPr>
          </w:p>
        </w:tc>
        <w:tc>
          <w:tcPr>
            <w:tcW w:w="1800" w:type="dxa"/>
          </w:tcPr>
          <w:p w14:paraId="584BE1FC" w14:textId="77777777" w:rsidR="00E81AA7" w:rsidRDefault="00E81AA7" w:rsidP="00816966">
            <w:pPr>
              <w:pStyle w:val="TableParagraph"/>
              <w:rPr>
                <w:sz w:val="20"/>
              </w:rPr>
            </w:pPr>
          </w:p>
        </w:tc>
        <w:tc>
          <w:tcPr>
            <w:tcW w:w="900" w:type="dxa"/>
          </w:tcPr>
          <w:p w14:paraId="7229646C" w14:textId="77777777" w:rsidR="00E81AA7" w:rsidRDefault="00E81AA7" w:rsidP="00816966">
            <w:pPr>
              <w:pStyle w:val="TableParagraph"/>
              <w:rPr>
                <w:sz w:val="20"/>
              </w:rPr>
            </w:pPr>
          </w:p>
        </w:tc>
        <w:tc>
          <w:tcPr>
            <w:tcW w:w="900" w:type="dxa"/>
          </w:tcPr>
          <w:p w14:paraId="38FE884F" w14:textId="77777777" w:rsidR="00E81AA7" w:rsidRDefault="00E81AA7" w:rsidP="00816966">
            <w:pPr>
              <w:pStyle w:val="TableParagraph"/>
              <w:rPr>
                <w:sz w:val="20"/>
              </w:rPr>
            </w:pPr>
          </w:p>
        </w:tc>
        <w:tc>
          <w:tcPr>
            <w:tcW w:w="990" w:type="dxa"/>
          </w:tcPr>
          <w:p w14:paraId="17C008F5" w14:textId="77777777" w:rsidR="00E81AA7" w:rsidRDefault="00E81AA7" w:rsidP="00816966">
            <w:pPr>
              <w:pStyle w:val="TableParagraph"/>
              <w:rPr>
                <w:sz w:val="20"/>
              </w:rPr>
            </w:pPr>
          </w:p>
        </w:tc>
      </w:tr>
      <w:tr w:rsidR="00E81AA7" w14:paraId="381D3449" w14:textId="77777777" w:rsidTr="00816966">
        <w:trPr>
          <w:trHeight w:val="275"/>
        </w:trPr>
        <w:tc>
          <w:tcPr>
            <w:tcW w:w="558" w:type="dxa"/>
          </w:tcPr>
          <w:p w14:paraId="3585A9F8" w14:textId="77777777" w:rsidR="00E81AA7" w:rsidRDefault="00E81AA7" w:rsidP="00816966">
            <w:pPr>
              <w:pStyle w:val="TableParagraph"/>
              <w:rPr>
                <w:sz w:val="20"/>
              </w:rPr>
            </w:pPr>
          </w:p>
        </w:tc>
        <w:tc>
          <w:tcPr>
            <w:tcW w:w="720" w:type="dxa"/>
          </w:tcPr>
          <w:p w14:paraId="63D65C1E" w14:textId="77777777" w:rsidR="00E81AA7" w:rsidRDefault="00E81AA7" w:rsidP="00816966">
            <w:pPr>
              <w:pStyle w:val="TableParagraph"/>
              <w:rPr>
                <w:sz w:val="20"/>
              </w:rPr>
            </w:pPr>
          </w:p>
        </w:tc>
        <w:tc>
          <w:tcPr>
            <w:tcW w:w="1080" w:type="dxa"/>
          </w:tcPr>
          <w:p w14:paraId="3198E09D" w14:textId="77777777" w:rsidR="00E81AA7" w:rsidRDefault="00E81AA7" w:rsidP="00816966">
            <w:pPr>
              <w:pStyle w:val="TableParagraph"/>
              <w:rPr>
                <w:sz w:val="20"/>
              </w:rPr>
            </w:pPr>
          </w:p>
        </w:tc>
        <w:tc>
          <w:tcPr>
            <w:tcW w:w="900" w:type="dxa"/>
          </w:tcPr>
          <w:p w14:paraId="50EDA839" w14:textId="77777777" w:rsidR="00E81AA7" w:rsidRDefault="00E81AA7" w:rsidP="00816966">
            <w:pPr>
              <w:pStyle w:val="TableParagraph"/>
              <w:rPr>
                <w:sz w:val="20"/>
              </w:rPr>
            </w:pPr>
          </w:p>
        </w:tc>
        <w:tc>
          <w:tcPr>
            <w:tcW w:w="1350" w:type="dxa"/>
          </w:tcPr>
          <w:p w14:paraId="485B6D98" w14:textId="77777777" w:rsidR="00E81AA7" w:rsidRDefault="00E81AA7" w:rsidP="00816966">
            <w:pPr>
              <w:pStyle w:val="TableParagraph"/>
              <w:rPr>
                <w:sz w:val="20"/>
              </w:rPr>
            </w:pPr>
          </w:p>
        </w:tc>
        <w:tc>
          <w:tcPr>
            <w:tcW w:w="720" w:type="dxa"/>
          </w:tcPr>
          <w:p w14:paraId="768846B8" w14:textId="77777777" w:rsidR="00E81AA7" w:rsidRDefault="00E81AA7" w:rsidP="00816966">
            <w:pPr>
              <w:pStyle w:val="TableParagraph"/>
              <w:rPr>
                <w:sz w:val="20"/>
              </w:rPr>
            </w:pPr>
          </w:p>
        </w:tc>
        <w:tc>
          <w:tcPr>
            <w:tcW w:w="1800" w:type="dxa"/>
          </w:tcPr>
          <w:p w14:paraId="650DED43" w14:textId="77777777" w:rsidR="00E81AA7" w:rsidRDefault="00E81AA7" w:rsidP="00816966">
            <w:pPr>
              <w:pStyle w:val="TableParagraph"/>
              <w:rPr>
                <w:sz w:val="20"/>
              </w:rPr>
            </w:pPr>
          </w:p>
        </w:tc>
        <w:tc>
          <w:tcPr>
            <w:tcW w:w="900" w:type="dxa"/>
          </w:tcPr>
          <w:p w14:paraId="62541D3F" w14:textId="77777777" w:rsidR="00E81AA7" w:rsidRDefault="00E81AA7" w:rsidP="00816966">
            <w:pPr>
              <w:pStyle w:val="TableParagraph"/>
              <w:rPr>
                <w:sz w:val="20"/>
              </w:rPr>
            </w:pPr>
          </w:p>
        </w:tc>
        <w:tc>
          <w:tcPr>
            <w:tcW w:w="900" w:type="dxa"/>
          </w:tcPr>
          <w:p w14:paraId="4FF2E808" w14:textId="77777777" w:rsidR="00E81AA7" w:rsidRDefault="00E81AA7" w:rsidP="00816966">
            <w:pPr>
              <w:pStyle w:val="TableParagraph"/>
              <w:rPr>
                <w:sz w:val="20"/>
              </w:rPr>
            </w:pPr>
          </w:p>
        </w:tc>
        <w:tc>
          <w:tcPr>
            <w:tcW w:w="990" w:type="dxa"/>
          </w:tcPr>
          <w:p w14:paraId="34BC5532" w14:textId="77777777" w:rsidR="00E81AA7" w:rsidRDefault="00E81AA7" w:rsidP="00816966">
            <w:pPr>
              <w:pStyle w:val="TableParagraph"/>
              <w:rPr>
                <w:sz w:val="20"/>
              </w:rPr>
            </w:pPr>
          </w:p>
        </w:tc>
      </w:tr>
      <w:tr w:rsidR="00E81AA7" w14:paraId="2ECBFF3F" w14:textId="77777777" w:rsidTr="00816966">
        <w:trPr>
          <w:trHeight w:val="275"/>
        </w:trPr>
        <w:tc>
          <w:tcPr>
            <w:tcW w:w="558" w:type="dxa"/>
          </w:tcPr>
          <w:p w14:paraId="536B952F" w14:textId="77777777" w:rsidR="00E81AA7" w:rsidRDefault="00E81AA7" w:rsidP="00816966">
            <w:pPr>
              <w:pStyle w:val="TableParagraph"/>
              <w:rPr>
                <w:sz w:val="20"/>
              </w:rPr>
            </w:pPr>
          </w:p>
        </w:tc>
        <w:tc>
          <w:tcPr>
            <w:tcW w:w="720" w:type="dxa"/>
          </w:tcPr>
          <w:p w14:paraId="6146FC8C" w14:textId="77777777" w:rsidR="00E81AA7" w:rsidRDefault="00E81AA7" w:rsidP="00816966">
            <w:pPr>
              <w:pStyle w:val="TableParagraph"/>
              <w:rPr>
                <w:sz w:val="20"/>
              </w:rPr>
            </w:pPr>
          </w:p>
        </w:tc>
        <w:tc>
          <w:tcPr>
            <w:tcW w:w="1080" w:type="dxa"/>
          </w:tcPr>
          <w:p w14:paraId="7B5363D8" w14:textId="77777777" w:rsidR="00E81AA7" w:rsidRDefault="00E81AA7" w:rsidP="00816966">
            <w:pPr>
              <w:pStyle w:val="TableParagraph"/>
              <w:rPr>
                <w:sz w:val="20"/>
              </w:rPr>
            </w:pPr>
          </w:p>
        </w:tc>
        <w:tc>
          <w:tcPr>
            <w:tcW w:w="900" w:type="dxa"/>
          </w:tcPr>
          <w:p w14:paraId="492A3F44" w14:textId="77777777" w:rsidR="00E81AA7" w:rsidRDefault="00E81AA7" w:rsidP="00816966">
            <w:pPr>
              <w:pStyle w:val="TableParagraph"/>
              <w:rPr>
                <w:sz w:val="20"/>
              </w:rPr>
            </w:pPr>
          </w:p>
        </w:tc>
        <w:tc>
          <w:tcPr>
            <w:tcW w:w="1350" w:type="dxa"/>
          </w:tcPr>
          <w:p w14:paraId="74C9FFD2" w14:textId="77777777" w:rsidR="00E81AA7" w:rsidRDefault="00E81AA7" w:rsidP="00816966">
            <w:pPr>
              <w:pStyle w:val="TableParagraph"/>
              <w:rPr>
                <w:sz w:val="20"/>
              </w:rPr>
            </w:pPr>
          </w:p>
        </w:tc>
        <w:tc>
          <w:tcPr>
            <w:tcW w:w="720" w:type="dxa"/>
          </w:tcPr>
          <w:p w14:paraId="04681F9E" w14:textId="77777777" w:rsidR="00E81AA7" w:rsidRDefault="00E81AA7" w:rsidP="00816966">
            <w:pPr>
              <w:pStyle w:val="TableParagraph"/>
              <w:rPr>
                <w:sz w:val="20"/>
              </w:rPr>
            </w:pPr>
          </w:p>
        </w:tc>
        <w:tc>
          <w:tcPr>
            <w:tcW w:w="1800" w:type="dxa"/>
          </w:tcPr>
          <w:p w14:paraId="29919B7C" w14:textId="77777777" w:rsidR="00E81AA7" w:rsidRDefault="00E81AA7" w:rsidP="00816966">
            <w:pPr>
              <w:pStyle w:val="TableParagraph"/>
              <w:rPr>
                <w:sz w:val="20"/>
              </w:rPr>
            </w:pPr>
          </w:p>
        </w:tc>
        <w:tc>
          <w:tcPr>
            <w:tcW w:w="900" w:type="dxa"/>
          </w:tcPr>
          <w:p w14:paraId="5206A888" w14:textId="77777777" w:rsidR="00E81AA7" w:rsidRDefault="00E81AA7" w:rsidP="00816966">
            <w:pPr>
              <w:pStyle w:val="TableParagraph"/>
              <w:rPr>
                <w:sz w:val="20"/>
              </w:rPr>
            </w:pPr>
          </w:p>
        </w:tc>
        <w:tc>
          <w:tcPr>
            <w:tcW w:w="900" w:type="dxa"/>
          </w:tcPr>
          <w:p w14:paraId="647C43FE" w14:textId="77777777" w:rsidR="00E81AA7" w:rsidRDefault="00E81AA7" w:rsidP="00816966">
            <w:pPr>
              <w:pStyle w:val="TableParagraph"/>
              <w:rPr>
                <w:sz w:val="20"/>
              </w:rPr>
            </w:pPr>
          </w:p>
        </w:tc>
        <w:tc>
          <w:tcPr>
            <w:tcW w:w="990" w:type="dxa"/>
          </w:tcPr>
          <w:p w14:paraId="0E495845" w14:textId="77777777" w:rsidR="00E81AA7" w:rsidRDefault="00E81AA7" w:rsidP="00816966">
            <w:pPr>
              <w:pStyle w:val="TableParagraph"/>
              <w:rPr>
                <w:sz w:val="20"/>
              </w:rPr>
            </w:pPr>
          </w:p>
        </w:tc>
      </w:tr>
      <w:tr w:rsidR="00E81AA7" w14:paraId="578FD88E" w14:textId="77777777" w:rsidTr="00816966">
        <w:trPr>
          <w:trHeight w:val="275"/>
        </w:trPr>
        <w:tc>
          <w:tcPr>
            <w:tcW w:w="558" w:type="dxa"/>
          </w:tcPr>
          <w:p w14:paraId="630BE5DB" w14:textId="77777777" w:rsidR="00E81AA7" w:rsidRDefault="00E81AA7" w:rsidP="00816966">
            <w:pPr>
              <w:pStyle w:val="TableParagraph"/>
              <w:rPr>
                <w:sz w:val="20"/>
              </w:rPr>
            </w:pPr>
          </w:p>
        </w:tc>
        <w:tc>
          <w:tcPr>
            <w:tcW w:w="720" w:type="dxa"/>
          </w:tcPr>
          <w:p w14:paraId="5A7DF7D2" w14:textId="77777777" w:rsidR="00E81AA7" w:rsidRDefault="00E81AA7" w:rsidP="00816966">
            <w:pPr>
              <w:pStyle w:val="TableParagraph"/>
              <w:rPr>
                <w:sz w:val="20"/>
              </w:rPr>
            </w:pPr>
          </w:p>
        </w:tc>
        <w:tc>
          <w:tcPr>
            <w:tcW w:w="1080" w:type="dxa"/>
          </w:tcPr>
          <w:p w14:paraId="2D991765" w14:textId="77777777" w:rsidR="00E81AA7" w:rsidRDefault="00E81AA7" w:rsidP="00816966">
            <w:pPr>
              <w:pStyle w:val="TableParagraph"/>
              <w:rPr>
                <w:sz w:val="20"/>
              </w:rPr>
            </w:pPr>
          </w:p>
        </w:tc>
        <w:tc>
          <w:tcPr>
            <w:tcW w:w="900" w:type="dxa"/>
          </w:tcPr>
          <w:p w14:paraId="65234AF1" w14:textId="77777777" w:rsidR="00E81AA7" w:rsidRDefault="00E81AA7" w:rsidP="00816966">
            <w:pPr>
              <w:pStyle w:val="TableParagraph"/>
              <w:rPr>
                <w:sz w:val="20"/>
              </w:rPr>
            </w:pPr>
          </w:p>
        </w:tc>
        <w:tc>
          <w:tcPr>
            <w:tcW w:w="1350" w:type="dxa"/>
          </w:tcPr>
          <w:p w14:paraId="15FEE3CF" w14:textId="77777777" w:rsidR="00E81AA7" w:rsidRDefault="00E81AA7" w:rsidP="00816966">
            <w:pPr>
              <w:pStyle w:val="TableParagraph"/>
              <w:rPr>
                <w:sz w:val="20"/>
              </w:rPr>
            </w:pPr>
          </w:p>
        </w:tc>
        <w:tc>
          <w:tcPr>
            <w:tcW w:w="720" w:type="dxa"/>
          </w:tcPr>
          <w:p w14:paraId="6E763105" w14:textId="77777777" w:rsidR="00E81AA7" w:rsidRDefault="00E81AA7" w:rsidP="00816966">
            <w:pPr>
              <w:pStyle w:val="TableParagraph"/>
              <w:rPr>
                <w:sz w:val="20"/>
              </w:rPr>
            </w:pPr>
          </w:p>
        </w:tc>
        <w:tc>
          <w:tcPr>
            <w:tcW w:w="1800" w:type="dxa"/>
          </w:tcPr>
          <w:p w14:paraId="47438F31" w14:textId="77777777" w:rsidR="00E81AA7" w:rsidRDefault="00E81AA7" w:rsidP="00816966">
            <w:pPr>
              <w:pStyle w:val="TableParagraph"/>
              <w:rPr>
                <w:sz w:val="20"/>
              </w:rPr>
            </w:pPr>
          </w:p>
        </w:tc>
        <w:tc>
          <w:tcPr>
            <w:tcW w:w="900" w:type="dxa"/>
          </w:tcPr>
          <w:p w14:paraId="05D926BE" w14:textId="77777777" w:rsidR="00E81AA7" w:rsidRDefault="00E81AA7" w:rsidP="00816966">
            <w:pPr>
              <w:pStyle w:val="TableParagraph"/>
              <w:rPr>
                <w:sz w:val="20"/>
              </w:rPr>
            </w:pPr>
          </w:p>
        </w:tc>
        <w:tc>
          <w:tcPr>
            <w:tcW w:w="900" w:type="dxa"/>
          </w:tcPr>
          <w:p w14:paraId="76AFF5A0" w14:textId="77777777" w:rsidR="00E81AA7" w:rsidRDefault="00E81AA7" w:rsidP="00816966">
            <w:pPr>
              <w:pStyle w:val="TableParagraph"/>
              <w:rPr>
                <w:sz w:val="20"/>
              </w:rPr>
            </w:pPr>
          </w:p>
        </w:tc>
        <w:tc>
          <w:tcPr>
            <w:tcW w:w="990" w:type="dxa"/>
          </w:tcPr>
          <w:p w14:paraId="576EFA94" w14:textId="77777777" w:rsidR="00E81AA7" w:rsidRDefault="00E81AA7" w:rsidP="00816966">
            <w:pPr>
              <w:pStyle w:val="TableParagraph"/>
              <w:rPr>
                <w:sz w:val="20"/>
              </w:rPr>
            </w:pPr>
          </w:p>
        </w:tc>
      </w:tr>
      <w:tr w:rsidR="00E81AA7" w14:paraId="475C0F8E" w14:textId="77777777" w:rsidTr="00816966">
        <w:trPr>
          <w:trHeight w:val="276"/>
        </w:trPr>
        <w:tc>
          <w:tcPr>
            <w:tcW w:w="558" w:type="dxa"/>
          </w:tcPr>
          <w:p w14:paraId="4473A2CB" w14:textId="77777777" w:rsidR="00E81AA7" w:rsidRDefault="00E81AA7" w:rsidP="00816966">
            <w:pPr>
              <w:pStyle w:val="TableParagraph"/>
              <w:rPr>
                <w:sz w:val="20"/>
              </w:rPr>
            </w:pPr>
          </w:p>
        </w:tc>
        <w:tc>
          <w:tcPr>
            <w:tcW w:w="720" w:type="dxa"/>
          </w:tcPr>
          <w:p w14:paraId="23390C1B" w14:textId="77777777" w:rsidR="00E81AA7" w:rsidRDefault="00E81AA7" w:rsidP="00816966">
            <w:pPr>
              <w:pStyle w:val="TableParagraph"/>
              <w:rPr>
                <w:sz w:val="20"/>
              </w:rPr>
            </w:pPr>
          </w:p>
        </w:tc>
        <w:tc>
          <w:tcPr>
            <w:tcW w:w="1080" w:type="dxa"/>
          </w:tcPr>
          <w:p w14:paraId="5E9230CA" w14:textId="77777777" w:rsidR="00E81AA7" w:rsidRDefault="00E81AA7" w:rsidP="00816966">
            <w:pPr>
              <w:pStyle w:val="TableParagraph"/>
              <w:rPr>
                <w:sz w:val="20"/>
              </w:rPr>
            </w:pPr>
          </w:p>
        </w:tc>
        <w:tc>
          <w:tcPr>
            <w:tcW w:w="900" w:type="dxa"/>
          </w:tcPr>
          <w:p w14:paraId="29668C14" w14:textId="77777777" w:rsidR="00E81AA7" w:rsidRDefault="00E81AA7" w:rsidP="00816966">
            <w:pPr>
              <w:pStyle w:val="TableParagraph"/>
              <w:rPr>
                <w:sz w:val="20"/>
              </w:rPr>
            </w:pPr>
          </w:p>
        </w:tc>
        <w:tc>
          <w:tcPr>
            <w:tcW w:w="1350" w:type="dxa"/>
          </w:tcPr>
          <w:p w14:paraId="5E1894CF" w14:textId="77777777" w:rsidR="00E81AA7" w:rsidRDefault="00E81AA7" w:rsidP="00816966">
            <w:pPr>
              <w:pStyle w:val="TableParagraph"/>
              <w:rPr>
                <w:sz w:val="20"/>
              </w:rPr>
            </w:pPr>
          </w:p>
        </w:tc>
        <w:tc>
          <w:tcPr>
            <w:tcW w:w="720" w:type="dxa"/>
          </w:tcPr>
          <w:p w14:paraId="7011B638" w14:textId="77777777" w:rsidR="00E81AA7" w:rsidRDefault="00E81AA7" w:rsidP="00816966">
            <w:pPr>
              <w:pStyle w:val="TableParagraph"/>
              <w:rPr>
                <w:sz w:val="20"/>
              </w:rPr>
            </w:pPr>
          </w:p>
        </w:tc>
        <w:tc>
          <w:tcPr>
            <w:tcW w:w="1800" w:type="dxa"/>
          </w:tcPr>
          <w:p w14:paraId="72886732" w14:textId="77777777" w:rsidR="00E81AA7" w:rsidRDefault="00E81AA7" w:rsidP="00816966">
            <w:pPr>
              <w:pStyle w:val="TableParagraph"/>
              <w:rPr>
                <w:sz w:val="20"/>
              </w:rPr>
            </w:pPr>
          </w:p>
        </w:tc>
        <w:tc>
          <w:tcPr>
            <w:tcW w:w="900" w:type="dxa"/>
          </w:tcPr>
          <w:p w14:paraId="75EBD5E2" w14:textId="77777777" w:rsidR="00E81AA7" w:rsidRDefault="00E81AA7" w:rsidP="00816966">
            <w:pPr>
              <w:pStyle w:val="TableParagraph"/>
              <w:rPr>
                <w:sz w:val="20"/>
              </w:rPr>
            </w:pPr>
          </w:p>
        </w:tc>
        <w:tc>
          <w:tcPr>
            <w:tcW w:w="900" w:type="dxa"/>
          </w:tcPr>
          <w:p w14:paraId="73792E84" w14:textId="77777777" w:rsidR="00E81AA7" w:rsidRDefault="00E81AA7" w:rsidP="00816966">
            <w:pPr>
              <w:pStyle w:val="TableParagraph"/>
              <w:rPr>
                <w:sz w:val="20"/>
              </w:rPr>
            </w:pPr>
          </w:p>
        </w:tc>
        <w:tc>
          <w:tcPr>
            <w:tcW w:w="990" w:type="dxa"/>
          </w:tcPr>
          <w:p w14:paraId="0AFA820E" w14:textId="77777777" w:rsidR="00E81AA7" w:rsidRDefault="00E81AA7" w:rsidP="00816966">
            <w:pPr>
              <w:pStyle w:val="TableParagraph"/>
              <w:rPr>
                <w:sz w:val="20"/>
              </w:rPr>
            </w:pPr>
          </w:p>
        </w:tc>
      </w:tr>
      <w:tr w:rsidR="00E81AA7" w14:paraId="62786B9A" w14:textId="77777777" w:rsidTr="00816966">
        <w:trPr>
          <w:trHeight w:val="275"/>
        </w:trPr>
        <w:tc>
          <w:tcPr>
            <w:tcW w:w="558" w:type="dxa"/>
          </w:tcPr>
          <w:p w14:paraId="31CD8477" w14:textId="77777777" w:rsidR="00E81AA7" w:rsidRDefault="00E81AA7" w:rsidP="00816966">
            <w:pPr>
              <w:pStyle w:val="TableParagraph"/>
              <w:rPr>
                <w:sz w:val="20"/>
              </w:rPr>
            </w:pPr>
          </w:p>
        </w:tc>
        <w:tc>
          <w:tcPr>
            <w:tcW w:w="720" w:type="dxa"/>
          </w:tcPr>
          <w:p w14:paraId="345FA6D1" w14:textId="77777777" w:rsidR="00E81AA7" w:rsidRDefault="00E81AA7" w:rsidP="00816966">
            <w:pPr>
              <w:pStyle w:val="TableParagraph"/>
              <w:rPr>
                <w:sz w:val="20"/>
              </w:rPr>
            </w:pPr>
          </w:p>
        </w:tc>
        <w:tc>
          <w:tcPr>
            <w:tcW w:w="1080" w:type="dxa"/>
          </w:tcPr>
          <w:p w14:paraId="548F74BE" w14:textId="77777777" w:rsidR="00E81AA7" w:rsidRDefault="00E81AA7" w:rsidP="00816966">
            <w:pPr>
              <w:pStyle w:val="TableParagraph"/>
              <w:rPr>
                <w:sz w:val="20"/>
              </w:rPr>
            </w:pPr>
          </w:p>
        </w:tc>
        <w:tc>
          <w:tcPr>
            <w:tcW w:w="900" w:type="dxa"/>
          </w:tcPr>
          <w:p w14:paraId="1E7E8E8B" w14:textId="77777777" w:rsidR="00E81AA7" w:rsidRDefault="00E81AA7" w:rsidP="00816966">
            <w:pPr>
              <w:pStyle w:val="TableParagraph"/>
              <w:rPr>
                <w:sz w:val="20"/>
              </w:rPr>
            </w:pPr>
          </w:p>
        </w:tc>
        <w:tc>
          <w:tcPr>
            <w:tcW w:w="1350" w:type="dxa"/>
          </w:tcPr>
          <w:p w14:paraId="782F2516" w14:textId="77777777" w:rsidR="00E81AA7" w:rsidRDefault="00E81AA7" w:rsidP="00816966">
            <w:pPr>
              <w:pStyle w:val="TableParagraph"/>
              <w:rPr>
                <w:sz w:val="20"/>
              </w:rPr>
            </w:pPr>
          </w:p>
        </w:tc>
        <w:tc>
          <w:tcPr>
            <w:tcW w:w="720" w:type="dxa"/>
          </w:tcPr>
          <w:p w14:paraId="43AEBED8" w14:textId="77777777" w:rsidR="00E81AA7" w:rsidRDefault="00E81AA7" w:rsidP="00816966">
            <w:pPr>
              <w:pStyle w:val="TableParagraph"/>
              <w:rPr>
                <w:sz w:val="20"/>
              </w:rPr>
            </w:pPr>
          </w:p>
        </w:tc>
        <w:tc>
          <w:tcPr>
            <w:tcW w:w="1800" w:type="dxa"/>
          </w:tcPr>
          <w:p w14:paraId="21DC3611" w14:textId="77777777" w:rsidR="00E81AA7" w:rsidRDefault="00E81AA7" w:rsidP="00816966">
            <w:pPr>
              <w:pStyle w:val="TableParagraph"/>
              <w:rPr>
                <w:sz w:val="20"/>
              </w:rPr>
            </w:pPr>
          </w:p>
        </w:tc>
        <w:tc>
          <w:tcPr>
            <w:tcW w:w="900" w:type="dxa"/>
          </w:tcPr>
          <w:p w14:paraId="1812FC9A" w14:textId="77777777" w:rsidR="00E81AA7" w:rsidRDefault="00E81AA7" w:rsidP="00816966">
            <w:pPr>
              <w:pStyle w:val="TableParagraph"/>
              <w:rPr>
                <w:sz w:val="20"/>
              </w:rPr>
            </w:pPr>
          </w:p>
        </w:tc>
        <w:tc>
          <w:tcPr>
            <w:tcW w:w="900" w:type="dxa"/>
          </w:tcPr>
          <w:p w14:paraId="2B714BEE" w14:textId="77777777" w:rsidR="00E81AA7" w:rsidRDefault="00E81AA7" w:rsidP="00816966">
            <w:pPr>
              <w:pStyle w:val="TableParagraph"/>
              <w:rPr>
                <w:sz w:val="20"/>
              </w:rPr>
            </w:pPr>
          </w:p>
        </w:tc>
        <w:tc>
          <w:tcPr>
            <w:tcW w:w="990" w:type="dxa"/>
          </w:tcPr>
          <w:p w14:paraId="347AB4D7" w14:textId="77777777" w:rsidR="00E81AA7" w:rsidRDefault="00E81AA7" w:rsidP="00816966">
            <w:pPr>
              <w:pStyle w:val="TableParagraph"/>
              <w:rPr>
                <w:sz w:val="20"/>
              </w:rPr>
            </w:pPr>
          </w:p>
        </w:tc>
      </w:tr>
      <w:tr w:rsidR="00E81AA7" w14:paraId="09B1FFF4" w14:textId="77777777" w:rsidTr="00816966">
        <w:trPr>
          <w:trHeight w:val="275"/>
        </w:trPr>
        <w:tc>
          <w:tcPr>
            <w:tcW w:w="558" w:type="dxa"/>
          </w:tcPr>
          <w:p w14:paraId="40C4E86F" w14:textId="77777777" w:rsidR="00E81AA7" w:rsidRDefault="00E81AA7" w:rsidP="00816966">
            <w:pPr>
              <w:pStyle w:val="TableParagraph"/>
              <w:rPr>
                <w:sz w:val="20"/>
              </w:rPr>
            </w:pPr>
          </w:p>
        </w:tc>
        <w:tc>
          <w:tcPr>
            <w:tcW w:w="720" w:type="dxa"/>
          </w:tcPr>
          <w:p w14:paraId="5D15BCF8" w14:textId="77777777" w:rsidR="00E81AA7" w:rsidRDefault="00E81AA7" w:rsidP="00816966">
            <w:pPr>
              <w:pStyle w:val="TableParagraph"/>
              <w:rPr>
                <w:sz w:val="20"/>
              </w:rPr>
            </w:pPr>
          </w:p>
        </w:tc>
        <w:tc>
          <w:tcPr>
            <w:tcW w:w="1080" w:type="dxa"/>
          </w:tcPr>
          <w:p w14:paraId="25FF5D59" w14:textId="77777777" w:rsidR="00E81AA7" w:rsidRDefault="00E81AA7" w:rsidP="00816966">
            <w:pPr>
              <w:pStyle w:val="TableParagraph"/>
              <w:rPr>
                <w:sz w:val="20"/>
              </w:rPr>
            </w:pPr>
          </w:p>
        </w:tc>
        <w:tc>
          <w:tcPr>
            <w:tcW w:w="900" w:type="dxa"/>
          </w:tcPr>
          <w:p w14:paraId="50ACDE59" w14:textId="77777777" w:rsidR="00E81AA7" w:rsidRDefault="00E81AA7" w:rsidP="00816966">
            <w:pPr>
              <w:pStyle w:val="TableParagraph"/>
              <w:rPr>
                <w:sz w:val="20"/>
              </w:rPr>
            </w:pPr>
          </w:p>
        </w:tc>
        <w:tc>
          <w:tcPr>
            <w:tcW w:w="1350" w:type="dxa"/>
          </w:tcPr>
          <w:p w14:paraId="12DACCF5" w14:textId="77777777" w:rsidR="00E81AA7" w:rsidRDefault="00E81AA7" w:rsidP="00816966">
            <w:pPr>
              <w:pStyle w:val="TableParagraph"/>
              <w:rPr>
                <w:sz w:val="20"/>
              </w:rPr>
            </w:pPr>
          </w:p>
        </w:tc>
        <w:tc>
          <w:tcPr>
            <w:tcW w:w="720" w:type="dxa"/>
          </w:tcPr>
          <w:p w14:paraId="6EF59790" w14:textId="77777777" w:rsidR="00E81AA7" w:rsidRDefault="00E81AA7" w:rsidP="00816966">
            <w:pPr>
              <w:pStyle w:val="TableParagraph"/>
              <w:rPr>
                <w:sz w:val="20"/>
              </w:rPr>
            </w:pPr>
          </w:p>
        </w:tc>
        <w:tc>
          <w:tcPr>
            <w:tcW w:w="1800" w:type="dxa"/>
          </w:tcPr>
          <w:p w14:paraId="5EC450DE" w14:textId="77777777" w:rsidR="00E81AA7" w:rsidRDefault="00E81AA7" w:rsidP="00816966">
            <w:pPr>
              <w:pStyle w:val="TableParagraph"/>
              <w:rPr>
                <w:sz w:val="20"/>
              </w:rPr>
            </w:pPr>
          </w:p>
        </w:tc>
        <w:tc>
          <w:tcPr>
            <w:tcW w:w="900" w:type="dxa"/>
          </w:tcPr>
          <w:p w14:paraId="2C5F41AC" w14:textId="77777777" w:rsidR="00E81AA7" w:rsidRDefault="00E81AA7" w:rsidP="00816966">
            <w:pPr>
              <w:pStyle w:val="TableParagraph"/>
              <w:rPr>
                <w:sz w:val="20"/>
              </w:rPr>
            </w:pPr>
          </w:p>
        </w:tc>
        <w:tc>
          <w:tcPr>
            <w:tcW w:w="900" w:type="dxa"/>
          </w:tcPr>
          <w:p w14:paraId="5D6721F9" w14:textId="77777777" w:rsidR="00E81AA7" w:rsidRDefault="00E81AA7" w:rsidP="00816966">
            <w:pPr>
              <w:pStyle w:val="TableParagraph"/>
              <w:rPr>
                <w:sz w:val="20"/>
              </w:rPr>
            </w:pPr>
          </w:p>
        </w:tc>
        <w:tc>
          <w:tcPr>
            <w:tcW w:w="990" w:type="dxa"/>
          </w:tcPr>
          <w:p w14:paraId="588F3A07" w14:textId="77777777" w:rsidR="00E81AA7" w:rsidRDefault="00E81AA7" w:rsidP="00816966">
            <w:pPr>
              <w:pStyle w:val="TableParagraph"/>
              <w:rPr>
                <w:sz w:val="20"/>
              </w:rPr>
            </w:pPr>
          </w:p>
        </w:tc>
      </w:tr>
      <w:tr w:rsidR="00E81AA7" w14:paraId="5FAB348F" w14:textId="77777777" w:rsidTr="00816966">
        <w:trPr>
          <w:trHeight w:val="276"/>
        </w:trPr>
        <w:tc>
          <w:tcPr>
            <w:tcW w:w="558" w:type="dxa"/>
          </w:tcPr>
          <w:p w14:paraId="0CB4EC37" w14:textId="77777777" w:rsidR="00E81AA7" w:rsidRDefault="00E81AA7" w:rsidP="00816966">
            <w:pPr>
              <w:pStyle w:val="TableParagraph"/>
              <w:rPr>
                <w:sz w:val="20"/>
              </w:rPr>
            </w:pPr>
          </w:p>
        </w:tc>
        <w:tc>
          <w:tcPr>
            <w:tcW w:w="720" w:type="dxa"/>
          </w:tcPr>
          <w:p w14:paraId="13D6B2C7" w14:textId="77777777" w:rsidR="00E81AA7" w:rsidRDefault="00E81AA7" w:rsidP="00816966">
            <w:pPr>
              <w:pStyle w:val="TableParagraph"/>
              <w:rPr>
                <w:sz w:val="20"/>
              </w:rPr>
            </w:pPr>
          </w:p>
        </w:tc>
        <w:tc>
          <w:tcPr>
            <w:tcW w:w="1080" w:type="dxa"/>
          </w:tcPr>
          <w:p w14:paraId="2E9549FF" w14:textId="77777777" w:rsidR="00E81AA7" w:rsidRDefault="00E81AA7" w:rsidP="00816966">
            <w:pPr>
              <w:pStyle w:val="TableParagraph"/>
              <w:rPr>
                <w:sz w:val="20"/>
              </w:rPr>
            </w:pPr>
          </w:p>
        </w:tc>
        <w:tc>
          <w:tcPr>
            <w:tcW w:w="900" w:type="dxa"/>
          </w:tcPr>
          <w:p w14:paraId="30447CFA" w14:textId="77777777" w:rsidR="00E81AA7" w:rsidRDefault="00E81AA7" w:rsidP="00816966">
            <w:pPr>
              <w:pStyle w:val="TableParagraph"/>
              <w:rPr>
                <w:sz w:val="20"/>
              </w:rPr>
            </w:pPr>
          </w:p>
        </w:tc>
        <w:tc>
          <w:tcPr>
            <w:tcW w:w="1350" w:type="dxa"/>
          </w:tcPr>
          <w:p w14:paraId="4E7B4548" w14:textId="77777777" w:rsidR="00E81AA7" w:rsidRDefault="00E81AA7" w:rsidP="00816966">
            <w:pPr>
              <w:pStyle w:val="TableParagraph"/>
              <w:rPr>
                <w:sz w:val="20"/>
              </w:rPr>
            </w:pPr>
          </w:p>
        </w:tc>
        <w:tc>
          <w:tcPr>
            <w:tcW w:w="720" w:type="dxa"/>
          </w:tcPr>
          <w:p w14:paraId="6A1DB96A" w14:textId="77777777" w:rsidR="00E81AA7" w:rsidRDefault="00E81AA7" w:rsidP="00816966">
            <w:pPr>
              <w:pStyle w:val="TableParagraph"/>
              <w:rPr>
                <w:sz w:val="20"/>
              </w:rPr>
            </w:pPr>
          </w:p>
        </w:tc>
        <w:tc>
          <w:tcPr>
            <w:tcW w:w="1800" w:type="dxa"/>
          </w:tcPr>
          <w:p w14:paraId="115F04AE" w14:textId="77777777" w:rsidR="00E81AA7" w:rsidRDefault="00E81AA7" w:rsidP="00816966">
            <w:pPr>
              <w:pStyle w:val="TableParagraph"/>
              <w:rPr>
                <w:sz w:val="20"/>
              </w:rPr>
            </w:pPr>
          </w:p>
        </w:tc>
        <w:tc>
          <w:tcPr>
            <w:tcW w:w="900" w:type="dxa"/>
          </w:tcPr>
          <w:p w14:paraId="054353A4" w14:textId="77777777" w:rsidR="00E81AA7" w:rsidRDefault="00E81AA7" w:rsidP="00816966">
            <w:pPr>
              <w:pStyle w:val="TableParagraph"/>
              <w:rPr>
                <w:sz w:val="20"/>
              </w:rPr>
            </w:pPr>
          </w:p>
        </w:tc>
        <w:tc>
          <w:tcPr>
            <w:tcW w:w="900" w:type="dxa"/>
          </w:tcPr>
          <w:p w14:paraId="02EC788C" w14:textId="77777777" w:rsidR="00E81AA7" w:rsidRDefault="00E81AA7" w:rsidP="00816966">
            <w:pPr>
              <w:pStyle w:val="TableParagraph"/>
              <w:rPr>
                <w:sz w:val="20"/>
              </w:rPr>
            </w:pPr>
          </w:p>
        </w:tc>
        <w:tc>
          <w:tcPr>
            <w:tcW w:w="990" w:type="dxa"/>
          </w:tcPr>
          <w:p w14:paraId="44D94EA7" w14:textId="77777777" w:rsidR="00E81AA7" w:rsidRDefault="00E81AA7" w:rsidP="00816966">
            <w:pPr>
              <w:pStyle w:val="TableParagraph"/>
              <w:rPr>
                <w:sz w:val="20"/>
              </w:rPr>
            </w:pPr>
          </w:p>
        </w:tc>
      </w:tr>
      <w:tr w:rsidR="00E81AA7" w14:paraId="1B5434C7" w14:textId="77777777" w:rsidTr="00816966">
        <w:trPr>
          <w:trHeight w:val="275"/>
        </w:trPr>
        <w:tc>
          <w:tcPr>
            <w:tcW w:w="558" w:type="dxa"/>
          </w:tcPr>
          <w:p w14:paraId="460C4544" w14:textId="77777777" w:rsidR="00E81AA7" w:rsidRDefault="00E81AA7" w:rsidP="00816966">
            <w:pPr>
              <w:pStyle w:val="TableParagraph"/>
              <w:rPr>
                <w:sz w:val="20"/>
              </w:rPr>
            </w:pPr>
          </w:p>
        </w:tc>
        <w:tc>
          <w:tcPr>
            <w:tcW w:w="720" w:type="dxa"/>
          </w:tcPr>
          <w:p w14:paraId="5FCA0A15" w14:textId="77777777" w:rsidR="00E81AA7" w:rsidRDefault="00E81AA7" w:rsidP="00816966">
            <w:pPr>
              <w:pStyle w:val="TableParagraph"/>
              <w:rPr>
                <w:sz w:val="20"/>
              </w:rPr>
            </w:pPr>
          </w:p>
        </w:tc>
        <w:tc>
          <w:tcPr>
            <w:tcW w:w="1080" w:type="dxa"/>
          </w:tcPr>
          <w:p w14:paraId="64F1B34D" w14:textId="77777777" w:rsidR="00E81AA7" w:rsidRDefault="00E81AA7" w:rsidP="00816966">
            <w:pPr>
              <w:pStyle w:val="TableParagraph"/>
              <w:rPr>
                <w:sz w:val="20"/>
              </w:rPr>
            </w:pPr>
          </w:p>
        </w:tc>
        <w:tc>
          <w:tcPr>
            <w:tcW w:w="900" w:type="dxa"/>
          </w:tcPr>
          <w:p w14:paraId="27786B7D" w14:textId="77777777" w:rsidR="00E81AA7" w:rsidRDefault="00E81AA7" w:rsidP="00816966">
            <w:pPr>
              <w:pStyle w:val="TableParagraph"/>
              <w:rPr>
                <w:sz w:val="20"/>
              </w:rPr>
            </w:pPr>
          </w:p>
        </w:tc>
        <w:tc>
          <w:tcPr>
            <w:tcW w:w="1350" w:type="dxa"/>
          </w:tcPr>
          <w:p w14:paraId="51C05E12" w14:textId="77777777" w:rsidR="00E81AA7" w:rsidRDefault="00E81AA7" w:rsidP="00816966">
            <w:pPr>
              <w:pStyle w:val="TableParagraph"/>
              <w:rPr>
                <w:sz w:val="20"/>
              </w:rPr>
            </w:pPr>
          </w:p>
        </w:tc>
        <w:tc>
          <w:tcPr>
            <w:tcW w:w="720" w:type="dxa"/>
          </w:tcPr>
          <w:p w14:paraId="5BE5B333" w14:textId="77777777" w:rsidR="00E81AA7" w:rsidRDefault="00E81AA7" w:rsidP="00816966">
            <w:pPr>
              <w:pStyle w:val="TableParagraph"/>
              <w:rPr>
                <w:sz w:val="20"/>
              </w:rPr>
            </w:pPr>
          </w:p>
        </w:tc>
        <w:tc>
          <w:tcPr>
            <w:tcW w:w="1800" w:type="dxa"/>
          </w:tcPr>
          <w:p w14:paraId="1618A37E" w14:textId="77777777" w:rsidR="00E81AA7" w:rsidRDefault="00E81AA7" w:rsidP="00816966">
            <w:pPr>
              <w:pStyle w:val="TableParagraph"/>
              <w:rPr>
                <w:sz w:val="20"/>
              </w:rPr>
            </w:pPr>
          </w:p>
        </w:tc>
        <w:tc>
          <w:tcPr>
            <w:tcW w:w="900" w:type="dxa"/>
          </w:tcPr>
          <w:p w14:paraId="4A44C4D5" w14:textId="77777777" w:rsidR="00E81AA7" w:rsidRDefault="00E81AA7" w:rsidP="00816966">
            <w:pPr>
              <w:pStyle w:val="TableParagraph"/>
              <w:rPr>
                <w:sz w:val="20"/>
              </w:rPr>
            </w:pPr>
          </w:p>
        </w:tc>
        <w:tc>
          <w:tcPr>
            <w:tcW w:w="900" w:type="dxa"/>
          </w:tcPr>
          <w:p w14:paraId="4B3FF1BA" w14:textId="77777777" w:rsidR="00E81AA7" w:rsidRDefault="00E81AA7" w:rsidP="00816966">
            <w:pPr>
              <w:pStyle w:val="TableParagraph"/>
              <w:rPr>
                <w:sz w:val="20"/>
              </w:rPr>
            </w:pPr>
          </w:p>
        </w:tc>
        <w:tc>
          <w:tcPr>
            <w:tcW w:w="990" w:type="dxa"/>
          </w:tcPr>
          <w:p w14:paraId="6F2937F2" w14:textId="77777777" w:rsidR="00E81AA7" w:rsidRDefault="00E81AA7" w:rsidP="00816966">
            <w:pPr>
              <w:pStyle w:val="TableParagraph"/>
              <w:rPr>
                <w:sz w:val="20"/>
              </w:rPr>
            </w:pPr>
          </w:p>
        </w:tc>
      </w:tr>
      <w:tr w:rsidR="00E81AA7" w14:paraId="4F99E9E0" w14:textId="77777777" w:rsidTr="00816966">
        <w:trPr>
          <w:trHeight w:val="275"/>
        </w:trPr>
        <w:tc>
          <w:tcPr>
            <w:tcW w:w="558" w:type="dxa"/>
          </w:tcPr>
          <w:p w14:paraId="0879857F" w14:textId="77777777" w:rsidR="00E81AA7" w:rsidRDefault="00E81AA7" w:rsidP="00816966">
            <w:pPr>
              <w:pStyle w:val="TableParagraph"/>
              <w:rPr>
                <w:sz w:val="20"/>
              </w:rPr>
            </w:pPr>
          </w:p>
        </w:tc>
        <w:tc>
          <w:tcPr>
            <w:tcW w:w="720" w:type="dxa"/>
          </w:tcPr>
          <w:p w14:paraId="39030C63" w14:textId="77777777" w:rsidR="00E81AA7" w:rsidRDefault="00E81AA7" w:rsidP="00816966">
            <w:pPr>
              <w:pStyle w:val="TableParagraph"/>
              <w:rPr>
                <w:sz w:val="20"/>
              </w:rPr>
            </w:pPr>
          </w:p>
        </w:tc>
        <w:tc>
          <w:tcPr>
            <w:tcW w:w="1080" w:type="dxa"/>
          </w:tcPr>
          <w:p w14:paraId="44FF1518" w14:textId="77777777" w:rsidR="00E81AA7" w:rsidRDefault="00E81AA7" w:rsidP="00816966">
            <w:pPr>
              <w:pStyle w:val="TableParagraph"/>
              <w:rPr>
                <w:sz w:val="20"/>
              </w:rPr>
            </w:pPr>
          </w:p>
        </w:tc>
        <w:tc>
          <w:tcPr>
            <w:tcW w:w="900" w:type="dxa"/>
          </w:tcPr>
          <w:p w14:paraId="08D91F7A" w14:textId="77777777" w:rsidR="00E81AA7" w:rsidRDefault="00E81AA7" w:rsidP="00816966">
            <w:pPr>
              <w:pStyle w:val="TableParagraph"/>
              <w:rPr>
                <w:sz w:val="20"/>
              </w:rPr>
            </w:pPr>
          </w:p>
        </w:tc>
        <w:tc>
          <w:tcPr>
            <w:tcW w:w="1350" w:type="dxa"/>
          </w:tcPr>
          <w:p w14:paraId="0C993210" w14:textId="77777777" w:rsidR="00E81AA7" w:rsidRDefault="00E81AA7" w:rsidP="00816966">
            <w:pPr>
              <w:pStyle w:val="TableParagraph"/>
              <w:rPr>
                <w:sz w:val="20"/>
              </w:rPr>
            </w:pPr>
          </w:p>
        </w:tc>
        <w:tc>
          <w:tcPr>
            <w:tcW w:w="720" w:type="dxa"/>
          </w:tcPr>
          <w:p w14:paraId="6C223FC4" w14:textId="77777777" w:rsidR="00E81AA7" w:rsidRDefault="00E81AA7" w:rsidP="00816966">
            <w:pPr>
              <w:pStyle w:val="TableParagraph"/>
              <w:rPr>
                <w:sz w:val="20"/>
              </w:rPr>
            </w:pPr>
          </w:p>
        </w:tc>
        <w:tc>
          <w:tcPr>
            <w:tcW w:w="1800" w:type="dxa"/>
          </w:tcPr>
          <w:p w14:paraId="78F525A1" w14:textId="77777777" w:rsidR="00E81AA7" w:rsidRDefault="00E81AA7" w:rsidP="00816966">
            <w:pPr>
              <w:pStyle w:val="TableParagraph"/>
              <w:rPr>
                <w:sz w:val="20"/>
              </w:rPr>
            </w:pPr>
          </w:p>
        </w:tc>
        <w:tc>
          <w:tcPr>
            <w:tcW w:w="900" w:type="dxa"/>
          </w:tcPr>
          <w:p w14:paraId="6FB19330" w14:textId="77777777" w:rsidR="00E81AA7" w:rsidRDefault="00E81AA7" w:rsidP="00816966">
            <w:pPr>
              <w:pStyle w:val="TableParagraph"/>
              <w:rPr>
                <w:sz w:val="20"/>
              </w:rPr>
            </w:pPr>
          </w:p>
        </w:tc>
        <w:tc>
          <w:tcPr>
            <w:tcW w:w="900" w:type="dxa"/>
          </w:tcPr>
          <w:p w14:paraId="0A688277" w14:textId="77777777" w:rsidR="00E81AA7" w:rsidRDefault="00E81AA7" w:rsidP="00816966">
            <w:pPr>
              <w:pStyle w:val="TableParagraph"/>
              <w:rPr>
                <w:sz w:val="20"/>
              </w:rPr>
            </w:pPr>
          </w:p>
        </w:tc>
        <w:tc>
          <w:tcPr>
            <w:tcW w:w="990" w:type="dxa"/>
          </w:tcPr>
          <w:p w14:paraId="6661C39A" w14:textId="77777777" w:rsidR="00E81AA7" w:rsidRDefault="00E81AA7" w:rsidP="00816966">
            <w:pPr>
              <w:pStyle w:val="TableParagraph"/>
              <w:rPr>
                <w:sz w:val="20"/>
              </w:rPr>
            </w:pPr>
          </w:p>
        </w:tc>
      </w:tr>
      <w:tr w:rsidR="00E81AA7" w14:paraId="48309B73" w14:textId="77777777" w:rsidTr="00816966">
        <w:trPr>
          <w:trHeight w:val="276"/>
        </w:trPr>
        <w:tc>
          <w:tcPr>
            <w:tcW w:w="558" w:type="dxa"/>
          </w:tcPr>
          <w:p w14:paraId="5EAE04AC" w14:textId="77777777" w:rsidR="00E81AA7" w:rsidRDefault="00E81AA7" w:rsidP="00816966">
            <w:pPr>
              <w:pStyle w:val="TableParagraph"/>
              <w:rPr>
                <w:sz w:val="20"/>
              </w:rPr>
            </w:pPr>
          </w:p>
        </w:tc>
        <w:tc>
          <w:tcPr>
            <w:tcW w:w="720" w:type="dxa"/>
          </w:tcPr>
          <w:p w14:paraId="54F63391" w14:textId="77777777" w:rsidR="00E81AA7" w:rsidRDefault="00E81AA7" w:rsidP="00816966">
            <w:pPr>
              <w:pStyle w:val="TableParagraph"/>
              <w:rPr>
                <w:sz w:val="20"/>
              </w:rPr>
            </w:pPr>
          </w:p>
        </w:tc>
        <w:tc>
          <w:tcPr>
            <w:tcW w:w="1080" w:type="dxa"/>
          </w:tcPr>
          <w:p w14:paraId="04252FE6" w14:textId="77777777" w:rsidR="00E81AA7" w:rsidRDefault="00E81AA7" w:rsidP="00816966">
            <w:pPr>
              <w:pStyle w:val="TableParagraph"/>
              <w:rPr>
                <w:sz w:val="20"/>
              </w:rPr>
            </w:pPr>
          </w:p>
        </w:tc>
        <w:tc>
          <w:tcPr>
            <w:tcW w:w="900" w:type="dxa"/>
          </w:tcPr>
          <w:p w14:paraId="21AB4573" w14:textId="77777777" w:rsidR="00E81AA7" w:rsidRDefault="00E81AA7" w:rsidP="00816966">
            <w:pPr>
              <w:pStyle w:val="TableParagraph"/>
              <w:rPr>
                <w:sz w:val="20"/>
              </w:rPr>
            </w:pPr>
          </w:p>
        </w:tc>
        <w:tc>
          <w:tcPr>
            <w:tcW w:w="1350" w:type="dxa"/>
          </w:tcPr>
          <w:p w14:paraId="42941DC6" w14:textId="77777777" w:rsidR="00E81AA7" w:rsidRDefault="00E81AA7" w:rsidP="00816966">
            <w:pPr>
              <w:pStyle w:val="TableParagraph"/>
              <w:rPr>
                <w:sz w:val="20"/>
              </w:rPr>
            </w:pPr>
          </w:p>
        </w:tc>
        <w:tc>
          <w:tcPr>
            <w:tcW w:w="720" w:type="dxa"/>
          </w:tcPr>
          <w:p w14:paraId="47471C55" w14:textId="77777777" w:rsidR="00E81AA7" w:rsidRDefault="00E81AA7" w:rsidP="00816966">
            <w:pPr>
              <w:pStyle w:val="TableParagraph"/>
              <w:rPr>
                <w:sz w:val="20"/>
              </w:rPr>
            </w:pPr>
          </w:p>
        </w:tc>
        <w:tc>
          <w:tcPr>
            <w:tcW w:w="1800" w:type="dxa"/>
          </w:tcPr>
          <w:p w14:paraId="0E16B5D5" w14:textId="77777777" w:rsidR="00E81AA7" w:rsidRDefault="00E81AA7" w:rsidP="00816966">
            <w:pPr>
              <w:pStyle w:val="TableParagraph"/>
              <w:rPr>
                <w:sz w:val="20"/>
              </w:rPr>
            </w:pPr>
          </w:p>
        </w:tc>
        <w:tc>
          <w:tcPr>
            <w:tcW w:w="900" w:type="dxa"/>
          </w:tcPr>
          <w:p w14:paraId="184A74C3" w14:textId="77777777" w:rsidR="00E81AA7" w:rsidRDefault="00E81AA7" w:rsidP="00816966">
            <w:pPr>
              <w:pStyle w:val="TableParagraph"/>
              <w:rPr>
                <w:sz w:val="20"/>
              </w:rPr>
            </w:pPr>
          </w:p>
        </w:tc>
        <w:tc>
          <w:tcPr>
            <w:tcW w:w="900" w:type="dxa"/>
          </w:tcPr>
          <w:p w14:paraId="7B6E2225" w14:textId="77777777" w:rsidR="00E81AA7" w:rsidRDefault="00E81AA7" w:rsidP="00816966">
            <w:pPr>
              <w:pStyle w:val="TableParagraph"/>
              <w:rPr>
                <w:sz w:val="20"/>
              </w:rPr>
            </w:pPr>
          </w:p>
        </w:tc>
        <w:tc>
          <w:tcPr>
            <w:tcW w:w="990" w:type="dxa"/>
          </w:tcPr>
          <w:p w14:paraId="4B20E651" w14:textId="77777777" w:rsidR="00E81AA7" w:rsidRDefault="00E81AA7" w:rsidP="00816966">
            <w:pPr>
              <w:pStyle w:val="TableParagraph"/>
              <w:rPr>
                <w:sz w:val="20"/>
              </w:rPr>
            </w:pPr>
          </w:p>
        </w:tc>
      </w:tr>
      <w:tr w:rsidR="00E81AA7" w14:paraId="437033DE" w14:textId="77777777" w:rsidTr="00816966">
        <w:trPr>
          <w:trHeight w:val="275"/>
        </w:trPr>
        <w:tc>
          <w:tcPr>
            <w:tcW w:w="558" w:type="dxa"/>
          </w:tcPr>
          <w:p w14:paraId="0BC86572" w14:textId="77777777" w:rsidR="00E81AA7" w:rsidRDefault="00E81AA7" w:rsidP="00816966">
            <w:pPr>
              <w:pStyle w:val="TableParagraph"/>
              <w:rPr>
                <w:sz w:val="20"/>
              </w:rPr>
            </w:pPr>
          </w:p>
        </w:tc>
        <w:tc>
          <w:tcPr>
            <w:tcW w:w="720" w:type="dxa"/>
          </w:tcPr>
          <w:p w14:paraId="21E871A6" w14:textId="77777777" w:rsidR="00E81AA7" w:rsidRDefault="00E81AA7" w:rsidP="00816966">
            <w:pPr>
              <w:pStyle w:val="TableParagraph"/>
              <w:rPr>
                <w:sz w:val="20"/>
              </w:rPr>
            </w:pPr>
          </w:p>
        </w:tc>
        <w:tc>
          <w:tcPr>
            <w:tcW w:w="1080" w:type="dxa"/>
          </w:tcPr>
          <w:p w14:paraId="6D5CBFB9" w14:textId="77777777" w:rsidR="00E81AA7" w:rsidRDefault="00E81AA7" w:rsidP="00816966">
            <w:pPr>
              <w:pStyle w:val="TableParagraph"/>
              <w:rPr>
                <w:sz w:val="20"/>
              </w:rPr>
            </w:pPr>
          </w:p>
        </w:tc>
        <w:tc>
          <w:tcPr>
            <w:tcW w:w="900" w:type="dxa"/>
          </w:tcPr>
          <w:p w14:paraId="1A3414EB" w14:textId="77777777" w:rsidR="00E81AA7" w:rsidRDefault="00E81AA7" w:rsidP="00816966">
            <w:pPr>
              <w:pStyle w:val="TableParagraph"/>
              <w:rPr>
                <w:sz w:val="20"/>
              </w:rPr>
            </w:pPr>
          </w:p>
        </w:tc>
        <w:tc>
          <w:tcPr>
            <w:tcW w:w="1350" w:type="dxa"/>
          </w:tcPr>
          <w:p w14:paraId="5B1346D3" w14:textId="77777777" w:rsidR="00E81AA7" w:rsidRDefault="00E81AA7" w:rsidP="00816966">
            <w:pPr>
              <w:pStyle w:val="TableParagraph"/>
              <w:rPr>
                <w:sz w:val="20"/>
              </w:rPr>
            </w:pPr>
          </w:p>
        </w:tc>
        <w:tc>
          <w:tcPr>
            <w:tcW w:w="720" w:type="dxa"/>
          </w:tcPr>
          <w:p w14:paraId="0D90E31F" w14:textId="77777777" w:rsidR="00E81AA7" w:rsidRDefault="00E81AA7" w:rsidP="00816966">
            <w:pPr>
              <w:pStyle w:val="TableParagraph"/>
              <w:rPr>
                <w:sz w:val="20"/>
              </w:rPr>
            </w:pPr>
          </w:p>
        </w:tc>
        <w:tc>
          <w:tcPr>
            <w:tcW w:w="1800" w:type="dxa"/>
          </w:tcPr>
          <w:p w14:paraId="0A65E745" w14:textId="77777777" w:rsidR="00E81AA7" w:rsidRDefault="00E81AA7" w:rsidP="00816966">
            <w:pPr>
              <w:pStyle w:val="TableParagraph"/>
              <w:rPr>
                <w:sz w:val="20"/>
              </w:rPr>
            </w:pPr>
          </w:p>
        </w:tc>
        <w:tc>
          <w:tcPr>
            <w:tcW w:w="900" w:type="dxa"/>
          </w:tcPr>
          <w:p w14:paraId="0265EEBA" w14:textId="77777777" w:rsidR="00E81AA7" w:rsidRDefault="00E81AA7" w:rsidP="00816966">
            <w:pPr>
              <w:pStyle w:val="TableParagraph"/>
              <w:rPr>
                <w:sz w:val="20"/>
              </w:rPr>
            </w:pPr>
          </w:p>
        </w:tc>
        <w:tc>
          <w:tcPr>
            <w:tcW w:w="900" w:type="dxa"/>
          </w:tcPr>
          <w:p w14:paraId="1B8412F0" w14:textId="77777777" w:rsidR="00E81AA7" w:rsidRDefault="00E81AA7" w:rsidP="00816966">
            <w:pPr>
              <w:pStyle w:val="TableParagraph"/>
              <w:rPr>
                <w:sz w:val="20"/>
              </w:rPr>
            </w:pPr>
          </w:p>
        </w:tc>
        <w:tc>
          <w:tcPr>
            <w:tcW w:w="990" w:type="dxa"/>
          </w:tcPr>
          <w:p w14:paraId="34D751F7" w14:textId="77777777" w:rsidR="00E81AA7" w:rsidRDefault="00E81AA7" w:rsidP="00816966">
            <w:pPr>
              <w:pStyle w:val="TableParagraph"/>
              <w:rPr>
                <w:sz w:val="20"/>
              </w:rPr>
            </w:pPr>
          </w:p>
        </w:tc>
      </w:tr>
      <w:tr w:rsidR="00E81AA7" w14:paraId="2ADA5179" w14:textId="77777777" w:rsidTr="00816966">
        <w:trPr>
          <w:trHeight w:val="275"/>
        </w:trPr>
        <w:tc>
          <w:tcPr>
            <w:tcW w:w="558" w:type="dxa"/>
          </w:tcPr>
          <w:p w14:paraId="42829BE6" w14:textId="77777777" w:rsidR="00E81AA7" w:rsidRDefault="00E81AA7" w:rsidP="00816966">
            <w:pPr>
              <w:pStyle w:val="TableParagraph"/>
              <w:rPr>
                <w:sz w:val="20"/>
              </w:rPr>
            </w:pPr>
          </w:p>
        </w:tc>
        <w:tc>
          <w:tcPr>
            <w:tcW w:w="720" w:type="dxa"/>
          </w:tcPr>
          <w:p w14:paraId="27A38EA3" w14:textId="77777777" w:rsidR="00E81AA7" w:rsidRDefault="00E81AA7" w:rsidP="00816966">
            <w:pPr>
              <w:pStyle w:val="TableParagraph"/>
              <w:rPr>
                <w:sz w:val="20"/>
              </w:rPr>
            </w:pPr>
          </w:p>
        </w:tc>
        <w:tc>
          <w:tcPr>
            <w:tcW w:w="1080" w:type="dxa"/>
          </w:tcPr>
          <w:p w14:paraId="48A3D303" w14:textId="77777777" w:rsidR="00E81AA7" w:rsidRDefault="00E81AA7" w:rsidP="00816966">
            <w:pPr>
              <w:pStyle w:val="TableParagraph"/>
              <w:rPr>
                <w:sz w:val="20"/>
              </w:rPr>
            </w:pPr>
          </w:p>
        </w:tc>
        <w:tc>
          <w:tcPr>
            <w:tcW w:w="900" w:type="dxa"/>
          </w:tcPr>
          <w:p w14:paraId="4FE30516" w14:textId="77777777" w:rsidR="00E81AA7" w:rsidRDefault="00E81AA7" w:rsidP="00816966">
            <w:pPr>
              <w:pStyle w:val="TableParagraph"/>
              <w:rPr>
                <w:sz w:val="20"/>
              </w:rPr>
            </w:pPr>
          </w:p>
        </w:tc>
        <w:tc>
          <w:tcPr>
            <w:tcW w:w="1350" w:type="dxa"/>
          </w:tcPr>
          <w:p w14:paraId="53470584" w14:textId="77777777" w:rsidR="00E81AA7" w:rsidRDefault="00E81AA7" w:rsidP="00816966">
            <w:pPr>
              <w:pStyle w:val="TableParagraph"/>
              <w:rPr>
                <w:sz w:val="20"/>
              </w:rPr>
            </w:pPr>
          </w:p>
        </w:tc>
        <w:tc>
          <w:tcPr>
            <w:tcW w:w="720" w:type="dxa"/>
          </w:tcPr>
          <w:p w14:paraId="66AB81B3" w14:textId="77777777" w:rsidR="00E81AA7" w:rsidRDefault="00E81AA7" w:rsidP="00816966">
            <w:pPr>
              <w:pStyle w:val="TableParagraph"/>
              <w:rPr>
                <w:sz w:val="20"/>
              </w:rPr>
            </w:pPr>
          </w:p>
        </w:tc>
        <w:tc>
          <w:tcPr>
            <w:tcW w:w="1800" w:type="dxa"/>
          </w:tcPr>
          <w:p w14:paraId="5C9BADAE" w14:textId="77777777" w:rsidR="00E81AA7" w:rsidRDefault="00E81AA7" w:rsidP="00816966">
            <w:pPr>
              <w:pStyle w:val="TableParagraph"/>
              <w:rPr>
                <w:sz w:val="20"/>
              </w:rPr>
            </w:pPr>
          </w:p>
        </w:tc>
        <w:tc>
          <w:tcPr>
            <w:tcW w:w="900" w:type="dxa"/>
          </w:tcPr>
          <w:p w14:paraId="5B62DD80" w14:textId="77777777" w:rsidR="00E81AA7" w:rsidRDefault="00E81AA7" w:rsidP="00816966">
            <w:pPr>
              <w:pStyle w:val="TableParagraph"/>
              <w:rPr>
                <w:sz w:val="20"/>
              </w:rPr>
            </w:pPr>
          </w:p>
        </w:tc>
        <w:tc>
          <w:tcPr>
            <w:tcW w:w="900" w:type="dxa"/>
          </w:tcPr>
          <w:p w14:paraId="7AD869EA" w14:textId="77777777" w:rsidR="00E81AA7" w:rsidRDefault="00E81AA7" w:rsidP="00816966">
            <w:pPr>
              <w:pStyle w:val="TableParagraph"/>
              <w:rPr>
                <w:sz w:val="20"/>
              </w:rPr>
            </w:pPr>
          </w:p>
        </w:tc>
        <w:tc>
          <w:tcPr>
            <w:tcW w:w="990" w:type="dxa"/>
          </w:tcPr>
          <w:p w14:paraId="5B641DDB" w14:textId="77777777" w:rsidR="00E81AA7" w:rsidRDefault="00E81AA7" w:rsidP="00816966">
            <w:pPr>
              <w:pStyle w:val="TableParagraph"/>
              <w:rPr>
                <w:sz w:val="20"/>
              </w:rPr>
            </w:pPr>
          </w:p>
        </w:tc>
      </w:tr>
    </w:tbl>
    <w:p w14:paraId="14744C8D" w14:textId="77777777" w:rsidR="00E81AA7" w:rsidRDefault="00E81AA7" w:rsidP="00E81AA7">
      <w:pPr>
        <w:pStyle w:val="BodyText"/>
        <w:spacing w:before="9"/>
        <w:rPr>
          <w:sz w:val="16"/>
        </w:rPr>
      </w:pPr>
    </w:p>
    <w:p w14:paraId="4CA97C89" w14:textId="77777777" w:rsidR="00E81AA7" w:rsidRDefault="00E81AA7" w:rsidP="00E81AA7">
      <w:pPr>
        <w:pStyle w:val="BodyText"/>
        <w:spacing w:before="9"/>
        <w:rPr>
          <w:sz w:val="16"/>
        </w:rPr>
      </w:pPr>
    </w:p>
    <w:p w14:paraId="1D1B8045" w14:textId="77777777" w:rsidR="00E81AA7" w:rsidRDefault="00E81AA7" w:rsidP="00E81AA7">
      <w:pPr>
        <w:pStyle w:val="BodyText"/>
        <w:spacing w:before="9"/>
        <w:rPr>
          <w:sz w:val="16"/>
        </w:rPr>
      </w:pPr>
    </w:p>
    <w:p w14:paraId="43148B24" w14:textId="77777777" w:rsidR="00E81AA7" w:rsidRDefault="00E81AA7" w:rsidP="00E81AA7">
      <w:pPr>
        <w:pStyle w:val="BodyText"/>
        <w:spacing w:before="9"/>
        <w:rPr>
          <w:sz w:val="16"/>
        </w:rPr>
      </w:pPr>
    </w:p>
    <w:p w14:paraId="062AC723" w14:textId="77777777" w:rsidR="00E81AA7" w:rsidRDefault="00E81AA7" w:rsidP="00E81AA7">
      <w:pPr>
        <w:pStyle w:val="BodyText"/>
        <w:spacing w:before="9"/>
        <w:rPr>
          <w:sz w:val="16"/>
        </w:rPr>
      </w:pPr>
    </w:p>
    <w:p w14:paraId="32264223" w14:textId="77777777" w:rsidR="00E81AA7" w:rsidRDefault="00E81AA7" w:rsidP="00E81AA7">
      <w:pPr>
        <w:pStyle w:val="BodyText"/>
        <w:spacing w:before="9"/>
        <w:rPr>
          <w:sz w:val="16"/>
        </w:rPr>
      </w:pPr>
    </w:p>
    <w:p w14:paraId="00C409F1" w14:textId="77777777" w:rsidR="00E81AA7" w:rsidRDefault="00E81AA7" w:rsidP="00E81AA7">
      <w:pPr>
        <w:pStyle w:val="BodyText"/>
        <w:spacing w:before="9"/>
        <w:rPr>
          <w:sz w:val="16"/>
        </w:rPr>
      </w:pPr>
    </w:p>
    <w:p w14:paraId="7BBE1220" w14:textId="77777777" w:rsidR="00E81AA7" w:rsidRDefault="00E81AA7" w:rsidP="00E81AA7">
      <w:pPr>
        <w:pStyle w:val="BodyText"/>
        <w:spacing w:before="9"/>
        <w:rPr>
          <w:sz w:val="16"/>
        </w:rPr>
      </w:pPr>
    </w:p>
    <w:p w14:paraId="45CA62F1" w14:textId="77777777" w:rsidR="00E81AA7" w:rsidRDefault="00E81AA7" w:rsidP="00E81AA7">
      <w:pPr>
        <w:pStyle w:val="BodyText"/>
        <w:spacing w:before="9"/>
        <w:rPr>
          <w:sz w:val="16"/>
        </w:rPr>
      </w:pPr>
    </w:p>
    <w:p w14:paraId="00428C99" w14:textId="77777777" w:rsidR="00E81AA7" w:rsidRDefault="00E81AA7" w:rsidP="00E81AA7">
      <w:pPr>
        <w:pStyle w:val="BodyText"/>
        <w:spacing w:before="9"/>
        <w:rPr>
          <w:sz w:val="16"/>
        </w:rPr>
      </w:pPr>
    </w:p>
    <w:p w14:paraId="14188348" w14:textId="77777777" w:rsidR="00E81AA7" w:rsidRDefault="00E81AA7" w:rsidP="00E81AA7">
      <w:pPr>
        <w:pStyle w:val="BodyText"/>
        <w:spacing w:before="9"/>
        <w:rPr>
          <w:sz w:val="16"/>
        </w:rPr>
      </w:pPr>
    </w:p>
    <w:p w14:paraId="0B710F64" w14:textId="77777777" w:rsidR="00E81AA7" w:rsidRDefault="00E81AA7" w:rsidP="00E81AA7">
      <w:pPr>
        <w:pStyle w:val="BodyText"/>
        <w:spacing w:before="9"/>
        <w:rPr>
          <w:sz w:val="16"/>
        </w:rPr>
      </w:pPr>
    </w:p>
    <w:p w14:paraId="0B6833F2" w14:textId="77777777" w:rsidR="00E81AA7" w:rsidRDefault="00E81AA7" w:rsidP="00E81AA7">
      <w:pPr>
        <w:pStyle w:val="BodyText"/>
        <w:spacing w:before="9"/>
        <w:rPr>
          <w:sz w:val="16"/>
        </w:rPr>
      </w:pPr>
    </w:p>
    <w:p w14:paraId="379D94ED" w14:textId="77777777" w:rsidR="00E81AA7" w:rsidRDefault="00E81AA7" w:rsidP="00E81AA7">
      <w:pPr>
        <w:pStyle w:val="BodyText"/>
        <w:spacing w:before="9"/>
        <w:rPr>
          <w:sz w:val="16"/>
        </w:rPr>
      </w:pPr>
    </w:p>
    <w:p w14:paraId="3367151B" w14:textId="77777777" w:rsidR="00E81AA7" w:rsidRDefault="00E81AA7" w:rsidP="00E81AA7">
      <w:pPr>
        <w:pStyle w:val="BodyText"/>
        <w:spacing w:before="9"/>
        <w:rPr>
          <w:sz w:val="16"/>
        </w:rPr>
      </w:pPr>
    </w:p>
    <w:p w14:paraId="14A18407" w14:textId="77777777" w:rsidR="00E81AA7" w:rsidRDefault="00E81AA7" w:rsidP="00E81AA7">
      <w:pPr>
        <w:pStyle w:val="BodyText"/>
        <w:spacing w:before="9"/>
        <w:rPr>
          <w:sz w:val="16"/>
        </w:rPr>
      </w:pPr>
    </w:p>
    <w:p w14:paraId="1352C482" w14:textId="77777777" w:rsidR="00E81AA7" w:rsidRDefault="00E81AA7" w:rsidP="00E81AA7">
      <w:pPr>
        <w:pStyle w:val="BodyText"/>
        <w:spacing w:before="9"/>
        <w:rPr>
          <w:sz w:val="16"/>
        </w:rPr>
      </w:pPr>
    </w:p>
    <w:p w14:paraId="69495909" w14:textId="77777777" w:rsidR="00E81AA7" w:rsidRDefault="00E81AA7" w:rsidP="00E81AA7">
      <w:pPr>
        <w:pStyle w:val="BodyText"/>
        <w:spacing w:before="9"/>
        <w:rPr>
          <w:sz w:val="16"/>
        </w:rPr>
      </w:pPr>
    </w:p>
    <w:p w14:paraId="3DE995BF" w14:textId="77777777" w:rsidR="00E81AA7" w:rsidRDefault="00E81AA7" w:rsidP="00E81AA7">
      <w:pPr>
        <w:pStyle w:val="BodyText"/>
        <w:spacing w:before="9"/>
        <w:rPr>
          <w:sz w:val="16"/>
        </w:rPr>
      </w:pPr>
    </w:p>
    <w:p w14:paraId="4522944E" w14:textId="77777777" w:rsidR="00E81AA7" w:rsidRDefault="00E81AA7" w:rsidP="00E81AA7">
      <w:pPr>
        <w:pStyle w:val="BodyText"/>
        <w:spacing w:before="9"/>
        <w:rPr>
          <w:sz w:val="16"/>
        </w:rPr>
      </w:pPr>
    </w:p>
    <w:p w14:paraId="5AA05EF5" w14:textId="77777777" w:rsidR="00E81AA7" w:rsidRDefault="00E81AA7" w:rsidP="00E81AA7">
      <w:pPr>
        <w:pStyle w:val="BodyText"/>
        <w:spacing w:before="9"/>
        <w:rPr>
          <w:sz w:val="16"/>
        </w:rPr>
      </w:pPr>
    </w:p>
    <w:p w14:paraId="5567C90D" w14:textId="77777777" w:rsidR="00E81AA7" w:rsidRDefault="00E81AA7" w:rsidP="00E81AA7">
      <w:pPr>
        <w:pStyle w:val="BodyText"/>
        <w:spacing w:before="9"/>
        <w:rPr>
          <w:sz w:val="16"/>
        </w:rPr>
      </w:pPr>
    </w:p>
    <w:p w14:paraId="0998CEB8" w14:textId="77777777" w:rsidR="00E81AA7" w:rsidRDefault="00E81AA7" w:rsidP="00E81AA7">
      <w:pPr>
        <w:pStyle w:val="BodyText"/>
        <w:spacing w:before="9"/>
        <w:rPr>
          <w:sz w:val="16"/>
        </w:rPr>
      </w:pPr>
    </w:p>
    <w:p w14:paraId="463F17E6" w14:textId="77777777" w:rsidR="00E81AA7" w:rsidRDefault="00E81AA7" w:rsidP="00E81AA7">
      <w:pPr>
        <w:pStyle w:val="BodyText"/>
        <w:spacing w:before="9"/>
        <w:rPr>
          <w:sz w:val="16"/>
        </w:rPr>
      </w:pPr>
    </w:p>
    <w:p w14:paraId="7D84AF16" w14:textId="77777777" w:rsidR="00E81AA7" w:rsidRDefault="00E81AA7" w:rsidP="00E81AA7">
      <w:pPr>
        <w:pStyle w:val="BodyText"/>
        <w:spacing w:before="9"/>
        <w:rPr>
          <w:sz w:val="16"/>
        </w:rPr>
      </w:pPr>
    </w:p>
    <w:p w14:paraId="663DEBB5" w14:textId="77777777" w:rsidR="00E81AA7" w:rsidRDefault="00E81AA7" w:rsidP="00E81AA7">
      <w:pPr>
        <w:pStyle w:val="BodyText"/>
        <w:spacing w:before="9"/>
        <w:rPr>
          <w:sz w:val="16"/>
        </w:rPr>
      </w:pPr>
    </w:p>
    <w:p w14:paraId="70885D63" w14:textId="77777777" w:rsidR="00E81AA7" w:rsidRDefault="00E81AA7" w:rsidP="00E81AA7">
      <w:pPr>
        <w:pStyle w:val="BodyText"/>
        <w:spacing w:before="9"/>
        <w:rPr>
          <w:sz w:val="16"/>
        </w:rPr>
      </w:pPr>
    </w:p>
    <w:p w14:paraId="3A73889D" w14:textId="77777777" w:rsidR="00E81AA7" w:rsidRDefault="00E81AA7" w:rsidP="00E81AA7">
      <w:pPr>
        <w:pStyle w:val="BodyText"/>
        <w:spacing w:before="9"/>
        <w:rPr>
          <w:sz w:val="16"/>
        </w:rPr>
      </w:pPr>
    </w:p>
    <w:p w14:paraId="7D4CCD5E" w14:textId="77777777" w:rsidR="00E81AA7" w:rsidRDefault="00E81AA7" w:rsidP="00E81AA7">
      <w:pPr>
        <w:pStyle w:val="BodyText"/>
        <w:spacing w:before="9"/>
        <w:rPr>
          <w:sz w:val="16"/>
        </w:rPr>
      </w:pPr>
    </w:p>
    <w:p w14:paraId="066F834B" w14:textId="6B46C700" w:rsidR="00E81AA7" w:rsidRDefault="00E81AA7" w:rsidP="00E81AA7">
      <w:pPr>
        <w:spacing w:before="88" w:line="321" w:lineRule="exact"/>
        <w:ind w:left="894" w:right="377"/>
        <w:jc w:val="center"/>
        <w:rPr>
          <w:b/>
          <w:sz w:val="28"/>
        </w:rPr>
      </w:pPr>
      <w:bookmarkStart w:id="438" w:name="Appendix_G"/>
      <w:bookmarkStart w:id="439" w:name="_bookmark40"/>
      <w:bookmarkStart w:id="440" w:name="_Toc132032688"/>
      <w:bookmarkEnd w:id="438"/>
      <w:bookmarkEnd w:id="439"/>
      <w:r>
        <w:rPr>
          <w:b/>
          <w:sz w:val="28"/>
        </w:rPr>
        <w:lastRenderedPageBreak/>
        <w:t>Appendix G</w:t>
      </w:r>
      <w:r w:rsidR="000A657C" w:rsidRPr="00BE7085">
        <w:rPr>
          <w:b/>
          <w:sz w:val="24"/>
          <w:szCs w:val="24"/>
        </w:rPr>
        <w:t>: Stream Temperature Monitoring Field Data Sheet</w:t>
      </w:r>
      <w:bookmarkEnd w:id="440"/>
    </w:p>
    <w:p w14:paraId="1C24B3E3" w14:textId="77777777" w:rsidR="00E81AA7" w:rsidRDefault="00E81AA7" w:rsidP="00E81AA7">
      <w:pPr>
        <w:pStyle w:val="BodyText"/>
        <w:rPr>
          <w:b/>
          <w:sz w:val="36"/>
        </w:rPr>
      </w:pPr>
    </w:p>
    <w:p w14:paraId="4715BBA5" w14:textId="77777777" w:rsidR="00E81AA7" w:rsidRDefault="00E81AA7" w:rsidP="00E81AA7">
      <w:pPr>
        <w:ind w:left="532"/>
        <w:rPr>
          <w:b/>
          <w:sz w:val="24"/>
        </w:rPr>
      </w:pPr>
      <w:r>
        <w:rPr>
          <w:b/>
          <w:sz w:val="24"/>
        </w:rPr>
        <w:t>Stream Information</w:t>
      </w:r>
    </w:p>
    <w:p w14:paraId="27CC7AEA" w14:textId="77777777" w:rsidR="00E81AA7" w:rsidRDefault="00E81AA7" w:rsidP="00E81AA7">
      <w:pPr>
        <w:pStyle w:val="BodyText"/>
        <w:spacing w:before="136"/>
        <w:ind w:left="532"/>
      </w:pPr>
      <w:r>
        <w:t>Stream Name:</w:t>
      </w:r>
    </w:p>
    <w:p w14:paraId="6A9431E8" w14:textId="77777777" w:rsidR="00E81AA7" w:rsidRDefault="00E81AA7" w:rsidP="00E81AA7">
      <w:pPr>
        <w:pStyle w:val="BodyText"/>
        <w:rPr>
          <w:sz w:val="20"/>
        </w:rPr>
      </w:pPr>
    </w:p>
    <w:p w14:paraId="154D3194" w14:textId="77777777" w:rsidR="000A657C" w:rsidRDefault="000A657C" w:rsidP="000A657C">
      <w:pPr>
        <w:pStyle w:val="BodyText"/>
        <w:spacing w:before="8"/>
        <w:rPr>
          <w:sz w:val="11"/>
        </w:rPr>
      </w:pPr>
      <w:r>
        <w:rPr>
          <w:noProof/>
        </w:rPr>
        <mc:AlternateContent>
          <mc:Choice Requires="wps">
            <w:drawing>
              <wp:anchor distT="0" distB="0" distL="0" distR="0" simplePos="0" relativeHeight="251712512" behindDoc="1" locked="0" layoutInCell="1" allowOverlap="1" wp14:anchorId="4D73C7DE" wp14:editId="6DC765F7">
                <wp:simplePos x="0" y="0"/>
                <wp:positionH relativeFrom="page">
                  <wp:posOffset>731520</wp:posOffset>
                </wp:positionH>
                <wp:positionV relativeFrom="paragraph">
                  <wp:posOffset>113665</wp:posOffset>
                </wp:positionV>
                <wp:extent cx="5334000" cy="1270"/>
                <wp:effectExtent l="0" t="0" r="0" b="0"/>
                <wp:wrapTopAndBottom/>
                <wp:docPr id="73"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shape w14:anchorId="5DD7583E" id="Freeform 12" o:spid="_x0000_s1026" style="position:absolute;margin-left:57.6pt;margin-top:8.95pt;width:420pt;height:.1pt;z-index:-251603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B1IR7N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p>
    <w:p w14:paraId="33E32438" w14:textId="77777777" w:rsidR="00E81AA7" w:rsidRDefault="00E81AA7" w:rsidP="00E81AA7">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159F982A" w14:textId="77777777" w:rsidR="000A657C" w:rsidRDefault="000A657C" w:rsidP="000A657C">
      <w:pPr>
        <w:pStyle w:val="BodyText"/>
        <w:spacing w:before="8"/>
        <w:rPr>
          <w:sz w:val="19"/>
        </w:rPr>
      </w:pPr>
      <w:r>
        <w:rPr>
          <w:noProof/>
        </w:rPr>
        <mc:AlternateContent>
          <mc:Choice Requires="wps">
            <w:drawing>
              <wp:anchor distT="0" distB="0" distL="0" distR="0" simplePos="0" relativeHeight="251714560" behindDoc="1" locked="0" layoutInCell="1" allowOverlap="1" wp14:anchorId="269D383C" wp14:editId="78831961">
                <wp:simplePos x="0" y="0"/>
                <wp:positionH relativeFrom="page">
                  <wp:posOffset>731520</wp:posOffset>
                </wp:positionH>
                <wp:positionV relativeFrom="paragraph">
                  <wp:posOffset>172085</wp:posOffset>
                </wp:positionV>
                <wp:extent cx="5181600" cy="1270"/>
                <wp:effectExtent l="0" t="0" r="0" b="0"/>
                <wp:wrapTopAndBottom/>
                <wp:docPr id="77"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shape w14:anchorId="4544785B" id="Freeform 11" o:spid="_x0000_s1026" style="position:absolute;margin-left:57.6pt;margin-top:13.55pt;width:408pt;height:.1pt;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" path="m,l8160,e" filled="f" strokeweight=".48pt">
                <v:path arrowok="t" o:connecttype="custom" o:connectlocs="0,0;5181600,0" o:connectangles="0,0"/>
                <w10:wrap type="topAndBottom" anchorx="page"/>
              </v:shape>
            </w:pict>
          </mc:Fallback>
        </mc:AlternateContent>
      </w:r>
    </w:p>
    <w:p w14:paraId="5FBA76FC" w14:textId="77777777" w:rsidR="00E81AA7" w:rsidRDefault="00E81AA7" w:rsidP="00E81AA7">
      <w:pPr>
        <w:pStyle w:val="BodyText"/>
        <w:spacing w:before="109"/>
        <w:ind w:left="532"/>
      </w:pPr>
      <w:r>
        <w:t>Site Description/Directions:</w:t>
      </w:r>
    </w:p>
    <w:p w14:paraId="0F737D90" w14:textId="77777777" w:rsidR="00E81AA7" w:rsidRDefault="00E81AA7" w:rsidP="00E81AA7">
      <w:pPr>
        <w:pStyle w:val="BodyText"/>
        <w:rPr>
          <w:sz w:val="20"/>
        </w:rPr>
      </w:pPr>
    </w:p>
    <w:p w14:paraId="5871984C" w14:textId="77777777" w:rsidR="000A657C" w:rsidRDefault="000A657C" w:rsidP="000A657C">
      <w:pPr>
        <w:pStyle w:val="BodyText"/>
        <w:spacing w:before="8"/>
        <w:rPr>
          <w:sz w:val="11"/>
        </w:rPr>
      </w:pPr>
      <w:r>
        <w:rPr>
          <w:noProof/>
        </w:rPr>
        <mc:AlternateContent>
          <mc:Choice Requires="wps">
            <w:drawing>
              <wp:anchor distT="0" distB="0" distL="0" distR="0" simplePos="0" relativeHeight="251716608" behindDoc="1" locked="0" layoutInCell="1" allowOverlap="1" wp14:anchorId="18EC7168" wp14:editId="41C7556F">
                <wp:simplePos x="0" y="0"/>
                <wp:positionH relativeFrom="page">
                  <wp:posOffset>731520</wp:posOffset>
                </wp:positionH>
                <wp:positionV relativeFrom="paragraph">
                  <wp:posOffset>113665</wp:posOffset>
                </wp:positionV>
                <wp:extent cx="6019800" cy="1270"/>
                <wp:effectExtent l="0" t="0" r="0" b="0"/>
                <wp:wrapTopAndBottom/>
                <wp:docPr id="96"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shape w14:anchorId="25656F81" id="Freeform 10" o:spid="_x0000_s1026" style="position:absolute;margin-left:57.6pt;margin-top:8.95pt;width:474pt;height:.1pt;z-index:-2515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717632" behindDoc="1" locked="0" layoutInCell="1" allowOverlap="1" wp14:anchorId="17255513" wp14:editId="0E3D73E6">
                <wp:simplePos x="0" y="0"/>
                <wp:positionH relativeFrom="page">
                  <wp:posOffset>731520</wp:posOffset>
                </wp:positionH>
                <wp:positionV relativeFrom="paragraph">
                  <wp:posOffset>376555</wp:posOffset>
                </wp:positionV>
                <wp:extent cx="6019800" cy="1270"/>
                <wp:effectExtent l="0" t="0" r="0" b="0"/>
                <wp:wrapTopAndBottom/>
                <wp:docPr id="97"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shape w14:anchorId="7E512BB0" id="Freeform 9" o:spid="_x0000_s1026" style="position:absolute;margin-left:57.6pt;margin-top:29.65pt;width:474pt;height:.1pt;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718656" behindDoc="1" locked="0" layoutInCell="1" allowOverlap="1" wp14:anchorId="669408A8" wp14:editId="581D0785">
                <wp:simplePos x="0" y="0"/>
                <wp:positionH relativeFrom="page">
                  <wp:posOffset>731520</wp:posOffset>
                </wp:positionH>
                <wp:positionV relativeFrom="paragraph">
                  <wp:posOffset>639445</wp:posOffset>
                </wp:positionV>
                <wp:extent cx="3962400" cy="1270"/>
                <wp:effectExtent l="0" t="0" r="0" b="0"/>
                <wp:wrapTopAndBottom/>
                <wp:docPr id="9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shape w14:anchorId="59066EE4" id="Freeform 8" o:spid="_x0000_s1026" style="position:absolute;margin-left:57.6pt;margin-top:50.35pt;width:312pt;height:.1pt;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JvAaN8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p>
    <w:p w14:paraId="356F836F" w14:textId="77777777" w:rsidR="00E81AA7" w:rsidRDefault="00E81AA7" w:rsidP="00E81AA7">
      <w:pPr>
        <w:pStyle w:val="BodyText"/>
        <w:spacing w:before="2"/>
        <w:rPr>
          <w:sz w:val="29"/>
        </w:rPr>
      </w:pPr>
    </w:p>
    <w:p w14:paraId="1212126B" w14:textId="77777777" w:rsidR="00E81AA7" w:rsidRDefault="00E81AA7" w:rsidP="00E81AA7">
      <w:pPr>
        <w:pStyle w:val="BodyText"/>
        <w:spacing w:before="2"/>
        <w:rPr>
          <w:sz w:val="29"/>
        </w:rPr>
      </w:pPr>
    </w:p>
    <w:p w14:paraId="5A594539" w14:textId="77777777" w:rsidR="00E81AA7" w:rsidRDefault="00E81AA7" w:rsidP="00E81AA7">
      <w:pPr>
        <w:pStyle w:val="BodyText"/>
        <w:spacing w:before="1"/>
        <w:rPr>
          <w:sz w:val="6"/>
        </w:rPr>
      </w:pPr>
    </w:p>
    <w:p w14:paraId="2DC177F2" w14:textId="77777777" w:rsidR="00E81AA7" w:rsidRDefault="00E81AA7" w:rsidP="00E81AA7">
      <w:pPr>
        <w:rPr>
          <w:sz w:val="6"/>
        </w:rPr>
        <w:sectPr w:rsidR="00E81AA7" w:rsidSect="00055722">
          <w:headerReference w:type="default" r:id="rId65"/>
          <w:footerReference w:type="default" r:id="rId66"/>
          <w:pgSz w:w="11900" w:h="16840"/>
          <w:pgMar w:top="1540" w:right="420" w:bottom="940" w:left="620" w:header="929" w:footer="744" w:gutter="0"/>
          <w:cols w:space="720"/>
        </w:sectPr>
      </w:pPr>
    </w:p>
    <w:p w14:paraId="72234964" w14:textId="77777777" w:rsidR="00E81AA7" w:rsidRDefault="00E81AA7" w:rsidP="00E81AA7">
      <w:pPr>
        <w:spacing w:before="41"/>
        <w:ind w:left="532"/>
        <w:rPr>
          <w:b/>
          <w:sz w:val="24"/>
        </w:rPr>
      </w:pPr>
      <w:r>
        <w:rPr>
          <w:b/>
          <w:sz w:val="24"/>
        </w:rPr>
        <w:t>Water Logger Information</w:t>
      </w:r>
    </w:p>
    <w:p w14:paraId="4EC3704C" w14:textId="77777777" w:rsidR="00E81AA7" w:rsidRDefault="00E81AA7" w:rsidP="00E81AA7">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3AB7EDE6" w14:textId="77777777" w:rsidR="00E81AA7" w:rsidRDefault="00E81AA7" w:rsidP="00E81AA7">
      <w:pPr>
        <w:pStyle w:val="BodyText"/>
        <w:rPr>
          <w:sz w:val="26"/>
        </w:rPr>
      </w:pPr>
      <w:r>
        <w:br w:type="column"/>
      </w:r>
    </w:p>
    <w:p w14:paraId="3D2E65AC" w14:textId="77777777" w:rsidR="00E81AA7" w:rsidRDefault="00E81AA7" w:rsidP="00E81AA7">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r>
        <w:rPr>
          <w:u w:val="single"/>
        </w:rPr>
        <w:tab/>
      </w:r>
      <w:r>
        <w:rPr>
          <w:w w:val="39"/>
          <w:u w:val="single"/>
        </w:rPr>
        <w:t xml:space="preserve"> </w:t>
      </w:r>
      <w:r>
        <w:t xml:space="preserve"> Time placed in</w:t>
      </w:r>
      <w:r>
        <w:rPr>
          <w:spacing w:val="-6"/>
        </w:rPr>
        <w:t xml:space="preserve"> </w:t>
      </w:r>
      <w:r>
        <w:t xml:space="preserve">stream: </w:t>
      </w:r>
      <w:r>
        <w:rPr>
          <w:u w:val="single"/>
        </w:rPr>
        <w:t xml:space="preserve"> </w:t>
      </w:r>
      <w:r>
        <w:rPr>
          <w:u w:val="single"/>
        </w:rPr>
        <w:tab/>
      </w:r>
    </w:p>
    <w:p w14:paraId="37FF5E83" w14:textId="77777777" w:rsidR="00E81AA7" w:rsidRDefault="00E81AA7" w:rsidP="00E81AA7">
      <w:pPr>
        <w:spacing w:line="360" w:lineRule="auto"/>
        <w:sectPr w:rsidR="00E81AA7" w:rsidSect="00055722">
          <w:type w:val="continuous"/>
          <w:pgSz w:w="11900" w:h="16840"/>
          <w:pgMar w:top="840" w:right="420" w:bottom="280" w:left="620" w:header="720" w:footer="720" w:gutter="0"/>
          <w:cols w:num="2" w:space="720" w:equalWidth="0">
            <w:col w:w="4544" w:space="40"/>
            <w:col w:w="6276"/>
          </w:cols>
        </w:sectPr>
      </w:pPr>
    </w:p>
    <w:p w14:paraId="5AD99810" w14:textId="77777777" w:rsidR="00E81AA7" w:rsidRDefault="00E81AA7" w:rsidP="00E81AA7">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68AB7ACC" w14:textId="77777777" w:rsidR="00E81AA7" w:rsidRDefault="00E81AA7" w:rsidP="00E81AA7">
      <w:pPr>
        <w:spacing w:before="140"/>
        <w:ind w:left="532"/>
        <w:rPr>
          <w:b/>
          <w:sz w:val="24"/>
        </w:rPr>
      </w:pPr>
      <w:r>
        <w:rPr>
          <w:b/>
          <w:sz w:val="24"/>
        </w:rPr>
        <w:t>Air Logger Information</w:t>
      </w:r>
    </w:p>
    <w:p w14:paraId="1592CDE9" w14:textId="77777777" w:rsidR="00E81AA7" w:rsidRDefault="00E81AA7" w:rsidP="00E81AA7">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3BF22967" w14:textId="77777777" w:rsidR="00E81AA7" w:rsidRDefault="00E81AA7" w:rsidP="00E81AA7">
      <w:pPr>
        <w:sectPr w:rsidR="00E81AA7" w:rsidSect="00055722">
          <w:headerReference w:type="default" r:id="rId67"/>
          <w:footerReference w:type="default" r:id="rId68"/>
          <w:type w:val="continuous"/>
          <w:pgSz w:w="11900" w:h="16840"/>
          <w:pgMar w:top="840" w:right="420" w:bottom="280" w:left="620" w:header="720" w:footer="720" w:gutter="0"/>
          <w:cols w:num="2" w:space="720" w:equalWidth="0">
            <w:col w:w="4979" w:space="61"/>
            <w:col w:w="5820"/>
          </w:cols>
        </w:sectPr>
      </w:pPr>
    </w:p>
    <w:p w14:paraId="542B3261" w14:textId="77777777" w:rsidR="00E81AA7" w:rsidRDefault="00E81AA7" w:rsidP="00E81AA7">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1838848A" w14:textId="77777777" w:rsidR="00E81AA7" w:rsidRDefault="00E81AA7" w:rsidP="00E81AA7">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4B4158AE" w14:textId="77777777" w:rsidR="00E81AA7" w:rsidRDefault="00E81AA7" w:rsidP="00E81AA7">
      <w:pPr>
        <w:spacing w:line="360" w:lineRule="auto"/>
        <w:sectPr w:rsidR="00E81AA7" w:rsidSect="00055722">
          <w:headerReference w:type="default" r:id="rId69"/>
          <w:footerReference w:type="default" r:id="rId70"/>
          <w:type w:val="continuous"/>
          <w:pgSz w:w="11900" w:h="16840"/>
          <w:pgMar w:top="840" w:right="420" w:bottom="280" w:left="620" w:header="720" w:footer="720" w:gutter="0"/>
          <w:cols w:num="2" w:space="720" w:equalWidth="0">
            <w:col w:w="4659" w:space="40"/>
            <w:col w:w="6161"/>
          </w:cols>
        </w:sectPr>
      </w:pPr>
    </w:p>
    <w:p w14:paraId="24F3EE0B" w14:textId="77777777" w:rsidR="00E81AA7" w:rsidRDefault="00E81AA7" w:rsidP="00E81AA7">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3CFFE5E0" w14:textId="77777777" w:rsidR="00E81AA7" w:rsidRDefault="00E81AA7" w:rsidP="00E81AA7">
      <w:pPr>
        <w:spacing w:before="140"/>
        <w:ind w:left="532"/>
        <w:rPr>
          <w:b/>
          <w:sz w:val="24"/>
        </w:rPr>
      </w:pPr>
      <w:r>
        <w:rPr>
          <w:b/>
          <w:sz w:val="24"/>
        </w:rPr>
        <w:t>Site/Reach Information</w:t>
      </w:r>
    </w:p>
    <w:p w14:paraId="40229FF6" w14:textId="77777777" w:rsidR="00E81AA7" w:rsidRDefault="00E81AA7" w:rsidP="00E81AA7">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r>
        <w:rPr>
          <w:spacing w:val="-4"/>
        </w:rPr>
        <w:t>other</w:t>
      </w:r>
    </w:p>
    <w:p w14:paraId="0B5F7531" w14:textId="77777777" w:rsidR="00E81AA7" w:rsidRDefault="00E81AA7" w:rsidP="00E81AA7">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681F7D97" w14:textId="77777777" w:rsidR="00E81AA7" w:rsidRDefault="00E81AA7" w:rsidP="00E81AA7">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r>
        <w:t>logger</w:t>
      </w:r>
      <w:r>
        <w:rPr>
          <w:u w:val="single"/>
        </w:rPr>
        <w:t xml:space="preserve"> </w:t>
      </w:r>
      <w:r>
        <w:rPr>
          <w:u w:val="single"/>
        </w:rPr>
        <w:tab/>
      </w:r>
    </w:p>
    <w:p w14:paraId="1B21EAD1" w14:textId="77777777" w:rsidR="00E81AA7" w:rsidRDefault="00E81AA7" w:rsidP="00E81AA7">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(circle)   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7F3A090C" w14:textId="77777777" w:rsidR="00E81AA7" w:rsidRDefault="00E81AA7" w:rsidP="00E81AA7">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707A093E" w14:textId="77777777" w:rsidR="00E81AA7" w:rsidRDefault="00E81AA7" w:rsidP="00E81AA7">
      <w:pPr>
        <w:spacing w:line="275" w:lineRule="exact"/>
        <w:sectPr w:rsidR="00E81AA7" w:rsidSect="00055722">
          <w:headerReference w:type="default" r:id="rId71"/>
          <w:footerReference w:type="default" r:id="rId72"/>
          <w:type w:val="continuous"/>
          <w:pgSz w:w="11900" w:h="16840"/>
          <w:pgMar w:top="840" w:right="420" w:bottom="280" w:left="620" w:header="720" w:footer="720" w:gutter="0"/>
          <w:cols w:space="720"/>
        </w:sectPr>
      </w:pPr>
    </w:p>
    <w:p w14:paraId="14C18158" w14:textId="77777777" w:rsidR="00E81AA7" w:rsidRDefault="00E81AA7" w:rsidP="00E81AA7">
      <w:pPr>
        <w:pStyle w:val="BodyText"/>
        <w:spacing w:before="2"/>
        <w:rPr>
          <w:sz w:val="26"/>
        </w:rPr>
      </w:pPr>
    </w:p>
    <w:p w14:paraId="5E8BBD25" w14:textId="77777777" w:rsidR="00E81AA7" w:rsidRDefault="00E81AA7" w:rsidP="00E81AA7">
      <w:pPr>
        <w:spacing w:before="90"/>
        <w:ind w:left="532"/>
        <w:rPr>
          <w:b/>
          <w:sz w:val="24"/>
        </w:rPr>
      </w:pPr>
      <w:bookmarkStart w:id="441" w:name="Nitrate"/>
      <w:bookmarkEnd w:id="441"/>
      <w:r>
        <w:rPr>
          <w:b/>
          <w:sz w:val="24"/>
        </w:rPr>
        <w:t>Photo Documentation</w:t>
      </w:r>
    </w:p>
    <w:p w14:paraId="31E42CC7" w14:textId="77777777" w:rsidR="00E81AA7" w:rsidRDefault="00E81AA7" w:rsidP="00E81AA7">
      <w:pPr>
        <w:pStyle w:val="BodyText"/>
        <w:tabs>
          <w:tab w:val="left" w:pos="5498"/>
          <w:tab w:val="left" w:pos="9518"/>
        </w:tabs>
        <w:spacing w:before="135"/>
        <w:ind w:left="532"/>
      </w:pPr>
      <w:r>
        <w:t>Photos taken on</w:t>
      </w:r>
      <w:r>
        <w:rPr>
          <w:spacing w:val="-2"/>
        </w:rPr>
        <w:t xml:space="preserve"> </w:t>
      </w:r>
      <w:r>
        <w:t>which</w:t>
      </w:r>
      <w:r>
        <w:rPr>
          <w:spacing w:val="-1"/>
        </w:rPr>
        <w:t xml:space="preserve"> </w:t>
      </w:r>
      <w:r>
        <w:t>camera?:</w:t>
      </w:r>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19969D32" w14:textId="77777777" w:rsidR="00E81AA7" w:rsidRDefault="00E81AA7" w:rsidP="00E81AA7">
      <w:pPr>
        <w:pStyle w:val="BodyText"/>
        <w:spacing w:before="2"/>
        <w:rPr>
          <w:sz w:val="16"/>
        </w:rPr>
      </w:pPr>
    </w:p>
    <w:p w14:paraId="421944E8" w14:textId="77777777" w:rsidR="00E81AA7" w:rsidRDefault="00E81AA7" w:rsidP="00E81AA7">
      <w:pPr>
        <w:pStyle w:val="BodyText"/>
        <w:spacing w:before="90"/>
        <w:ind w:left="532"/>
      </w:pPr>
      <w:r>
        <w:t>Description of photos:</w:t>
      </w:r>
    </w:p>
    <w:p w14:paraId="5E754588" w14:textId="77777777" w:rsidR="00E81AA7" w:rsidRDefault="00E81AA7" w:rsidP="00E81AA7">
      <w:pPr>
        <w:pStyle w:val="BodyText"/>
        <w:rPr>
          <w:sz w:val="26"/>
        </w:rPr>
      </w:pPr>
    </w:p>
    <w:p w14:paraId="53F956A9" w14:textId="77777777" w:rsidR="00E81AA7" w:rsidRDefault="00E81AA7" w:rsidP="00E81AA7">
      <w:pPr>
        <w:pStyle w:val="BodyText"/>
        <w:rPr>
          <w:sz w:val="26"/>
        </w:rPr>
      </w:pPr>
    </w:p>
    <w:p w14:paraId="1F7E6C96" w14:textId="77777777" w:rsidR="00E81AA7" w:rsidRDefault="00E81AA7" w:rsidP="00E81AA7">
      <w:pPr>
        <w:pStyle w:val="BodyText"/>
        <w:rPr>
          <w:sz w:val="26"/>
        </w:rPr>
      </w:pPr>
    </w:p>
    <w:p w14:paraId="50186C24" w14:textId="77777777" w:rsidR="00E81AA7" w:rsidRDefault="00E81AA7" w:rsidP="00E81AA7">
      <w:pPr>
        <w:pStyle w:val="BodyText"/>
        <w:rPr>
          <w:sz w:val="26"/>
        </w:rPr>
      </w:pPr>
    </w:p>
    <w:p w14:paraId="53F97D04" w14:textId="77777777" w:rsidR="00E81AA7" w:rsidRDefault="00E81AA7" w:rsidP="00E81AA7">
      <w:pPr>
        <w:pStyle w:val="BodyText"/>
        <w:rPr>
          <w:sz w:val="26"/>
        </w:rPr>
      </w:pPr>
    </w:p>
    <w:p w14:paraId="253DD76C" w14:textId="77777777" w:rsidR="00E81AA7" w:rsidRDefault="00E81AA7" w:rsidP="00E81AA7">
      <w:pPr>
        <w:pStyle w:val="BodyText"/>
        <w:spacing w:before="3"/>
        <w:rPr>
          <w:sz w:val="38"/>
        </w:rPr>
      </w:pPr>
    </w:p>
    <w:p w14:paraId="507E2353" w14:textId="77777777" w:rsidR="00E81AA7" w:rsidRDefault="00E81AA7" w:rsidP="00E81AA7">
      <w:pPr>
        <w:ind w:left="532" w:right="975"/>
        <w:rPr>
          <w:b/>
          <w:sz w:val="24"/>
        </w:rPr>
      </w:pPr>
      <w:r>
        <w:rPr>
          <w:b/>
          <w:sz w:val="24"/>
        </w:rPr>
        <w:t>Detailed sketch of site should include stream aspect, landmarks like large boulders or other markers to help locate the loggers, trails or other access points.</w:t>
      </w:r>
    </w:p>
    <w:p w14:paraId="6CB66822" w14:textId="77777777" w:rsidR="000A657C" w:rsidRDefault="000A657C" w:rsidP="000A657C">
      <w:pPr>
        <w:pStyle w:val="BodyText"/>
        <w:spacing w:before="10"/>
        <w:rPr>
          <w:b/>
          <w:sz w:val="22"/>
        </w:rPr>
      </w:pPr>
      <w:r>
        <w:rPr>
          <w:noProof/>
        </w:rPr>
        <mc:AlternateContent>
          <mc:Choice Requires="wps">
            <w:drawing>
              <wp:anchor distT="0" distB="0" distL="0" distR="0" simplePos="0" relativeHeight="251720704" behindDoc="1" locked="0" layoutInCell="1" allowOverlap="1" wp14:anchorId="2CC5D2FE" wp14:editId="3C3C30D1">
                <wp:simplePos x="0" y="0"/>
                <wp:positionH relativeFrom="page">
                  <wp:posOffset>737235</wp:posOffset>
                </wp:positionH>
                <wp:positionV relativeFrom="paragraph">
                  <wp:posOffset>197485</wp:posOffset>
                </wp:positionV>
                <wp:extent cx="6332220" cy="2894330"/>
                <wp:effectExtent l="0" t="0" r="0" b="0"/>
                <wp:wrapTopAndBottom/>
                <wp:docPr id="9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rect w14:anchorId="06EC1A1A" id="Rectangle 7" o:spid="_x0000_s1026" style="position:absolute;margin-left:58.05pt;margin-top:15.55pt;width:498.6pt;height:227.9pt;z-index:-2515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hyqhA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" filled="f">
                <w10:wrap type="topAndBottom" anchorx="page"/>
              </v:rect>
            </w:pict>
          </mc:Fallback>
        </mc:AlternateContent>
      </w:r>
    </w:p>
    <w:p w14:paraId="23EDC3E3" w14:textId="77777777" w:rsidR="00E81AA7" w:rsidRDefault="00E81AA7" w:rsidP="00E81AA7">
      <w:pPr>
        <w:pStyle w:val="BodyText"/>
        <w:rPr>
          <w:b/>
          <w:sz w:val="26"/>
        </w:rPr>
      </w:pPr>
    </w:p>
    <w:p w14:paraId="7380A5F1" w14:textId="77777777" w:rsidR="00E81AA7" w:rsidRDefault="00E81AA7" w:rsidP="00E81AA7">
      <w:pPr>
        <w:pStyle w:val="BodyText"/>
        <w:rPr>
          <w:b/>
          <w:sz w:val="26"/>
        </w:rPr>
      </w:pPr>
    </w:p>
    <w:p w14:paraId="296AFD85" w14:textId="77777777" w:rsidR="00E81AA7" w:rsidRDefault="00E81AA7" w:rsidP="00E81AA7">
      <w:pPr>
        <w:pStyle w:val="BodyText"/>
        <w:rPr>
          <w:b/>
          <w:sz w:val="26"/>
        </w:rPr>
      </w:pPr>
    </w:p>
    <w:p w14:paraId="088CB19C" w14:textId="77777777" w:rsidR="00E81AA7" w:rsidRDefault="00E81AA7" w:rsidP="00E81AA7">
      <w:pPr>
        <w:spacing w:before="165"/>
        <w:ind w:left="685"/>
        <w:rPr>
          <w:b/>
          <w:sz w:val="24"/>
        </w:rPr>
      </w:pPr>
      <w:r>
        <w:rPr>
          <w:b/>
          <w:sz w:val="24"/>
        </w:rPr>
        <w:t>Other Comments and Observations:</w:t>
      </w:r>
    </w:p>
    <w:p w14:paraId="18865C6E" w14:textId="77777777" w:rsidR="00E81AA7" w:rsidRDefault="00E81AA7" w:rsidP="00E81AA7">
      <w:pPr>
        <w:pStyle w:val="BodyText"/>
        <w:rPr>
          <w:b/>
          <w:sz w:val="20"/>
        </w:rPr>
      </w:pPr>
    </w:p>
    <w:p w14:paraId="6C2993E5" w14:textId="77777777" w:rsidR="000A657C" w:rsidRDefault="000A657C" w:rsidP="000A657C">
      <w:pPr>
        <w:pStyle w:val="BodyText"/>
        <w:spacing w:before="4"/>
        <w:rPr>
          <w:b/>
          <w:sz w:val="27"/>
        </w:rPr>
      </w:pPr>
      <w:r>
        <w:rPr>
          <w:noProof/>
        </w:rPr>
        <mc:AlternateContent>
          <mc:Choice Requires="wps">
            <w:drawing>
              <wp:anchor distT="0" distB="0" distL="0" distR="0" simplePos="0" relativeHeight="251722752" behindDoc="1" locked="0" layoutInCell="1" allowOverlap="1" wp14:anchorId="6FC1B113" wp14:editId="74B30AAE">
                <wp:simplePos x="0" y="0"/>
                <wp:positionH relativeFrom="page">
                  <wp:posOffset>829310</wp:posOffset>
                </wp:positionH>
                <wp:positionV relativeFrom="paragraph">
                  <wp:posOffset>224790</wp:posOffset>
                </wp:positionV>
                <wp:extent cx="5943600" cy="12700"/>
                <wp:effectExtent l="0" t="0" r="0" b="0"/>
                <wp:wrapTopAndBottom/>
                <wp:docPr id="10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rect w14:anchorId="5C4A6E2E" id="Rectangle 6" o:spid="_x0000_s1026" style="position:absolute;margin-left:65.3pt;margin-top:17.7pt;width:468pt;height:1pt;z-index:-251593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1IhdA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723776" behindDoc="1" locked="0" layoutInCell="1" allowOverlap="1" wp14:anchorId="13AD9AE4" wp14:editId="061BE30A">
                <wp:simplePos x="0" y="0"/>
                <wp:positionH relativeFrom="page">
                  <wp:posOffset>829310</wp:posOffset>
                </wp:positionH>
                <wp:positionV relativeFrom="paragraph">
                  <wp:posOffset>455295</wp:posOffset>
                </wp:positionV>
                <wp:extent cx="5943600" cy="12700"/>
                <wp:effectExtent l="0" t="0" r="0" b="0"/>
                <wp:wrapTopAndBottom/>
                <wp:docPr id="10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rect w14:anchorId="0C530843" id="Rectangle 5" o:spid="_x0000_s1026" style="position:absolute;margin-left:65.3pt;margin-top:35.85pt;width:468pt;height:1pt;z-index:-251592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rt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" fillcolor="black" stroked="f">
                <w10:wrap type="topAndBottom" anchorx="page"/>
              </v:rect>
            </w:pict>
          </mc:Fallback>
        </mc:AlternateContent>
      </w:r>
    </w:p>
    <w:p w14:paraId="121BAD75" w14:textId="77777777" w:rsidR="000A657C" w:rsidRDefault="000A657C" w:rsidP="000A657C">
      <w:pPr>
        <w:pStyle w:val="BodyText"/>
        <w:spacing w:before="9"/>
        <w:rPr>
          <w:b/>
          <w:sz w:val="23"/>
        </w:rPr>
      </w:pPr>
    </w:p>
    <w:p w14:paraId="4ADA1F52" w14:textId="77777777" w:rsidR="000A657C" w:rsidRDefault="000A657C" w:rsidP="000A657C">
      <w:pPr>
        <w:pStyle w:val="BodyText"/>
        <w:rPr>
          <w:b/>
          <w:sz w:val="20"/>
        </w:rPr>
      </w:pPr>
    </w:p>
    <w:p w14:paraId="2CF06103" w14:textId="77777777" w:rsidR="000A657C" w:rsidRDefault="000A657C" w:rsidP="000A657C">
      <w:pPr>
        <w:pStyle w:val="BodyText"/>
        <w:spacing w:before="7"/>
        <w:rPr>
          <w:b/>
          <w:sz w:val="11"/>
        </w:rPr>
      </w:pPr>
      <w:r>
        <w:rPr>
          <w:noProof/>
        </w:rPr>
        <mc:AlternateContent>
          <mc:Choice Requires="wps">
            <w:drawing>
              <wp:anchor distT="0" distB="0" distL="0" distR="0" simplePos="0" relativeHeight="251724800" behindDoc="1" locked="0" layoutInCell="1" allowOverlap="1" wp14:anchorId="76E1B1AC" wp14:editId="4B6A18C8">
                <wp:simplePos x="0" y="0"/>
                <wp:positionH relativeFrom="page">
                  <wp:posOffset>829310</wp:posOffset>
                </wp:positionH>
                <wp:positionV relativeFrom="paragraph">
                  <wp:posOffset>109855</wp:posOffset>
                </wp:positionV>
                <wp:extent cx="5943600" cy="12700"/>
                <wp:effectExtent l="0" t="0" r="0" b="0"/>
                <wp:wrapTopAndBottom/>
                <wp:docPr id="1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rect w14:anchorId="792AFCEF" id="Rectangle 4" o:spid="_x0000_s1026" style="position:absolute;margin-left:65.3pt;margin-top:8.65pt;width:468pt;height:1pt;z-index:-251591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0c6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725824" behindDoc="1" locked="0" layoutInCell="1" allowOverlap="1" wp14:anchorId="40458FE4" wp14:editId="47ADF27F">
                <wp:simplePos x="0" y="0"/>
                <wp:positionH relativeFrom="page">
                  <wp:posOffset>829310</wp:posOffset>
                </wp:positionH>
                <wp:positionV relativeFrom="paragraph">
                  <wp:posOffset>339725</wp:posOffset>
                </wp:positionV>
                <wp:extent cx="5943600" cy="12700"/>
                <wp:effectExtent l="0" t="0" r="0" b="0"/>
                <wp:wrapTopAndBottom/>
                <wp:docPr id="11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rect w14:anchorId="61294935" id="Rectangle 3" o:spid="_x0000_s1026" style="position:absolute;margin-left:65.3pt;margin-top:26.75pt;width:468pt;height:1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251726848" behindDoc="1" locked="0" layoutInCell="1" allowOverlap="1" wp14:anchorId="773CD5B7" wp14:editId="73DFB6AD">
                <wp:simplePos x="0" y="0"/>
                <wp:positionH relativeFrom="page">
                  <wp:posOffset>829310</wp:posOffset>
                </wp:positionH>
                <wp:positionV relativeFrom="paragraph">
                  <wp:posOffset>570230</wp:posOffset>
                </wp:positionV>
                <wp:extent cx="5943600" cy="12700"/>
                <wp:effectExtent l="0" t="0" r="0" b="0"/>
                <wp:wrapTopAndBottom/>
                <wp:docPr id="1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rect w14:anchorId="08238142" id="Rectangle 2" o:spid="_x0000_s1026" style="position:absolute;margin-left:65.3pt;margin-top:44.9pt;width:468pt;height:1pt;z-index:-251589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Sl7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EldKXt1AgAA/AQAAA4AAAAA&#10;AAAAAAAAAAAALgIAAGRycy9lMm9Eb2MueG1sUEsBAi0AFAAGAAgAAAAhAJPmmVLeAAAACgEAAA8A&#10;AAAAAAAAAAAAAAAAzwQAAGRycy9kb3ducmV2LnhtbFBLBQYAAAAABAAEAPMAAADaBQAAAAA=&#10;" fillcolor="black" stroked="f">
                <w10:wrap type="topAndBottom" anchorx="page"/>
              </v:rect>
            </w:pict>
          </mc:Fallback>
        </mc:AlternateContent>
      </w:r>
    </w:p>
    <w:p w14:paraId="1CC669DD" w14:textId="77777777" w:rsidR="000A657C" w:rsidRDefault="000A657C" w:rsidP="000A657C">
      <w:pPr>
        <w:pStyle w:val="BodyText"/>
        <w:spacing w:before="9"/>
        <w:rPr>
          <w:b/>
          <w:sz w:val="23"/>
        </w:rPr>
      </w:pPr>
    </w:p>
    <w:p w14:paraId="02D7F87D" w14:textId="77777777" w:rsidR="000A657C" w:rsidRDefault="000A657C" w:rsidP="000A657C">
      <w:pPr>
        <w:pStyle w:val="BodyText"/>
        <w:rPr>
          <w:b/>
          <w:sz w:val="20"/>
        </w:rPr>
      </w:pPr>
    </w:p>
    <w:p w14:paraId="3264858A" w14:textId="77777777" w:rsidR="000A657C" w:rsidRDefault="000A657C" w:rsidP="000A657C">
      <w:pPr>
        <w:rPr>
          <w:sz w:val="18"/>
        </w:rPr>
      </w:pPr>
    </w:p>
    <w:p w14:paraId="5563C677" w14:textId="7BB76A44" w:rsidR="000A657C" w:rsidRPr="007F6245" w:rsidRDefault="000A657C" w:rsidP="000A657C">
      <w:pPr>
        <w:rPr>
          <w:b/>
          <w:bCs/>
          <w:sz w:val="24"/>
          <w:szCs w:val="24"/>
        </w:rPr>
      </w:pPr>
      <w:r w:rsidRPr="007F6245">
        <w:rPr>
          <w:b/>
          <w:bCs/>
          <w:sz w:val="24"/>
          <w:szCs w:val="24"/>
        </w:rPr>
        <w:t xml:space="preserve">For additional detail and standardized methods on water temperature QA/QC, data management, and data storage, see Mauger et al. 2015 and visit the AKTEMP Water Temperature Database from the University of Alaska Anchorage’s Alaska Center for Conservation Science at </w:t>
      </w:r>
      <w:hyperlink r:id="rId73" w:history="1">
        <w:r w:rsidR="00BD63F9" w:rsidRPr="00BD63F9">
          <w:rPr>
            <w:rStyle w:val="Hyperlink"/>
            <w:b/>
            <w:bCs/>
            <w:sz w:val="24"/>
            <w:szCs w:val="24"/>
          </w:rPr>
          <w:t>https://aktemp.uaa.alaska.edu/</w:t>
        </w:r>
      </w:hyperlink>
    </w:p>
    <w:p w14:paraId="4991BF01" w14:textId="0E6C3005" w:rsidR="007F6245" w:rsidRDefault="007F6245" w:rsidP="000A657C">
      <w:pPr>
        <w:rPr>
          <w:b/>
          <w:bCs/>
          <w:sz w:val="18"/>
        </w:rPr>
      </w:pPr>
    </w:p>
    <w:p w14:paraId="677ADB7F" w14:textId="2546AB8B" w:rsidR="007F6245" w:rsidRDefault="007F6245" w:rsidP="000A657C">
      <w:pPr>
        <w:rPr>
          <w:b/>
          <w:bCs/>
          <w:sz w:val="18"/>
        </w:rPr>
      </w:pPr>
    </w:p>
    <w:p w14:paraId="232FBD01" w14:textId="77777777" w:rsidR="007F6245" w:rsidRPr="00565D48" w:rsidRDefault="007F6245" w:rsidP="000A657C">
      <w:pPr>
        <w:rPr>
          <w:b/>
          <w:bCs/>
          <w:sz w:val="18"/>
        </w:rPr>
      </w:pPr>
    </w:p>
    <w:p w14:paraId="0BB6F34B" w14:textId="7F36F27F" w:rsidR="00E81AA7" w:rsidRDefault="00E81AA7" w:rsidP="00E81AA7">
      <w:pPr>
        <w:pStyle w:val="AppendixSubheadings"/>
        <w:jc w:val="center"/>
        <w:rPr>
          <w:b/>
          <w:sz w:val="24"/>
          <w:szCs w:val="24"/>
        </w:rPr>
      </w:pPr>
      <w:bookmarkStart w:id="442" w:name="Appendix_H"/>
      <w:bookmarkStart w:id="443" w:name="_bookmark41"/>
      <w:bookmarkStart w:id="444" w:name="_Hlk117092092"/>
      <w:bookmarkStart w:id="445" w:name="_Toc132032689"/>
      <w:bookmarkEnd w:id="434"/>
      <w:bookmarkEnd w:id="442"/>
      <w:bookmarkEnd w:id="443"/>
      <w:r>
        <w:rPr>
          <w:b/>
          <w:sz w:val="28"/>
        </w:rPr>
        <w:t>Appendix H</w:t>
      </w:r>
      <w:r w:rsidR="000A657C" w:rsidRPr="000961EF">
        <w:rPr>
          <w:b/>
        </w:rPr>
        <w:t xml:space="preserve">: </w:t>
      </w:r>
      <w:bookmarkEnd w:id="444"/>
      <w:r w:rsidRPr="005E22D9">
        <w:rPr>
          <w:b/>
          <w:sz w:val="24"/>
          <w:szCs w:val="24"/>
        </w:rPr>
        <w:t>Standard Calibration Procedure for Hydrolab Minisonde MS 5</w:t>
      </w:r>
      <w:bookmarkEnd w:id="445"/>
    </w:p>
    <w:p w14:paraId="04A04C08" w14:textId="77777777" w:rsidR="00E81AA7" w:rsidRDefault="00E81AA7" w:rsidP="00E81AA7">
      <w:pPr>
        <w:pStyle w:val="Title"/>
        <w:ind w:left="0"/>
        <w:rPr>
          <w:b w:val="0"/>
          <w:i/>
          <w:sz w:val="24"/>
          <w:szCs w:val="24"/>
        </w:rPr>
      </w:pPr>
      <w:r>
        <w:rPr>
          <w:b w:val="0"/>
          <w:i/>
          <w:sz w:val="24"/>
          <w:szCs w:val="24"/>
        </w:rPr>
        <w:t>(updated June 2021</w:t>
      </w:r>
      <w:r w:rsidRPr="005125E1">
        <w:rPr>
          <w:b w:val="0"/>
          <w:i/>
          <w:sz w:val="24"/>
          <w:szCs w:val="24"/>
        </w:rPr>
        <w:t>)</w:t>
      </w:r>
    </w:p>
    <w:p w14:paraId="149182D6" w14:textId="77777777" w:rsidR="00E81AA7" w:rsidRPr="005125E1" w:rsidRDefault="00E81AA7" w:rsidP="00E81AA7">
      <w:pPr>
        <w:pStyle w:val="Title"/>
        <w:ind w:left="0"/>
        <w:rPr>
          <w:b w:val="0"/>
          <w:i/>
          <w:sz w:val="24"/>
          <w:szCs w:val="24"/>
        </w:rPr>
      </w:pPr>
    </w:p>
    <w:p w14:paraId="2D54FA80" w14:textId="77777777" w:rsidR="00E81AA7" w:rsidRDefault="00E81AA7" w:rsidP="00E81AA7">
      <w:pPr>
        <w:rPr>
          <w:b/>
          <w:sz w:val="24"/>
          <w:szCs w:val="24"/>
        </w:rPr>
      </w:pPr>
      <w:r>
        <w:rPr>
          <w:b/>
          <w:sz w:val="24"/>
          <w:szCs w:val="24"/>
        </w:rPr>
        <w:t>Hydrolab Calibration</w:t>
      </w:r>
    </w:p>
    <w:p w14:paraId="301AC12A" w14:textId="77777777" w:rsidR="00E81AA7" w:rsidRDefault="00E81AA7" w:rsidP="00E81AA7">
      <w:pPr>
        <w:rPr>
          <w:sz w:val="24"/>
          <w:szCs w:val="24"/>
        </w:rPr>
      </w:pPr>
      <w:r>
        <w:rPr>
          <w:sz w:val="24"/>
          <w:szCs w:val="24"/>
        </w:rPr>
        <w:t xml:space="preserve">All calibration readings and solution usage should be recorded in the Hydrolab QA physical folder as well as the individual instrument’s physical folder. Time and temperature must be taken for every measurement (calibrations and checks). Follow these instructions in order. </w:t>
      </w:r>
    </w:p>
    <w:p w14:paraId="0D7138BC" w14:textId="77777777" w:rsidR="00E81AA7" w:rsidRDefault="00E81AA7" w:rsidP="00E81AA7">
      <w:pPr>
        <w:rPr>
          <w:i/>
          <w:sz w:val="24"/>
          <w:szCs w:val="24"/>
        </w:rPr>
      </w:pPr>
    </w:p>
    <w:p w14:paraId="4B9A3AEB" w14:textId="77777777" w:rsidR="00E81AA7" w:rsidRDefault="00E81AA7" w:rsidP="00E81AA7">
      <w:pPr>
        <w:rPr>
          <w:sz w:val="24"/>
          <w:szCs w:val="24"/>
        </w:rPr>
      </w:pPr>
      <w:r>
        <w:rPr>
          <w:i/>
          <w:sz w:val="24"/>
          <w:szCs w:val="24"/>
        </w:rPr>
        <w:t>Connecting to Hydrolab:</w:t>
      </w:r>
    </w:p>
    <w:p w14:paraId="76D3332B" w14:textId="77777777" w:rsidR="00E81AA7" w:rsidRDefault="00E81AA7" w:rsidP="00CD7519">
      <w:pPr>
        <w:numPr>
          <w:ilvl w:val="0"/>
          <w:numId w:val="28"/>
        </w:numPr>
        <w:autoSpaceDE/>
        <w:autoSpaceDN/>
        <w:rPr>
          <w:sz w:val="24"/>
          <w:szCs w:val="24"/>
        </w:rPr>
      </w:pPr>
      <w:r>
        <w:rPr>
          <w:sz w:val="24"/>
          <w:szCs w:val="24"/>
        </w:rPr>
        <w:t>Open HYDRAS3 LT program</w:t>
      </w:r>
    </w:p>
    <w:p w14:paraId="1F5EE4BF" w14:textId="77777777" w:rsidR="00E81AA7" w:rsidRDefault="00E81AA7" w:rsidP="00CD7519">
      <w:pPr>
        <w:numPr>
          <w:ilvl w:val="0"/>
          <w:numId w:val="28"/>
        </w:numPr>
        <w:autoSpaceDE/>
        <w:autoSpaceDN/>
        <w:rPr>
          <w:sz w:val="24"/>
          <w:szCs w:val="24"/>
        </w:rPr>
      </w:pPr>
      <w:r>
        <w:rPr>
          <w:sz w:val="24"/>
          <w:szCs w:val="24"/>
        </w:rPr>
        <w:t>Remove black tip casing at the top of the Hydrolab and attach cable to it by lining up the single black dot on the cable and the largest prong on the Hydrolab. Secure firmly. Attach COM port to the laptop.</w:t>
      </w:r>
    </w:p>
    <w:p w14:paraId="167A2B10" w14:textId="77777777" w:rsidR="00E81AA7" w:rsidRDefault="00E81AA7" w:rsidP="00CD7519">
      <w:pPr>
        <w:numPr>
          <w:ilvl w:val="0"/>
          <w:numId w:val="28"/>
        </w:numPr>
        <w:autoSpaceDE/>
        <w:autoSpaceDN/>
        <w:rPr>
          <w:sz w:val="24"/>
          <w:szCs w:val="24"/>
        </w:rPr>
      </w:pPr>
      <w:r>
        <w:rPr>
          <w:sz w:val="24"/>
          <w:szCs w:val="24"/>
        </w:rPr>
        <w:t>Click "Re-scan for Sondes". In the top box titled "Connected Sondes" the serial number for the Hydrolab should appear. Highlight and click "Operate Sonde"</w:t>
      </w:r>
    </w:p>
    <w:p w14:paraId="67D2B6B6" w14:textId="77777777" w:rsidR="00E81AA7" w:rsidRDefault="00E81AA7" w:rsidP="00CD7519">
      <w:pPr>
        <w:numPr>
          <w:ilvl w:val="0"/>
          <w:numId w:val="28"/>
        </w:numPr>
        <w:autoSpaceDE/>
        <w:autoSpaceDN/>
        <w:rPr>
          <w:sz w:val="24"/>
          <w:szCs w:val="24"/>
        </w:rPr>
      </w:pPr>
      <w:r>
        <w:rPr>
          <w:sz w:val="24"/>
          <w:szCs w:val="24"/>
        </w:rPr>
        <w:t xml:space="preserve">Make sure that the "Clock" setting is set to the accurate time a day. If not, click on "Set clock to PC time" to correct. </w:t>
      </w:r>
    </w:p>
    <w:p w14:paraId="19B86346" w14:textId="77777777" w:rsidR="00E81AA7" w:rsidRDefault="00E81AA7" w:rsidP="00CD7519">
      <w:pPr>
        <w:numPr>
          <w:ilvl w:val="0"/>
          <w:numId w:val="28"/>
        </w:numPr>
        <w:autoSpaceDE/>
        <w:autoSpaceDN/>
        <w:spacing w:after="200"/>
        <w:rPr>
          <w:sz w:val="24"/>
          <w:szCs w:val="24"/>
        </w:rPr>
      </w:pPr>
      <w:r>
        <w:rPr>
          <w:sz w:val="24"/>
          <w:szCs w:val="24"/>
        </w:rPr>
        <w:t>Select "Calibration" on the top of the window.</w:t>
      </w:r>
    </w:p>
    <w:p w14:paraId="51C53145" w14:textId="77777777" w:rsidR="00E81AA7" w:rsidRDefault="00E81AA7" w:rsidP="00E81AA7">
      <w:pPr>
        <w:tabs>
          <w:tab w:val="left" w:pos="9351"/>
        </w:tabs>
        <w:rPr>
          <w:i/>
          <w:sz w:val="24"/>
          <w:szCs w:val="24"/>
        </w:rPr>
      </w:pPr>
      <w:r>
        <w:rPr>
          <w:i/>
          <w:sz w:val="24"/>
          <w:szCs w:val="24"/>
        </w:rPr>
        <w:t>Conductivity:</w:t>
      </w:r>
      <w:r>
        <w:rPr>
          <w:i/>
          <w:sz w:val="24"/>
          <w:szCs w:val="24"/>
        </w:rPr>
        <w:tab/>
      </w:r>
    </w:p>
    <w:p w14:paraId="150010CA" w14:textId="77777777" w:rsidR="00E81AA7" w:rsidRDefault="00E81AA7" w:rsidP="00CD7519">
      <w:pPr>
        <w:widowControl/>
        <w:numPr>
          <w:ilvl w:val="0"/>
          <w:numId w:val="29"/>
        </w:numPr>
        <w:autoSpaceDE/>
        <w:autoSpaceDN/>
        <w:rPr>
          <w:sz w:val="24"/>
          <w:szCs w:val="24"/>
        </w:rPr>
      </w:pPr>
      <w:r>
        <w:rPr>
          <w:sz w:val="24"/>
          <w:szCs w:val="24"/>
        </w:rPr>
        <w:t>Select tab labeled "SpCond (ųS/cm)"</w:t>
      </w:r>
    </w:p>
    <w:p w14:paraId="3E90DE5D"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Remove the clear protective cap</w:t>
      </w:r>
    </w:p>
    <w:p w14:paraId="56AF6C7A"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 xml:space="preserve">Gently </w:t>
      </w:r>
      <w:r>
        <w:rPr>
          <w:sz w:val="24"/>
          <w:szCs w:val="24"/>
        </w:rPr>
        <w:t>remove the turbidity</w:t>
      </w:r>
      <w:r>
        <w:rPr>
          <w:color w:val="000000"/>
          <w:sz w:val="24"/>
          <w:szCs w:val="24"/>
        </w:rPr>
        <w:t xml:space="preserve"> wiper </w:t>
      </w:r>
      <w:r>
        <w:rPr>
          <w:sz w:val="24"/>
          <w:szCs w:val="24"/>
        </w:rPr>
        <w:t>using a small</w:t>
      </w:r>
      <w:r>
        <w:rPr>
          <w:color w:val="000000"/>
          <w:sz w:val="24"/>
          <w:szCs w:val="24"/>
        </w:rPr>
        <w:t xml:space="preserve"> alle</w:t>
      </w:r>
      <w:r>
        <w:rPr>
          <w:sz w:val="24"/>
          <w:szCs w:val="24"/>
        </w:rPr>
        <w:t>n wrench.</w:t>
      </w:r>
    </w:p>
    <w:p w14:paraId="22E1643B"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Rinse sensors with DI water in</w:t>
      </w:r>
      <w:r>
        <w:rPr>
          <w:sz w:val="24"/>
          <w:szCs w:val="24"/>
        </w:rPr>
        <w:t xml:space="preserve"> a spray bottle. Dry off with a KIMTECH wipe. Finish drying process by using a small air blower to remove drops stuck in between sensors. This is particularly important when performing conductivity calibration because it can dilute the test solution resulting in inaccurate readings. </w:t>
      </w:r>
    </w:p>
    <w:p w14:paraId="3BCEF217"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Set standard to "0" and click calibrate with the sensor exposed to the air. Record temperature on data sheet. This creates a baseline of zero for calibration. </w:t>
      </w:r>
    </w:p>
    <w:p w14:paraId="0D2A4136"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Attach solution labeled "100 ųS/cm" to the Hydrolab and change SpCond standard on the laptop to "100". Invert Hydrolab </w:t>
      </w:r>
      <w:r>
        <w:rPr>
          <w:b/>
          <w:sz w:val="24"/>
          <w:szCs w:val="24"/>
        </w:rPr>
        <w:t>slowly</w:t>
      </w:r>
      <w:r>
        <w:rPr>
          <w:sz w:val="24"/>
          <w:szCs w:val="24"/>
        </w:rPr>
        <w:t xml:space="preserve"> so the solution does not touch the pH sensor. The pH sensor is the second shortest probe in the Hydrolab and the conductivity sensor is the shortest. Touching the pH solution to the sensor will skew data and result in having to replace the solution and restart. </w:t>
      </w:r>
    </w:p>
    <w:p w14:paraId="29147AD4"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The reading should be less than 10% off of the calibration standard. If not, dispose of solution in conductivity waste receptacle, clean sensor and restart procedure. If reading is within 10%, click on "Calibrate" and record temperature.</w:t>
      </w:r>
    </w:p>
    <w:p w14:paraId="11B8D210"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Remove 100 ųS/cm solution and clean sensor with DI spray bottle, KIMTECH wipes, and air blower again. </w:t>
      </w:r>
    </w:p>
    <w:p w14:paraId="7A5F6861"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Attach solution labeled "1500 ųS/cm" to the Hydrolab and change SpCond Standard on the laptop to 1500. Invert Hydrolab </w:t>
      </w:r>
      <w:r>
        <w:rPr>
          <w:b/>
          <w:sz w:val="24"/>
          <w:szCs w:val="24"/>
        </w:rPr>
        <w:t>slowly</w:t>
      </w:r>
      <w:r>
        <w:rPr>
          <w:sz w:val="24"/>
          <w:szCs w:val="24"/>
        </w:rPr>
        <w:t xml:space="preserve"> so the solution does not touch the pH sensor. The pH sensor is the second shortest probe in the Hydrolab and the conductivity sensor is the shortest. Touching the pH solution to the sensor will skew data and result in having to replace the solution and restart.</w:t>
      </w:r>
    </w:p>
    <w:p w14:paraId="393456C3" w14:textId="77777777" w:rsidR="00E81AA7" w:rsidRDefault="00E81AA7" w:rsidP="00CD7519">
      <w:pPr>
        <w:widowControl/>
        <w:numPr>
          <w:ilvl w:val="0"/>
          <w:numId w:val="29"/>
        </w:numPr>
        <w:autoSpaceDE/>
        <w:autoSpaceDN/>
        <w:rPr>
          <w:sz w:val="24"/>
          <w:szCs w:val="24"/>
        </w:rPr>
      </w:pPr>
      <w:r>
        <w:rPr>
          <w:sz w:val="24"/>
          <w:szCs w:val="24"/>
        </w:rPr>
        <w:t>The reading should be less than 10% off of the calibration standard. If not, dispose of solution in conductivity waste receptacle, clean sensor and restart procedure. If reading is within 10%, click on "Calibrate" and record temperature.</w:t>
      </w:r>
    </w:p>
    <w:p w14:paraId="27F144B1" w14:textId="77777777" w:rsidR="00E81AA7" w:rsidRDefault="00E81AA7" w:rsidP="00CD7519">
      <w:pPr>
        <w:widowControl/>
        <w:numPr>
          <w:ilvl w:val="0"/>
          <w:numId w:val="29"/>
        </w:numPr>
        <w:autoSpaceDE/>
        <w:autoSpaceDN/>
        <w:rPr>
          <w:sz w:val="24"/>
          <w:szCs w:val="24"/>
        </w:rPr>
      </w:pPr>
      <w:r>
        <w:rPr>
          <w:sz w:val="24"/>
          <w:szCs w:val="24"/>
        </w:rPr>
        <w:t xml:space="preserve">Remove 1500 ųS/cm solution and clean sensor with DI water, KIMTECH wipes, and air blower. </w:t>
      </w:r>
    </w:p>
    <w:p w14:paraId="6DE50993" w14:textId="77777777" w:rsidR="00E81AA7" w:rsidRDefault="00E81AA7" w:rsidP="00E81AA7">
      <w:pPr>
        <w:pStyle w:val="AppendixSubheadings"/>
        <w:ind w:left="720"/>
        <w:jc w:val="center"/>
        <w:rPr>
          <w:b/>
          <w:sz w:val="24"/>
          <w:szCs w:val="24"/>
        </w:rPr>
      </w:pPr>
    </w:p>
    <w:p w14:paraId="06AD2CFD" w14:textId="77777777" w:rsidR="00E81AA7" w:rsidRDefault="00E81AA7" w:rsidP="00E81AA7">
      <w:pPr>
        <w:pStyle w:val="AppendixSubheadings"/>
        <w:ind w:left="720"/>
        <w:jc w:val="center"/>
        <w:rPr>
          <w:b/>
          <w:sz w:val="24"/>
          <w:szCs w:val="24"/>
        </w:rPr>
      </w:pPr>
    </w:p>
    <w:p w14:paraId="3CA39EA2" w14:textId="77777777" w:rsidR="00E81AA7" w:rsidRDefault="00E81AA7" w:rsidP="00E81AA7">
      <w:pPr>
        <w:pStyle w:val="AppendixSubheadings"/>
        <w:ind w:left="720"/>
        <w:jc w:val="center"/>
        <w:rPr>
          <w:b/>
          <w:sz w:val="24"/>
          <w:szCs w:val="24"/>
        </w:rPr>
      </w:pPr>
    </w:p>
    <w:p w14:paraId="6C097395" w14:textId="77777777" w:rsidR="00E81AA7" w:rsidRDefault="00E81AA7" w:rsidP="00E81AA7">
      <w:pPr>
        <w:pStyle w:val="AppendixSubheadings"/>
        <w:ind w:left="720"/>
        <w:jc w:val="center"/>
        <w:rPr>
          <w:b/>
          <w:sz w:val="24"/>
          <w:szCs w:val="24"/>
        </w:rPr>
      </w:pPr>
    </w:p>
    <w:p w14:paraId="41A406F3" w14:textId="77777777" w:rsidR="00E81AA7" w:rsidRDefault="00E81AA7" w:rsidP="00E81AA7">
      <w:pPr>
        <w:pStyle w:val="AppendixSubheadings"/>
        <w:ind w:left="720"/>
        <w:jc w:val="center"/>
        <w:rPr>
          <w:b/>
          <w:sz w:val="24"/>
          <w:szCs w:val="24"/>
        </w:rPr>
      </w:pPr>
    </w:p>
    <w:p w14:paraId="4CAB80CD" w14:textId="77777777" w:rsidR="00E81AA7" w:rsidRDefault="00E81AA7" w:rsidP="00E81AA7">
      <w:pPr>
        <w:pStyle w:val="AppendixSubheadings"/>
        <w:ind w:left="720"/>
        <w:jc w:val="center"/>
        <w:rPr>
          <w:b/>
          <w:sz w:val="24"/>
          <w:szCs w:val="24"/>
        </w:rPr>
      </w:pPr>
    </w:p>
    <w:p w14:paraId="6A792138" w14:textId="77777777" w:rsidR="00E81AA7" w:rsidRPr="005E22D9" w:rsidRDefault="00E81AA7" w:rsidP="00E81AA7">
      <w:pPr>
        <w:pStyle w:val="AppendixSubheadings"/>
        <w:ind w:left="720"/>
        <w:jc w:val="center"/>
        <w:rPr>
          <w:b/>
          <w:sz w:val="24"/>
          <w:szCs w:val="24"/>
        </w:rPr>
      </w:pPr>
      <w:r w:rsidRPr="005E22D9">
        <w:rPr>
          <w:b/>
          <w:sz w:val="24"/>
          <w:szCs w:val="24"/>
        </w:rPr>
        <w:t>Appendix H</w:t>
      </w:r>
      <w:r>
        <w:rPr>
          <w:b/>
          <w:sz w:val="24"/>
          <w:szCs w:val="24"/>
        </w:rPr>
        <w:t xml:space="preserve"> (continued)</w:t>
      </w:r>
    </w:p>
    <w:p w14:paraId="43FC5F00" w14:textId="77777777" w:rsidR="00E81AA7" w:rsidRPr="005125E1" w:rsidRDefault="00E81AA7" w:rsidP="00E81AA7">
      <w:pPr>
        <w:widowControl/>
        <w:autoSpaceDE/>
        <w:autoSpaceDN/>
        <w:jc w:val="center"/>
        <w:rPr>
          <w:sz w:val="24"/>
          <w:szCs w:val="24"/>
        </w:rPr>
      </w:pPr>
    </w:p>
    <w:p w14:paraId="43D54DEE" w14:textId="77777777" w:rsidR="00E81AA7" w:rsidRDefault="00E81AA7" w:rsidP="00E81AA7">
      <w:pPr>
        <w:rPr>
          <w:color w:val="000000"/>
          <w:sz w:val="24"/>
          <w:szCs w:val="24"/>
        </w:rPr>
      </w:pPr>
      <w:r>
        <w:rPr>
          <w:sz w:val="24"/>
          <w:szCs w:val="24"/>
        </w:rPr>
        <w:t xml:space="preserve">General Notes: </w:t>
      </w:r>
      <w:r>
        <w:rPr>
          <w:color w:val="000000"/>
          <w:sz w:val="24"/>
          <w:szCs w:val="24"/>
        </w:rPr>
        <w:t xml:space="preserve"> </w:t>
      </w:r>
    </w:p>
    <w:p w14:paraId="691B6F83" w14:textId="77777777" w:rsidR="00E81AA7" w:rsidRDefault="00E81AA7" w:rsidP="00E81AA7">
      <w:pPr>
        <w:rPr>
          <w:sz w:val="24"/>
          <w:szCs w:val="24"/>
        </w:rPr>
      </w:pPr>
      <w:r>
        <w:rPr>
          <w:sz w:val="24"/>
          <w:szCs w:val="24"/>
        </w:rPr>
        <w:t xml:space="preserve">Conductivity is very sensitive. Be patient with this calibration as it takes the longest and is the one that is most likely to be repeated. Meticulous drying can help increase the accuracy of readings. If repeated 3 times with a fresh solution each time and readings are still unsuccessful, then it may be a problem with the Hydrolab sensor and get in touch with Hach Industries Customer Service. </w:t>
      </w:r>
    </w:p>
    <w:p w14:paraId="5C91DC70" w14:textId="77777777" w:rsidR="00E81AA7" w:rsidRDefault="00E81AA7" w:rsidP="00E81AA7">
      <w:pPr>
        <w:rPr>
          <w:sz w:val="24"/>
          <w:szCs w:val="24"/>
        </w:rPr>
      </w:pPr>
    </w:p>
    <w:p w14:paraId="62C2AB72" w14:textId="77777777" w:rsidR="00E81AA7" w:rsidRDefault="00E81AA7" w:rsidP="00E81AA7">
      <w:pPr>
        <w:rPr>
          <w:i/>
          <w:sz w:val="24"/>
          <w:szCs w:val="24"/>
        </w:rPr>
      </w:pPr>
      <w:r>
        <w:rPr>
          <w:i/>
          <w:sz w:val="24"/>
          <w:szCs w:val="24"/>
        </w:rPr>
        <w:t>pH</w:t>
      </w:r>
    </w:p>
    <w:p w14:paraId="613830CB" w14:textId="77777777" w:rsidR="00E81AA7" w:rsidRDefault="00E81AA7" w:rsidP="00CD7519">
      <w:pPr>
        <w:widowControl/>
        <w:numPr>
          <w:ilvl w:val="0"/>
          <w:numId w:val="30"/>
        </w:numPr>
        <w:autoSpaceDE/>
        <w:autoSpaceDN/>
        <w:rPr>
          <w:sz w:val="24"/>
          <w:szCs w:val="24"/>
        </w:rPr>
      </w:pPr>
      <w:r>
        <w:rPr>
          <w:sz w:val="24"/>
          <w:szCs w:val="24"/>
        </w:rPr>
        <w:t>Click on the tab labeled "pH (Units)" on the top of the window.</w:t>
      </w:r>
    </w:p>
    <w:p w14:paraId="43B4C9AA" w14:textId="77777777" w:rsidR="00E81AA7" w:rsidRDefault="00E81AA7" w:rsidP="00CD7519">
      <w:pPr>
        <w:widowControl/>
        <w:numPr>
          <w:ilvl w:val="0"/>
          <w:numId w:val="30"/>
        </w:numPr>
        <w:autoSpaceDE/>
        <w:autoSpaceDN/>
        <w:rPr>
          <w:sz w:val="24"/>
          <w:szCs w:val="24"/>
        </w:rPr>
      </w:pPr>
      <w:r>
        <w:rPr>
          <w:sz w:val="24"/>
          <w:szCs w:val="24"/>
        </w:rPr>
        <w:t xml:space="preserve">Attach the solution labeled "7.00 pH" to the clean Hydrolab sensors. </w:t>
      </w:r>
    </w:p>
    <w:p w14:paraId="09A96A82" w14:textId="77777777" w:rsidR="00E81AA7" w:rsidRDefault="00E81AA7" w:rsidP="00CD7519">
      <w:pPr>
        <w:widowControl/>
        <w:numPr>
          <w:ilvl w:val="0"/>
          <w:numId w:val="30"/>
        </w:numPr>
        <w:autoSpaceDE/>
        <w:autoSpaceDN/>
        <w:rPr>
          <w:sz w:val="24"/>
          <w:szCs w:val="24"/>
        </w:rPr>
      </w:pPr>
      <w:r>
        <w:rPr>
          <w:sz w:val="24"/>
          <w:szCs w:val="24"/>
        </w:rPr>
        <w:t xml:space="preserve">Invert the Hydrolab and let sit/settle for ~5 minutes. </w:t>
      </w:r>
    </w:p>
    <w:p w14:paraId="4367B858" w14:textId="77777777" w:rsidR="00E81AA7" w:rsidRDefault="00E81AA7" w:rsidP="00CD7519">
      <w:pPr>
        <w:widowControl/>
        <w:numPr>
          <w:ilvl w:val="0"/>
          <w:numId w:val="30"/>
        </w:numPr>
        <w:autoSpaceDE/>
        <w:autoSpaceDN/>
        <w:rPr>
          <w:sz w:val="24"/>
          <w:szCs w:val="24"/>
        </w:rPr>
      </w:pPr>
      <w:r>
        <w:rPr>
          <w:sz w:val="24"/>
          <w:szCs w:val="24"/>
        </w:rPr>
        <w:t xml:space="preserve">Make sure that "Standard" line reads "7.00" on the laptop. If reading is greater than 10% off the standard then replace the solution, clean the sensor and repeat the trial. </w:t>
      </w:r>
    </w:p>
    <w:p w14:paraId="7D17EDDE" w14:textId="77777777" w:rsidR="00E81AA7" w:rsidRDefault="00E81AA7" w:rsidP="00CD7519">
      <w:pPr>
        <w:widowControl/>
        <w:numPr>
          <w:ilvl w:val="0"/>
          <w:numId w:val="30"/>
        </w:numPr>
        <w:autoSpaceDE/>
        <w:autoSpaceDN/>
        <w:rPr>
          <w:sz w:val="24"/>
          <w:szCs w:val="24"/>
        </w:rPr>
      </w:pPr>
      <w:r>
        <w:rPr>
          <w:sz w:val="24"/>
          <w:szCs w:val="24"/>
        </w:rPr>
        <w:t xml:space="preserve">When reading is within the accepted range click "Calibrate". </w:t>
      </w:r>
    </w:p>
    <w:p w14:paraId="1A0D5F0D" w14:textId="77777777" w:rsidR="00E81AA7" w:rsidRDefault="00E81AA7" w:rsidP="00CD7519">
      <w:pPr>
        <w:widowControl/>
        <w:numPr>
          <w:ilvl w:val="0"/>
          <w:numId w:val="30"/>
        </w:numPr>
        <w:pBdr>
          <w:top w:val="nil"/>
          <w:left w:val="nil"/>
          <w:bottom w:val="nil"/>
          <w:right w:val="nil"/>
          <w:between w:val="nil"/>
        </w:pBdr>
        <w:autoSpaceDE/>
        <w:autoSpaceDN/>
        <w:rPr>
          <w:sz w:val="24"/>
          <w:szCs w:val="24"/>
        </w:rPr>
      </w:pPr>
      <w:r>
        <w:rPr>
          <w:sz w:val="24"/>
          <w:szCs w:val="24"/>
        </w:rPr>
        <w:t>Clean sensor with DI water, KIMTECH wipes, and air blower.</w:t>
      </w:r>
      <w:r>
        <w:rPr>
          <w:color w:val="000000"/>
          <w:sz w:val="24"/>
          <w:szCs w:val="24"/>
        </w:rPr>
        <w:t xml:space="preserve"> </w:t>
      </w:r>
    </w:p>
    <w:p w14:paraId="0E0443E0" w14:textId="77777777" w:rsidR="00E81AA7" w:rsidRDefault="00E81AA7" w:rsidP="00E81AA7">
      <w:pPr>
        <w:ind w:left="720"/>
        <w:rPr>
          <w:sz w:val="24"/>
          <w:szCs w:val="24"/>
        </w:rPr>
      </w:pPr>
    </w:p>
    <w:p w14:paraId="54ACAD29" w14:textId="77777777" w:rsidR="00E81AA7" w:rsidRDefault="00E81AA7" w:rsidP="00E81AA7">
      <w:pPr>
        <w:rPr>
          <w:i/>
          <w:sz w:val="24"/>
          <w:szCs w:val="24"/>
        </w:rPr>
      </w:pPr>
      <w:r>
        <w:rPr>
          <w:i/>
          <w:sz w:val="24"/>
          <w:szCs w:val="24"/>
        </w:rPr>
        <w:t>Turbidity</w:t>
      </w:r>
    </w:p>
    <w:p w14:paraId="7F7BCDFD" w14:textId="77777777" w:rsidR="00E81AA7" w:rsidRDefault="00E81AA7" w:rsidP="00CD7519">
      <w:pPr>
        <w:widowControl/>
        <w:numPr>
          <w:ilvl w:val="0"/>
          <w:numId w:val="31"/>
        </w:numPr>
        <w:autoSpaceDE/>
        <w:autoSpaceDN/>
        <w:rPr>
          <w:sz w:val="24"/>
          <w:szCs w:val="24"/>
        </w:rPr>
      </w:pPr>
      <w:r>
        <w:rPr>
          <w:sz w:val="24"/>
          <w:szCs w:val="24"/>
        </w:rPr>
        <w:t>Click on the tab labeled "Turbidity (NTU)" at the top of the window.</w:t>
      </w:r>
    </w:p>
    <w:p w14:paraId="4B9A69C8"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color w:val="000000"/>
          <w:sz w:val="24"/>
          <w:szCs w:val="24"/>
        </w:rPr>
        <w:t>Put on gloves!</w:t>
      </w:r>
    </w:p>
    <w:p w14:paraId="7DD8F5B2"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Attach wiper to the bottom of the sensor. Make sure that the single ridge (the part that looks like a windshield wiper) is on the sensor side and make sure that the screw is flush with the flat side of the fixed piece (DO NOT OVERTIGHTEN!). The wiper should sit approximately 180 degrees opposite of the sensor window. If this step is done incorrectly your NTU readings will be very high because the sensor window will be partially blocked. </w:t>
      </w:r>
    </w:p>
    <w:p w14:paraId="075697EB"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Change the "Turbidity Point" value to "1" and the "Turbidity standard" value to "0". </w:t>
      </w:r>
    </w:p>
    <w:p w14:paraId="200EB55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Perform an air test with no solution or cap on the sensor and the sensor pointing upwards. The NTU value for this should be between 0 and 1. Click "Calibrate". </w:t>
      </w:r>
    </w:p>
    <w:p w14:paraId="6F5083F4"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Change the "Turbidity Point" value to "2" and the "Turbidity standard" value to "100".</w:t>
      </w:r>
    </w:p>
    <w:p w14:paraId="7EE3194E"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Place 100 NTU solution on a stir plate on medium setting for 2-5 minutes until the solution seems evenly dispersed. Attach the 100 NTU solution to the Hydrolab while keeping it on the stir plate to continue the dispersal of the sediment.</w:t>
      </w:r>
    </w:p>
    <w:p w14:paraId="694EB44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Reading should be within 10% of desired standard value. If so, click "Calibrate". If not, allow to stir on a lower setting for 5-10 minutes attached to Hydrolab and try reading again. If still outside of range, replace the solution and repeat. </w:t>
      </w:r>
    </w:p>
    <w:p w14:paraId="0B67EEA1"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Remove 100 NTU solution and clean with DI water, KIMTECH wipes, and air blower. </w:t>
      </w:r>
    </w:p>
    <w:p w14:paraId="2D3A453F"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Place 20 NTU solution on stir plate for 2-5 minutes to evenly disperse particulates. Attach to Hydrolab while still on stir plate and let it continue to stir. This is a check reading, there is no need to calibrate or change any of the values, you are just checking to make sure the NTU reading is within the acceptable range of 20 NTU. </w:t>
      </w:r>
    </w:p>
    <w:p w14:paraId="2F7F428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Remove 20 NTU solution and repeat Step 10 with 40 NTU solution to perform a second value check. </w:t>
      </w:r>
    </w:p>
    <w:p w14:paraId="4028EBB2"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Clean sensors with DI water, KIMTECH wipes, and air blower.</w:t>
      </w:r>
    </w:p>
    <w:p w14:paraId="7CE6E8A6" w14:textId="77777777" w:rsidR="00E81AA7" w:rsidRDefault="00E81AA7" w:rsidP="00E81AA7">
      <w:pPr>
        <w:pStyle w:val="AppendixSubheadings"/>
        <w:ind w:left="720"/>
        <w:jc w:val="center"/>
        <w:rPr>
          <w:b/>
          <w:sz w:val="24"/>
          <w:szCs w:val="24"/>
        </w:rPr>
      </w:pPr>
    </w:p>
    <w:p w14:paraId="4178121B" w14:textId="77777777" w:rsidR="00E81AA7" w:rsidRDefault="00E81AA7" w:rsidP="00E81AA7">
      <w:pPr>
        <w:pStyle w:val="AppendixSubheadings"/>
        <w:ind w:left="720"/>
        <w:jc w:val="center"/>
        <w:rPr>
          <w:b/>
          <w:sz w:val="24"/>
          <w:szCs w:val="24"/>
        </w:rPr>
      </w:pPr>
    </w:p>
    <w:p w14:paraId="365B5B91" w14:textId="77777777" w:rsidR="00E81AA7" w:rsidRDefault="00E81AA7" w:rsidP="00E81AA7">
      <w:pPr>
        <w:pStyle w:val="AppendixSubheadings"/>
        <w:ind w:left="720"/>
        <w:jc w:val="center"/>
        <w:rPr>
          <w:b/>
          <w:sz w:val="24"/>
          <w:szCs w:val="24"/>
        </w:rPr>
      </w:pPr>
    </w:p>
    <w:p w14:paraId="69D4A7A2" w14:textId="77777777" w:rsidR="00E81AA7" w:rsidRDefault="00E81AA7" w:rsidP="00E81AA7">
      <w:pPr>
        <w:pStyle w:val="AppendixSubheadings"/>
        <w:ind w:left="720"/>
        <w:jc w:val="center"/>
        <w:rPr>
          <w:b/>
          <w:sz w:val="24"/>
          <w:szCs w:val="24"/>
        </w:rPr>
      </w:pPr>
    </w:p>
    <w:p w14:paraId="1E2FE984" w14:textId="77777777" w:rsidR="00E81AA7" w:rsidRDefault="00E81AA7" w:rsidP="00E81AA7">
      <w:pPr>
        <w:pStyle w:val="AppendixSubheadings"/>
        <w:ind w:left="720"/>
        <w:jc w:val="center"/>
        <w:rPr>
          <w:b/>
          <w:sz w:val="24"/>
          <w:szCs w:val="24"/>
        </w:rPr>
      </w:pPr>
    </w:p>
    <w:p w14:paraId="77965951" w14:textId="6D148A1C" w:rsidR="00E81AA7" w:rsidRDefault="00E81AA7" w:rsidP="007F6245">
      <w:pPr>
        <w:pStyle w:val="AppendixSubheadings"/>
        <w:rPr>
          <w:b/>
          <w:sz w:val="24"/>
          <w:szCs w:val="24"/>
        </w:rPr>
      </w:pPr>
    </w:p>
    <w:p w14:paraId="5DED7A46" w14:textId="77777777" w:rsidR="00E81AA7" w:rsidRPr="005125E1" w:rsidRDefault="00E81AA7" w:rsidP="00E81AA7">
      <w:pPr>
        <w:pStyle w:val="AppendixSubheadings"/>
        <w:ind w:left="720"/>
        <w:jc w:val="center"/>
        <w:rPr>
          <w:b/>
          <w:sz w:val="24"/>
          <w:szCs w:val="24"/>
        </w:rPr>
      </w:pPr>
      <w:r>
        <w:rPr>
          <w:b/>
          <w:sz w:val="24"/>
          <w:szCs w:val="24"/>
        </w:rPr>
        <w:t>Appendix H (continued)</w:t>
      </w:r>
    </w:p>
    <w:p w14:paraId="7A78C763" w14:textId="77777777" w:rsidR="00E81AA7" w:rsidRDefault="00E81AA7" w:rsidP="00E81AA7">
      <w:pPr>
        <w:pBdr>
          <w:top w:val="nil"/>
          <w:left w:val="nil"/>
          <w:bottom w:val="nil"/>
          <w:right w:val="nil"/>
          <w:between w:val="nil"/>
        </w:pBdr>
        <w:rPr>
          <w:sz w:val="24"/>
          <w:szCs w:val="24"/>
        </w:rPr>
      </w:pPr>
    </w:p>
    <w:p w14:paraId="068619C1" w14:textId="77777777" w:rsidR="00E81AA7" w:rsidRDefault="00E81AA7" w:rsidP="00E81AA7">
      <w:pPr>
        <w:pBdr>
          <w:top w:val="nil"/>
          <w:left w:val="nil"/>
          <w:bottom w:val="nil"/>
          <w:right w:val="nil"/>
          <w:between w:val="nil"/>
        </w:pBdr>
        <w:rPr>
          <w:color w:val="000000"/>
          <w:sz w:val="24"/>
          <w:szCs w:val="24"/>
        </w:rPr>
      </w:pPr>
      <w:r>
        <w:rPr>
          <w:b/>
          <w:color w:val="000000"/>
          <w:sz w:val="24"/>
          <w:szCs w:val="24"/>
        </w:rPr>
        <w:t xml:space="preserve">Potential Problems: </w:t>
      </w:r>
      <w:r>
        <w:rPr>
          <w:color w:val="000000"/>
          <w:sz w:val="24"/>
          <w:szCs w:val="24"/>
        </w:rPr>
        <w:t xml:space="preserve">Turbidity can be a pain to calibrate and issues can arise for a number of reasons. </w:t>
      </w:r>
    </w:p>
    <w:p w14:paraId="6196AD18"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If readings are odd the first step is to get fresh solution, rinse and dry instrument and try again (up to three times) then move on to the other possible solutions if there is still a problem</w:t>
      </w:r>
    </w:p>
    <w:p w14:paraId="6C7B6375"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sz w:val="24"/>
          <w:szCs w:val="24"/>
        </w:rPr>
        <w:t>Is the wiper</w:t>
      </w:r>
      <w:r>
        <w:rPr>
          <w:color w:val="000000"/>
          <w:sz w:val="24"/>
          <w:szCs w:val="24"/>
        </w:rPr>
        <w:t xml:space="preserve"> blade on correctly? </w:t>
      </w:r>
    </w:p>
    <w:p w14:paraId="54A3755D"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the cap filled high enough to cover the sensor? </w:t>
      </w:r>
    </w:p>
    <w:p w14:paraId="1DDA665A"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it possible the stock solution wasn’t mixed correctly and the bottle is now bad? Are there air bubbles in the solution? </w:t>
      </w:r>
    </w:p>
    <w:p w14:paraId="5E953DF2"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the magnet stirring at a constant rate? This one I’ve noticed can really cause the readings not to settle. </w:t>
      </w:r>
      <w:r>
        <w:rPr>
          <w:sz w:val="24"/>
          <w:szCs w:val="24"/>
        </w:rPr>
        <w:t>If the magnet</w:t>
      </w:r>
      <w:r>
        <w:rPr>
          <w:color w:val="000000"/>
          <w:sz w:val="24"/>
          <w:szCs w:val="24"/>
        </w:rPr>
        <w:t xml:space="preserve"> doesn’t settle down, turn off for </w:t>
      </w:r>
      <w:r>
        <w:rPr>
          <w:sz w:val="24"/>
          <w:szCs w:val="24"/>
        </w:rPr>
        <w:t>a while</w:t>
      </w:r>
      <w:r>
        <w:rPr>
          <w:color w:val="000000"/>
          <w:sz w:val="24"/>
          <w:szCs w:val="24"/>
        </w:rPr>
        <w:t xml:space="preserve"> and come back later.</w:t>
      </w:r>
    </w:p>
    <w:p w14:paraId="1E76500C"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Is the magnet stirring fast enough (if not turbidity slowly drops and particles settle out)</w:t>
      </w:r>
    </w:p>
    <w:p w14:paraId="3BE99BC0"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If none of these seem wrong try to calibrate again with all new solutions. </w:t>
      </w:r>
    </w:p>
    <w:p w14:paraId="0C08E1DB" w14:textId="77777777" w:rsidR="00E81AA7" w:rsidRDefault="00E81AA7" w:rsidP="00E81AA7">
      <w:pPr>
        <w:pBdr>
          <w:top w:val="nil"/>
          <w:left w:val="nil"/>
          <w:bottom w:val="nil"/>
          <w:right w:val="nil"/>
          <w:between w:val="nil"/>
        </w:pBdr>
        <w:rPr>
          <w:b/>
          <w:sz w:val="24"/>
          <w:szCs w:val="24"/>
        </w:rPr>
      </w:pPr>
    </w:p>
    <w:p w14:paraId="4BCD3E83" w14:textId="77777777" w:rsidR="00E81AA7" w:rsidRDefault="00E81AA7" w:rsidP="00E81AA7">
      <w:pPr>
        <w:pBdr>
          <w:top w:val="nil"/>
          <w:left w:val="nil"/>
          <w:bottom w:val="nil"/>
          <w:right w:val="nil"/>
          <w:between w:val="nil"/>
        </w:pBdr>
        <w:rPr>
          <w:i/>
          <w:sz w:val="24"/>
          <w:szCs w:val="24"/>
        </w:rPr>
      </w:pPr>
      <w:r>
        <w:rPr>
          <w:i/>
          <w:sz w:val="24"/>
          <w:szCs w:val="24"/>
        </w:rPr>
        <w:t>LDO</w:t>
      </w:r>
    </w:p>
    <w:p w14:paraId="1BE40B06"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Click on the lab labeled "LDO% (Sat)" at the top of the window.</w:t>
      </w:r>
    </w:p>
    <w:p w14:paraId="16879A15"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Search for mmHg pressure at the nearest airport sensor (ours is Kenai Municipal Airport). The reading they will give you will most likely be in inches from the "Altimeter" column on the NOAA website. You will need to convert this to mmHg. (Ex. 29.94 inches = 760.476 mmHg). Enter this value into the "Enter BP mmHg" line on the page.</w:t>
      </w:r>
    </w:p>
    <w:p w14:paraId="6B2ED43E"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Grab the vial labeled "DI H2O". Shake it lightly 15-20 times.</w:t>
      </w:r>
    </w:p>
    <w:p w14:paraId="7E914CB3"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Attach this to the Hydrolab and gently invert. Unscrew the black cap that is now at the top of the vial (originally the black cap that is at the bottom of the vial prior to being inverted). Flip it upside down and rest it gently on the open vial.</w:t>
      </w:r>
    </w:p>
    <w:p w14:paraId="27386ABC"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Allow current value to stabilize and click "Calibrate".</w:t>
      </w:r>
    </w:p>
    <w:p w14:paraId="3A6383F1"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 xml:space="preserve">Screw cap back on and unscrew vial from the Hydrolab. </w:t>
      </w:r>
    </w:p>
    <w:p w14:paraId="16C97FA2" w14:textId="77777777" w:rsidR="00E81AA7" w:rsidRDefault="00E81AA7" w:rsidP="00E81AA7">
      <w:pPr>
        <w:rPr>
          <w:b/>
          <w:sz w:val="24"/>
          <w:szCs w:val="24"/>
        </w:rPr>
      </w:pPr>
    </w:p>
    <w:p w14:paraId="4B321D7A" w14:textId="77777777" w:rsidR="00E81AA7" w:rsidRDefault="00E81AA7" w:rsidP="00E81AA7">
      <w:pPr>
        <w:rPr>
          <w:b/>
          <w:sz w:val="24"/>
          <w:szCs w:val="24"/>
        </w:rPr>
      </w:pPr>
      <w:r>
        <w:rPr>
          <w:b/>
          <w:sz w:val="24"/>
          <w:szCs w:val="24"/>
        </w:rPr>
        <w:t>General Calibration Tips</w:t>
      </w:r>
    </w:p>
    <w:p w14:paraId="5CA1B0ED"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Don’t rush, let readings settle</w:t>
      </w:r>
    </w:p>
    <w:p w14:paraId="420D6B9C"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Always change solution first if a reading is odd</w:t>
      </w:r>
    </w:p>
    <w:p w14:paraId="17E60EA6"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Avoid touching sensors as much as possible (it is better to wear gloves for the whole calibration)</w:t>
      </w:r>
    </w:p>
    <w:p w14:paraId="6FCCBB03"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If a calibration isn’t working try more cleaning and thorough drying sessions between standards</w:t>
      </w:r>
    </w:p>
    <w:p w14:paraId="1C2F5196"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 xml:space="preserve">If batteries are less than 50% reading can become odd </w:t>
      </w:r>
    </w:p>
    <w:p w14:paraId="5E59A5C2" w14:textId="77777777" w:rsidR="00E81AA7" w:rsidRDefault="00E81AA7" w:rsidP="00E81AA7">
      <w:pPr>
        <w:rPr>
          <w:sz w:val="24"/>
          <w:szCs w:val="24"/>
        </w:rPr>
      </w:pPr>
    </w:p>
    <w:p w14:paraId="3038DB25" w14:textId="77777777" w:rsidR="00E81AA7" w:rsidRDefault="00E81AA7" w:rsidP="00E81AA7">
      <w:pPr>
        <w:rPr>
          <w:sz w:val="24"/>
          <w:szCs w:val="24"/>
        </w:rPr>
      </w:pPr>
    </w:p>
    <w:p w14:paraId="103BE1DA" w14:textId="77777777" w:rsidR="00E81AA7" w:rsidRDefault="00E81AA7" w:rsidP="00E81AA7">
      <w:pPr>
        <w:rPr>
          <w:sz w:val="24"/>
          <w:szCs w:val="24"/>
        </w:rPr>
      </w:pPr>
    </w:p>
    <w:p w14:paraId="64541FA4" w14:textId="77777777" w:rsidR="00E81AA7" w:rsidRDefault="00E81AA7" w:rsidP="00E81AA7">
      <w:pPr>
        <w:rPr>
          <w:b/>
          <w:sz w:val="24"/>
          <w:szCs w:val="24"/>
        </w:rPr>
      </w:pPr>
      <w:r>
        <w:rPr>
          <w:b/>
          <w:sz w:val="24"/>
          <w:szCs w:val="24"/>
        </w:rPr>
        <w:t>Programming</w:t>
      </w:r>
    </w:p>
    <w:p w14:paraId="0A4EC04E" w14:textId="77777777" w:rsidR="00E81AA7" w:rsidRDefault="00E81AA7" w:rsidP="00E81AA7">
      <w:pPr>
        <w:rPr>
          <w:sz w:val="24"/>
          <w:szCs w:val="24"/>
        </w:rPr>
      </w:pPr>
      <w:r>
        <w:rPr>
          <w:sz w:val="24"/>
          <w:szCs w:val="24"/>
        </w:rPr>
        <w:t xml:space="preserve">To create a program file: </w:t>
      </w:r>
    </w:p>
    <w:p w14:paraId="0A342F21"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Select: Files&gt;Delete </w:t>
      </w:r>
    </w:p>
    <w:p w14:paraId="0F00C0B6"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Check to see how many files are already on the instrument, four is the max, three or less are necessary to create a new file</w:t>
      </w:r>
    </w:p>
    <w:p w14:paraId="2AEDB0AE"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Delete a file only after checking to make sure it has been downloaded</w:t>
      </w:r>
    </w:p>
    <w:p w14:paraId="7B9FBD47" w14:textId="2D469F17" w:rsidR="00E81AA7" w:rsidRPr="007F6245"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To delete simply type in the file number and hit ENTER, “Y” for yes, ENTER</w:t>
      </w:r>
    </w:p>
    <w:p w14:paraId="0951F8A5" w14:textId="78F20ED0" w:rsidR="007F6245" w:rsidRDefault="007F6245" w:rsidP="007F6245">
      <w:pPr>
        <w:widowControl/>
        <w:pBdr>
          <w:top w:val="nil"/>
          <w:left w:val="nil"/>
          <w:bottom w:val="nil"/>
          <w:right w:val="nil"/>
          <w:between w:val="nil"/>
        </w:pBdr>
        <w:autoSpaceDE/>
        <w:autoSpaceDN/>
        <w:rPr>
          <w:color w:val="000000"/>
          <w:sz w:val="24"/>
          <w:szCs w:val="24"/>
        </w:rPr>
      </w:pPr>
    </w:p>
    <w:p w14:paraId="792F4416" w14:textId="64839CFC" w:rsidR="007F6245" w:rsidRDefault="007F6245" w:rsidP="007F6245">
      <w:pPr>
        <w:widowControl/>
        <w:pBdr>
          <w:top w:val="nil"/>
          <w:left w:val="nil"/>
          <w:bottom w:val="nil"/>
          <w:right w:val="nil"/>
          <w:between w:val="nil"/>
        </w:pBdr>
        <w:autoSpaceDE/>
        <w:autoSpaceDN/>
        <w:rPr>
          <w:color w:val="000000"/>
          <w:sz w:val="24"/>
          <w:szCs w:val="24"/>
        </w:rPr>
      </w:pPr>
    </w:p>
    <w:p w14:paraId="282A6E1A" w14:textId="5CDDB583" w:rsidR="007F6245" w:rsidRDefault="007F6245" w:rsidP="007F6245">
      <w:pPr>
        <w:widowControl/>
        <w:pBdr>
          <w:top w:val="nil"/>
          <w:left w:val="nil"/>
          <w:bottom w:val="nil"/>
          <w:right w:val="nil"/>
          <w:between w:val="nil"/>
        </w:pBdr>
        <w:autoSpaceDE/>
        <w:autoSpaceDN/>
        <w:rPr>
          <w:color w:val="000000"/>
          <w:sz w:val="24"/>
          <w:szCs w:val="24"/>
        </w:rPr>
      </w:pPr>
    </w:p>
    <w:p w14:paraId="40894126" w14:textId="76A12811" w:rsidR="007F6245" w:rsidRDefault="007F6245" w:rsidP="007F6245">
      <w:pPr>
        <w:widowControl/>
        <w:pBdr>
          <w:top w:val="nil"/>
          <w:left w:val="nil"/>
          <w:bottom w:val="nil"/>
          <w:right w:val="nil"/>
          <w:between w:val="nil"/>
        </w:pBdr>
        <w:autoSpaceDE/>
        <w:autoSpaceDN/>
        <w:rPr>
          <w:color w:val="000000"/>
          <w:sz w:val="24"/>
          <w:szCs w:val="24"/>
        </w:rPr>
      </w:pPr>
    </w:p>
    <w:p w14:paraId="1F8B0C96" w14:textId="77777777" w:rsidR="007F6245" w:rsidRPr="005125E1" w:rsidRDefault="007F6245" w:rsidP="007F6245">
      <w:pPr>
        <w:widowControl/>
        <w:pBdr>
          <w:top w:val="nil"/>
          <w:left w:val="nil"/>
          <w:bottom w:val="nil"/>
          <w:right w:val="nil"/>
          <w:between w:val="nil"/>
        </w:pBdr>
        <w:autoSpaceDE/>
        <w:autoSpaceDN/>
        <w:rPr>
          <w:sz w:val="24"/>
          <w:szCs w:val="24"/>
        </w:rPr>
      </w:pPr>
    </w:p>
    <w:p w14:paraId="3A2D443B" w14:textId="77777777" w:rsidR="00E81AA7" w:rsidRPr="005125E1" w:rsidRDefault="00E81AA7" w:rsidP="00E81AA7">
      <w:pPr>
        <w:pStyle w:val="AppendixSubheadings"/>
        <w:ind w:left="720"/>
        <w:jc w:val="center"/>
        <w:rPr>
          <w:b/>
          <w:sz w:val="24"/>
          <w:szCs w:val="24"/>
        </w:rPr>
      </w:pPr>
      <w:r>
        <w:rPr>
          <w:b/>
          <w:sz w:val="24"/>
          <w:szCs w:val="24"/>
        </w:rPr>
        <w:lastRenderedPageBreak/>
        <w:t>Appendix H (continued)</w:t>
      </w:r>
    </w:p>
    <w:p w14:paraId="759F5396" w14:textId="77777777" w:rsidR="00E81AA7" w:rsidRDefault="00E81AA7" w:rsidP="00E81AA7">
      <w:pPr>
        <w:widowControl/>
        <w:pBdr>
          <w:top w:val="nil"/>
          <w:left w:val="nil"/>
          <w:bottom w:val="nil"/>
          <w:right w:val="nil"/>
          <w:between w:val="nil"/>
        </w:pBdr>
        <w:autoSpaceDE/>
        <w:autoSpaceDN/>
        <w:jc w:val="center"/>
        <w:rPr>
          <w:sz w:val="24"/>
          <w:szCs w:val="24"/>
        </w:rPr>
      </w:pPr>
    </w:p>
    <w:p w14:paraId="7C569E9E"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Go to: Files&gt;Create and fill in the following: </w:t>
      </w:r>
    </w:p>
    <w:p w14:paraId="221020CA"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File Name – whatever you want</w:t>
      </w:r>
    </w:p>
    <w:p w14:paraId="5FC6B5EE"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Start date – MMDDYY</w:t>
      </w:r>
    </w:p>
    <w:p w14:paraId="653E4F6A"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Start time – HHMMSS</w:t>
      </w:r>
    </w:p>
    <w:p w14:paraId="22797B30" w14:textId="77777777" w:rsidR="00E81AA7" w:rsidRPr="00C83E1A"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Finish date – MMDDYY</w:t>
      </w:r>
    </w:p>
    <w:p w14:paraId="5CFE7060"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Finish time – HHMMSS </w:t>
      </w:r>
    </w:p>
    <w:p w14:paraId="2829F1D0" w14:textId="77777777" w:rsidR="00E81AA7" w:rsidRDefault="00E81AA7" w:rsidP="00CD7519">
      <w:pPr>
        <w:widowControl/>
        <w:numPr>
          <w:ilvl w:val="2"/>
          <w:numId w:val="33"/>
        </w:numPr>
        <w:pBdr>
          <w:top w:val="nil"/>
          <w:left w:val="nil"/>
          <w:bottom w:val="nil"/>
          <w:right w:val="nil"/>
          <w:between w:val="nil"/>
        </w:pBdr>
        <w:autoSpaceDE/>
        <w:autoSpaceDN/>
        <w:rPr>
          <w:sz w:val="24"/>
          <w:szCs w:val="24"/>
        </w:rPr>
      </w:pPr>
      <w:r>
        <w:rPr>
          <w:color w:val="000000"/>
          <w:sz w:val="24"/>
          <w:szCs w:val="24"/>
        </w:rPr>
        <w:t>14 days is max, 10 is ideal</w:t>
      </w:r>
    </w:p>
    <w:p w14:paraId="6C2E715B"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Sample frequency – 001500 is typical for turbidity</w:t>
      </w:r>
    </w:p>
    <w:p w14:paraId="4CBFA41F"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Sensor warm-up - 000030, fills in the next criteria as 000030 too</w:t>
      </w:r>
    </w:p>
    <w:p w14:paraId="6F082109"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Disable audio –“Y” ENTER</w:t>
      </w:r>
    </w:p>
    <w:p w14:paraId="25E84611"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Go to: Files&gt;Status and check to make sure file you created is there, verify start/end dates ands times</w:t>
      </w:r>
    </w:p>
    <w:p w14:paraId="5AD4ADF3"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Unplug instrument </w:t>
      </w:r>
    </w:p>
    <w:p w14:paraId="2C2230D3"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Put in 8 new batteries, should beep if done correctly </w:t>
      </w:r>
    </w:p>
    <w:p w14:paraId="36B7D78F"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Plug instrument back in</w:t>
      </w:r>
    </w:p>
    <w:p w14:paraId="45D558AC"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Record the battery % and voltage of the first reading, should be 100% and 13 + volts</w:t>
      </w:r>
    </w:p>
    <w:p w14:paraId="24B7A284" w14:textId="77777777" w:rsidR="00E81AA7" w:rsidRDefault="00E81AA7" w:rsidP="00E81AA7">
      <w:pPr>
        <w:pBdr>
          <w:top w:val="nil"/>
          <w:left w:val="nil"/>
          <w:bottom w:val="nil"/>
          <w:right w:val="nil"/>
          <w:between w:val="nil"/>
        </w:pBdr>
        <w:ind w:left="1080"/>
        <w:rPr>
          <w:color w:val="000000"/>
          <w:sz w:val="24"/>
          <w:szCs w:val="24"/>
        </w:rPr>
      </w:pPr>
    </w:p>
    <w:p w14:paraId="33E2683D" w14:textId="77777777" w:rsidR="00E81AA7" w:rsidRDefault="00E81AA7" w:rsidP="00E81AA7">
      <w:pPr>
        <w:rPr>
          <w:b/>
          <w:sz w:val="24"/>
          <w:szCs w:val="24"/>
        </w:rPr>
      </w:pPr>
      <w:r>
        <w:rPr>
          <w:b/>
          <w:sz w:val="24"/>
          <w:szCs w:val="24"/>
        </w:rPr>
        <w:t>Data Download</w:t>
      </w:r>
    </w:p>
    <w:p w14:paraId="0FC5AE2D"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Connect to Hydrolab</w:t>
      </w:r>
    </w:p>
    <w:p w14:paraId="2DB7A8CD"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 Select: Files&gt;Transfer&gt;Sensors Off&gt;Spreadsheet Importable&gt;X Modem 1K</w:t>
      </w:r>
    </w:p>
    <w:p w14:paraId="79D379A4"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Highlight just the file name (not date and time)</w:t>
      </w:r>
    </w:p>
    <w:p w14:paraId="40EE791F"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Hit Crtl+C (Copy)</w:t>
      </w:r>
    </w:p>
    <w:p w14:paraId="17A96D83"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Type the file number (1,2,3 or 4) and hit ENTER</w:t>
      </w:r>
    </w:p>
    <w:p w14:paraId="59DAE67F"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From grey bar select “Transfer”</w:t>
      </w:r>
    </w:p>
    <w:p w14:paraId="3DC980E9"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Click “receive file”</w:t>
      </w:r>
    </w:p>
    <w:p w14:paraId="76633E43"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A transfer box should pop up</w:t>
      </w:r>
    </w:p>
    <w:p w14:paraId="58588574"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Browse to “Desktop”</w:t>
      </w:r>
    </w:p>
    <w:p w14:paraId="57048962"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Select “1K X Modem”</w:t>
      </w:r>
    </w:p>
    <w:p w14:paraId="64175110"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 xml:space="preserve">Receive </w:t>
      </w:r>
    </w:p>
    <w:p w14:paraId="6D8DB232"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Under File Name hit Crtl+V (Paste)</w:t>
      </w:r>
    </w:p>
    <w:p w14:paraId="6FFA0AC4"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On the desktop select file and change name to .csv to make it an excel file</w:t>
      </w:r>
    </w:p>
    <w:p w14:paraId="667C02E7"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Open the file and check to see if the data look good, make a quick graph </w:t>
      </w:r>
    </w:p>
    <w:p w14:paraId="3E8841F1"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Log the number of data lines and file name in the Hydrolab QA folder</w:t>
      </w:r>
    </w:p>
    <w:p w14:paraId="0C569538"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Move file to correct folder</w:t>
      </w:r>
    </w:p>
    <w:p w14:paraId="70A73093" w14:textId="77777777" w:rsidR="00E81AA7" w:rsidRDefault="00E81AA7" w:rsidP="00E81AA7">
      <w:pPr>
        <w:rPr>
          <w:sz w:val="24"/>
          <w:szCs w:val="24"/>
        </w:rPr>
      </w:pPr>
    </w:p>
    <w:p w14:paraId="58FF7030" w14:textId="77777777" w:rsidR="00E81AA7" w:rsidRDefault="00E81AA7" w:rsidP="00E81AA7">
      <w:pPr>
        <w:rPr>
          <w:b/>
          <w:sz w:val="24"/>
          <w:szCs w:val="24"/>
        </w:rPr>
      </w:pPr>
      <w:r>
        <w:rPr>
          <w:b/>
          <w:sz w:val="24"/>
          <w:szCs w:val="24"/>
        </w:rPr>
        <w:t>Instrument Retrieval</w:t>
      </w:r>
    </w:p>
    <w:p w14:paraId="5A7FB3C8" w14:textId="77777777" w:rsidR="00E81AA7" w:rsidRDefault="00E81AA7" w:rsidP="00CD7519">
      <w:pPr>
        <w:widowControl/>
        <w:numPr>
          <w:ilvl w:val="0"/>
          <w:numId w:val="34"/>
        </w:numPr>
        <w:pBdr>
          <w:top w:val="nil"/>
          <w:left w:val="nil"/>
          <w:bottom w:val="nil"/>
          <w:right w:val="nil"/>
          <w:between w:val="nil"/>
        </w:pBdr>
        <w:autoSpaceDE/>
        <w:autoSpaceDN/>
        <w:spacing w:before="16"/>
        <w:ind w:left="1080"/>
        <w:rPr>
          <w:sz w:val="24"/>
          <w:szCs w:val="24"/>
        </w:rPr>
      </w:pPr>
      <w:r>
        <w:rPr>
          <w:color w:val="000000"/>
          <w:sz w:val="24"/>
          <w:szCs w:val="24"/>
        </w:rPr>
        <w:t>Clean sensor off as much as possible in the river, remove guard and attach plastic cap</w:t>
      </w:r>
    </w:p>
    <w:p w14:paraId="7020F165"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In lab scrub sensor gently with a toothbrush and dish soap</w:t>
      </w:r>
    </w:p>
    <w:p w14:paraId="3AD9A58E"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Rinse with water and dry with AccuWipe</w:t>
      </w:r>
    </w:p>
    <w:p w14:paraId="4AB107C9"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 xml:space="preserve">Download data immediately </w:t>
      </w:r>
    </w:p>
    <w:p w14:paraId="048483A3"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Within 24 hr check calibration using calibration techniques above, unless redeploying with 48 hours do not calibrate, just check</w:t>
      </w:r>
    </w:p>
    <w:p w14:paraId="6ABAC0FB" w14:textId="77777777" w:rsidR="00E81AA7" w:rsidRDefault="00E81AA7" w:rsidP="00E81AA7">
      <w:pPr>
        <w:rPr>
          <w:b/>
          <w:sz w:val="24"/>
          <w:szCs w:val="24"/>
        </w:rPr>
      </w:pPr>
    </w:p>
    <w:p w14:paraId="198A42F0" w14:textId="77777777" w:rsidR="00E81AA7" w:rsidRDefault="00E81AA7" w:rsidP="00E81AA7">
      <w:pPr>
        <w:rPr>
          <w:sz w:val="24"/>
          <w:szCs w:val="24"/>
        </w:rPr>
      </w:pPr>
      <w:r>
        <w:rPr>
          <w:b/>
          <w:sz w:val="24"/>
          <w:szCs w:val="24"/>
        </w:rPr>
        <w:t>Sensor Reset –</w:t>
      </w:r>
      <w:r>
        <w:rPr>
          <w:sz w:val="24"/>
          <w:szCs w:val="24"/>
        </w:rPr>
        <w:t>When all else fails and the sensor will not calibrate</w:t>
      </w:r>
    </w:p>
    <w:p w14:paraId="6836BE49" w14:textId="77777777" w:rsidR="00E81AA7"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Select: Login&gt;Level 3, Enter “Hydrolab” as the password, ENTER</w:t>
      </w:r>
    </w:p>
    <w:p w14:paraId="172EF334" w14:textId="77777777" w:rsidR="00E81AA7" w:rsidRPr="005125E1"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Select: Setup&gt;System&gt;Reset&gt;Sensor, select the correct sensor and correct units</w:t>
      </w:r>
    </w:p>
    <w:p w14:paraId="7F34CEF4" w14:textId="77777777" w:rsidR="00E81AA7" w:rsidRDefault="00E81AA7" w:rsidP="00E81AA7">
      <w:pPr>
        <w:pStyle w:val="AppendixSubheadings"/>
        <w:jc w:val="center"/>
        <w:rPr>
          <w:b/>
          <w:sz w:val="24"/>
          <w:szCs w:val="24"/>
        </w:rPr>
      </w:pPr>
    </w:p>
    <w:p w14:paraId="190C9AFA" w14:textId="7BB2C887" w:rsidR="00E81AA7" w:rsidRDefault="00E81AA7" w:rsidP="007F6245">
      <w:pPr>
        <w:pStyle w:val="AppendixSubheadings"/>
        <w:rPr>
          <w:b/>
          <w:sz w:val="24"/>
          <w:szCs w:val="24"/>
        </w:rPr>
      </w:pPr>
    </w:p>
    <w:p w14:paraId="13A23147" w14:textId="77777777" w:rsidR="00E81AA7" w:rsidRDefault="00E81AA7" w:rsidP="00E81AA7">
      <w:pPr>
        <w:pStyle w:val="AppendixSubheadings"/>
        <w:jc w:val="center"/>
        <w:rPr>
          <w:b/>
          <w:sz w:val="24"/>
          <w:szCs w:val="24"/>
        </w:rPr>
      </w:pPr>
    </w:p>
    <w:p w14:paraId="50493D12" w14:textId="77777777" w:rsidR="00E81AA7" w:rsidRPr="005125E1" w:rsidRDefault="00E81AA7" w:rsidP="00E81AA7">
      <w:pPr>
        <w:pStyle w:val="AppendixSubheadings"/>
        <w:jc w:val="center"/>
        <w:rPr>
          <w:b/>
          <w:sz w:val="24"/>
          <w:szCs w:val="24"/>
        </w:rPr>
      </w:pPr>
      <w:r>
        <w:rPr>
          <w:b/>
          <w:sz w:val="24"/>
          <w:szCs w:val="24"/>
        </w:rPr>
        <w:t>Appendix H (continued)</w:t>
      </w:r>
    </w:p>
    <w:p w14:paraId="24B8B1EF" w14:textId="77777777" w:rsidR="00E81AA7" w:rsidRDefault="00E81AA7" w:rsidP="00E81AA7">
      <w:pPr>
        <w:widowControl/>
        <w:pBdr>
          <w:top w:val="nil"/>
          <w:left w:val="nil"/>
          <w:bottom w:val="nil"/>
          <w:right w:val="nil"/>
          <w:between w:val="nil"/>
        </w:pBdr>
        <w:autoSpaceDE/>
        <w:autoSpaceDN/>
        <w:rPr>
          <w:sz w:val="24"/>
          <w:szCs w:val="24"/>
        </w:rPr>
      </w:pPr>
    </w:p>
    <w:p w14:paraId="5C8EE1DC" w14:textId="24D3C889" w:rsidR="00E81AA7"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For Tu</w:t>
      </w:r>
      <w:r w:rsidR="007F6245">
        <w:rPr>
          <w:color w:val="000000"/>
          <w:sz w:val="24"/>
          <w:szCs w:val="24"/>
        </w:rPr>
        <w:t>rbidity: Select Setup&gt;Parameter</w:t>
      </w:r>
      <w:r>
        <w:rPr>
          <w:color w:val="000000"/>
          <w:sz w:val="24"/>
          <w:szCs w:val="24"/>
        </w:rPr>
        <w:t>&gt;Turbidity&gt;Calibrate&gt;4 pt to get the four point calibration</w:t>
      </w:r>
    </w:p>
    <w:p w14:paraId="707B8C10" w14:textId="77777777" w:rsidR="00E81AA7" w:rsidRDefault="00E81AA7" w:rsidP="00E81AA7">
      <w:pPr>
        <w:rPr>
          <w:sz w:val="24"/>
          <w:szCs w:val="24"/>
        </w:rPr>
      </w:pPr>
    </w:p>
    <w:p w14:paraId="4EB9252B" w14:textId="77777777" w:rsidR="00E81AA7" w:rsidRDefault="00E81AA7" w:rsidP="00E81AA7">
      <w:pPr>
        <w:rPr>
          <w:b/>
          <w:sz w:val="24"/>
          <w:szCs w:val="24"/>
        </w:rPr>
      </w:pPr>
      <w:r>
        <w:rPr>
          <w:b/>
          <w:sz w:val="24"/>
          <w:szCs w:val="24"/>
        </w:rPr>
        <w:t>Other Useful Knowledge</w:t>
      </w:r>
    </w:p>
    <w:p w14:paraId="2FD3B711" w14:textId="77777777" w:rsidR="00E81AA7" w:rsidRDefault="00E81AA7" w:rsidP="00E81AA7">
      <w:pPr>
        <w:rPr>
          <w:sz w:val="24"/>
          <w:szCs w:val="24"/>
        </w:rPr>
      </w:pPr>
    </w:p>
    <w:p w14:paraId="6822D5D9" w14:textId="77777777" w:rsidR="00E81AA7" w:rsidRDefault="00E81AA7" w:rsidP="00E81AA7">
      <w:pPr>
        <w:rPr>
          <w:sz w:val="24"/>
          <w:szCs w:val="24"/>
        </w:rPr>
      </w:pPr>
      <w:r>
        <w:rPr>
          <w:sz w:val="24"/>
          <w:szCs w:val="24"/>
        </w:rPr>
        <w:t>Crtl+R refreshes screen</w:t>
      </w:r>
    </w:p>
    <w:p w14:paraId="1B72DB66" w14:textId="77777777" w:rsidR="00E81AA7" w:rsidRDefault="00E81AA7" w:rsidP="00E81AA7">
      <w:pPr>
        <w:pStyle w:val="BodyText"/>
        <w:spacing w:before="5"/>
        <w:rPr>
          <w:sz w:val="26"/>
        </w:rPr>
      </w:pPr>
    </w:p>
    <w:p w14:paraId="20578B4F" w14:textId="77777777" w:rsidR="00E81AA7" w:rsidRDefault="00E81AA7" w:rsidP="00E81AA7">
      <w:pPr>
        <w:pStyle w:val="BodyText"/>
        <w:spacing w:before="5"/>
        <w:rPr>
          <w:sz w:val="26"/>
        </w:rPr>
      </w:pPr>
    </w:p>
    <w:p w14:paraId="59881277" w14:textId="77777777" w:rsidR="00E81AA7" w:rsidRDefault="00E81AA7" w:rsidP="00E81AA7">
      <w:pPr>
        <w:pStyle w:val="BodyText"/>
        <w:spacing w:before="5"/>
        <w:rPr>
          <w:sz w:val="26"/>
        </w:rPr>
      </w:pPr>
    </w:p>
    <w:p w14:paraId="543944FB" w14:textId="77777777" w:rsidR="00E81AA7" w:rsidRDefault="00E81AA7" w:rsidP="00E81AA7">
      <w:pPr>
        <w:pStyle w:val="BodyText"/>
        <w:spacing w:before="5"/>
        <w:rPr>
          <w:sz w:val="26"/>
        </w:rPr>
      </w:pPr>
    </w:p>
    <w:p w14:paraId="341844A6" w14:textId="77777777" w:rsidR="00E81AA7" w:rsidRDefault="00E81AA7" w:rsidP="00E81AA7">
      <w:pPr>
        <w:pStyle w:val="BodyText"/>
        <w:spacing w:before="5"/>
        <w:rPr>
          <w:sz w:val="26"/>
        </w:rPr>
      </w:pPr>
    </w:p>
    <w:p w14:paraId="220E6AA0" w14:textId="77777777" w:rsidR="00E81AA7" w:rsidRDefault="00E81AA7" w:rsidP="00E81AA7">
      <w:pPr>
        <w:pStyle w:val="BodyText"/>
        <w:spacing w:before="5"/>
        <w:rPr>
          <w:sz w:val="26"/>
        </w:rPr>
      </w:pPr>
    </w:p>
    <w:p w14:paraId="1E1D3932" w14:textId="77777777" w:rsidR="00E81AA7" w:rsidRDefault="00E81AA7" w:rsidP="00E81AA7">
      <w:pPr>
        <w:pStyle w:val="BodyText"/>
        <w:spacing w:before="5"/>
        <w:rPr>
          <w:sz w:val="26"/>
        </w:rPr>
      </w:pPr>
    </w:p>
    <w:p w14:paraId="6227E810" w14:textId="77777777" w:rsidR="00E81AA7" w:rsidRDefault="00E81AA7" w:rsidP="00E81AA7">
      <w:pPr>
        <w:pStyle w:val="BodyText"/>
        <w:spacing w:before="5"/>
        <w:rPr>
          <w:sz w:val="26"/>
        </w:rPr>
      </w:pPr>
    </w:p>
    <w:p w14:paraId="2FFE90CB" w14:textId="77777777" w:rsidR="00E81AA7" w:rsidRDefault="00E81AA7" w:rsidP="00E81AA7">
      <w:pPr>
        <w:pStyle w:val="BodyText"/>
        <w:spacing w:before="5"/>
        <w:rPr>
          <w:sz w:val="26"/>
        </w:rPr>
      </w:pPr>
    </w:p>
    <w:p w14:paraId="54059390" w14:textId="77777777" w:rsidR="00E81AA7" w:rsidRDefault="00E81AA7" w:rsidP="00E81AA7">
      <w:pPr>
        <w:pStyle w:val="BodyText"/>
        <w:spacing w:before="5"/>
        <w:rPr>
          <w:sz w:val="26"/>
        </w:rPr>
      </w:pPr>
    </w:p>
    <w:p w14:paraId="74FAD0A7" w14:textId="77777777" w:rsidR="00E81AA7" w:rsidRDefault="00E81AA7" w:rsidP="00E81AA7">
      <w:pPr>
        <w:pStyle w:val="BodyText"/>
        <w:spacing w:before="5"/>
        <w:rPr>
          <w:sz w:val="26"/>
        </w:rPr>
      </w:pPr>
    </w:p>
    <w:p w14:paraId="55239299" w14:textId="77777777" w:rsidR="00E81AA7" w:rsidRDefault="00E81AA7" w:rsidP="00E81AA7">
      <w:pPr>
        <w:pStyle w:val="BodyText"/>
        <w:spacing w:before="5"/>
        <w:rPr>
          <w:sz w:val="26"/>
        </w:rPr>
      </w:pPr>
    </w:p>
    <w:p w14:paraId="50BBE234" w14:textId="77777777" w:rsidR="00E81AA7" w:rsidRDefault="00E81AA7" w:rsidP="00E81AA7">
      <w:pPr>
        <w:pStyle w:val="BodyText"/>
        <w:spacing w:before="5"/>
        <w:rPr>
          <w:sz w:val="26"/>
        </w:rPr>
      </w:pPr>
    </w:p>
    <w:p w14:paraId="52E1D0F0" w14:textId="77777777" w:rsidR="00E81AA7" w:rsidRDefault="00E81AA7" w:rsidP="00E81AA7">
      <w:pPr>
        <w:pStyle w:val="BodyText"/>
        <w:spacing w:before="5"/>
        <w:rPr>
          <w:sz w:val="26"/>
        </w:rPr>
      </w:pPr>
    </w:p>
    <w:p w14:paraId="3C195E2E" w14:textId="77777777" w:rsidR="00E81AA7" w:rsidRDefault="00E81AA7" w:rsidP="00E81AA7">
      <w:pPr>
        <w:pStyle w:val="BodyText"/>
        <w:spacing w:before="5"/>
        <w:rPr>
          <w:sz w:val="26"/>
        </w:rPr>
      </w:pPr>
    </w:p>
    <w:p w14:paraId="343EE021" w14:textId="77777777" w:rsidR="00E81AA7" w:rsidRDefault="00E81AA7" w:rsidP="00E81AA7">
      <w:pPr>
        <w:pStyle w:val="BodyText"/>
        <w:spacing w:before="5"/>
        <w:rPr>
          <w:sz w:val="26"/>
        </w:rPr>
      </w:pPr>
    </w:p>
    <w:p w14:paraId="6B292E86" w14:textId="77777777" w:rsidR="00E81AA7" w:rsidRDefault="00E81AA7" w:rsidP="00E81AA7">
      <w:pPr>
        <w:pStyle w:val="BodyText"/>
        <w:spacing w:before="5"/>
        <w:rPr>
          <w:sz w:val="26"/>
        </w:rPr>
      </w:pPr>
    </w:p>
    <w:p w14:paraId="25EAB109" w14:textId="77777777" w:rsidR="00E81AA7" w:rsidRDefault="00E81AA7" w:rsidP="00E81AA7">
      <w:pPr>
        <w:pStyle w:val="BodyText"/>
        <w:spacing w:before="5"/>
        <w:rPr>
          <w:sz w:val="26"/>
        </w:rPr>
      </w:pPr>
    </w:p>
    <w:p w14:paraId="37965E8B" w14:textId="77777777" w:rsidR="00E81AA7" w:rsidRDefault="00E81AA7" w:rsidP="00E81AA7">
      <w:pPr>
        <w:pStyle w:val="BodyText"/>
        <w:spacing w:before="5"/>
        <w:rPr>
          <w:sz w:val="26"/>
        </w:rPr>
      </w:pPr>
    </w:p>
    <w:p w14:paraId="1EB5BDC9" w14:textId="77777777" w:rsidR="00E81AA7" w:rsidRDefault="00E81AA7" w:rsidP="00E81AA7">
      <w:pPr>
        <w:pStyle w:val="BodyText"/>
        <w:spacing w:before="5"/>
        <w:rPr>
          <w:sz w:val="26"/>
        </w:rPr>
      </w:pPr>
    </w:p>
    <w:p w14:paraId="3D3E7FD7" w14:textId="77777777" w:rsidR="00E81AA7" w:rsidRDefault="00E81AA7" w:rsidP="00E81AA7">
      <w:pPr>
        <w:pStyle w:val="BodyText"/>
        <w:spacing w:before="5"/>
        <w:rPr>
          <w:sz w:val="26"/>
        </w:rPr>
      </w:pPr>
    </w:p>
    <w:p w14:paraId="21BB414F" w14:textId="77777777" w:rsidR="00E81AA7" w:rsidRDefault="00E81AA7" w:rsidP="00E81AA7">
      <w:pPr>
        <w:pStyle w:val="BodyText"/>
        <w:spacing w:before="5"/>
        <w:rPr>
          <w:sz w:val="26"/>
        </w:rPr>
      </w:pPr>
    </w:p>
    <w:p w14:paraId="27C54440" w14:textId="77777777" w:rsidR="00E81AA7" w:rsidRDefault="00E81AA7" w:rsidP="00E81AA7">
      <w:pPr>
        <w:pStyle w:val="BodyText"/>
        <w:spacing w:before="5"/>
        <w:rPr>
          <w:sz w:val="26"/>
        </w:rPr>
      </w:pPr>
    </w:p>
    <w:p w14:paraId="55D808D7" w14:textId="77777777" w:rsidR="00E81AA7" w:rsidRDefault="00E81AA7" w:rsidP="00E81AA7">
      <w:pPr>
        <w:pStyle w:val="BodyText"/>
        <w:spacing w:before="5"/>
        <w:rPr>
          <w:sz w:val="26"/>
        </w:rPr>
      </w:pPr>
    </w:p>
    <w:p w14:paraId="5BD805C8" w14:textId="77777777" w:rsidR="00E81AA7" w:rsidRDefault="00E81AA7" w:rsidP="00E81AA7">
      <w:pPr>
        <w:pStyle w:val="BodyText"/>
        <w:spacing w:before="5"/>
        <w:rPr>
          <w:sz w:val="26"/>
        </w:rPr>
      </w:pPr>
    </w:p>
    <w:p w14:paraId="0962B628" w14:textId="77777777" w:rsidR="00E81AA7" w:rsidRDefault="00E81AA7" w:rsidP="00E81AA7">
      <w:pPr>
        <w:pStyle w:val="BodyText"/>
        <w:spacing w:before="5"/>
        <w:rPr>
          <w:sz w:val="26"/>
        </w:rPr>
      </w:pPr>
    </w:p>
    <w:p w14:paraId="2AF2D09C" w14:textId="77777777" w:rsidR="00E81AA7" w:rsidRDefault="00E81AA7" w:rsidP="00E81AA7">
      <w:pPr>
        <w:pStyle w:val="BodyText"/>
        <w:spacing w:before="5"/>
        <w:rPr>
          <w:sz w:val="26"/>
        </w:rPr>
      </w:pPr>
    </w:p>
    <w:p w14:paraId="4039AD5D" w14:textId="77777777" w:rsidR="00E81AA7" w:rsidRDefault="00E81AA7" w:rsidP="00E81AA7">
      <w:pPr>
        <w:pStyle w:val="BodyText"/>
        <w:spacing w:before="5"/>
        <w:rPr>
          <w:sz w:val="26"/>
        </w:rPr>
      </w:pPr>
    </w:p>
    <w:p w14:paraId="7FBCA791" w14:textId="77777777" w:rsidR="00E81AA7" w:rsidRDefault="00E81AA7" w:rsidP="00E81AA7">
      <w:pPr>
        <w:pStyle w:val="BodyText"/>
        <w:spacing w:before="5"/>
        <w:rPr>
          <w:sz w:val="26"/>
        </w:rPr>
      </w:pPr>
    </w:p>
    <w:p w14:paraId="03755D44" w14:textId="77777777" w:rsidR="00E81AA7" w:rsidRDefault="00E81AA7" w:rsidP="00E81AA7">
      <w:pPr>
        <w:pStyle w:val="BodyText"/>
        <w:spacing w:before="5"/>
        <w:rPr>
          <w:sz w:val="26"/>
        </w:rPr>
      </w:pPr>
    </w:p>
    <w:p w14:paraId="4887A948" w14:textId="77777777" w:rsidR="00E81AA7" w:rsidRDefault="00E81AA7" w:rsidP="00E81AA7">
      <w:pPr>
        <w:pStyle w:val="BodyText"/>
        <w:spacing w:before="5"/>
        <w:rPr>
          <w:sz w:val="26"/>
        </w:rPr>
      </w:pPr>
    </w:p>
    <w:p w14:paraId="1776161C" w14:textId="77777777" w:rsidR="00E81AA7" w:rsidRDefault="00E81AA7" w:rsidP="00E81AA7">
      <w:pPr>
        <w:pStyle w:val="BodyText"/>
        <w:spacing w:before="5"/>
        <w:rPr>
          <w:sz w:val="26"/>
        </w:rPr>
      </w:pPr>
    </w:p>
    <w:p w14:paraId="283AF9AE" w14:textId="77777777" w:rsidR="00E81AA7" w:rsidRDefault="00E81AA7" w:rsidP="00E81AA7">
      <w:pPr>
        <w:pStyle w:val="BodyText"/>
        <w:spacing w:before="5"/>
        <w:rPr>
          <w:sz w:val="26"/>
        </w:rPr>
      </w:pPr>
    </w:p>
    <w:p w14:paraId="798942F4" w14:textId="77777777" w:rsidR="00E81AA7" w:rsidRDefault="00E81AA7" w:rsidP="00E81AA7">
      <w:pPr>
        <w:pStyle w:val="BodyText"/>
        <w:spacing w:before="5"/>
        <w:rPr>
          <w:sz w:val="26"/>
        </w:rPr>
      </w:pPr>
    </w:p>
    <w:p w14:paraId="21DA7411" w14:textId="77777777" w:rsidR="00E81AA7" w:rsidRDefault="00E81AA7" w:rsidP="00E81AA7">
      <w:pPr>
        <w:pStyle w:val="BodyText"/>
        <w:spacing w:before="5"/>
        <w:rPr>
          <w:sz w:val="26"/>
        </w:rPr>
      </w:pPr>
    </w:p>
    <w:p w14:paraId="54A37988" w14:textId="77777777" w:rsidR="00E81AA7" w:rsidRDefault="00E81AA7" w:rsidP="00E81AA7">
      <w:pPr>
        <w:pStyle w:val="BodyText"/>
        <w:spacing w:before="5"/>
        <w:rPr>
          <w:sz w:val="26"/>
        </w:rPr>
      </w:pPr>
    </w:p>
    <w:p w14:paraId="1E7A2994" w14:textId="77777777" w:rsidR="00E81AA7" w:rsidRDefault="00E81AA7" w:rsidP="00E81AA7">
      <w:pPr>
        <w:pStyle w:val="BodyText"/>
        <w:spacing w:before="5"/>
        <w:rPr>
          <w:sz w:val="26"/>
        </w:rPr>
      </w:pPr>
    </w:p>
    <w:p w14:paraId="4F99DE11" w14:textId="77777777" w:rsidR="00E81AA7" w:rsidRDefault="00E81AA7" w:rsidP="00E81AA7">
      <w:pPr>
        <w:pStyle w:val="BodyText"/>
        <w:spacing w:before="5"/>
        <w:rPr>
          <w:sz w:val="26"/>
        </w:rPr>
      </w:pPr>
    </w:p>
    <w:p w14:paraId="5CE92111" w14:textId="77777777" w:rsidR="00E81AA7" w:rsidRDefault="00E81AA7" w:rsidP="00E81AA7">
      <w:pPr>
        <w:pStyle w:val="BodyText"/>
        <w:spacing w:before="5"/>
        <w:rPr>
          <w:sz w:val="26"/>
        </w:rPr>
      </w:pPr>
    </w:p>
    <w:p w14:paraId="76A682C8" w14:textId="77777777" w:rsidR="00E81AA7" w:rsidRDefault="00E81AA7" w:rsidP="00E81AA7">
      <w:pPr>
        <w:pStyle w:val="BodyText"/>
        <w:spacing w:before="5"/>
        <w:rPr>
          <w:sz w:val="26"/>
        </w:rPr>
      </w:pPr>
    </w:p>
    <w:p w14:paraId="677EE077" w14:textId="0536BC9A" w:rsidR="00E81AA7" w:rsidRPr="007F6245" w:rsidRDefault="007F6245" w:rsidP="007F6245">
      <w:pPr>
        <w:spacing w:before="88"/>
        <w:ind w:right="198"/>
        <w:jc w:val="center"/>
        <w:rPr>
          <w:b/>
          <w:sz w:val="24"/>
          <w:szCs w:val="24"/>
        </w:rPr>
      </w:pPr>
      <w:bookmarkStart w:id="446" w:name="Appendix_I"/>
      <w:bookmarkStart w:id="447" w:name="_bookmark42"/>
      <w:bookmarkStart w:id="448" w:name="_Toc132032690"/>
      <w:bookmarkStart w:id="449" w:name="_Hlk117092153"/>
      <w:bookmarkEnd w:id="446"/>
      <w:bookmarkEnd w:id="447"/>
      <w:r w:rsidRPr="007F6245">
        <w:rPr>
          <w:b/>
          <w:sz w:val="24"/>
          <w:szCs w:val="24"/>
        </w:rPr>
        <w:t>Appendix I</w:t>
      </w:r>
      <w:r w:rsidR="000A657C" w:rsidRPr="007F6245">
        <w:rPr>
          <w:b/>
          <w:sz w:val="24"/>
          <w:szCs w:val="24"/>
        </w:rPr>
        <w:t xml:space="preserve">: </w:t>
      </w:r>
      <w:r w:rsidR="00E81AA7" w:rsidRPr="007F6245">
        <w:rPr>
          <w:b/>
          <w:sz w:val="24"/>
          <w:szCs w:val="24"/>
        </w:rPr>
        <w:t xml:space="preserve">YSI </w:t>
      </w:r>
      <w:r w:rsidR="000A657C" w:rsidRPr="007F6245">
        <w:rPr>
          <w:b/>
          <w:sz w:val="24"/>
          <w:szCs w:val="24"/>
        </w:rPr>
        <w:t>Temperature Meter</w:t>
      </w:r>
      <w:r w:rsidR="00E81AA7" w:rsidRPr="007F6245">
        <w:rPr>
          <w:b/>
          <w:sz w:val="24"/>
          <w:szCs w:val="24"/>
        </w:rPr>
        <w:t xml:space="preserve"> QA</w:t>
      </w:r>
      <w:bookmarkEnd w:id="448"/>
    </w:p>
    <w:p w14:paraId="09762926" w14:textId="77777777" w:rsidR="00E81AA7" w:rsidRDefault="00E81AA7" w:rsidP="00E81AA7">
      <w:pPr>
        <w:pStyle w:val="BodyText"/>
        <w:spacing w:before="3"/>
        <w:rPr>
          <w:sz w:val="16"/>
        </w:rPr>
      </w:pPr>
    </w:p>
    <w:p w14:paraId="15154A35" w14:textId="77777777" w:rsidR="00E81AA7" w:rsidRDefault="00E81AA7" w:rsidP="00E81AA7">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6CCC9DF4" w14:textId="77777777" w:rsidR="00E81AA7" w:rsidRDefault="00E81AA7" w:rsidP="00E81AA7">
      <w:pPr>
        <w:pStyle w:val="BodyText"/>
        <w:spacing w:before="2"/>
        <w:rPr>
          <w:sz w:val="16"/>
        </w:rPr>
      </w:pPr>
    </w:p>
    <w:p w14:paraId="00D49D85" w14:textId="77777777" w:rsidR="00E81AA7" w:rsidRDefault="00E81AA7" w:rsidP="00E81AA7">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77AB9ECD" w14:textId="77777777" w:rsidR="00E81AA7" w:rsidRDefault="00E81AA7" w:rsidP="00E81AA7">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E81AA7" w14:paraId="4946FE83" w14:textId="77777777" w:rsidTr="00816966">
        <w:trPr>
          <w:trHeight w:val="551"/>
        </w:trPr>
        <w:tc>
          <w:tcPr>
            <w:tcW w:w="2952" w:type="dxa"/>
          </w:tcPr>
          <w:p w14:paraId="0DF8141D" w14:textId="77777777" w:rsidR="00E81AA7" w:rsidRDefault="00E81AA7" w:rsidP="00816966">
            <w:pPr>
              <w:pStyle w:val="TableParagraph"/>
              <w:spacing w:before="8"/>
              <w:rPr>
                <w:sz w:val="23"/>
              </w:rPr>
            </w:pPr>
          </w:p>
          <w:p w14:paraId="0128624C" w14:textId="77777777" w:rsidR="00E81AA7" w:rsidRDefault="00E81AA7" w:rsidP="00816966">
            <w:pPr>
              <w:pStyle w:val="TableParagraph"/>
              <w:spacing w:line="259" w:lineRule="exact"/>
              <w:ind w:left="107"/>
              <w:rPr>
                <w:sz w:val="24"/>
              </w:rPr>
            </w:pPr>
            <w:r>
              <w:rPr>
                <w:sz w:val="24"/>
              </w:rPr>
              <w:t>METER NUMBER</w:t>
            </w:r>
          </w:p>
        </w:tc>
        <w:tc>
          <w:tcPr>
            <w:tcW w:w="2952" w:type="dxa"/>
          </w:tcPr>
          <w:p w14:paraId="054FB536" w14:textId="77777777" w:rsidR="00E81AA7" w:rsidRDefault="00E81AA7" w:rsidP="00816966">
            <w:pPr>
              <w:pStyle w:val="TableParagraph"/>
              <w:spacing w:before="8"/>
              <w:rPr>
                <w:sz w:val="23"/>
              </w:rPr>
            </w:pPr>
          </w:p>
          <w:p w14:paraId="5DE7838D" w14:textId="77777777" w:rsidR="00E81AA7" w:rsidRDefault="00E81AA7" w:rsidP="00816966">
            <w:pPr>
              <w:pStyle w:val="TableParagraph"/>
              <w:spacing w:line="259" w:lineRule="exact"/>
              <w:ind w:left="107"/>
              <w:rPr>
                <w:sz w:val="24"/>
              </w:rPr>
            </w:pPr>
            <w:r>
              <w:rPr>
                <w:sz w:val="24"/>
              </w:rPr>
              <w:t>MODEL NUMBER</w:t>
            </w:r>
          </w:p>
        </w:tc>
        <w:tc>
          <w:tcPr>
            <w:tcW w:w="2952" w:type="dxa"/>
          </w:tcPr>
          <w:p w14:paraId="15AEA0A2" w14:textId="77777777" w:rsidR="00E81AA7" w:rsidRDefault="00E81AA7" w:rsidP="00816966">
            <w:pPr>
              <w:pStyle w:val="TableParagraph"/>
              <w:spacing w:before="8"/>
              <w:rPr>
                <w:sz w:val="23"/>
              </w:rPr>
            </w:pPr>
          </w:p>
          <w:p w14:paraId="67552A5C" w14:textId="77777777" w:rsidR="00E81AA7" w:rsidRDefault="00E81AA7" w:rsidP="00816966">
            <w:pPr>
              <w:pStyle w:val="TableParagraph"/>
              <w:spacing w:line="259" w:lineRule="exact"/>
              <w:ind w:left="107"/>
              <w:rPr>
                <w:sz w:val="24"/>
              </w:rPr>
            </w:pPr>
            <w:r>
              <w:rPr>
                <w:sz w:val="24"/>
              </w:rPr>
              <w:t>TEMPERATURE</w:t>
            </w:r>
          </w:p>
        </w:tc>
      </w:tr>
      <w:tr w:rsidR="00E81AA7" w14:paraId="450EF2C0" w14:textId="77777777" w:rsidTr="00816966">
        <w:trPr>
          <w:trHeight w:val="552"/>
        </w:trPr>
        <w:tc>
          <w:tcPr>
            <w:tcW w:w="2952" w:type="dxa"/>
          </w:tcPr>
          <w:p w14:paraId="439EC16E" w14:textId="77777777" w:rsidR="00E81AA7" w:rsidRDefault="00E81AA7" w:rsidP="00816966">
            <w:pPr>
              <w:pStyle w:val="TableParagraph"/>
            </w:pPr>
          </w:p>
        </w:tc>
        <w:tc>
          <w:tcPr>
            <w:tcW w:w="2952" w:type="dxa"/>
          </w:tcPr>
          <w:p w14:paraId="3C6F6AA2" w14:textId="77777777" w:rsidR="00E81AA7" w:rsidRDefault="00E81AA7" w:rsidP="00816966">
            <w:pPr>
              <w:pStyle w:val="TableParagraph"/>
            </w:pPr>
          </w:p>
        </w:tc>
        <w:tc>
          <w:tcPr>
            <w:tcW w:w="2952" w:type="dxa"/>
          </w:tcPr>
          <w:p w14:paraId="195AA23E" w14:textId="77777777" w:rsidR="00E81AA7" w:rsidRDefault="00E81AA7" w:rsidP="00816966">
            <w:pPr>
              <w:pStyle w:val="TableParagraph"/>
            </w:pPr>
          </w:p>
        </w:tc>
      </w:tr>
      <w:tr w:rsidR="00E81AA7" w14:paraId="38A6FD81" w14:textId="77777777" w:rsidTr="00816966">
        <w:trPr>
          <w:trHeight w:val="551"/>
        </w:trPr>
        <w:tc>
          <w:tcPr>
            <w:tcW w:w="2952" w:type="dxa"/>
          </w:tcPr>
          <w:p w14:paraId="69837B80" w14:textId="77777777" w:rsidR="00E81AA7" w:rsidRDefault="00E81AA7" w:rsidP="00816966">
            <w:pPr>
              <w:pStyle w:val="TableParagraph"/>
            </w:pPr>
          </w:p>
        </w:tc>
        <w:tc>
          <w:tcPr>
            <w:tcW w:w="2952" w:type="dxa"/>
          </w:tcPr>
          <w:p w14:paraId="7425CFD6" w14:textId="77777777" w:rsidR="00E81AA7" w:rsidRDefault="00E81AA7" w:rsidP="00816966">
            <w:pPr>
              <w:pStyle w:val="TableParagraph"/>
            </w:pPr>
          </w:p>
        </w:tc>
        <w:tc>
          <w:tcPr>
            <w:tcW w:w="2952" w:type="dxa"/>
          </w:tcPr>
          <w:p w14:paraId="69A34BFC" w14:textId="77777777" w:rsidR="00E81AA7" w:rsidRDefault="00E81AA7" w:rsidP="00816966">
            <w:pPr>
              <w:pStyle w:val="TableParagraph"/>
            </w:pPr>
          </w:p>
        </w:tc>
      </w:tr>
      <w:tr w:rsidR="00E81AA7" w14:paraId="7AD0C97C" w14:textId="77777777" w:rsidTr="00816966">
        <w:trPr>
          <w:trHeight w:val="551"/>
        </w:trPr>
        <w:tc>
          <w:tcPr>
            <w:tcW w:w="2952" w:type="dxa"/>
          </w:tcPr>
          <w:p w14:paraId="79581A79" w14:textId="77777777" w:rsidR="00E81AA7" w:rsidRDefault="00E81AA7" w:rsidP="00816966">
            <w:pPr>
              <w:pStyle w:val="TableParagraph"/>
            </w:pPr>
          </w:p>
        </w:tc>
        <w:tc>
          <w:tcPr>
            <w:tcW w:w="2952" w:type="dxa"/>
          </w:tcPr>
          <w:p w14:paraId="43FC8147" w14:textId="77777777" w:rsidR="00E81AA7" w:rsidRDefault="00E81AA7" w:rsidP="00816966">
            <w:pPr>
              <w:pStyle w:val="TableParagraph"/>
            </w:pPr>
          </w:p>
        </w:tc>
        <w:tc>
          <w:tcPr>
            <w:tcW w:w="2952" w:type="dxa"/>
          </w:tcPr>
          <w:p w14:paraId="48F85B3B" w14:textId="77777777" w:rsidR="00E81AA7" w:rsidRDefault="00E81AA7" w:rsidP="00816966">
            <w:pPr>
              <w:pStyle w:val="TableParagraph"/>
            </w:pPr>
          </w:p>
        </w:tc>
      </w:tr>
      <w:tr w:rsidR="00E81AA7" w14:paraId="3B6B5620" w14:textId="77777777" w:rsidTr="00816966">
        <w:trPr>
          <w:trHeight w:val="552"/>
        </w:trPr>
        <w:tc>
          <w:tcPr>
            <w:tcW w:w="2952" w:type="dxa"/>
          </w:tcPr>
          <w:p w14:paraId="36CE9F32" w14:textId="77777777" w:rsidR="00E81AA7" w:rsidRDefault="00E81AA7" w:rsidP="00816966">
            <w:pPr>
              <w:pStyle w:val="TableParagraph"/>
            </w:pPr>
          </w:p>
        </w:tc>
        <w:tc>
          <w:tcPr>
            <w:tcW w:w="2952" w:type="dxa"/>
          </w:tcPr>
          <w:p w14:paraId="2FBE1276" w14:textId="77777777" w:rsidR="00E81AA7" w:rsidRDefault="00E81AA7" w:rsidP="00816966">
            <w:pPr>
              <w:pStyle w:val="TableParagraph"/>
            </w:pPr>
          </w:p>
        </w:tc>
        <w:tc>
          <w:tcPr>
            <w:tcW w:w="2952" w:type="dxa"/>
          </w:tcPr>
          <w:p w14:paraId="29D715C8" w14:textId="77777777" w:rsidR="00E81AA7" w:rsidRDefault="00E81AA7" w:rsidP="00816966">
            <w:pPr>
              <w:pStyle w:val="TableParagraph"/>
            </w:pPr>
          </w:p>
        </w:tc>
      </w:tr>
      <w:tr w:rsidR="00E81AA7" w14:paraId="4F9BE9BC" w14:textId="77777777" w:rsidTr="00816966">
        <w:trPr>
          <w:trHeight w:val="551"/>
        </w:trPr>
        <w:tc>
          <w:tcPr>
            <w:tcW w:w="2952" w:type="dxa"/>
          </w:tcPr>
          <w:p w14:paraId="1FD3D382" w14:textId="77777777" w:rsidR="00E81AA7" w:rsidRDefault="00E81AA7" w:rsidP="00816966">
            <w:pPr>
              <w:pStyle w:val="TableParagraph"/>
            </w:pPr>
          </w:p>
        </w:tc>
        <w:tc>
          <w:tcPr>
            <w:tcW w:w="2952" w:type="dxa"/>
          </w:tcPr>
          <w:p w14:paraId="1C65D974" w14:textId="77777777" w:rsidR="00E81AA7" w:rsidRDefault="00E81AA7" w:rsidP="00816966">
            <w:pPr>
              <w:pStyle w:val="TableParagraph"/>
            </w:pPr>
          </w:p>
        </w:tc>
        <w:tc>
          <w:tcPr>
            <w:tcW w:w="2952" w:type="dxa"/>
          </w:tcPr>
          <w:p w14:paraId="0A53E59A" w14:textId="77777777" w:rsidR="00E81AA7" w:rsidRDefault="00E81AA7" w:rsidP="00816966">
            <w:pPr>
              <w:pStyle w:val="TableParagraph"/>
            </w:pPr>
          </w:p>
        </w:tc>
      </w:tr>
      <w:tr w:rsidR="00E81AA7" w14:paraId="2FF8AE8C" w14:textId="77777777" w:rsidTr="00816966">
        <w:trPr>
          <w:trHeight w:val="551"/>
        </w:trPr>
        <w:tc>
          <w:tcPr>
            <w:tcW w:w="2952" w:type="dxa"/>
          </w:tcPr>
          <w:p w14:paraId="2B62B241" w14:textId="77777777" w:rsidR="00E81AA7" w:rsidRDefault="00E81AA7" w:rsidP="00816966">
            <w:pPr>
              <w:pStyle w:val="TableParagraph"/>
            </w:pPr>
          </w:p>
        </w:tc>
        <w:tc>
          <w:tcPr>
            <w:tcW w:w="2952" w:type="dxa"/>
          </w:tcPr>
          <w:p w14:paraId="045D431B" w14:textId="77777777" w:rsidR="00E81AA7" w:rsidRDefault="00E81AA7" w:rsidP="00816966">
            <w:pPr>
              <w:pStyle w:val="TableParagraph"/>
            </w:pPr>
          </w:p>
        </w:tc>
        <w:tc>
          <w:tcPr>
            <w:tcW w:w="2952" w:type="dxa"/>
          </w:tcPr>
          <w:p w14:paraId="08E40DF9" w14:textId="77777777" w:rsidR="00E81AA7" w:rsidRDefault="00E81AA7" w:rsidP="00816966">
            <w:pPr>
              <w:pStyle w:val="TableParagraph"/>
            </w:pPr>
          </w:p>
        </w:tc>
      </w:tr>
      <w:tr w:rsidR="00E81AA7" w14:paraId="632C0FD7" w14:textId="77777777" w:rsidTr="00816966">
        <w:trPr>
          <w:trHeight w:val="552"/>
        </w:trPr>
        <w:tc>
          <w:tcPr>
            <w:tcW w:w="2952" w:type="dxa"/>
          </w:tcPr>
          <w:p w14:paraId="724D0753" w14:textId="77777777" w:rsidR="00E81AA7" w:rsidRDefault="00E81AA7" w:rsidP="00816966">
            <w:pPr>
              <w:pStyle w:val="TableParagraph"/>
            </w:pPr>
          </w:p>
        </w:tc>
        <w:tc>
          <w:tcPr>
            <w:tcW w:w="2952" w:type="dxa"/>
          </w:tcPr>
          <w:p w14:paraId="101EEC86" w14:textId="77777777" w:rsidR="00E81AA7" w:rsidRDefault="00E81AA7" w:rsidP="00816966">
            <w:pPr>
              <w:pStyle w:val="TableParagraph"/>
            </w:pPr>
          </w:p>
        </w:tc>
        <w:tc>
          <w:tcPr>
            <w:tcW w:w="2952" w:type="dxa"/>
          </w:tcPr>
          <w:p w14:paraId="0D647D6A" w14:textId="77777777" w:rsidR="00E81AA7" w:rsidRDefault="00E81AA7" w:rsidP="00816966">
            <w:pPr>
              <w:pStyle w:val="TableParagraph"/>
            </w:pPr>
          </w:p>
        </w:tc>
      </w:tr>
      <w:tr w:rsidR="00E81AA7" w14:paraId="1BB42875" w14:textId="77777777" w:rsidTr="00816966">
        <w:trPr>
          <w:trHeight w:val="551"/>
        </w:trPr>
        <w:tc>
          <w:tcPr>
            <w:tcW w:w="2952" w:type="dxa"/>
          </w:tcPr>
          <w:p w14:paraId="2C689E1F" w14:textId="77777777" w:rsidR="00E81AA7" w:rsidRDefault="00E81AA7" w:rsidP="00816966">
            <w:pPr>
              <w:pStyle w:val="TableParagraph"/>
            </w:pPr>
          </w:p>
        </w:tc>
        <w:tc>
          <w:tcPr>
            <w:tcW w:w="2952" w:type="dxa"/>
          </w:tcPr>
          <w:p w14:paraId="4486DE22" w14:textId="77777777" w:rsidR="00E81AA7" w:rsidRDefault="00E81AA7" w:rsidP="00816966">
            <w:pPr>
              <w:pStyle w:val="TableParagraph"/>
            </w:pPr>
          </w:p>
        </w:tc>
        <w:tc>
          <w:tcPr>
            <w:tcW w:w="2952" w:type="dxa"/>
          </w:tcPr>
          <w:p w14:paraId="05049426" w14:textId="77777777" w:rsidR="00E81AA7" w:rsidRDefault="00E81AA7" w:rsidP="00816966">
            <w:pPr>
              <w:pStyle w:val="TableParagraph"/>
            </w:pPr>
          </w:p>
        </w:tc>
      </w:tr>
      <w:tr w:rsidR="00E81AA7" w14:paraId="7F1CB96B" w14:textId="77777777" w:rsidTr="00816966">
        <w:trPr>
          <w:trHeight w:val="551"/>
        </w:trPr>
        <w:tc>
          <w:tcPr>
            <w:tcW w:w="2952" w:type="dxa"/>
          </w:tcPr>
          <w:p w14:paraId="6980E240" w14:textId="77777777" w:rsidR="00E81AA7" w:rsidRDefault="00E81AA7" w:rsidP="00816966">
            <w:pPr>
              <w:pStyle w:val="TableParagraph"/>
            </w:pPr>
          </w:p>
        </w:tc>
        <w:tc>
          <w:tcPr>
            <w:tcW w:w="2952" w:type="dxa"/>
          </w:tcPr>
          <w:p w14:paraId="1074919C" w14:textId="77777777" w:rsidR="00E81AA7" w:rsidRDefault="00E81AA7" w:rsidP="00816966">
            <w:pPr>
              <w:pStyle w:val="TableParagraph"/>
            </w:pPr>
          </w:p>
        </w:tc>
        <w:tc>
          <w:tcPr>
            <w:tcW w:w="2952" w:type="dxa"/>
          </w:tcPr>
          <w:p w14:paraId="6302D7C6" w14:textId="77777777" w:rsidR="00E81AA7" w:rsidRDefault="00E81AA7" w:rsidP="00816966">
            <w:pPr>
              <w:pStyle w:val="TableParagraph"/>
            </w:pPr>
          </w:p>
        </w:tc>
      </w:tr>
      <w:tr w:rsidR="00E81AA7" w14:paraId="517E04D2" w14:textId="77777777" w:rsidTr="00816966">
        <w:trPr>
          <w:trHeight w:val="551"/>
        </w:trPr>
        <w:tc>
          <w:tcPr>
            <w:tcW w:w="2952" w:type="dxa"/>
          </w:tcPr>
          <w:p w14:paraId="0C022CB2" w14:textId="77777777" w:rsidR="00E81AA7" w:rsidRDefault="00E81AA7" w:rsidP="00816966">
            <w:pPr>
              <w:pStyle w:val="TableParagraph"/>
            </w:pPr>
          </w:p>
        </w:tc>
        <w:tc>
          <w:tcPr>
            <w:tcW w:w="2952" w:type="dxa"/>
          </w:tcPr>
          <w:p w14:paraId="4A794EA7" w14:textId="77777777" w:rsidR="00E81AA7" w:rsidRDefault="00E81AA7" w:rsidP="00816966">
            <w:pPr>
              <w:pStyle w:val="TableParagraph"/>
            </w:pPr>
          </w:p>
        </w:tc>
        <w:tc>
          <w:tcPr>
            <w:tcW w:w="2952" w:type="dxa"/>
          </w:tcPr>
          <w:p w14:paraId="2ACB3A08" w14:textId="77777777" w:rsidR="00E81AA7" w:rsidRDefault="00E81AA7" w:rsidP="00816966">
            <w:pPr>
              <w:pStyle w:val="TableParagraph"/>
            </w:pPr>
          </w:p>
        </w:tc>
      </w:tr>
      <w:tr w:rsidR="00E81AA7" w14:paraId="10A72BF6" w14:textId="77777777" w:rsidTr="00816966">
        <w:trPr>
          <w:trHeight w:val="552"/>
        </w:trPr>
        <w:tc>
          <w:tcPr>
            <w:tcW w:w="2952" w:type="dxa"/>
          </w:tcPr>
          <w:p w14:paraId="6A8BC3CE" w14:textId="77777777" w:rsidR="00E81AA7" w:rsidRDefault="00E81AA7" w:rsidP="00816966">
            <w:pPr>
              <w:pStyle w:val="TableParagraph"/>
            </w:pPr>
          </w:p>
        </w:tc>
        <w:tc>
          <w:tcPr>
            <w:tcW w:w="2952" w:type="dxa"/>
          </w:tcPr>
          <w:p w14:paraId="0EE395AC" w14:textId="77777777" w:rsidR="00E81AA7" w:rsidRDefault="00E81AA7" w:rsidP="00816966">
            <w:pPr>
              <w:pStyle w:val="TableParagraph"/>
            </w:pPr>
          </w:p>
        </w:tc>
        <w:tc>
          <w:tcPr>
            <w:tcW w:w="2952" w:type="dxa"/>
          </w:tcPr>
          <w:p w14:paraId="4BF1A72C" w14:textId="77777777" w:rsidR="00E81AA7" w:rsidRDefault="00E81AA7" w:rsidP="00816966">
            <w:pPr>
              <w:pStyle w:val="TableParagraph"/>
            </w:pPr>
          </w:p>
        </w:tc>
      </w:tr>
      <w:tr w:rsidR="00E81AA7" w14:paraId="7C288C70" w14:textId="77777777" w:rsidTr="00816966">
        <w:trPr>
          <w:trHeight w:val="551"/>
        </w:trPr>
        <w:tc>
          <w:tcPr>
            <w:tcW w:w="2952" w:type="dxa"/>
          </w:tcPr>
          <w:p w14:paraId="784E4232" w14:textId="77777777" w:rsidR="00E81AA7" w:rsidRDefault="00E81AA7" w:rsidP="00816966">
            <w:pPr>
              <w:pStyle w:val="TableParagraph"/>
            </w:pPr>
          </w:p>
        </w:tc>
        <w:tc>
          <w:tcPr>
            <w:tcW w:w="2952" w:type="dxa"/>
          </w:tcPr>
          <w:p w14:paraId="6D4E8374" w14:textId="77777777" w:rsidR="00E81AA7" w:rsidRDefault="00E81AA7" w:rsidP="00816966">
            <w:pPr>
              <w:pStyle w:val="TableParagraph"/>
            </w:pPr>
          </w:p>
        </w:tc>
        <w:tc>
          <w:tcPr>
            <w:tcW w:w="2952" w:type="dxa"/>
          </w:tcPr>
          <w:p w14:paraId="7815ECC0" w14:textId="77777777" w:rsidR="00E81AA7" w:rsidRDefault="00E81AA7" w:rsidP="00816966">
            <w:pPr>
              <w:pStyle w:val="TableParagraph"/>
            </w:pPr>
          </w:p>
        </w:tc>
      </w:tr>
      <w:tr w:rsidR="00E81AA7" w14:paraId="73B814A7" w14:textId="77777777" w:rsidTr="00816966">
        <w:trPr>
          <w:trHeight w:val="551"/>
        </w:trPr>
        <w:tc>
          <w:tcPr>
            <w:tcW w:w="2952" w:type="dxa"/>
          </w:tcPr>
          <w:p w14:paraId="3AA0AD48" w14:textId="77777777" w:rsidR="00E81AA7" w:rsidRDefault="00E81AA7" w:rsidP="00816966">
            <w:pPr>
              <w:pStyle w:val="TableParagraph"/>
            </w:pPr>
          </w:p>
        </w:tc>
        <w:tc>
          <w:tcPr>
            <w:tcW w:w="2952" w:type="dxa"/>
          </w:tcPr>
          <w:p w14:paraId="41248217" w14:textId="77777777" w:rsidR="00E81AA7" w:rsidRDefault="00E81AA7" w:rsidP="00816966">
            <w:pPr>
              <w:pStyle w:val="TableParagraph"/>
            </w:pPr>
          </w:p>
        </w:tc>
        <w:tc>
          <w:tcPr>
            <w:tcW w:w="2952" w:type="dxa"/>
          </w:tcPr>
          <w:p w14:paraId="309F8B84" w14:textId="77777777" w:rsidR="00E81AA7" w:rsidRDefault="00E81AA7" w:rsidP="00816966">
            <w:pPr>
              <w:pStyle w:val="TableParagraph"/>
            </w:pPr>
          </w:p>
        </w:tc>
      </w:tr>
      <w:tr w:rsidR="00E81AA7" w14:paraId="03F35787" w14:textId="77777777" w:rsidTr="00816966">
        <w:trPr>
          <w:trHeight w:val="552"/>
        </w:trPr>
        <w:tc>
          <w:tcPr>
            <w:tcW w:w="2952" w:type="dxa"/>
          </w:tcPr>
          <w:p w14:paraId="77FD325E" w14:textId="77777777" w:rsidR="00E81AA7" w:rsidRDefault="00E81AA7" w:rsidP="00816966">
            <w:pPr>
              <w:pStyle w:val="TableParagraph"/>
            </w:pPr>
          </w:p>
        </w:tc>
        <w:tc>
          <w:tcPr>
            <w:tcW w:w="2952" w:type="dxa"/>
          </w:tcPr>
          <w:p w14:paraId="478228F9" w14:textId="77777777" w:rsidR="00E81AA7" w:rsidRDefault="00E81AA7" w:rsidP="00816966">
            <w:pPr>
              <w:pStyle w:val="TableParagraph"/>
            </w:pPr>
          </w:p>
        </w:tc>
        <w:tc>
          <w:tcPr>
            <w:tcW w:w="2952" w:type="dxa"/>
          </w:tcPr>
          <w:p w14:paraId="676AB6CA" w14:textId="77777777" w:rsidR="00E81AA7" w:rsidRDefault="00E81AA7" w:rsidP="00816966">
            <w:pPr>
              <w:pStyle w:val="TableParagraph"/>
            </w:pPr>
          </w:p>
        </w:tc>
      </w:tr>
      <w:tr w:rsidR="00E81AA7" w14:paraId="69B283C0" w14:textId="77777777" w:rsidTr="00816966">
        <w:trPr>
          <w:trHeight w:val="551"/>
        </w:trPr>
        <w:tc>
          <w:tcPr>
            <w:tcW w:w="2952" w:type="dxa"/>
          </w:tcPr>
          <w:p w14:paraId="297177FD" w14:textId="77777777" w:rsidR="00E81AA7" w:rsidRDefault="00E81AA7" w:rsidP="00816966">
            <w:pPr>
              <w:pStyle w:val="TableParagraph"/>
            </w:pPr>
          </w:p>
        </w:tc>
        <w:tc>
          <w:tcPr>
            <w:tcW w:w="2952" w:type="dxa"/>
          </w:tcPr>
          <w:p w14:paraId="0114E341" w14:textId="77777777" w:rsidR="00E81AA7" w:rsidRDefault="00E81AA7" w:rsidP="00816966">
            <w:pPr>
              <w:pStyle w:val="TableParagraph"/>
            </w:pPr>
          </w:p>
        </w:tc>
        <w:tc>
          <w:tcPr>
            <w:tcW w:w="2952" w:type="dxa"/>
          </w:tcPr>
          <w:p w14:paraId="195EECE3" w14:textId="77777777" w:rsidR="00E81AA7" w:rsidRDefault="00E81AA7" w:rsidP="00816966">
            <w:pPr>
              <w:pStyle w:val="TableParagraph"/>
            </w:pPr>
          </w:p>
        </w:tc>
      </w:tr>
      <w:tr w:rsidR="00E81AA7" w14:paraId="2E41C7E2" w14:textId="77777777" w:rsidTr="00816966">
        <w:trPr>
          <w:trHeight w:val="551"/>
        </w:trPr>
        <w:tc>
          <w:tcPr>
            <w:tcW w:w="2952" w:type="dxa"/>
          </w:tcPr>
          <w:p w14:paraId="00754671" w14:textId="77777777" w:rsidR="00E81AA7" w:rsidRDefault="00E81AA7" w:rsidP="00816966">
            <w:pPr>
              <w:pStyle w:val="TableParagraph"/>
            </w:pPr>
          </w:p>
        </w:tc>
        <w:tc>
          <w:tcPr>
            <w:tcW w:w="2952" w:type="dxa"/>
          </w:tcPr>
          <w:p w14:paraId="2E1C0537" w14:textId="77777777" w:rsidR="00E81AA7" w:rsidRDefault="00E81AA7" w:rsidP="00816966">
            <w:pPr>
              <w:pStyle w:val="TableParagraph"/>
            </w:pPr>
          </w:p>
        </w:tc>
        <w:tc>
          <w:tcPr>
            <w:tcW w:w="2952" w:type="dxa"/>
          </w:tcPr>
          <w:p w14:paraId="0400D040" w14:textId="77777777" w:rsidR="00E81AA7" w:rsidRDefault="00E81AA7" w:rsidP="00816966">
            <w:pPr>
              <w:pStyle w:val="TableParagraph"/>
            </w:pPr>
          </w:p>
        </w:tc>
      </w:tr>
      <w:tr w:rsidR="00E81AA7" w14:paraId="0455214A" w14:textId="77777777" w:rsidTr="00816966">
        <w:trPr>
          <w:trHeight w:val="552"/>
        </w:trPr>
        <w:tc>
          <w:tcPr>
            <w:tcW w:w="2952" w:type="dxa"/>
          </w:tcPr>
          <w:p w14:paraId="2C9DF3C5" w14:textId="77777777" w:rsidR="00E81AA7" w:rsidRDefault="00E81AA7" w:rsidP="00816966">
            <w:pPr>
              <w:pStyle w:val="TableParagraph"/>
            </w:pPr>
          </w:p>
        </w:tc>
        <w:tc>
          <w:tcPr>
            <w:tcW w:w="2952" w:type="dxa"/>
          </w:tcPr>
          <w:p w14:paraId="429D9369" w14:textId="77777777" w:rsidR="00E81AA7" w:rsidRDefault="00E81AA7" w:rsidP="00816966">
            <w:pPr>
              <w:pStyle w:val="TableParagraph"/>
            </w:pPr>
          </w:p>
        </w:tc>
        <w:tc>
          <w:tcPr>
            <w:tcW w:w="2952" w:type="dxa"/>
          </w:tcPr>
          <w:p w14:paraId="322D063D" w14:textId="77777777" w:rsidR="00E81AA7" w:rsidRDefault="00E81AA7" w:rsidP="00816966">
            <w:pPr>
              <w:pStyle w:val="TableParagraph"/>
            </w:pPr>
          </w:p>
        </w:tc>
      </w:tr>
    </w:tbl>
    <w:p w14:paraId="50EAC02A" w14:textId="77777777" w:rsidR="00E81AA7" w:rsidRDefault="00E81AA7" w:rsidP="00E81AA7">
      <w:pPr>
        <w:pStyle w:val="BodyText"/>
        <w:spacing w:before="5"/>
        <w:rPr>
          <w:sz w:val="26"/>
        </w:rPr>
      </w:pPr>
    </w:p>
    <w:p w14:paraId="58DAF282" w14:textId="77777777" w:rsidR="00E81AA7" w:rsidRDefault="00E81AA7" w:rsidP="00E81AA7">
      <w:pPr>
        <w:pStyle w:val="BodyText"/>
        <w:spacing w:before="5"/>
        <w:rPr>
          <w:sz w:val="26"/>
        </w:rPr>
      </w:pPr>
    </w:p>
    <w:p w14:paraId="62964A9A" w14:textId="77777777" w:rsidR="00E81AA7" w:rsidRDefault="00E81AA7" w:rsidP="00E81AA7">
      <w:pPr>
        <w:pStyle w:val="BodyText"/>
        <w:spacing w:before="5"/>
        <w:rPr>
          <w:sz w:val="26"/>
        </w:rPr>
      </w:pPr>
    </w:p>
    <w:p w14:paraId="3AB8ECEF" w14:textId="77777777" w:rsidR="00E81AA7" w:rsidRDefault="00E81AA7" w:rsidP="00E81AA7">
      <w:pPr>
        <w:pStyle w:val="BodyText"/>
        <w:spacing w:before="5"/>
        <w:rPr>
          <w:sz w:val="26"/>
        </w:rPr>
      </w:pPr>
    </w:p>
    <w:p w14:paraId="63665162" w14:textId="77777777" w:rsidR="00E81AA7" w:rsidRDefault="00E81AA7" w:rsidP="00E81AA7">
      <w:pPr>
        <w:pStyle w:val="BodyText"/>
        <w:spacing w:before="5"/>
        <w:rPr>
          <w:sz w:val="26"/>
        </w:rPr>
      </w:pPr>
    </w:p>
    <w:p w14:paraId="674CFE28" w14:textId="77777777" w:rsidR="00E81AA7" w:rsidRDefault="00E81AA7" w:rsidP="00E81AA7">
      <w:pPr>
        <w:pStyle w:val="BodyText"/>
        <w:spacing w:before="5"/>
        <w:rPr>
          <w:sz w:val="26"/>
        </w:rPr>
      </w:pPr>
    </w:p>
    <w:p w14:paraId="3A0D98B1" w14:textId="485B547B" w:rsidR="00E81AA7" w:rsidRPr="007F6245" w:rsidRDefault="007F6245" w:rsidP="007F6245">
      <w:pPr>
        <w:spacing w:before="88"/>
        <w:ind w:right="198"/>
        <w:jc w:val="center"/>
        <w:rPr>
          <w:b/>
          <w:sz w:val="24"/>
          <w:szCs w:val="24"/>
        </w:rPr>
      </w:pPr>
      <w:bookmarkStart w:id="450" w:name="Appendix_J"/>
      <w:bookmarkStart w:id="451" w:name="_bookmark43"/>
      <w:bookmarkStart w:id="452" w:name="_Toc132032691"/>
      <w:bookmarkEnd w:id="450"/>
      <w:bookmarkEnd w:id="451"/>
      <w:r w:rsidRPr="007F6245">
        <w:rPr>
          <w:b/>
          <w:sz w:val="24"/>
          <w:szCs w:val="24"/>
        </w:rPr>
        <w:t>Appendix J</w:t>
      </w:r>
      <w:r w:rsidR="000A657C" w:rsidRPr="007F6245">
        <w:rPr>
          <w:b/>
          <w:sz w:val="24"/>
          <w:szCs w:val="24"/>
        </w:rPr>
        <w:t xml:space="preserve">: </w:t>
      </w:r>
      <w:r w:rsidR="00E81AA7" w:rsidRPr="007F6245">
        <w:rPr>
          <w:b/>
          <w:sz w:val="24"/>
          <w:szCs w:val="24"/>
        </w:rPr>
        <w:t>Calibration Standards Record Form</w:t>
      </w:r>
      <w:bookmarkEnd w:id="452"/>
      <w:r w:rsidR="00E81AA7" w:rsidRPr="007F6245">
        <w:rPr>
          <w:b/>
          <w:sz w:val="24"/>
          <w:szCs w:val="24"/>
        </w:rPr>
        <w:t xml:space="preserve"> </w:t>
      </w:r>
    </w:p>
    <w:p w14:paraId="36A79EF6" w14:textId="77777777" w:rsidR="00E81AA7" w:rsidRDefault="00E81AA7" w:rsidP="00E81AA7">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E81AA7" w14:paraId="0D9FEC90" w14:textId="77777777" w:rsidTr="00816966">
        <w:trPr>
          <w:trHeight w:val="476"/>
        </w:trPr>
        <w:tc>
          <w:tcPr>
            <w:tcW w:w="1265" w:type="dxa"/>
          </w:tcPr>
          <w:p w14:paraId="578A02FB" w14:textId="77777777" w:rsidR="00E81AA7" w:rsidRDefault="00E81AA7" w:rsidP="00816966">
            <w:pPr>
              <w:pStyle w:val="TableParagraph"/>
              <w:spacing w:before="44"/>
              <w:ind w:left="405"/>
              <w:rPr>
                <w:sz w:val="24"/>
              </w:rPr>
            </w:pPr>
            <w:bookmarkStart w:id="453" w:name="Date"/>
            <w:bookmarkEnd w:id="453"/>
            <w:r>
              <w:rPr>
                <w:sz w:val="24"/>
              </w:rPr>
              <w:t>Date</w:t>
            </w:r>
          </w:p>
        </w:tc>
        <w:tc>
          <w:tcPr>
            <w:tcW w:w="1266" w:type="dxa"/>
          </w:tcPr>
          <w:p w14:paraId="64A13930" w14:textId="77777777" w:rsidR="00E81AA7" w:rsidRDefault="00E81AA7" w:rsidP="00816966">
            <w:pPr>
              <w:pStyle w:val="TableParagraph"/>
              <w:spacing w:line="274" w:lineRule="exact"/>
              <w:ind w:left="107"/>
              <w:rPr>
                <w:sz w:val="24"/>
              </w:rPr>
            </w:pPr>
            <w:r>
              <w:rPr>
                <w:sz w:val="24"/>
              </w:rPr>
              <w:t>Time</w:t>
            </w:r>
          </w:p>
        </w:tc>
        <w:tc>
          <w:tcPr>
            <w:tcW w:w="1265" w:type="dxa"/>
          </w:tcPr>
          <w:p w14:paraId="181BD6C2" w14:textId="77777777" w:rsidR="00E81AA7" w:rsidRDefault="00E81AA7" w:rsidP="00816966">
            <w:pPr>
              <w:pStyle w:val="TableParagraph"/>
              <w:spacing w:line="274" w:lineRule="exact"/>
              <w:ind w:left="107"/>
              <w:rPr>
                <w:sz w:val="24"/>
              </w:rPr>
            </w:pPr>
            <w:r>
              <w:rPr>
                <w:sz w:val="24"/>
              </w:rPr>
              <w:t>Action</w:t>
            </w:r>
          </w:p>
        </w:tc>
        <w:tc>
          <w:tcPr>
            <w:tcW w:w="1265" w:type="dxa"/>
          </w:tcPr>
          <w:p w14:paraId="7F0A8EAA" w14:textId="77777777" w:rsidR="00E81AA7" w:rsidRDefault="00E81AA7" w:rsidP="00816966">
            <w:pPr>
              <w:pStyle w:val="TableParagraph"/>
              <w:spacing w:line="274" w:lineRule="exact"/>
              <w:ind w:left="107"/>
              <w:rPr>
                <w:sz w:val="24"/>
              </w:rPr>
            </w:pPr>
            <w:r>
              <w:rPr>
                <w:sz w:val="24"/>
              </w:rPr>
              <w:t>Parameter</w:t>
            </w:r>
          </w:p>
        </w:tc>
        <w:tc>
          <w:tcPr>
            <w:tcW w:w="1576" w:type="dxa"/>
          </w:tcPr>
          <w:p w14:paraId="531006D1" w14:textId="77777777" w:rsidR="00E81AA7" w:rsidRDefault="00E81AA7" w:rsidP="00816966">
            <w:pPr>
              <w:pStyle w:val="TableParagraph"/>
              <w:spacing w:line="274" w:lineRule="exact"/>
              <w:ind w:left="107"/>
              <w:rPr>
                <w:sz w:val="24"/>
              </w:rPr>
            </w:pPr>
            <w:r>
              <w:rPr>
                <w:sz w:val="24"/>
              </w:rPr>
              <w:t>Concentration</w:t>
            </w:r>
          </w:p>
        </w:tc>
        <w:tc>
          <w:tcPr>
            <w:tcW w:w="1265" w:type="dxa"/>
          </w:tcPr>
          <w:p w14:paraId="28E271E5" w14:textId="77777777" w:rsidR="00E81AA7" w:rsidRDefault="00E81AA7" w:rsidP="00816966">
            <w:pPr>
              <w:pStyle w:val="TableParagraph"/>
              <w:spacing w:line="274" w:lineRule="exact"/>
              <w:ind w:left="106"/>
              <w:rPr>
                <w:sz w:val="24"/>
              </w:rPr>
            </w:pPr>
            <w:r>
              <w:rPr>
                <w:sz w:val="24"/>
              </w:rPr>
              <w:t>Lot</w:t>
            </w:r>
          </w:p>
        </w:tc>
        <w:tc>
          <w:tcPr>
            <w:tcW w:w="1266" w:type="dxa"/>
          </w:tcPr>
          <w:p w14:paraId="12381C3C" w14:textId="77777777" w:rsidR="00E81AA7" w:rsidRDefault="00E81AA7" w:rsidP="00816966">
            <w:pPr>
              <w:pStyle w:val="TableParagraph"/>
              <w:spacing w:line="274" w:lineRule="exact"/>
              <w:ind w:left="106"/>
              <w:rPr>
                <w:sz w:val="24"/>
              </w:rPr>
            </w:pPr>
            <w:r>
              <w:rPr>
                <w:sz w:val="24"/>
              </w:rPr>
              <w:t>Expiration</w:t>
            </w:r>
          </w:p>
        </w:tc>
      </w:tr>
      <w:tr w:rsidR="00E81AA7" w14:paraId="33A51C35" w14:textId="77777777" w:rsidTr="00816966">
        <w:trPr>
          <w:trHeight w:val="276"/>
        </w:trPr>
        <w:tc>
          <w:tcPr>
            <w:tcW w:w="1265" w:type="dxa"/>
          </w:tcPr>
          <w:p w14:paraId="4B42FDB8" w14:textId="77777777" w:rsidR="00E81AA7" w:rsidRDefault="00E81AA7" w:rsidP="00816966">
            <w:pPr>
              <w:pStyle w:val="TableParagraph"/>
              <w:rPr>
                <w:sz w:val="20"/>
              </w:rPr>
            </w:pPr>
          </w:p>
        </w:tc>
        <w:tc>
          <w:tcPr>
            <w:tcW w:w="1266" w:type="dxa"/>
          </w:tcPr>
          <w:p w14:paraId="640C5887" w14:textId="77777777" w:rsidR="00E81AA7" w:rsidRDefault="00E81AA7" w:rsidP="00816966">
            <w:pPr>
              <w:pStyle w:val="TableParagraph"/>
              <w:rPr>
                <w:sz w:val="20"/>
              </w:rPr>
            </w:pPr>
          </w:p>
        </w:tc>
        <w:tc>
          <w:tcPr>
            <w:tcW w:w="1265" w:type="dxa"/>
          </w:tcPr>
          <w:p w14:paraId="48AD2755" w14:textId="77777777" w:rsidR="00E81AA7" w:rsidRDefault="00E81AA7" w:rsidP="00816966">
            <w:pPr>
              <w:pStyle w:val="TableParagraph"/>
              <w:rPr>
                <w:sz w:val="20"/>
              </w:rPr>
            </w:pPr>
          </w:p>
        </w:tc>
        <w:tc>
          <w:tcPr>
            <w:tcW w:w="1265" w:type="dxa"/>
          </w:tcPr>
          <w:p w14:paraId="35CABE1F" w14:textId="77777777" w:rsidR="00E81AA7" w:rsidRDefault="00E81AA7" w:rsidP="00816966">
            <w:pPr>
              <w:pStyle w:val="TableParagraph"/>
              <w:rPr>
                <w:sz w:val="20"/>
              </w:rPr>
            </w:pPr>
          </w:p>
        </w:tc>
        <w:tc>
          <w:tcPr>
            <w:tcW w:w="1576" w:type="dxa"/>
          </w:tcPr>
          <w:p w14:paraId="3DEC87B9" w14:textId="77777777" w:rsidR="00E81AA7" w:rsidRDefault="00E81AA7" w:rsidP="00816966">
            <w:pPr>
              <w:pStyle w:val="TableParagraph"/>
              <w:rPr>
                <w:sz w:val="20"/>
              </w:rPr>
            </w:pPr>
          </w:p>
        </w:tc>
        <w:tc>
          <w:tcPr>
            <w:tcW w:w="1265" w:type="dxa"/>
          </w:tcPr>
          <w:p w14:paraId="361FA397" w14:textId="77777777" w:rsidR="00E81AA7" w:rsidRDefault="00E81AA7" w:rsidP="00816966">
            <w:pPr>
              <w:pStyle w:val="TableParagraph"/>
              <w:rPr>
                <w:sz w:val="20"/>
              </w:rPr>
            </w:pPr>
          </w:p>
        </w:tc>
        <w:tc>
          <w:tcPr>
            <w:tcW w:w="1266" w:type="dxa"/>
          </w:tcPr>
          <w:p w14:paraId="76D3BA75" w14:textId="77777777" w:rsidR="00E81AA7" w:rsidRDefault="00E81AA7" w:rsidP="00816966">
            <w:pPr>
              <w:pStyle w:val="TableParagraph"/>
              <w:rPr>
                <w:sz w:val="20"/>
              </w:rPr>
            </w:pPr>
          </w:p>
        </w:tc>
      </w:tr>
      <w:tr w:rsidR="00E81AA7" w14:paraId="1DA7E923" w14:textId="77777777" w:rsidTr="00816966">
        <w:trPr>
          <w:trHeight w:val="275"/>
        </w:trPr>
        <w:tc>
          <w:tcPr>
            <w:tcW w:w="1265" w:type="dxa"/>
          </w:tcPr>
          <w:p w14:paraId="6037E0EA" w14:textId="77777777" w:rsidR="00E81AA7" w:rsidRDefault="00E81AA7" w:rsidP="00816966">
            <w:pPr>
              <w:pStyle w:val="TableParagraph"/>
              <w:rPr>
                <w:sz w:val="20"/>
              </w:rPr>
            </w:pPr>
          </w:p>
        </w:tc>
        <w:tc>
          <w:tcPr>
            <w:tcW w:w="1266" w:type="dxa"/>
          </w:tcPr>
          <w:p w14:paraId="5ABC4BAB" w14:textId="77777777" w:rsidR="00E81AA7" w:rsidRDefault="00E81AA7" w:rsidP="00816966">
            <w:pPr>
              <w:pStyle w:val="TableParagraph"/>
              <w:rPr>
                <w:sz w:val="20"/>
              </w:rPr>
            </w:pPr>
          </w:p>
        </w:tc>
        <w:tc>
          <w:tcPr>
            <w:tcW w:w="1265" w:type="dxa"/>
          </w:tcPr>
          <w:p w14:paraId="04AFD716" w14:textId="77777777" w:rsidR="00E81AA7" w:rsidRDefault="00E81AA7" w:rsidP="00816966">
            <w:pPr>
              <w:pStyle w:val="TableParagraph"/>
              <w:rPr>
                <w:sz w:val="20"/>
              </w:rPr>
            </w:pPr>
          </w:p>
        </w:tc>
        <w:tc>
          <w:tcPr>
            <w:tcW w:w="1265" w:type="dxa"/>
          </w:tcPr>
          <w:p w14:paraId="68DB130C" w14:textId="77777777" w:rsidR="00E81AA7" w:rsidRDefault="00E81AA7" w:rsidP="00816966">
            <w:pPr>
              <w:pStyle w:val="TableParagraph"/>
              <w:rPr>
                <w:sz w:val="20"/>
              </w:rPr>
            </w:pPr>
          </w:p>
        </w:tc>
        <w:tc>
          <w:tcPr>
            <w:tcW w:w="1576" w:type="dxa"/>
          </w:tcPr>
          <w:p w14:paraId="3776AC12" w14:textId="77777777" w:rsidR="00E81AA7" w:rsidRDefault="00E81AA7" w:rsidP="00816966">
            <w:pPr>
              <w:pStyle w:val="TableParagraph"/>
              <w:rPr>
                <w:sz w:val="20"/>
              </w:rPr>
            </w:pPr>
          </w:p>
        </w:tc>
        <w:tc>
          <w:tcPr>
            <w:tcW w:w="1265" w:type="dxa"/>
          </w:tcPr>
          <w:p w14:paraId="5EB3F9EA" w14:textId="77777777" w:rsidR="00E81AA7" w:rsidRDefault="00E81AA7" w:rsidP="00816966">
            <w:pPr>
              <w:pStyle w:val="TableParagraph"/>
              <w:rPr>
                <w:sz w:val="20"/>
              </w:rPr>
            </w:pPr>
          </w:p>
        </w:tc>
        <w:tc>
          <w:tcPr>
            <w:tcW w:w="1266" w:type="dxa"/>
          </w:tcPr>
          <w:p w14:paraId="39877BDF" w14:textId="77777777" w:rsidR="00E81AA7" w:rsidRDefault="00E81AA7" w:rsidP="00816966">
            <w:pPr>
              <w:pStyle w:val="TableParagraph"/>
              <w:rPr>
                <w:sz w:val="20"/>
              </w:rPr>
            </w:pPr>
          </w:p>
        </w:tc>
      </w:tr>
      <w:tr w:rsidR="00E81AA7" w14:paraId="5B50B36F" w14:textId="77777777" w:rsidTr="00816966">
        <w:trPr>
          <w:trHeight w:val="275"/>
        </w:trPr>
        <w:tc>
          <w:tcPr>
            <w:tcW w:w="1265" w:type="dxa"/>
          </w:tcPr>
          <w:p w14:paraId="4DA7B65C" w14:textId="77777777" w:rsidR="00E81AA7" w:rsidRDefault="00E81AA7" w:rsidP="00816966">
            <w:pPr>
              <w:pStyle w:val="TableParagraph"/>
              <w:rPr>
                <w:sz w:val="20"/>
              </w:rPr>
            </w:pPr>
          </w:p>
        </w:tc>
        <w:tc>
          <w:tcPr>
            <w:tcW w:w="1266" w:type="dxa"/>
          </w:tcPr>
          <w:p w14:paraId="360BCEAD" w14:textId="77777777" w:rsidR="00E81AA7" w:rsidRDefault="00E81AA7" w:rsidP="00816966">
            <w:pPr>
              <w:pStyle w:val="TableParagraph"/>
              <w:rPr>
                <w:sz w:val="20"/>
              </w:rPr>
            </w:pPr>
          </w:p>
        </w:tc>
        <w:tc>
          <w:tcPr>
            <w:tcW w:w="1265" w:type="dxa"/>
          </w:tcPr>
          <w:p w14:paraId="7E0481DC" w14:textId="77777777" w:rsidR="00E81AA7" w:rsidRDefault="00E81AA7" w:rsidP="00816966">
            <w:pPr>
              <w:pStyle w:val="TableParagraph"/>
              <w:rPr>
                <w:sz w:val="20"/>
              </w:rPr>
            </w:pPr>
          </w:p>
        </w:tc>
        <w:tc>
          <w:tcPr>
            <w:tcW w:w="1265" w:type="dxa"/>
          </w:tcPr>
          <w:p w14:paraId="0DF6CBE9" w14:textId="77777777" w:rsidR="00E81AA7" w:rsidRDefault="00E81AA7" w:rsidP="00816966">
            <w:pPr>
              <w:pStyle w:val="TableParagraph"/>
              <w:rPr>
                <w:sz w:val="20"/>
              </w:rPr>
            </w:pPr>
          </w:p>
        </w:tc>
        <w:tc>
          <w:tcPr>
            <w:tcW w:w="1576" w:type="dxa"/>
          </w:tcPr>
          <w:p w14:paraId="4FF96E34" w14:textId="77777777" w:rsidR="00E81AA7" w:rsidRDefault="00E81AA7" w:rsidP="00816966">
            <w:pPr>
              <w:pStyle w:val="TableParagraph"/>
              <w:rPr>
                <w:sz w:val="20"/>
              </w:rPr>
            </w:pPr>
          </w:p>
        </w:tc>
        <w:tc>
          <w:tcPr>
            <w:tcW w:w="1265" w:type="dxa"/>
          </w:tcPr>
          <w:p w14:paraId="2F05A273" w14:textId="77777777" w:rsidR="00E81AA7" w:rsidRDefault="00E81AA7" w:rsidP="00816966">
            <w:pPr>
              <w:pStyle w:val="TableParagraph"/>
              <w:rPr>
                <w:sz w:val="20"/>
              </w:rPr>
            </w:pPr>
          </w:p>
        </w:tc>
        <w:tc>
          <w:tcPr>
            <w:tcW w:w="1266" w:type="dxa"/>
          </w:tcPr>
          <w:p w14:paraId="0635DC4A" w14:textId="77777777" w:rsidR="00E81AA7" w:rsidRDefault="00E81AA7" w:rsidP="00816966">
            <w:pPr>
              <w:pStyle w:val="TableParagraph"/>
              <w:rPr>
                <w:sz w:val="20"/>
              </w:rPr>
            </w:pPr>
          </w:p>
        </w:tc>
      </w:tr>
      <w:tr w:rsidR="00E81AA7" w14:paraId="4985D1FC" w14:textId="77777777" w:rsidTr="00816966">
        <w:trPr>
          <w:trHeight w:val="275"/>
        </w:trPr>
        <w:tc>
          <w:tcPr>
            <w:tcW w:w="1265" w:type="dxa"/>
          </w:tcPr>
          <w:p w14:paraId="42009E23" w14:textId="77777777" w:rsidR="00E81AA7" w:rsidRDefault="00E81AA7" w:rsidP="00816966">
            <w:pPr>
              <w:pStyle w:val="TableParagraph"/>
              <w:rPr>
                <w:sz w:val="20"/>
              </w:rPr>
            </w:pPr>
          </w:p>
        </w:tc>
        <w:tc>
          <w:tcPr>
            <w:tcW w:w="1266" w:type="dxa"/>
          </w:tcPr>
          <w:p w14:paraId="2CBF8560" w14:textId="77777777" w:rsidR="00E81AA7" w:rsidRDefault="00E81AA7" w:rsidP="00816966">
            <w:pPr>
              <w:pStyle w:val="TableParagraph"/>
              <w:rPr>
                <w:sz w:val="20"/>
              </w:rPr>
            </w:pPr>
          </w:p>
        </w:tc>
        <w:tc>
          <w:tcPr>
            <w:tcW w:w="1265" w:type="dxa"/>
          </w:tcPr>
          <w:p w14:paraId="4A6C737D" w14:textId="77777777" w:rsidR="00E81AA7" w:rsidRDefault="00E81AA7" w:rsidP="00816966">
            <w:pPr>
              <w:pStyle w:val="TableParagraph"/>
              <w:rPr>
                <w:sz w:val="20"/>
              </w:rPr>
            </w:pPr>
          </w:p>
        </w:tc>
        <w:tc>
          <w:tcPr>
            <w:tcW w:w="1265" w:type="dxa"/>
          </w:tcPr>
          <w:p w14:paraId="3D97646B" w14:textId="77777777" w:rsidR="00E81AA7" w:rsidRDefault="00E81AA7" w:rsidP="00816966">
            <w:pPr>
              <w:pStyle w:val="TableParagraph"/>
              <w:rPr>
                <w:sz w:val="20"/>
              </w:rPr>
            </w:pPr>
          </w:p>
        </w:tc>
        <w:tc>
          <w:tcPr>
            <w:tcW w:w="1576" w:type="dxa"/>
          </w:tcPr>
          <w:p w14:paraId="73F426D3" w14:textId="77777777" w:rsidR="00E81AA7" w:rsidRDefault="00E81AA7" w:rsidP="00816966">
            <w:pPr>
              <w:pStyle w:val="TableParagraph"/>
              <w:rPr>
                <w:sz w:val="20"/>
              </w:rPr>
            </w:pPr>
          </w:p>
        </w:tc>
        <w:tc>
          <w:tcPr>
            <w:tcW w:w="1265" w:type="dxa"/>
          </w:tcPr>
          <w:p w14:paraId="78825134" w14:textId="77777777" w:rsidR="00E81AA7" w:rsidRDefault="00E81AA7" w:rsidP="00816966">
            <w:pPr>
              <w:pStyle w:val="TableParagraph"/>
              <w:rPr>
                <w:sz w:val="20"/>
              </w:rPr>
            </w:pPr>
          </w:p>
        </w:tc>
        <w:tc>
          <w:tcPr>
            <w:tcW w:w="1266" w:type="dxa"/>
          </w:tcPr>
          <w:p w14:paraId="3A722F1A" w14:textId="77777777" w:rsidR="00E81AA7" w:rsidRDefault="00E81AA7" w:rsidP="00816966">
            <w:pPr>
              <w:pStyle w:val="TableParagraph"/>
              <w:rPr>
                <w:sz w:val="20"/>
              </w:rPr>
            </w:pPr>
          </w:p>
        </w:tc>
      </w:tr>
      <w:tr w:rsidR="00E81AA7" w14:paraId="64000193" w14:textId="77777777" w:rsidTr="00816966">
        <w:trPr>
          <w:trHeight w:val="276"/>
        </w:trPr>
        <w:tc>
          <w:tcPr>
            <w:tcW w:w="1265" w:type="dxa"/>
          </w:tcPr>
          <w:p w14:paraId="2DD58CB6" w14:textId="77777777" w:rsidR="00E81AA7" w:rsidRDefault="00E81AA7" w:rsidP="00816966">
            <w:pPr>
              <w:pStyle w:val="TableParagraph"/>
              <w:rPr>
                <w:sz w:val="20"/>
              </w:rPr>
            </w:pPr>
          </w:p>
        </w:tc>
        <w:tc>
          <w:tcPr>
            <w:tcW w:w="1266" w:type="dxa"/>
          </w:tcPr>
          <w:p w14:paraId="7483E5A0" w14:textId="77777777" w:rsidR="00E81AA7" w:rsidRDefault="00E81AA7" w:rsidP="00816966">
            <w:pPr>
              <w:pStyle w:val="TableParagraph"/>
              <w:rPr>
                <w:sz w:val="20"/>
              </w:rPr>
            </w:pPr>
          </w:p>
        </w:tc>
        <w:tc>
          <w:tcPr>
            <w:tcW w:w="1265" w:type="dxa"/>
          </w:tcPr>
          <w:p w14:paraId="030D1E38" w14:textId="77777777" w:rsidR="00E81AA7" w:rsidRDefault="00E81AA7" w:rsidP="00816966">
            <w:pPr>
              <w:pStyle w:val="TableParagraph"/>
              <w:rPr>
                <w:sz w:val="20"/>
              </w:rPr>
            </w:pPr>
          </w:p>
        </w:tc>
        <w:tc>
          <w:tcPr>
            <w:tcW w:w="1265" w:type="dxa"/>
          </w:tcPr>
          <w:p w14:paraId="294CFDD2" w14:textId="77777777" w:rsidR="00E81AA7" w:rsidRDefault="00E81AA7" w:rsidP="00816966">
            <w:pPr>
              <w:pStyle w:val="TableParagraph"/>
              <w:rPr>
                <w:sz w:val="20"/>
              </w:rPr>
            </w:pPr>
          </w:p>
        </w:tc>
        <w:tc>
          <w:tcPr>
            <w:tcW w:w="1576" w:type="dxa"/>
          </w:tcPr>
          <w:p w14:paraId="09B232F8" w14:textId="77777777" w:rsidR="00E81AA7" w:rsidRDefault="00E81AA7" w:rsidP="00816966">
            <w:pPr>
              <w:pStyle w:val="TableParagraph"/>
              <w:rPr>
                <w:sz w:val="20"/>
              </w:rPr>
            </w:pPr>
          </w:p>
        </w:tc>
        <w:tc>
          <w:tcPr>
            <w:tcW w:w="1265" w:type="dxa"/>
          </w:tcPr>
          <w:p w14:paraId="1459F7C3" w14:textId="77777777" w:rsidR="00E81AA7" w:rsidRDefault="00E81AA7" w:rsidP="00816966">
            <w:pPr>
              <w:pStyle w:val="TableParagraph"/>
              <w:rPr>
                <w:sz w:val="20"/>
              </w:rPr>
            </w:pPr>
          </w:p>
        </w:tc>
        <w:tc>
          <w:tcPr>
            <w:tcW w:w="1266" w:type="dxa"/>
          </w:tcPr>
          <w:p w14:paraId="5A82B8FF" w14:textId="77777777" w:rsidR="00E81AA7" w:rsidRDefault="00E81AA7" w:rsidP="00816966">
            <w:pPr>
              <w:pStyle w:val="TableParagraph"/>
              <w:rPr>
                <w:sz w:val="20"/>
              </w:rPr>
            </w:pPr>
          </w:p>
        </w:tc>
      </w:tr>
      <w:tr w:rsidR="00E81AA7" w14:paraId="3EBE76CB" w14:textId="77777777" w:rsidTr="00816966">
        <w:trPr>
          <w:trHeight w:val="275"/>
        </w:trPr>
        <w:tc>
          <w:tcPr>
            <w:tcW w:w="1265" w:type="dxa"/>
          </w:tcPr>
          <w:p w14:paraId="6F4956AA" w14:textId="77777777" w:rsidR="00E81AA7" w:rsidRDefault="00E81AA7" w:rsidP="00816966">
            <w:pPr>
              <w:pStyle w:val="TableParagraph"/>
              <w:rPr>
                <w:sz w:val="20"/>
              </w:rPr>
            </w:pPr>
          </w:p>
        </w:tc>
        <w:tc>
          <w:tcPr>
            <w:tcW w:w="1266" w:type="dxa"/>
          </w:tcPr>
          <w:p w14:paraId="6B8EB808" w14:textId="77777777" w:rsidR="00E81AA7" w:rsidRDefault="00E81AA7" w:rsidP="00816966">
            <w:pPr>
              <w:pStyle w:val="TableParagraph"/>
              <w:rPr>
                <w:sz w:val="20"/>
              </w:rPr>
            </w:pPr>
          </w:p>
        </w:tc>
        <w:tc>
          <w:tcPr>
            <w:tcW w:w="1265" w:type="dxa"/>
          </w:tcPr>
          <w:p w14:paraId="5D3709E9" w14:textId="77777777" w:rsidR="00E81AA7" w:rsidRDefault="00E81AA7" w:rsidP="00816966">
            <w:pPr>
              <w:pStyle w:val="TableParagraph"/>
              <w:rPr>
                <w:sz w:val="20"/>
              </w:rPr>
            </w:pPr>
          </w:p>
        </w:tc>
        <w:tc>
          <w:tcPr>
            <w:tcW w:w="1265" w:type="dxa"/>
          </w:tcPr>
          <w:p w14:paraId="238404FD" w14:textId="77777777" w:rsidR="00E81AA7" w:rsidRDefault="00E81AA7" w:rsidP="00816966">
            <w:pPr>
              <w:pStyle w:val="TableParagraph"/>
              <w:rPr>
                <w:sz w:val="20"/>
              </w:rPr>
            </w:pPr>
          </w:p>
        </w:tc>
        <w:tc>
          <w:tcPr>
            <w:tcW w:w="1576" w:type="dxa"/>
          </w:tcPr>
          <w:p w14:paraId="1AC0337B" w14:textId="77777777" w:rsidR="00E81AA7" w:rsidRDefault="00E81AA7" w:rsidP="00816966">
            <w:pPr>
              <w:pStyle w:val="TableParagraph"/>
              <w:rPr>
                <w:sz w:val="20"/>
              </w:rPr>
            </w:pPr>
          </w:p>
        </w:tc>
        <w:tc>
          <w:tcPr>
            <w:tcW w:w="1265" w:type="dxa"/>
          </w:tcPr>
          <w:p w14:paraId="5A83B9CB" w14:textId="77777777" w:rsidR="00E81AA7" w:rsidRDefault="00E81AA7" w:rsidP="00816966">
            <w:pPr>
              <w:pStyle w:val="TableParagraph"/>
              <w:rPr>
                <w:sz w:val="20"/>
              </w:rPr>
            </w:pPr>
          </w:p>
        </w:tc>
        <w:tc>
          <w:tcPr>
            <w:tcW w:w="1266" w:type="dxa"/>
          </w:tcPr>
          <w:p w14:paraId="0A7B7EDC" w14:textId="77777777" w:rsidR="00E81AA7" w:rsidRDefault="00E81AA7" w:rsidP="00816966">
            <w:pPr>
              <w:pStyle w:val="TableParagraph"/>
              <w:rPr>
                <w:sz w:val="20"/>
              </w:rPr>
            </w:pPr>
          </w:p>
        </w:tc>
      </w:tr>
      <w:tr w:rsidR="00E81AA7" w14:paraId="3414C704" w14:textId="77777777" w:rsidTr="00816966">
        <w:trPr>
          <w:trHeight w:val="275"/>
        </w:trPr>
        <w:tc>
          <w:tcPr>
            <w:tcW w:w="1265" w:type="dxa"/>
          </w:tcPr>
          <w:p w14:paraId="2BE01E6B" w14:textId="77777777" w:rsidR="00E81AA7" w:rsidRDefault="00E81AA7" w:rsidP="00816966">
            <w:pPr>
              <w:pStyle w:val="TableParagraph"/>
              <w:rPr>
                <w:sz w:val="20"/>
              </w:rPr>
            </w:pPr>
          </w:p>
        </w:tc>
        <w:tc>
          <w:tcPr>
            <w:tcW w:w="1266" w:type="dxa"/>
          </w:tcPr>
          <w:p w14:paraId="4FFBAC16" w14:textId="77777777" w:rsidR="00E81AA7" w:rsidRDefault="00E81AA7" w:rsidP="00816966">
            <w:pPr>
              <w:pStyle w:val="TableParagraph"/>
              <w:rPr>
                <w:sz w:val="20"/>
              </w:rPr>
            </w:pPr>
          </w:p>
        </w:tc>
        <w:tc>
          <w:tcPr>
            <w:tcW w:w="1265" w:type="dxa"/>
          </w:tcPr>
          <w:p w14:paraId="0505B132" w14:textId="77777777" w:rsidR="00E81AA7" w:rsidRDefault="00E81AA7" w:rsidP="00816966">
            <w:pPr>
              <w:pStyle w:val="TableParagraph"/>
              <w:rPr>
                <w:sz w:val="20"/>
              </w:rPr>
            </w:pPr>
          </w:p>
        </w:tc>
        <w:tc>
          <w:tcPr>
            <w:tcW w:w="1265" w:type="dxa"/>
          </w:tcPr>
          <w:p w14:paraId="466B7F8A" w14:textId="77777777" w:rsidR="00E81AA7" w:rsidRDefault="00E81AA7" w:rsidP="00816966">
            <w:pPr>
              <w:pStyle w:val="TableParagraph"/>
              <w:rPr>
                <w:sz w:val="20"/>
              </w:rPr>
            </w:pPr>
          </w:p>
        </w:tc>
        <w:tc>
          <w:tcPr>
            <w:tcW w:w="1576" w:type="dxa"/>
          </w:tcPr>
          <w:p w14:paraId="2508A9B3" w14:textId="77777777" w:rsidR="00E81AA7" w:rsidRDefault="00E81AA7" w:rsidP="00816966">
            <w:pPr>
              <w:pStyle w:val="TableParagraph"/>
              <w:rPr>
                <w:sz w:val="20"/>
              </w:rPr>
            </w:pPr>
          </w:p>
        </w:tc>
        <w:tc>
          <w:tcPr>
            <w:tcW w:w="1265" w:type="dxa"/>
          </w:tcPr>
          <w:p w14:paraId="58630654" w14:textId="77777777" w:rsidR="00E81AA7" w:rsidRDefault="00E81AA7" w:rsidP="00816966">
            <w:pPr>
              <w:pStyle w:val="TableParagraph"/>
              <w:rPr>
                <w:sz w:val="20"/>
              </w:rPr>
            </w:pPr>
          </w:p>
        </w:tc>
        <w:tc>
          <w:tcPr>
            <w:tcW w:w="1266" w:type="dxa"/>
          </w:tcPr>
          <w:p w14:paraId="69F6973C" w14:textId="77777777" w:rsidR="00E81AA7" w:rsidRDefault="00E81AA7" w:rsidP="00816966">
            <w:pPr>
              <w:pStyle w:val="TableParagraph"/>
              <w:rPr>
                <w:sz w:val="20"/>
              </w:rPr>
            </w:pPr>
          </w:p>
        </w:tc>
      </w:tr>
      <w:tr w:rsidR="00E81AA7" w14:paraId="3CB4B8B9" w14:textId="77777777" w:rsidTr="00816966">
        <w:trPr>
          <w:trHeight w:val="276"/>
        </w:trPr>
        <w:tc>
          <w:tcPr>
            <w:tcW w:w="1265" w:type="dxa"/>
          </w:tcPr>
          <w:p w14:paraId="1C23C5B6" w14:textId="77777777" w:rsidR="00E81AA7" w:rsidRDefault="00E81AA7" w:rsidP="00816966">
            <w:pPr>
              <w:pStyle w:val="TableParagraph"/>
              <w:rPr>
                <w:sz w:val="20"/>
              </w:rPr>
            </w:pPr>
          </w:p>
        </w:tc>
        <w:tc>
          <w:tcPr>
            <w:tcW w:w="1266" w:type="dxa"/>
          </w:tcPr>
          <w:p w14:paraId="2364A81E" w14:textId="77777777" w:rsidR="00E81AA7" w:rsidRDefault="00E81AA7" w:rsidP="00816966">
            <w:pPr>
              <w:pStyle w:val="TableParagraph"/>
              <w:rPr>
                <w:sz w:val="20"/>
              </w:rPr>
            </w:pPr>
          </w:p>
        </w:tc>
        <w:tc>
          <w:tcPr>
            <w:tcW w:w="1265" w:type="dxa"/>
          </w:tcPr>
          <w:p w14:paraId="679247EF" w14:textId="77777777" w:rsidR="00E81AA7" w:rsidRDefault="00E81AA7" w:rsidP="00816966">
            <w:pPr>
              <w:pStyle w:val="TableParagraph"/>
              <w:rPr>
                <w:sz w:val="20"/>
              </w:rPr>
            </w:pPr>
          </w:p>
        </w:tc>
        <w:tc>
          <w:tcPr>
            <w:tcW w:w="1265" w:type="dxa"/>
          </w:tcPr>
          <w:p w14:paraId="71DE8F23" w14:textId="77777777" w:rsidR="00E81AA7" w:rsidRDefault="00E81AA7" w:rsidP="00816966">
            <w:pPr>
              <w:pStyle w:val="TableParagraph"/>
              <w:rPr>
                <w:sz w:val="20"/>
              </w:rPr>
            </w:pPr>
          </w:p>
        </w:tc>
        <w:tc>
          <w:tcPr>
            <w:tcW w:w="1576" w:type="dxa"/>
          </w:tcPr>
          <w:p w14:paraId="02262077" w14:textId="77777777" w:rsidR="00E81AA7" w:rsidRDefault="00E81AA7" w:rsidP="00816966">
            <w:pPr>
              <w:pStyle w:val="TableParagraph"/>
              <w:rPr>
                <w:sz w:val="20"/>
              </w:rPr>
            </w:pPr>
          </w:p>
        </w:tc>
        <w:tc>
          <w:tcPr>
            <w:tcW w:w="1265" w:type="dxa"/>
          </w:tcPr>
          <w:p w14:paraId="0BB81454" w14:textId="77777777" w:rsidR="00E81AA7" w:rsidRDefault="00E81AA7" w:rsidP="00816966">
            <w:pPr>
              <w:pStyle w:val="TableParagraph"/>
              <w:rPr>
                <w:sz w:val="20"/>
              </w:rPr>
            </w:pPr>
          </w:p>
        </w:tc>
        <w:tc>
          <w:tcPr>
            <w:tcW w:w="1266" w:type="dxa"/>
          </w:tcPr>
          <w:p w14:paraId="2FF09C9B" w14:textId="77777777" w:rsidR="00E81AA7" w:rsidRDefault="00E81AA7" w:rsidP="00816966">
            <w:pPr>
              <w:pStyle w:val="TableParagraph"/>
              <w:rPr>
                <w:sz w:val="20"/>
              </w:rPr>
            </w:pPr>
          </w:p>
        </w:tc>
      </w:tr>
      <w:tr w:rsidR="00E81AA7" w14:paraId="31ECC727" w14:textId="77777777" w:rsidTr="00816966">
        <w:trPr>
          <w:trHeight w:val="275"/>
        </w:trPr>
        <w:tc>
          <w:tcPr>
            <w:tcW w:w="1265" w:type="dxa"/>
          </w:tcPr>
          <w:p w14:paraId="7C1F544D" w14:textId="77777777" w:rsidR="00E81AA7" w:rsidRDefault="00E81AA7" w:rsidP="00816966">
            <w:pPr>
              <w:pStyle w:val="TableParagraph"/>
              <w:rPr>
                <w:sz w:val="20"/>
              </w:rPr>
            </w:pPr>
          </w:p>
        </w:tc>
        <w:tc>
          <w:tcPr>
            <w:tcW w:w="1266" w:type="dxa"/>
          </w:tcPr>
          <w:p w14:paraId="58F2143E" w14:textId="77777777" w:rsidR="00E81AA7" w:rsidRDefault="00E81AA7" w:rsidP="00816966">
            <w:pPr>
              <w:pStyle w:val="TableParagraph"/>
              <w:rPr>
                <w:sz w:val="20"/>
              </w:rPr>
            </w:pPr>
          </w:p>
        </w:tc>
        <w:tc>
          <w:tcPr>
            <w:tcW w:w="1265" w:type="dxa"/>
          </w:tcPr>
          <w:p w14:paraId="59FF7B8B" w14:textId="77777777" w:rsidR="00E81AA7" w:rsidRDefault="00E81AA7" w:rsidP="00816966">
            <w:pPr>
              <w:pStyle w:val="TableParagraph"/>
              <w:rPr>
                <w:sz w:val="20"/>
              </w:rPr>
            </w:pPr>
          </w:p>
        </w:tc>
        <w:tc>
          <w:tcPr>
            <w:tcW w:w="1265" w:type="dxa"/>
          </w:tcPr>
          <w:p w14:paraId="3933685A" w14:textId="77777777" w:rsidR="00E81AA7" w:rsidRDefault="00E81AA7" w:rsidP="00816966">
            <w:pPr>
              <w:pStyle w:val="TableParagraph"/>
              <w:rPr>
                <w:sz w:val="20"/>
              </w:rPr>
            </w:pPr>
          </w:p>
        </w:tc>
        <w:tc>
          <w:tcPr>
            <w:tcW w:w="1576" w:type="dxa"/>
          </w:tcPr>
          <w:p w14:paraId="04370AE8" w14:textId="77777777" w:rsidR="00E81AA7" w:rsidRDefault="00E81AA7" w:rsidP="00816966">
            <w:pPr>
              <w:pStyle w:val="TableParagraph"/>
              <w:rPr>
                <w:sz w:val="20"/>
              </w:rPr>
            </w:pPr>
          </w:p>
        </w:tc>
        <w:tc>
          <w:tcPr>
            <w:tcW w:w="1265" w:type="dxa"/>
          </w:tcPr>
          <w:p w14:paraId="4EAA2153" w14:textId="77777777" w:rsidR="00E81AA7" w:rsidRDefault="00E81AA7" w:rsidP="00816966">
            <w:pPr>
              <w:pStyle w:val="TableParagraph"/>
              <w:rPr>
                <w:sz w:val="20"/>
              </w:rPr>
            </w:pPr>
          </w:p>
        </w:tc>
        <w:tc>
          <w:tcPr>
            <w:tcW w:w="1266" w:type="dxa"/>
          </w:tcPr>
          <w:p w14:paraId="6FCD4C15" w14:textId="77777777" w:rsidR="00E81AA7" w:rsidRDefault="00E81AA7" w:rsidP="00816966">
            <w:pPr>
              <w:pStyle w:val="TableParagraph"/>
              <w:rPr>
                <w:sz w:val="20"/>
              </w:rPr>
            </w:pPr>
          </w:p>
        </w:tc>
      </w:tr>
      <w:tr w:rsidR="00E81AA7" w14:paraId="1D6C78E0" w14:textId="77777777" w:rsidTr="00816966">
        <w:trPr>
          <w:trHeight w:val="275"/>
        </w:trPr>
        <w:tc>
          <w:tcPr>
            <w:tcW w:w="1265" w:type="dxa"/>
          </w:tcPr>
          <w:p w14:paraId="63A0F104" w14:textId="77777777" w:rsidR="00E81AA7" w:rsidRDefault="00E81AA7" w:rsidP="00816966">
            <w:pPr>
              <w:pStyle w:val="TableParagraph"/>
              <w:rPr>
                <w:sz w:val="20"/>
              </w:rPr>
            </w:pPr>
          </w:p>
        </w:tc>
        <w:tc>
          <w:tcPr>
            <w:tcW w:w="1266" w:type="dxa"/>
          </w:tcPr>
          <w:p w14:paraId="304B1C18" w14:textId="77777777" w:rsidR="00E81AA7" w:rsidRDefault="00E81AA7" w:rsidP="00816966">
            <w:pPr>
              <w:pStyle w:val="TableParagraph"/>
              <w:rPr>
                <w:sz w:val="20"/>
              </w:rPr>
            </w:pPr>
          </w:p>
        </w:tc>
        <w:tc>
          <w:tcPr>
            <w:tcW w:w="1265" w:type="dxa"/>
          </w:tcPr>
          <w:p w14:paraId="4C817EF0" w14:textId="77777777" w:rsidR="00E81AA7" w:rsidRDefault="00E81AA7" w:rsidP="00816966">
            <w:pPr>
              <w:pStyle w:val="TableParagraph"/>
              <w:rPr>
                <w:sz w:val="20"/>
              </w:rPr>
            </w:pPr>
          </w:p>
        </w:tc>
        <w:tc>
          <w:tcPr>
            <w:tcW w:w="1265" w:type="dxa"/>
          </w:tcPr>
          <w:p w14:paraId="1EEF9C33" w14:textId="77777777" w:rsidR="00E81AA7" w:rsidRDefault="00E81AA7" w:rsidP="00816966">
            <w:pPr>
              <w:pStyle w:val="TableParagraph"/>
              <w:rPr>
                <w:sz w:val="20"/>
              </w:rPr>
            </w:pPr>
          </w:p>
        </w:tc>
        <w:tc>
          <w:tcPr>
            <w:tcW w:w="1576" w:type="dxa"/>
          </w:tcPr>
          <w:p w14:paraId="6948104A" w14:textId="77777777" w:rsidR="00E81AA7" w:rsidRDefault="00E81AA7" w:rsidP="00816966">
            <w:pPr>
              <w:pStyle w:val="TableParagraph"/>
              <w:rPr>
                <w:sz w:val="20"/>
              </w:rPr>
            </w:pPr>
          </w:p>
        </w:tc>
        <w:tc>
          <w:tcPr>
            <w:tcW w:w="1265" w:type="dxa"/>
          </w:tcPr>
          <w:p w14:paraId="0CA5D6D4" w14:textId="77777777" w:rsidR="00E81AA7" w:rsidRDefault="00E81AA7" w:rsidP="00816966">
            <w:pPr>
              <w:pStyle w:val="TableParagraph"/>
              <w:rPr>
                <w:sz w:val="20"/>
              </w:rPr>
            </w:pPr>
          </w:p>
        </w:tc>
        <w:tc>
          <w:tcPr>
            <w:tcW w:w="1266" w:type="dxa"/>
          </w:tcPr>
          <w:p w14:paraId="512F44BA" w14:textId="77777777" w:rsidR="00E81AA7" w:rsidRDefault="00E81AA7" w:rsidP="00816966">
            <w:pPr>
              <w:pStyle w:val="TableParagraph"/>
              <w:rPr>
                <w:sz w:val="20"/>
              </w:rPr>
            </w:pPr>
          </w:p>
        </w:tc>
      </w:tr>
      <w:tr w:rsidR="00E81AA7" w14:paraId="29D8EC6B" w14:textId="77777777" w:rsidTr="00816966">
        <w:trPr>
          <w:trHeight w:val="276"/>
        </w:trPr>
        <w:tc>
          <w:tcPr>
            <w:tcW w:w="1265" w:type="dxa"/>
          </w:tcPr>
          <w:p w14:paraId="6565F307" w14:textId="77777777" w:rsidR="00E81AA7" w:rsidRDefault="00E81AA7" w:rsidP="00816966">
            <w:pPr>
              <w:pStyle w:val="TableParagraph"/>
              <w:rPr>
                <w:sz w:val="20"/>
              </w:rPr>
            </w:pPr>
          </w:p>
        </w:tc>
        <w:tc>
          <w:tcPr>
            <w:tcW w:w="1266" w:type="dxa"/>
          </w:tcPr>
          <w:p w14:paraId="13294297" w14:textId="77777777" w:rsidR="00E81AA7" w:rsidRDefault="00E81AA7" w:rsidP="00816966">
            <w:pPr>
              <w:pStyle w:val="TableParagraph"/>
              <w:rPr>
                <w:sz w:val="20"/>
              </w:rPr>
            </w:pPr>
          </w:p>
        </w:tc>
        <w:tc>
          <w:tcPr>
            <w:tcW w:w="1265" w:type="dxa"/>
          </w:tcPr>
          <w:p w14:paraId="30EC55AD" w14:textId="77777777" w:rsidR="00E81AA7" w:rsidRDefault="00E81AA7" w:rsidP="00816966">
            <w:pPr>
              <w:pStyle w:val="TableParagraph"/>
              <w:rPr>
                <w:sz w:val="20"/>
              </w:rPr>
            </w:pPr>
          </w:p>
        </w:tc>
        <w:tc>
          <w:tcPr>
            <w:tcW w:w="1265" w:type="dxa"/>
          </w:tcPr>
          <w:p w14:paraId="759F97E0" w14:textId="77777777" w:rsidR="00E81AA7" w:rsidRDefault="00E81AA7" w:rsidP="00816966">
            <w:pPr>
              <w:pStyle w:val="TableParagraph"/>
              <w:rPr>
                <w:sz w:val="20"/>
              </w:rPr>
            </w:pPr>
          </w:p>
        </w:tc>
        <w:tc>
          <w:tcPr>
            <w:tcW w:w="1576" w:type="dxa"/>
          </w:tcPr>
          <w:p w14:paraId="069257E7" w14:textId="77777777" w:rsidR="00E81AA7" w:rsidRDefault="00E81AA7" w:rsidP="00816966">
            <w:pPr>
              <w:pStyle w:val="TableParagraph"/>
              <w:rPr>
                <w:sz w:val="20"/>
              </w:rPr>
            </w:pPr>
          </w:p>
        </w:tc>
        <w:tc>
          <w:tcPr>
            <w:tcW w:w="1265" w:type="dxa"/>
          </w:tcPr>
          <w:p w14:paraId="3742DF35" w14:textId="77777777" w:rsidR="00E81AA7" w:rsidRDefault="00E81AA7" w:rsidP="00816966">
            <w:pPr>
              <w:pStyle w:val="TableParagraph"/>
              <w:rPr>
                <w:sz w:val="20"/>
              </w:rPr>
            </w:pPr>
          </w:p>
        </w:tc>
        <w:tc>
          <w:tcPr>
            <w:tcW w:w="1266" w:type="dxa"/>
          </w:tcPr>
          <w:p w14:paraId="1B79C721" w14:textId="77777777" w:rsidR="00E81AA7" w:rsidRDefault="00E81AA7" w:rsidP="00816966">
            <w:pPr>
              <w:pStyle w:val="TableParagraph"/>
              <w:rPr>
                <w:sz w:val="20"/>
              </w:rPr>
            </w:pPr>
          </w:p>
        </w:tc>
      </w:tr>
      <w:tr w:rsidR="00E81AA7" w14:paraId="1C073477" w14:textId="77777777" w:rsidTr="00816966">
        <w:trPr>
          <w:trHeight w:val="275"/>
        </w:trPr>
        <w:tc>
          <w:tcPr>
            <w:tcW w:w="1265" w:type="dxa"/>
          </w:tcPr>
          <w:p w14:paraId="01F29DE4" w14:textId="77777777" w:rsidR="00E81AA7" w:rsidRDefault="00E81AA7" w:rsidP="00816966">
            <w:pPr>
              <w:pStyle w:val="TableParagraph"/>
              <w:rPr>
                <w:sz w:val="20"/>
              </w:rPr>
            </w:pPr>
          </w:p>
        </w:tc>
        <w:tc>
          <w:tcPr>
            <w:tcW w:w="1266" w:type="dxa"/>
          </w:tcPr>
          <w:p w14:paraId="539FDF36" w14:textId="77777777" w:rsidR="00E81AA7" w:rsidRDefault="00E81AA7" w:rsidP="00816966">
            <w:pPr>
              <w:pStyle w:val="TableParagraph"/>
              <w:rPr>
                <w:sz w:val="20"/>
              </w:rPr>
            </w:pPr>
          </w:p>
        </w:tc>
        <w:tc>
          <w:tcPr>
            <w:tcW w:w="1265" w:type="dxa"/>
          </w:tcPr>
          <w:p w14:paraId="3742FAFA" w14:textId="77777777" w:rsidR="00E81AA7" w:rsidRDefault="00E81AA7" w:rsidP="00816966">
            <w:pPr>
              <w:pStyle w:val="TableParagraph"/>
              <w:rPr>
                <w:sz w:val="20"/>
              </w:rPr>
            </w:pPr>
          </w:p>
        </w:tc>
        <w:tc>
          <w:tcPr>
            <w:tcW w:w="1265" w:type="dxa"/>
          </w:tcPr>
          <w:p w14:paraId="1FA329EE" w14:textId="77777777" w:rsidR="00E81AA7" w:rsidRDefault="00E81AA7" w:rsidP="00816966">
            <w:pPr>
              <w:pStyle w:val="TableParagraph"/>
              <w:rPr>
                <w:sz w:val="20"/>
              </w:rPr>
            </w:pPr>
          </w:p>
        </w:tc>
        <w:tc>
          <w:tcPr>
            <w:tcW w:w="1576" w:type="dxa"/>
          </w:tcPr>
          <w:p w14:paraId="518C5285" w14:textId="77777777" w:rsidR="00E81AA7" w:rsidRDefault="00E81AA7" w:rsidP="00816966">
            <w:pPr>
              <w:pStyle w:val="TableParagraph"/>
              <w:rPr>
                <w:sz w:val="20"/>
              </w:rPr>
            </w:pPr>
          </w:p>
        </w:tc>
        <w:tc>
          <w:tcPr>
            <w:tcW w:w="1265" w:type="dxa"/>
          </w:tcPr>
          <w:p w14:paraId="0F46A7F6" w14:textId="77777777" w:rsidR="00E81AA7" w:rsidRDefault="00E81AA7" w:rsidP="00816966">
            <w:pPr>
              <w:pStyle w:val="TableParagraph"/>
              <w:rPr>
                <w:sz w:val="20"/>
              </w:rPr>
            </w:pPr>
          </w:p>
        </w:tc>
        <w:tc>
          <w:tcPr>
            <w:tcW w:w="1266" w:type="dxa"/>
          </w:tcPr>
          <w:p w14:paraId="24A65492" w14:textId="77777777" w:rsidR="00E81AA7" w:rsidRDefault="00E81AA7" w:rsidP="00816966">
            <w:pPr>
              <w:pStyle w:val="TableParagraph"/>
              <w:rPr>
                <w:sz w:val="20"/>
              </w:rPr>
            </w:pPr>
          </w:p>
        </w:tc>
      </w:tr>
      <w:tr w:rsidR="00E81AA7" w14:paraId="0C6F621C" w14:textId="77777777" w:rsidTr="00816966">
        <w:trPr>
          <w:trHeight w:val="275"/>
        </w:trPr>
        <w:tc>
          <w:tcPr>
            <w:tcW w:w="1265" w:type="dxa"/>
          </w:tcPr>
          <w:p w14:paraId="5B748163" w14:textId="77777777" w:rsidR="00E81AA7" w:rsidRDefault="00E81AA7" w:rsidP="00816966">
            <w:pPr>
              <w:pStyle w:val="TableParagraph"/>
              <w:rPr>
                <w:sz w:val="20"/>
              </w:rPr>
            </w:pPr>
          </w:p>
        </w:tc>
        <w:tc>
          <w:tcPr>
            <w:tcW w:w="1266" w:type="dxa"/>
          </w:tcPr>
          <w:p w14:paraId="1F9489BC" w14:textId="77777777" w:rsidR="00E81AA7" w:rsidRDefault="00E81AA7" w:rsidP="00816966">
            <w:pPr>
              <w:pStyle w:val="TableParagraph"/>
              <w:rPr>
                <w:sz w:val="20"/>
              </w:rPr>
            </w:pPr>
          </w:p>
        </w:tc>
        <w:tc>
          <w:tcPr>
            <w:tcW w:w="1265" w:type="dxa"/>
          </w:tcPr>
          <w:p w14:paraId="2074B1D0" w14:textId="77777777" w:rsidR="00E81AA7" w:rsidRDefault="00E81AA7" w:rsidP="00816966">
            <w:pPr>
              <w:pStyle w:val="TableParagraph"/>
              <w:rPr>
                <w:sz w:val="20"/>
              </w:rPr>
            </w:pPr>
          </w:p>
        </w:tc>
        <w:tc>
          <w:tcPr>
            <w:tcW w:w="1265" w:type="dxa"/>
          </w:tcPr>
          <w:p w14:paraId="37D63B1A" w14:textId="77777777" w:rsidR="00E81AA7" w:rsidRDefault="00E81AA7" w:rsidP="00816966">
            <w:pPr>
              <w:pStyle w:val="TableParagraph"/>
              <w:rPr>
                <w:sz w:val="20"/>
              </w:rPr>
            </w:pPr>
          </w:p>
        </w:tc>
        <w:tc>
          <w:tcPr>
            <w:tcW w:w="1576" w:type="dxa"/>
          </w:tcPr>
          <w:p w14:paraId="30A61350" w14:textId="77777777" w:rsidR="00E81AA7" w:rsidRDefault="00E81AA7" w:rsidP="00816966">
            <w:pPr>
              <w:pStyle w:val="TableParagraph"/>
              <w:rPr>
                <w:sz w:val="20"/>
              </w:rPr>
            </w:pPr>
          </w:p>
        </w:tc>
        <w:tc>
          <w:tcPr>
            <w:tcW w:w="1265" w:type="dxa"/>
          </w:tcPr>
          <w:p w14:paraId="6E3FA6BF" w14:textId="77777777" w:rsidR="00E81AA7" w:rsidRDefault="00E81AA7" w:rsidP="00816966">
            <w:pPr>
              <w:pStyle w:val="TableParagraph"/>
              <w:rPr>
                <w:sz w:val="20"/>
              </w:rPr>
            </w:pPr>
          </w:p>
        </w:tc>
        <w:tc>
          <w:tcPr>
            <w:tcW w:w="1266" w:type="dxa"/>
          </w:tcPr>
          <w:p w14:paraId="1AECE08E" w14:textId="77777777" w:rsidR="00E81AA7" w:rsidRDefault="00E81AA7" w:rsidP="00816966">
            <w:pPr>
              <w:pStyle w:val="TableParagraph"/>
              <w:rPr>
                <w:sz w:val="20"/>
              </w:rPr>
            </w:pPr>
          </w:p>
        </w:tc>
      </w:tr>
      <w:tr w:rsidR="00E81AA7" w14:paraId="3F94EA7C" w14:textId="77777777" w:rsidTr="00816966">
        <w:trPr>
          <w:trHeight w:val="276"/>
        </w:trPr>
        <w:tc>
          <w:tcPr>
            <w:tcW w:w="1265" w:type="dxa"/>
          </w:tcPr>
          <w:p w14:paraId="28137A54" w14:textId="77777777" w:rsidR="00E81AA7" w:rsidRDefault="00E81AA7" w:rsidP="00816966">
            <w:pPr>
              <w:pStyle w:val="TableParagraph"/>
              <w:rPr>
                <w:sz w:val="20"/>
              </w:rPr>
            </w:pPr>
          </w:p>
        </w:tc>
        <w:tc>
          <w:tcPr>
            <w:tcW w:w="1266" w:type="dxa"/>
          </w:tcPr>
          <w:p w14:paraId="0E48BE29" w14:textId="77777777" w:rsidR="00E81AA7" w:rsidRDefault="00E81AA7" w:rsidP="00816966">
            <w:pPr>
              <w:pStyle w:val="TableParagraph"/>
              <w:rPr>
                <w:sz w:val="20"/>
              </w:rPr>
            </w:pPr>
          </w:p>
        </w:tc>
        <w:tc>
          <w:tcPr>
            <w:tcW w:w="1265" w:type="dxa"/>
          </w:tcPr>
          <w:p w14:paraId="17B3F5FA" w14:textId="77777777" w:rsidR="00E81AA7" w:rsidRDefault="00E81AA7" w:rsidP="00816966">
            <w:pPr>
              <w:pStyle w:val="TableParagraph"/>
              <w:rPr>
                <w:sz w:val="20"/>
              </w:rPr>
            </w:pPr>
          </w:p>
        </w:tc>
        <w:tc>
          <w:tcPr>
            <w:tcW w:w="1265" w:type="dxa"/>
          </w:tcPr>
          <w:p w14:paraId="6DF02B72" w14:textId="77777777" w:rsidR="00E81AA7" w:rsidRDefault="00E81AA7" w:rsidP="00816966">
            <w:pPr>
              <w:pStyle w:val="TableParagraph"/>
              <w:rPr>
                <w:sz w:val="20"/>
              </w:rPr>
            </w:pPr>
          </w:p>
        </w:tc>
        <w:tc>
          <w:tcPr>
            <w:tcW w:w="1576" w:type="dxa"/>
          </w:tcPr>
          <w:p w14:paraId="31BF9406" w14:textId="77777777" w:rsidR="00E81AA7" w:rsidRDefault="00E81AA7" w:rsidP="00816966">
            <w:pPr>
              <w:pStyle w:val="TableParagraph"/>
              <w:rPr>
                <w:sz w:val="20"/>
              </w:rPr>
            </w:pPr>
          </w:p>
        </w:tc>
        <w:tc>
          <w:tcPr>
            <w:tcW w:w="1265" w:type="dxa"/>
          </w:tcPr>
          <w:p w14:paraId="1D9E7B54" w14:textId="77777777" w:rsidR="00E81AA7" w:rsidRDefault="00E81AA7" w:rsidP="00816966">
            <w:pPr>
              <w:pStyle w:val="TableParagraph"/>
              <w:rPr>
                <w:sz w:val="20"/>
              </w:rPr>
            </w:pPr>
          </w:p>
        </w:tc>
        <w:tc>
          <w:tcPr>
            <w:tcW w:w="1266" w:type="dxa"/>
          </w:tcPr>
          <w:p w14:paraId="63EE147D" w14:textId="77777777" w:rsidR="00E81AA7" w:rsidRDefault="00E81AA7" w:rsidP="00816966">
            <w:pPr>
              <w:pStyle w:val="TableParagraph"/>
              <w:rPr>
                <w:sz w:val="20"/>
              </w:rPr>
            </w:pPr>
          </w:p>
        </w:tc>
      </w:tr>
      <w:tr w:rsidR="00E81AA7" w14:paraId="2CAEBB0C" w14:textId="77777777" w:rsidTr="00816966">
        <w:trPr>
          <w:trHeight w:val="275"/>
        </w:trPr>
        <w:tc>
          <w:tcPr>
            <w:tcW w:w="1265" w:type="dxa"/>
          </w:tcPr>
          <w:p w14:paraId="4EF4602D" w14:textId="77777777" w:rsidR="00E81AA7" w:rsidRDefault="00E81AA7" w:rsidP="00816966">
            <w:pPr>
              <w:pStyle w:val="TableParagraph"/>
              <w:rPr>
                <w:sz w:val="20"/>
              </w:rPr>
            </w:pPr>
          </w:p>
        </w:tc>
        <w:tc>
          <w:tcPr>
            <w:tcW w:w="1266" w:type="dxa"/>
          </w:tcPr>
          <w:p w14:paraId="101A82FB" w14:textId="77777777" w:rsidR="00E81AA7" w:rsidRDefault="00E81AA7" w:rsidP="00816966">
            <w:pPr>
              <w:pStyle w:val="TableParagraph"/>
              <w:rPr>
                <w:sz w:val="20"/>
              </w:rPr>
            </w:pPr>
          </w:p>
        </w:tc>
        <w:tc>
          <w:tcPr>
            <w:tcW w:w="1265" w:type="dxa"/>
          </w:tcPr>
          <w:p w14:paraId="641F887C" w14:textId="77777777" w:rsidR="00E81AA7" w:rsidRDefault="00E81AA7" w:rsidP="00816966">
            <w:pPr>
              <w:pStyle w:val="TableParagraph"/>
              <w:rPr>
                <w:sz w:val="20"/>
              </w:rPr>
            </w:pPr>
          </w:p>
        </w:tc>
        <w:tc>
          <w:tcPr>
            <w:tcW w:w="1265" w:type="dxa"/>
          </w:tcPr>
          <w:p w14:paraId="28C3EAD2" w14:textId="77777777" w:rsidR="00E81AA7" w:rsidRDefault="00E81AA7" w:rsidP="00816966">
            <w:pPr>
              <w:pStyle w:val="TableParagraph"/>
              <w:rPr>
                <w:sz w:val="20"/>
              </w:rPr>
            </w:pPr>
          </w:p>
        </w:tc>
        <w:tc>
          <w:tcPr>
            <w:tcW w:w="1576" w:type="dxa"/>
          </w:tcPr>
          <w:p w14:paraId="7F1431BC" w14:textId="77777777" w:rsidR="00E81AA7" w:rsidRDefault="00E81AA7" w:rsidP="00816966">
            <w:pPr>
              <w:pStyle w:val="TableParagraph"/>
              <w:rPr>
                <w:sz w:val="20"/>
              </w:rPr>
            </w:pPr>
          </w:p>
        </w:tc>
        <w:tc>
          <w:tcPr>
            <w:tcW w:w="1265" w:type="dxa"/>
          </w:tcPr>
          <w:p w14:paraId="44C4E305" w14:textId="77777777" w:rsidR="00E81AA7" w:rsidRDefault="00E81AA7" w:rsidP="00816966">
            <w:pPr>
              <w:pStyle w:val="TableParagraph"/>
              <w:rPr>
                <w:sz w:val="20"/>
              </w:rPr>
            </w:pPr>
          </w:p>
        </w:tc>
        <w:tc>
          <w:tcPr>
            <w:tcW w:w="1266" w:type="dxa"/>
          </w:tcPr>
          <w:p w14:paraId="50461C0B" w14:textId="77777777" w:rsidR="00E81AA7" w:rsidRDefault="00E81AA7" w:rsidP="00816966">
            <w:pPr>
              <w:pStyle w:val="TableParagraph"/>
              <w:rPr>
                <w:sz w:val="20"/>
              </w:rPr>
            </w:pPr>
          </w:p>
        </w:tc>
      </w:tr>
      <w:tr w:rsidR="00E81AA7" w14:paraId="688A3F5F" w14:textId="77777777" w:rsidTr="00816966">
        <w:trPr>
          <w:trHeight w:val="275"/>
        </w:trPr>
        <w:tc>
          <w:tcPr>
            <w:tcW w:w="1265" w:type="dxa"/>
          </w:tcPr>
          <w:p w14:paraId="464A8829" w14:textId="77777777" w:rsidR="00E81AA7" w:rsidRDefault="00E81AA7" w:rsidP="00816966">
            <w:pPr>
              <w:pStyle w:val="TableParagraph"/>
              <w:rPr>
                <w:sz w:val="20"/>
              </w:rPr>
            </w:pPr>
          </w:p>
        </w:tc>
        <w:tc>
          <w:tcPr>
            <w:tcW w:w="1266" w:type="dxa"/>
          </w:tcPr>
          <w:p w14:paraId="34566DB4" w14:textId="77777777" w:rsidR="00E81AA7" w:rsidRDefault="00E81AA7" w:rsidP="00816966">
            <w:pPr>
              <w:pStyle w:val="TableParagraph"/>
              <w:rPr>
                <w:sz w:val="20"/>
              </w:rPr>
            </w:pPr>
          </w:p>
        </w:tc>
        <w:tc>
          <w:tcPr>
            <w:tcW w:w="1265" w:type="dxa"/>
          </w:tcPr>
          <w:p w14:paraId="72BB5FF0" w14:textId="77777777" w:rsidR="00E81AA7" w:rsidRDefault="00E81AA7" w:rsidP="00816966">
            <w:pPr>
              <w:pStyle w:val="TableParagraph"/>
              <w:rPr>
                <w:sz w:val="20"/>
              </w:rPr>
            </w:pPr>
          </w:p>
        </w:tc>
        <w:tc>
          <w:tcPr>
            <w:tcW w:w="1265" w:type="dxa"/>
          </w:tcPr>
          <w:p w14:paraId="195C7A51" w14:textId="77777777" w:rsidR="00E81AA7" w:rsidRDefault="00E81AA7" w:rsidP="00816966">
            <w:pPr>
              <w:pStyle w:val="TableParagraph"/>
              <w:rPr>
                <w:sz w:val="20"/>
              </w:rPr>
            </w:pPr>
          </w:p>
        </w:tc>
        <w:tc>
          <w:tcPr>
            <w:tcW w:w="1576" w:type="dxa"/>
          </w:tcPr>
          <w:p w14:paraId="0BCD4048" w14:textId="77777777" w:rsidR="00E81AA7" w:rsidRDefault="00E81AA7" w:rsidP="00816966">
            <w:pPr>
              <w:pStyle w:val="TableParagraph"/>
              <w:rPr>
                <w:sz w:val="20"/>
              </w:rPr>
            </w:pPr>
          </w:p>
        </w:tc>
        <w:tc>
          <w:tcPr>
            <w:tcW w:w="1265" w:type="dxa"/>
          </w:tcPr>
          <w:p w14:paraId="5C27CF3D" w14:textId="77777777" w:rsidR="00E81AA7" w:rsidRDefault="00E81AA7" w:rsidP="00816966">
            <w:pPr>
              <w:pStyle w:val="TableParagraph"/>
              <w:rPr>
                <w:sz w:val="20"/>
              </w:rPr>
            </w:pPr>
          </w:p>
        </w:tc>
        <w:tc>
          <w:tcPr>
            <w:tcW w:w="1266" w:type="dxa"/>
          </w:tcPr>
          <w:p w14:paraId="7E464321" w14:textId="77777777" w:rsidR="00E81AA7" w:rsidRDefault="00E81AA7" w:rsidP="00816966">
            <w:pPr>
              <w:pStyle w:val="TableParagraph"/>
              <w:rPr>
                <w:sz w:val="20"/>
              </w:rPr>
            </w:pPr>
          </w:p>
        </w:tc>
      </w:tr>
      <w:tr w:rsidR="00E81AA7" w14:paraId="44438CBA" w14:textId="77777777" w:rsidTr="00816966">
        <w:trPr>
          <w:trHeight w:val="276"/>
        </w:trPr>
        <w:tc>
          <w:tcPr>
            <w:tcW w:w="1265" w:type="dxa"/>
          </w:tcPr>
          <w:p w14:paraId="1AAE1F6B" w14:textId="77777777" w:rsidR="00E81AA7" w:rsidRDefault="00E81AA7" w:rsidP="00816966">
            <w:pPr>
              <w:pStyle w:val="TableParagraph"/>
              <w:rPr>
                <w:sz w:val="20"/>
              </w:rPr>
            </w:pPr>
          </w:p>
        </w:tc>
        <w:tc>
          <w:tcPr>
            <w:tcW w:w="1266" w:type="dxa"/>
          </w:tcPr>
          <w:p w14:paraId="24F801AC" w14:textId="77777777" w:rsidR="00E81AA7" w:rsidRDefault="00E81AA7" w:rsidP="00816966">
            <w:pPr>
              <w:pStyle w:val="TableParagraph"/>
              <w:rPr>
                <w:sz w:val="20"/>
              </w:rPr>
            </w:pPr>
          </w:p>
        </w:tc>
        <w:tc>
          <w:tcPr>
            <w:tcW w:w="1265" w:type="dxa"/>
          </w:tcPr>
          <w:p w14:paraId="5964E6FE" w14:textId="77777777" w:rsidR="00E81AA7" w:rsidRDefault="00E81AA7" w:rsidP="00816966">
            <w:pPr>
              <w:pStyle w:val="TableParagraph"/>
              <w:rPr>
                <w:sz w:val="20"/>
              </w:rPr>
            </w:pPr>
          </w:p>
        </w:tc>
        <w:tc>
          <w:tcPr>
            <w:tcW w:w="1265" w:type="dxa"/>
          </w:tcPr>
          <w:p w14:paraId="0EFE915E" w14:textId="77777777" w:rsidR="00E81AA7" w:rsidRDefault="00E81AA7" w:rsidP="00816966">
            <w:pPr>
              <w:pStyle w:val="TableParagraph"/>
              <w:rPr>
                <w:sz w:val="20"/>
              </w:rPr>
            </w:pPr>
          </w:p>
        </w:tc>
        <w:tc>
          <w:tcPr>
            <w:tcW w:w="1576" w:type="dxa"/>
          </w:tcPr>
          <w:p w14:paraId="571B76A0" w14:textId="77777777" w:rsidR="00E81AA7" w:rsidRDefault="00E81AA7" w:rsidP="00816966">
            <w:pPr>
              <w:pStyle w:val="TableParagraph"/>
              <w:rPr>
                <w:sz w:val="20"/>
              </w:rPr>
            </w:pPr>
          </w:p>
        </w:tc>
        <w:tc>
          <w:tcPr>
            <w:tcW w:w="1265" w:type="dxa"/>
          </w:tcPr>
          <w:p w14:paraId="53A2A9CC" w14:textId="77777777" w:rsidR="00E81AA7" w:rsidRDefault="00E81AA7" w:rsidP="00816966">
            <w:pPr>
              <w:pStyle w:val="TableParagraph"/>
              <w:rPr>
                <w:sz w:val="20"/>
              </w:rPr>
            </w:pPr>
          </w:p>
        </w:tc>
        <w:tc>
          <w:tcPr>
            <w:tcW w:w="1266" w:type="dxa"/>
          </w:tcPr>
          <w:p w14:paraId="2258D080" w14:textId="77777777" w:rsidR="00E81AA7" w:rsidRDefault="00E81AA7" w:rsidP="00816966">
            <w:pPr>
              <w:pStyle w:val="TableParagraph"/>
              <w:rPr>
                <w:sz w:val="20"/>
              </w:rPr>
            </w:pPr>
          </w:p>
        </w:tc>
      </w:tr>
      <w:tr w:rsidR="00E81AA7" w14:paraId="3B8435A8" w14:textId="77777777" w:rsidTr="00816966">
        <w:trPr>
          <w:trHeight w:val="275"/>
        </w:trPr>
        <w:tc>
          <w:tcPr>
            <w:tcW w:w="1265" w:type="dxa"/>
          </w:tcPr>
          <w:p w14:paraId="6E7A8752" w14:textId="77777777" w:rsidR="00E81AA7" w:rsidRDefault="00E81AA7" w:rsidP="00816966">
            <w:pPr>
              <w:pStyle w:val="TableParagraph"/>
              <w:rPr>
                <w:sz w:val="20"/>
              </w:rPr>
            </w:pPr>
          </w:p>
        </w:tc>
        <w:tc>
          <w:tcPr>
            <w:tcW w:w="1266" w:type="dxa"/>
          </w:tcPr>
          <w:p w14:paraId="6DA64721" w14:textId="77777777" w:rsidR="00E81AA7" w:rsidRDefault="00E81AA7" w:rsidP="00816966">
            <w:pPr>
              <w:pStyle w:val="TableParagraph"/>
              <w:rPr>
                <w:sz w:val="20"/>
              </w:rPr>
            </w:pPr>
          </w:p>
        </w:tc>
        <w:tc>
          <w:tcPr>
            <w:tcW w:w="1265" w:type="dxa"/>
          </w:tcPr>
          <w:p w14:paraId="1F039E06" w14:textId="77777777" w:rsidR="00E81AA7" w:rsidRDefault="00E81AA7" w:rsidP="00816966">
            <w:pPr>
              <w:pStyle w:val="TableParagraph"/>
              <w:rPr>
                <w:sz w:val="20"/>
              </w:rPr>
            </w:pPr>
          </w:p>
        </w:tc>
        <w:tc>
          <w:tcPr>
            <w:tcW w:w="1265" w:type="dxa"/>
          </w:tcPr>
          <w:p w14:paraId="68D20858" w14:textId="77777777" w:rsidR="00E81AA7" w:rsidRDefault="00E81AA7" w:rsidP="00816966">
            <w:pPr>
              <w:pStyle w:val="TableParagraph"/>
              <w:rPr>
                <w:sz w:val="20"/>
              </w:rPr>
            </w:pPr>
          </w:p>
        </w:tc>
        <w:tc>
          <w:tcPr>
            <w:tcW w:w="1576" w:type="dxa"/>
          </w:tcPr>
          <w:p w14:paraId="5C9712B3" w14:textId="77777777" w:rsidR="00E81AA7" w:rsidRDefault="00E81AA7" w:rsidP="00816966">
            <w:pPr>
              <w:pStyle w:val="TableParagraph"/>
              <w:rPr>
                <w:sz w:val="20"/>
              </w:rPr>
            </w:pPr>
          </w:p>
        </w:tc>
        <w:tc>
          <w:tcPr>
            <w:tcW w:w="1265" w:type="dxa"/>
          </w:tcPr>
          <w:p w14:paraId="2AB54B19" w14:textId="77777777" w:rsidR="00E81AA7" w:rsidRDefault="00E81AA7" w:rsidP="00816966">
            <w:pPr>
              <w:pStyle w:val="TableParagraph"/>
              <w:rPr>
                <w:sz w:val="20"/>
              </w:rPr>
            </w:pPr>
          </w:p>
        </w:tc>
        <w:tc>
          <w:tcPr>
            <w:tcW w:w="1266" w:type="dxa"/>
          </w:tcPr>
          <w:p w14:paraId="080ED168" w14:textId="77777777" w:rsidR="00E81AA7" w:rsidRDefault="00E81AA7" w:rsidP="00816966">
            <w:pPr>
              <w:pStyle w:val="TableParagraph"/>
              <w:rPr>
                <w:sz w:val="20"/>
              </w:rPr>
            </w:pPr>
          </w:p>
        </w:tc>
      </w:tr>
      <w:tr w:rsidR="00E81AA7" w14:paraId="36D5B06E" w14:textId="77777777" w:rsidTr="00816966">
        <w:trPr>
          <w:trHeight w:val="275"/>
        </w:trPr>
        <w:tc>
          <w:tcPr>
            <w:tcW w:w="1265" w:type="dxa"/>
          </w:tcPr>
          <w:p w14:paraId="5A0B54AF" w14:textId="77777777" w:rsidR="00E81AA7" w:rsidRDefault="00E81AA7" w:rsidP="00816966">
            <w:pPr>
              <w:pStyle w:val="TableParagraph"/>
              <w:rPr>
                <w:sz w:val="20"/>
              </w:rPr>
            </w:pPr>
          </w:p>
        </w:tc>
        <w:tc>
          <w:tcPr>
            <w:tcW w:w="1266" w:type="dxa"/>
          </w:tcPr>
          <w:p w14:paraId="7FBC9191" w14:textId="77777777" w:rsidR="00E81AA7" w:rsidRDefault="00E81AA7" w:rsidP="00816966">
            <w:pPr>
              <w:pStyle w:val="TableParagraph"/>
              <w:rPr>
                <w:sz w:val="20"/>
              </w:rPr>
            </w:pPr>
          </w:p>
        </w:tc>
        <w:tc>
          <w:tcPr>
            <w:tcW w:w="1265" w:type="dxa"/>
          </w:tcPr>
          <w:p w14:paraId="00295945" w14:textId="77777777" w:rsidR="00E81AA7" w:rsidRDefault="00E81AA7" w:rsidP="00816966">
            <w:pPr>
              <w:pStyle w:val="TableParagraph"/>
              <w:rPr>
                <w:sz w:val="20"/>
              </w:rPr>
            </w:pPr>
          </w:p>
        </w:tc>
        <w:tc>
          <w:tcPr>
            <w:tcW w:w="1265" w:type="dxa"/>
          </w:tcPr>
          <w:p w14:paraId="4D526DA1" w14:textId="77777777" w:rsidR="00E81AA7" w:rsidRDefault="00E81AA7" w:rsidP="00816966">
            <w:pPr>
              <w:pStyle w:val="TableParagraph"/>
              <w:rPr>
                <w:sz w:val="20"/>
              </w:rPr>
            </w:pPr>
          </w:p>
        </w:tc>
        <w:tc>
          <w:tcPr>
            <w:tcW w:w="1576" w:type="dxa"/>
          </w:tcPr>
          <w:p w14:paraId="6E4490DB" w14:textId="77777777" w:rsidR="00E81AA7" w:rsidRDefault="00E81AA7" w:rsidP="00816966">
            <w:pPr>
              <w:pStyle w:val="TableParagraph"/>
              <w:rPr>
                <w:sz w:val="20"/>
              </w:rPr>
            </w:pPr>
          </w:p>
        </w:tc>
        <w:tc>
          <w:tcPr>
            <w:tcW w:w="1265" w:type="dxa"/>
          </w:tcPr>
          <w:p w14:paraId="577601D7" w14:textId="77777777" w:rsidR="00E81AA7" w:rsidRDefault="00E81AA7" w:rsidP="00816966">
            <w:pPr>
              <w:pStyle w:val="TableParagraph"/>
              <w:rPr>
                <w:sz w:val="20"/>
              </w:rPr>
            </w:pPr>
          </w:p>
        </w:tc>
        <w:tc>
          <w:tcPr>
            <w:tcW w:w="1266" w:type="dxa"/>
          </w:tcPr>
          <w:p w14:paraId="65317EAD" w14:textId="77777777" w:rsidR="00E81AA7" w:rsidRDefault="00E81AA7" w:rsidP="00816966">
            <w:pPr>
              <w:pStyle w:val="TableParagraph"/>
              <w:rPr>
                <w:sz w:val="20"/>
              </w:rPr>
            </w:pPr>
          </w:p>
        </w:tc>
      </w:tr>
      <w:tr w:rsidR="00E81AA7" w14:paraId="3DF5C40C" w14:textId="77777777" w:rsidTr="00816966">
        <w:trPr>
          <w:trHeight w:val="276"/>
        </w:trPr>
        <w:tc>
          <w:tcPr>
            <w:tcW w:w="1265" w:type="dxa"/>
          </w:tcPr>
          <w:p w14:paraId="3EDE2FEC" w14:textId="77777777" w:rsidR="00E81AA7" w:rsidRDefault="00E81AA7" w:rsidP="00816966">
            <w:pPr>
              <w:pStyle w:val="TableParagraph"/>
              <w:rPr>
                <w:sz w:val="20"/>
              </w:rPr>
            </w:pPr>
          </w:p>
        </w:tc>
        <w:tc>
          <w:tcPr>
            <w:tcW w:w="1266" w:type="dxa"/>
          </w:tcPr>
          <w:p w14:paraId="6CE140E8" w14:textId="77777777" w:rsidR="00E81AA7" w:rsidRDefault="00E81AA7" w:rsidP="00816966">
            <w:pPr>
              <w:pStyle w:val="TableParagraph"/>
              <w:rPr>
                <w:sz w:val="20"/>
              </w:rPr>
            </w:pPr>
          </w:p>
        </w:tc>
        <w:tc>
          <w:tcPr>
            <w:tcW w:w="1265" w:type="dxa"/>
          </w:tcPr>
          <w:p w14:paraId="1883EBC3" w14:textId="77777777" w:rsidR="00E81AA7" w:rsidRDefault="00E81AA7" w:rsidP="00816966">
            <w:pPr>
              <w:pStyle w:val="TableParagraph"/>
              <w:rPr>
                <w:sz w:val="20"/>
              </w:rPr>
            </w:pPr>
          </w:p>
        </w:tc>
        <w:tc>
          <w:tcPr>
            <w:tcW w:w="1265" w:type="dxa"/>
          </w:tcPr>
          <w:p w14:paraId="17F84579" w14:textId="77777777" w:rsidR="00E81AA7" w:rsidRDefault="00E81AA7" w:rsidP="00816966">
            <w:pPr>
              <w:pStyle w:val="TableParagraph"/>
              <w:rPr>
                <w:sz w:val="20"/>
              </w:rPr>
            </w:pPr>
          </w:p>
        </w:tc>
        <w:tc>
          <w:tcPr>
            <w:tcW w:w="1576" w:type="dxa"/>
          </w:tcPr>
          <w:p w14:paraId="2A8DFE30" w14:textId="77777777" w:rsidR="00E81AA7" w:rsidRDefault="00E81AA7" w:rsidP="00816966">
            <w:pPr>
              <w:pStyle w:val="TableParagraph"/>
              <w:rPr>
                <w:sz w:val="20"/>
              </w:rPr>
            </w:pPr>
          </w:p>
        </w:tc>
        <w:tc>
          <w:tcPr>
            <w:tcW w:w="1265" w:type="dxa"/>
          </w:tcPr>
          <w:p w14:paraId="245D3900" w14:textId="77777777" w:rsidR="00E81AA7" w:rsidRDefault="00E81AA7" w:rsidP="00816966">
            <w:pPr>
              <w:pStyle w:val="TableParagraph"/>
              <w:rPr>
                <w:sz w:val="20"/>
              </w:rPr>
            </w:pPr>
          </w:p>
        </w:tc>
        <w:tc>
          <w:tcPr>
            <w:tcW w:w="1266" w:type="dxa"/>
          </w:tcPr>
          <w:p w14:paraId="27608C5E" w14:textId="77777777" w:rsidR="00E81AA7" w:rsidRDefault="00E81AA7" w:rsidP="00816966">
            <w:pPr>
              <w:pStyle w:val="TableParagraph"/>
              <w:rPr>
                <w:sz w:val="20"/>
              </w:rPr>
            </w:pPr>
          </w:p>
        </w:tc>
      </w:tr>
      <w:tr w:rsidR="00E81AA7" w14:paraId="4E7D0EB5" w14:textId="77777777" w:rsidTr="00816966">
        <w:trPr>
          <w:trHeight w:val="275"/>
        </w:trPr>
        <w:tc>
          <w:tcPr>
            <w:tcW w:w="1265" w:type="dxa"/>
          </w:tcPr>
          <w:p w14:paraId="186EC84B" w14:textId="77777777" w:rsidR="00E81AA7" w:rsidRDefault="00E81AA7" w:rsidP="00816966">
            <w:pPr>
              <w:pStyle w:val="TableParagraph"/>
              <w:rPr>
                <w:sz w:val="20"/>
              </w:rPr>
            </w:pPr>
          </w:p>
        </w:tc>
        <w:tc>
          <w:tcPr>
            <w:tcW w:w="1266" w:type="dxa"/>
          </w:tcPr>
          <w:p w14:paraId="6D06A71B" w14:textId="77777777" w:rsidR="00E81AA7" w:rsidRDefault="00E81AA7" w:rsidP="00816966">
            <w:pPr>
              <w:pStyle w:val="TableParagraph"/>
              <w:rPr>
                <w:sz w:val="20"/>
              </w:rPr>
            </w:pPr>
          </w:p>
        </w:tc>
        <w:tc>
          <w:tcPr>
            <w:tcW w:w="1265" w:type="dxa"/>
          </w:tcPr>
          <w:p w14:paraId="3345AA0D" w14:textId="77777777" w:rsidR="00E81AA7" w:rsidRDefault="00E81AA7" w:rsidP="00816966">
            <w:pPr>
              <w:pStyle w:val="TableParagraph"/>
              <w:rPr>
                <w:sz w:val="20"/>
              </w:rPr>
            </w:pPr>
          </w:p>
        </w:tc>
        <w:tc>
          <w:tcPr>
            <w:tcW w:w="1265" w:type="dxa"/>
          </w:tcPr>
          <w:p w14:paraId="1299764A" w14:textId="77777777" w:rsidR="00E81AA7" w:rsidRDefault="00E81AA7" w:rsidP="00816966">
            <w:pPr>
              <w:pStyle w:val="TableParagraph"/>
              <w:rPr>
                <w:sz w:val="20"/>
              </w:rPr>
            </w:pPr>
          </w:p>
        </w:tc>
        <w:tc>
          <w:tcPr>
            <w:tcW w:w="1576" w:type="dxa"/>
          </w:tcPr>
          <w:p w14:paraId="245BA5E3" w14:textId="77777777" w:rsidR="00E81AA7" w:rsidRDefault="00E81AA7" w:rsidP="00816966">
            <w:pPr>
              <w:pStyle w:val="TableParagraph"/>
              <w:rPr>
                <w:sz w:val="20"/>
              </w:rPr>
            </w:pPr>
          </w:p>
        </w:tc>
        <w:tc>
          <w:tcPr>
            <w:tcW w:w="1265" w:type="dxa"/>
          </w:tcPr>
          <w:p w14:paraId="6AF7C75C" w14:textId="77777777" w:rsidR="00E81AA7" w:rsidRDefault="00E81AA7" w:rsidP="00816966">
            <w:pPr>
              <w:pStyle w:val="TableParagraph"/>
              <w:rPr>
                <w:sz w:val="20"/>
              </w:rPr>
            </w:pPr>
          </w:p>
        </w:tc>
        <w:tc>
          <w:tcPr>
            <w:tcW w:w="1266" w:type="dxa"/>
          </w:tcPr>
          <w:p w14:paraId="3EA802B7" w14:textId="77777777" w:rsidR="00E81AA7" w:rsidRDefault="00E81AA7" w:rsidP="00816966">
            <w:pPr>
              <w:pStyle w:val="TableParagraph"/>
              <w:rPr>
                <w:sz w:val="20"/>
              </w:rPr>
            </w:pPr>
          </w:p>
        </w:tc>
      </w:tr>
      <w:tr w:rsidR="00E81AA7" w14:paraId="131B812E" w14:textId="77777777" w:rsidTr="00816966">
        <w:trPr>
          <w:trHeight w:val="275"/>
        </w:trPr>
        <w:tc>
          <w:tcPr>
            <w:tcW w:w="1265" w:type="dxa"/>
          </w:tcPr>
          <w:p w14:paraId="2EAA02A2" w14:textId="77777777" w:rsidR="00E81AA7" w:rsidRDefault="00E81AA7" w:rsidP="00816966">
            <w:pPr>
              <w:pStyle w:val="TableParagraph"/>
              <w:rPr>
                <w:sz w:val="20"/>
              </w:rPr>
            </w:pPr>
          </w:p>
        </w:tc>
        <w:tc>
          <w:tcPr>
            <w:tcW w:w="1266" w:type="dxa"/>
          </w:tcPr>
          <w:p w14:paraId="4B33C243" w14:textId="77777777" w:rsidR="00E81AA7" w:rsidRDefault="00E81AA7" w:rsidP="00816966">
            <w:pPr>
              <w:pStyle w:val="TableParagraph"/>
              <w:rPr>
                <w:sz w:val="20"/>
              </w:rPr>
            </w:pPr>
          </w:p>
        </w:tc>
        <w:tc>
          <w:tcPr>
            <w:tcW w:w="1265" w:type="dxa"/>
          </w:tcPr>
          <w:p w14:paraId="1BB07423" w14:textId="77777777" w:rsidR="00E81AA7" w:rsidRDefault="00E81AA7" w:rsidP="00816966">
            <w:pPr>
              <w:pStyle w:val="TableParagraph"/>
              <w:rPr>
                <w:sz w:val="20"/>
              </w:rPr>
            </w:pPr>
          </w:p>
        </w:tc>
        <w:tc>
          <w:tcPr>
            <w:tcW w:w="1265" w:type="dxa"/>
          </w:tcPr>
          <w:p w14:paraId="5B64167D" w14:textId="77777777" w:rsidR="00E81AA7" w:rsidRDefault="00E81AA7" w:rsidP="00816966">
            <w:pPr>
              <w:pStyle w:val="TableParagraph"/>
              <w:rPr>
                <w:sz w:val="20"/>
              </w:rPr>
            </w:pPr>
          </w:p>
        </w:tc>
        <w:tc>
          <w:tcPr>
            <w:tcW w:w="1576" w:type="dxa"/>
          </w:tcPr>
          <w:p w14:paraId="29BFA6F5" w14:textId="77777777" w:rsidR="00E81AA7" w:rsidRDefault="00E81AA7" w:rsidP="00816966">
            <w:pPr>
              <w:pStyle w:val="TableParagraph"/>
              <w:rPr>
                <w:sz w:val="20"/>
              </w:rPr>
            </w:pPr>
          </w:p>
        </w:tc>
        <w:tc>
          <w:tcPr>
            <w:tcW w:w="1265" w:type="dxa"/>
          </w:tcPr>
          <w:p w14:paraId="3874CDE9" w14:textId="77777777" w:rsidR="00E81AA7" w:rsidRDefault="00E81AA7" w:rsidP="00816966">
            <w:pPr>
              <w:pStyle w:val="TableParagraph"/>
              <w:rPr>
                <w:sz w:val="20"/>
              </w:rPr>
            </w:pPr>
          </w:p>
        </w:tc>
        <w:tc>
          <w:tcPr>
            <w:tcW w:w="1266" w:type="dxa"/>
          </w:tcPr>
          <w:p w14:paraId="740C335E" w14:textId="77777777" w:rsidR="00E81AA7" w:rsidRDefault="00E81AA7" w:rsidP="00816966">
            <w:pPr>
              <w:pStyle w:val="TableParagraph"/>
              <w:rPr>
                <w:sz w:val="20"/>
              </w:rPr>
            </w:pPr>
          </w:p>
        </w:tc>
      </w:tr>
      <w:tr w:rsidR="00E81AA7" w14:paraId="5C14D30A" w14:textId="77777777" w:rsidTr="00816966">
        <w:trPr>
          <w:trHeight w:val="275"/>
        </w:trPr>
        <w:tc>
          <w:tcPr>
            <w:tcW w:w="1265" w:type="dxa"/>
          </w:tcPr>
          <w:p w14:paraId="21378812" w14:textId="77777777" w:rsidR="00E81AA7" w:rsidRDefault="00E81AA7" w:rsidP="00816966">
            <w:pPr>
              <w:pStyle w:val="TableParagraph"/>
              <w:rPr>
                <w:sz w:val="20"/>
              </w:rPr>
            </w:pPr>
          </w:p>
        </w:tc>
        <w:tc>
          <w:tcPr>
            <w:tcW w:w="1266" w:type="dxa"/>
          </w:tcPr>
          <w:p w14:paraId="6A6BE384" w14:textId="77777777" w:rsidR="00E81AA7" w:rsidRDefault="00E81AA7" w:rsidP="00816966">
            <w:pPr>
              <w:pStyle w:val="TableParagraph"/>
              <w:rPr>
                <w:sz w:val="20"/>
              </w:rPr>
            </w:pPr>
          </w:p>
        </w:tc>
        <w:tc>
          <w:tcPr>
            <w:tcW w:w="1265" w:type="dxa"/>
          </w:tcPr>
          <w:p w14:paraId="48043C02" w14:textId="77777777" w:rsidR="00E81AA7" w:rsidRDefault="00E81AA7" w:rsidP="00816966">
            <w:pPr>
              <w:pStyle w:val="TableParagraph"/>
              <w:rPr>
                <w:sz w:val="20"/>
              </w:rPr>
            </w:pPr>
          </w:p>
        </w:tc>
        <w:tc>
          <w:tcPr>
            <w:tcW w:w="1265" w:type="dxa"/>
          </w:tcPr>
          <w:p w14:paraId="657EF8A2" w14:textId="77777777" w:rsidR="00E81AA7" w:rsidRDefault="00E81AA7" w:rsidP="00816966">
            <w:pPr>
              <w:pStyle w:val="TableParagraph"/>
              <w:rPr>
                <w:sz w:val="20"/>
              </w:rPr>
            </w:pPr>
          </w:p>
        </w:tc>
        <w:tc>
          <w:tcPr>
            <w:tcW w:w="1576" w:type="dxa"/>
          </w:tcPr>
          <w:p w14:paraId="53154BDF" w14:textId="77777777" w:rsidR="00E81AA7" w:rsidRDefault="00E81AA7" w:rsidP="00816966">
            <w:pPr>
              <w:pStyle w:val="TableParagraph"/>
              <w:rPr>
                <w:sz w:val="20"/>
              </w:rPr>
            </w:pPr>
          </w:p>
        </w:tc>
        <w:tc>
          <w:tcPr>
            <w:tcW w:w="1265" w:type="dxa"/>
          </w:tcPr>
          <w:p w14:paraId="730C8EDD" w14:textId="77777777" w:rsidR="00E81AA7" w:rsidRDefault="00E81AA7" w:rsidP="00816966">
            <w:pPr>
              <w:pStyle w:val="TableParagraph"/>
              <w:rPr>
                <w:sz w:val="20"/>
              </w:rPr>
            </w:pPr>
          </w:p>
        </w:tc>
        <w:tc>
          <w:tcPr>
            <w:tcW w:w="1266" w:type="dxa"/>
          </w:tcPr>
          <w:p w14:paraId="43D1A0DB" w14:textId="77777777" w:rsidR="00E81AA7" w:rsidRDefault="00E81AA7" w:rsidP="00816966">
            <w:pPr>
              <w:pStyle w:val="TableParagraph"/>
              <w:rPr>
                <w:sz w:val="20"/>
              </w:rPr>
            </w:pPr>
          </w:p>
        </w:tc>
      </w:tr>
      <w:tr w:rsidR="00E81AA7" w14:paraId="28364EF4" w14:textId="77777777" w:rsidTr="00816966">
        <w:trPr>
          <w:trHeight w:val="276"/>
        </w:trPr>
        <w:tc>
          <w:tcPr>
            <w:tcW w:w="1265" w:type="dxa"/>
          </w:tcPr>
          <w:p w14:paraId="25F10C8A" w14:textId="77777777" w:rsidR="00E81AA7" w:rsidRDefault="00E81AA7" w:rsidP="00816966">
            <w:pPr>
              <w:pStyle w:val="TableParagraph"/>
              <w:rPr>
                <w:sz w:val="20"/>
              </w:rPr>
            </w:pPr>
          </w:p>
        </w:tc>
        <w:tc>
          <w:tcPr>
            <w:tcW w:w="1266" w:type="dxa"/>
          </w:tcPr>
          <w:p w14:paraId="2B7ABECF" w14:textId="77777777" w:rsidR="00E81AA7" w:rsidRDefault="00E81AA7" w:rsidP="00816966">
            <w:pPr>
              <w:pStyle w:val="TableParagraph"/>
              <w:rPr>
                <w:sz w:val="20"/>
              </w:rPr>
            </w:pPr>
          </w:p>
        </w:tc>
        <w:tc>
          <w:tcPr>
            <w:tcW w:w="1265" w:type="dxa"/>
          </w:tcPr>
          <w:p w14:paraId="1EF6D947" w14:textId="77777777" w:rsidR="00E81AA7" w:rsidRDefault="00E81AA7" w:rsidP="00816966">
            <w:pPr>
              <w:pStyle w:val="TableParagraph"/>
              <w:rPr>
                <w:sz w:val="20"/>
              </w:rPr>
            </w:pPr>
          </w:p>
        </w:tc>
        <w:tc>
          <w:tcPr>
            <w:tcW w:w="1265" w:type="dxa"/>
          </w:tcPr>
          <w:p w14:paraId="7EFA369B" w14:textId="77777777" w:rsidR="00E81AA7" w:rsidRDefault="00E81AA7" w:rsidP="00816966">
            <w:pPr>
              <w:pStyle w:val="TableParagraph"/>
              <w:rPr>
                <w:sz w:val="20"/>
              </w:rPr>
            </w:pPr>
          </w:p>
        </w:tc>
        <w:tc>
          <w:tcPr>
            <w:tcW w:w="1576" w:type="dxa"/>
          </w:tcPr>
          <w:p w14:paraId="600DD2E4" w14:textId="77777777" w:rsidR="00E81AA7" w:rsidRDefault="00E81AA7" w:rsidP="00816966">
            <w:pPr>
              <w:pStyle w:val="TableParagraph"/>
              <w:rPr>
                <w:sz w:val="20"/>
              </w:rPr>
            </w:pPr>
          </w:p>
        </w:tc>
        <w:tc>
          <w:tcPr>
            <w:tcW w:w="1265" w:type="dxa"/>
          </w:tcPr>
          <w:p w14:paraId="0D6054F7" w14:textId="77777777" w:rsidR="00E81AA7" w:rsidRDefault="00E81AA7" w:rsidP="00816966">
            <w:pPr>
              <w:pStyle w:val="TableParagraph"/>
              <w:rPr>
                <w:sz w:val="20"/>
              </w:rPr>
            </w:pPr>
          </w:p>
        </w:tc>
        <w:tc>
          <w:tcPr>
            <w:tcW w:w="1266" w:type="dxa"/>
          </w:tcPr>
          <w:p w14:paraId="43A83CEE" w14:textId="77777777" w:rsidR="00E81AA7" w:rsidRDefault="00E81AA7" w:rsidP="00816966">
            <w:pPr>
              <w:pStyle w:val="TableParagraph"/>
              <w:rPr>
                <w:sz w:val="20"/>
              </w:rPr>
            </w:pPr>
          </w:p>
        </w:tc>
      </w:tr>
      <w:tr w:rsidR="00E81AA7" w14:paraId="1331147E" w14:textId="77777777" w:rsidTr="00816966">
        <w:trPr>
          <w:trHeight w:val="275"/>
        </w:trPr>
        <w:tc>
          <w:tcPr>
            <w:tcW w:w="1265" w:type="dxa"/>
          </w:tcPr>
          <w:p w14:paraId="467FADF9" w14:textId="77777777" w:rsidR="00E81AA7" w:rsidRDefault="00E81AA7" w:rsidP="00816966">
            <w:pPr>
              <w:pStyle w:val="TableParagraph"/>
              <w:rPr>
                <w:sz w:val="20"/>
              </w:rPr>
            </w:pPr>
          </w:p>
        </w:tc>
        <w:tc>
          <w:tcPr>
            <w:tcW w:w="1266" w:type="dxa"/>
          </w:tcPr>
          <w:p w14:paraId="2B42004D" w14:textId="77777777" w:rsidR="00E81AA7" w:rsidRDefault="00E81AA7" w:rsidP="00816966">
            <w:pPr>
              <w:pStyle w:val="TableParagraph"/>
              <w:rPr>
                <w:sz w:val="20"/>
              </w:rPr>
            </w:pPr>
          </w:p>
        </w:tc>
        <w:tc>
          <w:tcPr>
            <w:tcW w:w="1265" w:type="dxa"/>
          </w:tcPr>
          <w:p w14:paraId="1E125175" w14:textId="77777777" w:rsidR="00E81AA7" w:rsidRDefault="00E81AA7" w:rsidP="00816966">
            <w:pPr>
              <w:pStyle w:val="TableParagraph"/>
              <w:rPr>
                <w:sz w:val="20"/>
              </w:rPr>
            </w:pPr>
          </w:p>
        </w:tc>
        <w:tc>
          <w:tcPr>
            <w:tcW w:w="1265" w:type="dxa"/>
          </w:tcPr>
          <w:p w14:paraId="3FCBB3EB" w14:textId="77777777" w:rsidR="00E81AA7" w:rsidRDefault="00E81AA7" w:rsidP="00816966">
            <w:pPr>
              <w:pStyle w:val="TableParagraph"/>
              <w:rPr>
                <w:sz w:val="20"/>
              </w:rPr>
            </w:pPr>
          </w:p>
        </w:tc>
        <w:tc>
          <w:tcPr>
            <w:tcW w:w="1576" w:type="dxa"/>
          </w:tcPr>
          <w:p w14:paraId="04C223FA" w14:textId="77777777" w:rsidR="00E81AA7" w:rsidRDefault="00E81AA7" w:rsidP="00816966">
            <w:pPr>
              <w:pStyle w:val="TableParagraph"/>
              <w:rPr>
                <w:sz w:val="20"/>
              </w:rPr>
            </w:pPr>
          </w:p>
        </w:tc>
        <w:tc>
          <w:tcPr>
            <w:tcW w:w="1265" w:type="dxa"/>
          </w:tcPr>
          <w:p w14:paraId="26EAECFD" w14:textId="77777777" w:rsidR="00E81AA7" w:rsidRDefault="00E81AA7" w:rsidP="00816966">
            <w:pPr>
              <w:pStyle w:val="TableParagraph"/>
              <w:rPr>
                <w:sz w:val="20"/>
              </w:rPr>
            </w:pPr>
          </w:p>
        </w:tc>
        <w:tc>
          <w:tcPr>
            <w:tcW w:w="1266" w:type="dxa"/>
          </w:tcPr>
          <w:p w14:paraId="1D925E1C" w14:textId="77777777" w:rsidR="00E81AA7" w:rsidRDefault="00E81AA7" w:rsidP="00816966">
            <w:pPr>
              <w:pStyle w:val="TableParagraph"/>
              <w:rPr>
                <w:sz w:val="20"/>
              </w:rPr>
            </w:pPr>
          </w:p>
        </w:tc>
      </w:tr>
      <w:tr w:rsidR="00E81AA7" w14:paraId="34D1CE10" w14:textId="77777777" w:rsidTr="00816966">
        <w:trPr>
          <w:trHeight w:val="275"/>
        </w:trPr>
        <w:tc>
          <w:tcPr>
            <w:tcW w:w="1265" w:type="dxa"/>
          </w:tcPr>
          <w:p w14:paraId="5CEBE1B7" w14:textId="77777777" w:rsidR="00E81AA7" w:rsidRDefault="00E81AA7" w:rsidP="00816966">
            <w:pPr>
              <w:pStyle w:val="TableParagraph"/>
              <w:rPr>
                <w:sz w:val="20"/>
              </w:rPr>
            </w:pPr>
          </w:p>
        </w:tc>
        <w:tc>
          <w:tcPr>
            <w:tcW w:w="1266" w:type="dxa"/>
          </w:tcPr>
          <w:p w14:paraId="603F0F4E" w14:textId="77777777" w:rsidR="00E81AA7" w:rsidRDefault="00E81AA7" w:rsidP="00816966">
            <w:pPr>
              <w:pStyle w:val="TableParagraph"/>
              <w:rPr>
                <w:sz w:val="20"/>
              </w:rPr>
            </w:pPr>
          </w:p>
        </w:tc>
        <w:tc>
          <w:tcPr>
            <w:tcW w:w="1265" w:type="dxa"/>
          </w:tcPr>
          <w:p w14:paraId="6E3B1DC4" w14:textId="77777777" w:rsidR="00E81AA7" w:rsidRDefault="00E81AA7" w:rsidP="00816966">
            <w:pPr>
              <w:pStyle w:val="TableParagraph"/>
              <w:rPr>
                <w:sz w:val="20"/>
              </w:rPr>
            </w:pPr>
          </w:p>
        </w:tc>
        <w:tc>
          <w:tcPr>
            <w:tcW w:w="1265" w:type="dxa"/>
          </w:tcPr>
          <w:p w14:paraId="6CF1E0C3" w14:textId="77777777" w:rsidR="00E81AA7" w:rsidRDefault="00E81AA7" w:rsidP="00816966">
            <w:pPr>
              <w:pStyle w:val="TableParagraph"/>
              <w:rPr>
                <w:sz w:val="20"/>
              </w:rPr>
            </w:pPr>
          </w:p>
        </w:tc>
        <w:tc>
          <w:tcPr>
            <w:tcW w:w="1576" w:type="dxa"/>
          </w:tcPr>
          <w:p w14:paraId="16487CB9" w14:textId="77777777" w:rsidR="00E81AA7" w:rsidRDefault="00E81AA7" w:rsidP="00816966">
            <w:pPr>
              <w:pStyle w:val="TableParagraph"/>
              <w:rPr>
                <w:sz w:val="20"/>
              </w:rPr>
            </w:pPr>
          </w:p>
        </w:tc>
        <w:tc>
          <w:tcPr>
            <w:tcW w:w="1265" w:type="dxa"/>
          </w:tcPr>
          <w:p w14:paraId="75E57DA0" w14:textId="77777777" w:rsidR="00E81AA7" w:rsidRDefault="00E81AA7" w:rsidP="00816966">
            <w:pPr>
              <w:pStyle w:val="TableParagraph"/>
              <w:rPr>
                <w:sz w:val="20"/>
              </w:rPr>
            </w:pPr>
          </w:p>
        </w:tc>
        <w:tc>
          <w:tcPr>
            <w:tcW w:w="1266" w:type="dxa"/>
          </w:tcPr>
          <w:p w14:paraId="00115AB7" w14:textId="77777777" w:rsidR="00E81AA7" w:rsidRDefault="00E81AA7" w:rsidP="00816966">
            <w:pPr>
              <w:pStyle w:val="TableParagraph"/>
              <w:rPr>
                <w:sz w:val="20"/>
              </w:rPr>
            </w:pPr>
          </w:p>
        </w:tc>
      </w:tr>
      <w:tr w:rsidR="00E81AA7" w14:paraId="2E9BB90A" w14:textId="77777777" w:rsidTr="00816966">
        <w:trPr>
          <w:trHeight w:val="276"/>
        </w:trPr>
        <w:tc>
          <w:tcPr>
            <w:tcW w:w="1265" w:type="dxa"/>
          </w:tcPr>
          <w:p w14:paraId="6FDAFC66" w14:textId="77777777" w:rsidR="00E81AA7" w:rsidRDefault="00E81AA7" w:rsidP="00816966">
            <w:pPr>
              <w:pStyle w:val="TableParagraph"/>
              <w:rPr>
                <w:sz w:val="20"/>
              </w:rPr>
            </w:pPr>
          </w:p>
        </w:tc>
        <w:tc>
          <w:tcPr>
            <w:tcW w:w="1266" w:type="dxa"/>
          </w:tcPr>
          <w:p w14:paraId="3F11D28F" w14:textId="77777777" w:rsidR="00E81AA7" w:rsidRDefault="00E81AA7" w:rsidP="00816966">
            <w:pPr>
              <w:pStyle w:val="TableParagraph"/>
              <w:rPr>
                <w:sz w:val="20"/>
              </w:rPr>
            </w:pPr>
          </w:p>
        </w:tc>
        <w:tc>
          <w:tcPr>
            <w:tcW w:w="1265" w:type="dxa"/>
          </w:tcPr>
          <w:p w14:paraId="29C79B61" w14:textId="77777777" w:rsidR="00E81AA7" w:rsidRDefault="00E81AA7" w:rsidP="00816966">
            <w:pPr>
              <w:pStyle w:val="TableParagraph"/>
              <w:rPr>
                <w:sz w:val="20"/>
              </w:rPr>
            </w:pPr>
          </w:p>
        </w:tc>
        <w:tc>
          <w:tcPr>
            <w:tcW w:w="1265" w:type="dxa"/>
          </w:tcPr>
          <w:p w14:paraId="69A0B380" w14:textId="77777777" w:rsidR="00E81AA7" w:rsidRDefault="00E81AA7" w:rsidP="00816966">
            <w:pPr>
              <w:pStyle w:val="TableParagraph"/>
              <w:rPr>
                <w:sz w:val="20"/>
              </w:rPr>
            </w:pPr>
          </w:p>
        </w:tc>
        <w:tc>
          <w:tcPr>
            <w:tcW w:w="1576" w:type="dxa"/>
          </w:tcPr>
          <w:p w14:paraId="5513187B" w14:textId="77777777" w:rsidR="00E81AA7" w:rsidRDefault="00E81AA7" w:rsidP="00816966">
            <w:pPr>
              <w:pStyle w:val="TableParagraph"/>
              <w:rPr>
                <w:sz w:val="20"/>
              </w:rPr>
            </w:pPr>
          </w:p>
        </w:tc>
        <w:tc>
          <w:tcPr>
            <w:tcW w:w="1265" w:type="dxa"/>
          </w:tcPr>
          <w:p w14:paraId="589EFE80" w14:textId="77777777" w:rsidR="00E81AA7" w:rsidRDefault="00E81AA7" w:rsidP="00816966">
            <w:pPr>
              <w:pStyle w:val="TableParagraph"/>
              <w:rPr>
                <w:sz w:val="20"/>
              </w:rPr>
            </w:pPr>
          </w:p>
        </w:tc>
        <w:tc>
          <w:tcPr>
            <w:tcW w:w="1266" w:type="dxa"/>
          </w:tcPr>
          <w:p w14:paraId="669649D7" w14:textId="77777777" w:rsidR="00E81AA7" w:rsidRDefault="00E81AA7" w:rsidP="00816966">
            <w:pPr>
              <w:pStyle w:val="TableParagraph"/>
              <w:rPr>
                <w:sz w:val="20"/>
              </w:rPr>
            </w:pPr>
          </w:p>
        </w:tc>
      </w:tr>
      <w:tr w:rsidR="00E81AA7" w14:paraId="211DB0C8" w14:textId="77777777" w:rsidTr="00816966">
        <w:trPr>
          <w:trHeight w:val="275"/>
        </w:trPr>
        <w:tc>
          <w:tcPr>
            <w:tcW w:w="1265" w:type="dxa"/>
          </w:tcPr>
          <w:p w14:paraId="271678BF" w14:textId="77777777" w:rsidR="00E81AA7" w:rsidRDefault="00E81AA7" w:rsidP="00816966">
            <w:pPr>
              <w:pStyle w:val="TableParagraph"/>
              <w:rPr>
                <w:sz w:val="20"/>
              </w:rPr>
            </w:pPr>
          </w:p>
        </w:tc>
        <w:tc>
          <w:tcPr>
            <w:tcW w:w="1266" w:type="dxa"/>
          </w:tcPr>
          <w:p w14:paraId="2422EF23" w14:textId="77777777" w:rsidR="00E81AA7" w:rsidRDefault="00E81AA7" w:rsidP="00816966">
            <w:pPr>
              <w:pStyle w:val="TableParagraph"/>
              <w:rPr>
                <w:sz w:val="20"/>
              </w:rPr>
            </w:pPr>
          </w:p>
        </w:tc>
        <w:tc>
          <w:tcPr>
            <w:tcW w:w="1265" w:type="dxa"/>
          </w:tcPr>
          <w:p w14:paraId="6B3CCA95" w14:textId="77777777" w:rsidR="00E81AA7" w:rsidRDefault="00E81AA7" w:rsidP="00816966">
            <w:pPr>
              <w:pStyle w:val="TableParagraph"/>
              <w:rPr>
                <w:sz w:val="20"/>
              </w:rPr>
            </w:pPr>
          </w:p>
        </w:tc>
        <w:tc>
          <w:tcPr>
            <w:tcW w:w="1265" w:type="dxa"/>
          </w:tcPr>
          <w:p w14:paraId="1634B12A" w14:textId="77777777" w:rsidR="00E81AA7" w:rsidRDefault="00E81AA7" w:rsidP="00816966">
            <w:pPr>
              <w:pStyle w:val="TableParagraph"/>
              <w:rPr>
                <w:sz w:val="20"/>
              </w:rPr>
            </w:pPr>
          </w:p>
        </w:tc>
        <w:tc>
          <w:tcPr>
            <w:tcW w:w="1576" w:type="dxa"/>
          </w:tcPr>
          <w:p w14:paraId="7E7D559F" w14:textId="77777777" w:rsidR="00E81AA7" w:rsidRDefault="00E81AA7" w:rsidP="00816966">
            <w:pPr>
              <w:pStyle w:val="TableParagraph"/>
              <w:rPr>
                <w:sz w:val="20"/>
              </w:rPr>
            </w:pPr>
          </w:p>
        </w:tc>
        <w:tc>
          <w:tcPr>
            <w:tcW w:w="1265" w:type="dxa"/>
          </w:tcPr>
          <w:p w14:paraId="294AABE6" w14:textId="77777777" w:rsidR="00E81AA7" w:rsidRDefault="00E81AA7" w:rsidP="00816966">
            <w:pPr>
              <w:pStyle w:val="TableParagraph"/>
              <w:rPr>
                <w:sz w:val="20"/>
              </w:rPr>
            </w:pPr>
          </w:p>
        </w:tc>
        <w:tc>
          <w:tcPr>
            <w:tcW w:w="1266" w:type="dxa"/>
          </w:tcPr>
          <w:p w14:paraId="30B16934" w14:textId="77777777" w:rsidR="00E81AA7" w:rsidRDefault="00E81AA7" w:rsidP="00816966">
            <w:pPr>
              <w:pStyle w:val="TableParagraph"/>
              <w:rPr>
                <w:sz w:val="20"/>
              </w:rPr>
            </w:pPr>
          </w:p>
        </w:tc>
      </w:tr>
      <w:tr w:rsidR="00E81AA7" w14:paraId="2EF7EB5D" w14:textId="77777777" w:rsidTr="00816966">
        <w:trPr>
          <w:trHeight w:val="275"/>
        </w:trPr>
        <w:tc>
          <w:tcPr>
            <w:tcW w:w="1265" w:type="dxa"/>
          </w:tcPr>
          <w:p w14:paraId="0B13A7AD" w14:textId="77777777" w:rsidR="00E81AA7" w:rsidRDefault="00E81AA7" w:rsidP="00816966">
            <w:pPr>
              <w:pStyle w:val="TableParagraph"/>
              <w:rPr>
                <w:sz w:val="20"/>
              </w:rPr>
            </w:pPr>
          </w:p>
        </w:tc>
        <w:tc>
          <w:tcPr>
            <w:tcW w:w="1266" w:type="dxa"/>
          </w:tcPr>
          <w:p w14:paraId="0C14421C" w14:textId="77777777" w:rsidR="00E81AA7" w:rsidRDefault="00E81AA7" w:rsidP="00816966">
            <w:pPr>
              <w:pStyle w:val="TableParagraph"/>
              <w:rPr>
                <w:sz w:val="20"/>
              </w:rPr>
            </w:pPr>
          </w:p>
        </w:tc>
        <w:tc>
          <w:tcPr>
            <w:tcW w:w="1265" w:type="dxa"/>
          </w:tcPr>
          <w:p w14:paraId="0038F0BC" w14:textId="77777777" w:rsidR="00E81AA7" w:rsidRDefault="00E81AA7" w:rsidP="00816966">
            <w:pPr>
              <w:pStyle w:val="TableParagraph"/>
              <w:rPr>
                <w:sz w:val="20"/>
              </w:rPr>
            </w:pPr>
          </w:p>
        </w:tc>
        <w:tc>
          <w:tcPr>
            <w:tcW w:w="1265" w:type="dxa"/>
          </w:tcPr>
          <w:p w14:paraId="2378177E" w14:textId="77777777" w:rsidR="00E81AA7" w:rsidRDefault="00E81AA7" w:rsidP="00816966">
            <w:pPr>
              <w:pStyle w:val="TableParagraph"/>
              <w:rPr>
                <w:sz w:val="20"/>
              </w:rPr>
            </w:pPr>
          </w:p>
        </w:tc>
        <w:tc>
          <w:tcPr>
            <w:tcW w:w="1576" w:type="dxa"/>
          </w:tcPr>
          <w:p w14:paraId="512A0348" w14:textId="77777777" w:rsidR="00E81AA7" w:rsidRDefault="00E81AA7" w:rsidP="00816966">
            <w:pPr>
              <w:pStyle w:val="TableParagraph"/>
              <w:rPr>
                <w:sz w:val="20"/>
              </w:rPr>
            </w:pPr>
          </w:p>
        </w:tc>
        <w:tc>
          <w:tcPr>
            <w:tcW w:w="1265" w:type="dxa"/>
          </w:tcPr>
          <w:p w14:paraId="53CCC675" w14:textId="77777777" w:rsidR="00E81AA7" w:rsidRDefault="00E81AA7" w:rsidP="00816966">
            <w:pPr>
              <w:pStyle w:val="TableParagraph"/>
              <w:rPr>
                <w:sz w:val="20"/>
              </w:rPr>
            </w:pPr>
          </w:p>
        </w:tc>
        <w:tc>
          <w:tcPr>
            <w:tcW w:w="1266" w:type="dxa"/>
          </w:tcPr>
          <w:p w14:paraId="71E66685" w14:textId="77777777" w:rsidR="00E81AA7" w:rsidRDefault="00E81AA7" w:rsidP="00816966">
            <w:pPr>
              <w:pStyle w:val="TableParagraph"/>
              <w:rPr>
                <w:sz w:val="20"/>
              </w:rPr>
            </w:pPr>
          </w:p>
        </w:tc>
      </w:tr>
      <w:tr w:rsidR="00E81AA7" w14:paraId="76201C06" w14:textId="77777777" w:rsidTr="00816966">
        <w:trPr>
          <w:trHeight w:val="276"/>
        </w:trPr>
        <w:tc>
          <w:tcPr>
            <w:tcW w:w="1265" w:type="dxa"/>
          </w:tcPr>
          <w:p w14:paraId="780D09C0" w14:textId="77777777" w:rsidR="00E81AA7" w:rsidRDefault="00E81AA7" w:rsidP="00816966">
            <w:pPr>
              <w:pStyle w:val="TableParagraph"/>
              <w:rPr>
                <w:sz w:val="20"/>
              </w:rPr>
            </w:pPr>
          </w:p>
        </w:tc>
        <w:tc>
          <w:tcPr>
            <w:tcW w:w="1266" w:type="dxa"/>
          </w:tcPr>
          <w:p w14:paraId="273C0915" w14:textId="77777777" w:rsidR="00E81AA7" w:rsidRDefault="00E81AA7" w:rsidP="00816966">
            <w:pPr>
              <w:pStyle w:val="TableParagraph"/>
              <w:rPr>
                <w:sz w:val="20"/>
              </w:rPr>
            </w:pPr>
          </w:p>
        </w:tc>
        <w:tc>
          <w:tcPr>
            <w:tcW w:w="1265" w:type="dxa"/>
          </w:tcPr>
          <w:p w14:paraId="453527B2" w14:textId="77777777" w:rsidR="00E81AA7" w:rsidRDefault="00E81AA7" w:rsidP="00816966">
            <w:pPr>
              <w:pStyle w:val="TableParagraph"/>
              <w:rPr>
                <w:sz w:val="20"/>
              </w:rPr>
            </w:pPr>
          </w:p>
        </w:tc>
        <w:tc>
          <w:tcPr>
            <w:tcW w:w="1265" w:type="dxa"/>
          </w:tcPr>
          <w:p w14:paraId="2340B2EE" w14:textId="77777777" w:rsidR="00E81AA7" w:rsidRDefault="00E81AA7" w:rsidP="00816966">
            <w:pPr>
              <w:pStyle w:val="TableParagraph"/>
              <w:rPr>
                <w:sz w:val="20"/>
              </w:rPr>
            </w:pPr>
          </w:p>
        </w:tc>
        <w:tc>
          <w:tcPr>
            <w:tcW w:w="1576" w:type="dxa"/>
          </w:tcPr>
          <w:p w14:paraId="041D1115" w14:textId="77777777" w:rsidR="00E81AA7" w:rsidRDefault="00E81AA7" w:rsidP="00816966">
            <w:pPr>
              <w:pStyle w:val="TableParagraph"/>
              <w:rPr>
                <w:sz w:val="20"/>
              </w:rPr>
            </w:pPr>
          </w:p>
        </w:tc>
        <w:tc>
          <w:tcPr>
            <w:tcW w:w="1265" w:type="dxa"/>
          </w:tcPr>
          <w:p w14:paraId="6A250414" w14:textId="77777777" w:rsidR="00E81AA7" w:rsidRDefault="00E81AA7" w:rsidP="00816966">
            <w:pPr>
              <w:pStyle w:val="TableParagraph"/>
              <w:rPr>
                <w:sz w:val="20"/>
              </w:rPr>
            </w:pPr>
          </w:p>
        </w:tc>
        <w:tc>
          <w:tcPr>
            <w:tcW w:w="1266" w:type="dxa"/>
          </w:tcPr>
          <w:p w14:paraId="291A6EF9" w14:textId="77777777" w:rsidR="00E81AA7" w:rsidRDefault="00E81AA7" w:rsidP="00816966">
            <w:pPr>
              <w:pStyle w:val="TableParagraph"/>
              <w:rPr>
                <w:sz w:val="20"/>
              </w:rPr>
            </w:pPr>
          </w:p>
        </w:tc>
      </w:tr>
      <w:tr w:rsidR="00E81AA7" w14:paraId="5053A9C5" w14:textId="77777777" w:rsidTr="00816966">
        <w:trPr>
          <w:trHeight w:val="275"/>
        </w:trPr>
        <w:tc>
          <w:tcPr>
            <w:tcW w:w="1265" w:type="dxa"/>
          </w:tcPr>
          <w:p w14:paraId="48DFFCA7" w14:textId="77777777" w:rsidR="00E81AA7" w:rsidRDefault="00E81AA7" w:rsidP="00816966">
            <w:pPr>
              <w:pStyle w:val="TableParagraph"/>
              <w:rPr>
                <w:sz w:val="20"/>
              </w:rPr>
            </w:pPr>
          </w:p>
        </w:tc>
        <w:tc>
          <w:tcPr>
            <w:tcW w:w="1266" w:type="dxa"/>
          </w:tcPr>
          <w:p w14:paraId="53EC70DA" w14:textId="77777777" w:rsidR="00E81AA7" w:rsidRDefault="00E81AA7" w:rsidP="00816966">
            <w:pPr>
              <w:pStyle w:val="TableParagraph"/>
              <w:rPr>
                <w:sz w:val="20"/>
              </w:rPr>
            </w:pPr>
          </w:p>
        </w:tc>
        <w:tc>
          <w:tcPr>
            <w:tcW w:w="1265" w:type="dxa"/>
          </w:tcPr>
          <w:p w14:paraId="30B24166" w14:textId="77777777" w:rsidR="00E81AA7" w:rsidRDefault="00E81AA7" w:rsidP="00816966">
            <w:pPr>
              <w:pStyle w:val="TableParagraph"/>
              <w:rPr>
                <w:sz w:val="20"/>
              </w:rPr>
            </w:pPr>
          </w:p>
        </w:tc>
        <w:tc>
          <w:tcPr>
            <w:tcW w:w="1265" w:type="dxa"/>
          </w:tcPr>
          <w:p w14:paraId="4183B69A" w14:textId="77777777" w:rsidR="00E81AA7" w:rsidRDefault="00E81AA7" w:rsidP="00816966">
            <w:pPr>
              <w:pStyle w:val="TableParagraph"/>
              <w:rPr>
                <w:sz w:val="20"/>
              </w:rPr>
            </w:pPr>
          </w:p>
        </w:tc>
        <w:tc>
          <w:tcPr>
            <w:tcW w:w="1576" w:type="dxa"/>
          </w:tcPr>
          <w:p w14:paraId="750115E6" w14:textId="77777777" w:rsidR="00E81AA7" w:rsidRDefault="00E81AA7" w:rsidP="00816966">
            <w:pPr>
              <w:pStyle w:val="TableParagraph"/>
              <w:rPr>
                <w:sz w:val="20"/>
              </w:rPr>
            </w:pPr>
          </w:p>
        </w:tc>
        <w:tc>
          <w:tcPr>
            <w:tcW w:w="1265" w:type="dxa"/>
          </w:tcPr>
          <w:p w14:paraId="45B1FE3B" w14:textId="77777777" w:rsidR="00E81AA7" w:rsidRDefault="00E81AA7" w:rsidP="00816966">
            <w:pPr>
              <w:pStyle w:val="TableParagraph"/>
              <w:rPr>
                <w:sz w:val="20"/>
              </w:rPr>
            </w:pPr>
          </w:p>
        </w:tc>
        <w:tc>
          <w:tcPr>
            <w:tcW w:w="1266" w:type="dxa"/>
          </w:tcPr>
          <w:p w14:paraId="58730A01" w14:textId="77777777" w:rsidR="00E81AA7" w:rsidRDefault="00E81AA7" w:rsidP="00816966">
            <w:pPr>
              <w:pStyle w:val="TableParagraph"/>
              <w:rPr>
                <w:sz w:val="20"/>
              </w:rPr>
            </w:pPr>
          </w:p>
        </w:tc>
      </w:tr>
      <w:bookmarkEnd w:id="449"/>
    </w:tbl>
    <w:p w14:paraId="34A4C980" w14:textId="77777777" w:rsidR="00E81AA7" w:rsidRDefault="00E81AA7" w:rsidP="00E81AA7">
      <w:pPr>
        <w:pStyle w:val="BodyText"/>
        <w:spacing w:before="5"/>
        <w:rPr>
          <w:b/>
          <w:sz w:val="26"/>
        </w:rPr>
      </w:pPr>
    </w:p>
    <w:p w14:paraId="30D312A9" w14:textId="77777777" w:rsidR="00E81AA7" w:rsidRDefault="00E81AA7" w:rsidP="00E81AA7">
      <w:pPr>
        <w:pStyle w:val="BodyText"/>
        <w:spacing w:before="5"/>
        <w:rPr>
          <w:b/>
          <w:sz w:val="26"/>
        </w:rPr>
      </w:pPr>
    </w:p>
    <w:p w14:paraId="2C7FAB19" w14:textId="77777777" w:rsidR="00E81AA7" w:rsidRDefault="00E81AA7" w:rsidP="00E81AA7">
      <w:pPr>
        <w:pStyle w:val="BodyText"/>
        <w:spacing w:before="5"/>
        <w:rPr>
          <w:b/>
          <w:sz w:val="26"/>
        </w:rPr>
      </w:pPr>
    </w:p>
    <w:p w14:paraId="38D39F6C" w14:textId="77777777" w:rsidR="00E81AA7" w:rsidRDefault="00E81AA7" w:rsidP="00E81AA7">
      <w:pPr>
        <w:pStyle w:val="BodyText"/>
        <w:spacing w:before="5"/>
        <w:rPr>
          <w:b/>
          <w:sz w:val="26"/>
        </w:rPr>
      </w:pPr>
    </w:p>
    <w:p w14:paraId="2997B4B3" w14:textId="77777777" w:rsidR="00E81AA7" w:rsidRDefault="00E81AA7" w:rsidP="00E81AA7">
      <w:pPr>
        <w:pStyle w:val="BodyText"/>
        <w:spacing w:before="5"/>
        <w:rPr>
          <w:b/>
          <w:sz w:val="26"/>
        </w:rPr>
      </w:pPr>
    </w:p>
    <w:p w14:paraId="3BFBEEED" w14:textId="77777777" w:rsidR="00E81AA7" w:rsidRDefault="00E81AA7" w:rsidP="00E81AA7">
      <w:pPr>
        <w:pStyle w:val="BodyText"/>
        <w:spacing w:before="5"/>
        <w:rPr>
          <w:b/>
          <w:sz w:val="26"/>
        </w:rPr>
      </w:pPr>
    </w:p>
    <w:p w14:paraId="4B09C0E8" w14:textId="77777777" w:rsidR="00E81AA7" w:rsidRDefault="00E81AA7" w:rsidP="00E81AA7">
      <w:pPr>
        <w:pStyle w:val="BodyText"/>
        <w:spacing w:before="5"/>
        <w:rPr>
          <w:b/>
          <w:sz w:val="26"/>
        </w:rPr>
      </w:pPr>
    </w:p>
    <w:p w14:paraId="503A50B5" w14:textId="77777777" w:rsidR="00E81AA7" w:rsidRDefault="00E81AA7" w:rsidP="00E81AA7">
      <w:pPr>
        <w:pStyle w:val="BodyText"/>
        <w:spacing w:before="5"/>
        <w:rPr>
          <w:b/>
          <w:sz w:val="26"/>
        </w:rPr>
      </w:pPr>
    </w:p>
    <w:p w14:paraId="68371415" w14:textId="77777777" w:rsidR="00E81AA7" w:rsidRDefault="00E81AA7" w:rsidP="00E81AA7">
      <w:pPr>
        <w:pStyle w:val="BodyText"/>
        <w:spacing w:before="5"/>
        <w:rPr>
          <w:b/>
          <w:sz w:val="26"/>
        </w:rPr>
      </w:pPr>
    </w:p>
    <w:p w14:paraId="240A4BC9" w14:textId="77777777" w:rsidR="00E81AA7" w:rsidRDefault="00E81AA7" w:rsidP="00E81AA7">
      <w:pPr>
        <w:pStyle w:val="BodyText"/>
        <w:spacing w:before="5"/>
        <w:rPr>
          <w:b/>
          <w:sz w:val="26"/>
        </w:rPr>
      </w:pPr>
    </w:p>
    <w:p w14:paraId="3A0A35E9" w14:textId="77777777" w:rsidR="00E81AA7" w:rsidRDefault="00E81AA7" w:rsidP="00E81AA7">
      <w:pPr>
        <w:pStyle w:val="BodyText"/>
        <w:spacing w:before="5"/>
        <w:rPr>
          <w:b/>
          <w:sz w:val="26"/>
        </w:rPr>
      </w:pPr>
    </w:p>
    <w:p w14:paraId="34C307F5" w14:textId="77777777" w:rsidR="00E81AA7" w:rsidRDefault="00E81AA7" w:rsidP="00E81AA7">
      <w:pPr>
        <w:pStyle w:val="BodyText"/>
        <w:spacing w:before="5"/>
        <w:rPr>
          <w:b/>
          <w:sz w:val="26"/>
        </w:rPr>
      </w:pPr>
    </w:p>
    <w:p w14:paraId="6DD5808A" w14:textId="00F685AF" w:rsidR="00E81AA7" w:rsidRDefault="00E81AA7" w:rsidP="00E81AA7">
      <w:pPr>
        <w:pStyle w:val="Heading1"/>
      </w:pPr>
      <w:bookmarkStart w:id="454" w:name="Appendix_K"/>
      <w:bookmarkStart w:id="455" w:name="_bookmark44"/>
      <w:bookmarkStart w:id="456" w:name="_Toc132032692"/>
      <w:bookmarkStart w:id="457" w:name="_Toc133754268"/>
      <w:bookmarkEnd w:id="454"/>
      <w:bookmarkEnd w:id="455"/>
      <w:r>
        <w:rPr>
          <w:b w:val="0"/>
          <w:sz w:val="28"/>
        </w:rPr>
        <w:lastRenderedPageBreak/>
        <w:t>Appendix K</w:t>
      </w:r>
      <w:bookmarkStart w:id="458" w:name="_Toc132706078"/>
      <w:r>
        <w:t>: Laboratory Certificates of Analysis</w:t>
      </w:r>
      <w:bookmarkEnd w:id="456"/>
      <w:bookmarkEnd w:id="457"/>
      <w:bookmarkEnd w:id="458"/>
    </w:p>
    <w:p w14:paraId="32B119A8" w14:textId="77777777" w:rsidR="00E81AA7" w:rsidRDefault="00E81AA7" w:rsidP="00E81AA7">
      <w:pPr>
        <w:pStyle w:val="Heading1"/>
      </w:pPr>
    </w:p>
    <w:p w14:paraId="4F320EAF" w14:textId="131DC371" w:rsidR="00E81AA7" w:rsidRPr="007F6245" w:rsidRDefault="00E81AA7" w:rsidP="00E81AA7">
      <w:pPr>
        <w:pStyle w:val="Heading1"/>
        <w:rPr>
          <w:b w:val="0"/>
        </w:rPr>
      </w:pPr>
      <w:bookmarkStart w:id="459" w:name="_Toc132706079"/>
      <w:bookmarkStart w:id="460" w:name="_Toc133754269"/>
      <w:r>
        <w:rPr>
          <w:b w:val="0"/>
        </w:rPr>
        <w:t xml:space="preserve">Laboratory </w:t>
      </w:r>
      <w:r w:rsidRPr="007F6245">
        <w:rPr>
          <w:b w:val="0"/>
        </w:rPr>
        <w:t xml:space="preserve">certificates of analysis are available from the project manager at </w:t>
      </w:r>
      <w:r w:rsidRPr="000C2DBA">
        <w:rPr>
          <w:b w:val="0"/>
        </w:rPr>
        <w:t>hydrology@kenaiwatershed.org</w:t>
      </w:r>
      <w:r w:rsidRPr="007F6245">
        <w:rPr>
          <w:b w:val="0"/>
        </w:rPr>
        <w:t xml:space="preserve">. </w:t>
      </w:r>
      <w:r w:rsidR="000A657C" w:rsidRPr="007F6245">
        <w:rPr>
          <w:b w:val="0"/>
        </w:rPr>
        <w:t>The certificates</w:t>
      </w:r>
      <w:r w:rsidRPr="007F6245">
        <w:rPr>
          <w:b w:val="0"/>
        </w:rPr>
        <w:t xml:space="preserve"> are also available for download online at </w:t>
      </w:r>
      <w:hyperlink r:id="rId74" w:history="1">
        <w:r w:rsidR="00733C96" w:rsidRPr="004A2C6D">
          <w:rPr>
            <w:rStyle w:val="Hyperlink"/>
            <w:b w:val="0"/>
          </w:rPr>
          <w:t>https://bit.ly/kwf_lab_certs</w:t>
        </w:r>
      </w:hyperlink>
      <w:bookmarkEnd w:id="459"/>
      <w:bookmarkEnd w:id="460"/>
      <w:r w:rsidR="00733C96">
        <w:rPr>
          <w:b w:val="0"/>
        </w:rPr>
        <w:t>.</w:t>
      </w:r>
    </w:p>
    <w:p w14:paraId="4E6A2272" w14:textId="77777777" w:rsidR="00E81AA7" w:rsidRPr="007F6245" w:rsidRDefault="00E81AA7" w:rsidP="00E81AA7">
      <w:pPr>
        <w:spacing w:line="240" w:lineRule="exact"/>
        <w:ind w:left="720" w:right="730" w:hanging="720"/>
        <w:jc w:val="right"/>
        <w:rPr>
          <w:sz w:val="18"/>
        </w:rPr>
      </w:pPr>
    </w:p>
    <w:p w14:paraId="58B84535" w14:textId="77777777" w:rsidR="00E81AA7" w:rsidRDefault="00E81AA7" w:rsidP="00E81AA7">
      <w:pPr>
        <w:spacing w:line="240" w:lineRule="exact"/>
        <w:ind w:left="720" w:right="730" w:hanging="720"/>
        <w:jc w:val="right"/>
        <w:rPr>
          <w:sz w:val="18"/>
        </w:rPr>
      </w:pPr>
    </w:p>
    <w:p w14:paraId="3043DB45" w14:textId="77777777" w:rsidR="00E81AA7" w:rsidRDefault="00E81AA7" w:rsidP="00E81AA7">
      <w:pPr>
        <w:spacing w:line="240" w:lineRule="exact"/>
        <w:ind w:left="720" w:right="730" w:hanging="720"/>
        <w:jc w:val="right"/>
        <w:rPr>
          <w:sz w:val="18"/>
        </w:rPr>
      </w:pPr>
    </w:p>
    <w:p w14:paraId="363FB7D0" w14:textId="77777777" w:rsidR="00E81AA7" w:rsidRDefault="00E81AA7" w:rsidP="00E81AA7">
      <w:pPr>
        <w:spacing w:line="240" w:lineRule="exact"/>
        <w:ind w:left="720" w:right="730" w:hanging="720"/>
        <w:jc w:val="right"/>
        <w:rPr>
          <w:sz w:val="18"/>
        </w:rPr>
      </w:pPr>
    </w:p>
    <w:p w14:paraId="457B86EC" w14:textId="77777777" w:rsidR="00E81AA7" w:rsidRDefault="00E81AA7" w:rsidP="00E81AA7">
      <w:pPr>
        <w:spacing w:line="240" w:lineRule="exact"/>
        <w:ind w:left="720" w:right="730" w:hanging="720"/>
        <w:jc w:val="right"/>
        <w:rPr>
          <w:sz w:val="18"/>
        </w:rPr>
      </w:pPr>
    </w:p>
    <w:p w14:paraId="2EF3D5D7" w14:textId="77777777" w:rsidR="00E81AA7" w:rsidRDefault="00E81AA7" w:rsidP="00E81AA7">
      <w:pPr>
        <w:spacing w:line="240" w:lineRule="exact"/>
        <w:ind w:left="720" w:right="730" w:hanging="720"/>
        <w:jc w:val="right"/>
        <w:rPr>
          <w:sz w:val="18"/>
        </w:rPr>
      </w:pPr>
    </w:p>
    <w:p w14:paraId="5B5F653B" w14:textId="77777777" w:rsidR="00E81AA7" w:rsidRDefault="00E81AA7" w:rsidP="00E81AA7">
      <w:pPr>
        <w:spacing w:line="240" w:lineRule="exact"/>
        <w:ind w:left="720" w:right="730" w:hanging="720"/>
        <w:jc w:val="right"/>
        <w:rPr>
          <w:sz w:val="18"/>
        </w:rPr>
      </w:pPr>
    </w:p>
    <w:p w14:paraId="75BB7740" w14:textId="77777777" w:rsidR="00E81AA7" w:rsidRDefault="00E81AA7" w:rsidP="000866DB">
      <w:pPr>
        <w:pStyle w:val="BodyText"/>
        <w:spacing w:before="89"/>
        <w:ind w:left="688" w:right="266"/>
      </w:pPr>
    </w:p>
    <w:p w14:paraId="19DDD394" w14:textId="77777777" w:rsidR="00E81AA7" w:rsidRDefault="00E81AA7" w:rsidP="00E81AA7">
      <w:pPr>
        <w:spacing w:line="240" w:lineRule="exact"/>
        <w:ind w:left="720" w:right="730" w:hanging="720"/>
        <w:jc w:val="right"/>
        <w:rPr>
          <w:sz w:val="18"/>
        </w:rPr>
      </w:pPr>
    </w:p>
    <w:p w14:paraId="6E0A8BFC" w14:textId="77777777" w:rsidR="00E81AA7" w:rsidRDefault="00E81AA7" w:rsidP="00E81AA7">
      <w:pPr>
        <w:spacing w:line="240" w:lineRule="exact"/>
        <w:ind w:left="720" w:right="730" w:hanging="720"/>
        <w:jc w:val="right"/>
        <w:rPr>
          <w:sz w:val="18"/>
        </w:rPr>
      </w:pPr>
    </w:p>
    <w:p w14:paraId="25A93DBB" w14:textId="77777777" w:rsidR="00E81AA7" w:rsidRDefault="00E81AA7" w:rsidP="00E81AA7">
      <w:pPr>
        <w:spacing w:line="240" w:lineRule="exact"/>
        <w:ind w:left="720" w:right="730" w:hanging="720"/>
        <w:jc w:val="right"/>
        <w:rPr>
          <w:sz w:val="18"/>
        </w:rPr>
      </w:pPr>
    </w:p>
    <w:p w14:paraId="68B1FA16" w14:textId="77777777" w:rsidR="00E81AA7" w:rsidRDefault="00E81AA7" w:rsidP="00E81AA7">
      <w:pPr>
        <w:spacing w:line="240" w:lineRule="exact"/>
        <w:ind w:left="720" w:right="730" w:hanging="720"/>
        <w:jc w:val="right"/>
        <w:rPr>
          <w:sz w:val="18"/>
        </w:rPr>
      </w:pPr>
    </w:p>
    <w:p w14:paraId="0ED3FEF4" w14:textId="77777777" w:rsidR="00E81AA7" w:rsidRDefault="00E81AA7" w:rsidP="00E81AA7">
      <w:pPr>
        <w:spacing w:line="240" w:lineRule="exact"/>
        <w:ind w:left="720" w:right="730" w:hanging="720"/>
        <w:jc w:val="right"/>
        <w:rPr>
          <w:sz w:val="18"/>
        </w:rPr>
      </w:pPr>
    </w:p>
    <w:p w14:paraId="75E88BC3" w14:textId="77777777" w:rsidR="00E81AA7" w:rsidRDefault="00E81AA7" w:rsidP="00E81AA7">
      <w:pPr>
        <w:spacing w:line="240" w:lineRule="exact"/>
        <w:ind w:left="720" w:right="730" w:hanging="720"/>
        <w:jc w:val="right"/>
        <w:rPr>
          <w:sz w:val="18"/>
        </w:rPr>
      </w:pPr>
    </w:p>
    <w:p w14:paraId="7546AFB9" w14:textId="77777777" w:rsidR="00E81AA7" w:rsidRDefault="00E81AA7" w:rsidP="00E81AA7">
      <w:pPr>
        <w:spacing w:line="240" w:lineRule="exact"/>
        <w:ind w:left="720" w:right="730" w:hanging="720"/>
        <w:jc w:val="right"/>
        <w:rPr>
          <w:sz w:val="18"/>
        </w:rPr>
      </w:pPr>
    </w:p>
    <w:p w14:paraId="33D03E06" w14:textId="77777777" w:rsidR="00E81AA7" w:rsidRDefault="00E81AA7" w:rsidP="00E81AA7">
      <w:pPr>
        <w:spacing w:line="240" w:lineRule="exact"/>
        <w:ind w:left="720" w:right="730" w:hanging="720"/>
        <w:jc w:val="right"/>
        <w:rPr>
          <w:sz w:val="18"/>
        </w:rPr>
      </w:pPr>
    </w:p>
    <w:p w14:paraId="56E842B9" w14:textId="77777777" w:rsidR="00E81AA7" w:rsidRDefault="00E81AA7" w:rsidP="00E81AA7">
      <w:pPr>
        <w:spacing w:line="240" w:lineRule="exact"/>
        <w:ind w:left="720" w:right="730" w:hanging="720"/>
        <w:jc w:val="right"/>
        <w:rPr>
          <w:sz w:val="18"/>
        </w:rPr>
      </w:pPr>
    </w:p>
    <w:p w14:paraId="2754852E" w14:textId="77777777" w:rsidR="00E81AA7" w:rsidRDefault="00E81AA7" w:rsidP="00E81AA7">
      <w:pPr>
        <w:spacing w:line="240" w:lineRule="exact"/>
        <w:ind w:left="720" w:right="730" w:hanging="720"/>
        <w:jc w:val="right"/>
        <w:rPr>
          <w:sz w:val="18"/>
        </w:rPr>
      </w:pPr>
    </w:p>
    <w:p w14:paraId="7086049C" w14:textId="77777777" w:rsidR="00E81AA7" w:rsidRDefault="00E81AA7" w:rsidP="00E81AA7">
      <w:pPr>
        <w:spacing w:line="240" w:lineRule="exact"/>
        <w:ind w:left="720" w:right="730" w:hanging="720"/>
        <w:jc w:val="right"/>
        <w:rPr>
          <w:sz w:val="18"/>
        </w:rPr>
      </w:pPr>
    </w:p>
    <w:p w14:paraId="606BB8C6" w14:textId="77777777" w:rsidR="00E81AA7" w:rsidRDefault="00E81AA7" w:rsidP="00E81AA7">
      <w:pPr>
        <w:spacing w:line="240" w:lineRule="exact"/>
        <w:ind w:left="720" w:right="730" w:hanging="720"/>
        <w:jc w:val="right"/>
        <w:rPr>
          <w:sz w:val="18"/>
        </w:rPr>
      </w:pPr>
    </w:p>
    <w:p w14:paraId="1F9C778C" w14:textId="77777777" w:rsidR="00E81AA7" w:rsidRDefault="00E81AA7" w:rsidP="00E81AA7">
      <w:pPr>
        <w:spacing w:line="240" w:lineRule="exact"/>
        <w:ind w:left="720" w:right="730" w:hanging="720"/>
        <w:jc w:val="right"/>
        <w:rPr>
          <w:sz w:val="18"/>
        </w:rPr>
      </w:pPr>
    </w:p>
    <w:p w14:paraId="50A2F3C0" w14:textId="77777777" w:rsidR="00E81AA7" w:rsidRDefault="00E81AA7" w:rsidP="00E81AA7">
      <w:pPr>
        <w:spacing w:line="240" w:lineRule="exact"/>
        <w:ind w:left="720" w:right="730" w:hanging="720"/>
        <w:jc w:val="right"/>
        <w:rPr>
          <w:sz w:val="18"/>
        </w:rPr>
      </w:pPr>
    </w:p>
    <w:p w14:paraId="166DE7F1" w14:textId="77777777" w:rsidR="00E81AA7" w:rsidRDefault="00E81AA7" w:rsidP="00E81AA7">
      <w:pPr>
        <w:spacing w:line="240" w:lineRule="exact"/>
        <w:ind w:left="720" w:right="730" w:hanging="720"/>
        <w:jc w:val="right"/>
        <w:rPr>
          <w:sz w:val="18"/>
        </w:rPr>
      </w:pPr>
    </w:p>
    <w:p w14:paraId="1167BE34" w14:textId="77777777" w:rsidR="00E81AA7" w:rsidRDefault="00E81AA7" w:rsidP="00E81AA7">
      <w:pPr>
        <w:spacing w:line="240" w:lineRule="exact"/>
        <w:ind w:left="720" w:right="730" w:hanging="720"/>
        <w:jc w:val="right"/>
        <w:rPr>
          <w:sz w:val="18"/>
        </w:rPr>
      </w:pPr>
    </w:p>
    <w:p w14:paraId="53F88677" w14:textId="77777777" w:rsidR="00E81AA7" w:rsidRDefault="00E81AA7" w:rsidP="00E81AA7">
      <w:pPr>
        <w:spacing w:line="240" w:lineRule="exact"/>
        <w:ind w:left="720" w:right="730" w:hanging="720"/>
        <w:jc w:val="right"/>
        <w:rPr>
          <w:sz w:val="18"/>
        </w:rPr>
      </w:pPr>
    </w:p>
    <w:p w14:paraId="004B5834" w14:textId="77777777" w:rsidR="00E81AA7" w:rsidRDefault="00E81AA7" w:rsidP="00E81AA7">
      <w:pPr>
        <w:spacing w:line="240" w:lineRule="exact"/>
        <w:ind w:left="720" w:right="730" w:hanging="720"/>
        <w:jc w:val="right"/>
        <w:rPr>
          <w:sz w:val="18"/>
        </w:rPr>
      </w:pPr>
    </w:p>
    <w:p w14:paraId="6583759D" w14:textId="77777777" w:rsidR="00E81AA7" w:rsidRDefault="00E81AA7" w:rsidP="00E81AA7">
      <w:pPr>
        <w:spacing w:line="240" w:lineRule="exact"/>
        <w:ind w:left="720" w:right="730" w:hanging="720"/>
        <w:jc w:val="right"/>
        <w:rPr>
          <w:sz w:val="18"/>
        </w:rPr>
      </w:pPr>
    </w:p>
    <w:p w14:paraId="7F44071D" w14:textId="77777777" w:rsidR="00E81AA7" w:rsidRDefault="00E81AA7" w:rsidP="00E81AA7">
      <w:pPr>
        <w:spacing w:line="240" w:lineRule="exact"/>
        <w:ind w:left="720" w:right="730" w:hanging="720"/>
        <w:jc w:val="right"/>
        <w:rPr>
          <w:sz w:val="18"/>
        </w:rPr>
      </w:pPr>
    </w:p>
    <w:p w14:paraId="6FD1CE28" w14:textId="77777777" w:rsidR="00E81AA7" w:rsidRDefault="00E81AA7" w:rsidP="00E81AA7">
      <w:pPr>
        <w:spacing w:line="240" w:lineRule="exact"/>
        <w:ind w:left="720" w:right="730" w:hanging="720"/>
        <w:jc w:val="right"/>
        <w:rPr>
          <w:sz w:val="18"/>
        </w:rPr>
      </w:pPr>
    </w:p>
    <w:p w14:paraId="5EDEC0A7" w14:textId="77777777" w:rsidR="00E81AA7" w:rsidRDefault="00E81AA7" w:rsidP="00E81AA7">
      <w:pPr>
        <w:spacing w:line="240" w:lineRule="exact"/>
        <w:ind w:left="720" w:right="730" w:hanging="720"/>
        <w:jc w:val="right"/>
        <w:rPr>
          <w:sz w:val="18"/>
        </w:rPr>
      </w:pPr>
    </w:p>
    <w:p w14:paraId="2291A4B5" w14:textId="77777777" w:rsidR="00E81AA7" w:rsidRDefault="00E81AA7" w:rsidP="00E81AA7">
      <w:pPr>
        <w:spacing w:line="240" w:lineRule="exact"/>
        <w:ind w:left="720" w:right="730" w:hanging="720"/>
        <w:jc w:val="right"/>
        <w:rPr>
          <w:sz w:val="18"/>
        </w:rPr>
      </w:pPr>
    </w:p>
    <w:p w14:paraId="486865A8" w14:textId="77777777" w:rsidR="00E81AA7" w:rsidRDefault="00E81AA7" w:rsidP="00E81AA7">
      <w:pPr>
        <w:spacing w:line="240" w:lineRule="exact"/>
        <w:ind w:left="720" w:right="730" w:hanging="720"/>
        <w:jc w:val="right"/>
        <w:rPr>
          <w:sz w:val="18"/>
        </w:rPr>
      </w:pPr>
    </w:p>
    <w:p w14:paraId="6810B6D2" w14:textId="77777777" w:rsidR="00E81AA7" w:rsidRDefault="00E81AA7" w:rsidP="00E81AA7">
      <w:pPr>
        <w:spacing w:line="240" w:lineRule="exact"/>
        <w:ind w:left="720" w:right="730" w:hanging="720"/>
        <w:jc w:val="right"/>
        <w:rPr>
          <w:sz w:val="18"/>
        </w:rPr>
      </w:pPr>
    </w:p>
    <w:p w14:paraId="6442797E" w14:textId="77777777" w:rsidR="00E81AA7" w:rsidRDefault="00E81AA7" w:rsidP="00E81AA7">
      <w:pPr>
        <w:spacing w:line="240" w:lineRule="exact"/>
        <w:ind w:left="720" w:right="730" w:hanging="720"/>
        <w:jc w:val="right"/>
        <w:rPr>
          <w:sz w:val="18"/>
        </w:rPr>
      </w:pPr>
    </w:p>
    <w:p w14:paraId="653BC37E" w14:textId="77777777" w:rsidR="00E81AA7" w:rsidRDefault="00E81AA7" w:rsidP="00E81AA7">
      <w:pPr>
        <w:spacing w:line="240" w:lineRule="exact"/>
        <w:ind w:left="720" w:right="730" w:hanging="720"/>
        <w:jc w:val="right"/>
        <w:rPr>
          <w:sz w:val="18"/>
        </w:rPr>
      </w:pPr>
    </w:p>
    <w:p w14:paraId="40C7A81E" w14:textId="77777777" w:rsidR="00E81AA7" w:rsidRDefault="00E81AA7" w:rsidP="00E81AA7">
      <w:pPr>
        <w:spacing w:line="240" w:lineRule="exact"/>
        <w:ind w:left="720" w:right="730" w:hanging="720"/>
        <w:jc w:val="right"/>
        <w:rPr>
          <w:sz w:val="18"/>
        </w:rPr>
      </w:pPr>
    </w:p>
    <w:p w14:paraId="46895D97" w14:textId="77777777" w:rsidR="00E81AA7" w:rsidRDefault="00E81AA7" w:rsidP="00E81AA7">
      <w:pPr>
        <w:spacing w:line="240" w:lineRule="exact"/>
        <w:ind w:left="720" w:right="730" w:hanging="720"/>
        <w:jc w:val="right"/>
        <w:rPr>
          <w:sz w:val="18"/>
        </w:rPr>
      </w:pPr>
    </w:p>
    <w:p w14:paraId="1ED849C4" w14:textId="4EA192A7" w:rsidR="00E81AA7" w:rsidRDefault="00E81AA7" w:rsidP="00E81AA7">
      <w:pPr>
        <w:spacing w:line="240" w:lineRule="exact"/>
        <w:ind w:left="720" w:right="730" w:hanging="720"/>
        <w:jc w:val="right"/>
        <w:rPr>
          <w:sz w:val="18"/>
        </w:rPr>
      </w:pPr>
    </w:p>
    <w:p w14:paraId="2783EE2E" w14:textId="3E23812C" w:rsidR="00CE4B61" w:rsidRDefault="00CE4B61" w:rsidP="00E81AA7">
      <w:pPr>
        <w:spacing w:line="240" w:lineRule="exact"/>
        <w:ind w:left="720" w:right="730" w:hanging="720"/>
        <w:jc w:val="right"/>
        <w:rPr>
          <w:sz w:val="18"/>
        </w:rPr>
      </w:pPr>
    </w:p>
    <w:p w14:paraId="731F562A" w14:textId="72DB15AC" w:rsidR="00CE4B61" w:rsidRDefault="00CE4B61" w:rsidP="00E81AA7">
      <w:pPr>
        <w:spacing w:line="240" w:lineRule="exact"/>
        <w:ind w:left="720" w:right="730" w:hanging="720"/>
        <w:jc w:val="right"/>
        <w:rPr>
          <w:sz w:val="18"/>
        </w:rPr>
      </w:pPr>
    </w:p>
    <w:p w14:paraId="59DB6942" w14:textId="3DF1F33D" w:rsidR="00CE4B61" w:rsidRDefault="00CE4B61" w:rsidP="00E81AA7">
      <w:pPr>
        <w:spacing w:line="240" w:lineRule="exact"/>
        <w:ind w:left="720" w:right="730" w:hanging="720"/>
        <w:jc w:val="right"/>
        <w:rPr>
          <w:sz w:val="18"/>
        </w:rPr>
      </w:pPr>
    </w:p>
    <w:p w14:paraId="060D34E5" w14:textId="112816EA" w:rsidR="00CE4B61" w:rsidRDefault="00CE4B61" w:rsidP="00E81AA7">
      <w:pPr>
        <w:spacing w:line="240" w:lineRule="exact"/>
        <w:ind w:left="720" w:right="730" w:hanging="720"/>
        <w:jc w:val="right"/>
        <w:rPr>
          <w:sz w:val="18"/>
        </w:rPr>
      </w:pPr>
    </w:p>
    <w:p w14:paraId="4A03CCAC" w14:textId="353A967F" w:rsidR="00CE4B61" w:rsidRDefault="00CE4B61" w:rsidP="00E81AA7">
      <w:pPr>
        <w:spacing w:line="240" w:lineRule="exact"/>
        <w:ind w:left="720" w:right="730" w:hanging="720"/>
        <w:jc w:val="right"/>
        <w:rPr>
          <w:sz w:val="18"/>
        </w:rPr>
      </w:pPr>
    </w:p>
    <w:p w14:paraId="23AC5EDB" w14:textId="0DCE0592" w:rsidR="00CE4B61" w:rsidRDefault="00CE4B61" w:rsidP="00E81AA7">
      <w:pPr>
        <w:spacing w:line="240" w:lineRule="exact"/>
        <w:ind w:left="720" w:right="730" w:hanging="720"/>
        <w:jc w:val="right"/>
        <w:rPr>
          <w:sz w:val="18"/>
        </w:rPr>
      </w:pPr>
    </w:p>
    <w:p w14:paraId="33B87374" w14:textId="3FF4604D" w:rsidR="00CE4B61" w:rsidRDefault="00CE4B61" w:rsidP="00E81AA7">
      <w:pPr>
        <w:spacing w:line="240" w:lineRule="exact"/>
        <w:ind w:left="720" w:right="730" w:hanging="720"/>
        <w:jc w:val="right"/>
        <w:rPr>
          <w:sz w:val="18"/>
        </w:rPr>
      </w:pPr>
    </w:p>
    <w:p w14:paraId="1D1F452A" w14:textId="1F09BFCA" w:rsidR="00CE4B61" w:rsidRDefault="00CE4B61" w:rsidP="00E81AA7">
      <w:pPr>
        <w:spacing w:line="240" w:lineRule="exact"/>
        <w:ind w:left="720" w:right="730" w:hanging="720"/>
        <w:jc w:val="right"/>
        <w:rPr>
          <w:sz w:val="18"/>
        </w:rPr>
      </w:pPr>
    </w:p>
    <w:p w14:paraId="540F5EEE" w14:textId="6A0C70ED" w:rsidR="00CE4B61" w:rsidRDefault="00CE4B61" w:rsidP="00E81AA7">
      <w:pPr>
        <w:spacing w:line="240" w:lineRule="exact"/>
        <w:ind w:left="720" w:right="730" w:hanging="720"/>
        <w:jc w:val="right"/>
        <w:rPr>
          <w:sz w:val="18"/>
        </w:rPr>
      </w:pPr>
    </w:p>
    <w:p w14:paraId="7A553426" w14:textId="1F809210" w:rsidR="00CE4B61" w:rsidRDefault="00CE4B61" w:rsidP="00E81AA7">
      <w:pPr>
        <w:spacing w:line="240" w:lineRule="exact"/>
        <w:ind w:left="720" w:right="730" w:hanging="720"/>
        <w:jc w:val="right"/>
        <w:rPr>
          <w:sz w:val="18"/>
        </w:rPr>
      </w:pPr>
    </w:p>
    <w:p w14:paraId="22703E7D" w14:textId="77777777" w:rsidR="00CE4B61" w:rsidRDefault="00CE4B61" w:rsidP="00E81AA7">
      <w:pPr>
        <w:spacing w:line="240" w:lineRule="exact"/>
        <w:ind w:left="720" w:right="730" w:hanging="720"/>
        <w:jc w:val="right"/>
        <w:rPr>
          <w:sz w:val="18"/>
        </w:rPr>
      </w:pPr>
    </w:p>
    <w:p w14:paraId="6A92AADC" w14:textId="77777777" w:rsidR="00E81AA7" w:rsidRDefault="00E81AA7" w:rsidP="00E81AA7">
      <w:pPr>
        <w:spacing w:line="240" w:lineRule="exact"/>
        <w:ind w:left="720" w:right="730" w:hanging="720"/>
        <w:jc w:val="right"/>
        <w:rPr>
          <w:sz w:val="18"/>
        </w:rPr>
      </w:pPr>
    </w:p>
    <w:p w14:paraId="17B19EC7" w14:textId="77777777" w:rsidR="00E81AA7" w:rsidRDefault="00E81AA7" w:rsidP="00E81AA7">
      <w:pPr>
        <w:spacing w:line="240" w:lineRule="exact"/>
        <w:ind w:left="720" w:right="730" w:hanging="720"/>
        <w:jc w:val="right"/>
        <w:rPr>
          <w:sz w:val="18"/>
        </w:rPr>
      </w:pPr>
    </w:p>
    <w:p w14:paraId="6A4455E8" w14:textId="77777777" w:rsidR="000A657C" w:rsidRPr="00CE4B61" w:rsidRDefault="00E81AA7" w:rsidP="000A657C">
      <w:pPr>
        <w:pStyle w:val="AppendixSubheadings"/>
        <w:jc w:val="center"/>
        <w:rPr>
          <w:b/>
          <w:sz w:val="24"/>
          <w:szCs w:val="24"/>
        </w:rPr>
      </w:pPr>
      <w:bookmarkStart w:id="461" w:name="_Toc132032693"/>
      <w:r w:rsidRPr="00CE4B61">
        <w:rPr>
          <w:b/>
          <w:sz w:val="24"/>
          <w:szCs w:val="24"/>
        </w:rPr>
        <w:lastRenderedPageBreak/>
        <w:t>Appendix L</w:t>
      </w:r>
      <w:bookmarkEnd w:id="281"/>
      <w:r w:rsidR="000A657C" w:rsidRPr="00CE4B61">
        <w:rPr>
          <w:b/>
          <w:sz w:val="24"/>
          <w:szCs w:val="24"/>
        </w:rPr>
        <w:t>: Data Evaluation Checklist</w:t>
      </w:r>
      <w:bookmarkEnd w:id="461"/>
    </w:p>
    <w:p w14:paraId="5AA08437" w14:textId="77777777" w:rsidR="000A657C" w:rsidRDefault="000A657C" w:rsidP="000A657C">
      <w:pPr>
        <w:pStyle w:val="Heading2"/>
        <w:spacing w:line="240" w:lineRule="exact"/>
        <w:ind w:left="720" w:hanging="720"/>
      </w:pPr>
    </w:p>
    <w:p w14:paraId="432D9633" w14:textId="6D942187" w:rsidR="00CE4B61" w:rsidRPr="008E157A" w:rsidRDefault="000A657C" w:rsidP="00CE4B61">
      <w:pPr>
        <w:pStyle w:val="BodyText"/>
      </w:pPr>
      <w:r>
        <w:t xml:space="preserve">Kenai Watershed Forum developed its data evaluation checklist based on the template provided from the Alaska Department of Environmental Conservation. KWF </w:t>
      </w:r>
      <w:r w:rsidR="00F11EB2">
        <w:t>is translating</w:t>
      </w:r>
      <w:r>
        <w:t xml:space="preserve"> this template to a spreadsheet format. Both documents are available to download online </w:t>
      </w:r>
      <w:r w:rsidR="00CE4B61">
        <w:t xml:space="preserve">at </w:t>
      </w:r>
      <w:hyperlink r:id="rId75" w:history="1">
        <w:r w:rsidR="00733C96" w:rsidRPr="004A2C6D">
          <w:rPr>
            <w:rStyle w:val="Hyperlink"/>
          </w:rPr>
          <w:t>https://bit.ly/kwf_wqx_evaluation_checklist</w:t>
        </w:r>
      </w:hyperlink>
      <w:r w:rsidR="00733C96">
        <w:t>.</w:t>
      </w:r>
    </w:p>
    <w:p w14:paraId="39875FC8" w14:textId="0C994425" w:rsidR="000A657C" w:rsidRPr="008E157A" w:rsidRDefault="000A657C" w:rsidP="000A657C">
      <w:pPr>
        <w:pStyle w:val="BodyText"/>
      </w:pPr>
    </w:p>
    <w:p w14:paraId="19723CFF" w14:textId="77777777" w:rsidR="000A657C" w:rsidRDefault="000A657C" w:rsidP="00601E6B">
      <w:pPr>
        <w:pStyle w:val="BodyText"/>
        <w:spacing w:before="89"/>
        <w:ind w:right="266"/>
      </w:pPr>
    </w:p>
    <w:p w14:paraId="33DAC4E4" w14:textId="0C04F84E" w:rsidR="000866DB" w:rsidRPr="00225170" w:rsidRDefault="000866DB" w:rsidP="00225170">
      <w:pPr>
        <w:rPr>
          <w:b/>
          <w:bCs/>
          <w:i/>
          <w:sz w:val="24"/>
          <w:szCs w:val="24"/>
        </w:rPr>
      </w:pPr>
    </w:p>
    <w:sectPr w:rsidR="000866DB" w:rsidRPr="00225170" w:rsidSect="00055722">
      <w:headerReference w:type="default" r:id="rId76"/>
      <w:footerReference w:type="default" r:id="rId77"/>
      <w:pgSz w:w="12140" w:h="15920"/>
      <w:pgMar w:top="900" w:right="760" w:bottom="280" w:left="66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Benjamin Meyer" w:date="2024-04-01T13:38:00Z" w:initials="BM">
    <w:p w14:paraId="0D3ABB23" w14:textId="10C0C088" w:rsidR="006D4A81" w:rsidRDefault="006D4A81">
      <w:pPr>
        <w:pStyle w:val="CommentText"/>
      </w:pPr>
      <w:r>
        <w:rPr>
          <w:rStyle w:val="CommentReference"/>
        </w:rPr>
        <w:annotationRef/>
      </w:r>
      <w:r>
        <w:t>Duplicate appendix F</w:t>
      </w:r>
    </w:p>
  </w:comment>
  <w:comment w:id="37" w:author="Benjamin Meyer" w:date="2024-03-21T14:05:00Z" w:initials="BM">
    <w:p w14:paraId="4D469E29" w14:textId="4177C577" w:rsidR="006D4A81" w:rsidRDefault="006D4A81">
      <w:pPr>
        <w:pStyle w:val="CommentText"/>
      </w:pPr>
      <w:r>
        <w:rPr>
          <w:rStyle w:val="CommentReference"/>
        </w:rPr>
        <w:annotationRef/>
      </w:r>
      <w:r>
        <w:t>Preferred option from EPA: update all names &amp; contact info as a technical memo prefix to this document (email 3/21/2024)</w:t>
      </w:r>
    </w:p>
  </w:comment>
  <w:comment w:id="42" w:author="Benjamin Meyer" w:date="2024-03-21T13:11:00Z" w:initials="BM">
    <w:p w14:paraId="59B4D058" w14:textId="23CF39B3" w:rsidR="006D4A81" w:rsidRDefault="006D4A81">
      <w:pPr>
        <w:pStyle w:val="CommentText"/>
      </w:pPr>
      <w:r>
        <w:rPr>
          <w:rStyle w:val="CommentReference"/>
        </w:rPr>
        <w:annotationRef/>
      </w:r>
      <w:r>
        <w:t>Position vacant. Other Salamatof contact is current.</w:t>
      </w:r>
    </w:p>
  </w:comment>
  <w:comment w:id="106" w:author="Benjamin Meyer" w:date="2024-03-21T13:21:00Z" w:initials="BM">
    <w:p w14:paraId="2D6D2B2A" w14:textId="2FE058C2" w:rsidR="006D4A81" w:rsidRDefault="006D4A81">
      <w:pPr>
        <w:pStyle w:val="CommentText"/>
      </w:pPr>
      <w:r>
        <w:rPr>
          <w:rStyle w:val="CommentReference"/>
        </w:rPr>
        <w:annotationRef/>
      </w:r>
      <w:r>
        <w:t>Updated which services this lab is currently providing</w:t>
      </w:r>
    </w:p>
  </w:comment>
  <w:comment w:id="152" w:author="Benjamin Meyer" w:date="2024-03-21T11:57:00Z" w:initials="BM">
    <w:p w14:paraId="143B339C" w14:textId="399D4A8B" w:rsidR="006D4A81" w:rsidRDefault="006D4A81">
      <w:pPr>
        <w:pStyle w:val="CommentText"/>
      </w:pPr>
      <w:r>
        <w:rPr>
          <w:rStyle w:val="CommentReference"/>
        </w:rPr>
        <w:annotationRef/>
      </w:r>
      <w:r>
        <w:t>Find hand held probe equivalent</w:t>
      </w:r>
    </w:p>
  </w:comment>
  <w:comment w:id="153" w:author="Benjamin Meyer" w:date="2024-03-21T13:09:00Z" w:initials="BM">
    <w:p w14:paraId="3A6EFA6C" w14:textId="5563B426" w:rsidR="006D4A81" w:rsidRDefault="006D4A81">
      <w:pPr>
        <w:pStyle w:val="CommentText"/>
      </w:pPr>
      <w:r>
        <w:rPr>
          <w:rStyle w:val="CommentReference"/>
        </w:rPr>
        <w:annotationRef/>
      </w:r>
      <w:r>
        <w:t>Emailed EPA with question on method IDs 3/21/2024</w:t>
      </w:r>
    </w:p>
  </w:comment>
  <w:comment w:id="154" w:author="Benjamin Meyer" w:date="2024-03-21T12:03:00Z" w:initials="BM">
    <w:p w14:paraId="553690A1" w14:textId="437EC893" w:rsidR="006D4A81" w:rsidRDefault="006D4A81">
      <w:pPr>
        <w:pStyle w:val="CommentText"/>
      </w:pPr>
      <w:r>
        <w:rPr>
          <w:rStyle w:val="CommentReference"/>
        </w:rPr>
        <w:annotationRef/>
      </w:r>
      <w:r>
        <w:t>Soldotna Wastewater Treatment Plant is no longer providing this service to the project</w:t>
      </w:r>
    </w:p>
  </w:comment>
  <w:comment w:id="284" w:author="bmeyer bmeyer" w:date="2023-12-04T09:49:00Z" w:initials="bb">
    <w:p w14:paraId="236E33CC" w14:textId="77777777" w:rsidR="006D4A81" w:rsidRDefault="006D4A81" w:rsidP="00744DF7">
      <w:pPr>
        <w:pStyle w:val="CommentText"/>
      </w:pPr>
      <w:r>
        <w:rPr>
          <w:rStyle w:val="CommentReference"/>
        </w:rPr>
        <w:annotationRef/>
      </w:r>
      <w:r>
        <w:t>Remove this redundant row, same as top row</w:t>
      </w:r>
    </w:p>
  </w:comment>
  <w:comment w:id="375" w:author="Benjamin Meyer" w:date="2024-03-21T13:27:00Z" w:initials="BM">
    <w:p w14:paraId="53875EAD" w14:textId="3FB950A6" w:rsidR="006D4A81" w:rsidRDefault="006D4A81">
      <w:pPr>
        <w:pStyle w:val="CommentText"/>
      </w:pPr>
      <w:r>
        <w:rPr>
          <w:rStyle w:val="CommentReference"/>
        </w:rPr>
        <w:annotationRef/>
      </w:r>
      <w:r>
        <w:t>Update to USFWS and add DoW</w:t>
      </w:r>
    </w:p>
  </w:comment>
  <w:comment w:id="385" w:author="Benjamin Meyer" w:date="2024-03-21T13:27:00Z" w:initials="BM">
    <w:p w14:paraId="68293354" w14:textId="757C2968" w:rsidR="006D4A81" w:rsidRDefault="006D4A81">
      <w:pPr>
        <w:pStyle w:val="CommentText"/>
      </w:pPr>
      <w:r>
        <w:rPr>
          <w:rStyle w:val="CommentReference"/>
        </w:rPr>
        <w:annotationRef/>
      </w:r>
      <w:r>
        <w:t>Retired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D3ABB23" w15:done="0"/>
  <w15:commentEx w15:paraId="4D469E29" w15:done="0"/>
  <w15:commentEx w15:paraId="59B4D058" w15:done="0"/>
  <w15:commentEx w15:paraId="2D6D2B2A" w15:done="0"/>
  <w15:commentEx w15:paraId="143B339C" w15:done="0"/>
  <w15:commentEx w15:paraId="3A6EFA6C" w15:paraIdParent="143B339C" w15:done="0"/>
  <w15:commentEx w15:paraId="553690A1" w15:done="0"/>
  <w15:commentEx w15:paraId="236E33CC" w15:done="0"/>
  <w15:commentEx w15:paraId="53875EAD" w15:done="0"/>
  <w15:commentEx w15:paraId="682933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DA7E61B" w16cex:dateUtc="2023-12-04T18: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469E29" w16cid:durableId="271D69A0"/>
  <w16cid:commentId w16cid:paraId="59B4D058" w16cid:durableId="4AC07E44"/>
  <w16cid:commentId w16cid:paraId="2D6D2B2A" w16cid:durableId="3BAE35A7"/>
  <w16cid:commentId w16cid:paraId="143B339C" w16cid:durableId="42C69763"/>
  <w16cid:commentId w16cid:paraId="3A6EFA6C" w16cid:durableId="45221BBC"/>
  <w16cid:commentId w16cid:paraId="553690A1" w16cid:durableId="25A095D3"/>
  <w16cid:commentId w16cid:paraId="236E33CC" w16cid:durableId="1DA7E61B"/>
  <w16cid:commentId w16cid:paraId="53875EAD" w16cid:durableId="43784EA1"/>
  <w16cid:commentId w16cid:paraId="68293354" w16cid:durableId="348D4EE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DC9E34" w14:textId="77777777" w:rsidR="00F733BA" w:rsidRDefault="00F733BA" w:rsidP="008E4680">
      <w:r>
        <w:separator/>
      </w:r>
    </w:p>
  </w:endnote>
  <w:endnote w:type="continuationSeparator" w:id="0">
    <w:p w14:paraId="10C828AF" w14:textId="77777777" w:rsidR="00F733BA" w:rsidRDefault="00F733BA" w:rsidP="008E4680">
      <w:r>
        <w:continuationSeparator/>
      </w:r>
    </w:p>
  </w:endnote>
  <w:endnote w:type="continuationNotice" w:id="1">
    <w:p w14:paraId="0A947F73" w14:textId="77777777" w:rsidR="00F733BA" w:rsidRDefault="00F733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0896624"/>
      <w:docPartObj>
        <w:docPartGallery w:val="Page Numbers (Bottom of Page)"/>
        <w:docPartUnique/>
      </w:docPartObj>
    </w:sdtPr>
    <w:sdtEndPr>
      <w:rPr>
        <w:noProof/>
      </w:rPr>
    </w:sdtEndPr>
    <w:sdtContent>
      <w:p w14:paraId="67BFE610" w14:textId="50865925" w:rsidR="006D4A81" w:rsidRDefault="006D4A81">
        <w:pPr>
          <w:pStyle w:val="Footer"/>
          <w:jc w:val="right"/>
        </w:pPr>
        <w:r>
          <w:fldChar w:fldCharType="begin"/>
        </w:r>
        <w:r>
          <w:instrText xml:space="preserve"> PAGE   \* MERGEFORMAT </w:instrText>
        </w:r>
        <w:r>
          <w:fldChar w:fldCharType="separate"/>
        </w:r>
        <w:r w:rsidR="009F600B">
          <w:rPr>
            <w:noProof/>
          </w:rPr>
          <w:t>10</w:t>
        </w:r>
        <w:r>
          <w:rPr>
            <w:noProof/>
          </w:rPr>
          <w:fldChar w:fldCharType="end"/>
        </w:r>
      </w:p>
    </w:sdtContent>
  </w:sdt>
  <w:p w14:paraId="74F0D394" w14:textId="77777777" w:rsidR="006D4A81" w:rsidRDefault="006D4A81"/>
  <w:p w14:paraId="47222476" w14:textId="77777777" w:rsidR="006D4A81" w:rsidRDefault="006D4A81"/>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2377136"/>
      <w:docPartObj>
        <w:docPartGallery w:val="Page Numbers (Bottom of Page)"/>
        <w:docPartUnique/>
      </w:docPartObj>
    </w:sdtPr>
    <w:sdtEndPr>
      <w:rPr>
        <w:noProof/>
      </w:rPr>
    </w:sdtEndPr>
    <w:sdtContent>
      <w:p w14:paraId="5FFB8359" w14:textId="1AE3708D" w:rsidR="006D4A81" w:rsidRDefault="006D4A81">
        <w:pPr>
          <w:pStyle w:val="Footer"/>
          <w:jc w:val="right"/>
        </w:pPr>
        <w:r>
          <w:fldChar w:fldCharType="begin"/>
        </w:r>
        <w:r>
          <w:instrText xml:space="preserve"> PAGE   \* MERGEFORMAT </w:instrText>
        </w:r>
        <w:r>
          <w:fldChar w:fldCharType="separate"/>
        </w:r>
        <w:r w:rsidR="009F600B">
          <w:rPr>
            <w:noProof/>
          </w:rPr>
          <w:t>55</w:t>
        </w:r>
        <w:r>
          <w:rPr>
            <w:noProof/>
          </w:rPr>
          <w:fldChar w:fldCharType="end"/>
        </w:r>
      </w:p>
    </w:sdtContent>
  </w:sdt>
  <w:p w14:paraId="6D5BA50B" w14:textId="77777777" w:rsidR="006D4A81" w:rsidRDefault="006D4A81">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3254754"/>
      <w:docPartObj>
        <w:docPartGallery w:val="Page Numbers (Bottom of Page)"/>
        <w:docPartUnique/>
      </w:docPartObj>
    </w:sdtPr>
    <w:sdtEndPr>
      <w:rPr>
        <w:noProof/>
      </w:rPr>
    </w:sdtEndPr>
    <w:sdtContent>
      <w:p w14:paraId="06863294" w14:textId="4E65CCB2" w:rsidR="006D4A81" w:rsidRDefault="006D4A81">
        <w:pPr>
          <w:pStyle w:val="Footer"/>
          <w:jc w:val="right"/>
        </w:pPr>
        <w:r>
          <w:fldChar w:fldCharType="begin"/>
        </w:r>
        <w:r>
          <w:instrText xml:space="preserve"> PAGE   \* MERGEFORMAT </w:instrText>
        </w:r>
        <w:r>
          <w:fldChar w:fldCharType="separate"/>
        </w:r>
        <w:r w:rsidR="009F600B">
          <w:rPr>
            <w:noProof/>
          </w:rPr>
          <w:t>57</w:t>
        </w:r>
        <w:r>
          <w:rPr>
            <w:noProof/>
          </w:rPr>
          <w:fldChar w:fldCharType="end"/>
        </w:r>
      </w:p>
    </w:sdtContent>
  </w:sdt>
  <w:p w14:paraId="479D682E" w14:textId="77777777" w:rsidR="006D4A81" w:rsidRDefault="006D4A81">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7195954"/>
      <w:docPartObj>
        <w:docPartGallery w:val="Page Numbers (Bottom of Page)"/>
        <w:docPartUnique/>
      </w:docPartObj>
    </w:sdtPr>
    <w:sdtEndPr>
      <w:rPr>
        <w:noProof/>
      </w:rPr>
    </w:sdtEndPr>
    <w:sdtContent>
      <w:p w14:paraId="6DF20328" w14:textId="58DB4916" w:rsidR="006D4A81" w:rsidRDefault="006D4A81">
        <w:pPr>
          <w:pStyle w:val="Footer"/>
        </w:pPr>
        <w:r>
          <w:fldChar w:fldCharType="begin"/>
        </w:r>
        <w:r>
          <w:instrText xml:space="preserve"> PAGE   \* MERGEFORMAT </w:instrText>
        </w:r>
        <w:r>
          <w:fldChar w:fldCharType="separate"/>
        </w:r>
        <w:r w:rsidR="009F600B">
          <w:rPr>
            <w:noProof/>
          </w:rPr>
          <w:t>59</w:t>
        </w:r>
        <w:r>
          <w:rPr>
            <w:noProof/>
          </w:rPr>
          <w:fldChar w:fldCharType="end"/>
        </w:r>
      </w:p>
    </w:sdtContent>
  </w:sdt>
  <w:p w14:paraId="5EFB14C4" w14:textId="77777777" w:rsidR="006D4A81" w:rsidRDefault="006D4A81">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8536518"/>
      <w:docPartObj>
        <w:docPartGallery w:val="Page Numbers (Bottom of Page)"/>
        <w:docPartUnique/>
      </w:docPartObj>
    </w:sdtPr>
    <w:sdtEndPr>
      <w:rPr>
        <w:noProof/>
      </w:rPr>
    </w:sdtEndPr>
    <w:sdtContent>
      <w:p w14:paraId="57CDF2C2" w14:textId="0F483EFA" w:rsidR="006D4A81" w:rsidRDefault="006D4A81">
        <w:pPr>
          <w:pStyle w:val="Footer"/>
          <w:jc w:val="right"/>
        </w:pPr>
        <w:r>
          <w:fldChar w:fldCharType="begin"/>
        </w:r>
        <w:r>
          <w:instrText xml:space="preserve"> PAGE   \* MERGEFORMAT </w:instrText>
        </w:r>
        <w:r>
          <w:fldChar w:fldCharType="separate"/>
        </w:r>
        <w:r w:rsidR="009F600B">
          <w:rPr>
            <w:noProof/>
          </w:rPr>
          <w:t>62</w:t>
        </w:r>
        <w:r>
          <w:rPr>
            <w:noProof/>
          </w:rPr>
          <w:fldChar w:fldCharType="end"/>
        </w:r>
      </w:p>
    </w:sdtContent>
  </w:sdt>
  <w:p w14:paraId="5F7674F1" w14:textId="77777777" w:rsidR="006D4A81" w:rsidRDefault="006D4A81">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0869197"/>
      <w:docPartObj>
        <w:docPartGallery w:val="Page Numbers (Bottom of Page)"/>
        <w:docPartUnique/>
      </w:docPartObj>
    </w:sdtPr>
    <w:sdtEndPr>
      <w:rPr>
        <w:noProof/>
      </w:rPr>
    </w:sdtEndPr>
    <w:sdtContent>
      <w:p w14:paraId="1CFD91D4" w14:textId="69CB107E" w:rsidR="006D4A81" w:rsidRDefault="006D4A81">
        <w:pPr>
          <w:pStyle w:val="Footer"/>
          <w:jc w:val="right"/>
        </w:pPr>
        <w:r>
          <w:fldChar w:fldCharType="begin"/>
        </w:r>
        <w:r>
          <w:instrText xml:space="preserve"> PAGE   \* MERGEFORMAT </w:instrText>
        </w:r>
        <w:r>
          <w:fldChar w:fldCharType="separate"/>
        </w:r>
        <w:r w:rsidR="009F600B">
          <w:rPr>
            <w:noProof/>
          </w:rPr>
          <w:t>65</w:t>
        </w:r>
        <w:r>
          <w:rPr>
            <w:noProof/>
          </w:rPr>
          <w:fldChar w:fldCharType="end"/>
        </w:r>
      </w:p>
    </w:sdtContent>
  </w:sdt>
  <w:p w14:paraId="6AE92D20" w14:textId="77777777" w:rsidR="006D4A81" w:rsidRDefault="006D4A81">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F8A0AB" w14:textId="6354DCBA" w:rsidR="006D4A81" w:rsidRDefault="006D4A81">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319809"/>
      <w:docPartObj>
        <w:docPartGallery w:val="Page Numbers (Bottom of Page)"/>
        <w:docPartUnique/>
      </w:docPartObj>
    </w:sdtPr>
    <w:sdtEndPr>
      <w:rPr>
        <w:noProof/>
      </w:rPr>
    </w:sdtEndPr>
    <w:sdtContent>
      <w:p w14:paraId="74416007" w14:textId="20EF82C4" w:rsidR="006D4A81" w:rsidRDefault="006D4A81">
        <w:pPr>
          <w:pStyle w:val="Footer"/>
        </w:pPr>
        <w:r>
          <w:fldChar w:fldCharType="begin"/>
        </w:r>
        <w:r>
          <w:instrText xml:space="preserve"> PAGE   \* MERGEFORMAT </w:instrText>
        </w:r>
        <w:r>
          <w:fldChar w:fldCharType="separate"/>
        </w:r>
        <w:r>
          <w:rPr>
            <w:noProof/>
          </w:rPr>
          <w:t>72</w:t>
        </w:r>
        <w:r>
          <w:rPr>
            <w:noProof/>
          </w:rP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6735677"/>
      <w:docPartObj>
        <w:docPartGallery w:val="Page Numbers (Bottom of Page)"/>
        <w:docPartUnique/>
      </w:docPartObj>
    </w:sdtPr>
    <w:sdtEndPr>
      <w:rPr>
        <w:noProof/>
      </w:rPr>
    </w:sdtEndPr>
    <w:sdtContent>
      <w:p w14:paraId="2C3D1BC7" w14:textId="171B20B2" w:rsidR="006D4A81" w:rsidRDefault="006D4A81">
        <w:pPr>
          <w:pStyle w:val="Footer"/>
        </w:pPr>
        <w:r>
          <w:fldChar w:fldCharType="begin"/>
        </w:r>
        <w:r>
          <w:instrText xml:space="preserve"> PAGE   \* MERGEFORMAT </w:instrText>
        </w:r>
        <w:r>
          <w:fldChar w:fldCharType="separate"/>
        </w:r>
        <w:r>
          <w:rPr>
            <w:noProof/>
          </w:rPr>
          <w:t>75</w:t>
        </w:r>
        <w:r>
          <w:rPr>
            <w:noProof/>
          </w:rPr>
          <w:fldChar w:fldCharType="end"/>
        </w:r>
      </w:p>
    </w:sdtContent>
  </w:sdt>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7413667"/>
      <w:docPartObj>
        <w:docPartGallery w:val="Page Numbers (Bottom of Page)"/>
        <w:docPartUnique/>
      </w:docPartObj>
    </w:sdtPr>
    <w:sdtEndPr>
      <w:rPr>
        <w:noProof/>
      </w:rPr>
    </w:sdtEndPr>
    <w:sdtContent>
      <w:p w14:paraId="0D0F0BE3" w14:textId="296A0B25" w:rsidR="006D4A81" w:rsidRDefault="006D4A81">
        <w:pPr>
          <w:pStyle w:val="Footer"/>
          <w:jc w:val="right"/>
        </w:pPr>
        <w:r>
          <w:fldChar w:fldCharType="begin"/>
        </w:r>
        <w:r>
          <w:instrText xml:space="preserve"> PAGE   \* MERGEFORMAT </w:instrText>
        </w:r>
        <w:r>
          <w:fldChar w:fldCharType="separate"/>
        </w:r>
        <w:r w:rsidR="009F600B">
          <w:rPr>
            <w:noProof/>
          </w:rPr>
          <w:t>66</w:t>
        </w:r>
        <w:r>
          <w:rPr>
            <w:noProof/>
          </w:rPr>
          <w:fldChar w:fldCharType="end"/>
        </w:r>
      </w:p>
    </w:sdtContent>
  </w:sdt>
  <w:p w14:paraId="4D9BF6C1" w14:textId="77777777" w:rsidR="006D4A81" w:rsidRDefault="006D4A8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1266898"/>
      <w:docPartObj>
        <w:docPartGallery w:val="Page Numbers (Bottom of Page)"/>
        <w:docPartUnique/>
      </w:docPartObj>
    </w:sdtPr>
    <w:sdtEndPr>
      <w:rPr>
        <w:noProof/>
      </w:rPr>
    </w:sdtEndPr>
    <w:sdtContent>
      <w:p w14:paraId="0D745BA9" w14:textId="6B2664D3" w:rsidR="006D4A81" w:rsidRDefault="006D4A81">
        <w:pPr>
          <w:pStyle w:val="Footer"/>
          <w:jc w:val="right"/>
        </w:pPr>
        <w:r>
          <w:fldChar w:fldCharType="begin"/>
        </w:r>
        <w:r>
          <w:instrText xml:space="preserve"> PAGE   \* MERGEFORMAT </w:instrText>
        </w:r>
        <w:r>
          <w:fldChar w:fldCharType="separate"/>
        </w:r>
        <w:r w:rsidR="009F600B">
          <w:rPr>
            <w:noProof/>
          </w:rPr>
          <w:t>15</w:t>
        </w:r>
        <w:r>
          <w:rPr>
            <w:noProof/>
          </w:rPr>
          <w:fldChar w:fldCharType="end"/>
        </w:r>
      </w:p>
    </w:sdtContent>
  </w:sdt>
  <w:p w14:paraId="2818B122" w14:textId="6D449189" w:rsidR="006D4A81" w:rsidRDefault="006D4A81">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7304863"/>
      <w:docPartObj>
        <w:docPartGallery w:val="Page Numbers (Bottom of Page)"/>
        <w:docPartUnique/>
      </w:docPartObj>
    </w:sdtPr>
    <w:sdtEndPr>
      <w:rPr>
        <w:noProof/>
      </w:rPr>
    </w:sdtEndPr>
    <w:sdtContent>
      <w:p w14:paraId="49A87D90" w14:textId="4722AF56" w:rsidR="006D4A81" w:rsidRDefault="006D4A81">
        <w:pPr>
          <w:pStyle w:val="Footer"/>
          <w:jc w:val="right"/>
        </w:pPr>
        <w:r>
          <w:fldChar w:fldCharType="begin"/>
        </w:r>
        <w:r>
          <w:instrText xml:space="preserve"> PAGE   \* MERGEFORMAT </w:instrText>
        </w:r>
        <w:r>
          <w:fldChar w:fldCharType="separate"/>
        </w:r>
        <w:r w:rsidR="009F600B">
          <w:rPr>
            <w:noProof/>
          </w:rPr>
          <w:t>18</w:t>
        </w:r>
        <w:r>
          <w:rPr>
            <w:noProof/>
          </w:rPr>
          <w:fldChar w:fldCharType="end"/>
        </w:r>
      </w:p>
    </w:sdtContent>
  </w:sdt>
  <w:p w14:paraId="4C2F8BA6" w14:textId="510125BB" w:rsidR="006D4A81" w:rsidRDefault="006D4A81">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29160"/>
      <w:docPartObj>
        <w:docPartGallery w:val="Page Numbers (Bottom of Page)"/>
        <w:docPartUnique/>
      </w:docPartObj>
    </w:sdtPr>
    <w:sdtEndPr>
      <w:rPr>
        <w:noProof/>
      </w:rPr>
    </w:sdtEndPr>
    <w:sdtContent>
      <w:p w14:paraId="00C49E8D" w14:textId="5DDF0A56" w:rsidR="006D4A81" w:rsidRDefault="006D4A81">
        <w:pPr>
          <w:pStyle w:val="Footer"/>
          <w:jc w:val="right"/>
        </w:pPr>
        <w:r>
          <w:fldChar w:fldCharType="begin"/>
        </w:r>
        <w:r>
          <w:instrText xml:space="preserve"> PAGE   \* MERGEFORMAT </w:instrText>
        </w:r>
        <w:r>
          <w:fldChar w:fldCharType="separate"/>
        </w:r>
        <w:r w:rsidR="009F600B">
          <w:rPr>
            <w:noProof/>
          </w:rPr>
          <w:t>22</w:t>
        </w:r>
        <w:r>
          <w:rPr>
            <w:noProof/>
          </w:rPr>
          <w:fldChar w:fldCharType="end"/>
        </w:r>
      </w:p>
    </w:sdtContent>
  </w:sdt>
  <w:p w14:paraId="75F70DFE" w14:textId="77777777" w:rsidR="006D4A81" w:rsidRDefault="006D4A81">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6039826"/>
      <w:docPartObj>
        <w:docPartGallery w:val="Page Numbers (Bottom of Page)"/>
        <w:docPartUnique/>
      </w:docPartObj>
    </w:sdtPr>
    <w:sdtEndPr>
      <w:rPr>
        <w:noProof/>
      </w:rPr>
    </w:sdtEndPr>
    <w:sdtContent>
      <w:p w14:paraId="7D7C9907" w14:textId="46BCBB03" w:rsidR="006D4A81" w:rsidRDefault="006D4A81">
        <w:pPr>
          <w:pStyle w:val="Footer"/>
          <w:jc w:val="right"/>
        </w:pPr>
        <w:r>
          <w:fldChar w:fldCharType="begin"/>
        </w:r>
        <w:r>
          <w:instrText xml:space="preserve"> PAGE   \* MERGEFORMAT </w:instrText>
        </w:r>
        <w:r>
          <w:fldChar w:fldCharType="separate"/>
        </w:r>
        <w:r w:rsidR="009F600B">
          <w:rPr>
            <w:noProof/>
          </w:rPr>
          <w:t>26</w:t>
        </w:r>
        <w:r>
          <w:rPr>
            <w:noProof/>
          </w:rPr>
          <w:fldChar w:fldCharType="end"/>
        </w:r>
      </w:p>
    </w:sdtContent>
  </w:sdt>
  <w:p w14:paraId="0D8221AD" w14:textId="062CBDDE" w:rsidR="006D4A81" w:rsidRDefault="006D4A8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0167580"/>
      <w:docPartObj>
        <w:docPartGallery w:val="Page Numbers (Bottom of Page)"/>
        <w:docPartUnique/>
      </w:docPartObj>
    </w:sdtPr>
    <w:sdtEndPr>
      <w:rPr>
        <w:noProof/>
      </w:rPr>
    </w:sdtEndPr>
    <w:sdtContent>
      <w:p w14:paraId="7D433FD3" w14:textId="145C5779" w:rsidR="006D4A81" w:rsidRDefault="006D4A81">
        <w:pPr>
          <w:pStyle w:val="Footer"/>
          <w:jc w:val="right"/>
        </w:pPr>
        <w:r>
          <w:fldChar w:fldCharType="begin"/>
        </w:r>
        <w:r>
          <w:instrText xml:space="preserve"> PAGE   \* MERGEFORMAT </w:instrText>
        </w:r>
        <w:r>
          <w:fldChar w:fldCharType="separate"/>
        </w:r>
        <w:r w:rsidR="009F600B">
          <w:rPr>
            <w:noProof/>
          </w:rPr>
          <w:t>40</w:t>
        </w:r>
        <w:r>
          <w:rPr>
            <w:noProof/>
          </w:rPr>
          <w:fldChar w:fldCharType="end"/>
        </w:r>
      </w:p>
    </w:sdtContent>
  </w:sdt>
  <w:p w14:paraId="60E66DAD" w14:textId="4CA8A809" w:rsidR="006D4A81" w:rsidRDefault="006D4A8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1515274"/>
      <w:docPartObj>
        <w:docPartGallery w:val="Page Numbers (Bottom of Page)"/>
        <w:docPartUnique/>
      </w:docPartObj>
    </w:sdtPr>
    <w:sdtEndPr>
      <w:rPr>
        <w:noProof/>
      </w:rPr>
    </w:sdtEndPr>
    <w:sdtContent>
      <w:p w14:paraId="0FFC45BD" w14:textId="5F0EBA07" w:rsidR="006D4A81" w:rsidRDefault="006D4A81">
        <w:pPr>
          <w:pStyle w:val="Footer"/>
          <w:jc w:val="right"/>
        </w:pPr>
        <w:r>
          <w:fldChar w:fldCharType="begin"/>
        </w:r>
        <w:r>
          <w:instrText xml:space="preserve"> PAGE   \* MERGEFORMAT </w:instrText>
        </w:r>
        <w:r>
          <w:fldChar w:fldCharType="separate"/>
        </w:r>
        <w:r w:rsidR="009F600B">
          <w:rPr>
            <w:noProof/>
          </w:rPr>
          <w:t>46</w:t>
        </w:r>
        <w:r>
          <w:rPr>
            <w:noProof/>
          </w:rPr>
          <w:fldChar w:fldCharType="end"/>
        </w:r>
      </w:p>
    </w:sdtContent>
  </w:sdt>
  <w:p w14:paraId="68020551" w14:textId="14515A27" w:rsidR="006D4A81" w:rsidRDefault="006D4A8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2089631"/>
      <w:docPartObj>
        <w:docPartGallery w:val="Page Numbers (Bottom of Page)"/>
        <w:docPartUnique/>
      </w:docPartObj>
    </w:sdtPr>
    <w:sdtEndPr>
      <w:rPr>
        <w:noProof/>
      </w:rPr>
    </w:sdtEndPr>
    <w:sdtContent>
      <w:p w14:paraId="6666681F" w14:textId="2526C8D1" w:rsidR="006D4A81" w:rsidRDefault="006D4A81">
        <w:pPr>
          <w:pStyle w:val="Footer"/>
          <w:jc w:val="right"/>
        </w:pPr>
        <w:r>
          <w:fldChar w:fldCharType="begin"/>
        </w:r>
        <w:r>
          <w:instrText xml:space="preserve"> PAGE   \* MERGEFORMAT </w:instrText>
        </w:r>
        <w:r>
          <w:fldChar w:fldCharType="separate"/>
        </w:r>
        <w:r w:rsidR="009F600B">
          <w:rPr>
            <w:noProof/>
          </w:rPr>
          <w:t>53</w:t>
        </w:r>
        <w:r>
          <w:rPr>
            <w:noProof/>
          </w:rPr>
          <w:fldChar w:fldCharType="end"/>
        </w:r>
      </w:p>
    </w:sdtContent>
  </w:sdt>
  <w:p w14:paraId="0267F905" w14:textId="621F1588" w:rsidR="006D4A81" w:rsidRDefault="006D4A81" w:rsidP="00816966">
    <w:pPr>
      <w:pStyle w:val="Footer"/>
      <w:ind w:left="720"/>
      <w:jc w:val="cen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5163250"/>
      <w:docPartObj>
        <w:docPartGallery w:val="Page Numbers (Bottom of Page)"/>
        <w:docPartUnique/>
      </w:docPartObj>
    </w:sdtPr>
    <w:sdtEndPr>
      <w:rPr>
        <w:noProof/>
      </w:rPr>
    </w:sdtEndPr>
    <w:sdtContent>
      <w:p w14:paraId="356E0F73" w14:textId="1FDD1FFC" w:rsidR="006D4A81" w:rsidRDefault="006D4A81">
        <w:pPr>
          <w:pStyle w:val="Footer"/>
        </w:pPr>
        <w:r>
          <w:fldChar w:fldCharType="begin"/>
        </w:r>
        <w:r>
          <w:instrText xml:space="preserve"> PAGE   \* MERGEFORMAT </w:instrText>
        </w:r>
        <w:r>
          <w:fldChar w:fldCharType="separate"/>
        </w:r>
        <w:r>
          <w:rPr>
            <w:noProof/>
          </w:rPr>
          <w:t>54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67745F" w14:textId="77777777" w:rsidR="00F733BA" w:rsidRDefault="00F733BA" w:rsidP="008E4680">
      <w:r>
        <w:separator/>
      </w:r>
    </w:p>
  </w:footnote>
  <w:footnote w:type="continuationSeparator" w:id="0">
    <w:p w14:paraId="2F83D258" w14:textId="77777777" w:rsidR="00F733BA" w:rsidRDefault="00F733BA" w:rsidP="008E4680">
      <w:r>
        <w:continuationSeparator/>
      </w:r>
    </w:p>
  </w:footnote>
  <w:footnote w:type="continuationNotice" w:id="1">
    <w:p w14:paraId="1F0B232D" w14:textId="77777777" w:rsidR="00F733BA" w:rsidRDefault="00F733BA"/>
  </w:footnote>
  <w:footnote w:id="2">
    <w:p w14:paraId="64D994CA" w14:textId="77777777" w:rsidR="006D4A81" w:rsidRDefault="006D4A81" w:rsidP="000A6FC9">
      <w:pPr>
        <w:pStyle w:val="FootnoteText"/>
      </w:pPr>
      <w:r>
        <w:rPr>
          <w:rStyle w:val="FootnoteReference"/>
        </w:rPr>
        <w:footnoteRef/>
      </w:r>
      <w:r>
        <w:t xml:space="preserve"> Kenai Watershed Forum has been this contractor from 2000 – present.</w:t>
      </w:r>
    </w:p>
  </w:footnote>
  <w:footnote w:id="3">
    <w:p w14:paraId="7F546057" w14:textId="768B7645" w:rsidR="006D4A81" w:rsidRPr="000B57B0" w:rsidRDefault="006D4A81" w:rsidP="000B57B0">
      <w:pPr>
        <w:pStyle w:val="pf0"/>
        <w:rPr>
          <w:sz w:val="22"/>
          <w:szCs w:val="22"/>
        </w:rPr>
      </w:pPr>
      <w:r w:rsidRPr="000B57B0">
        <w:rPr>
          <w:rStyle w:val="FootnoteReference"/>
          <w:b/>
          <w:sz w:val="22"/>
          <w:szCs w:val="22"/>
        </w:rPr>
        <w:footnoteRef/>
      </w:r>
      <w:r w:rsidRPr="000B57B0">
        <w:rPr>
          <w:rStyle w:val="cf01"/>
          <w:rFonts w:ascii="Times New Roman" w:hAnsi="Times New Roman" w:cs="Times New Roman"/>
          <w:sz w:val="22"/>
          <w:szCs w:val="22"/>
        </w:rPr>
        <w:t xml:space="preserve"> To use measurements for RPD calculations: one or both of the measurements must be above the parameters limit of quantitation (LOQ) and/or reporting limit (RL), and one or both of the measurements must be at least two times the LOQ.</w:t>
      </w:r>
    </w:p>
  </w:footnote>
  <w:footnote w:id="4">
    <w:p w14:paraId="1269D5E2" w14:textId="77777777" w:rsidR="006D4A81" w:rsidRPr="00FB6763" w:rsidRDefault="006D4A81" w:rsidP="000A6FC9">
      <w:pPr>
        <w:pStyle w:val="pf0"/>
      </w:pPr>
      <w:r w:rsidRPr="00FB6763">
        <w:rPr>
          <w:rStyle w:val="FootnoteReference"/>
          <w:b/>
          <w:sz w:val="20"/>
        </w:rPr>
        <w:footnoteRef/>
      </w:r>
      <w:r w:rsidRPr="00FB6763">
        <w:rPr>
          <w:rStyle w:val="cf01"/>
        </w:rPr>
        <w:t xml:space="preserve"> </w:t>
      </w:r>
      <w:r w:rsidRPr="00D36D78">
        <w:rPr>
          <w:rStyle w:val="cf01"/>
          <w:rFonts w:ascii="Times New Roman" w:hAnsi="Times New Roman" w:cs="Times New Roman"/>
          <w:sz w:val="22"/>
          <w:szCs w:val="22"/>
        </w:rPr>
        <w:t>To use measurements for RPD calculations: one or both of the measurements must be above the parameters limit of quantitation (LOQ) and/or reporting limit (RL), and one or both of the measurements must be at least two times the LOQ.</w:t>
      </w:r>
    </w:p>
  </w:footnote>
  <w:footnote w:id="5">
    <w:p w14:paraId="09B0853F" w14:textId="77777777" w:rsidR="006D4A81" w:rsidRPr="00FB6763" w:rsidRDefault="006D4A81" w:rsidP="000A6FC9">
      <w:pPr>
        <w:pStyle w:val="pf0"/>
      </w:pPr>
      <w:r w:rsidRPr="00B35F53">
        <w:rPr>
          <w:rStyle w:val="FootnoteReference"/>
          <w:b/>
          <w:sz w:val="20"/>
          <w:szCs w:val="20"/>
        </w:rPr>
        <w:footnoteRef/>
      </w:r>
      <w:r w:rsidRPr="00B35F53">
        <w:rPr>
          <w:rStyle w:val="cf01"/>
          <w:rFonts w:ascii="Times New Roman" w:hAnsi="Times New Roman" w:cs="Times New Roman"/>
          <w:sz w:val="20"/>
          <w:szCs w:val="20"/>
        </w:rPr>
        <w:t xml:space="preserve"> </w:t>
      </w:r>
      <w:r w:rsidRPr="00D36D78">
        <w:rPr>
          <w:rStyle w:val="cf01"/>
          <w:rFonts w:ascii="Times New Roman" w:hAnsi="Times New Roman" w:cs="Times New Roman"/>
          <w:sz w:val="22"/>
          <w:szCs w:val="22"/>
        </w:rPr>
        <w:t>To use measurements for RPD calculations: one or both of the measurements must be above the parameters limit of quantitation (LOQ) and/or reporting limit (RL), and one or both of the measurements must be at least two times the LOQ.</w:t>
      </w:r>
    </w:p>
  </w:footnote>
  <w:footnote w:id="6">
    <w:p w14:paraId="504CF0C1" w14:textId="39631EF2" w:rsidR="006D4A81" w:rsidRPr="00B35F53" w:rsidRDefault="006D4A81" w:rsidP="008E4680">
      <w:pPr>
        <w:pStyle w:val="FootnoteText"/>
      </w:pPr>
      <w:r w:rsidRPr="00D36D78">
        <w:rPr>
          <w:rStyle w:val="FootnoteReference"/>
          <w:rFonts w:ascii="Times New Roman" w:hAnsi="Times New Roman"/>
          <w:sz w:val="22"/>
          <w:szCs w:val="22"/>
        </w:rPr>
        <w:footnoteRef/>
      </w:r>
      <w:r w:rsidRPr="00D36D78">
        <w:rPr>
          <w:rFonts w:ascii="Times New Roman" w:hAnsi="Times New Roman"/>
          <w:sz w:val="22"/>
          <w:szCs w:val="22"/>
        </w:rPr>
        <w:t xml:space="preserve"> </w:t>
      </w:r>
      <w:r w:rsidRPr="00D36D78">
        <w:rPr>
          <w:rStyle w:val="cf01"/>
          <w:rFonts w:ascii="Times New Roman" w:hAnsi="Times New Roman" w:cs="Times New Roman"/>
          <w:sz w:val="22"/>
          <w:szCs w:val="22"/>
        </w:rPr>
        <w:t>To use</w:t>
      </w:r>
      <w:r w:rsidRPr="00D36D78">
        <w:rPr>
          <w:rFonts w:ascii="Times New Roman" w:hAnsi="Times New Roman"/>
          <w:sz w:val="22"/>
          <w:szCs w:val="22"/>
        </w:rPr>
        <w:t xml:space="preserve"> measurements </w:t>
      </w:r>
      <w:r w:rsidRPr="00D36D78">
        <w:rPr>
          <w:rStyle w:val="cf01"/>
          <w:rFonts w:ascii="Times New Roman" w:hAnsi="Times New Roman" w:cs="Times New Roman"/>
          <w:sz w:val="22"/>
          <w:szCs w:val="22"/>
        </w:rPr>
        <w:t>for</w:t>
      </w:r>
      <w:r w:rsidRPr="00D36D78">
        <w:rPr>
          <w:rFonts w:ascii="Times New Roman" w:hAnsi="Times New Roman"/>
          <w:sz w:val="22"/>
          <w:szCs w:val="22"/>
        </w:rPr>
        <w:t xml:space="preserve"> RPD </w:t>
      </w:r>
      <w:r w:rsidRPr="00D36D78">
        <w:rPr>
          <w:rStyle w:val="cf01"/>
          <w:rFonts w:ascii="Times New Roman" w:hAnsi="Times New Roman" w:cs="Times New Roman"/>
          <w:sz w:val="22"/>
          <w:szCs w:val="22"/>
        </w:rPr>
        <w:t xml:space="preserve">calculations: one or both of the measurements </w:t>
      </w:r>
      <w:r w:rsidRPr="00D36D78">
        <w:rPr>
          <w:rFonts w:ascii="Times New Roman" w:hAnsi="Times New Roman"/>
          <w:sz w:val="22"/>
          <w:szCs w:val="22"/>
        </w:rPr>
        <w:t xml:space="preserve">must be above </w:t>
      </w:r>
      <w:r w:rsidRPr="00D36D78">
        <w:rPr>
          <w:rStyle w:val="cf01"/>
          <w:rFonts w:ascii="Times New Roman" w:hAnsi="Times New Roman" w:cs="Times New Roman"/>
          <w:sz w:val="22"/>
          <w:szCs w:val="22"/>
        </w:rPr>
        <w:t xml:space="preserve">the parameters </w:t>
      </w:r>
      <w:r w:rsidRPr="00D36D78">
        <w:rPr>
          <w:rFonts w:ascii="Times New Roman" w:hAnsi="Times New Roman"/>
          <w:sz w:val="22"/>
          <w:szCs w:val="22"/>
        </w:rPr>
        <w:t>limit of quantitation (LOQ) and/or reporting limit (RL</w:t>
      </w:r>
      <w:r w:rsidRPr="00D36D78">
        <w:rPr>
          <w:rStyle w:val="cf01"/>
          <w:rFonts w:ascii="Times New Roman" w:hAnsi="Times New Roman" w:cs="Times New Roman"/>
          <w:sz w:val="22"/>
          <w:szCs w:val="22"/>
        </w:rPr>
        <w:t>), and one or both of the measurements must be at least two times the LOQ.</w:t>
      </w:r>
    </w:p>
  </w:footnote>
  <w:footnote w:id="7">
    <w:p w14:paraId="32BCFDD2" w14:textId="77777777" w:rsidR="006D4A81" w:rsidRPr="00EA6E5A" w:rsidRDefault="006D4A81" w:rsidP="00E81AA7">
      <w:pPr>
        <w:pStyle w:val="FootnoteText"/>
        <w:rPr>
          <w:i/>
        </w:rPr>
      </w:pPr>
      <w:r w:rsidRPr="00EA6E5A">
        <w:rPr>
          <w:rStyle w:val="FootnoteReference"/>
          <w:i/>
        </w:rPr>
        <w:footnoteRef/>
      </w:r>
      <w:r w:rsidRPr="00EA6E5A">
        <w:rPr>
          <w:i/>
        </w:rPr>
        <w:t xml:space="preserve"> Duplicate samples at the same site are considered separate sampling events, and each set of duplicate samples will have a unique time associated with it.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00776" w14:textId="77777777" w:rsidR="006D4A81" w:rsidRDefault="006D4A81" w:rsidP="00816966">
    <w:pPr>
      <w:pStyle w:val="Header"/>
      <w:jc w:val="right"/>
      <w:rPr>
        <w:sz w:val="18"/>
      </w:rPr>
    </w:pPr>
    <w:r>
      <w:rPr>
        <w:sz w:val="18"/>
      </w:rPr>
      <w:t>Kenai River Water Quality Monitoring</w:t>
    </w:r>
    <w:r>
      <w:rPr>
        <w:spacing w:val="-13"/>
        <w:sz w:val="18"/>
      </w:rPr>
      <w:t xml:space="preserve"> </w:t>
    </w:r>
    <w:r>
      <w:rPr>
        <w:sz w:val="18"/>
      </w:rPr>
      <w:t>Program</w:t>
    </w:r>
  </w:p>
  <w:p w14:paraId="0989F0B5" w14:textId="6C10A3E5" w:rsidR="006D4A81" w:rsidRDefault="006D4A81" w:rsidP="009F1349">
    <w:pPr>
      <w:pStyle w:val="Header"/>
      <w:jc w:val="right"/>
    </w:pPr>
    <w:r>
      <w:rPr>
        <w:sz w:val="18"/>
      </w:rPr>
      <w:t>May 2023 QAPP v3</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100BD" w14:textId="77777777" w:rsidR="006D4A81" w:rsidRDefault="006D4A81">
    <w:pPr>
      <w:pStyle w:val="BodyText"/>
      <w:spacing w:line="14" w:lineRule="auto"/>
      <w:rPr>
        <w:sz w:val="20"/>
      </w:rPr>
    </w:pPr>
    <w:r>
      <w:rPr>
        <w:noProof/>
      </w:rPr>
      <mc:AlternateContent>
        <mc:Choice Requires="wps">
          <w:drawing>
            <wp:anchor distT="0" distB="0" distL="114300" distR="114300" simplePos="0" relativeHeight="251676672" behindDoc="1" locked="0" layoutInCell="1" allowOverlap="1" wp14:anchorId="39975651" wp14:editId="7DD7345E">
              <wp:simplePos x="0" y="0"/>
              <wp:positionH relativeFrom="margin">
                <wp:align>right</wp:align>
              </wp:positionH>
              <wp:positionV relativeFrom="page">
                <wp:posOffset>428625</wp:posOffset>
              </wp:positionV>
              <wp:extent cx="2428875" cy="283845"/>
              <wp:effectExtent l="0" t="0" r="9525" b="1905"/>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6CDB3" w14:textId="77777777" w:rsidR="006D4A81" w:rsidRDefault="006D4A81"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19BE38AD" w14:textId="0FFC37EF" w:rsidR="006D4A81" w:rsidRDefault="006D4A81" w:rsidP="00816966">
                          <w:pPr>
                            <w:spacing w:before="1"/>
                            <w:ind w:left="1843"/>
                            <w:jc w:val="right"/>
                            <w:rPr>
                              <w:sz w:val="18"/>
                            </w:rPr>
                          </w:pPr>
                          <w:r>
                            <w:rPr>
                              <w:sz w:val="18"/>
                            </w:rPr>
                            <w:t>May 2023,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975651" id="_x0000_t202" coordsize="21600,21600" o:spt="202" path="m,l,21600r21600,l21600,xe">
              <v:stroke joinstyle="miter"/>
              <v:path gradientshapeok="t" o:connecttype="rect"/>
            </v:shapetype>
            <v:shape id="_x0000_s1051" type="#_x0000_t202" style="position:absolute;margin-left:140.05pt;margin-top:33.75pt;width:191.25pt;height:22.3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" filled="f" stroked="f">
              <v:textbox inset="0,0,0,0">
                <w:txbxContent>
                  <w:p w14:paraId="6576CDB3" w14:textId="77777777" w:rsidR="006D4A81" w:rsidRDefault="006D4A81"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19BE38AD" w14:textId="0FFC37EF" w:rsidR="006D4A81" w:rsidRDefault="006D4A81" w:rsidP="00816966">
                    <w:pPr>
                      <w:spacing w:before="1"/>
                      <w:ind w:left="1843"/>
                      <w:jc w:val="right"/>
                      <w:rPr>
                        <w:sz w:val="18"/>
                      </w:rPr>
                    </w:pPr>
                    <w:r>
                      <w:rPr>
                        <w:sz w:val="18"/>
                      </w:rPr>
                      <w:t>May 2023, QAPP</w:t>
                    </w:r>
                    <w:r>
                      <w:rPr>
                        <w:spacing w:val="-5"/>
                        <w:sz w:val="18"/>
                      </w:rPr>
                      <w:t xml:space="preserve"> </w:t>
                    </w:r>
                    <w:r>
                      <w:rPr>
                        <w:sz w:val="18"/>
                      </w:rPr>
                      <w:t>v3</w:t>
                    </w:r>
                  </w:p>
                </w:txbxContent>
              </v:textbox>
              <w10:wrap anchorx="margin"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AB42F" w14:textId="601DED53" w:rsidR="006D4A81" w:rsidRDefault="006D4A81">
    <w:pPr>
      <w:pStyle w:val="BodyText"/>
      <w:spacing w:line="14" w:lineRule="auto"/>
      <w:rPr>
        <w:sz w:val="2"/>
      </w:rPr>
    </w:pPr>
    <w:r>
      <w:rPr>
        <w:noProof/>
      </w:rPr>
      <mc:AlternateContent>
        <mc:Choice Requires="wps">
          <w:drawing>
            <wp:anchor distT="0" distB="0" distL="114300" distR="114300" simplePos="0" relativeHeight="251703296" behindDoc="1" locked="0" layoutInCell="1" allowOverlap="1" wp14:anchorId="77266503" wp14:editId="16FE1875">
              <wp:simplePos x="0" y="0"/>
              <wp:positionH relativeFrom="margin">
                <wp:align>right</wp:align>
              </wp:positionH>
              <wp:positionV relativeFrom="page">
                <wp:posOffset>465455</wp:posOffset>
              </wp:positionV>
              <wp:extent cx="2428875" cy="283845"/>
              <wp:effectExtent l="0" t="0" r="9525" b="1905"/>
              <wp:wrapNone/>
              <wp:docPr id="13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6934A" w14:textId="77777777" w:rsidR="006D4A81" w:rsidRDefault="006D4A81"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090D2C6B" w14:textId="7AC73512" w:rsidR="006D4A81" w:rsidRDefault="006D4A81" w:rsidP="00816966">
                          <w:pPr>
                            <w:spacing w:before="1"/>
                            <w:ind w:left="1843"/>
                            <w:jc w:val="right"/>
                            <w:rPr>
                              <w:sz w:val="18"/>
                            </w:rPr>
                          </w:pPr>
                          <w:r>
                            <w:rPr>
                              <w:sz w:val="18"/>
                            </w:rPr>
                            <w:t>May 2023,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266503" id="_x0000_t202" coordsize="21600,21600" o:spt="202" path="m,l,21600r21600,l21600,xe">
              <v:stroke joinstyle="miter"/>
              <v:path gradientshapeok="t" o:connecttype="rect"/>
            </v:shapetype>
            <v:shape id="_x0000_s1052" type="#_x0000_t202" style="position:absolute;margin-left:140.05pt;margin-top:36.65pt;width:191.25pt;height:22.35pt;z-index:-25161318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" filled="f" stroked="f">
              <v:textbox inset="0,0,0,0">
                <w:txbxContent>
                  <w:p w14:paraId="1CC6934A" w14:textId="77777777" w:rsidR="006D4A81" w:rsidRDefault="006D4A81"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090D2C6B" w14:textId="7AC73512" w:rsidR="006D4A81" w:rsidRDefault="006D4A81" w:rsidP="00816966">
                    <w:pPr>
                      <w:spacing w:before="1"/>
                      <w:ind w:left="1843"/>
                      <w:jc w:val="right"/>
                      <w:rPr>
                        <w:sz w:val="18"/>
                      </w:rPr>
                    </w:pPr>
                    <w:r>
                      <w:rPr>
                        <w:sz w:val="18"/>
                      </w:rPr>
                      <w:t>May 2023, QAPP</w:t>
                    </w:r>
                    <w:r>
                      <w:rPr>
                        <w:spacing w:val="-5"/>
                        <w:sz w:val="18"/>
                      </w:rPr>
                      <w:t xml:space="preserve"> </w:t>
                    </w:r>
                    <w:r>
                      <w:rPr>
                        <w:sz w:val="18"/>
                      </w:rPr>
                      <w:t>v3</w:t>
                    </w:r>
                  </w:p>
                </w:txbxContent>
              </v:textbox>
              <w10:wrap anchorx="margin"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C12B7" w14:textId="13194FFA" w:rsidR="006D4A81" w:rsidRDefault="006D4A81">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A5F8A" w14:textId="5711BC43" w:rsidR="006D4A81" w:rsidRDefault="006D4A81">
    <w:pPr>
      <w:pStyle w:val="BodyText"/>
      <w:spacing w:line="14" w:lineRule="auto"/>
      <w:rPr>
        <w:sz w:val="20"/>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CE598" w14:textId="7AF90288" w:rsidR="006D4A81" w:rsidRDefault="006D4A81">
    <w:pPr>
      <w:pStyle w:val="BodyText"/>
      <w:spacing w:line="14" w:lineRule="auto"/>
      <w:rPr>
        <w:sz w:val="20"/>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4016B" w14:textId="495180E8" w:rsidR="006D4A81" w:rsidRDefault="006D4A81">
    <w:pPr>
      <w:pStyle w:val="Header"/>
    </w:pPr>
    <w:r>
      <w:rPr>
        <w:noProof/>
      </w:rPr>
      <mc:AlternateContent>
        <mc:Choice Requires="wps">
          <w:drawing>
            <wp:anchor distT="0" distB="0" distL="114300" distR="114300" simplePos="0" relativeHeight="251705344" behindDoc="1" locked="0" layoutInCell="1" allowOverlap="1" wp14:anchorId="56CB0E76" wp14:editId="46F697F6">
              <wp:simplePos x="0" y="0"/>
              <wp:positionH relativeFrom="page">
                <wp:posOffset>4867275</wp:posOffset>
              </wp:positionH>
              <wp:positionV relativeFrom="page">
                <wp:posOffset>322580</wp:posOffset>
              </wp:positionV>
              <wp:extent cx="2232025" cy="455295"/>
              <wp:effectExtent l="0" t="0" r="15875" b="1905"/>
              <wp:wrapNone/>
              <wp:docPr id="13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CF76E" w14:textId="77777777" w:rsidR="006D4A81" w:rsidRDefault="006D4A81" w:rsidP="00816966">
                          <w:pPr>
                            <w:spacing w:before="12"/>
                            <w:ind w:left="20"/>
                            <w:rPr>
                              <w:sz w:val="18"/>
                            </w:rPr>
                          </w:pPr>
                          <w:r>
                            <w:rPr>
                              <w:sz w:val="18"/>
                            </w:rPr>
                            <w:t>Kenai River Water Quality Monitoring</w:t>
                          </w:r>
                          <w:r>
                            <w:rPr>
                              <w:spacing w:val="-13"/>
                              <w:sz w:val="18"/>
                            </w:rPr>
                            <w:t xml:space="preserve"> </w:t>
                          </w:r>
                          <w:r>
                            <w:rPr>
                              <w:sz w:val="18"/>
                            </w:rPr>
                            <w:t>Program</w:t>
                          </w:r>
                        </w:p>
                        <w:p w14:paraId="7FACEFE7" w14:textId="480C0F2F" w:rsidR="006D4A81" w:rsidRDefault="006D4A81" w:rsidP="00816966">
                          <w:pPr>
                            <w:spacing w:before="1"/>
                            <w:ind w:left="1440"/>
                            <w:rPr>
                              <w:sz w:val="18"/>
                            </w:rPr>
                          </w:pPr>
                          <w:r>
                            <w:rPr>
                              <w:sz w:val="18"/>
                            </w:rPr>
                            <w:t>May,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CB0E76" id="_x0000_t202" coordsize="21600,21600" o:spt="202" path="m,l,21600r21600,l21600,xe">
              <v:stroke joinstyle="miter"/>
              <v:path gradientshapeok="t" o:connecttype="rect"/>
            </v:shapetype>
            <v:shape id="Text Box 8" o:spid="_x0000_s1053" type="#_x0000_t202" style="position:absolute;margin-left:383.25pt;margin-top:25.4pt;width:175.75pt;height:35.85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MUwsQIAALM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" filled="f" stroked="f">
              <v:textbox inset="0,0,0,0">
                <w:txbxContent>
                  <w:p w14:paraId="2CFCF76E" w14:textId="77777777" w:rsidR="006D4A81" w:rsidRDefault="006D4A81" w:rsidP="00816966">
                    <w:pPr>
                      <w:spacing w:before="12"/>
                      <w:ind w:left="20"/>
                      <w:rPr>
                        <w:sz w:val="18"/>
                      </w:rPr>
                    </w:pPr>
                    <w:r>
                      <w:rPr>
                        <w:sz w:val="18"/>
                      </w:rPr>
                      <w:t>Kenai River Water Quality Monitoring</w:t>
                    </w:r>
                    <w:r>
                      <w:rPr>
                        <w:spacing w:val="-13"/>
                        <w:sz w:val="18"/>
                      </w:rPr>
                      <w:t xml:space="preserve"> </w:t>
                    </w:r>
                    <w:r>
                      <w:rPr>
                        <w:sz w:val="18"/>
                      </w:rPr>
                      <w:t>Program</w:t>
                    </w:r>
                  </w:p>
                  <w:p w14:paraId="7FACEFE7" w14:textId="480C0F2F" w:rsidR="006D4A81" w:rsidRDefault="006D4A81" w:rsidP="00816966">
                    <w:pPr>
                      <w:spacing w:before="1"/>
                      <w:ind w:left="1440"/>
                      <w:rPr>
                        <w:sz w:val="18"/>
                      </w:rPr>
                    </w:pPr>
                    <w:r>
                      <w:rPr>
                        <w:sz w:val="18"/>
                      </w:rPr>
                      <w:t>May, 2023 QAPP</w:t>
                    </w:r>
                    <w:r>
                      <w:rPr>
                        <w:spacing w:val="-5"/>
                        <w:sz w:val="18"/>
                      </w:rPr>
                      <w:t xml:space="preserve"> </w:t>
                    </w:r>
                    <w:r>
                      <w:rPr>
                        <w:sz w:val="18"/>
                      </w:rPr>
                      <w:t>v4</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10A1E" w14:textId="41C3198B" w:rsidR="006D4A81" w:rsidRDefault="006D4A81">
    <w:pPr>
      <w:pStyle w:val="Header"/>
    </w:pPr>
    <w:r>
      <w:rPr>
        <w:noProof/>
      </w:rPr>
      <mc:AlternateContent>
        <mc:Choice Requires="wps">
          <w:drawing>
            <wp:anchor distT="0" distB="0" distL="114300" distR="114300" simplePos="0" relativeHeight="251707392" behindDoc="1" locked="0" layoutInCell="1" allowOverlap="1" wp14:anchorId="74B7C55B" wp14:editId="491B286C">
              <wp:simplePos x="0" y="0"/>
              <wp:positionH relativeFrom="page">
                <wp:posOffset>4765675</wp:posOffset>
              </wp:positionH>
              <wp:positionV relativeFrom="page">
                <wp:posOffset>255905</wp:posOffset>
              </wp:positionV>
              <wp:extent cx="2232025" cy="455295"/>
              <wp:effectExtent l="0" t="0" r="15875" b="1905"/>
              <wp:wrapNone/>
              <wp:docPr id="13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DDC21" w14:textId="77777777" w:rsidR="006D4A81" w:rsidRDefault="006D4A81" w:rsidP="00816966">
                          <w:pPr>
                            <w:spacing w:before="12"/>
                            <w:ind w:left="20"/>
                            <w:rPr>
                              <w:sz w:val="18"/>
                            </w:rPr>
                          </w:pPr>
                          <w:r>
                            <w:rPr>
                              <w:sz w:val="18"/>
                            </w:rPr>
                            <w:t>Kenai River Water Quality Monitoring</w:t>
                          </w:r>
                          <w:r>
                            <w:rPr>
                              <w:spacing w:val="-13"/>
                              <w:sz w:val="18"/>
                            </w:rPr>
                            <w:t xml:space="preserve"> </w:t>
                          </w:r>
                          <w:r>
                            <w:rPr>
                              <w:sz w:val="18"/>
                            </w:rPr>
                            <w:t>Program</w:t>
                          </w:r>
                        </w:p>
                        <w:p w14:paraId="7A92B2E1" w14:textId="0EEC1C43" w:rsidR="006D4A81" w:rsidRDefault="006D4A81" w:rsidP="00816966">
                          <w:pPr>
                            <w:spacing w:before="1"/>
                            <w:ind w:left="1440"/>
                            <w:rPr>
                              <w:sz w:val="18"/>
                            </w:rPr>
                          </w:pPr>
                          <w:r>
                            <w:rPr>
                              <w:sz w:val="18"/>
                            </w:rPr>
                            <w:t>May,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B7C55B" id="_x0000_t202" coordsize="21600,21600" o:spt="202" path="m,l,21600r21600,l21600,xe">
              <v:stroke joinstyle="miter"/>
              <v:path gradientshapeok="t" o:connecttype="rect"/>
            </v:shapetype>
            <v:shape id="_x0000_s1054" type="#_x0000_t202" style="position:absolute;margin-left:375.25pt;margin-top:20.15pt;width:175.75pt;height:35.8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on2sQIAALM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" filled="f" stroked="f">
              <v:textbox inset="0,0,0,0">
                <w:txbxContent>
                  <w:p w14:paraId="1E1DDC21" w14:textId="77777777" w:rsidR="006D4A81" w:rsidRDefault="006D4A81" w:rsidP="00816966">
                    <w:pPr>
                      <w:spacing w:before="12"/>
                      <w:ind w:left="20"/>
                      <w:rPr>
                        <w:sz w:val="18"/>
                      </w:rPr>
                    </w:pPr>
                    <w:r>
                      <w:rPr>
                        <w:sz w:val="18"/>
                      </w:rPr>
                      <w:t>Kenai River Water Quality Monitoring</w:t>
                    </w:r>
                    <w:r>
                      <w:rPr>
                        <w:spacing w:val="-13"/>
                        <w:sz w:val="18"/>
                      </w:rPr>
                      <w:t xml:space="preserve"> </w:t>
                    </w:r>
                    <w:r>
                      <w:rPr>
                        <w:sz w:val="18"/>
                      </w:rPr>
                      <w:t>Program</w:t>
                    </w:r>
                  </w:p>
                  <w:p w14:paraId="7A92B2E1" w14:textId="0EEC1C43" w:rsidR="006D4A81" w:rsidRDefault="006D4A81" w:rsidP="00816966">
                    <w:pPr>
                      <w:spacing w:before="1"/>
                      <w:ind w:left="1440"/>
                      <w:rPr>
                        <w:sz w:val="18"/>
                      </w:rPr>
                    </w:pPr>
                    <w:r>
                      <w:rPr>
                        <w:sz w:val="18"/>
                      </w:rPr>
                      <w:t>May, 2023 QAPP</w:t>
                    </w:r>
                    <w:r>
                      <w:rPr>
                        <w:spacing w:val="-5"/>
                        <w:sz w:val="18"/>
                      </w:rPr>
                      <w:t xml:space="preserve"> </w:t>
                    </w:r>
                    <w:r>
                      <w:rPr>
                        <w:sz w:val="18"/>
                      </w:rPr>
                      <w:t>v4</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24A3C" w14:textId="42342A35" w:rsidR="006D4A81" w:rsidRDefault="006D4A81">
    <w:pPr>
      <w:pStyle w:val="Header"/>
    </w:pPr>
    <w:r>
      <w:rPr>
        <w:noProof/>
      </w:rPr>
      <mc:AlternateContent>
        <mc:Choice Requires="wps">
          <w:drawing>
            <wp:anchor distT="0" distB="0" distL="114300" distR="114300" simplePos="0" relativeHeight="251709440" behindDoc="1" locked="0" layoutInCell="1" allowOverlap="1" wp14:anchorId="6644036D" wp14:editId="5A445413">
              <wp:simplePos x="0" y="0"/>
              <wp:positionH relativeFrom="page">
                <wp:posOffset>5286375</wp:posOffset>
              </wp:positionH>
              <wp:positionV relativeFrom="page">
                <wp:posOffset>409575</wp:posOffset>
              </wp:positionV>
              <wp:extent cx="2232025" cy="455295"/>
              <wp:effectExtent l="0" t="0" r="15875" b="1905"/>
              <wp:wrapNone/>
              <wp:docPr id="13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8524D" w14:textId="77777777" w:rsidR="006D4A81" w:rsidRDefault="006D4A81" w:rsidP="00816966">
                          <w:pPr>
                            <w:spacing w:before="12"/>
                            <w:ind w:left="20"/>
                            <w:rPr>
                              <w:sz w:val="18"/>
                            </w:rPr>
                          </w:pPr>
                          <w:r>
                            <w:rPr>
                              <w:sz w:val="18"/>
                            </w:rPr>
                            <w:t>Kenai River Water Quality Monitoring</w:t>
                          </w:r>
                          <w:r>
                            <w:rPr>
                              <w:spacing w:val="-13"/>
                              <w:sz w:val="18"/>
                            </w:rPr>
                            <w:t xml:space="preserve"> </w:t>
                          </w:r>
                          <w:r>
                            <w:rPr>
                              <w:sz w:val="18"/>
                            </w:rPr>
                            <w:t>Program</w:t>
                          </w:r>
                        </w:p>
                        <w:p w14:paraId="65FA172E" w14:textId="77777777" w:rsidR="006D4A81" w:rsidRDefault="006D4A81" w:rsidP="00816966">
                          <w:pPr>
                            <w:spacing w:before="1"/>
                            <w:ind w:left="1440"/>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44036D" id="_x0000_t202" coordsize="21600,21600" o:spt="202" path="m,l,21600r21600,l21600,xe">
              <v:stroke joinstyle="miter"/>
              <v:path gradientshapeok="t" o:connecttype="rect"/>
            </v:shapetype>
            <v:shape id="_x0000_s1055" type="#_x0000_t202" style="position:absolute;margin-left:416.25pt;margin-top:32.25pt;width:175.75pt;height:35.8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fqsQIAALM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" filled="f" stroked="f">
              <v:textbox inset="0,0,0,0">
                <w:txbxContent>
                  <w:p w14:paraId="1F78524D" w14:textId="77777777" w:rsidR="006D4A81" w:rsidRDefault="006D4A81" w:rsidP="00816966">
                    <w:pPr>
                      <w:spacing w:before="12"/>
                      <w:ind w:left="20"/>
                      <w:rPr>
                        <w:sz w:val="18"/>
                      </w:rPr>
                    </w:pPr>
                    <w:r>
                      <w:rPr>
                        <w:sz w:val="18"/>
                      </w:rPr>
                      <w:t>Kenai River Water Quality Monitoring</w:t>
                    </w:r>
                    <w:r>
                      <w:rPr>
                        <w:spacing w:val="-13"/>
                        <w:sz w:val="18"/>
                      </w:rPr>
                      <w:t xml:space="preserve"> </w:t>
                    </w:r>
                    <w:r>
                      <w:rPr>
                        <w:sz w:val="18"/>
                      </w:rPr>
                      <w:t>Program</w:t>
                    </w:r>
                  </w:p>
                  <w:p w14:paraId="65FA172E" w14:textId="77777777" w:rsidR="006D4A81" w:rsidRDefault="006D4A81" w:rsidP="00816966">
                    <w:pPr>
                      <w:spacing w:before="1"/>
                      <w:ind w:left="1440"/>
                      <w:rPr>
                        <w:sz w:val="18"/>
                      </w:rPr>
                    </w:pPr>
                    <w:r>
                      <w:rPr>
                        <w:sz w:val="18"/>
                      </w:rPr>
                      <w:t>March, 2023 QAPP</w:t>
                    </w:r>
                    <w:r>
                      <w:rPr>
                        <w:spacing w:val="-5"/>
                        <w:sz w:val="18"/>
                      </w:rPr>
                      <w:t xml:space="preserve"> </w:t>
                    </w:r>
                    <w:r>
                      <w:rPr>
                        <w:sz w:val="18"/>
                      </w:rPr>
                      <w:t>v4</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BFD10B" w14:textId="77777777" w:rsidR="006D4A81" w:rsidRDefault="006D4A81">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B9E15" w14:textId="3CE22B19" w:rsidR="006D4A81" w:rsidRDefault="006D4A81">
    <w:pPr>
      <w:pStyle w:val="BodyText"/>
      <w:spacing w:line="14" w:lineRule="auto"/>
      <w:rPr>
        <w:sz w:val="2"/>
      </w:rPr>
    </w:pPr>
    <w:ins w:id="148" w:author="Benjamin Meyer" w:date="2023-05-09T17:42:00Z">
      <w:r>
        <w:rPr>
          <w:noProof/>
        </w:rPr>
        <mc:AlternateContent>
          <mc:Choice Requires="wps">
            <w:drawing>
              <wp:anchor distT="0" distB="0" distL="114300" distR="114300" simplePos="0" relativeHeight="251720704" behindDoc="1" locked="0" layoutInCell="1" allowOverlap="1" wp14:anchorId="4B9C4123" wp14:editId="2953DBDC">
                <wp:simplePos x="0" y="0"/>
                <wp:positionH relativeFrom="margin">
                  <wp:align>right</wp:align>
                </wp:positionH>
                <wp:positionV relativeFrom="topMargin">
                  <wp:posOffset>283845</wp:posOffset>
                </wp:positionV>
                <wp:extent cx="2232025" cy="283845"/>
                <wp:effectExtent l="0" t="0" r="15875" b="1905"/>
                <wp:wrapNone/>
                <wp:docPr id="1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FC605" w14:textId="77777777" w:rsidR="006D4A81" w:rsidRDefault="006D4A81" w:rsidP="0051274E">
                            <w:pPr>
                              <w:spacing w:before="12"/>
                              <w:ind w:left="20"/>
                              <w:rPr>
                                <w:sz w:val="18"/>
                              </w:rPr>
                            </w:pPr>
                            <w:r>
                              <w:rPr>
                                <w:sz w:val="18"/>
                              </w:rPr>
                              <w:t>Kenai River Water Quality Monitoring</w:t>
                            </w:r>
                            <w:r>
                              <w:rPr>
                                <w:spacing w:val="-13"/>
                                <w:sz w:val="18"/>
                              </w:rPr>
                              <w:t xml:space="preserve"> </w:t>
                            </w:r>
                            <w:r>
                              <w:rPr>
                                <w:sz w:val="18"/>
                              </w:rPr>
                              <w:t>Program</w:t>
                            </w:r>
                          </w:p>
                          <w:p w14:paraId="7A3C7957" w14:textId="77777777" w:rsidR="006D4A81" w:rsidRDefault="006D4A81" w:rsidP="0051274E">
                            <w:pPr>
                              <w:ind w:right="118"/>
                              <w:jc w:val="right"/>
                              <w:rPr>
                                <w:sz w:val="18"/>
                              </w:rPr>
                            </w:pPr>
                            <w:r>
                              <w:rPr>
                                <w:sz w:val="18"/>
                              </w:rPr>
                              <w:t>May 2023 QAPP v3</w:t>
                            </w:r>
                          </w:p>
                          <w:p w14:paraId="7D080267" w14:textId="77777777" w:rsidR="006D4A81" w:rsidRDefault="006D4A81" w:rsidP="0051274E">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9C4123" id="_x0000_t202" coordsize="21600,21600" o:spt="202" path="m,l,21600r21600,l21600,xe">
                <v:stroke joinstyle="miter"/>
                <v:path gradientshapeok="t" o:connecttype="rect"/>
              </v:shapetype>
              <v:shape id="Text Box 34" o:spid="_x0000_s1042" type="#_x0000_t202" style="position:absolute;margin-left:124.55pt;margin-top:22.35pt;width:175.75pt;height:22.35pt;z-index:-251595776;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wV/rgIAAKs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" filled="f" stroked="f">
                <v:textbox inset="0,0,0,0">
                  <w:txbxContent>
                    <w:p w14:paraId="495FC605" w14:textId="77777777" w:rsidR="006D4A81" w:rsidRDefault="006D4A81" w:rsidP="0051274E">
                      <w:pPr>
                        <w:spacing w:before="12"/>
                        <w:ind w:left="20"/>
                        <w:rPr>
                          <w:sz w:val="18"/>
                        </w:rPr>
                      </w:pPr>
                      <w:r>
                        <w:rPr>
                          <w:sz w:val="18"/>
                        </w:rPr>
                        <w:t>Kenai River Water Quality Monitoring</w:t>
                      </w:r>
                      <w:r>
                        <w:rPr>
                          <w:spacing w:val="-13"/>
                          <w:sz w:val="18"/>
                        </w:rPr>
                        <w:t xml:space="preserve"> </w:t>
                      </w:r>
                      <w:r>
                        <w:rPr>
                          <w:sz w:val="18"/>
                        </w:rPr>
                        <w:t>Program</w:t>
                      </w:r>
                    </w:p>
                    <w:p w14:paraId="7A3C7957" w14:textId="77777777" w:rsidR="006D4A81" w:rsidRDefault="006D4A81" w:rsidP="0051274E">
                      <w:pPr>
                        <w:ind w:right="118"/>
                        <w:jc w:val="right"/>
                        <w:rPr>
                          <w:sz w:val="18"/>
                        </w:rPr>
                      </w:pPr>
                      <w:r>
                        <w:rPr>
                          <w:sz w:val="18"/>
                        </w:rPr>
                        <w:t>May 2023 QAPP v3</w:t>
                      </w:r>
                    </w:p>
                    <w:p w14:paraId="7D080267" w14:textId="77777777" w:rsidR="006D4A81" w:rsidRDefault="006D4A81" w:rsidP="0051274E">
                      <w:pPr>
                        <w:spacing w:before="1"/>
                        <w:ind w:left="1843"/>
                        <w:rPr>
                          <w:sz w:val="18"/>
                        </w:rPr>
                      </w:pPr>
                    </w:p>
                  </w:txbxContent>
                </v:textbox>
                <w10:wrap anchorx="margin" anchory="margin"/>
              </v:shape>
            </w:pict>
          </mc:Fallback>
        </mc:AlternateContent>
      </w:r>
    </w:ins>
    <w:r>
      <w:rPr>
        <w:noProof/>
      </w:rPr>
      <mc:AlternateContent>
        <mc:Choice Requires="wps">
          <w:drawing>
            <wp:anchor distT="0" distB="0" distL="114300" distR="114300" simplePos="0" relativeHeight="251714560" behindDoc="1" locked="0" layoutInCell="1" allowOverlap="1" wp14:anchorId="39CD1CFD" wp14:editId="5C74B71C">
              <wp:simplePos x="0" y="0"/>
              <wp:positionH relativeFrom="page">
                <wp:posOffset>7997855</wp:posOffset>
              </wp:positionH>
              <wp:positionV relativeFrom="page">
                <wp:posOffset>222605</wp:posOffset>
              </wp:positionV>
              <wp:extent cx="2232025" cy="368135"/>
              <wp:effectExtent l="0" t="0" r="15875" b="13335"/>
              <wp:wrapNone/>
              <wp:docPr id="1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7508B" w14:textId="77777777" w:rsidR="006D4A81" w:rsidRDefault="006D4A81">
                          <w:pPr>
                            <w:spacing w:before="12"/>
                            <w:ind w:left="20"/>
                            <w:rPr>
                              <w:sz w:val="18"/>
                            </w:rPr>
                          </w:pPr>
                          <w:r>
                            <w:rPr>
                              <w:sz w:val="18"/>
                            </w:rPr>
                            <w:t>Kenai River Water Quality Monitoring</w:t>
                          </w:r>
                          <w:r>
                            <w:rPr>
                              <w:spacing w:val="-13"/>
                              <w:sz w:val="18"/>
                            </w:rPr>
                            <w:t xml:space="preserve"> </w:t>
                          </w:r>
                          <w:r>
                            <w:rPr>
                              <w:sz w:val="18"/>
                            </w:rPr>
                            <w:t>Program</w:t>
                          </w:r>
                        </w:p>
                        <w:p w14:paraId="58B9BB30" w14:textId="38F87CAE" w:rsidR="006D4A81" w:rsidRDefault="006D4A81" w:rsidP="00816966">
                          <w:pPr>
                            <w:ind w:right="118"/>
                            <w:jc w:val="right"/>
                            <w:rPr>
                              <w:sz w:val="18"/>
                            </w:rPr>
                          </w:pPr>
                          <w:r>
                            <w:rPr>
                              <w:sz w:val="18"/>
                            </w:rPr>
                            <w:t>March 2023 QAPP 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D1CFD" id="Text Box 32" o:spid="_x0000_s1043" type="#_x0000_t202" style="position:absolute;margin-left:629.75pt;margin-top:17.55pt;width:175.75pt;height:29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qiUsgIAALM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" filled="f" stroked="f">
              <v:textbox inset="0,0,0,0">
                <w:txbxContent>
                  <w:p w14:paraId="4857508B" w14:textId="77777777" w:rsidR="006D4A81" w:rsidRDefault="006D4A81">
                    <w:pPr>
                      <w:spacing w:before="12"/>
                      <w:ind w:left="20"/>
                      <w:rPr>
                        <w:sz w:val="18"/>
                      </w:rPr>
                    </w:pPr>
                    <w:r>
                      <w:rPr>
                        <w:sz w:val="18"/>
                      </w:rPr>
                      <w:t>Kenai River Water Quality Monitoring</w:t>
                    </w:r>
                    <w:r>
                      <w:rPr>
                        <w:spacing w:val="-13"/>
                        <w:sz w:val="18"/>
                      </w:rPr>
                      <w:t xml:space="preserve"> </w:t>
                    </w:r>
                    <w:r>
                      <w:rPr>
                        <w:sz w:val="18"/>
                      </w:rPr>
                      <w:t>Program</w:t>
                    </w:r>
                  </w:p>
                  <w:p w14:paraId="58B9BB30" w14:textId="38F87CAE" w:rsidR="006D4A81" w:rsidRDefault="006D4A81" w:rsidP="00816966">
                    <w:pPr>
                      <w:ind w:right="118"/>
                      <w:jc w:val="right"/>
                      <w:rPr>
                        <w:sz w:val="18"/>
                      </w:rPr>
                    </w:pPr>
                    <w:r>
                      <w:rPr>
                        <w:sz w:val="18"/>
                      </w:rPr>
                      <w:t>March 2023 QAPP v3</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52D94" w14:textId="0E5CFB1B" w:rsidR="006D4A81" w:rsidRDefault="006D4A81">
    <w:pPr>
      <w:pStyle w:val="BodyText"/>
      <w:spacing w:line="14" w:lineRule="auto"/>
      <w:rPr>
        <w:sz w:val="20"/>
      </w:rPr>
    </w:pPr>
    <w:r>
      <w:rPr>
        <w:noProof/>
      </w:rPr>
      <mc:AlternateContent>
        <mc:Choice Requires="wps">
          <w:drawing>
            <wp:anchor distT="0" distB="0" distL="114300" distR="114300" simplePos="0" relativeHeight="251716608" behindDoc="1" locked="0" layoutInCell="1" allowOverlap="1" wp14:anchorId="2019FB79" wp14:editId="60192ADA">
              <wp:simplePos x="0" y="0"/>
              <wp:positionH relativeFrom="page">
                <wp:posOffset>7358026</wp:posOffset>
              </wp:positionH>
              <wp:positionV relativeFrom="topMargin">
                <wp:posOffset>440424</wp:posOffset>
              </wp:positionV>
              <wp:extent cx="2232025" cy="283845"/>
              <wp:effectExtent l="0" t="0" r="15875" b="1905"/>
              <wp:wrapNone/>
              <wp:docPr id="14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2FA87" w14:textId="77777777" w:rsidR="006D4A81" w:rsidRDefault="006D4A81" w:rsidP="00A73B53">
                          <w:pPr>
                            <w:spacing w:before="12"/>
                            <w:ind w:left="20"/>
                            <w:rPr>
                              <w:sz w:val="18"/>
                            </w:rPr>
                          </w:pPr>
                          <w:r>
                            <w:rPr>
                              <w:sz w:val="18"/>
                            </w:rPr>
                            <w:t>Kenai River Water Quality Monitoring</w:t>
                          </w:r>
                          <w:r>
                            <w:rPr>
                              <w:spacing w:val="-13"/>
                              <w:sz w:val="18"/>
                            </w:rPr>
                            <w:t xml:space="preserve"> </w:t>
                          </w:r>
                          <w:r>
                            <w:rPr>
                              <w:sz w:val="18"/>
                            </w:rPr>
                            <w:t>Program</w:t>
                          </w:r>
                        </w:p>
                        <w:p w14:paraId="3651EBD4" w14:textId="76D4C18E" w:rsidR="006D4A81" w:rsidRDefault="006D4A81" w:rsidP="00A73B53">
                          <w:pPr>
                            <w:ind w:right="118"/>
                            <w:jc w:val="right"/>
                            <w:rPr>
                              <w:sz w:val="18"/>
                            </w:rPr>
                          </w:pPr>
                          <w:r>
                            <w:rPr>
                              <w:sz w:val="18"/>
                            </w:rPr>
                            <w:t>May 2023 QAPP v3</w:t>
                          </w:r>
                        </w:p>
                        <w:p w14:paraId="7FD0F53C" w14:textId="77777777" w:rsidR="006D4A81" w:rsidRDefault="006D4A81" w:rsidP="00A73B53">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19FB79" id="_x0000_t202" coordsize="21600,21600" o:spt="202" path="m,l,21600r21600,l21600,xe">
              <v:stroke joinstyle="miter"/>
              <v:path gradientshapeok="t" o:connecttype="rect"/>
            </v:shapetype>
            <v:shape id="_x0000_s1044" type="#_x0000_t202" style="position:absolute;margin-left:579.35pt;margin-top:34.7pt;width:175.75pt;height:22.3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kxTsgIAALM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" filled="f" stroked="f">
              <v:textbox inset="0,0,0,0">
                <w:txbxContent>
                  <w:p w14:paraId="3D02FA87" w14:textId="77777777" w:rsidR="006D4A81" w:rsidRDefault="006D4A81" w:rsidP="00A73B53">
                    <w:pPr>
                      <w:spacing w:before="12"/>
                      <w:ind w:left="20"/>
                      <w:rPr>
                        <w:sz w:val="18"/>
                      </w:rPr>
                    </w:pPr>
                    <w:r>
                      <w:rPr>
                        <w:sz w:val="18"/>
                      </w:rPr>
                      <w:t>Kenai River Water Quality Monitoring</w:t>
                    </w:r>
                    <w:r>
                      <w:rPr>
                        <w:spacing w:val="-13"/>
                        <w:sz w:val="18"/>
                      </w:rPr>
                      <w:t xml:space="preserve"> </w:t>
                    </w:r>
                    <w:r>
                      <w:rPr>
                        <w:sz w:val="18"/>
                      </w:rPr>
                      <w:t>Program</w:t>
                    </w:r>
                  </w:p>
                  <w:p w14:paraId="3651EBD4" w14:textId="76D4C18E" w:rsidR="006D4A81" w:rsidRDefault="006D4A81" w:rsidP="00A73B53">
                    <w:pPr>
                      <w:ind w:right="118"/>
                      <w:jc w:val="right"/>
                      <w:rPr>
                        <w:sz w:val="18"/>
                      </w:rPr>
                    </w:pPr>
                    <w:r>
                      <w:rPr>
                        <w:sz w:val="18"/>
                      </w:rPr>
                      <w:t>May 2023 QAPP v3</w:t>
                    </w:r>
                  </w:p>
                  <w:p w14:paraId="7FD0F53C" w14:textId="77777777" w:rsidR="006D4A81" w:rsidRDefault="006D4A81" w:rsidP="00A73B53">
                    <w:pPr>
                      <w:spacing w:before="1"/>
                      <w:ind w:left="1843"/>
                      <w:rPr>
                        <w:sz w:val="18"/>
                      </w:rPr>
                    </w:pP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98952" w14:textId="34114DC7" w:rsidR="006D4A81" w:rsidRDefault="006D4A81">
    <w:pPr>
      <w:pStyle w:val="BodyText"/>
      <w:spacing w:line="14" w:lineRule="auto"/>
      <w:rPr>
        <w:sz w:val="20"/>
      </w:rPr>
    </w:pPr>
    <w:r>
      <w:rPr>
        <w:noProof/>
      </w:rPr>
      <mc:AlternateContent>
        <mc:Choice Requires="wps">
          <w:drawing>
            <wp:anchor distT="0" distB="0" distL="114300" distR="114300" simplePos="0" relativeHeight="251718656" behindDoc="1" locked="0" layoutInCell="1" allowOverlap="1" wp14:anchorId="20279B89" wp14:editId="0808102F">
              <wp:simplePos x="0" y="0"/>
              <wp:positionH relativeFrom="margin">
                <wp:align>right</wp:align>
              </wp:positionH>
              <wp:positionV relativeFrom="topMargin">
                <wp:posOffset>408527</wp:posOffset>
              </wp:positionV>
              <wp:extent cx="2232025" cy="283845"/>
              <wp:effectExtent l="0" t="0" r="15875" b="1905"/>
              <wp:wrapNone/>
              <wp:docPr id="1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FC949" w14:textId="77777777" w:rsidR="006D4A81" w:rsidRDefault="006D4A81" w:rsidP="00A73B53">
                          <w:pPr>
                            <w:spacing w:before="12"/>
                            <w:ind w:left="20"/>
                            <w:rPr>
                              <w:sz w:val="18"/>
                            </w:rPr>
                          </w:pPr>
                          <w:r>
                            <w:rPr>
                              <w:sz w:val="18"/>
                            </w:rPr>
                            <w:t>Kenai River Water Quality Monitoring</w:t>
                          </w:r>
                          <w:r>
                            <w:rPr>
                              <w:spacing w:val="-13"/>
                              <w:sz w:val="18"/>
                            </w:rPr>
                            <w:t xml:space="preserve"> </w:t>
                          </w:r>
                          <w:r>
                            <w:rPr>
                              <w:sz w:val="18"/>
                            </w:rPr>
                            <w:t>Program</w:t>
                          </w:r>
                        </w:p>
                        <w:p w14:paraId="7039D666" w14:textId="444F48A9" w:rsidR="006D4A81" w:rsidRDefault="006D4A81" w:rsidP="00A73B53">
                          <w:pPr>
                            <w:ind w:right="118"/>
                            <w:jc w:val="right"/>
                            <w:rPr>
                              <w:sz w:val="18"/>
                            </w:rPr>
                          </w:pPr>
                          <w:r>
                            <w:rPr>
                              <w:sz w:val="18"/>
                            </w:rPr>
                            <w:t>May 2023 QAPP v3</w:t>
                          </w:r>
                        </w:p>
                        <w:p w14:paraId="75E301EF" w14:textId="77777777" w:rsidR="006D4A81" w:rsidRDefault="006D4A81" w:rsidP="00A73B53">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79B89" id="_x0000_t202" coordsize="21600,21600" o:spt="202" path="m,l,21600r21600,l21600,xe">
              <v:stroke joinstyle="miter"/>
              <v:path gradientshapeok="t" o:connecttype="rect"/>
            </v:shapetype>
            <v:shape id="_x0000_s1045" type="#_x0000_t202" style="position:absolute;margin-left:124.55pt;margin-top:32.15pt;width:175.75pt;height:22.35pt;z-index:-251597824;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U+sgIAALM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" filled="f" stroked="f">
              <v:textbox inset="0,0,0,0">
                <w:txbxContent>
                  <w:p w14:paraId="3CDFC949" w14:textId="77777777" w:rsidR="006D4A81" w:rsidRDefault="006D4A81" w:rsidP="00A73B53">
                    <w:pPr>
                      <w:spacing w:before="12"/>
                      <w:ind w:left="20"/>
                      <w:rPr>
                        <w:sz w:val="18"/>
                      </w:rPr>
                    </w:pPr>
                    <w:r>
                      <w:rPr>
                        <w:sz w:val="18"/>
                      </w:rPr>
                      <w:t>Kenai River Water Quality Monitoring</w:t>
                    </w:r>
                    <w:r>
                      <w:rPr>
                        <w:spacing w:val="-13"/>
                        <w:sz w:val="18"/>
                      </w:rPr>
                      <w:t xml:space="preserve"> </w:t>
                    </w:r>
                    <w:r>
                      <w:rPr>
                        <w:sz w:val="18"/>
                      </w:rPr>
                      <w:t>Program</w:t>
                    </w:r>
                  </w:p>
                  <w:p w14:paraId="7039D666" w14:textId="444F48A9" w:rsidR="006D4A81" w:rsidRDefault="006D4A81" w:rsidP="00A73B53">
                    <w:pPr>
                      <w:ind w:right="118"/>
                      <w:jc w:val="right"/>
                      <w:rPr>
                        <w:sz w:val="18"/>
                      </w:rPr>
                    </w:pPr>
                    <w:r>
                      <w:rPr>
                        <w:sz w:val="18"/>
                      </w:rPr>
                      <w:t>May 2023 QAPP v3</w:t>
                    </w:r>
                  </w:p>
                  <w:p w14:paraId="75E301EF" w14:textId="77777777" w:rsidR="006D4A81" w:rsidRDefault="006D4A81" w:rsidP="00A73B53">
                    <w:pPr>
                      <w:spacing w:before="1"/>
                      <w:ind w:left="1843"/>
                      <w:rPr>
                        <w:sz w:val="18"/>
                      </w:rPr>
                    </w:pP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29214" w14:textId="28D09657" w:rsidR="006D4A81" w:rsidRDefault="006D4A81">
    <w:pPr>
      <w:pStyle w:val="Header"/>
    </w:pPr>
    <w:r>
      <w:rPr>
        <w:noProof/>
      </w:rPr>
      <mc:AlternateContent>
        <mc:Choice Requires="wps">
          <w:drawing>
            <wp:anchor distT="0" distB="0" distL="114300" distR="114300" simplePos="0" relativeHeight="251691008" behindDoc="1" locked="0" layoutInCell="1" allowOverlap="1" wp14:anchorId="65245DC5" wp14:editId="3F2E4A6C">
              <wp:simplePos x="0" y="0"/>
              <wp:positionH relativeFrom="page">
                <wp:posOffset>4583875</wp:posOffset>
              </wp:positionH>
              <wp:positionV relativeFrom="page">
                <wp:posOffset>581891</wp:posOffset>
              </wp:positionV>
              <wp:extent cx="2232025" cy="368135"/>
              <wp:effectExtent l="0" t="0" r="15875" b="13335"/>
              <wp:wrapNone/>
              <wp:docPr id="12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DAACF" w14:textId="77777777" w:rsidR="006D4A81" w:rsidRDefault="006D4A81">
                          <w:pPr>
                            <w:spacing w:before="12"/>
                            <w:ind w:left="20"/>
                            <w:rPr>
                              <w:sz w:val="18"/>
                            </w:rPr>
                          </w:pPr>
                          <w:r>
                            <w:rPr>
                              <w:sz w:val="18"/>
                            </w:rPr>
                            <w:t>Kenai River Water Quality Monitoring</w:t>
                          </w:r>
                          <w:r>
                            <w:rPr>
                              <w:spacing w:val="-13"/>
                              <w:sz w:val="18"/>
                            </w:rPr>
                            <w:t xml:space="preserve"> </w:t>
                          </w:r>
                          <w:r>
                            <w:rPr>
                              <w:sz w:val="18"/>
                            </w:rPr>
                            <w:t>Program</w:t>
                          </w:r>
                        </w:p>
                        <w:p w14:paraId="7EFECF44" w14:textId="03EFFD26" w:rsidR="006D4A81" w:rsidRDefault="006D4A81" w:rsidP="00816966">
                          <w:pPr>
                            <w:ind w:right="118"/>
                            <w:jc w:val="right"/>
                            <w:rPr>
                              <w:sz w:val="18"/>
                            </w:rPr>
                          </w:pPr>
                          <w:r>
                            <w:rPr>
                              <w:sz w:val="18"/>
                            </w:rPr>
                            <w:t>May 2023 QAPP 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245DC5" id="_x0000_t202" coordsize="21600,21600" o:spt="202" path="m,l,21600r21600,l21600,xe">
              <v:stroke joinstyle="miter"/>
              <v:path gradientshapeok="t" o:connecttype="rect"/>
            </v:shapetype>
            <v:shape id="_x0000_s1046" type="#_x0000_t202" style="position:absolute;margin-left:360.95pt;margin-top:45.8pt;width:175.75pt;height:29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aMsg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" filled="f" stroked="f">
              <v:textbox inset="0,0,0,0">
                <w:txbxContent>
                  <w:p w14:paraId="7C2DAACF" w14:textId="77777777" w:rsidR="006D4A81" w:rsidRDefault="006D4A81">
                    <w:pPr>
                      <w:spacing w:before="12"/>
                      <w:ind w:left="20"/>
                      <w:rPr>
                        <w:sz w:val="18"/>
                      </w:rPr>
                    </w:pPr>
                    <w:r>
                      <w:rPr>
                        <w:sz w:val="18"/>
                      </w:rPr>
                      <w:t>Kenai River Water Quality Monitoring</w:t>
                    </w:r>
                    <w:r>
                      <w:rPr>
                        <w:spacing w:val="-13"/>
                        <w:sz w:val="18"/>
                      </w:rPr>
                      <w:t xml:space="preserve"> </w:t>
                    </w:r>
                    <w:r>
                      <w:rPr>
                        <w:sz w:val="18"/>
                      </w:rPr>
                      <w:t>Program</w:t>
                    </w:r>
                  </w:p>
                  <w:p w14:paraId="7EFECF44" w14:textId="03EFFD26" w:rsidR="006D4A81" w:rsidRDefault="006D4A81" w:rsidP="00816966">
                    <w:pPr>
                      <w:ind w:right="118"/>
                      <w:jc w:val="right"/>
                      <w:rPr>
                        <w:sz w:val="18"/>
                      </w:rPr>
                    </w:pPr>
                    <w:r>
                      <w:rPr>
                        <w:sz w:val="18"/>
                      </w:rPr>
                      <w:t>May 2023 QAPP v3</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25AB" w14:textId="479F1865" w:rsidR="006D4A81" w:rsidRDefault="006D4A81">
    <w:pPr>
      <w:pStyle w:val="Header"/>
    </w:pPr>
    <w:r>
      <w:rPr>
        <w:noProof/>
      </w:rPr>
      <mc:AlternateContent>
        <mc:Choice Requires="wps">
          <w:drawing>
            <wp:anchor distT="0" distB="0" distL="114300" distR="114300" simplePos="0" relativeHeight="251693056" behindDoc="1" locked="0" layoutInCell="1" allowOverlap="1" wp14:anchorId="3D77B8F4" wp14:editId="34FF3DD6">
              <wp:simplePos x="0" y="0"/>
              <wp:positionH relativeFrom="page">
                <wp:posOffset>4582160</wp:posOffset>
              </wp:positionH>
              <wp:positionV relativeFrom="page">
                <wp:posOffset>577215</wp:posOffset>
              </wp:positionV>
              <wp:extent cx="2232025" cy="283845"/>
              <wp:effectExtent l="0" t="0" r="0" b="0"/>
              <wp:wrapNone/>
              <wp:docPr id="12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5F501" w14:textId="77777777" w:rsidR="006D4A81" w:rsidRDefault="006D4A81">
                          <w:pPr>
                            <w:spacing w:before="12"/>
                            <w:ind w:left="20"/>
                            <w:rPr>
                              <w:sz w:val="18"/>
                            </w:rPr>
                          </w:pPr>
                          <w:r>
                            <w:rPr>
                              <w:sz w:val="18"/>
                            </w:rPr>
                            <w:t>Kenai River Water Quality Monitoring</w:t>
                          </w:r>
                          <w:r>
                            <w:rPr>
                              <w:spacing w:val="-13"/>
                              <w:sz w:val="18"/>
                            </w:rPr>
                            <w:t xml:space="preserve"> </w:t>
                          </w:r>
                          <w:r>
                            <w:rPr>
                              <w:sz w:val="18"/>
                            </w:rPr>
                            <w:t>Program</w:t>
                          </w:r>
                        </w:p>
                        <w:p w14:paraId="7314CEB3" w14:textId="313211E7" w:rsidR="006D4A81" w:rsidRDefault="006D4A81">
                          <w:pPr>
                            <w:spacing w:before="1"/>
                            <w:ind w:left="1843"/>
                            <w:rPr>
                              <w:sz w:val="18"/>
                            </w:rPr>
                          </w:pPr>
                          <w:r>
                            <w:rPr>
                              <w:sz w:val="18"/>
                            </w:rPr>
                            <w:t>May 2023,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77B8F4" id="_x0000_t202" coordsize="21600,21600" o:spt="202" path="m,l,21600r21600,l21600,xe">
              <v:stroke joinstyle="miter"/>
              <v:path gradientshapeok="t" o:connecttype="rect"/>
            </v:shapetype>
            <v:shape id="_x0000_s1047" type="#_x0000_t202" style="position:absolute;margin-left:360.8pt;margin-top:45.45pt;width:175.75pt;height:22.3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rAJsQIAALM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" filled="f" stroked="f">
              <v:textbox inset="0,0,0,0">
                <w:txbxContent>
                  <w:p w14:paraId="0985F501" w14:textId="77777777" w:rsidR="006D4A81" w:rsidRDefault="006D4A81">
                    <w:pPr>
                      <w:spacing w:before="12"/>
                      <w:ind w:left="20"/>
                      <w:rPr>
                        <w:sz w:val="18"/>
                      </w:rPr>
                    </w:pPr>
                    <w:r>
                      <w:rPr>
                        <w:sz w:val="18"/>
                      </w:rPr>
                      <w:t>Kenai River Water Quality Monitoring</w:t>
                    </w:r>
                    <w:r>
                      <w:rPr>
                        <w:spacing w:val="-13"/>
                        <w:sz w:val="18"/>
                      </w:rPr>
                      <w:t xml:space="preserve"> </w:t>
                    </w:r>
                    <w:r>
                      <w:rPr>
                        <w:sz w:val="18"/>
                      </w:rPr>
                      <w:t>Program</w:t>
                    </w:r>
                  </w:p>
                  <w:p w14:paraId="7314CEB3" w14:textId="313211E7" w:rsidR="006D4A81" w:rsidRDefault="006D4A81">
                    <w:pPr>
                      <w:spacing w:before="1"/>
                      <w:ind w:left="1843"/>
                      <w:rPr>
                        <w:sz w:val="18"/>
                      </w:rPr>
                    </w:pPr>
                    <w:r>
                      <w:rPr>
                        <w:sz w:val="18"/>
                      </w:rPr>
                      <w:t>May 2023, QAPP</w:t>
                    </w:r>
                    <w:r>
                      <w:rPr>
                        <w:spacing w:val="-5"/>
                        <w:sz w:val="18"/>
                      </w:rPr>
                      <w:t xml:space="preserve"> </w:t>
                    </w:r>
                    <w:r>
                      <w:rPr>
                        <w:sz w:val="18"/>
                      </w:rPr>
                      <w:t>v3</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E0D01" w14:textId="77777777" w:rsidR="006D4A81" w:rsidRPr="00447864" w:rsidRDefault="006D4A81" w:rsidP="00816966">
    <w:pPr>
      <w:pStyle w:val="Header"/>
      <w:jc w:val="center"/>
      <w:rPr>
        <w:i/>
        <w:sz w:val="20"/>
      </w:rPr>
    </w:pPr>
    <w:r>
      <w:rPr>
        <w:noProof/>
      </w:rPr>
      <mc:AlternateContent>
        <mc:Choice Requires="wps">
          <w:drawing>
            <wp:anchor distT="0" distB="0" distL="114300" distR="114300" simplePos="0" relativeHeight="251695104" behindDoc="1" locked="0" layoutInCell="1" allowOverlap="1" wp14:anchorId="299595B0" wp14:editId="6A9C4EDC">
              <wp:simplePos x="0" y="0"/>
              <wp:positionH relativeFrom="page">
                <wp:posOffset>5000625</wp:posOffset>
              </wp:positionH>
              <wp:positionV relativeFrom="page">
                <wp:posOffset>466725</wp:posOffset>
              </wp:positionV>
              <wp:extent cx="2428875" cy="283845"/>
              <wp:effectExtent l="0" t="0" r="9525" b="1905"/>
              <wp:wrapNone/>
              <wp:docPr id="12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4ECAD" w14:textId="77777777" w:rsidR="006D4A81" w:rsidRDefault="006D4A81"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3B18B544" w14:textId="4ACC50B8" w:rsidR="006D4A81" w:rsidRDefault="006D4A81" w:rsidP="00816966">
                          <w:pPr>
                            <w:spacing w:before="1"/>
                            <w:ind w:left="1843"/>
                            <w:jc w:val="right"/>
                            <w:rPr>
                              <w:sz w:val="18"/>
                            </w:rPr>
                          </w:pPr>
                          <w:r>
                            <w:rPr>
                              <w:sz w:val="18"/>
                            </w:rPr>
                            <w:t>May 2023,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9595B0" id="_x0000_t202" coordsize="21600,21600" o:spt="202" path="m,l,21600r21600,l21600,xe">
              <v:stroke joinstyle="miter"/>
              <v:path gradientshapeok="t" o:connecttype="rect"/>
            </v:shapetype>
            <v:shape id="Text Box 30" o:spid="_x0000_s1048" type="#_x0000_t202" style="position:absolute;left:0;text-align:left;margin-left:393.75pt;margin-top:36.75pt;width:191.25pt;height:22.3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Iv9swIAALM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" filled="f" stroked="f">
              <v:textbox inset="0,0,0,0">
                <w:txbxContent>
                  <w:p w14:paraId="7DA4ECAD" w14:textId="77777777" w:rsidR="006D4A81" w:rsidRDefault="006D4A81"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3B18B544" w14:textId="4ACC50B8" w:rsidR="006D4A81" w:rsidRDefault="006D4A81" w:rsidP="00816966">
                    <w:pPr>
                      <w:spacing w:before="1"/>
                      <w:ind w:left="1843"/>
                      <w:jc w:val="right"/>
                      <w:rPr>
                        <w:sz w:val="18"/>
                      </w:rPr>
                    </w:pPr>
                    <w:r>
                      <w:rPr>
                        <w:sz w:val="18"/>
                      </w:rPr>
                      <w:t>May 2023, QAPP</w:t>
                    </w:r>
                    <w:r>
                      <w:rPr>
                        <w:spacing w:val="-5"/>
                        <w:sz w:val="18"/>
                      </w:rPr>
                      <w:t xml:space="preserve"> </w:t>
                    </w:r>
                    <w:r>
                      <w:rPr>
                        <w:sz w:val="18"/>
                      </w:rPr>
                      <w:t>v3</w:t>
                    </w:r>
                  </w:p>
                </w:txbxContent>
              </v:textbox>
              <w10:wrap anchorx="page" anchory="page"/>
            </v:shape>
          </w:pict>
        </mc:Fallback>
      </mc:AlternateContent>
    </w:r>
  </w:p>
  <w:p w14:paraId="412527AD" w14:textId="77777777" w:rsidR="006D4A81" w:rsidRDefault="006D4A8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C4068" w14:textId="77777777" w:rsidR="006D4A81" w:rsidRDefault="006D4A8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DDC92" w14:textId="17A5D042" w:rsidR="006D4A81" w:rsidRDefault="006D4A81">
    <w:pPr>
      <w:pStyle w:val="Header"/>
    </w:pPr>
    <w:r>
      <w:rPr>
        <w:noProof/>
      </w:rPr>
      <mc:AlternateContent>
        <mc:Choice Requires="wps">
          <w:drawing>
            <wp:anchor distT="0" distB="0" distL="114300" distR="114300" simplePos="0" relativeHeight="251697152" behindDoc="1" locked="0" layoutInCell="1" allowOverlap="1" wp14:anchorId="4F33238E" wp14:editId="77E7E589">
              <wp:simplePos x="0" y="0"/>
              <wp:positionH relativeFrom="margin">
                <wp:align>right</wp:align>
              </wp:positionH>
              <wp:positionV relativeFrom="page">
                <wp:posOffset>428625</wp:posOffset>
              </wp:positionV>
              <wp:extent cx="2428875" cy="283845"/>
              <wp:effectExtent l="0" t="0" r="9525" b="1905"/>
              <wp:wrapNone/>
              <wp:docPr id="1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93D1E" w14:textId="77777777" w:rsidR="006D4A81" w:rsidRDefault="006D4A81"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C8AA1F4" w14:textId="3CA37CDD" w:rsidR="006D4A81" w:rsidRDefault="006D4A81" w:rsidP="00816966">
                          <w:pPr>
                            <w:spacing w:before="1"/>
                            <w:ind w:left="1843"/>
                            <w:jc w:val="right"/>
                            <w:rPr>
                              <w:sz w:val="18"/>
                            </w:rPr>
                          </w:pPr>
                          <w:r>
                            <w:rPr>
                              <w:sz w:val="18"/>
                            </w:rPr>
                            <w:t>May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33238E" id="_x0000_t202" coordsize="21600,21600" o:spt="202" path="m,l,21600r21600,l21600,xe">
              <v:stroke joinstyle="miter"/>
              <v:path gradientshapeok="t" o:connecttype="rect"/>
            </v:shapetype>
            <v:shape id="_x0000_s1049" type="#_x0000_t202" style="position:absolute;margin-left:140.05pt;margin-top:33.75pt;width:191.25pt;height:22.35pt;z-index:-25161932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" filled="f" stroked="f">
              <v:textbox inset="0,0,0,0">
                <w:txbxContent>
                  <w:p w14:paraId="6A593D1E" w14:textId="77777777" w:rsidR="006D4A81" w:rsidRDefault="006D4A81"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C8AA1F4" w14:textId="3CA37CDD" w:rsidR="006D4A81" w:rsidRDefault="006D4A81" w:rsidP="00816966">
                    <w:pPr>
                      <w:spacing w:before="1"/>
                      <w:ind w:left="1843"/>
                      <w:jc w:val="right"/>
                      <w:rPr>
                        <w:sz w:val="18"/>
                      </w:rPr>
                    </w:pPr>
                    <w:r>
                      <w:rPr>
                        <w:sz w:val="18"/>
                      </w:rPr>
                      <w:t>May 2023, QAPP</w:t>
                    </w:r>
                    <w:r>
                      <w:rPr>
                        <w:spacing w:val="-5"/>
                        <w:sz w:val="18"/>
                      </w:rPr>
                      <w:t xml:space="preserve"> </w:t>
                    </w:r>
                    <w:r>
                      <w:rPr>
                        <w:sz w:val="18"/>
                      </w:rPr>
                      <w:t>v4</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228A0"/>
    <w:multiLevelType w:val="hybridMultilevel"/>
    <w:tmpl w:val="9EE8C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5249A"/>
    <w:multiLevelType w:val="multilevel"/>
    <w:tmpl w:val="C73A8B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3" w15:restartNumberingAfterBreak="0">
    <w:nsid w:val="156D259C"/>
    <w:multiLevelType w:val="hybridMultilevel"/>
    <w:tmpl w:val="A208B2E8"/>
    <w:lvl w:ilvl="0" w:tplc="019C236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E6670"/>
    <w:multiLevelType w:val="hybridMultilevel"/>
    <w:tmpl w:val="5970B46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17B94B1C"/>
    <w:multiLevelType w:val="hybridMultilevel"/>
    <w:tmpl w:val="DDCEB4E2"/>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02183"/>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1EE97E21"/>
    <w:multiLevelType w:val="hybridMultilevel"/>
    <w:tmpl w:val="FDDEBD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535AEE"/>
    <w:multiLevelType w:val="multilevel"/>
    <w:tmpl w:val="3B0485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14800E2"/>
    <w:multiLevelType w:val="multilevel"/>
    <w:tmpl w:val="38C6632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11" w15:restartNumberingAfterBreak="0">
    <w:nsid w:val="286C7707"/>
    <w:multiLevelType w:val="hybridMultilevel"/>
    <w:tmpl w:val="5B68226E"/>
    <w:lvl w:ilvl="0" w:tplc="C0867D10">
      <w:start w:val="2"/>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63C35"/>
    <w:multiLevelType w:val="hybridMultilevel"/>
    <w:tmpl w:val="C938DFB2"/>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rFonts w:hint="default"/>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rFonts w:hint="default"/>
        <w:lang w:val="en-US" w:eastAsia="en-US" w:bidi="ar-SA"/>
      </w:rPr>
    </w:lvl>
    <w:lvl w:ilvl="5" w:tplc="C51A23CC">
      <w:numFmt w:val="bullet"/>
      <w:lvlText w:val="•"/>
      <w:lvlJc w:val="left"/>
      <w:pPr>
        <w:ind w:left="3832" w:hanging="360"/>
      </w:pPr>
      <w:rPr>
        <w:rFonts w:hint="default"/>
        <w:lang w:val="en-US" w:eastAsia="en-US" w:bidi="ar-SA"/>
      </w:rPr>
    </w:lvl>
    <w:lvl w:ilvl="6" w:tplc="D3225AB2">
      <w:numFmt w:val="bullet"/>
      <w:lvlText w:val="•"/>
      <w:lvlJc w:val="left"/>
      <w:pPr>
        <w:ind w:left="5049" w:hanging="360"/>
      </w:pPr>
      <w:rPr>
        <w:rFonts w:hint="default"/>
        <w:lang w:val="en-US" w:eastAsia="en-US" w:bidi="ar-SA"/>
      </w:rPr>
    </w:lvl>
    <w:lvl w:ilvl="7" w:tplc="F9EA4EF2">
      <w:numFmt w:val="bullet"/>
      <w:lvlText w:val="•"/>
      <w:lvlJc w:val="left"/>
      <w:pPr>
        <w:ind w:left="6265" w:hanging="360"/>
      </w:pPr>
      <w:rPr>
        <w:rFonts w:hint="default"/>
        <w:lang w:val="en-US" w:eastAsia="en-US" w:bidi="ar-SA"/>
      </w:rPr>
    </w:lvl>
    <w:lvl w:ilvl="8" w:tplc="2DDCCD9A">
      <w:numFmt w:val="bullet"/>
      <w:lvlText w:val="•"/>
      <w:lvlJc w:val="left"/>
      <w:pPr>
        <w:ind w:left="7481" w:hanging="360"/>
      </w:pPr>
      <w:rPr>
        <w:rFonts w:hint="default"/>
        <w:lang w:val="en-US" w:eastAsia="en-US" w:bidi="ar-SA"/>
      </w:rPr>
    </w:lvl>
  </w:abstractNum>
  <w:abstractNum w:abstractNumId="14" w15:restartNumberingAfterBreak="0">
    <w:nsid w:val="2BBE6296"/>
    <w:multiLevelType w:val="hybridMultilevel"/>
    <w:tmpl w:val="E2600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4474DD"/>
    <w:multiLevelType w:val="multilevel"/>
    <w:tmpl w:val="09CE7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C6B4BDD"/>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A872B3"/>
    <w:multiLevelType w:val="hybridMultilevel"/>
    <w:tmpl w:val="007C0EF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2FD24A8E"/>
    <w:multiLevelType w:val="hybridMultilevel"/>
    <w:tmpl w:val="DAE4F882"/>
    <w:lvl w:ilvl="0" w:tplc="D8F256FA">
      <w:numFmt w:val="bullet"/>
      <w:lvlText w:val=""/>
      <w:lvlJc w:val="left"/>
      <w:pPr>
        <w:ind w:left="780" w:hanging="360"/>
      </w:pPr>
      <w:rPr>
        <w:rFonts w:ascii="Symbol" w:eastAsia="Times" w:hAnsi="Symbol"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304F7849"/>
    <w:multiLevelType w:val="hybridMultilevel"/>
    <w:tmpl w:val="A2A6532A"/>
    <w:lvl w:ilvl="0" w:tplc="C9A0865E">
      <w:numFmt w:val="bullet"/>
      <w:lvlText w:val=""/>
      <w:lvlJc w:val="left"/>
      <w:pPr>
        <w:ind w:left="1048" w:hanging="360"/>
      </w:pPr>
      <w:rPr>
        <w:rFonts w:ascii="Wingdings" w:eastAsia="Wingdings" w:hAnsi="Wingdings" w:cs="Wingdings" w:hint="default"/>
        <w:w w:val="100"/>
        <w:sz w:val="24"/>
        <w:szCs w:val="24"/>
        <w:lang w:val="en-US" w:eastAsia="en-US" w:bidi="ar-SA"/>
      </w:rPr>
    </w:lvl>
    <w:lvl w:ilvl="1" w:tplc="2A28A47E">
      <w:numFmt w:val="bullet"/>
      <w:lvlText w:val="•"/>
      <w:lvlJc w:val="left"/>
      <w:pPr>
        <w:ind w:left="1927" w:hanging="360"/>
      </w:pPr>
      <w:rPr>
        <w:rFonts w:hint="default"/>
        <w:lang w:val="en-US" w:eastAsia="en-US" w:bidi="ar-SA"/>
      </w:rPr>
    </w:lvl>
    <w:lvl w:ilvl="2" w:tplc="DDF6A104">
      <w:numFmt w:val="bullet"/>
      <w:lvlText w:val="•"/>
      <w:lvlJc w:val="left"/>
      <w:pPr>
        <w:ind w:left="2814" w:hanging="360"/>
      </w:pPr>
      <w:rPr>
        <w:rFonts w:hint="default"/>
        <w:lang w:val="en-US" w:eastAsia="en-US" w:bidi="ar-SA"/>
      </w:rPr>
    </w:lvl>
    <w:lvl w:ilvl="3" w:tplc="B35679F4">
      <w:numFmt w:val="bullet"/>
      <w:lvlText w:val="•"/>
      <w:lvlJc w:val="left"/>
      <w:pPr>
        <w:ind w:left="3702" w:hanging="360"/>
      </w:pPr>
      <w:rPr>
        <w:rFonts w:hint="default"/>
        <w:lang w:val="en-US" w:eastAsia="en-US" w:bidi="ar-SA"/>
      </w:rPr>
    </w:lvl>
    <w:lvl w:ilvl="4" w:tplc="EDCE89A2">
      <w:numFmt w:val="bullet"/>
      <w:lvlText w:val="•"/>
      <w:lvlJc w:val="left"/>
      <w:pPr>
        <w:ind w:left="4589" w:hanging="360"/>
      </w:pPr>
      <w:rPr>
        <w:rFonts w:hint="default"/>
        <w:lang w:val="en-US" w:eastAsia="en-US" w:bidi="ar-SA"/>
      </w:rPr>
    </w:lvl>
    <w:lvl w:ilvl="5" w:tplc="AB36AEF6">
      <w:numFmt w:val="bullet"/>
      <w:lvlText w:val="•"/>
      <w:lvlJc w:val="left"/>
      <w:pPr>
        <w:ind w:left="5477" w:hanging="360"/>
      </w:pPr>
      <w:rPr>
        <w:rFonts w:hint="default"/>
        <w:lang w:val="en-US" w:eastAsia="en-US" w:bidi="ar-SA"/>
      </w:rPr>
    </w:lvl>
    <w:lvl w:ilvl="6" w:tplc="AC42D38A">
      <w:numFmt w:val="bullet"/>
      <w:lvlText w:val="•"/>
      <w:lvlJc w:val="left"/>
      <w:pPr>
        <w:ind w:left="6364" w:hanging="360"/>
      </w:pPr>
      <w:rPr>
        <w:rFonts w:hint="default"/>
        <w:lang w:val="en-US" w:eastAsia="en-US" w:bidi="ar-SA"/>
      </w:rPr>
    </w:lvl>
    <w:lvl w:ilvl="7" w:tplc="EC9CE3EC">
      <w:numFmt w:val="bullet"/>
      <w:lvlText w:val="•"/>
      <w:lvlJc w:val="left"/>
      <w:pPr>
        <w:ind w:left="7252" w:hanging="360"/>
      </w:pPr>
      <w:rPr>
        <w:rFonts w:hint="default"/>
        <w:lang w:val="en-US" w:eastAsia="en-US" w:bidi="ar-SA"/>
      </w:rPr>
    </w:lvl>
    <w:lvl w:ilvl="8" w:tplc="81204342">
      <w:numFmt w:val="bullet"/>
      <w:lvlText w:val="•"/>
      <w:lvlJc w:val="left"/>
      <w:pPr>
        <w:ind w:left="8139" w:hanging="360"/>
      </w:pPr>
      <w:rPr>
        <w:rFonts w:hint="default"/>
        <w:lang w:val="en-US" w:eastAsia="en-US" w:bidi="ar-SA"/>
      </w:rPr>
    </w:lvl>
  </w:abstractNum>
  <w:abstractNum w:abstractNumId="20" w15:restartNumberingAfterBreak="0">
    <w:nsid w:val="33A50ADF"/>
    <w:multiLevelType w:val="multilevel"/>
    <w:tmpl w:val="5E3CA772"/>
    <w:lvl w:ilvl="0">
      <w:start w:val="2"/>
      <w:numFmt w:val="upperLetter"/>
      <w:lvlText w:val="%1"/>
      <w:lvlJc w:val="left"/>
      <w:pPr>
        <w:ind w:left="1408" w:hanging="720"/>
      </w:pPr>
      <w:rPr>
        <w:rFonts w:hint="default"/>
        <w:lang w:val="en-US" w:eastAsia="en-US" w:bidi="ar-SA"/>
      </w:rPr>
    </w:lvl>
    <w:lvl w:ilvl="1">
      <w:start w:val="10"/>
      <w:numFmt w:val="decimal"/>
      <w:lvlText w:val="%1.%2"/>
      <w:lvlJc w:val="left"/>
      <w:pPr>
        <w:ind w:left="1408" w:hanging="720"/>
      </w:pPr>
      <w:rPr>
        <w:rFonts w:hint="default"/>
        <w:lang w:val="en-US" w:eastAsia="en-US" w:bidi="ar-SA"/>
      </w:rPr>
    </w:lvl>
    <w:lvl w:ilvl="2">
      <w:start w:val="1"/>
      <w:numFmt w:val="decimal"/>
      <w:lvlText w:val="%1.%2.%3"/>
      <w:lvlJc w:val="left"/>
      <w:pPr>
        <w:ind w:left="1408" w:hanging="72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408" w:hanging="360"/>
      </w:pPr>
      <w:rPr>
        <w:rFonts w:ascii="Symbol" w:eastAsia="Symbol" w:hAnsi="Symbol" w:cs="Symbol" w:hint="default"/>
        <w:w w:val="100"/>
        <w:sz w:val="24"/>
        <w:szCs w:val="24"/>
        <w:lang w:val="en-US" w:eastAsia="en-US" w:bidi="ar-SA"/>
      </w:rPr>
    </w:lvl>
    <w:lvl w:ilvl="4">
      <w:numFmt w:val="bullet"/>
      <w:lvlText w:val=""/>
      <w:lvlJc w:val="left"/>
      <w:pPr>
        <w:ind w:left="1768" w:hanging="360"/>
      </w:pPr>
      <w:rPr>
        <w:rFonts w:ascii="Wingdings" w:eastAsia="Wingdings" w:hAnsi="Wingdings" w:cs="Wingdings" w:hint="default"/>
        <w:w w:val="100"/>
        <w:sz w:val="24"/>
        <w:szCs w:val="24"/>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290" w:hanging="360"/>
      </w:pPr>
      <w:rPr>
        <w:rFonts w:hint="default"/>
        <w:lang w:val="en-US" w:eastAsia="en-US" w:bidi="ar-SA"/>
      </w:rPr>
    </w:lvl>
    <w:lvl w:ilvl="7">
      <w:numFmt w:val="bullet"/>
      <w:lvlText w:val="•"/>
      <w:lvlJc w:val="left"/>
      <w:pPr>
        <w:ind w:left="7196"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21" w15:restartNumberingAfterBreak="0">
    <w:nsid w:val="392D3FE4"/>
    <w:multiLevelType w:val="hybridMultilevel"/>
    <w:tmpl w:val="84A425D2"/>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C63EC9"/>
    <w:multiLevelType w:val="hybridMultilevel"/>
    <w:tmpl w:val="AABE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57863"/>
    <w:multiLevelType w:val="hybridMultilevel"/>
    <w:tmpl w:val="74BA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0246D0"/>
    <w:multiLevelType w:val="hybridMultilevel"/>
    <w:tmpl w:val="1A7439F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735A55"/>
    <w:multiLevelType w:val="hybridMultilevel"/>
    <w:tmpl w:val="E78C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DA3485"/>
    <w:multiLevelType w:val="multilevel"/>
    <w:tmpl w:val="082CE58A"/>
    <w:lvl w:ilvl="0">
      <w:start w:val="1"/>
      <w:numFmt w:val="upperLetter"/>
      <w:lvlText w:val="%1)"/>
      <w:lvlJc w:val="left"/>
      <w:pPr>
        <w:ind w:left="839" w:hanging="360"/>
      </w:pPr>
      <w:rPr>
        <w:rFonts w:hint="default"/>
      </w:rPr>
    </w:lvl>
    <w:lvl w:ilvl="1" w:tentative="1">
      <w:start w:val="1"/>
      <w:numFmt w:val="lowerLetter"/>
      <w:lvlText w:val="%2."/>
      <w:lvlJc w:val="left"/>
      <w:pPr>
        <w:ind w:left="1559" w:hanging="360"/>
      </w:pPr>
    </w:lvl>
    <w:lvl w:ilvl="2" w:tentative="1">
      <w:start w:val="1"/>
      <w:numFmt w:val="lowerRoman"/>
      <w:lvlText w:val="%3."/>
      <w:lvlJc w:val="right"/>
      <w:pPr>
        <w:ind w:left="2279" w:hanging="180"/>
      </w:pPr>
    </w:lvl>
    <w:lvl w:ilvl="3" w:tentative="1">
      <w:start w:val="1"/>
      <w:numFmt w:val="decimal"/>
      <w:lvlText w:val="%4."/>
      <w:lvlJc w:val="left"/>
      <w:pPr>
        <w:ind w:left="2999" w:hanging="360"/>
      </w:pPr>
    </w:lvl>
    <w:lvl w:ilvl="4" w:tentative="1">
      <w:start w:val="1"/>
      <w:numFmt w:val="lowerLetter"/>
      <w:lvlText w:val="%5."/>
      <w:lvlJc w:val="left"/>
      <w:pPr>
        <w:ind w:left="3719" w:hanging="360"/>
      </w:pPr>
    </w:lvl>
    <w:lvl w:ilvl="5" w:tentative="1">
      <w:start w:val="1"/>
      <w:numFmt w:val="lowerRoman"/>
      <w:lvlText w:val="%6."/>
      <w:lvlJc w:val="right"/>
      <w:pPr>
        <w:ind w:left="4439" w:hanging="180"/>
      </w:pPr>
    </w:lvl>
    <w:lvl w:ilvl="6" w:tentative="1">
      <w:start w:val="1"/>
      <w:numFmt w:val="decimal"/>
      <w:lvlText w:val="%7."/>
      <w:lvlJc w:val="left"/>
      <w:pPr>
        <w:ind w:left="5159" w:hanging="360"/>
      </w:pPr>
    </w:lvl>
    <w:lvl w:ilvl="7" w:tentative="1">
      <w:start w:val="1"/>
      <w:numFmt w:val="lowerLetter"/>
      <w:lvlText w:val="%8."/>
      <w:lvlJc w:val="left"/>
      <w:pPr>
        <w:ind w:left="5879" w:hanging="360"/>
      </w:pPr>
    </w:lvl>
    <w:lvl w:ilvl="8" w:tentative="1">
      <w:start w:val="1"/>
      <w:numFmt w:val="lowerRoman"/>
      <w:lvlText w:val="%9."/>
      <w:lvlJc w:val="right"/>
      <w:pPr>
        <w:ind w:left="6599" w:hanging="180"/>
      </w:pPr>
    </w:lvl>
  </w:abstractNum>
  <w:abstractNum w:abstractNumId="27"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28" w15:restartNumberingAfterBreak="0">
    <w:nsid w:val="4E183142"/>
    <w:multiLevelType w:val="multilevel"/>
    <w:tmpl w:val="BA2CD3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4E223135"/>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0" w15:restartNumberingAfterBreak="0">
    <w:nsid w:val="4F9F5D87"/>
    <w:multiLevelType w:val="multilevel"/>
    <w:tmpl w:val="9B9423C2"/>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1" w15:restartNumberingAfterBreak="0">
    <w:nsid w:val="5130641D"/>
    <w:multiLevelType w:val="hybridMultilevel"/>
    <w:tmpl w:val="FB2C66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F4500D"/>
    <w:multiLevelType w:val="hybridMultilevel"/>
    <w:tmpl w:val="6C34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002B11"/>
    <w:multiLevelType w:val="hybridMultilevel"/>
    <w:tmpl w:val="900E1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4D2101"/>
    <w:multiLevelType w:val="hybridMultilevel"/>
    <w:tmpl w:val="DAA0A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6C0B66"/>
    <w:multiLevelType w:val="hybridMultilevel"/>
    <w:tmpl w:val="FE5EF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F67667"/>
    <w:multiLevelType w:val="hybridMultilevel"/>
    <w:tmpl w:val="0FEE67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165088"/>
    <w:multiLevelType w:val="hybridMultilevel"/>
    <w:tmpl w:val="34D8A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313BF0"/>
    <w:multiLevelType w:val="multilevel"/>
    <w:tmpl w:val="57FE3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0FE49AA"/>
    <w:multiLevelType w:val="hybridMultilevel"/>
    <w:tmpl w:val="8FA2B3BC"/>
    <w:lvl w:ilvl="0" w:tplc="0409000F">
      <w:start w:val="1"/>
      <w:numFmt w:val="decimal"/>
      <w:lvlText w:val="%1."/>
      <w:lvlJc w:val="left"/>
      <w:pPr>
        <w:ind w:left="839" w:hanging="360"/>
      </w:p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40" w15:restartNumberingAfterBreak="0">
    <w:nsid w:val="61B479A1"/>
    <w:multiLevelType w:val="multilevel"/>
    <w:tmpl w:val="C804EB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92C04FB"/>
    <w:multiLevelType w:val="hybridMultilevel"/>
    <w:tmpl w:val="A030ECFA"/>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632A79"/>
    <w:multiLevelType w:val="hybridMultilevel"/>
    <w:tmpl w:val="2F869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C06B8D"/>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4" w15:restartNumberingAfterBreak="0">
    <w:nsid w:val="73043CE8"/>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start w:val="1"/>
      <w:numFmt w:val="decimal"/>
      <w:lvlText w:val="%4."/>
      <w:lvlJc w:val="left"/>
      <w:pPr>
        <w:ind w:left="4500" w:hanging="360"/>
      </w:pPr>
    </w:lvl>
    <w:lvl w:ilvl="4" w:tplc="04090019">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5" w15:restartNumberingAfterBreak="0">
    <w:nsid w:val="731714AE"/>
    <w:multiLevelType w:val="multilevel"/>
    <w:tmpl w:val="2244EC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47" w15:restartNumberingAfterBreak="0">
    <w:nsid w:val="75B31C73"/>
    <w:multiLevelType w:val="hybridMultilevel"/>
    <w:tmpl w:val="1B40A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F5391E"/>
    <w:multiLevelType w:val="hybridMultilevel"/>
    <w:tmpl w:val="D1D4325C"/>
    <w:lvl w:ilvl="0" w:tplc="04090001">
      <w:start w:val="1"/>
      <w:numFmt w:val="bullet"/>
      <w:lvlText w:val=""/>
      <w:lvlJc w:val="left"/>
      <w:pPr>
        <w:ind w:left="1552" w:hanging="360"/>
      </w:pPr>
      <w:rPr>
        <w:rFonts w:ascii="Symbol" w:hAnsi="Symbol" w:hint="default"/>
      </w:rPr>
    </w:lvl>
    <w:lvl w:ilvl="1" w:tplc="04090003" w:tentative="1">
      <w:start w:val="1"/>
      <w:numFmt w:val="bullet"/>
      <w:lvlText w:val="o"/>
      <w:lvlJc w:val="left"/>
      <w:pPr>
        <w:ind w:left="2272" w:hanging="360"/>
      </w:pPr>
      <w:rPr>
        <w:rFonts w:ascii="Courier New" w:hAnsi="Courier New" w:cs="Courier New" w:hint="default"/>
      </w:rPr>
    </w:lvl>
    <w:lvl w:ilvl="2" w:tplc="04090005" w:tentative="1">
      <w:start w:val="1"/>
      <w:numFmt w:val="bullet"/>
      <w:lvlText w:val=""/>
      <w:lvlJc w:val="left"/>
      <w:pPr>
        <w:ind w:left="2992" w:hanging="360"/>
      </w:pPr>
      <w:rPr>
        <w:rFonts w:ascii="Wingdings" w:hAnsi="Wingdings" w:hint="default"/>
      </w:rPr>
    </w:lvl>
    <w:lvl w:ilvl="3" w:tplc="04090001" w:tentative="1">
      <w:start w:val="1"/>
      <w:numFmt w:val="bullet"/>
      <w:lvlText w:val=""/>
      <w:lvlJc w:val="left"/>
      <w:pPr>
        <w:ind w:left="3712" w:hanging="360"/>
      </w:pPr>
      <w:rPr>
        <w:rFonts w:ascii="Symbol" w:hAnsi="Symbol" w:hint="default"/>
      </w:rPr>
    </w:lvl>
    <w:lvl w:ilvl="4" w:tplc="04090003" w:tentative="1">
      <w:start w:val="1"/>
      <w:numFmt w:val="bullet"/>
      <w:lvlText w:val="o"/>
      <w:lvlJc w:val="left"/>
      <w:pPr>
        <w:ind w:left="4432" w:hanging="360"/>
      </w:pPr>
      <w:rPr>
        <w:rFonts w:ascii="Courier New" w:hAnsi="Courier New" w:cs="Courier New" w:hint="default"/>
      </w:rPr>
    </w:lvl>
    <w:lvl w:ilvl="5" w:tplc="04090005" w:tentative="1">
      <w:start w:val="1"/>
      <w:numFmt w:val="bullet"/>
      <w:lvlText w:val=""/>
      <w:lvlJc w:val="left"/>
      <w:pPr>
        <w:ind w:left="5152" w:hanging="360"/>
      </w:pPr>
      <w:rPr>
        <w:rFonts w:ascii="Wingdings" w:hAnsi="Wingdings" w:hint="default"/>
      </w:rPr>
    </w:lvl>
    <w:lvl w:ilvl="6" w:tplc="04090001" w:tentative="1">
      <w:start w:val="1"/>
      <w:numFmt w:val="bullet"/>
      <w:lvlText w:val=""/>
      <w:lvlJc w:val="left"/>
      <w:pPr>
        <w:ind w:left="5872" w:hanging="360"/>
      </w:pPr>
      <w:rPr>
        <w:rFonts w:ascii="Symbol" w:hAnsi="Symbol" w:hint="default"/>
      </w:rPr>
    </w:lvl>
    <w:lvl w:ilvl="7" w:tplc="04090003" w:tentative="1">
      <w:start w:val="1"/>
      <w:numFmt w:val="bullet"/>
      <w:lvlText w:val="o"/>
      <w:lvlJc w:val="left"/>
      <w:pPr>
        <w:ind w:left="6592" w:hanging="360"/>
      </w:pPr>
      <w:rPr>
        <w:rFonts w:ascii="Courier New" w:hAnsi="Courier New" w:cs="Courier New" w:hint="default"/>
      </w:rPr>
    </w:lvl>
    <w:lvl w:ilvl="8" w:tplc="04090005" w:tentative="1">
      <w:start w:val="1"/>
      <w:numFmt w:val="bullet"/>
      <w:lvlText w:val=""/>
      <w:lvlJc w:val="left"/>
      <w:pPr>
        <w:ind w:left="7312" w:hanging="360"/>
      </w:pPr>
      <w:rPr>
        <w:rFonts w:ascii="Wingdings" w:hAnsi="Wingdings" w:hint="default"/>
      </w:rPr>
    </w:lvl>
  </w:abstractNum>
  <w:abstractNum w:abstractNumId="49"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num w:numId="1">
    <w:abstractNumId w:val="13"/>
  </w:num>
  <w:num w:numId="2">
    <w:abstractNumId w:val="26"/>
  </w:num>
  <w:num w:numId="3">
    <w:abstractNumId w:val="39"/>
  </w:num>
  <w:num w:numId="4">
    <w:abstractNumId w:val="20"/>
  </w:num>
  <w:num w:numId="5">
    <w:abstractNumId w:val="19"/>
  </w:num>
  <w:num w:numId="6">
    <w:abstractNumId w:val="27"/>
  </w:num>
  <w:num w:numId="7">
    <w:abstractNumId w:val="10"/>
  </w:num>
  <w:num w:numId="8">
    <w:abstractNumId w:val="49"/>
  </w:num>
  <w:num w:numId="9">
    <w:abstractNumId w:val="2"/>
  </w:num>
  <w:num w:numId="10">
    <w:abstractNumId w:val="46"/>
  </w:num>
  <w:num w:numId="11">
    <w:abstractNumId w:val="12"/>
  </w:num>
  <w:num w:numId="12">
    <w:abstractNumId w:val="24"/>
  </w:num>
  <w:num w:numId="13">
    <w:abstractNumId w:val="3"/>
  </w:num>
  <w:num w:numId="14">
    <w:abstractNumId w:val="44"/>
  </w:num>
  <w:num w:numId="15">
    <w:abstractNumId w:val="6"/>
  </w:num>
  <w:num w:numId="16">
    <w:abstractNumId w:val="29"/>
  </w:num>
  <w:num w:numId="17">
    <w:abstractNumId w:val="43"/>
  </w:num>
  <w:num w:numId="18">
    <w:abstractNumId w:val="11"/>
  </w:num>
  <w:num w:numId="19">
    <w:abstractNumId w:val="36"/>
  </w:num>
  <w:num w:numId="20">
    <w:abstractNumId w:val="35"/>
  </w:num>
  <w:num w:numId="21">
    <w:abstractNumId w:val="0"/>
  </w:num>
  <w:num w:numId="22">
    <w:abstractNumId w:val="23"/>
  </w:num>
  <w:num w:numId="23">
    <w:abstractNumId w:val="31"/>
  </w:num>
  <w:num w:numId="24">
    <w:abstractNumId w:val="32"/>
  </w:num>
  <w:num w:numId="25">
    <w:abstractNumId w:val="16"/>
  </w:num>
  <w:num w:numId="26">
    <w:abstractNumId w:val="7"/>
  </w:num>
  <w:num w:numId="27">
    <w:abstractNumId w:val="18"/>
  </w:num>
  <w:num w:numId="28">
    <w:abstractNumId w:val="38"/>
  </w:num>
  <w:num w:numId="29">
    <w:abstractNumId w:val="9"/>
  </w:num>
  <w:num w:numId="30">
    <w:abstractNumId w:val="8"/>
  </w:num>
  <w:num w:numId="31">
    <w:abstractNumId w:val="45"/>
  </w:num>
  <w:num w:numId="32">
    <w:abstractNumId w:val="15"/>
  </w:num>
  <w:num w:numId="33">
    <w:abstractNumId w:val="28"/>
  </w:num>
  <w:num w:numId="34">
    <w:abstractNumId w:val="30"/>
  </w:num>
  <w:num w:numId="35">
    <w:abstractNumId w:val="1"/>
  </w:num>
  <w:num w:numId="36">
    <w:abstractNumId w:val="40"/>
  </w:num>
  <w:num w:numId="37">
    <w:abstractNumId w:val="33"/>
  </w:num>
  <w:num w:numId="38">
    <w:abstractNumId w:val="22"/>
  </w:num>
  <w:num w:numId="39">
    <w:abstractNumId w:val="25"/>
  </w:num>
  <w:num w:numId="40">
    <w:abstractNumId w:val="14"/>
  </w:num>
  <w:num w:numId="41">
    <w:abstractNumId w:val="37"/>
  </w:num>
  <w:num w:numId="42">
    <w:abstractNumId w:val="17"/>
  </w:num>
  <w:num w:numId="43">
    <w:abstractNumId w:val="4"/>
  </w:num>
  <w:num w:numId="44">
    <w:abstractNumId w:val="34"/>
  </w:num>
  <w:num w:numId="45">
    <w:abstractNumId w:val="42"/>
  </w:num>
  <w:num w:numId="46">
    <w:abstractNumId w:val="47"/>
  </w:num>
  <w:num w:numId="47">
    <w:abstractNumId w:val="21"/>
  </w:num>
  <w:num w:numId="48">
    <w:abstractNumId w:val="41"/>
  </w:num>
  <w:num w:numId="49">
    <w:abstractNumId w:val="5"/>
  </w:num>
  <w:num w:numId="50">
    <w:abstractNumId w:val="48"/>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None" w15:userId="Benjamin Meyer"/>
  </w15:person>
  <w15:person w15:author="bmeyer bmeyer">
    <w15:presenceInfo w15:providerId="Windows Live" w15:userId="bd0dd052dcf49e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905"/>
    <w:rsid w:val="00015BB1"/>
    <w:rsid w:val="000221D8"/>
    <w:rsid w:val="000274C3"/>
    <w:rsid w:val="00034E43"/>
    <w:rsid w:val="00042BE4"/>
    <w:rsid w:val="00044240"/>
    <w:rsid w:val="00044A00"/>
    <w:rsid w:val="00051B67"/>
    <w:rsid w:val="00055722"/>
    <w:rsid w:val="00075E87"/>
    <w:rsid w:val="000848DD"/>
    <w:rsid w:val="00085DB9"/>
    <w:rsid w:val="000866DB"/>
    <w:rsid w:val="00095B64"/>
    <w:rsid w:val="00096171"/>
    <w:rsid w:val="000A657C"/>
    <w:rsid w:val="000A6FC9"/>
    <w:rsid w:val="000B0BE4"/>
    <w:rsid w:val="000B57B0"/>
    <w:rsid w:val="000B59B3"/>
    <w:rsid w:val="000C2DBA"/>
    <w:rsid w:val="000D1E1B"/>
    <w:rsid w:val="000E32CE"/>
    <w:rsid w:val="000E5328"/>
    <w:rsid w:val="00135EF5"/>
    <w:rsid w:val="0014462D"/>
    <w:rsid w:val="0019723B"/>
    <w:rsid w:val="001A2BD8"/>
    <w:rsid w:val="001C50F1"/>
    <w:rsid w:val="001E1A8E"/>
    <w:rsid w:val="001F0914"/>
    <w:rsid w:val="00225170"/>
    <w:rsid w:val="00226A4E"/>
    <w:rsid w:val="0026478B"/>
    <w:rsid w:val="00297327"/>
    <w:rsid w:val="002A2AB2"/>
    <w:rsid w:val="00360D8F"/>
    <w:rsid w:val="003A4142"/>
    <w:rsid w:val="003C323F"/>
    <w:rsid w:val="003D1562"/>
    <w:rsid w:val="003F0FE3"/>
    <w:rsid w:val="0042046E"/>
    <w:rsid w:val="00427A12"/>
    <w:rsid w:val="00433FDB"/>
    <w:rsid w:val="00442B13"/>
    <w:rsid w:val="00491817"/>
    <w:rsid w:val="0049250F"/>
    <w:rsid w:val="004A6F6C"/>
    <w:rsid w:val="004B2A1A"/>
    <w:rsid w:val="004E5CF7"/>
    <w:rsid w:val="00500CEC"/>
    <w:rsid w:val="00500F3C"/>
    <w:rsid w:val="0051274E"/>
    <w:rsid w:val="005169C8"/>
    <w:rsid w:val="00521A4E"/>
    <w:rsid w:val="00533954"/>
    <w:rsid w:val="00543BF1"/>
    <w:rsid w:val="00545C33"/>
    <w:rsid w:val="00546B7D"/>
    <w:rsid w:val="005473BA"/>
    <w:rsid w:val="005621EB"/>
    <w:rsid w:val="00576649"/>
    <w:rsid w:val="005828CD"/>
    <w:rsid w:val="00586691"/>
    <w:rsid w:val="005935B5"/>
    <w:rsid w:val="0059372E"/>
    <w:rsid w:val="005C31D5"/>
    <w:rsid w:val="005C5905"/>
    <w:rsid w:val="005D1A08"/>
    <w:rsid w:val="005F5AD8"/>
    <w:rsid w:val="005F754C"/>
    <w:rsid w:val="00601E6B"/>
    <w:rsid w:val="00622BC1"/>
    <w:rsid w:val="00641F83"/>
    <w:rsid w:val="0065285B"/>
    <w:rsid w:val="006D4A81"/>
    <w:rsid w:val="006F4AE3"/>
    <w:rsid w:val="00710115"/>
    <w:rsid w:val="00733BC2"/>
    <w:rsid w:val="00733C96"/>
    <w:rsid w:val="00744DF7"/>
    <w:rsid w:val="007608B3"/>
    <w:rsid w:val="007618D6"/>
    <w:rsid w:val="00786EEE"/>
    <w:rsid w:val="0079123B"/>
    <w:rsid w:val="007B5E3E"/>
    <w:rsid w:val="007C3E88"/>
    <w:rsid w:val="007D697E"/>
    <w:rsid w:val="007E5F19"/>
    <w:rsid w:val="007F254A"/>
    <w:rsid w:val="007F3A77"/>
    <w:rsid w:val="007F6245"/>
    <w:rsid w:val="008105D8"/>
    <w:rsid w:val="00816966"/>
    <w:rsid w:val="008201A7"/>
    <w:rsid w:val="00853CCD"/>
    <w:rsid w:val="00873C54"/>
    <w:rsid w:val="00886ED2"/>
    <w:rsid w:val="008B236A"/>
    <w:rsid w:val="008B7722"/>
    <w:rsid w:val="008E4680"/>
    <w:rsid w:val="00915D11"/>
    <w:rsid w:val="00934993"/>
    <w:rsid w:val="00990B1F"/>
    <w:rsid w:val="009C52CC"/>
    <w:rsid w:val="009F1349"/>
    <w:rsid w:val="009F600B"/>
    <w:rsid w:val="00A0078F"/>
    <w:rsid w:val="00A177D6"/>
    <w:rsid w:val="00A339B0"/>
    <w:rsid w:val="00A42F86"/>
    <w:rsid w:val="00A73B53"/>
    <w:rsid w:val="00AA456E"/>
    <w:rsid w:val="00AA4592"/>
    <w:rsid w:val="00AA5420"/>
    <w:rsid w:val="00AB7A80"/>
    <w:rsid w:val="00AC0F53"/>
    <w:rsid w:val="00AE0845"/>
    <w:rsid w:val="00AE5A3E"/>
    <w:rsid w:val="00B35F53"/>
    <w:rsid w:val="00B407F6"/>
    <w:rsid w:val="00B62A56"/>
    <w:rsid w:val="00B6676A"/>
    <w:rsid w:val="00B93484"/>
    <w:rsid w:val="00BD5F59"/>
    <w:rsid w:val="00BD63F9"/>
    <w:rsid w:val="00C100DF"/>
    <w:rsid w:val="00C356E4"/>
    <w:rsid w:val="00C51876"/>
    <w:rsid w:val="00C561FD"/>
    <w:rsid w:val="00C57632"/>
    <w:rsid w:val="00C66F53"/>
    <w:rsid w:val="00C72335"/>
    <w:rsid w:val="00C723C6"/>
    <w:rsid w:val="00CC05AE"/>
    <w:rsid w:val="00CD1D42"/>
    <w:rsid w:val="00CD7519"/>
    <w:rsid w:val="00CE4B61"/>
    <w:rsid w:val="00D36D78"/>
    <w:rsid w:val="00D36FE6"/>
    <w:rsid w:val="00D45D08"/>
    <w:rsid w:val="00D500FA"/>
    <w:rsid w:val="00D52CC6"/>
    <w:rsid w:val="00D92606"/>
    <w:rsid w:val="00DB2210"/>
    <w:rsid w:val="00DB2FDB"/>
    <w:rsid w:val="00DC61FC"/>
    <w:rsid w:val="00DD2D54"/>
    <w:rsid w:val="00DD5B4B"/>
    <w:rsid w:val="00DF3A0D"/>
    <w:rsid w:val="00E000C1"/>
    <w:rsid w:val="00E044E3"/>
    <w:rsid w:val="00E05A28"/>
    <w:rsid w:val="00E374D5"/>
    <w:rsid w:val="00E42E59"/>
    <w:rsid w:val="00E52C5B"/>
    <w:rsid w:val="00E552C2"/>
    <w:rsid w:val="00E61C02"/>
    <w:rsid w:val="00E63832"/>
    <w:rsid w:val="00E7752F"/>
    <w:rsid w:val="00E81AA7"/>
    <w:rsid w:val="00E846F5"/>
    <w:rsid w:val="00E95B1B"/>
    <w:rsid w:val="00E9623B"/>
    <w:rsid w:val="00EA254A"/>
    <w:rsid w:val="00EB73D3"/>
    <w:rsid w:val="00ED38F8"/>
    <w:rsid w:val="00ED71D8"/>
    <w:rsid w:val="00EF43AF"/>
    <w:rsid w:val="00F011B4"/>
    <w:rsid w:val="00F11EB2"/>
    <w:rsid w:val="00F24EA0"/>
    <w:rsid w:val="00F4055E"/>
    <w:rsid w:val="00F4437A"/>
    <w:rsid w:val="00F70B3F"/>
    <w:rsid w:val="00F733BA"/>
    <w:rsid w:val="00F85F3F"/>
    <w:rsid w:val="00F90B27"/>
    <w:rsid w:val="00F95892"/>
    <w:rsid w:val="00F96672"/>
    <w:rsid w:val="00FB643C"/>
    <w:rsid w:val="00FC3010"/>
    <w:rsid w:val="00FE3C7A"/>
    <w:rsid w:val="00FF5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F114C"/>
  <w15:chartTrackingRefBased/>
  <w15:docId w15:val="{841BA6B2-2616-4D52-9947-182A38721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E4680"/>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8E4680"/>
    <w:pPr>
      <w:ind w:left="688"/>
      <w:outlineLvl w:val="0"/>
    </w:pPr>
    <w:rPr>
      <w:b/>
      <w:bCs/>
      <w:sz w:val="24"/>
      <w:szCs w:val="24"/>
    </w:rPr>
  </w:style>
  <w:style w:type="paragraph" w:styleId="Heading2">
    <w:name w:val="heading 2"/>
    <w:basedOn w:val="Normal"/>
    <w:link w:val="Heading2Char"/>
    <w:uiPriority w:val="1"/>
    <w:qFormat/>
    <w:rsid w:val="008E4680"/>
    <w:pPr>
      <w:spacing w:line="275" w:lineRule="exact"/>
      <w:ind w:left="688"/>
      <w:outlineLvl w:val="1"/>
    </w:pPr>
    <w:rPr>
      <w:b/>
      <w:bCs/>
      <w:i/>
      <w:sz w:val="24"/>
      <w:szCs w:val="24"/>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680"/>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1"/>
    <w:rsid w:val="008E4680"/>
    <w:rPr>
      <w:rFonts w:ascii="Times New Roman" w:eastAsia="Times New Roman" w:hAnsi="Times New Roman" w:cs="Times New Roman"/>
      <w:b/>
      <w:bCs/>
      <w:i/>
      <w:sz w:val="24"/>
      <w:szCs w:val="24"/>
    </w:rPr>
  </w:style>
  <w:style w:type="paragraph" w:styleId="TOC1">
    <w:name w:val="toc 1"/>
    <w:basedOn w:val="Normal"/>
    <w:uiPriority w:val="39"/>
    <w:qFormat/>
    <w:rsid w:val="008E4680"/>
    <w:pPr>
      <w:spacing w:before="100"/>
      <w:ind w:left="120"/>
    </w:pPr>
    <w:rPr>
      <w:sz w:val="24"/>
      <w:szCs w:val="24"/>
    </w:rPr>
  </w:style>
  <w:style w:type="paragraph" w:styleId="BodyText">
    <w:name w:val="Body Text"/>
    <w:basedOn w:val="Normal"/>
    <w:link w:val="BodyTextChar"/>
    <w:uiPriority w:val="1"/>
    <w:qFormat/>
    <w:rsid w:val="008E4680"/>
    <w:rPr>
      <w:sz w:val="24"/>
      <w:szCs w:val="24"/>
    </w:rPr>
  </w:style>
  <w:style w:type="character" w:customStyle="1" w:styleId="BodyTextChar">
    <w:name w:val="Body Text Char"/>
    <w:basedOn w:val="DefaultParagraphFont"/>
    <w:link w:val="BodyText"/>
    <w:uiPriority w:val="1"/>
    <w:rsid w:val="008E4680"/>
    <w:rPr>
      <w:rFonts w:ascii="Times New Roman" w:eastAsia="Times New Roman" w:hAnsi="Times New Roman" w:cs="Times New Roman"/>
      <w:sz w:val="24"/>
      <w:szCs w:val="24"/>
    </w:rPr>
  </w:style>
  <w:style w:type="paragraph" w:styleId="Title">
    <w:name w:val="Title"/>
    <w:basedOn w:val="Normal"/>
    <w:link w:val="TitleChar"/>
    <w:uiPriority w:val="10"/>
    <w:qFormat/>
    <w:rsid w:val="008E4680"/>
    <w:pPr>
      <w:ind w:left="224" w:right="282"/>
      <w:jc w:val="center"/>
    </w:pPr>
    <w:rPr>
      <w:b/>
      <w:bCs/>
      <w:sz w:val="48"/>
      <w:szCs w:val="48"/>
    </w:rPr>
  </w:style>
  <w:style w:type="character" w:customStyle="1" w:styleId="TitleChar">
    <w:name w:val="Title Char"/>
    <w:basedOn w:val="DefaultParagraphFont"/>
    <w:link w:val="Title"/>
    <w:uiPriority w:val="10"/>
    <w:rsid w:val="008E4680"/>
    <w:rPr>
      <w:rFonts w:ascii="Times New Roman" w:eastAsia="Times New Roman" w:hAnsi="Times New Roman" w:cs="Times New Roman"/>
      <w:b/>
      <w:bCs/>
      <w:sz w:val="48"/>
      <w:szCs w:val="48"/>
    </w:rPr>
  </w:style>
  <w:style w:type="paragraph" w:styleId="ListParagraph">
    <w:name w:val="List Paragraph"/>
    <w:basedOn w:val="Normal"/>
    <w:uiPriority w:val="1"/>
    <w:qFormat/>
    <w:rsid w:val="008E4680"/>
    <w:pPr>
      <w:ind w:left="1192" w:hanging="360"/>
    </w:pPr>
  </w:style>
  <w:style w:type="paragraph" w:customStyle="1" w:styleId="TableParagraph">
    <w:name w:val="Table Paragraph"/>
    <w:basedOn w:val="Normal"/>
    <w:uiPriority w:val="1"/>
    <w:qFormat/>
    <w:rsid w:val="008E4680"/>
  </w:style>
  <w:style w:type="paragraph" w:styleId="BalloonText">
    <w:name w:val="Balloon Text"/>
    <w:basedOn w:val="Normal"/>
    <w:link w:val="BalloonTextChar"/>
    <w:uiPriority w:val="99"/>
    <w:semiHidden/>
    <w:unhideWhenUsed/>
    <w:rsid w:val="008E46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4680"/>
    <w:rPr>
      <w:rFonts w:ascii="Segoe UI" w:eastAsia="Times New Roman" w:hAnsi="Segoe UI" w:cs="Segoe UI"/>
      <w:sz w:val="18"/>
      <w:szCs w:val="18"/>
    </w:rPr>
  </w:style>
  <w:style w:type="character" w:styleId="Hyperlink">
    <w:name w:val="Hyperlink"/>
    <w:basedOn w:val="DefaultParagraphFont"/>
    <w:uiPriority w:val="99"/>
    <w:unhideWhenUsed/>
    <w:rsid w:val="008E4680"/>
    <w:rPr>
      <w:color w:val="0563C1" w:themeColor="hyperlink"/>
      <w:u w:val="single"/>
    </w:rPr>
  </w:style>
  <w:style w:type="character" w:styleId="CommentReference">
    <w:name w:val="annotation reference"/>
    <w:basedOn w:val="DefaultParagraphFont"/>
    <w:uiPriority w:val="99"/>
    <w:semiHidden/>
    <w:unhideWhenUsed/>
    <w:rsid w:val="008E4680"/>
    <w:rPr>
      <w:sz w:val="16"/>
      <w:szCs w:val="16"/>
    </w:rPr>
  </w:style>
  <w:style w:type="paragraph" w:styleId="CommentText">
    <w:name w:val="annotation text"/>
    <w:basedOn w:val="Normal"/>
    <w:link w:val="CommentTextChar"/>
    <w:uiPriority w:val="99"/>
    <w:unhideWhenUsed/>
    <w:rsid w:val="008E4680"/>
    <w:rPr>
      <w:sz w:val="20"/>
      <w:szCs w:val="20"/>
    </w:rPr>
  </w:style>
  <w:style w:type="character" w:customStyle="1" w:styleId="CommentTextChar">
    <w:name w:val="Comment Text Char"/>
    <w:basedOn w:val="DefaultParagraphFont"/>
    <w:link w:val="CommentText"/>
    <w:uiPriority w:val="99"/>
    <w:rsid w:val="008E468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E4680"/>
    <w:rPr>
      <w:b/>
      <w:bCs/>
    </w:rPr>
  </w:style>
  <w:style w:type="character" w:customStyle="1" w:styleId="CommentSubjectChar">
    <w:name w:val="Comment Subject Char"/>
    <w:basedOn w:val="CommentTextChar"/>
    <w:link w:val="CommentSubject"/>
    <w:uiPriority w:val="99"/>
    <w:semiHidden/>
    <w:rsid w:val="008E4680"/>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8E4680"/>
    <w:pPr>
      <w:tabs>
        <w:tab w:val="center" w:pos="4680"/>
        <w:tab w:val="right" w:pos="9360"/>
      </w:tabs>
    </w:pPr>
  </w:style>
  <w:style w:type="character" w:customStyle="1" w:styleId="HeaderChar">
    <w:name w:val="Header Char"/>
    <w:basedOn w:val="DefaultParagraphFont"/>
    <w:link w:val="Header"/>
    <w:uiPriority w:val="99"/>
    <w:rsid w:val="008E4680"/>
    <w:rPr>
      <w:rFonts w:ascii="Times New Roman" w:eastAsia="Times New Roman" w:hAnsi="Times New Roman" w:cs="Times New Roman"/>
    </w:rPr>
  </w:style>
  <w:style w:type="paragraph" w:styleId="Footer">
    <w:name w:val="footer"/>
    <w:basedOn w:val="Normal"/>
    <w:link w:val="FooterChar"/>
    <w:uiPriority w:val="99"/>
    <w:unhideWhenUsed/>
    <w:rsid w:val="008E4680"/>
    <w:pPr>
      <w:tabs>
        <w:tab w:val="center" w:pos="4680"/>
        <w:tab w:val="right" w:pos="9360"/>
      </w:tabs>
    </w:pPr>
  </w:style>
  <w:style w:type="character" w:customStyle="1" w:styleId="FooterChar">
    <w:name w:val="Footer Char"/>
    <w:basedOn w:val="DefaultParagraphFont"/>
    <w:link w:val="Footer"/>
    <w:uiPriority w:val="99"/>
    <w:rsid w:val="008E4680"/>
    <w:rPr>
      <w:rFonts w:ascii="Times New Roman" w:eastAsia="Times New Roman" w:hAnsi="Times New Roman" w:cs="Times New Roman"/>
    </w:rPr>
  </w:style>
  <w:style w:type="paragraph" w:styleId="TOCHeading">
    <w:name w:val="TOC Heading"/>
    <w:basedOn w:val="Heading1"/>
    <w:next w:val="Normal"/>
    <w:uiPriority w:val="39"/>
    <w:unhideWhenUsed/>
    <w:qFormat/>
    <w:rsid w:val="008E468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rPr>
  </w:style>
  <w:style w:type="paragraph" w:styleId="TOC2">
    <w:name w:val="toc 2"/>
    <w:basedOn w:val="Normal"/>
    <w:next w:val="Normal"/>
    <w:autoRedefine/>
    <w:uiPriority w:val="39"/>
    <w:unhideWhenUsed/>
    <w:rsid w:val="0019723B"/>
    <w:pPr>
      <w:tabs>
        <w:tab w:val="right" w:leader="dot" w:pos="11190"/>
      </w:tabs>
      <w:spacing w:after="100"/>
    </w:pPr>
  </w:style>
  <w:style w:type="paragraph" w:styleId="TOC3">
    <w:name w:val="toc 3"/>
    <w:basedOn w:val="Normal"/>
    <w:next w:val="Normal"/>
    <w:autoRedefine/>
    <w:uiPriority w:val="39"/>
    <w:unhideWhenUsed/>
    <w:rsid w:val="008E4680"/>
    <w:pPr>
      <w:widowControl/>
      <w:autoSpaceDE/>
      <w:autoSpaceDN/>
      <w:spacing w:after="100" w:line="259" w:lineRule="auto"/>
      <w:ind w:left="440"/>
    </w:pPr>
    <w:rPr>
      <w:rFonts w:asciiTheme="minorHAnsi" w:eastAsiaTheme="minorEastAsia" w:hAnsiTheme="minorHAnsi"/>
    </w:rPr>
  </w:style>
  <w:style w:type="character" w:styleId="FollowedHyperlink">
    <w:name w:val="FollowedHyperlink"/>
    <w:basedOn w:val="DefaultParagraphFont"/>
    <w:uiPriority w:val="99"/>
    <w:semiHidden/>
    <w:unhideWhenUsed/>
    <w:rsid w:val="008E4680"/>
    <w:rPr>
      <w:color w:val="954F72" w:themeColor="followedHyperlink"/>
      <w:u w:val="single"/>
    </w:rPr>
  </w:style>
  <w:style w:type="paragraph" w:styleId="z-TopofForm">
    <w:name w:val="HTML Top of Form"/>
    <w:basedOn w:val="Normal"/>
    <w:next w:val="Normal"/>
    <w:link w:val="z-TopofFormChar"/>
    <w:hidden/>
    <w:uiPriority w:val="99"/>
    <w:semiHidden/>
    <w:unhideWhenUsed/>
    <w:rsid w:val="008E4680"/>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8E468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8E4680"/>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8E4680"/>
    <w:rPr>
      <w:rFonts w:ascii="Arial" w:eastAsia="Times New Roman" w:hAnsi="Arial" w:cs="Arial"/>
      <w:vanish/>
      <w:sz w:val="16"/>
      <w:szCs w:val="16"/>
    </w:rPr>
  </w:style>
  <w:style w:type="character" w:styleId="PlaceholderText">
    <w:name w:val="Placeholder Text"/>
    <w:basedOn w:val="DefaultParagraphFont"/>
    <w:uiPriority w:val="99"/>
    <w:semiHidden/>
    <w:rsid w:val="008E4680"/>
    <w:rPr>
      <w:color w:val="808080"/>
    </w:rPr>
  </w:style>
  <w:style w:type="paragraph" w:styleId="FootnoteText">
    <w:name w:val="footnote text"/>
    <w:basedOn w:val="Normal"/>
    <w:link w:val="FootnoteTextChar"/>
    <w:uiPriority w:val="99"/>
    <w:unhideWhenUsed/>
    <w:rsid w:val="008E4680"/>
    <w:pPr>
      <w:widowControl/>
      <w:autoSpaceDE/>
      <w:autoSpaceDN/>
    </w:pPr>
    <w:rPr>
      <w:rFonts w:ascii="Times" w:eastAsia="Times" w:hAnsi="Times"/>
      <w:sz w:val="20"/>
      <w:szCs w:val="20"/>
    </w:rPr>
  </w:style>
  <w:style w:type="character" w:customStyle="1" w:styleId="FootnoteTextChar">
    <w:name w:val="Footnote Text Char"/>
    <w:basedOn w:val="DefaultParagraphFont"/>
    <w:link w:val="FootnoteText"/>
    <w:uiPriority w:val="99"/>
    <w:rsid w:val="008E4680"/>
    <w:rPr>
      <w:rFonts w:ascii="Times" w:eastAsia="Times" w:hAnsi="Times" w:cs="Times New Roman"/>
      <w:sz w:val="20"/>
      <w:szCs w:val="20"/>
    </w:rPr>
  </w:style>
  <w:style w:type="character" w:styleId="FootnoteReference">
    <w:name w:val="footnote reference"/>
    <w:basedOn w:val="DefaultParagraphFont"/>
    <w:uiPriority w:val="99"/>
    <w:semiHidden/>
    <w:unhideWhenUsed/>
    <w:rsid w:val="008E4680"/>
    <w:rPr>
      <w:vertAlign w:val="superscript"/>
    </w:rPr>
  </w:style>
  <w:style w:type="character" w:customStyle="1" w:styleId="hgkelc">
    <w:name w:val="hgkelc"/>
    <w:basedOn w:val="DefaultParagraphFont"/>
    <w:rsid w:val="008E4680"/>
  </w:style>
  <w:style w:type="table" w:styleId="TableGrid">
    <w:name w:val="Table Grid"/>
    <w:basedOn w:val="TableNormal"/>
    <w:uiPriority w:val="39"/>
    <w:rsid w:val="008E4680"/>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Subheadings">
    <w:name w:val="Appendix Subheadings"/>
    <w:basedOn w:val="Normal"/>
    <w:link w:val="AppendixSubheadingsChar"/>
    <w:uiPriority w:val="1"/>
    <w:qFormat/>
    <w:rsid w:val="008E4680"/>
  </w:style>
  <w:style w:type="character" w:customStyle="1" w:styleId="AppendixSubheadingsChar">
    <w:name w:val="Appendix Subheadings Char"/>
    <w:basedOn w:val="DefaultParagraphFont"/>
    <w:link w:val="AppendixSubheadings"/>
    <w:uiPriority w:val="1"/>
    <w:rsid w:val="008E4680"/>
    <w:rPr>
      <w:rFonts w:ascii="Times New Roman" w:eastAsia="Times New Roman" w:hAnsi="Times New Roman" w:cs="Times New Roman"/>
    </w:rPr>
  </w:style>
  <w:style w:type="paragraph" w:customStyle="1" w:styleId="Default">
    <w:name w:val="Default"/>
    <w:rsid w:val="008E468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cf01">
    <w:name w:val="cf01"/>
    <w:basedOn w:val="DefaultParagraphFont"/>
    <w:rPr>
      <w:rFonts w:ascii="Segoe UI" w:hAnsi="Segoe UI" w:cs="Segoe UI" w:hint="default"/>
      <w:sz w:val="18"/>
      <w:szCs w:val="18"/>
    </w:rPr>
  </w:style>
  <w:style w:type="paragraph" w:styleId="TableofFigures">
    <w:name w:val="table of figures"/>
    <w:basedOn w:val="Normal"/>
    <w:next w:val="Normal"/>
    <w:uiPriority w:val="99"/>
    <w:unhideWhenUsed/>
  </w:style>
  <w:style w:type="paragraph" w:styleId="Caption">
    <w:name w:val="caption"/>
    <w:basedOn w:val="Normal"/>
    <w:next w:val="Normal"/>
    <w:uiPriority w:val="35"/>
    <w:unhideWhenUsed/>
    <w:qFormat/>
    <w:pPr>
      <w:spacing w:after="200"/>
    </w:pPr>
    <w:rPr>
      <w:i/>
      <w:iCs/>
      <w:color w:val="44546A" w:themeColor="text2"/>
      <w:sz w:val="18"/>
      <w:szCs w:val="1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paragraph" w:customStyle="1" w:styleId="pf0">
    <w:name w:val="pf0"/>
    <w:basedOn w:val="Normal"/>
    <w:pPr>
      <w:widowControl/>
      <w:autoSpaceDE/>
      <w:autoSpaceDN/>
      <w:spacing w:before="100" w:beforeAutospacing="1" w:after="100" w:afterAutospacing="1"/>
    </w:pPr>
    <w:rPr>
      <w:sz w:val="24"/>
      <w:szCs w:val="24"/>
    </w:rPr>
  </w:style>
  <w:style w:type="paragraph" w:styleId="Revision">
    <w:name w:val="Revision"/>
    <w:hidden/>
    <w:uiPriority w:val="99"/>
    <w:semiHidden/>
    <w:rsid w:val="00500CEC"/>
    <w:pPr>
      <w:spacing w:after="0" w:line="240" w:lineRule="auto"/>
    </w:pPr>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sid w:val="0019723B"/>
    <w:rPr>
      <w:color w:val="605E5C"/>
      <w:shd w:val="clear" w:color="auto" w:fill="E1DFDD"/>
    </w:rPr>
  </w:style>
  <w:style w:type="character" w:customStyle="1" w:styleId="UnresolvedMention2">
    <w:name w:val="Unresolved Mention2"/>
    <w:basedOn w:val="DefaultParagraphFont"/>
    <w:uiPriority w:val="99"/>
    <w:semiHidden/>
    <w:unhideWhenUsed/>
    <w:rsid w:val="001F09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brown.katherine@epa.gov" TargetMode="External"/><Relationship Id="rId18" Type="http://schemas.openxmlformats.org/officeDocument/2006/relationships/hyperlink" Target="mailto:justin.nelson@sgs.com" TargetMode="External"/><Relationship Id="rId26" Type="http://schemas.openxmlformats.org/officeDocument/2006/relationships/footer" Target="footer2.xml"/><Relationship Id="rId39" Type="http://schemas.openxmlformats.org/officeDocument/2006/relationships/image" Target="media/image4.png"/><Relationship Id="rId21" Type="http://schemas.openxmlformats.org/officeDocument/2006/relationships/hyperlink" Target="mailto:hydrology@kenaiwatershed.org" TargetMode="External"/><Relationship Id="rId34" Type="http://schemas.openxmlformats.org/officeDocument/2006/relationships/header" Target="header6.xml"/><Relationship Id="rId42" Type="http://schemas.openxmlformats.org/officeDocument/2006/relationships/footer" Target="footer7.xml"/><Relationship Id="rId47" Type="http://schemas.openxmlformats.org/officeDocument/2006/relationships/image" Target="media/image7.jpeg"/><Relationship Id="rId50" Type="http://schemas.openxmlformats.org/officeDocument/2006/relationships/footer" Target="footer9.xml"/><Relationship Id="rId55" Type="http://schemas.openxmlformats.org/officeDocument/2006/relationships/header" Target="header11.xml"/><Relationship Id="rId63" Type="http://schemas.openxmlformats.org/officeDocument/2006/relationships/header" Target="header13.xml"/><Relationship Id="rId68" Type="http://schemas.openxmlformats.org/officeDocument/2006/relationships/footer" Target="footer15.xml"/><Relationship Id="rId76" Type="http://schemas.openxmlformats.org/officeDocument/2006/relationships/header" Target="header18.xml"/><Relationship Id="rId84" Type="http://schemas.microsoft.com/office/2016/09/relationships/commentsIds" Target="commentsIds.xml"/><Relationship Id="rId7" Type="http://schemas.openxmlformats.org/officeDocument/2006/relationships/endnotes" Target="endnotes.xml"/><Relationship Id="rId71" Type="http://schemas.openxmlformats.org/officeDocument/2006/relationships/header" Target="header17.xml"/><Relationship Id="rId2" Type="http://schemas.openxmlformats.org/officeDocument/2006/relationships/numbering" Target="numbering.xml"/><Relationship Id="rId16" Type="http://schemas.openxmlformats.org/officeDocument/2006/relationships/hyperlink" Target="mailto:hydrology@kenaiwatershed.org" TargetMode="External"/><Relationship Id="rId29" Type="http://schemas.openxmlformats.org/officeDocument/2006/relationships/header" Target="header4.xml"/><Relationship Id="rId11" Type="http://schemas.openxmlformats.org/officeDocument/2006/relationships/hyperlink" Target="mailto:executivedirector@kenaiwatershed.org" TargetMode="External"/><Relationship Id="rId24" Type="http://schemas.openxmlformats.org/officeDocument/2006/relationships/hyperlink" Target="https://aktemp.uaa.alaska.edu/" TargetMode="External"/><Relationship Id="rId32" Type="http://schemas.openxmlformats.org/officeDocument/2006/relationships/footer" Target="footer5.xml"/><Relationship Id="rId37" Type="http://schemas.openxmlformats.org/officeDocument/2006/relationships/hyperlink" Target="https://maps.waterdata.usgs.gov/mapper/" TargetMode="External"/><Relationship Id="rId40" Type="http://schemas.openxmlformats.org/officeDocument/2006/relationships/hyperlink" Target="http://www.kenaiwatershed.org" TargetMode="External"/><Relationship Id="rId45" Type="http://schemas.openxmlformats.org/officeDocument/2006/relationships/image" Target="media/image5.jpeg"/><Relationship Id="rId53" Type="http://schemas.openxmlformats.org/officeDocument/2006/relationships/header" Target="header10.xml"/><Relationship Id="rId58" Type="http://schemas.openxmlformats.org/officeDocument/2006/relationships/header" Target="header12.xml"/><Relationship Id="rId66" Type="http://schemas.openxmlformats.org/officeDocument/2006/relationships/footer" Target="footer14.xml"/><Relationship Id="rId74" Type="http://schemas.openxmlformats.org/officeDocument/2006/relationships/hyperlink" Target="https://bit.ly/kwf_lab_certs" TargetMode="External"/><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13.jpg"/><Relationship Id="rId10" Type="http://schemas.openxmlformats.org/officeDocument/2006/relationships/image" Target="media/image2.png"/><Relationship Id="rId19" Type="http://schemas.openxmlformats.org/officeDocument/2006/relationships/hyperlink" Target="mailto:emorrison@salamatoftribe.org" TargetMode="External"/><Relationship Id="rId31" Type="http://schemas.openxmlformats.org/officeDocument/2006/relationships/header" Target="header5.xml"/><Relationship Id="rId44" Type="http://schemas.openxmlformats.org/officeDocument/2006/relationships/footer" Target="footer8.xml"/><Relationship Id="rId52" Type="http://schemas.openxmlformats.org/officeDocument/2006/relationships/image" Target="media/image10.jpeg"/><Relationship Id="rId60" Type="http://schemas.openxmlformats.org/officeDocument/2006/relationships/image" Target="media/image12.jpg"/><Relationship Id="rId65" Type="http://schemas.openxmlformats.org/officeDocument/2006/relationships/header" Target="header14.xml"/><Relationship Id="rId73" Type="http://schemas.openxmlformats.org/officeDocument/2006/relationships/hyperlink" Target="https://aktemp.uaa.alaska.edu/"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hydrology@kenaiwatershed.org" TargetMode="External"/><Relationship Id="rId14" Type="http://schemas.openxmlformats.org/officeDocument/2006/relationships/comments" Target="comments.xml"/><Relationship Id="rId22" Type="http://schemas.openxmlformats.org/officeDocument/2006/relationships/header" Target="header1.xml"/><Relationship Id="rId27" Type="http://schemas.openxmlformats.org/officeDocument/2006/relationships/header" Target="header3.xml"/><Relationship Id="rId30" Type="http://schemas.openxmlformats.org/officeDocument/2006/relationships/footer" Target="footer4.xml"/><Relationship Id="rId35" Type="http://schemas.openxmlformats.org/officeDocument/2006/relationships/footer" Target="footer6.xml"/><Relationship Id="rId43" Type="http://schemas.openxmlformats.org/officeDocument/2006/relationships/header" Target="header8.xml"/><Relationship Id="rId48" Type="http://schemas.openxmlformats.org/officeDocument/2006/relationships/image" Target="media/image8.jpeg"/><Relationship Id="rId56" Type="http://schemas.openxmlformats.org/officeDocument/2006/relationships/footer" Target="footer11.xml"/><Relationship Id="rId64" Type="http://schemas.openxmlformats.org/officeDocument/2006/relationships/footer" Target="footer13.xml"/><Relationship Id="rId69" Type="http://schemas.openxmlformats.org/officeDocument/2006/relationships/header" Target="header16.xml"/><Relationship Id="rId77" Type="http://schemas.openxmlformats.org/officeDocument/2006/relationships/footer" Target="footer18.xml"/><Relationship Id="rId8" Type="http://schemas.openxmlformats.org/officeDocument/2006/relationships/image" Target="media/image1.jpg"/><Relationship Id="rId51" Type="http://schemas.openxmlformats.org/officeDocument/2006/relationships/image" Target="media/image9.jpeg"/><Relationship Id="rId72" Type="http://schemas.openxmlformats.org/officeDocument/2006/relationships/footer" Target="footer17.xm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fields.cindy@epa.gov" TargetMode="External"/><Relationship Id="rId17" Type="http://schemas.openxmlformats.org/officeDocument/2006/relationships/hyperlink" Target="mailto:executivedirector@kenaiwatershed.org" TargetMode="External"/><Relationship Id="rId25" Type="http://schemas.openxmlformats.org/officeDocument/2006/relationships/header" Target="header2.xml"/><Relationship Id="rId33" Type="http://schemas.openxmlformats.org/officeDocument/2006/relationships/image" Target="media/image3.jpeg"/><Relationship Id="rId38" Type="http://schemas.openxmlformats.org/officeDocument/2006/relationships/hyperlink" Target="https://northtechgroup.com/" TargetMode="External"/><Relationship Id="rId46" Type="http://schemas.openxmlformats.org/officeDocument/2006/relationships/image" Target="media/image6.jpeg"/><Relationship Id="rId59" Type="http://schemas.openxmlformats.org/officeDocument/2006/relationships/footer" Target="footer12.xml"/><Relationship Id="rId67" Type="http://schemas.openxmlformats.org/officeDocument/2006/relationships/header" Target="header15.xml"/><Relationship Id="rId20" Type="http://schemas.openxmlformats.org/officeDocument/2006/relationships/hyperlink" Target="https://www.kenaiwatershed.org/science-in-action/research-information/water-quality/" TargetMode="External"/><Relationship Id="rId41" Type="http://schemas.openxmlformats.org/officeDocument/2006/relationships/header" Target="header7.xml"/><Relationship Id="rId54" Type="http://schemas.openxmlformats.org/officeDocument/2006/relationships/footer" Target="footer10.xml"/><Relationship Id="rId62" Type="http://schemas.openxmlformats.org/officeDocument/2006/relationships/image" Target="media/image14.jpg"/><Relationship Id="rId70" Type="http://schemas.openxmlformats.org/officeDocument/2006/relationships/footer" Target="footer16.xml"/><Relationship Id="rId75" Type="http://schemas.openxmlformats.org/officeDocument/2006/relationships/hyperlink" Target="https://bit.ly/kwf_wqx_evaluation_checklist" TargetMode="External"/><Relationship Id="rId83"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footer" Target="footer1.xml"/><Relationship Id="rId28" Type="http://schemas.openxmlformats.org/officeDocument/2006/relationships/footer" Target="footer3.xml"/><Relationship Id="rId36" Type="http://schemas.openxmlformats.org/officeDocument/2006/relationships/hyperlink" Target="http://www.ncei.noaa.gov" TargetMode="External"/><Relationship Id="rId49" Type="http://schemas.openxmlformats.org/officeDocument/2006/relationships/header" Target="header9.xml"/><Relationship Id="rId57"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1DF1B-5287-4994-BD98-301F3D95F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75</Pages>
  <Words>17838</Words>
  <Characters>101679</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Meyer</dc:creator>
  <cp:keywords/>
  <dc:description/>
  <cp:lastModifiedBy>Benjamin Meyer</cp:lastModifiedBy>
  <cp:revision>70</cp:revision>
  <cp:lastPrinted>2023-05-03T19:36:00Z</cp:lastPrinted>
  <dcterms:created xsi:type="dcterms:W3CDTF">2023-04-27T23:54:00Z</dcterms:created>
  <dcterms:modified xsi:type="dcterms:W3CDTF">2024-08-08T01:01:00Z</dcterms:modified>
</cp:coreProperties>
</file>