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media/image10.jpg" ContentType="image/jpeg"/>
  <Override PartName="/word/media/image11.jpg" ContentType="image/jpeg"/>
  <Override PartName="/word/media/image12.jpg" ContentType="image/jpeg"/>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06845F70"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commentRangeStart w:id="1"/>
      <w:commentRangeStart w:id="2"/>
      <w:r w:rsidR="000B0BE4">
        <w:rPr>
          <w:b/>
          <w:i/>
          <w:sz w:val="36"/>
        </w:rPr>
        <w:t>V.3. Updated March 2023</w:t>
      </w:r>
      <w:commentRangeEnd w:id="1"/>
      <w:r w:rsidR="00FC3010">
        <w:rPr>
          <w:rStyle w:val="CommentReference"/>
        </w:rPr>
        <w:commentReference w:id="1"/>
      </w:r>
      <w:commentRangeEnd w:id="2"/>
      <w:r w:rsidR="00AE0845">
        <w:rPr>
          <w:rStyle w:val="CommentReference"/>
        </w:rPr>
        <w:commentReference w:id="2"/>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commentRangeStart w:id="3"/>
      <w:commentRangeStart w:id="4"/>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11">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3"/>
      <w:r>
        <w:rPr>
          <w:rStyle w:val="CommentReference"/>
        </w:rPr>
        <w:commentReference w:id="3"/>
      </w:r>
      <w:commentRangeEnd w:id="4"/>
      <w:r w:rsidR="00AE0845">
        <w:rPr>
          <w:rStyle w:val="CommentReference"/>
        </w:rPr>
        <w:commentReference w:id="4"/>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77777777" w:rsidR="008E4680" w:rsidRDefault="008E4680" w:rsidP="00442B13">
      <w:pPr>
        <w:ind w:left="2763" w:right="2822"/>
        <w:jc w:val="center"/>
        <w:rPr>
          <w:b/>
          <w:sz w:val="24"/>
        </w:rPr>
      </w:pPr>
      <w:r>
        <w:rPr>
          <w:b/>
          <w:sz w:val="24"/>
        </w:rPr>
        <w:t>Soldotna, AK 99669</w:t>
      </w:r>
      <w:hyperlink r:id="rId12">
        <w:r>
          <w:rPr>
            <w:b/>
            <w:sz w:val="24"/>
          </w:rPr>
          <w:t xml:space="preserve"> www.kenaiwatershed.org</w:t>
        </w:r>
      </w:hyperlink>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5"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6" w:name="Department_of_Environmental_Conservation"/>
      <w:bookmarkStart w:id="7" w:name="Division_of_Water"/>
      <w:bookmarkStart w:id="8" w:name="Water_Quality_Standards_and_Restoration"/>
      <w:bookmarkStart w:id="9" w:name="_Toc112073499"/>
      <w:bookmarkStart w:id="10" w:name="_Toc117087841"/>
      <w:bookmarkStart w:id="11" w:name="_Toc125960331"/>
      <w:bookmarkStart w:id="12" w:name="_Toc125983993"/>
      <w:bookmarkStart w:id="13" w:name="_Toc125984274"/>
      <w:bookmarkStart w:id="14" w:name="_Toc132032645"/>
      <w:bookmarkStart w:id="15" w:name="_Toc133590155"/>
      <w:bookmarkEnd w:id="5"/>
      <w:bookmarkEnd w:id="6"/>
      <w:bookmarkEnd w:id="7"/>
      <w:bookmarkEnd w:id="8"/>
      <w:r>
        <w:t xml:space="preserve">Al. Title and Approval </w:t>
      </w:r>
      <w:commentRangeStart w:id="16"/>
      <w:commentRangeStart w:id="17"/>
      <w:r>
        <w:t>Page</w:t>
      </w:r>
      <w:bookmarkEnd w:id="9"/>
      <w:bookmarkEnd w:id="10"/>
      <w:bookmarkEnd w:id="11"/>
      <w:bookmarkEnd w:id="12"/>
      <w:bookmarkEnd w:id="13"/>
      <w:bookmarkEnd w:id="14"/>
      <w:commentRangeEnd w:id="16"/>
      <w:r w:rsidR="00042BE4">
        <w:rPr>
          <w:rStyle w:val="CommentReference"/>
          <w:b w:val="0"/>
          <w:bCs w:val="0"/>
        </w:rPr>
        <w:commentReference w:id="16"/>
      </w:r>
      <w:commentRangeEnd w:id="17"/>
      <w:r w:rsidR="00AE0845">
        <w:rPr>
          <w:rStyle w:val="CommentReference"/>
          <w:b w:val="0"/>
          <w:bCs w:val="0"/>
        </w:rPr>
        <w:commentReference w:id="17"/>
      </w:r>
      <w:bookmarkEnd w:id="15"/>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32C24773" w14:textId="27ABB0E9" w:rsidR="008E4680" w:rsidRPr="00226A4E" w:rsidRDefault="008E4680" w:rsidP="00500CEC">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13" w:history="1">
        <w:r w:rsidR="00042BE4" w:rsidRPr="00226A4E">
          <w:rPr>
            <w:rStyle w:val="Hyperlink"/>
            <w:w w:val="95"/>
            <w:sz w:val="24"/>
            <w:szCs w:val="24"/>
          </w:rPr>
          <w:t>hydrology@kenaiwatershed.org</w:t>
        </w:r>
      </w:hyperlink>
      <w:r w:rsidR="00500CEC" w:rsidRPr="00226A4E">
        <w:rPr>
          <w:rStyle w:val="Hyperlink"/>
          <w:w w:val="95"/>
          <w:sz w:val="24"/>
          <w:szCs w:val="24"/>
        </w:rPr>
        <w:br/>
      </w:r>
      <w:r w:rsidRPr="00226A4E">
        <w:rPr>
          <w:sz w:val="24"/>
          <w:szCs w:val="24"/>
        </w:rPr>
        <w:t>Phone: (907) 260-5449</w:t>
      </w:r>
    </w:p>
    <w:p w14:paraId="5DF74D21" w14:textId="77777777" w:rsidR="00042BE4" w:rsidRPr="00226A4E" w:rsidRDefault="00042BE4" w:rsidP="00500CEC">
      <w:pPr>
        <w:spacing w:before="89"/>
        <w:rPr>
          <w:w w:val="95"/>
          <w:sz w:val="24"/>
          <w:szCs w:val="24"/>
        </w:rPr>
      </w:pPr>
      <w:r w:rsidRPr="00226A4E">
        <w:rPr>
          <w:b/>
          <w:w w:val="95"/>
          <w:sz w:val="24"/>
          <w:szCs w:val="24"/>
        </w:rPr>
        <w:t xml:space="preserve">Signature:                                                                 </w:t>
      </w:r>
      <w:r w:rsidRPr="00226A4E">
        <w:rPr>
          <w:b/>
          <w:w w:val="95"/>
          <w:sz w:val="24"/>
          <w:szCs w:val="24"/>
        </w:rPr>
        <w:tab/>
        <w:t xml:space="preserve">Date: </w:t>
      </w:r>
    </w:p>
    <w:p w14:paraId="7356C4C0" w14:textId="77777777" w:rsidR="00042BE4" w:rsidRPr="00226A4E" w:rsidRDefault="00042BE4" w:rsidP="00042BE4">
      <w:pPr>
        <w:spacing w:before="89"/>
        <w:rPr>
          <w:w w:val="95"/>
          <w:sz w:val="24"/>
          <w:szCs w:val="24"/>
        </w:rPr>
      </w:pPr>
    </w:p>
    <w:p w14:paraId="4F1498D9" w14:textId="1AEB56A7"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4" w:history="1">
        <w:r w:rsidRPr="00226A4E">
          <w:rPr>
            <w:rStyle w:val="Hyperlink"/>
            <w:w w:val="95"/>
            <w:sz w:val="24"/>
            <w:szCs w:val="24"/>
          </w:rPr>
          <w:t>executivedirector@kenaiwatershed.org</w:t>
        </w:r>
      </w:hyperlink>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77777777" w:rsidR="00500CEC" w:rsidRPr="00226A4E" w:rsidRDefault="00500CEC" w:rsidP="00500CEC">
      <w:pPr>
        <w:tabs>
          <w:tab w:val="left" w:pos="4603"/>
        </w:tabs>
        <w:spacing w:before="13"/>
        <w:rPr>
          <w:sz w:val="24"/>
          <w:szCs w:val="24"/>
        </w:rPr>
      </w:pPr>
    </w:p>
    <w:p w14:paraId="7B794D89" w14:textId="1B52BB10" w:rsidR="008E4680" w:rsidRPr="0019723B" w:rsidRDefault="008E4680" w:rsidP="00500CEC">
      <w:pPr>
        <w:tabs>
          <w:tab w:val="left" w:pos="4603"/>
        </w:tabs>
        <w:spacing w:before="13"/>
        <w:rPr>
          <w:b/>
          <w:bCs/>
          <w:sz w:val="24"/>
          <w:szCs w:val="24"/>
          <w:u w:val="single"/>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48CCECDA" w14:textId="7CD0B96B" w:rsidR="00042BE4" w:rsidRPr="0019723B" w:rsidRDefault="00042BE4" w:rsidP="00500CEC">
      <w:pPr>
        <w:spacing w:before="89"/>
        <w:rPr>
          <w:b/>
          <w:w w:val="95"/>
          <w:sz w:val="24"/>
          <w:szCs w:val="24"/>
        </w:rPr>
      </w:pPr>
      <w:r w:rsidRPr="00226A4E">
        <w:rPr>
          <w:b/>
          <w:w w:val="95"/>
          <w:sz w:val="24"/>
          <w:szCs w:val="24"/>
        </w:rPr>
        <w:t xml:space="preserve">Email: </w:t>
      </w:r>
      <w:hyperlink r:id="rId15" w:history="1">
        <w:r w:rsidRPr="0019723B">
          <w:rPr>
            <w:rStyle w:val="Hyperlink"/>
            <w:w w:val="95"/>
            <w:sz w:val="24"/>
            <w:szCs w:val="24"/>
          </w:rPr>
          <w:t>fields.cindy@epa.gov</w:t>
        </w:r>
      </w:hyperlink>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8" w:name="QAPP-Kenai_River_Watershed_ZnCu_2020_042"/>
      <w:bookmarkEnd w:id="18"/>
      <w:r w:rsidR="008E4680" w:rsidRPr="00226A4E">
        <w:rPr>
          <w:sz w:val="24"/>
          <w:szCs w:val="24"/>
        </w:rPr>
        <w:t>Signature</w:t>
      </w:r>
      <w:r w:rsidR="008E4680" w:rsidRPr="0019723B">
        <w:rPr>
          <w:sz w:val="24"/>
          <w:szCs w:val="24"/>
        </w:rPr>
        <w:t xml:space="preserve">: </w:t>
      </w:r>
      <w:r w:rsidR="008E4680" w:rsidRPr="0019723B">
        <w:rPr>
          <w:spacing w:val="21"/>
          <w:sz w:val="24"/>
          <w:szCs w:val="24"/>
        </w:rPr>
        <w:t xml:space="preserve"> </w:t>
      </w:r>
      <w:r w:rsidR="0019723B" w:rsidRPr="0019723B">
        <w:rPr>
          <w:sz w:val="24"/>
          <w:szCs w:val="24"/>
        </w:rPr>
        <w:t xml:space="preserve">   </w:t>
      </w:r>
      <w:r w:rsidRPr="0019723B">
        <w:rPr>
          <w:b/>
          <w:w w:val="95"/>
          <w:sz w:val="24"/>
          <w:szCs w:val="24"/>
        </w:rPr>
        <w:t xml:space="preserve">                                                                Date: </w:t>
      </w:r>
    </w:p>
    <w:p w14:paraId="78A74F1E" w14:textId="12798FBC" w:rsidR="00042BE4" w:rsidRPr="0019723B" w:rsidRDefault="00042BE4" w:rsidP="008201A7">
      <w:pPr>
        <w:spacing w:before="89"/>
        <w:rPr>
          <w:w w:val="95"/>
          <w:sz w:val="24"/>
          <w:szCs w:val="24"/>
        </w:rPr>
      </w:pPr>
    </w:p>
    <w:p w14:paraId="79451EF7" w14:textId="4B956723" w:rsidR="008201A7" w:rsidRPr="0019723B" w:rsidRDefault="008201A7" w:rsidP="0019723B">
      <w:pPr>
        <w:spacing w:before="90" w:line="259" w:lineRule="auto"/>
        <w:ind w:right="555"/>
        <w:rPr>
          <w:w w:val="95"/>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6" w:history="1">
        <w:r w:rsidRPr="0019723B">
          <w:rPr>
            <w:rStyle w:val="Hyperlink"/>
            <w:w w:val="95"/>
            <w:sz w:val="24"/>
            <w:szCs w:val="24"/>
          </w:rPr>
          <w:t>brown.katherine@epa.gov</w:t>
        </w:r>
      </w:hyperlink>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p>
    <w:p w14:paraId="5C8BDD90" w14:textId="77777777" w:rsidR="008201A7" w:rsidRPr="00226A4E" w:rsidRDefault="008201A7" w:rsidP="008201A7">
      <w:pPr>
        <w:spacing w:before="89"/>
        <w:rPr>
          <w:w w:val="95"/>
          <w:sz w:val="24"/>
          <w:szCs w:val="24"/>
        </w:rPr>
      </w:pPr>
    </w:p>
    <w:p w14:paraId="45932FA1" w14:textId="77777777" w:rsidR="00042BE4" w:rsidRPr="00226A4E" w:rsidRDefault="00042BE4" w:rsidP="00042BE4">
      <w:pPr>
        <w:rPr>
          <w:sz w:val="24"/>
          <w:szCs w:val="24"/>
        </w:rPr>
      </w:pPr>
    </w:p>
    <w:p w14:paraId="3A970589" w14:textId="77777777" w:rsidR="00042BE4" w:rsidRPr="00226A4E" w:rsidRDefault="00042BE4" w:rsidP="00042BE4">
      <w:pPr>
        <w:rPr>
          <w:sz w:val="24"/>
          <w:szCs w:val="24"/>
        </w:rPr>
      </w:pPr>
    </w:p>
    <w:p w14:paraId="4EBC2EA3" w14:textId="77777777" w:rsidR="00042BE4" w:rsidRPr="00226A4E" w:rsidRDefault="00042BE4" w:rsidP="00042BE4">
      <w:pPr>
        <w:rPr>
          <w:sz w:val="24"/>
          <w:szCs w:val="24"/>
        </w:rPr>
      </w:pPr>
    </w:p>
    <w:p w14:paraId="24560333" w14:textId="77777777" w:rsidR="00042BE4" w:rsidRPr="00226A4E" w:rsidRDefault="00042BE4" w:rsidP="00042BE4">
      <w:pPr>
        <w:rPr>
          <w:sz w:val="24"/>
          <w:szCs w:val="24"/>
        </w:rPr>
      </w:pPr>
    </w:p>
    <w:p w14:paraId="12C58928" w14:textId="77777777" w:rsidR="00042BE4" w:rsidRPr="00226A4E" w:rsidRDefault="00042BE4" w:rsidP="00042BE4">
      <w:pPr>
        <w:rPr>
          <w:sz w:val="24"/>
          <w:szCs w:val="24"/>
        </w:rPr>
      </w:pPr>
    </w:p>
    <w:p w14:paraId="3F2B7DE7" w14:textId="77777777" w:rsidR="00042BE4" w:rsidRDefault="00042BE4" w:rsidP="00042BE4"/>
    <w:p w14:paraId="3FC530BE" w14:textId="77777777" w:rsidR="0019723B" w:rsidRDefault="0019723B" w:rsidP="00042BE4"/>
    <w:p w14:paraId="0065373C" w14:textId="77777777" w:rsidR="0019723B" w:rsidRDefault="0019723B" w:rsidP="00042BE4"/>
    <w:p w14:paraId="5D085225" w14:textId="5606037C" w:rsidR="00042BE4" w:rsidRDefault="0019723B" w:rsidP="0019723B">
      <w:pPr>
        <w:pStyle w:val="Heading1"/>
        <w:ind w:left="0"/>
        <w:rPr>
          <w:ins w:id="19" w:author="Benjamin Meyer" w:date="2023-04-18T10:26:00Z"/>
        </w:rPr>
      </w:pPr>
      <w:bookmarkStart w:id="20" w:name="_Toc133590156"/>
      <w:r>
        <w:lastRenderedPageBreak/>
        <w:t>A2. Contents</w:t>
      </w:r>
      <w:bookmarkEnd w:id="20"/>
    </w:p>
    <w:customXmlInsRangeStart w:id="21" w:author="Benjamin Meyer" w:date="2023-04-18T10:26:00Z"/>
    <w:sdt>
      <w:sdtPr>
        <w:rPr>
          <w:b w:val="0"/>
          <w:bCs w:val="0"/>
          <w:sz w:val="22"/>
          <w:szCs w:val="22"/>
          <w:u w:val="single"/>
        </w:rPr>
        <w:id w:val="910664123"/>
        <w:docPartObj>
          <w:docPartGallery w:val="Table of Contents"/>
          <w:docPartUnique/>
        </w:docPartObj>
      </w:sdtPr>
      <w:sdtEndPr>
        <w:rPr>
          <w:noProof/>
        </w:rPr>
      </w:sdtEndPr>
      <w:sdtContent>
        <w:customXmlInsRangeEnd w:id="21"/>
        <w:p w14:paraId="2E4FAD46" w14:textId="6F997016" w:rsidR="008E4680" w:rsidRPr="0019723B" w:rsidRDefault="008E4680" w:rsidP="00500CEC">
          <w:pPr>
            <w:pStyle w:val="Heading1"/>
            <w:ind w:left="0"/>
          </w:pPr>
        </w:p>
        <w:customXmlDelRangeStart w:id="22" w:author="Benjamin Meyer" w:date="2023-04-18T10:26:00Z"/>
        <w:sdt>
          <w:sdtPr>
            <w:rPr>
              <w:sz w:val="22"/>
              <w:szCs w:val="22"/>
            </w:rPr>
            <w:id w:val="1596047573"/>
            <w:docPartObj>
              <w:docPartGallery w:val="Table of Contents"/>
              <w:docPartUnique/>
            </w:docPartObj>
          </w:sdtPr>
          <w:sdtEndPr>
            <w:rPr>
              <w:b/>
              <w:bCs/>
              <w:noProof/>
            </w:rPr>
          </w:sdtEndPr>
          <w:sdtContent>
            <w:customXmlDelRangeEnd w:id="22"/>
            <w:commentRangeStart w:id="23" w:displacedByCustomXml="prev"/>
            <w:p w14:paraId="17EF88F4" w14:textId="2D98CA2C" w:rsidR="0019723B" w:rsidRDefault="008E4680" w:rsidP="0019723B">
              <w:pPr>
                <w:pStyle w:val="TOC1"/>
                <w:tabs>
                  <w:tab w:val="right" w:leader="dot" w:pos="9350"/>
                </w:tabs>
                <w:ind w:left="0"/>
                <w:rPr>
                  <w:rFonts w:asciiTheme="minorHAnsi" w:eastAsiaTheme="minorEastAsia" w:hAnsiTheme="minorHAnsi" w:cstheme="minorBidi"/>
                  <w:noProof/>
                  <w:sz w:val="22"/>
                  <w:szCs w:val="22"/>
                </w:rPr>
              </w:pPr>
              <w:r w:rsidRPr="00500CEC">
                <w:fldChar w:fldCharType="begin"/>
              </w:r>
              <w:r w:rsidRPr="00500CEC">
                <w:instrText xml:space="preserve"> TOC \o "1-3" \h \z \u </w:instrText>
              </w:r>
              <w:r w:rsidRPr="00500CEC">
                <w:fldChar w:fldCharType="separate"/>
              </w:r>
              <w:hyperlink w:anchor="_Toc133590155" w:history="1">
                <w:r w:rsidR="0019723B" w:rsidRPr="00CC3912">
                  <w:rPr>
                    <w:rStyle w:val="Hyperlink"/>
                    <w:noProof/>
                  </w:rPr>
                  <w:t>Al. Title and Approval Page</w:t>
                </w:r>
                <w:r w:rsidR="0019723B">
                  <w:rPr>
                    <w:noProof/>
                    <w:webHidden/>
                  </w:rPr>
                  <w:tab/>
                </w:r>
                <w:r w:rsidR="0019723B">
                  <w:rPr>
                    <w:noProof/>
                    <w:webHidden/>
                  </w:rPr>
                  <w:fldChar w:fldCharType="begin"/>
                </w:r>
                <w:r w:rsidR="0019723B">
                  <w:rPr>
                    <w:noProof/>
                    <w:webHidden/>
                  </w:rPr>
                  <w:instrText xml:space="preserve"> PAGEREF _Toc133590155 \h </w:instrText>
                </w:r>
                <w:r w:rsidR="0019723B">
                  <w:rPr>
                    <w:noProof/>
                    <w:webHidden/>
                  </w:rPr>
                </w:r>
                <w:r w:rsidR="0019723B">
                  <w:rPr>
                    <w:noProof/>
                    <w:webHidden/>
                  </w:rPr>
                  <w:fldChar w:fldCharType="separate"/>
                </w:r>
                <w:r w:rsidR="0019723B">
                  <w:rPr>
                    <w:noProof/>
                    <w:webHidden/>
                  </w:rPr>
                  <w:t>2</w:t>
                </w:r>
                <w:r w:rsidR="0019723B">
                  <w:rPr>
                    <w:noProof/>
                    <w:webHidden/>
                  </w:rPr>
                  <w:fldChar w:fldCharType="end"/>
                </w:r>
              </w:hyperlink>
            </w:p>
            <w:p w14:paraId="5B65A6B8" w14:textId="36FD4E80" w:rsidR="0019723B" w:rsidRDefault="00000000" w:rsidP="0019723B">
              <w:pPr>
                <w:pStyle w:val="TOC1"/>
                <w:tabs>
                  <w:tab w:val="right" w:leader="dot" w:pos="9350"/>
                </w:tabs>
                <w:ind w:left="0"/>
                <w:rPr>
                  <w:rFonts w:asciiTheme="minorHAnsi" w:eastAsiaTheme="minorEastAsia" w:hAnsiTheme="minorHAnsi" w:cstheme="minorBidi"/>
                  <w:noProof/>
                  <w:sz w:val="22"/>
                  <w:szCs w:val="22"/>
                </w:rPr>
              </w:pPr>
              <w:hyperlink w:anchor="_Toc133590156" w:history="1">
                <w:r w:rsidR="0019723B" w:rsidRPr="00CC3912">
                  <w:rPr>
                    <w:rStyle w:val="Hyperlink"/>
                    <w:noProof/>
                  </w:rPr>
                  <w:t>A2. Contents</w:t>
                </w:r>
                <w:r w:rsidR="0019723B">
                  <w:rPr>
                    <w:noProof/>
                    <w:webHidden/>
                  </w:rPr>
                  <w:tab/>
                </w:r>
                <w:r w:rsidR="0019723B">
                  <w:rPr>
                    <w:noProof/>
                    <w:webHidden/>
                  </w:rPr>
                  <w:fldChar w:fldCharType="begin"/>
                </w:r>
                <w:r w:rsidR="0019723B">
                  <w:rPr>
                    <w:noProof/>
                    <w:webHidden/>
                  </w:rPr>
                  <w:instrText xml:space="preserve"> PAGEREF _Toc133590156 \h </w:instrText>
                </w:r>
                <w:r w:rsidR="0019723B">
                  <w:rPr>
                    <w:noProof/>
                    <w:webHidden/>
                  </w:rPr>
                </w:r>
                <w:r w:rsidR="0019723B">
                  <w:rPr>
                    <w:noProof/>
                    <w:webHidden/>
                  </w:rPr>
                  <w:fldChar w:fldCharType="separate"/>
                </w:r>
                <w:r w:rsidR="0019723B">
                  <w:rPr>
                    <w:noProof/>
                    <w:webHidden/>
                  </w:rPr>
                  <w:t>3</w:t>
                </w:r>
                <w:r w:rsidR="0019723B">
                  <w:rPr>
                    <w:noProof/>
                    <w:webHidden/>
                  </w:rPr>
                  <w:fldChar w:fldCharType="end"/>
                </w:r>
              </w:hyperlink>
            </w:p>
            <w:p w14:paraId="65B9D5E1" w14:textId="32F566FB" w:rsidR="0019723B" w:rsidRDefault="00000000" w:rsidP="0019723B">
              <w:pPr>
                <w:pStyle w:val="TOC2"/>
                <w:rPr>
                  <w:rFonts w:asciiTheme="minorHAnsi" w:eastAsiaTheme="minorEastAsia" w:hAnsiTheme="minorHAnsi" w:cstheme="minorBidi"/>
                  <w:noProof/>
                </w:rPr>
              </w:pPr>
              <w:hyperlink w:anchor="_Toc133590157" w:history="1">
                <w:r w:rsidR="0019723B" w:rsidRPr="00CC3912">
                  <w:rPr>
                    <w:rStyle w:val="Hyperlink"/>
                    <w:noProof/>
                  </w:rPr>
                  <w:t>Acronyms</w:t>
                </w:r>
                <w:r w:rsidR="0019723B">
                  <w:rPr>
                    <w:noProof/>
                    <w:webHidden/>
                  </w:rPr>
                  <w:tab/>
                </w:r>
                <w:r w:rsidR="0019723B">
                  <w:rPr>
                    <w:noProof/>
                    <w:webHidden/>
                  </w:rPr>
                  <w:fldChar w:fldCharType="begin"/>
                </w:r>
                <w:r w:rsidR="0019723B">
                  <w:rPr>
                    <w:noProof/>
                    <w:webHidden/>
                  </w:rPr>
                  <w:instrText xml:space="preserve"> PAGEREF _Toc133590157 \h </w:instrText>
                </w:r>
                <w:r w:rsidR="0019723B">
                  <w:rPr>
                    <w:noProof/>
                    <w:webHidden/>
                  </w:rPr>
                </w:r>
                <w:r w:rsidR="0019723B">
                  <w:rPr>
                    <w:noProof/>
                    <w:webHidden/>
                  </w:rPr>
                  <w:fldChar w:fldCharType="separate"/>
                </w:r>
                <w:r w:rsidR="0019723B">
                  <w:rPr>
                    <w:noProof/>
                    <w:webHidden/>
                  </w:rPr>
                  <w:t>6</w:t>
                </w:r>
                <w:r w:rsidR="0019723B">
                  <w:rPr>
                    <w:noProof/>
                    <w:webHidden/>
                  </w:rPr>
                  <w:fldChar w:fldCharType="end"/>
                </w:r>
              </w:hyperlink>
            </w:p>
            <w:p w14:paraId="254F0E4D" w14:textId="12C70F86" w:rsidR="0019723B" w:rsidRDefault="00000000" w:rsidP="0019723B">
              <w:pPr>
                <w:pStyle w:val="TOC2"/>
                <w:rPr>
                  <w:rFonts w:asciiTheme="minorHAnsi" w:eastAsiaTheme="minorEastAsia" w:hAnsiTheme="minorHAnsi" w:cstheme="minorBidi"/>
                  <w:noProof/>
                </w:rPr>
              </w:pPr>
              <w:hyperlink w:anchor="_Toc133590158" w:history="1">
                <w:r w:rsidR="0019723B" w:rsidRPr="00CC3912">
                  <w:rPr>
                    <w:rStyle w:val="Hyperlink"/>
                    <w:noProof/>
                  </w:rPr>
                  <w:t>A2. Acknowledgements</w:t>
                </w:r>
                <w:r w:rsidR="0019723B">
                  <w:rPr>
                    <w:noProof/>
                    <w:webHidden/>
                  </w:rPr>
                  <w:tab/>
                </w:r>
                <w:r w:rsidR="0019723B">
                  <w:rPr>
                    <w:noProof/>
                    <w:webHidden/>
                  </w:rPr>
                  <w:fldChar w:fldCharType="begin"/>
                </w:r>
                <w:r w:rsidR="0019723B">
                  <w:rPr>
                    <w:noProof/>
                    <w:webHidden/>
                  </w:rPr>
                  <w:instrText xml:space="preserve"> PAGEREF _Toc133590158 \h </w:instrText>
                </w:r>
                <w:r w:rsidR="0019723B">
                  <w:rPr>
                    <w:noProof/>
                    <w:webHidden/>
                  </w:rPr>
                </w:r>
                <w:r w:rsidR="0019723B">
                  <w:rPr>
                    <w:noProof/>
                    <w:webHidden/>
                  </w:rPr>
                  <w:fldChar w:fldCharType="separate"/>
                </w:r>
                <w:r w:rsidR="0019723B">
                  <w:rPr>
                    <w:noProof/>
                    <w:webHidden/>
                  </w:rPr>
                  <w:t>7</w:t>
                </w:r>
                <w:r w:rsidR="0019723B">
                  <w:rPr>
                    <w:noProof/>
                    <w:webHidden/>
                  </w:rPr>
                  <w:fldChar w:fldCharType="end"/>
                </w:r>
              </w:hyperlink>
            </w:p>
            <w:p w14:paraId="64E47996" w14:textId="197560FE"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59" w:history="1">
                <w:r w:rsidR="0019723B" w:rsidRPr="00CC3912">
                  <w:rPr>
                    <w:rStyle w:val="Hyperlink"/>
                    <w:noProof/>
                  </w:rPr>
                  <w:t>A3. Distribution List</w:t>
                </w:r>
                <w:r w:rsidR="0019723B">
                  <w:rPr>
                    <w:noProof/>
                    <w:webHidden/>
                  </w:rPr>
                  <w:tab/>
                </w:r>
                <w:r w:rsidR="0019723B">
                  <w:rPr>
                    <w:noProof/>
                    <w:webHidden/>
                  </w:rPr>
                  <w:fldChar w:fldCharType="begin"/>
                </w:r>
                <w:r w:rsidR="0019723B">
                  <w:rPr>
                    <w:noProof/>
                    <w:webHidden/>
                  </w:rPr>
                  <w:instrText xml:space="preserve"> PAGEREF _Toc133590159 \h </w:instrText>
                </w:r>
                <w:r w:rsidR="0019723B">
                  <w:rPr>
                    <w:noProof/>
                    <w:webHidden/>
                  </w:rPr>
                </w:r>
                <w:r w:rsidR="0019723B">
                  <w:rPr>
                    <w:noProof/>
                    <w:webHidden/>
                  </w:rPr>
                  <w:fldChar w:fldCharType="separate"/>
                </w:r>
                <w:r w:rsidR="0019723B">
                  <w:rPr>
                    <w:noProof/>
                    <w:webHidden/>
                  </w:rPr>
                  <w:t>8</w:t>
                </w:r>
                <w:r w:rsidR="0019723B">
                  <w:rPr>
                    <w:noProof/>
                    <w:webHidden/>
                  </w:rPr>
                  <w:fldChar w:fldCharType="end"/>
                </w:r>
              </w:hyperlink>
            </w:p>
            <w:p w14:paraId="2C1952A0" w14:textId="2FB0099E" w:rsidR="0019723B" w:rsidRDefault="00000000" w:rsidP="0019723B">
              <w:pPr>
                <w:pStyle w:val="TOC2"/>
                <w:rPr>
                  <w:rFonts w:asciiTheme="minorHAnsi" w:eastAsiaTheme="minorEastAsia" w:hAnsiTheme="minorHAnsi" w:cstheme="minorBidi"/>
                  <w:noProof/>
                </w:rPr>
              </w:pPr>
              <w:hyperlink w:anchor="_Toc133590160" w:history="1">
                <w:r w:rsidR="0019723B" w:rsidRPr="00CC3912">
                  <w:rPr>
                    <w:rStyle w:val="Hyperlink"/>
                    <w:noProof/>
                  </w:rPr>
                  <w:t>A5. Problem Definition/Background and Project Objectives</w:t>
                </w:r>
                <w:r w:rsidR="0019723B">
                  <w:rPr>
                    <w:noProof/>
                    <w:webHidden/>
                  </w:rPr>
                  <w:tab/>
                </w:r>
                <w:r w:rsidR="0019723B">
                  <w:rPr>
                    <w:noProof/>
                    <w:webHidden/>
                  </w:rPr>
                  <w:fldChar w:fldCharType="begin"/>
                </w:r>
                <w:r w:rsidR="0019723B">
                  <w:rPr>
                    <w:noProof/>
                    <w:webHidden/>
                  </w:rPr>
                  <w:instrText xml:space="preserve"> PAGEREF _Toc133590160 \h </w:instrText>
                </w:r>
                <w:r w:rsidR="0019723B">
                  <w:rPr>
                    <w:noProof/>
                    <w:webHidden/>
                  </w:rPr>
                </w:r>
                <w:r w:rsidR="0019723B">
                  <w:rPr>
                    <w:noProof/>
                    <w:webHidden/>
                  </w:rPr>
                  <w:fldChar w:fldCharType="separate"/>
                </w:r>
                <w:r w:rsidR="0019723B">
                  <w:rPr>
                    <w:noProof/>
                    <w:webHidden/>
                  </w:rPr>
                  <w:t>12</w:t>
                </w:r>
                <w:r w:rsidR="0019723B">
                  <w:rPr>
                    <w:noProof/>
                    <w:webHidden/>
                  </w:rPr>
                  <w:fldChar w:fldCharType="end"/>
                </w:r>
              </w:hyperlink>
            </w:p>
            <w:p w14:paraId="62838383" w14:textId="34BD1BA6" w:rsidR="0019723B" w:rsidRDefault="00000000" w:rsidP="0019723B">
              <w:pPr>
                <w:pStyle w:val="TOC2"/>
                <w:rPr>
                  <w:rFonts w:asciiTheme="minorHAnsi" w:eastAsiaTheme="minorEastAsia" w:hAnsiTheme="minorHAnsi" w:cstheme="minorBidi"/>
                  <w:noProof/>
                </w:rPr>
              </w:pPr>
              <w:hyperlink w:anchor="_Toc133590161" w:history="1">
                <w:r w:rsidR="0019723B" w:rsidRPr="00CC3912">
                  <w:rPr>
                    <w:rStyle w:val="Hyperlink"/>
                    <w:noProof/>
                  </w:rPr>
                  <w:t>A6. Project / Task Description</w:t>
                </w:r>
                <w:r w:rsidR="0019723B">
                  <w:rPr>
                    <w:noProof/>
                    <w:webHidden/>
                  </w:rPr>
                  <w:tab/>
                </w:r>
                <w:r w:rsidR="0019723B">
                  <w:rPr>
                    <w:noProof/>
                    <w:webHidden/>
                  </w:rPr>
                  <w:fldChar w:fldCharType="begin"/>
                </w:r>
                <w:r w:rsidR="0019723B">
                  <w:rPr>
                    <w:noProof/>
                    <w:webHidden/>
                  </w:rPr>
                  <w:instrText xml:space="preserve"> PAGEREF _Toc133590161 \h </w:instrText>
                </w:r>
                <w:r w:rsidR="0019723B">
                  <w:rPr>
                    <w:noProof/>
                    <w:webHidden/>
                  </w:rPr>
                </w:r>
                <w:r w:rsidR="0019723B">
                  <w:rPr>
                    <w:noProof/>
                    <w:webHidden/>
                  </w:rPr>
                  <w:fldChar w:fldCharType="separate"/>
                </w:r>
                <w:r w:rsidR="0019723B">
                  <w:rPr>
                    <w:noProof/>
                    <w:webHidden/>
                  </w:rPr>
                  <w:t>12</w:t>
                </w:r>
                <w:r w:rsidR="0019723B">
                  <w:rPr>
                    <w:noProof/>
                    <w:webHidden/>
                  </w:rPr>
                  <w:fldChar w:fldCharType="end"/>
                </w:r>
              </w:hyperlink>
            </w:p>
            <w:p w14:paraId="79193491" w14:textId="2832E224" w:rsidR="0019723B" w:rsidRDefault="00000000" w:rsidP="0019723B">
              <w:pPr>
                <w:pStyle w:val="TOC2"/>
                <w:rPr>
                  <w:rFonts w:asciiTheme="minorHAnsi" w:eastAsiaTheme="minorEastAsia" w:hAnsiTheme="minorHAnsi" w:cstheme="minorBidi"/>
                  <w:noProof/>
                </w:rPr>
              </w:pPr>
              <w:hyperlink w:anchor="_Toc133590166" w:history="1">
                <w:r w:rsidR="0019723B" w:rsidRPr="00CC3912">
                  <w:rPr>
                    <w:rStyle w:val="Hyperlink"/>
                    <w:noProof/>
                  </w:rPr>
                  <w:t>A7.</w:t>
                </w:r>
                <w:r w:rsidR="0019723B">
                  <w:rPr>
                    <w:rStyle w:val="Hyperlink"/>
                    <w:noProof/>
                  </w:rPr>
                  <w:t xml:space="preserve"> </w:t>
                </w:r>
                <w:r w:rsidR="0019723B" w:rsidRPr="00CC3912">
                  <w:rPr>
                    <w:rStyle w:val="Hyperlink"/>
                    <w:noProof/>
                  </w:rPr>
                  <w:t>Quality Objectives and Criteria for Measurement of</w:t>
                </w:r>
                <w:r w:rsidR="0019723B" w:rsidRPr="00CC3912">
                  <w:rPr>
                    <w:rStyle w:val="Hyperlink"/>
                    <w:noProof/>
                    <w:spacing w:val="-8"/>
                  </w:rPr>
                  <w:t xml:space="preserve"> </w:t>
                </w:r>
                <w:r w:rsidR="0019723B" w:rsidRPr="00CC3912">
                  <w:rPr>
                    <w:rStyle w:val="Hyperlink"/>
                    <w:noProof/>
                  </w:rPr>
                  <w:t>Data</w:t>
                </w:r>
                <w:r w:rsidR="0019723B">
                  <w:rPr>
                    <w:noProof/>
                    <w:webHidden/>
                  </w:rPr>
                  <w:tab/>
                </w:r>
                <w:r w:rsidR="0019723B">
                  <w:rPr>
                    <w:noProof/>
                    <w:webHidden/>
                  </w:rPr>
                  <w:fldChar w:fldCharType="begin"/>
                </w:r>
                <w:r w:rsidR="0019723B">
                  <w:rPr>
                    <w:noProof/>
                    <w:webHidden/>
                  </w:rPr>
                  <w:instrText xml:space="preserve"> PAGEREF _Toc133590166 \h </w:instrText>
                </w:r>
                <w:r w:rsidR="0019723B">
                  <w:rPr>
                    <w:noProof/>
                    <w:webHidden/>
                  </w:rPr>
                </w:r>
                <w:r w:rsidR="0019723B">
                  <w:rPr>
                    <w:noProof/>
                    <w:webHidden/>
                  </w:rPr>
                  <w:fldChar w:fldCharType="separate"/>
                </w:r>
                <w:r w:rsidR="0019723B">
                  <w:rPr>
                    <w:noProof/>
                    <w:webHidden/>
                  </w:rPr>
                  <w:t>15</w:t>
                </w:r>
                <w:r w:rsidR="0019723B">
                  <w:rPr>
                    <w:noProof/>
                    <w:webHidden/>
                  </w:rPr>
                  <w:fldChar w:fldCharType="end"/>
                </w:r>
              </w:hyperlink>
            </w:p>
            <w:p w14:paraId="570298BC" w14:textId="7C7132D3"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67" w:history="1">
                <w:r w:rsidR="0019723B" w:rsidRPr="00CC3912">
                  <w:rPr>
                    <w:rStyle w:val="Hyperlink"/>
                    <w:noProof/>
                  </w:rPr>
                  <w:t>A8. Training</w:t>
                </w:r>
                <w:r w:rsidR="0019723B" w:rsidRPr="00CC3912">
                  <w:rPr>
                    <w:rStyle w:val="Hyperlink"/>
                    <w:noProof/>
                    <w:spacing w:val="-1"/>
                  </w:rPr>
                  <w:t xml:space="preserve"> </w:t>
                </w:r>
                <w:r w:rsidR="0019723B" w:rsidRPr="00CC3912">
                  <w:rPr>
                    <w:rStyle w:val="Hyperlink"/>
                    <w:noProof/>
                  </w:rPr>
                  <w:t>Requirements</w:t>
                </w:r>
                <w:r w:rsidR="0019723B">
                  <w:rPr>
                    <w:noProof/>
                    <w:webHidden/>
                  </w:rPr>
                  <w:tab/>
                </w:r>
                <w:r w:rsidR="0019723B">
                  <w:rPr>
                    <w:noProof/>
                    <w:webHidden/>
                  </w:rPr>
                  <w:fldChar w:fldCharType="begin"/>
                </w:r>
                <w:r w:rsidR="0019723B">
                  <w:rPr>
                    <w:noProof/>
                    <w:webHidden/>
                  </w:rPr>
                  <w:instrText xml:space="preserve"> PAGEREF _Toc133590167 \h </w:instrText>
                </w:r>
                <w:r w:rsidR="0019723B">
                  <w:rPr>
                    <w:noProof/>
                    <w:webHidden/>
                  </w:rPr>
                </w:r>
                <w:r w:rsidR="0019723B">
                  <w:rPr>
                    <w:noProof/>
                    <w:webHidden/>
                  </w:rPr>
                  <w:fldChar w:fldCharType="separate"/>
                </w:r>
                <w:r w:rsidR="0019723B">
                  <w:rPr>
                    <w:noProof/>
                    <w:webHidden/>
                  </w:rPr>
                  <w:t>25</w:t>
                </w:r>
                <w:r w:rsidR="0019723B">
                  <w:rPr>
                    <w:noProof/>
                    <w:webHidden/>
                  </w:rPr>
                  <w:fldChar w:fldCharType="end"/>
                </w:r>
              </w:hyperlink>
            </w:p>
            <w:p w14:paraId="19AA3A18" w14:textId="7AEBEBA0" w:rsidR="0019723B" w:rsidRDefault="00000000" w:rsidP="0019723B">
              <w:pPr>
                <w:pStyle w:val="TOC2"/>
                <w:rPr>
                  <w:rFonts w:asciiTheme="minorHAnsi" w:eastAsiaTheme="minorEastAsia" w:hAnsiTheme="minorHAnsi" w:cstheme="minorBidi"/>
                  <w:noProof/>
                </w:rPr>
              </w:pPr>
              <w:hyperlink w:anchor="_Toc133590168" w:history="1">
                <w:r w:rsidR="0019723B" w:rsidRPr="00CC3912">
                  <w:rPr>
                    <w:rStyle w:val="Hyperlink"/>
                    <w:noProof/>
                  </w:rPr>
                  <w:t>A9. Documentation and</w:t>
                </w:r>
                <w:r w:rsidR="0019723B" w:rsidRPr="00CC3912">
                  <w:rPr>
                    <w:rStyle w:val="Hyperlink"/>
                    <w:noProof/>
                    <w:spacing w:val="-2"/>
                  </w:rPr>
                  <w:t xml:space="preserve"> </w:t>
                </w:r>
                <w:r w:rsidR="0019723B" w:rsidRPr="00CC3912">
                  <w:rPr>
                    <w:rStyle w:val="Hyperlink"/>
                    <w:noProof/>
                  </w:rPr>
                  <w:t>Records</w:t>
                </w:r>
                <w:r w:rsidR="0019723B">
                  <w:rPr>
                    <w:noProof/>
                    <w:webHidden/>
                  </w:rPr>
                  <w:tab/>
                </w:r>
                <w:r w:rsidR="0019723B">
                  <w:rPr>
                    <w:noProof/>
                    <w:webHidden/>
                  </w:rPr>
                  <w:fldChar w:fldCharType="begin"/>
                </w:r>
                <w:r w:rsidR="0019723B">
                  <w:rPr>
                    <w:noProof/>
                    <w:webHidden/>
                  </w:rPr>
                  <w:instrText xml:space="preserve"> PAGEREF _Toc133590168 \h </w:instrText>
                </w:r>
                <w:r w:rsidR="0019723B">
                  <w:rPr>
                    <w:noProof/>
                    <w:webHidden/>
                  </w:rPr>
                </w:r>
                <w:r w:rsidR="0019723B">
                  <w:rPr>
                    <w:noProof/>
                    <w:webHidden/>
                  </w:rPr>
                  <w:fldChar w:fldCharType="separate"/>
                </w:r>
                <w:r w:rsidR="0019723B">
                  <w:rPr>
                    <w:noProof/>
                    <w:webHidden/>
                  </w:rPr>
                  <w:t>25</w:t>
                </w:r>
                <w:r w:rsidR="0019723B">
                  <w:rPr>
                    <w:noProof/>
                    <w:webHidden/>
                  </w:rPr>
                  <w:fldChar w:fldCharType="end"/>
                </w:r>
              </w:hyperlink>
            </w:p>
            <w:p w14:paraId="32835D5F" w14:textId="501E0A5C" w:rsidR="0019723B" w:rsidRDefault="00000000" w:rsidP="0019723B">
              <w:pPr>
                <w:pStyle w:val="TOC2"/>
                <w:rPr>
                  <w:rFonts w:asciiTheme="minorHAnsi" w:eastAsiaTheme="minorEastAsia" w:hAnsiTheme="minorHAnsi" w:cstheme="minorBidi"/>
                  <w:noProof/>
                </w:rPr>
              </w:pPr>
              <w:hyperlink w:anchor="_Toc133590169" w:history="1">
                <w:r w:rsidR="0019723B" w:rsidRPr="00CC3912">
                  <w:rPr>
                    <w:rStyle w:val="Hyperlink"/>
                    <w:noProof/>
                  </w:rPr>
                  <w:t>B1. Sampling Process</w:t>
                </w:r>
                <w:r w:rsidR="0019723B" w:rsidRPr="00CC3912">
                  <w:rPr>
                    <w:rStyle w:val="Hyperlink"/>
                    <w:noProof/>
                    <w:spacing w:val="-2"/>
                  </w:rPr>
                  <w:t xml:space="preserve"> </w:t>
                </w:r>
                <w:r w:rsidR="0019723B" w:rsidRPr="00CC3912">
                  <w:rPr>
                    <w:rStyle w:val="Hyperlink"/>
                    <w:noProof/>
                  </w:rPr>
                  <w:t>Design</w:t>
                </w:r>
                <w:r w:rsidR="0019723B">
                  <w:rPr>
                    <w:noProof/>
                    <w:webHidden/>
                  </w:rPr>
                  <w:tab/>
                </w:r>
                <w:r w:rsidR="0019723B">
                  <w:rPr>
                    <w:noProof/>
                    <w:webHidden/>
                  </w:rPr>
                  <w:fldChar w:fldCharType="begin"/>
                </w:r>
                <w:r w:rsidR="0019723B">
                  <w:rPr>
                    <w:noProof/>
                    <w:webHidden/>
                  </w:rPr>
                  <w:instrText xml:space="preserve"> PAGEREF _Toc133590169 \h </w:instrText>
                </w:r>
                <w:r w:rsidR="0019723B">
                  <w:rPr>
                    <w:noProof/>
                    <w:webHidden/>
                  </w:rPr>
                </w:r>
                <w:r w:rsidR="0019723B">
                  <w:rPr>
                    <w:noProof/>
                    <w:webHidden/>
                  </w:rPr>
                  <w:fldChar w:fldCharType="separate"/>
                </w:r>
                <w:r w:rsidR="0019723B">
                  <w:rPr>
                    <w:noProof/>
                    <w:webHidden/>
                  </w:rPr>
                  <w:t>26</w:t>
                </w:r>
                <w:r w:rsidR="0019723B">
                  <w:rPr>
                    <w:noProof/>
                    <w:webHidden/>
                  </w:rPr>
                  <w:fldChar w:fldCharType="end"/>
                </w:r>
              </w:hyperlink>
            </w:p>
            <w:p w14:paraId="74A1D741" w14:textId="6DDC11B9" w:rsidR="0019723B" w:rsidRDefault="00000000" w:rsidP="0019723B">
              <w:pPr>
                <w:pStyle w:val="TOC2"/>
                <w:rPr>
                  <w:rFonts w:asciiTheme="minorHAnsi" w:eastAsiaTheme="minorEastAsia" w:hAnsiTheme="minorHAnsi" w:cstheme="minorBidi"/>
                  <w:noProof/>
                </w:rPr>
              </w:pPr>
              <w:hyperlink w:anchor="_Toc133590170" w:history="1">
                <w:r w:rsidR="0019723B" w:rsidRPr="00CC3912">
                  <w:rPr>
                    <w:rStyle w:val="Hyperlink"/>
                    <w:noProof/>
                  </w:rPr>
                  <w:t>As needed, Tauriainen Engineering &amp; Testing will be under contract for analysis of water quality parameters including:</w:t>
                </w:r>
                <w:r w:rsidR="0019723B">
                  <w:rPr>
                    <w:noProof/>
                    <w:webHidden/>
                  </w:rPr>
                  <w:tab/>
                </w:r>
                <w:r w:rsidR="0019723B">
                  <w:rPr>
                    <w:noProof/>
                    <w:webHidden/>
                  </w:rPr>
                  <w:fldChar w:fldCharType="begin"/>
                </w:r>
                <w:r w:rsidR="0019723B">
                  <w:rPr>
                    <w:noProof/>
                    <w:webHidden/>
                  </w:rPr>
                  <w:instrText xml:space="preserve"> PAGEREF _Toc133590170 \h </w:instrText>
                </w:r>
                <w:r w:rsidR="0019723B">
                  <w:rPr>
                    <w:noProof/>
                    <w:webHidden/>
                  </w:rPr>
                </w:r>
                <w:r w:rsidR="0019723B">
                  <w:rPr>
                    <w:noProof/>
                    <w:webHidden/>
                  </w:rPr>
                  <w:fldChar w:fldCharType="separate"/>
                </w:r>
                <w:r w:rsidR="0019723B">
                  <w:rPr>
                    <w:noProof/>
                    <w:webHidden/>
                  </w:rPr>
                  <w:t>28</w:t>
                </w:r>
                <w:r w:rsidR="0019723B">
                  <w:rPr>
                    <w:noProof/>
                    <w:webHidden/>
                  </w:rPr>
                  <w:fldChar w:fldCharType="end"/>
                </w:r>
              </w:hyperlink>
            </w:p>
            <w:p w14:paraId="7FCBDF55" w14:textId="2E0F4C46" w:rsidR="0019723B" w:rsidRDefault="00000000" w:rsidP="0019723B">
              <w:pPr>
                <w:pStyle w:val="TOC2"/>
                <w:rPr>
                  <w:rFonts w:asciiTheme="minorHAnsi" w:eastAsiaTheme="minorEastAsia" w:hAnsiTheme="minorHAnsi" w:cstheme="minorBidi"/>
                  <w:noProof/>
                </w:rPr>
              </w:pPr>
              <w:hyperlink w:anchor="_Toc133590171" w:history="1">
                <w:r w:rsidR="0019723B" w:rsidRPr="00CC3912">
                  <w:rPr>
                    <w:rStyle w:val="Hyperlink"/>
                    <w:noProof/>
                  </w:rPr>
                  <w:t>B2. Sampling Methods</w:t>
                </w:r>
                <w:r w:rsidR="0019723B" w:rsidRPr="00CC3912">
                  <w:rPr>
                    <w:rStyle w:val="Hyperlink"/>
                    <w:noProof/>
                    <w:spacing w:val="-2"/>
                  </w:rPr>
                  <w:t xml:space="preserve"> </w:t>
                </w:r>
                <w:r w:rsidR="0019723B" w:rsidRPr="00CC3912">
                  <w:rPr>
                    <w:rStyle w:val="Hyperlink"/>
                    <w:noProof/>
                  </w:rPr>
                  <w:t>Requirements</w:t>
                </w:r>
                <w:r w:rsidR="0019723B">
                  <w:rPr>
                    <w:noProof/>
                    <w:webHidden/>
                  </w:rPr>
                  <w:tab/>
                </w:r>
                <w:r w:rsidR="0019723B">
                  <w:rPr>
                    <w:noProof/>
                    <w:webHidden/>
                  </w:rPr>
                  <w:fldChar w:fldCharType="begin"/>
                </w:r>
                <w:r w:rsidR="0019723B">
                  <w:rPr>
                    <w:noProof/>
                    <w:webHidden/>
                  </w:rPr>
                  <w:instrText xml:space="preserve"> PAGEREF _Toc133590171 \h </w:instrText>
                </w:r>
                <w:r w:rsidR="0019723B">
                  <w:rPr>
                    <w:noProof/>
                    <w:webHidden/>
                  </w:rPr>
                </w:r>
                <w:r w:rsidR="0019723B">
                  <w:rPr>
                    <w:noProof/>
                    <w:webHidden/>
                  </w:rPr>
                  <w:fldChar w:fldCharType="separate"/>
                </w:r>
                <w:r w:rsidR="0019723B">
                  <w:rPr>
                    <w:noProof/>
                    <w:webHidden/>
                  </w:rPr>
                  <w:t>29</w:t>
                </w:r>
                <w:r w:rsidR="0019723B">
                  <w:rPr>
                    <w:noProof/>
                    <w:webHidden/>
                  </w:rPr>
                  <w:fldChar w:fldCharType="end"/>
                </w:r>
              </w:hyperlink>
            </w:p>
            <w:p w14:paraId="4B43B07F" w14:textId="5BD46C7A" w:rsidR="0019723B" w:rsidRDefault="00000000" w:rsidP="0019723B">
              <w:pPr>
                <w:pStyle w:val="TOC2"/>
                <w:rPr>
                  <w:rFonts w:asciiTheme="minorHAnsi" w:eastAsiaTheme="minorEastAsia" w:hAnsiTheme="minorHAnsi" w:cstheme="minorBidi"/>
                  <w:noProof/>
                </w:rPr>
              </w:pPr>
              <w:hyperlink w:anchor="_Toc133590172" w:history="1">
                <w:r w:rsidR="0019723B" w:rsidRPr="00CC3912">
                  <w:rPr>
                    <w:rStyle w:val="Hyperlink"/>
                    <w:noProof/>
                  </w:rPr>
                  <w:t>B3. Sample Handling and Custody</w:t>
                </w:r>
                <w:r w:rsidR="0019723B" w:rsidRPr="00CC3912">
                  <w:rPr>
                    <w:rStyle w:val="Hyperlink"/>
                    <w:noProof/>
                    <w:spacing w:val="-4"/>
                  </w:rPr>
                  <w:t xml:space="preserve"> </w:t>
                </w:r>
                <w:r w:rsidR="0019723B" w:rsidRPr="00CC3912">
                  <w:rPr>
                    <w:rStyle w:val="Hyperlink"/>
                    <w:noProof/>
                  </w:rPr>
                  <w:t>Requirements</w:t>
                </w:r>
                <w:r w:rsidR="0019723B">
                  <w:rPr>
                    <w:noProof/>
                    <w:webHidden/>
                  </w:rPr>
                  <w:tab/>
                </w:r>
                <w:r w:rsidR="0019723B">
                  <w:rPr>
                    <w:noProof/>
                    <w:webHidden/>
                  </w:rPr>
                  <w:fldChar w:fldCharType="begin"/>
                </w:r>
                <w:r w:rsidR="0019723B">
                  <w:rPr>
                    <w:noProof/>
                    <w:webHidden/>
                  </w:rPr>
                  <w:instrText xml:space="preserve"> PAGEREF _Toc133590172 \h </w:instrText>
                </w:r>
                <w:r w:rsidR="0019723B">
                  <w:rPr>
                    <w:noProof/>
                    <w:webHidden/>
                  </w:rPr>
                </w:r>
                <w:r w:rsidR="0019723B">
                  <w:rPr>
                    <w:noProof/>
                    <w:webHidden/>
                  </w:rPr>
                  <w:fldChar w:fldCharType="separate"/>
                </w:r>
                <w:r w:rsidR="0019723B">
                  <w:rPr>
                    <w:noProof/>
                    <w:webHidden/>
                  </w:rPr>
                  <w:t>30</w:t>
                </w:r>
                <w:r w:rsidR="0019723B">
                  <w:rPr>
                    <w:noProof/>
                    <w:webHidden/>
                  </w:rPr>
                  <w:fldChar w:fldCharType="end"/>
                </w:r>
              </w:hyperlink>
            </w:p>
            <w:p w14:paraId="7ED6D246" w14:textId="66E79E4B" w:rsidR="0019723B" w:rsidRDefault="00000000" w:rsidP="0019723B">
              <w:pPr>
                <w:pStyle w:val="TOC2"/>
                <w:rPr>
                  <w:rFonts w:asciiTheme="minorHAnsi" w:eastAsiaTheme="minorEastAsia" w:hAnsiTheme="minorHAnsi" w:cstheme="minorBidi"/>
                  <w:noProof/>
                </w:rPr>
              </w:pPr>
              <w:hyperlink w:anchor="_Toc133590173" w:history="1">
                <w:r w:rsidR="0019723B" w:rsidRPr="00CC3912">
                  <w:rPr>
                    <w:rStyle w:val="Hyperlink"/>
                    <w:noProof/>
                  </w:rPr>
                  <w:t>B4. Analytical Methods Requirements</w:t>
                </w:r>
                <w:r w:rsidR="0019723B">
                  <w:rPr>
                    <w:noProof/>
                    <w:webHidden/>
                  </w:rPr>
                  <w:tab/>
                </w:r>
                <w:r w:rsidR="0019723B">
                  <w:rPr>
                    <w:noProof/>
                    <w:webHidden/>
                  </w:rPr>
                  <w:fldChar w:fldCharType="begin"/>
                </w:r>
                <w:r w:rsidR="0019723B">
                  <w:rPr>
                    <w:noProof/>
                    <w:webHidden/>
                  </w:rPr>
                  <w:instrText xml:space="preserve"> PAGEREF _Toc133590173 \h </w:instrText>
                </w:r>
                <w:r w:rsidR="0019723B">
                  <w:rPr>
                    <w:noProof/>
                    <w:webHidden/>
                  </w:rPr>
                </w:r>
                <w:r w:rsidR="0019723B">
                  <w:rPr>
                    <w:noProof/>
                    <w:webHidden/>
                  </w:rPr>
                  <w:fldChar w:fldCharType="separate"/>
                </w:r>
                <w:r w:rsidR="0019723B">
                  <w:rPr>
                    <w:noProof/>
                    <w:webHidden/>
                  </w:rPr>
                  <w:t>32</w:t>
                </w:r>
                <w:r w:rsidR="0019723B">
                  <w:rPr>
                    <w:noProof/>
                    <w:webHidden/>
                  </w:rPr>
                  <w:fldChar w:fldCharType="end"/>
                </w:r>
              </w:hyperlink>
            </w:p>
            <w:p w14:paraId="124DB4FA" w14:textId="0E1C5AA7" w:rsidR="0019723B" w:rsidRDefault="00000000" w:rsidP="0019723B">
              <w:pPr>
                <w:pStyle w:val="TOC2"/>
                <w:rPr>
                  <w:rFonts w:asciiTheme="minorHAnsi" w:eastAsiaTheme="minorEastAsia" w:hAnsiTheme="minorHAnsi" w:cstheme="minorBidi"/>
                  <w:noProof/>
                </w:rPr>
              </w:pPr>
              <w:hyperlink w:anchor="_Toc133590174" w:history="1">
                <w:r w:rsidR="0019723B" w:rsidRPr="00CC3912">
                  <w:rPr>
                    <w:rStyle w:val="Hyperlink"/>
                    <w:noProof/>
                  </w:rPr>
                  <w:t>B5. Quality Control Requirements</w:t>
                </w:r>
                <w:r w:rsidR="0019723B">
                  <w:rPr>
                    <w:noProof/>
                    <w:webHidden/>
                  </w:rPr>
                  <w:tab/>
                </w:r>
                <w:r w:rsidR="0019723B">
                  <w:rPr>
                    <w:noProof/>
                    <w:webHidden/>
                  </w:rPr>
                  <w:fldChar w:fldCharType="begin"/>
                </w:r>
                <w:r w:rsidR="0019723B">
                  <w:rPr>
                    <w:noProof/>
                    <w:webHidden/>
                  </w:rPr>
                  <w:instrText xml:space="preserve"> PAGEREF _Toc133590174 \h </w:instrText>
                </w:r>
                <w:r w:rsidR="0019723B">
                  <w:rPr>
                    <w:noProof/>
                    <w:webHidden/>
                  </w:rPr>
                </w:r>
                <w:r w:rsidR="0019723B">
                  <w:rPr>
                    <w:noProof/>
                    <w:webHidden/>
                  </w:rPr>
                  <w:fldChar w:fldCharType="separate"/>
                </w:r>
                <w:r w:rsidR="0019723B">
                  <w:rPr>
                    <w:noProof/>
                    <w:webHidden/>
                  </w:rPr>
                  <w:t>32</w:t>
                </w:r>
                <w:r w:rsidR="0019723B">
                  <w:rPr>
                    <w:noProof/>
                    <w:webHidden/>
                  </w:rPr>
                  <w:fldChar w:fldCharType="end"/>
                </w:r>
              </w:hyperlink>
            </w:p>
            <w:p w14:paraId="4A24A3E0" w14:textId="58244971" w:rsidR="0019723B" w:rsidRDefault="00000000" w:rsidP="0019723B">
              <w:pPr>
                <w:pStyle w:val="TOC2"/>
                <w:rPr>
                  <w:rFonts w:asciiTheme="minorHAnsi" w:eastAsiaTheme="minorEastAsia" w:hAnsiTheme="minorHAnsi" w:cstheme="minorBidi"/>
                  <w:noProof/>
                </w:rPr>
              </w:pPr>
              <w:hyperlink w:anchor="_Toc133590175" w:history="1">
                <w:r w:rsidR="0019723B" w:rsidRPr="00CC3912">
                  <w:rPr>
                    <w:rStyle w:val="Hyperlink"/>
                    <w:noProof/>
                  </w:rPr>
                  <w:t>B.5.1Field Quality Control (QC)</w:t>
                </w:r>
                <w:r w:rsidR="0019723B" w:rsidRPr="00CC3912">
                  <w:rPr>
                    <w:rStyle w:val="Hyperlink"/>
                    <w:noProof/>
                    <w:spacing w:val="-1"/>
                  </w:rPr>
                  <w:t xml:space="preserve"> </w:t>
                </w:r>
                <w:r w:rsidR="0019723B" w:rsidRPr="00CC3912">
                  <w:rPr>
                    <w:rStyle w:val="Hyperlink"/>
                    <w:noProof/>
                  </w:rPr>
                  <w:t>Measures</w:t>
                </w:r>
                <w:r w:rsidR="0019723B">
                  <w:rPr>
                    <w:noProof/>
                    <w:webHidden/>
                  </w:rPr>
                  <w:tab/>
                </w:r>
                <w:r w:rsidR="0019723B">
                  <w:rPr>
                    <w:noProof/>
                    <w:webHidden/>
                  </w:rPr>
                  <w:fldChar w:fldCharType="begin"/>
                </w:r>
                <w:r w:rsidR="0019723B">
                  <w:rPr>
                    <w:noProof/>
                    <w:webHidden/>
                  </w:rPr>
                  <w:instrText xml:space="preserve"> PAGEREF _Toc133590175 \h </w:instrText>
                </w:r>
                <w:r w:rsidR="0019723B">
                  <w:rPr>
                    <w:noProof/>
                    <w:webHidden/>
                  </w:rPr>
                </w:r>
                <w:r w:rsidR="0019723B">
                  <w:rPr>
                    <w:noProof/>
                    <w:webHidden/>
                  </w:rPr>
                  <w:fldChar w:fldCharType="separate"/>
                </w:r>
                <w:r w:rsidR="0019723B">
                  <w:rPr>
                    <w:noProof/>
                    <w:webHidden/>
                  </w:rPr>
                  <w:t>32</w:t>
                </w:r>
                <w:r w:rsidR="0019723B">
                  <w:rPr>
                    <w:noProof/>
                    <w:webHidden/>
                  </w:rPr>
                  <w:fldChar w:fldCharType="end"/>
                </w:r>
              </w:hyperlink>
            </w:p>
            <w:p w14:paraId="7AAFA608" w14:textId="4D83F762" w:rsidR="0019723B" w:rsidRDefault="00000000" w:rsidP="0019723B">
              <w:pPr>
                <w:pStyle w:val="TOC2"/>
                <w:rPr>
                  <w:rFonts w:asciiTheme="minorHAnsi" w:eastAsiaTheme="minorEastAsia" w:hAnsiTheme="minorHAnsi" w:cstheme="minorBidi"/>
                  <w:noProof/>
                </w:rPr>
              </w:pPr>
              <w:hyperlink w:anchor="_Toc133590176" w:history="1">
                <w:r w:rsidR="0019723B" w:rsidRPr="00CC3912">
                  <w:rPr>
                    <w:rStyle w:val="Hyperlink"/>
                    <w:noProof/>
                  </w:rPr>
                  <w:t>B6. Instrument / Equipment Testing, Inspection and Maintenance</w:t>
                </w:r>
                <w:r w:rsidR="0019723B">
                  <w:rPr>
                    <w:noProof/>
                    <w:webHidden/>
                  </w:rPr>
                  <w:tab/>
                </w:r>
                <w:r w:rsidR="0019723B">
                  <w:rPr>
                    <w:noProof/>
                    <w:webHidden/>
                  </w:rPr>
                  <w:fldChar w:fldCharType="begin"/>
                </w:r>
                <w:r w:rsidR="0019723B">
                  <w:rPr>
                    <w:noProof/>
                    <w:webHidden/>
                  </w:rPr>
                  <w:instrText xml:space="preserve"> PAGEREF _Toc133590176 \h </w:instrText>
                </w:r>
                <w:r w:rsidR="0019723B">
                  <w:rPr>
                    <w:noProof/>
                    <w:webHidden/>
                  </w:rPr>
                </w:r>
                <w:r w:rsidR="0019723B">
                  <w:rPr>
                    <w:noProof/>
                    <w:webHidden/>
                  </w:rPr>
                  <w:fldChar w:fldCharType="separate"/>
                </w:r>
                <w:r w:rsidR="0019723B">
                  <w:rPr>
                    <w:noProof/>
                    <w:webHidden/>
                  </w:rPr>
                  <w:t>37</w:t>
                </w:r>
                <w:r w:rsidR="0019723B">
                  <w:rPr>
                    <w:noProof/>
                    <w:webHidden/>
                  </w:rPr>
                  <w:fldChar w:fldCharType="end"/>
                </w:r>
              </w:hyperlink>
            </w:p>
            <w:p w14:paraId="3F81830F" w14:textId="569CAE66" w:rsidR="0019723B" w:rsidRDefault="00000000" w:rsidP="0019723B">
              <w:pPr>
                <w:pStyle w:val="TOC2"/>
                <w:rPr>
                  <w:rFonts w:asciiTheme="minorHAnsi" w:eastAsiaTheme="minorEastAsia" w:hAnsiTheme="minorHAnsi" w:cstheme="minorBidi"/>
                  <w:noProof/>
                </w:rPr>
              </w:pPr>
              <w:hyperlink w:anchor="_Toc133590177" w:history="1">
                <w:r w:rsidR="0019723B" w:rsidRPr="00CC3912">
                  <w:rPr>
                    <w:rStyle w:val="Hyperlink"/>
                    <w:noProof/>
                  </w:rPr>
                  <w:t>B7. Instrument Calibration</w:t>
                </w:r>
                <w:r w:rsidR="0019723B" w:rsidRPr="00CC3912">
                  <w:rPr>
                    <w:rStyle w:val="Hyperlink"/>
                    <w:noProof/>
                    <w:spacing w:val="-2"/>
                  </w:rPr>
                  <w:t xml:space="preserve"> </w:t>
                </w:r>
                <w:r w:rsidR="0019723B" w:rsidRPr="00CC3912">
                  <w:rPr>
                    <w:rStyle w:val="Hyperlink"/>
                    <w:noProof/>
                  </w:rPr>
                  <w:t>Procedures</w:t>
                </w:r>
                <w:r w:rsidR="0019723B">
                  <w:rPr>
                    <w:noProof/>
                    <w:webHidden/>
                  </w:rPr>
                  <w:tab/>
                </w:r>
                <w:r w:rsidR="0019723B">
                  <w:rPr>
                    <w:noProof/>
                    <w:webHidden/>
                  </w:rPr>
                  <w:fldChar w:fldCharType="begin"/>
                </w:r>
                <w:r w:rsidR="0019723B">
                  <w:rPr>
                    <w:noProof/>
                    <w:webHidden/>
                  </w:rPr>
                  <w:instrText xml:space="preserve"> PAGEREF _Toc133590177 \h </w:instrText>
                </w:r>
                <w:r w:rsidR="0019723B">
                  <w:rPr>
                    <w:noProof/>
                    <w:webHidden/>
                  </w:rPr>
                </w:r>
                <w:r w:rsidR="0019723B">
                  <w:rPr>
                    <w:noProof/>
                    <w:webHidden/>
                  </w:rPr>
                  <w:fldChar w:fldCharType="separate"/>
                </w:r>
                <w:r w:rsidR="0019723B">
                  <w:rPr>
                    <w:noProof/>
                    <w:webHidden/>
                  </w:rPr>
                  <w:t>37</w:t>
                </w:r>
                <w:r w:rsidR="0019723B">
                  <w:rPr>
                    <w:noProof/>
                    <w:webHidden/>
                  </w:rPr>
                  <w:fldChar w:fldCharType="end"/>
                </w:r>
              </w:hyperlink>
            </w:p>
            <w:p w14:paraId="668D9D8E" w14:textId="51415BA0" w:rsidR="0019723B" w:rsidRDefault="00000000" w:rsidP="0019723B">
              <w:pPr>
                <w:pStyle w:val="TOC2"/>
                <w:rPr>
                  <w:rFonts w:asciiTheme="minorHAnsi" w:eastAsiaTheme="minorEastAsia" w:hAnsiTheme="minorHAnsi" w:cstheme="minorBidi"/>
                  <w:noProof/>
                </w:rPr>
              </w:pPr>
              <w:hyperlink w:anchor="_Toc133590178" w:history="1">
                <w:r w:rsidR="0019723B" w:rsidRPr="00CC3912">
                  <w:rPr>
                    <w:rStyle w:val="Hyperlink"/>
                    <w:noProof/>
                  </w:rPr>
                  <w:t>B8. Inspection and Acceptance Requirements for</w:t>
                </w:r>
                <w:r w:rsidR="0019723B" w:rsidRPr="00CC3912">
                  <w:rPr>
                    <w:rStyle w:val="Hyperlink"/>
                    <w:noProof/>
                    <w:spacing w:val="-9"/>
                  </w:rPr>
                  <w:t xml:space="preserve"> </w:t>
                </w:r>
                <w:r w:rsidR="0019723B" w:rsidRPr="00CC3912">
                  <w:rPr>
                    <w:rStyle w:val="Hyperlink"/>
                    <w:noProof/>
                  </w:rPr>
                  <w:t>Supplies</w:t>
                </w:r>
                <w:r w:rsidR="0019723B">
                  <w:rPr>
                    <w:noProof/>
                    <w:webHidden/>
                  </w:rPr>
                  <w:tab/>
                </w:r>
                <w:r w:rsidR="0019723B">
                  <w:rPr>
                    <w:noProof/>
                    <w:webHidden/>
                  </w:rPr>
                  <w:fldChar w:fldCharType="begin"/>
                </w:r>
                <w:r w:rsidR="0019723B">
                  <w:rPr>
                    <w:noProof/>
                    <w:webHidden/>
                  </w:rPr>
                  <w:instrText xml:space="preserve"> PAGEREF _Toc133590178 \h </w:instrText>
                </w:r>
                <w:r w:rsidR="0019723B">
                  <w:rPr>
                    <w:noProof/>
                    <w:webHidden/>
                  </w:rPr>
                </w:r>
                <w:r w:rsidR="0019723B">
                  <w:rPr>
                    <w:noProof/>
                    <w:webHidden/>
                  </w:rPr>
                  <w:fldChar w:fldCharType="separate"/>
                </w:r>
                <w:r w:rsidR="0019723B">
                  <w:rPr>
                    <w:noProof/>
                    <w:webHidden/>
                  </w:rPr>
                  <w:t>37</w:t>
                </w:r>
                <w:r w:rsidR="0019723B">
                  <w:rPr>
                    <w:noProof/>
                    <w:webHidden/>
                  </w:rPr>
                  <w:fldChar w:fldCharType="end"/>
                </w:r>
              </w:hyperlink>
            </w:p>
            <w:p w14:paraId="61E238E2" w14:textId="105E6074" w:rsidR="0019723B" w:rsidRDefault="00000000" w:rsidP="0019723B">
              <w:pPr>
                <w:pStyle w:val="TOC2"/>
                <w:rPr>
                  <w:rFonts w:asciiTheme="minorHAnsi" w:eastAsiaTheme="minorEastAsia" w:hAnsiTheme="minorHAnsi" w:cstheme="minorBidi"/>
                  <w:noProof/>
                </w:rPr>
              </w:pPr>
              <w:hyperlink w:anchor="_Toc133590179" w:history="1">
                <w:r w:rsidR="0019723B" w:rsidRPr="00CC3912">
                  <w:rPr>
                    <w:rStyle w:val="Hyperlink"/>
                    <w:noProof/>
                  </w:rPr>
                  <w:t>B9. Data Acquisition Requirements for Non-Direct Measurements</w:t>
                </w:r>
                <w:r w:rsidR="0019723B">
                  <w:rPr>
                    <w:noProof/>
                    <w:webHidden/>
                  </w:rPr>
                  <w:tab/>
                </w:r>
                <w:r w:rsidR="0019723B">
                  <w:rPr>
                    <w:noProof/>
                    <w:webHidden/>
                  </w:rPr>
                  <w:fldChar w:fldCharType="begin"/>
                </w:r>
                <w:r w:rsidR="0019723B">
                  <w:rPr>
                    <w:noProof/>
                    <w:webHidden/>
                  </w:rPr>
                  <w:instrText xml:space="preserve"> PAGEREF _Toc133590179 \h </w:instrText>
                </w:r>
                <w:r w:rsidR="0019723B">
                  <w:rPr>
                    <w:noProof/>
                    <w:webHidden/>
                  </w:rPr>
                </w:r>
                <w:r w:rsidR="0019723B">
                  <w:rPr>
                    <w:noProof/>
                    <w:webHidden/>
                  </w:rPr>
                  <w:fldChar w:fldCharType="separate"/>
                </w:r>
                <w:r w:rsidR="0019723B">
                  <w:rPr>
                    <w:noProof/>
                    <w:webHidden/>
                  </w:rPr>
                  <w:t>37</w:t>
                </w:r>
                <w:r w:rsidR="0019723B">
                  <w:rPr>
                    <w:noProof/>
                    <w:webHidden/>
                  </w:rPr>
                  <w:fldChar w:fldCharType="end"/>
                </w:r>
              </w:hyperlink>
            </w:p>
            <w:p w14:paraId="3EAD304F" w14:textId="7EE44616" w:rsidR="0019723B" w:rsidRDefault="00000000" w:rsidP="0019723B">
              <w:pPr>
                <w:pStyle w:val="TOC2"/>
                <w:rPr>
                  <w:rFonts w:asciiTheme="minorHAnsi" w:eastAsiaTheme="minorEastAsia" w:hAnsiTheme="minorHAnsi" w:cstheme="minorBidi"/>
                  <w:noProof/>
                </w:rPr>
              </w:pPr>
              <w:hyperlink w:anchor="_Toc133590180" w:history="1">
                <w:r w:rsidR="0019723B" w:rsidRPr="00CC3912">
                  <w:rPr>
                    <w:rStyle w:val="Hyperlink"/>
                    <w:noProof/>
                  </w:rPr>
                  <w:t>B10. Data</w:t>
                </w:r>
                <w:r w:rsidR="0019723B" w:rsidRPr="00CC3912">
                  <w:rPr>
                    <w:rStyle w:val="Hyperlink"/>
                    <w:noProof/>
                    <w:spacing w:val="-2"/>
                  </w:rPr>
                  <w:t xml:space="preserve"> </w:t>
                </w:r>
                <w:r w:rsidR="0019723B" w:rsidRPr="00CC3912">
                  <w:rPr>
                    <w:rStyle w:val="Hyperlink"/>
                    <w:noProof/>
                  </w:rPr>
                  <w:t>Management</w:t>
                </w:r>
                <w:r w:rsidR="0019723B">
                  <w:rPr>
                    <w:noProof/>
                    <w:webHidden/>
                  </w:rPr>
                  <w:tab/>
                </w:r>
                <w:r w:rsidR="0019723B">
                  <w:rPr>
                    <w:noProof/>
                    <w:webHidden/>
                  </w:rPr>
                  <w:fldChar w:fldCharType="begin"/>
                </w:r>
                <w:r w:rsidR="0019723B">
                  <w:rPr>
                    <w:noProof/>
                    <w:webHidden/>
                  </w:rPr>
                  <w:instrText xml:space="preserve"> PAGEREF _Toc133590180 \h </w:instrText>
                </w:r>
                <w:r w:rsidR="0019723B">
                  <w:rPr>
                    <w:noProof/>
                    <w:webHidden/>
                  </w:rPr>
                </w:r>
                <w:r w:rsidR="0019723B">
                  <w:rPr>
                    <w:noProof/>
                    <w:webHidden/>
                  </w:rPr>
                  <w:fldChar w:fldCharType="separate"/>
                </w:r>
                <w:r w:rsidR="0019723B">
                  <w:rPr>
                    <w:noProof/>
                    <w:webHidden/>
                  </w:rPr>
                  <w:t>38</w:t>
                </w:r>
                <w:r w:rsidR="0019723B">
                  <w:rPr>
                    <w:noProof/>
                    <w:webHidden/>
                  </w:rPr>
                  <w:fldChar w:fldCharType="end"/>
                </w:r>
              </w:hyperlink>
            </w:p>
            <w:p w14:paraId="15232A5B" w14:textId="7AAAA599" w:rsidR="0019723B" w:rsidRDefault="00000000" w:rsidP="0019723B">
              <w:pPr>
                <w:pStyle w:val="TOC2"/>
                <w:rPr>
                  <w:rFonts w:asciiTheme="minorHAnsi" w:eastAsiaTheme="minorEastAsia" w:hAnsiTheme="minorHAnsi" w:cstheme="minorBidi"/>
                  <w:noProof/>
                </w:rPr>
              </w:pPr>
              <w:hyperlink w:anchor="_Toc133590181" w:history="1">
                <w:r w:rsidR="0019723B" w:rsidRPr="00CC3912">
                  <w:rPr>
                    <w:rStyle w:val="Hyperlink"/>
                    <w:noProof/>
                  </w:rPr>
                  <w:t>B10.1</w:t>
                </w:r>
                <w:r w:rsidR="0019723B">
                  <w:rPr>
                    <w:noProof/>
                    <w:webHidden/>
                  </w:rPr>
                  <w:tab/>
                </w:r>
                <w:r w:rsidR="0019723B">
                  <w:rPr>
                    <w:noProof/>
                    <w:webHidden/>
                  </w:rPr>
                  <w:fldChar w:fldCharType="begin"/>
                </w:r>
                <w:r w:rsidR="0019723B">
                  <w:rPr>
                    <w:noProof/>
                    <w:webHidden/>
                  </w:rPr>
                  <w:instrText xml:space="preserve"> PAGEREF _Toc133590181 \h </w:instrText>
                </w:r>
                <w:r w:rsidR="0019723B">
                  <w:rPr>
                    <w:noProof/>
                    <w:webHidden/>
                  </w:rPr>
                </w:r>
                <w:r w:rsidR="0019723B">
                  <w:rPr>
                    <w:noProof/>
                    <w:webHidden/>
                  </w:rPr>
                  <w:fldChar w:fldCharType="separate"/>
                </w:r>
                <w:r w:rsidR="0019723B">
                  <w:rPr>
                    <w:noProof/>
                    <w:webHidden/>
                  </w:rPr>
                  <w:t>39</w:t>
                </w:r>
                <w:r w:rsidR="0019723B">
                  <w:rPr>
                    <w:noProof/>
                    <w:webHidden/>
                  </w:rPr>
                  <w:fldChar w:fldCharType="end"/>
                </w:r>
              </w:hyperlink>
            </w:p>
            <w:p w14:paraId="011CAEDE" w14:textId="4923E548" w:rsidR="0019723B" w:rsidRDefault="00000000" w:rsidP="0019723B">
              <w:pPr>
                <w:pStyle w:val="TOC2"/>
                <w:rPr>
                  <w:rFonts w:asciiTheme="minorHAnsi" w:eastAsiaTheme="minorEastAsia" w:hAnsiTheme="minorHAnsi" w:cstheme="minorBidi"/>
                  <w:noProof/>
                </w:rPr>
              </w:pPr>
              <w:hyperlink w:anchor="_Toc133590182" w:history="1">
                <w:r w:rsidR="0019723B" w:rsidRPr="00CC3912">
                  <w:rPr>
                    <w:rStyle w:val="Hyperlink"/>
                    <w:noProof/>
                  </w:rPr>
                  <w:t>Data Storage and</w:t>
                </w:r>
                <w:r w:rsidR="0019723B" w:rsidRPr="00CC3912">
                  <w:rPr>
                    <w:rStyle w:val="Hyperlink"/>
                    <w:noProof/>
                    <w:spacing w:val="-2"/>
                  </w:rPr>
                  <w:t xml:space="preserve"> </w:t>
                </w:r>
                <w:r w:rsidR="0019723B" w:rsidRPr="00CC3912">
                  <w:rPr>
                    <w:rStyle w:val="Hyperlink"/>
                    <w:noProof/>
                  </w:rPr>
                  <w:t>Retention</w:t>
                </w:r>
                <w:r w:rsidR="0019723B">
                  <w:rPr>
                    <w:noProof/>
                    <w:webHidden/>
                  </w:rPr>
                  <w:tab/>
                </w:r>
                <w:r w:rsidR="0019723B">
                  <w:rPr>
                    <w:noProof/>
                    <w:webHidden/>
                  </w:rPr>
                  <w:fldChar w:fldCharType="begin"/>
                </w:r>
                <w:r w:rsidR="0019723B">
                  <w:rPr>
                    <w:noProof/>
                    <w:webHidden/>
                  </w:rPr>
                  <w:instrText xml:space="preserve"> PAGEREF _Toc133590182 \h </w:instrText>
                </w:r>
                <w:r w:rsidR="0019723B">
                  <w:rPr>
                    <w:noProof/>
                    <w:webHidden/>
                  </w:rPr>
                </w:r>
                <w:r w:rsidR="0019723B">
                  <w:rPr>
                    <w:noProof/>
                    <w:webHidden/>
                  </w:rPr>
                  <w:fldChar w:fldCharType="separate"/>
                </w:r>
                <w:r w:rsidR="0019723B">
                  <w:rPr>
                    <w:noProof/>
                    <w:webHidden/>
                  </w:rPr>
                  <w:t>39</w:t>
                </w:r>
                <w:r w:rsidR="0019723B">
                  <w:rPr>
                    <w:noProof/>
                    <w:webHidden/>
                  </w:rPr>
                  <w:fldChar w:fldCharType="end"/>
                </w:r>
              </w:hyperlink>
            </w:p>
            <w:p w14:paraId="446D2AE7" w14:textId="394AC529" w:rsidR="0019723B" w:rsidRDefault="00000000" w:rsidP="0019723B">
              <w:pPr>
                <w:pStyle w:val="TOC2"/>
                <w:rPr>
                  <w:rFonts w:asciiTheme="minorHAnsi" w:eastAsiaTheme="minorEastAsia" w:hAnsiTheme="minorHAnsi" w:cstheme="minorBidi"/>
                  <w:noProof/>
                </w:rPr>
              </w:pPr>
              <w:hyperlink w:anchor="_Toc133590183" w:history="1">
                <w:r w:rsidR="0019723B" w:rsidRPr="00CC3912">
                  <w:rPr>
                    <w:rStyle w:val="Hyperlink"/>
                    <w:noProof/>
                  </w:rPr>
                  <w:t>C1. Assessments and Response Actions</w:t>
                </w:r>
                <w:r w:rsidR="0019723B">
                  <w:rPr>
                    <w:noProof/>
                    <w:webHidden/>
                  </w:rPr>
                  <w:tab/>
                </w:r>
                <w:r w:rsidR="0019723B">
                  <w:rPr>
                    <w:noProof/>
                    <w:webHidden/>
                  </w:rPr>
                  <w:fldChar w:fldCharType="begin"/>
                </w:r>
                <w:r w:rsidR="0019723B">
                  <w:rPr>
                    <w:noProof/>
                    <w:webHidden/>
                  </w:rPr>
                  <w:instrText xml:space="preserve"> PAGEREF _Toc133590183 \h </w:instrText>
                </w:r>
                <w:r w:rsidR="0019723B">
                  <w:rPr>
                    <w:noProof/>
                    <w:webHidden/>
                  </w:rPr>
                </w:r>
                <w:r w:rsidR="0019723B">
                  <w:rPr>
                    <w:noProof/>
                    <w:webHidden/>
                  </w:rPr>
                  <w:fldChar w:fldCharType="separate"/>
                </w:r>
                <w:r w:rsidR="0019723B">
                  <w:rPr>
                    <w:noProof/>
                    <w:webHidden/>
                  </w:rPr>
                  <w:t>41</w:t>
                </w:r>
                <w:r w:rsidR="0019723B">
                  <w:rPr>
                    <w:noProof/>
                    <w:webHidden/>
                  </w:rPr>
                  <w:fldChar w:fldCharType="end"/>
                </w:r>
              </w:hyperlink>
            </w:p>
            <w:p w14:paraId="2B13B8DC" w14:textId="085D8D18"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84" w:history="1">
                <w:r w:rsidR="0019723B" w:rsidRPr="00CC3912">
                  <w:rPr>
                    <w:rStyle w:val="Hyperlink"/>
                    <w:noProof/>
                  </w:rPr>
                  <w:t>C2. QA Reports to</w:t>
                </w:r>
                <w:r w:rsidR="0019723B" w:rsidRPr="00CC3912">
                  <w:rPr>
                    <w:rStyle w:val="Hyperlink"/>
                    <w:noProof/>
                    <w:spacing w:val="-3"/>
                  </w:rPr>
                  <w:t xml:space="preserve"> </w:t>
                </w:r>
                <w:r w:rsidR="0019723B" w:rsidRPr="00CC3912">
                  <w:rPr>
                    <w:rStyle w:val="Hyperlink"/>
                    <w:noProof/>
                  </w:rPr>
                  <w:t>Management</w:t>
                </w:r>
                <w:r w:rsidR="0019723B">
                  <w:rPr>
                    <w:noProof/>
                    <w:webHidden/>
                  </w:rPr>
                  <w:tab/>
                </w:r>
                <w:r w:rsidR="0019723B">
                  <w:rPr>
                    <w:noProof/>
                    <w:webHidden/>
                  </w:rPr>
                  <w:fldChar w:fldCharType="begin"/>
                </w:r>
                <w:r w:rsidR="0019723B">
                  <w:rPr>
                    <w:noProof/>
                    <w:webHidden/>
                  </w:rPr>
                  <w:instrText xml:space="preserve"> PAGEREF _Toc133590184 \h </w:instrText>
                </w:r>
                <w:r w:rsidR="0019723B">
                  <w:rPr>
                    <w:noProof/>
                    <w:webHidden/>
                  </w:rPr>
                </w:r>
                <w:r w:rsidR="0019723B">
                  <w:rPr>
                    <w:noProof/>
                    <w:webHidden/>
                  </w:rPr>
                  <w:fldChar w:fldCharType="separate"/>
                </w:r>
                <w:r w:rsidR="0019723B">
                  <w:rPr>
                    <w:noProof/>
                    <w:webHidden/>
                  </w:rPr>
                  <w:t>42</w:t>
                </w:r>
                <w:r w:rsidR="0019723B">
                  <w:rPr>
                    <w:noProof/>
                    <w:webHidden/>
                  </w:rPr>
                  <w:fldChar w:fldCharType="end"/>
                </w:r>
              </w:hyperlink>
            </w:p>
            <w:p w14:paraId="2EA7A62A" w14:textId="1CFA7624" w:rsidR="0019723B" w:rsidRDefault="00000000" w:rsidP="0019723B">
              <w:pPr>
                <w:pStyle w:val="TOC2"/>
                <w:rPr>
                  <w:rFonts w:asciiTheme="minorHAnsi" w:eastAsiaTheme="minorEastAsia" w:hAnsiTheme="minorHAnsi" w:cstheme="minorBidi"/>
                  <w:noProof/>
                </w:rPr>
              </w:pPr>
              <w:hyperlink w:anchor="_Toc133590185" w:history="1">
                <w:r w:rsidR="0019723B" w:rsidRPr="00CC3912">
                  <w:rPr>
                    <w:rStyle w:val="Hyperlink"/>
                    <w:noProof/>
                  </w:rPr>
                  <w:t>D1. Data Review, Validation, and Verification Requirements</w:t>
                </w:r>
                <w:r w:rsidR="0019723B">
                  <w:rPr>
                    <w:noProof/>
                    <w:webHidden/>
                  </w:rPr>
                  <w:tab/>
                </w:r>
                <w:r w:rsidR="0019723B">
                  <w:rPr>
                    <w:noProof/>
                    <w:webHidden/>
                  </w:rPr>
                  <w:fldChar w:fldCharType="begin"/>
                </w:r>
                <w:r w:rsidR="0019723B">
                  <w:rPr>
                    <w:noProof/>
                    <w:webHidden/>
                  </w:rPr>
                  <w:instrText xml:space="preserve"> PAGEREF _Toc133590185 \h </w:instrText>
                </w:r>
                <w:r w:rsidR="0019723B">
                  <w:rPr>
                    <w:noProof/>
                    <w:webHidden/>
                  </w:rPr>
                </w:r>
                <w:r w:rsidR="0019723B">
                  <w:rPr>
                    <w:noProof/>
                    <w:webHidden/>
                  </w:rPr>
                  <w:fldChar w:fldCharType="separate"/>
                </w:r>
                <w:r w:rsidR="0019723B">
                  <w:rPr>
                    <w:noProof/>
                    <w:webHidden/>
                  </w:rPr>
                  <w:t>43</w:t>
                </w:r>
                <w:r w:rsidR="0019723B">
                  <w:rPr>
                    <w:noProof/>
                    <w:webHidden/>
                  </w:rPr>
                  <w:fldChar w:fldCharType="end"/>
                </w:r>
              </w:hyperlink>
            </w:p>
            <w:p w14:paraId="709E75B7" w14:textId="40C82A55" w:rsidR="0019723B" w:rsidRDefault="00000000" w:rsidP="0019723B">
              <w:pPr>
                <w:pStyle w:val="TOC2"/>
                <w:rPr>
                  <w:rFonts w:asciiTheme="minorHAnsi" w:eastAsiaTheme="minorEastAsia" w:hAnsiTheme="minorHAnsi" w:cstheme="minorBidi"/>
                  <w:noProof/>
                </w:rPr>
              </w:pPr>
              <w:hyperlink w:anchor="_Toc133590186" w:history="1">
                <w:r w:rsidR="0019723B" w:rsidRPr="00CC3912">
                  <w:rPr>
                    <w:rStyle w:val="Hyperlink"/>
                    <w:noProof/>
                  </w:rPr>
                  <w:t>D2. Validation and Verification Methods</w:t>
                </w:r>
                <w:r w:rsidR="0019723B">
                  <w:rPr>
                    <w:noProof/>
                    <w:webHidden/>
                  </w:rPr>
                  <w:tab/>
                </w:r>
                <w:r w:rsidR="0019723B">
                  <w:rPr>
                    <w:noProof/>
                    <w:webHidden/>
                  </w:rPr>
                  <w:fldChar w:fldCharType="begin"/>
                </w:r>
                <w:r w:rsidR="0019723B">
                  <w:rPr>
                    <w:noProof/>
                    <w:webHidden/>
                  </w:rPr>
                  <w:instrText xml:space="preserve"> PAGEREF _Toc133590186 \h </w:instrText>
                </w:r>
                <w:r w:rsidR="0019723B">
                  <w:rPr>
                    <w:noProof/>
                    <w:webHidden/>
                  </w:rPr>
                </w:r>
                <w:r w:rsidR="0019723B">
                  <w:rPr>
                    <w:noProof/>
                    <w:webHidden/>
                  </w:rPr>
                  <w:fldChar w:fldCharType="separate"/>
                </w:r>
                <w:r w:rsidR="0019723B">
                  <w:rPr>
                    <w:noProof/>
                    <w:webHidden/>
                  </w:rPr>
                  <w:t>44</w:t>
                </w:r>
                <w:r w:rsidR="0019723B">
                  <w:rPr>
                    <w:noProof/>
                    <w:webHidden/>
                  </w:rPr>
                  <w:fldChar w:fldCharType="end"/>
                </w:r>
              </w:hyperlink>
            </w:p>
            <w:p w14:paraId="0A16F33B" w14:textId="7509120D" w:rsidR="0019723B" w:rsidRDefault="00000000" w:rsidP="0019723B">
              <w:pPr>
                <w:pStyle w:val="TOC2"/>
                <w:rPr>
                  <w:rFonts w:asciiTheme="minorHAnsi" w:eastAsiaTheme="minorEastAsia" w:hAnsiTheme="minorHAnsi" w:cstheme="minorBidi"/>
                  <w:noProof/>
                </w:rPr>
              </w:pPr>
              <w:hyperlink w:anchor="_Toc133590187" w:history="1">
                <w:r w:rsidR="0019723B" w:rsidRPr="00CC3912">
                  <w:rPr>
                    <w:rStyle w:val="Hyperlink"/>
                    <w:noProof/>
                  </w:rPr>
                  <w:t>Laboratory Quality Control (QC) Measures</w:t>
                </w:r>
                <w:r w:rsidR="0019723B">
                  <w:rPr>
                    <w:noProof/>
                    <w:webHidden/>
                  </w:rPr>
                  <w:tab/>
                </w:r>
                <w:r w:rsidR="0019723B">
                  <w:rPr>
                    <w:noProof/>
                    <w:webHidden/>
                  </w:rPr>
                  <w:fldChar w:fldCharType="begin"/>
                </w:r>
                <w:r w:rsidR="0019723B">
                  <w:rPr>
                    <w:noProof/>
                    <w:webHidden/>
                  </w:rPr>
                  <w:instrText xml:space="preserve"> PAGEREF _Toc133590187 \h </w:instrText>
                </w:r>
                <w:r w:rsidR="0019723B">
                  <w:rPr>
                    <w:noProof/>
                    <w:webHidden/>
                  </w:rPr>
                </w:r>
                <w:r w:rsidR="0019723B">
                  <w:rPr>
                    <w:noProof/>
                    <w:webHidden/>
                  </w:rPr>
                  <w:fldChar w:fldCharType="separate"/>
                </w:r>
                <w:r w:rsidR="0019723B">
                  <w:rPr>
                    <w:noProof/>
                    <w:webHidden/>
                  </w:rPr>
                  <w:t>44</w:t>
                </w:r>
                <w:r w:rsidR="0019723B">
                  <w:rPr>
                    <w:noProof/>
                    <w:webHidden/>
                  </w:rPr>
                  <w:fldChar w:fldCharType="end"/>
                </w:r>
              </w:hyperlink>
            </w:p>
            <w:p w14:paraId="2D7DDAC1" w14:textId="4536664F" w:rsidR="0019723B" w:rsidRDefault="00000000" w:rsidP="0019723B">
              <w:pPr>
                <w:pStyle w:val="TOC2"/>
                <w:rPr>
                  <w:rFonts w:asciiTheme="minorHAnsi" w:eastAsiaTheme="minorEastAsia" w:hAnsiTheme="minorHAnsi" w:cstheme="minorBidi"/>
                  <w:noProof/>
                </w:rPr>
              </w:pPr>
              <w:hyperlink w:anchor="_Toc133590188" w:history="1">
                <w:r w:rsidR="0019723B" w:rsidRPr="00CC3912">
                  <w:rPr>
                    <w:rStyle w:val="Hyperlink"/>
                    <w:noProof/>
                  </w:rPr>
                  <w:t>D3. Reconciliation with Data Quality</w:t>
                </w:r>
                <w:r w:rsidR="0019723B" w:rsidRPr="00CC3912">
                  <w:rPr>
                    <w:rStyle w:val="Hyperlink"/>
                    <w:noProof/>
                    <w:spacing w:val="-4"/>
                  </w:rPr>
                  <w:t xml:space="preserve"> </w:t>
                </w:r>
                <w:r w:rsidR="0019723B" w:rsidRPr="00CC3912">
                  <w:rPr>
                    <w:rStyle w:val="Hyperlink"/>
                    <w:noProof/>
                  </w:rPr>
                  <w:t>Objectives</w:t>
                </w:r>
                <w:r w:rsidR="0019723B">
                  <w:rPr>
                    <w:noProof/>
                    <w:webHidden/>
                  </w:rPr>
                  <w:tab/>
                </w:r>
                <w:r w:rsidR="0019723B">
                  <w:rPr>
                    <w:noProof/>
                    <w:webHidden/>
                  </w:rPr>
                  <w:fldChar w:fldCharType="begin"/>
                </w:r>
                <w:r w:rsidR="0019723B">
                  <w:rPr>
                    <w:noProof/>
                    <w:webHidden/>
                  </w:rPr>
                  <w:instrText xml:space="preserve"> PAGEREF _Toc133590188 \h </w:instrText>
                </w:r>
                <w:r w:rsidR="0019723B">
                  <w:rPr>
                    <w:noProof/>
                    <w:webHidden/>
                  </w:rPr>
                </w:r>
                <w:r w:rsidR="0019723B">
                  <w:rPr>
                    <w:noProof/>
                    <w:webHidden/>
                  </w:rPr>
                  <w:fldChar w:fldCharType="separate"/>
                </w:r>
                <w:r w:rsidR="0019723B">
                  <w:rPr>
                    <w:noProof/>
                    <w:webHidden/>
                  </w:rPr>
                  <w:t>44</w:t>
                </w:r>
                <w:r w:rsidR="0019723B">
                  <w:rPr>
                    <w:noProof/>
                    <w:webHidden/>
                  </w:rPr>
                  <w:fldChar w:fldCharType="end"/>
                </w:r>
              </w:hyperlink>
            </w:p>
            <w:p w14:paraId="503DDA0E" w14:textId="157D70C7" w:rsidR="0019723B" w:rsidRDefault="00000000" w:rsidP="0019723B">
              <w:pPr>
                <w:pStyle w:val="TOC2"/>
                <w:rPr>
                  <w:rFonts w:asciiTheme="minorHAnsi" w:eastAsiaTheme="minorEastAsia" w:hAnsiTheme="minorHAnsi" w:cstheme="minorBidi"/>
                  <w:noProof/>
                </w:rPr>
              </w:pPr>
              <w:hyperlink w:anchor="_Toc133590189" w:history="1">
                <w:r w:rsidR="0019723B" w:rsidRPr="00CC3912">
                  <w:rPr>
                    <w:rStyle w:val="Hyperlink"/>
                    <w:noProof/>
                  </w:rPr>
                  <w:t>References</w:t>
                </w:r>
                <w:r w:rsidR="0019723B">
                  <w:rPr>
                    <w:noProof/>
                    <w:webHidden/>
                  </w:rPr>
                  <w:tab/>
                </w:r>
                <w:r w:rsidR="0019723B">
                  <w:rPr>
                    <w:noProof/>
                    <w:webHidden/>
                  </w:rPr>
                  <w:fldChar w:fldCharType="begin"/>
                </w:r>
                <w:r w:rsidR="0019723B">
                  <w:rPr>
                    <w:noProof/>
                    <w:webHidden/>
                  </w:rPr>
                  <w:instrText xml:space="preserve"> PAGEREF _Toc133590189 \h </w:instrText>
                </w:r>
                <w:r w:rsidR="0019723B">
                  <w:rPr>
                    <w:noProof/>
                    <w:webHidden/>
                  </w:rPr>
                </w:r>
                <w:r w:rsidR="0019723B">
                  <w:rPr>
                    <w:noProof/>
                    <w:webHidden/>
                  </w:rPr>
                  <w:fldChar w:fldCharType="separate"/>
                </w:r>
                <w:r w:rsidR="0019723B">
                  <w:rPr>
                    <w:noProof/>
                    <w:webHidden/>
                  </w:rPr>
                  <w:t>46</w:t>
                </w:r>
                <w:r w:rsidR="0019723B">
                  <w:rPr>
                    <w:noProof/>
                    <w:webHidden/>
                  </w:rPr>
                  <w:fldChar w:fldCharType="end"/>
                </w:r>
              </w:hyperlink>
            </w:p>
            <w:p w14:paraId="6FE330E9" w14:textId="3F6A1E3E" w:rsidR="0019723B" w:rsidRDefault="00000000" w:rsidP="0019723B">
              <w:pPr>
                <w:pStyle w:val="TOC2"/>
                <w:rPr>
                  <w:rFonts w:asciiTheme="minorHAnsi" w:eastAsiaTheme="minorEastAsia" w:hAnsiTheme="minorHAnsi" w:cstheme="minorBidi"/>
                  <w:noProof/>
                </w:rPr>
              </w:pPr>
              <w:hyperlink w:anchor="_Toc133590190" w:history="1">
                <w:r w:rsidR="0019723B" w:rsidRPr="00CC3912">
                  <w:rPr>
                    <w:rStyle w:val="Hyperlink"/>
                    <w:noProof/>
                  </w:rPr>
                  <w:t>Scott Curtin</w:t>
                </w:r>
                <w:r w:rsidR="0019723B">
                  <w:rPr>
                    <w:noProof/>
                    <w:webHidden/>
                  </w:rPr>
                  <w:tab/>
                </w:r>
                <w:r w:rsidR="0019723B">
                  <w:rPr>
                    <w:noProof/>
                    <w:webHidden/>
                  </w:rPr>
                  <w:fldChar w:fldCharType="begin"/>
                </w:r>
                <w:r w:rsidR="0019723B">
                  <w:rPr>
                    <w:noProof/>
                    <w:webHidden/>
                  </w:rPr>
                  <w:instrText xml:space="preserve"> PAGEREF _Toc133590190 \h </w:instrText>
                </w:r>
                <w:r w:rsidR="0019723B">
                  <w:rPr>
                    <w:noProof/>
                    <w:webHidden/>
                  </w:rPr>
                </w:r>
                <w:r w:rsidR="0019723B">
                  <w:rPr>
                    <w:noProof/>
                    <w:webHidden/>
                  </w:rPr>
                  <w:fldChar w:fldCharType="separate"/>
                </w:r>
                <w:r w:rsidR="0019723B">
                  <w:rPr>
                    <w:noProof/>
                    <w:webHidden/>
                  </w:rPr>
                  <w:t>47</w:t>
                </w:r>
                <w:r w:rsidR="0019723B">
                  <w:rPr>
                    <w:noProof/>
                    <w:webHidden/>
                  </w:rPr>
                  <w:fldChar w:fldCharType="end"/>
                </w:r>
              </w:hyperlink>
            </w:p>
            <w:p w14:paraId="79D85513" w14:textId="7B08FF48" w:rsidR="0019723B" w:rsidRDefault="00000000" w:rsidP="0019723B">
              <w:pPr>
                <w:pStyle w:val="TOC2"/>
                <w:rPr>
                  <w:rFonts w:asciiTheme="minorHAnsi" w:eastAsiaTheme="minorEastAsia" w:hAnsiTheme="minorHAnsi" w:cstheme="minorBidi"/>
                  <w:noProof/>
                </w:rPr>
              </w:pPr>
              <w:hyperlink w:anchor="_Toc133590191" w:history="1">
                <w:r w:rsidR="0019723B" w:rsidRPr="00CC3912">
                  <w:rPr>
                    <w:rStyle w:val="Hyperlink"/>
                    <w:noProof/>
                  </w:rPr>
                  <w:t>Jack Blackwell</w:t>
                </w:r>
                <w:r w:rsidR="0019723B">
                  <w:rPr>
                    <w:noProof/>
                    <w:webHidden/>
                  </w:rPr>
                  <w:tab/>
                </w:r>
                <w:r w:rsidR="0019723B">
                  <w:rPr>
                    <w:noProof/>
                    <w:webHidden/>
                  </w:rPr>
                  <w:fldChar w:fldCharType="begin"/>
                </w:r>
                <w:r w:rsidR="0019723B">
                  <w:rPr>
                    <w:noProof/>
                    <w:webHidden/>
                  </w:rPr>
                  <w:instrText xml:space="preserve"> PAGEREF _Toc133590191 \h </w:instrText>
                </w:r>
                <w:r w:rsidR="0019723B">
                  <w:rPr>
                    <w:noProof/>
                    <w:webHidden/>
                  </w:rPr>
                </w:r>
                <w:r w:rsidR="0019723B">
                  <w:rPr>
                    <w:noProof/>
                    <w:webHidden/>
                  </w:rPr>
                  <w:fldChar w:fldCharType="separate"/>
                </w:r>
                <w:r w:rsidR="0019723B">
                  <w:rPr>
                    <w:noProof/>
                    <w:webHidden/>
                  </w:rPr>
                  <w:t>47</w:t>
                </w:r>
                <w:r w:rsidR="0019723B">
                  <w:rPr>
                    <w:noProof/>
                    <w:webHidden/>
                  </w:rPr>
                  <w:fldChar w:fldCharType="end"/>
                </w:r>
              </w:hyperlink>
            </w:p>
            <w:p w14:paraId="7B44B29C" w14:textId="5CB458E2" w:rsidR="0019723B" w:rsidRDefault="00000000" w:rsidP="0019723B">
              <w:pPr>
                <w:pStyle w:val="TOC2"/>
                <w:rPr>
                  <w:rFonts w:asciiTheme="minorHAnsi" w:eastAsiaTheme="minorEastAsia" w:hAnsiTheme="minorHAnsi" w:cstheme="minorBidi"/>
                  <w:noProof/>
                </w:rPr>
              </w:pPr>
              <w:hyperlink w:anchor="_Toc133590192" w:history="1">
                <w:r w:rsidR="0019723B" w:rsidRPr="00CC3912">
                  <w:rPr>
                    <w:rStyle w:val="Hyperlink"/>
                    <w:noProof/>
                  </w:rPr>
                  <w:t>Justin Nelson</w:t>
                </w:r>
                <w:r w:rsidR="0019723B">
                  <w:rPr>
                    <w:noProof/>
                    <w:webHidden/>
                  </w:rPr>
                  <w:tab/>
                </w:r>
                <w:r w:rsidR="0019723B">
                  <w:rPr>
                    <w:noProof/>
                    <w:webHidden/>
                  </w:rPr>
                  <w:fldChar w:fldCharType="begin"/>
                </w:r>
                <w:r w:rsidR="0019723B">
                  <w:rPr>
                    <w:noProof/>
                    <w:webHidden/>
                  </w:rPr>
                  <w:instrText xml:space="preserve"> PAGEREF _Toc133590192 \h </w:instrText>
                </w:r>
                <w:r w:rsidR="0019723B">
                  <w:rPr>
                    <w:noProof/>
                    <w:webHidden/>
                  </w:rPr>
                </w:r>
                <w:r w:rsidR="0019723B">
                  <w:rPr>
                    <w:noProof/>
                    <w:webHidden/>
                  </w:rPr>
                  <w:fldChar w:fldCharType="separate"/>
                </w:r>
                <w:r w:rsidR="0019723B">
                  <w:rPr>
                    <w:noProof/>
                    <w:webHidden/>
                  </w:rPr>
                  <w:t>47</w:t>
                </w:r>
                <w:r w:rsidR="0019723B">
                  <w:rPr>
                    <w:noProof/>
                    <w:webHidden/>
                  </w:rPr>
                  <w:fldChar w:fldCharType="end"/>
                </w:r>
              </w:hyperlink>
            </w:p>
            <w:p w14:paraId="1584FC7E" w14:textId="7A36379B" w:rsidR="0019723B" w:rsidRDefault="00000000" w:rsidP="0019723B">
              <w:pPr>
                <w:pStyle w:val="TOC2"/>
                <w:rPr>
                  <w:rFonts w:asciiTheme="minorHAnsi" w:eastAsiaTheme="minorEastAsia" w:hAnsiTheme="minorHAnsi" w:cstheme="minorBidi"/>
                  <w:noProof/>
                </w:rPr>
              </w:pPr>
              <w:hyperlink w:anchor="_Toc133590193" w:history="1">
                <w:r w:rsidR="0019723B" w:rsidRPr="00CC3912">
                  <w:rPr>
                    <w:rStyle w:val="Hyperlink"/>
                    <w:noProof/>
                  </w:rPr>
                  <w:t>Jon Essert</w:t>
                </w:r>
                <w:r w:rsidR="0019723B">
                  <w:rPr>
                    <w:noProof/>
                    <w:webHidden/>
                  </w:rPr>
                  <w:tab/>
                </w:r>
                <w:r w:rsidR="0019723B">
                  <w:rPr>
                    <w:noProof/>
                    <w:webHidden/>
                  </w:rPr>
                  <w:fldChar w:fldCharType="begin"/>
                </w:r>
                <w:r w:rsidR="0019723B">
                  <w:rPr>
                    <w:noProof/>
                    <w:webHidden/>
                  </w:rPr>
                  <w:instrText xml:space="preserve"> PAGEREF _Toc133590193 \h </w:instrText>
                </w:r>
                <w:r w:rsidR="0019723B">
                  <w:rPr>
                    <w:noProof/>
                    <w:webHidden/>
                  </w:rPr>
                </w:r>
                <w:r w:rsidR="0019723B">
                  <w:rPr>
                    <w:noProof/>
                    <w:webHidden/>
                  </w:rPr>
                  <w:fldChar w:fldCharType="separate"/>
                </w:r>
                <w:r w:rsidR="0019723B">
                  <w:rPr>
                    <w:noProof/>
                    <w:webHidden/>
                  </w:rPr>
                  <w:t>47</w:t>
                </w:r>
                <w:r w:rsidR="0019723B">
                  <w:rPr>
                    <w:noProof/>
                    <w:webHidden/>
                  </w:rPr>
                  <w:fldChar w:fldCharType="end"/>
                </w:r>
              </w:hyperlink>
            </w:p>
            <w:p w14:paraId="29D71DF4" w14:textId="6737D22F"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94" w:history="1">
                <w:r w:rsidR="0019723B" w:rsidRPr="00CC3912">
                  <w:rPr>
                    <w:rStyle w:val="Hyperlink"/>
                    <w:noProof/>
                  </w:rPr>
                  <w:t>Appendix B: Fieldwork Sampling SOP</w:t>
                </w:r>
                <w:r w:rsidR="0019723B">
                  <w:rPr>
                    <w:noProof/>
                    <w:webHidden/>
                  </w:rPr>
                  <w:tab/>
                </w:r>
                <w:r w:rsidR="0019723B">
                  <w:rPr>
                    <w:noProof/>
                    <w:webHidden/>
                  </w:rPr>
                  <w:fldChar w:fldCharType="begin"/>
                </w:r>
                <w:r w:rsidR="0019723B">
                  <w:rPr>
                    <w:noProof/>
                    <w:webHidden/>
                  </w:rPr>
                  <w:instrText xml:space="preserve"> PAGEREF _Toc133590194 \h </w:instrText>
                </w:r>
                <w:r w:rsidR="0019723B">
                  <w:rPr>
                    <w:noProof/>
                    <w:webHidden/>
                  </w:rPr>
                </w:r>
                <w:r w:rsidR="0019723B">
                  <w:rPr>
                    <w:noProof/>
                    <w:webHidden/>
                  </w:rPr>
                  <w:fldChar w:fldCharType="separate"/>
                </w:r>
                <w:r w:rsidR="0019723B">
                  <w:rPr>
                    <w:noProof/>
                    <w:webHidden/>
                  </w:rPr>
                  <w:t>48</w:t>
                </w:r>
                <w:r w:rsidR="0019723B">
                  <w:rPr>
                    <w:noProof/>
                    <w:webHidden/>
                  </w:rPr>
                  <w:fldChar w:fldCharType="end"/>
                </w:r>
              </w:hyperlink>
            </w:p>
            <w:p w14:paraId="3CA4EB9D" w14:textId="3373BBD4"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95" w:history="1">
                <w:r w:rsidR="0019723B" w:rsidRPr="00CC3912">
                  <w:rPr>
                    <w:rStyle w:val="Hyperlink"/>
                    <w:noProof/>
                  </w:rPr>
                  <w:t>Appendix K: Laboratory Certificates of Analysis</w:t>
                </w:r>
                <w:r w:rsidR="0019723B">
                  <w:rPr>
                    <w:noProof/>
                    <w:webHidden/>
                  </w:rPr>
                  <w:tab/>
                </w:r>
                <w:r w:rsidR="0019723B">
                  <w:rPr>
                    <w:noProof/>
                    <w:webHidden/>
                  </w:rPr>
                  <w:fldChar w:fldCharType="begin"/>
                </w:r>
                <w:r w:rsidR="0019723B">
                  <w:rPr>
                    <w:noProof/>
                    <w:webHidden/>
                  </w:rPr>
                  <w:instrText xml:space="preserve"> PAGEREF _Toc133590195 \h </w:instrText>
                </w:r>
                <w:r w:rsidR="0019723B">
                  <w:rPr>
                    <w:noProof/>
                    <w:webHidden/>
                  </w:rPr>
                </w:r>
                <w:r w:rsidR="0019723B">
                  <w:rPr>
                    <w:noProof/>
                    <w:webHidden/>
                  </w:rPr>
                  <w:fldChar w:fldCharType="separate"/>
                </w:r>
                <w:r w:rsidR="0019723B">
                  <w:rPr>
                    <w:noProof/>
                    <w:webHidden/>
                  </w:rPr>
                  <w:t>73</w:t>
                </w:r>
                <w:r w:rsidR="0019723B">
                  <w:rPr>
                    <w:noProof/>
                    <w:webHidden/>
                  </w:rPr>
                  <w:fldChar w:fldCharType="end"/>
                </w:r>
              </w:hyperlink>
            </w:p>
            <w:p w14:paraId="1DEFB4F0" w14:textId="50E7E3EF" w:rsidR="0019723B" w:rsidRDefault="00000000">
              <w:pPr>
                <w:pStyle w:val="TOC1"/>
                <w:tabs>
                  <w:tab w:val="right" w:leader="dot" w:pos="9350"/>
                </w:tabs>
                <w:rPr>
                  <w:rFonts w:asciiTheme="minorHAnsi" w:eastAsiaTheme="minorEastAsia" w:hAnsiTheme="minorHAnsi" w:cstheme="minorBidi"/>
                  <w:noProof/>
                  <w:sz w:val="22"/>
                  <w:szCs w:val="22"/>
                </w:rPr>
              </w:pPr>
              <w:hyperlink w:anchor="_Toc133590196" w:history="1">
                <w:r w:rsidR="0019723B" w:rsidRPr="00CC3912">
                  <w:rPr>
                    <w:rStyle w:val="Hyperlink"/>
                    <w:noProof/>
                  </w:rPr>
                  <w:t>Laboratory certificates of analysis are available from the project manager at hydrology@kenaiwatershed.org. The certificates are also available for download online at https://bit.ly/kwf_lab_certs.</w:t>
                </w:r>
                <w:r w:rsidR="0019723B">
                  <w:rPr>
                    <w:noProof/>
                    <w:webHidden/>
                  </w:rPr>
                  <w:tab/>
                </w:r>
                <w:r w:rsidR="0019723B">
                  <w:rPr>
                    <w:noProof/>
                    <w:webHidden/>
                  </w:rPr>
                  <w:fldChar w:fldCharType="begin"/>
                </w:r>
                <w:r w:rsidR="0019723B">
                  <w:rPr>
                    <w:noProof/>
                    <w:webHidden/>
                  </w:rPr>
                  <w:instrText xml:space="preserve"> PAGEREF _Toc133590196 \h </w:instrText>
                </w:r>
                <w:r w:rsidR="0019723B">
                  <w:rPr>
                    <w:noProof/>
                    <w:webHidden/>
                  </w:rPr>
                </w:r>
                <w:r w:rsidR="0019723B">
                  <w:rPr>
                    <w:noProof/>
                    <w:webHidden/>
                  </w:rPr>
                  <w:fldChar w:fldCharType="separate"/>
                </w:r>
                <w:r w:rsidR="0019723B">
                  <w:rPr>
                    <w:noProof/>
                    <w:webHidden/>
                  </w:rPr>
                  <w:t>73</w:t>
                </w:r>
                <w:r w:rsidR="0019723B">
                  <w:rPr>
                    <w:noProof/>
                    <w:webHidden/>
                  </w:rPr>
                  <w:fldChar w:fldCharType="end"/>
                </w:r>
              </w:hyperlink>
            </w:p>
            <w:p w14:paraId="69F83898" w14:textId="0FFD18EF" w:rsidR="008E4680" w:rsidRDefault="008E4680" w:rsidP="00226A4E">
              <w:r w:rsidRPr="00500CEC">
                <w:rPr>
                  <w:b/>
                  <w:bCs/>
                  <w:noProof/>
                  <w:sz w:val="24"/>
                  <w:szCs w:val="24"/>
                </w:rPr>
                <w:fldChar w:fldCharType="end"/>
              </w:r>
              <w:commentRangeEnd w:id="23"/>
              <w:r w:rsidR="00AE0845">
                <w:rPr>
                  <w:rStyle w:val="CommentReference"/>
                </w:rPr>
                <w:commentReference w:id="23"/>
              </w:r>
            </w:p>
            <w:customXmlDelRangeStart w:id="24" w:author="Benjamin Meyer" w:date="2023-04-18T10:26:00Z"/>
          </w:sdtContent>
        </w:sdt>
        <w:customXmlDelRangeEnd w:id="24"/>
        <w:customXmlInsRangeStart w:id="25" w:author="Benjamin Meyer" w:date="2023-04-18T10:26:00Z"/>
      </w:sdtContent>
    </w:sdt>
    <w:customXmlInsRangeEnd w:id="25"/>
    <w:p w14:paraId="0A16F058" w14:textId="77777777" w:rsidR="00042BE4" w:rsidRDefault="00042BE4" w:rsidP="00042BE4">
      <w:pPr>
        <w:pStyle w:val="TOCHeading"/>
      </w:pPr>
      <w:r>
        <w:br w:type="page"/>
      </w:r>
    </w:p>
    <w:p w14:paraId="2D0F20B5" w14:textId="77777777" w:rsidR="00042BE4" w:rsidRPr="00576649" w:rsidRDefault="00042BE4" w:rsidP="00042BE4">
      <w:pPr>
        <w:pStyle w:val="TOCHeading"/>
        <w:rPr>
          <w:rFonts w:ascii="Times New Roman" w:hAnsi="Times New Roman" w:cs="Times New Roman"/>
          <w:b/>
          <w:color w:val="auto"/>
          <w:sz w:val="24"/>
          <w:szCs w:val="24"/>
        </w:rPr>
      </w:pPr>
      <w:commentRangeStart w:id="26"/>
      <w:commentRangeStart w:id="27"/>
      <w:r w:rsidRPr="00576649">
        <w:rPr>
          <w:rFonts w:ascii="Times New Roman" w:hAnsi="Times New Roman" w:cs="Times New Roman"/>
          <w:b/>
          <w:color w:val="auto"/>
          <w:sz w:val="24"/>
          <w:szCs w:val="24"/>
        </w:rPr>
        <w:lastRenderedPageBreak/>
        <w:t>Tables</w:t>
      </w:r>
      <w:commentRangeEnd w:id="26"/>
      <w:r w:rsidR="00AE0845">
        <w:rPr>
          <w:rStyle w:val="CommentReference"/>
          <w:rFonts w:ascii="Times New Roman" w:eastAsia="Times New Roman" w:hAnsi="Times New Roman" w:cs="Times New Roman"/>
          <w:color w:val="auto"/>
        </w:rPr>
        <w:commentReference w:id="26"/>
      </w:r>
      <w:commentRangeEnd w:id="27"/>
      <w:r w:rsidR="0014462D">
        <w:rPr>
          <w:rStyle w:val="CommentReference"/>
          <w:rFonts w:ascii="Times New Roman" w:eastAsia="Times New Roman" w:hAnsi="Times New Roman" w:cs="Times New Roman"/>
          <w:color w:val="auto"/>
        </w:rPr>
        <w:commentReference w:id="27"/>
      </w:r>
    </w:p>
    <w:p w14:paraId="2EB552BC" w14:textId="4A145D0D" w:rsidR="00226A4E" w:rsidRDefault="00042BE4" w:rsidP="00042BE4">
      <w:pPr>
        <w:pStyle w:val="TableofFigures"/>
        <w:tabs>
          <w:tab w:val="right" w:leader="dot" w:pos="9350"/>
        </w:tabs>
        <w:rPr>
          <w:noProof/>
          <w:sz w:val="24"/>
          <w:szCs w:val="24"/>
        </w:rPr>
      </w:pPr>
      <w:r w:rsidRPr="00816966">
        <w:rPr>
          <w:sz w:val="24"/>
          <w:szCs w:val="24"/>
        </w:rPr>
        <w:fldChar w:fldCharType="begin"/>
      </w:r>
      <w:r w:rsidRPr="00816966">
        <w:rPr>
          <w:sz w:val="24"/>
          <w:szCs w:val="24"/>
        </w:rPr>
        <w:instrText xml:space="preserve"> TOC \h \z \c "Table" </w:instrText>
      </w:r>
      <w:r w:rsidRPr="00816966">
        <w:rPr>
          <w:sz w:val="24"/>
          <w:szCs w:val="24"/>
        </w:rPr>
        <w:fldChar w:fldCharType="separate"/>
      </w:r>
      <w:hyperlink w:anchor="_Toc132022461" w:history="1">
        <w:r w:rsidRPr="00816966">
          <w:rPr>
            <w:rStyle w:val="Hyperlink"/>
            <w:noProof/>
            <w:sz w:val="24"/>
            <w:szCs w:val="24"/>
          </w:rPr>
          <w:t>Table 2. Annual, biannual, and five-year project logistics tasks and responsible parties</w:t>
        </w:r>
        <w:r w:rsidRPr="00816966">
          <w:rPr>
            <w:noProof/>
            <w:webHidden/>
            <w:sz w:val="24"/>
            <w:szCs w:val="24"/>
          </w:rPr>
          <w:tab/>
        </w:r>
        <w:r w:rsidRPr="00816966">
          <w:rPr>
            <w:noProof/>
            <w:webHidden/>
            <w:sz w:val="24"/>
            <w:szCs w:val="24"/>
          </w:rPr>
          <w:fldChar w:fldCharType="begin"/>
        </w:r>
        <w:r w:rsidRPr="00816966">
          <w:rPr>
            <w:noProof/>
            <w:webHidden/>
            <w:sz w:val="24"/>
            <w:szCs w:val="24"/>
          </w:rPr>
          <w:instrText xml:space="preserve"> PAGEREF _Toc132022461 \h </w:instrText>
        </w:r>
        <w:r w:rsidRPr="00816966">
          <w:rPr>
            <w:noProof/>
            <w:webHidden/>
            <w:sz w:val="24"/>
            <w:szCs w:val="24"/>
          </w:rPr>
        </w:r>
        <w:r w:rsidRPr="00816966">
          <w:rPr>
            <w:noProof/>
            <w:webHidden/>
            <w:sz w:val="24"/>
            <w:szCs w:val="24"/>
          </w:rPr>
          <w:fldChar w:fldCharType="separate"/>
        </w:r>
        <w:r w:rsidR="002A2AB2">
          <w:rPr>
            <w:noProof/>
            <w:webHidden/>
            <w:sz w:val="24"/>
            <w:szCs w:val="24"/>
          </w:rPr>
          <w:t>10</w:t>
        </w:r>
        <w:r w:rsidRPr="00816966">
          <w:rPr>
            <w:noProof/>
            <w:webHidden/>
            <w:sz w:val="24"/>
            <w:szCs w:val="24"/>
          </w:rPr>
          <w:fldChar w:fldCharType="end"/>
        </w:r>
      </w:hyperlink>
    </w:p>
    <w:p w14:paraId="52C33207" w14:textId="3A420686" w:rsidR="00042BE4" w:rsidRPr="00E63832" w:rsidRDefault="00000000" w:rsidP="00042BE4">
      <w:pPr>
        <w:pStyle w:val="TableofFigures"/>
        <w:tabs>
          <w:tab w:val="right" w:leader="dot" w:pos="9350"/>
        </w:tabs>
        <w:rPr>
          <w:noProof/>
          <w:sz w:val="24"/>
          <w:szCs w:val="24"/>
        </w:rPr>
      </w:pPr>
      <w:hyperlink w:anchor="_Toc132022462" w:history="1">
        <w:r w:rsidR="00042BE4" w:rsidRPr="00816966">
          <w:rPr>
            <w:rStyle w:val="Hyperlink"/>
            <w:noProof/>
            <w:sz w:val="24"/>
            <w:szCs w:val="24"/>
          </w:rPr>
          <w:t>Table 3. Data Quality Objectives for Electronic Instruments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_Toc132022462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15</w:t>
        </w:r>
        <w:r w:rsidR="00042BE4" w:rsidRPr="00816966">
          <w:rPr>
            <w:noProof/>
            <w:webHidden/>
            <w:sz w:val="24"/>
            <w:szCs w:val="24"/>
          </w:rPr>
          <w:fldChar w:fldCharType="end"/>
        </w:r>
      </w:hyperlink>
    </w:p>
    <w:p w14:paraId="256320B8" w14:textId="4FD54A4E" w:rsidR="00042BE4" w:rsidRPr="00816966" w:rsidRDefault="00000000" w:rsidP="00042BE4">
      <w:pPr>
        <w:pStyle w:val="TableofFigures"/>
        <w:tabs>
          <w:tab w:val="right" w:leader="dot" w:pos="9350"/>
        </w:tabs>
        <w:rPr>
          <w:rFonts w:eastAsiaTheme="minorEastAsia"/>
          <w:noProof/>
          <w:sz w:val="24"/>
          <w:szCs w:val="24"/>
        </w:rPr>
      </w:pPr>
      <w:hyperlink w:anchor="_Toc132022463" w:history="1">
        <w:r w:rsidR="00042BE4" w:rsidRPr="00816966">
          <w:rPr>
            <w:rStyle w:val="Hyperlink"/>
            <w:noProof/>
            <w:sz w:val="24"/>
            <w:szCs w:val="24"/>
          </w:rPr>
          <w:t>Table 4. Data Quality Objectives for Hydrocarbons Collected for Agency Baseline</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_Toc132022463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16</w:t>
        </w:r>
        <w:r w:rsidR="00042BE4" w:rsidRPr="00816966">
          <w:rPr>
            <w:noProof/>
            <w:webHidden/>
            <w:sz w:val="24"/>
            <w:szCs w:val="24"/>
          </w:rPr>
          <w:fldChar w:fldCharType="end"/>
        </w:r>
      </w:hyperlink>
    </w:p>
    <w:p w14:paraId="66EAF514" w14:textId="76F9C4D5" w:rsidR="00042BE4" w:rsidRPr="00816966" w:rsidRDefault="00000000" w:rsidP="00042BE4">
      <w:pPr>
        <w:pStyle w:val="TableofFigures"/>
        <w:tabs>
          <w:tab w:val="right" w:leader="dot" w:pos="9350"/>
        </w:tabs>
        <w:rPr>
          <w:rFonts w:eastAsiaTheme="minorEastAsia"/>
          <w:noProof/>
          <w:sz w:val="24"/>
          <w:szCs w:val="24"/>
        </w:rPr>
      </w:pPr>
      <w:hyperlink w:anchor="_Toc132022464" w:history="1">
        <w:r w:rsidR="00042BE4" w:rsidRPr="00816966">
          <w:rPr>
            <w:rStyle w:val="Hyperlink"/>
            <w:noProof/>
            <w:sz w:val="24"/>
            <w:szCs w:val="24"/>
          </w:rPr>
          <w:t>Table 5. Data Quality Objectives for Metals Collected for Agency Baseline</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_Toc132022464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18</w:t>
        </w:r>
        <w:r w:rsidR="00042BE4" w:rsidRPr="00816966">
          <w:rPr>
            <w:noProof/>
            <w:webHidden/>
            <w:sz w:val="24"/>
            <w:szCs w:val="24"/>
          </w:rPr>
          <w:fldChar w:fldCharType="end"/>
        </w:r>
      </w:hyperlink>
    </w:p>
    <w:p w14:paraId="5EC8EFFB" w14:textId="2DEC6DEB" w:rsidR="00042BE4" w:rsidRPr="00816966" w:rsidRDefault="00000000" w:rsidP="00042BE4">
      <w:pPr>
        <w:pStyle w:val="TableofFigures"/>
        <w:tabs>
          <w:tab w:val="right" w:leader="dot" w:pos="9350"/>
        </w:tabs>
        <w:rPr>
          <w:rFonts w:eastAsiaTheme="minorEastAsia"/>
          <w:noProof/>
          <w:sz w:val="24"/>
          <w:szCs w:val="24"/>
        </w:rPr>
      </w:pPr>
      <w:hyperlink w:anchor="_Toc132022465" w:history="1">
        <w:r w:rsidR="00042BE4" w:rsidRPr="00816966">
          <w:rPr>
            <w:rStyle w:val="Hyperlink"/>
            <w:noProof/>
            <w:sz w:val="24"/>
            <w:szCs w:val="24"/>
          </w:rPr>
          <w:t>Table 6. Data Quality Objectives for Nutrients, Fecal Coliform, and Total Suspended Solids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_Toc132022465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19</w:t>
        </w:r>
        <w:r w:rsidR="00042BE4" w:rsidRPr="00816966">
          <w:rPr>
            <w:noProof/>
            <w:webHidden/>
            <w:sz w:val="24"/>
            <w:szCs w:val="24"/>
          </w:rPr>
          <w:fldChar w:fldCharType="end"/>
        </w:r>
      </w:hyperlink>
    </w:p>
    <w:p w14:paraId="5DAB69B7" w14:textId="0B205752" w:rsidR="00042BE4" w:rsidRPr="00816966" w:rsidRDefault="00000000" w:rsidP="00042BE4">
      <w:pPr>
        <w:pStyle w:val="TableofFigures"/>
        <w:tabs>
          <w:tab w:val="right" w:leader="dot" w:pos="9350"/>
        </w:tabs>
        <w:rPr>
          <w:rFonts w:eastAsiaTheme="minorEastAsia"/>
          <w:noProof/>
          <w:sz w:val="24"/>
          <w:szCs w:val="24"/>
        </w:rPr>
      </w:pPr>
      <w:hyperlink w:anchor="_Toc132022466" w:history="1">
        <w:r w:rsidR="00042BE4" w:rsidRPr="00816966">
          <w:rPr>
            <w:rStyle w:val="Hyperlink"/>
            <w:noProof/>
            <w:sz w:val="24"/>
            <w:szCs w:val="24"/>
          </w:rPr>
          <w:t>Table 7. Data Quality Objectives for Stream Temperature Monitoring</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_Toc132022466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20</w:t>
        </w:r>
        <w:r w:rsidR="00042BE4" w:rsidRPr="00816966">
          <w:rPr>
            <w:noProof/>
            <w:webHidden/>
            <w:sz w:val="24"/>
            <w:szCs w:val="24"/>
          </w:rPr>
          <w:fldChar w:fldCharType="end"/>
        </w:r>
      </w:hyperlink>
    </w:p>
    <w:p w14:paraId="14038326" w14:textId="2E389BCD" w:rsidR="00042BE4" w:rsidRPr="00816966" w:rsidRDefault="00000000" w:rsidP="00042BE4">
      <w:pPr>
        <w:pStyle w:val="TableofFigures"/>
        <w:tabs>
          <w:tab w:val="right" w:leader="dot" w:pos="9350"/>
        </w:tabs>
        <w:rPr>
          <w:rFonts w:eastAsiaTheme="minorEastAsia"/>
          <w:noProof/>
          <w:sz w:val="24"/>
          <w:szCs w:val="24"/>
        </w:rPr>
      </w:pPr>
      <w:hyperlink w:anchor="_Toc132022467" w:history="1">
        <w:r w:rsidR="00042BE4" w:rsidRPr="00816966">
          <w:rPr>
            <w:rStyle w:val="Hyperlink"/>
            <w:noProof/>
            <w:sz w:val="24"/>
            <w:szCs w:val="24"/>
          </w:rPr>
          <w:t>Table 8. Data Qualifiers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_Toc132022467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23</w:t>
        </w:r>
        <w:r w:rsidR="00042BE4" w:rsidRPr="00816966">
          <w:rPr>
            <w:noProof/>
            <w:webHidden/>
            <w:sz w:val="24"/>
            <w:szCs w:val="24"/>
          </w:rPr>
          <w:fldChar w:fldCharType="end"/>
        </w:r>
      </w:hyperlink>
    </w:p>
    <w:p w14:paraId="65CB1155" w14:textId="26B6C292" w:rsidR="00042BE4" w:rsidRPr="00816966" w:rsidRDefault="00000000" w:rsidP="00042BE4">
      <w:pPr>
        <w:pStyle w:val="TableofFigures"/>
        <w:tabs>
          <w:tab w:val="right" w:leader="dot" w:pos="9350"/>
        </w:tabs>
        <w:rPr>
          <w:rFonts w:eastAsiaTheme="minorEastAsia"/>
          <w:noProof/>
          <w:sz w:val="24"/>
          <w:szCs w:val="24"/>
        </w:rPr>
      </w:pPr>
      <w:hyperlink w:anchor="_Toc132022468" w:history="1">
        <w:r w:rsidR="00042BE4" w:rsidRPr="00816966">
          <w:rPr>
            <w:rStyle w:val="Hyperlink"/>
            <w:noProof/>
            <w:sz w:val="24"/>
            <w:szCs w:val="24"/>
          </w:rPr>
          <w:t>Table 10. Sampling Locations for Agency Baseline Monitoring</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_Toc132022468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26</w:t>
        </w:r>
        <w:r w:rsidR="00042BE4" w:rsidRPr="00816966">
          <w:rPr>
            <w:noProof/>
            <w:webHidden/>
            <w:sz w:val="24"/>
            <w:szCs w:val="24"/>
          </w:rPr>
          <w:fldChar w:fldCharType="end"/>
        </w:r>
      </w:hyperlink>
    </w:p>
    <w:p w14:paraId="3A64E37D" w14:textId="2C744C31" w:rsidR="00042BE4" w:rsidRPr="00816966" w:rsidRDefault="00000000" w:rsidP="00042BE4">
      <w:pPr>
        <w:pStyle w:val="TableofFigures"/>
        <w:tabs>
          <w:tab w:val="right" w:leader="dot" w:pos="9350"/>
        </w:tabs>
        <w:rPr>
          <w:rFonts w:eastAsiaTheme="minorEastAsia"/>
          <w:noProof/>
          <w:sz w:val="24"/>
          <w:szCs w:val="24"/>
        </w:rPr>
      </w:pPr>
      <w:hyperlink w:anchor="_Toc132022469" w:history="1">
        <w:r w:rsidR="00042BE4" w:rsidRPr="00816966">
          <w:rPr>
            <w:rStyle w:val="Hyperlink"/>
            <w:noProof/>
            <w:sz w:val="24"/>
            <w:szCs w:val="24"/>
          </w:rPr>
          <w:t>Table 11. Preservation and Holding Times for Sample Analysis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_Toc132022469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29</w:t>
        </w:r>
        <w:r w:rsidR="00042BE4" w:rsidRPr="00816966">
          <w:rPr>
            <w:noProof/>
            <w:webHidden/>
            <w:sz w:val="24"/>
            <w:szCs w:val="24"/>
          </w:rPr>
          <w:fldChar w:fldCharType="end"/>
        </w:r>
      </w:hyperlink>
    </w:p>
    <w:p w14:paraId="4B7804AE" w14:textId="659D7BBC" w:rsidR="00042BE4" w:rsidRPr="00816966" w:rsidRDefault="00000000" w:rsidP="00042BE4">
      <w:pPr>
        <w:pStyle w:val="TableofFigures"/>
        <w:tabs>
          <w:tab w:val="right" w:leader="dot" w:pos="9350"/>
        </w:tabs>
        <w:rPr>
          <w:rFonts w:eastAsiaTheme="minorEastAsia"/>
          <w:noProof/>
          <w:sz w:val="24"/>
          <w:szCs w:val="24"/>
        </w:rPr>
      </w:pPr>
      <w:hyperlink w:anchor="_Toc132022470" w:history="1">
        <w:r w:rsidR="00042BE4" w:rsidRPr="00816966">
          <w:rPr>
            <w:rStyle w:val="Hyperlink"/>
            <w:noProof/>
            <w:sz w:val="24"/>
            <w:szCs w:val="24"/>
          </w:rPr>
          <w:t>Table 12. Field Quality Control Samples.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_Toc132022470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33</w:t>
        </w:r>
        <w:r w:rsidR="00042BE4" w:rsidRPr="00816966">
          <w:rPr>
            <w:noProof/>
            <w:webHidden/>
            <w:sz w:val="24"/>
            <w:szCs w:val="24"/>
          </w:rPr>
          <w:fldChar w:fldCharType="end"/>
        </w:r>
      </w:hyperlink>
    </w:p>
    <w:p w14:paraId="565871FC" w14:textId="77777777" w:rsidR="00042BE4" w:rsidRPr="00816966" w:rsidRDefault="00042BE4" w:rsidP="00042BE4">
      <w:pPr>
        <w:rPr>
          <w:sz w:val="24"/>
          <w:szCs w:val="24"/>
        </w:rPr>
      </w:pPr>
      <w:r w:rsidRPr="00816966">
        <w:rPr>
          <w:sz w:val="24"/>
          <w:szCs w:val="24"/>
        </w:rPr>
        <w:fldChar w:fldCharType="end"/>
      </w:r>
    </w:p>
    <w:p w14:paraId="1A19A42B" w14:textId="77777777" w:rsidR="00042BE4" w:rsidRPr="00576649" w:rsidRDefault="00042BE4" w:rsidP="00042BE4">
      <w:pPr>
        <w:pStyle w:val="TOCHeading"/>
        <w:rPr>
          <w:rFonts w:ascii="Times New Roman" w:hAnsi="Times New Roman" w:cs="Times New Roman"/>
          <w:b/>
          <w:color w:val="auto"/>
          <w:sz w:val="24"/>
          <w:szCs w:val="24"/>
        </w:rPr>
      </w:pPr>
      <w:r w:rsidRPr="00576649">
        <w:rPr>
          <w:rFonts w:ascii="Times New Roman" w:hAnsi="Times New Roman" w:cs="Times New Roman"/>
          <w:b/>
          <w:color w:val="auto"/>
          <w:sz w:val="24"/>
          <w:szCs w:val="24"/>
        </w:rPr>
        <w:t>Figures</w:t>
      </w:r>
    </w:p>
    <w:p w14:paraId="64BBD45E" w14:textId="0C262817" w:rsidR="00042BE4" w:rsidRPr="00816966" w:rsidRDefault="00042BE4" w:rsidP="00042BE4">
      <w:pPr>
        <w:pStyle w:val="TableofFigures"/>
        <w:tabs>
          <w:tab w:val="right" w:leader="dot" w:pos="9350"/>
        </w:tabs>
        <w:rPr>
          <w:rFonts w:eastAsiaTheme="minorEastAsia"/>
          <w:noProof/>
          <w:sz w:val="24"/>
          <w:szCs w:val="24"/>
        </w:rPr>
      </w:pPr>
      <w:r w:rsidRPr="00816966">
        <w:rPr>
          <w:sz w:val="24"/>
          <w:szCs w:val="24"/>
        </w:rPr>
        <w:fldChar w:fldCharType="begin"/>
      </w:r>
      <w:r w:rsidRPr="00816966">
        <w:rPr>
          <w:sz w:val="24"/>
          <w:szCs w:val="24"/>
        </w:rPr>
        <w:instrText xml:space="preserve"> TOC \h \z \c "Figure" </w:instrText>
      </w:r>
      <w:r w:rsidRPr="00816966">
        <w:rPr>
          <w:sz w:val="24"/>
          <w:szCs w:val="24"/>
        </w:rPr>
        <w:fldChar w:fldCharType="separate"/>
      </w:r>
      <w:hyperlink w:anchor="_Toc132022483" w:history="1">
        <w:r w:rsidRPr="00816966">
          <w:rPr>
            <w:rStyle w:val="Hyperlink"/>
            <w:noProof/>
            <w:sz w:val="24"/>
            <w:szCs w:val="24"/>
          </w:rPr>
          <w:t>Figure 1. Project management organization</w:t>
        </w:r>
        <w:r w:rsidRPr="00816966">
          <w:rPr>
            <w:noProof/>
            <w:webHidden/>
            <w:sz w:val="24"/>
            <w:szCs w:val="24"/>
          </w:rPr>
          <w:tab/>
        </w:r>
        <w:r w:rsidRPr="00816966">
          <w:rPr>
            <w:noProof/>
            <w:webHidden/>
            <w:sz w:val="24"/>
            <w:szCs w:val="24"/>
          </w:rPr>
          <w:fldChar w:fldCharType="begin"/>
        </w:r>
        <w:r w:rsidRPr="00816966">
          <w:rPr>
            <w:noProof/>
            <w:webHidden/>
            <w:sz w:val="24"/>
            <w:szCs w:val="24"/>
          </w:rPr>
          <w:instrText xml:space="preserve"> PAGEREF _Toc132022483 \h </w:instrText>
        </w:r>
        <w:r w:rsidRPr="00816966">
          <w:rPr>
            <w:noProof/>
            <w:webHidden/>
            <w:sz w:val="24"/>
            <w:szCs w:val="24"/>
          </w:rPr>
        </w:r>
        <w:r w:rsidRPr="00816966">
          <w:rPr>
            <w:noProof/>
            <w:webHidden/>
            <w:sz w:val="24"/>
            <w:szCs w:val="24"/>
          </w:rPr>
          <w:fldChar w:fldCharType="separate"/>
        </w:r>
        <w:r w:rsidR="002A2AB2">
          <w:rPr>
            <w:noProof/>
            <w:webHidden/>
            <w:sz w:val="24"/>
            <w:szCs w:val="24"/>
          </w:rPr>
          <w:t>8</w:t>
        </w:r>
        <w:r w:rsidRPr="00816966">
          <w:rPr>
            <w:noProof/>
            <w:webHidden/>
            <w:sz w:val="24"/>
            <w:szCs w:val="24"/>
          </w:rPr>
          <w:fldChar w:fldCharType="end"/>
        </w:r>
      </w:hyperlink>
    </w:p>
    <w:p w14:paraId="14CF16AF" w14:textId="64E2C095" w:rsidR="00042BE4" w:rsidRPr="00816966" w:rsidRDefault="00000000" w:rsidP="00042BE4">
      <w:pPr>
        <w:pStyle w:val="TableofFigures"/>
        <w:tabs>
          <w:tab w:val="right" w:leader="dot" w:pos="9350"/>
        </w:tabs>
        <w:rPr>
          <w:rFonts w:eastAsiaTheme="minorEastAsia"/>
          <w:noProof/>
          <w:sz w:val="24"/>
          <w:szCs w:val="24"/>
        </w:rPr>
      </w:pPr>
      <w:hyperlink w:anchor="_Toc132022484" w:history="1">
        <w:r w:rsidR="00042BE4" w:rsidRPr="00816966">
          <w:rPr>
            <w:rStyle w:val="Hyperlink"/>
            <w:noProof/>
            <w:sz w:val="24"/>
            <w:szCs w:val="24"/>
          </w:rPr>
          <w:t>Figure 2. M</w:t>
        </w:r>
        <w:r w:rsidR="00576649">
          <w:rPr>
            <w:rStyle w:val="Hyperlink"/>
            <w:noProof/>
            <w:sz w:val="24"/>
            <w:szCs w:val="24"/>
          </w:rPr>
          <w:t>ap of</w:t>
        </w:r>
        <w:r w:rsidR="00042BE4" w:rsidRPr="00816966">
          <w:rPr>
            <w:rStyle w:val="Hyperlink"/>
            <w:noProof/>
            <w:sz w:val="24"/>
            <w:szCs w:val="24"/>
          </w:rPr>
          <w:t xml:space="preserve"> sample locations and the Kenai River watershed</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_Toc132022484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27</w:t>
        </w:r>
        <w:r w:rsidR="00042BE4" w:rsidRPr="00816966">
          <w:rPr>
            <w:noProof/>
            <w:webHidden/>
            <w:sz w:val="24"/>
            <w:szCs w:val="24"/>
          </w:rPr>
          <w:fldChar w:fldCharType="end"/>
        </w:r>
      </w:hyperlink>
    </w:p>
    <w:p w14:paraId="67A5E6B4" w14:textId="0E560A6C" w:rsidR="00042BE4" w:rsidRPr="00816966" w:rsidRDefault="00000000" w:rsidP="00042BE4">
      <w:pPr>
        <w:pStyle w:val="TableofFigures"/>
        <w:tabs>
          <w:tab w:val="right" w:leader="dot" w:pos="9350"/>
        </w:tabs>
        <w:rPr>
          <w:rFonts w:eastAsiaTheme="minorEastAsia"/>
          <w:noProof/>
          <w:sz w:val="24"/>
          <w:szCs w:val="24"/>
        </w:rPr>
      </w:pPr>
      <w:hyperlink w:anchor="_Toc132022485" w:history="1">
        <w:r w:rsidR="00042BE4" w:rsidRPr="00816966">
          <w:rPr>
            <w:rStyle w:val="Hyperlink"/>
            <w:noProof/>
            <w:sz w:val="24"/>
            <w:szCs w:val="24"/>
          </w:rPr>
          <w:t>Figure 3. Sample Container Label</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_Toc132022485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30</w:t>
        </w:r>
        <w:r w:rsidR="00042BE4" w:rsidRPr="00816966">
          <w:rPr>
            <w:noProof/>
            <w:webHidden/>
            <w:sz w:val="24"/>
            <w:szCs w:val="24"/>
          </w:rPr>
          <w:fldChar w:fldCharType="end"/>
        </w:r>
      </w:hyperlink>
    </w:p>
    <w:p w14:paraId="62906AE5" w14:textId="7D66B1A9" w:rsidR="00042BE4" w:rsidRPr="00816966" w:rsidRDefault="00000000" w:rsidP="00042BE4">
      <w:pPr>
        <w:pStyle w:val="TableofFigures"/>
        <w:tabs>
          <w:tab w:val="right" w:leader="dot" w:pos="9350"/>
        </w:tabs>
        <w:rPr>
          <w:rFonts w:eastAsiaTheme="minorEastAsia"/>
          <w:noProof/>
          <w:sz w:val="24"/>
          <w:szCs w:val="24"/>
        </w:rPr>
      </w:pPr>
      <w:hyperlink w:anchor="_Toc132022487" w:history="1">
        <w:r w:rsidR="00042BE4" w:rsidRPr="00816966">
          <w:rPr>
            <w:rStyle w:val="Hyperlink"/>
            <w:noProof/>
            <w:sz w:val="24"/>
            <w:szCs w:val="24"/>
          </w:rPr>
          <w:t>Figure 4. Data management and evaluation flowchart</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_Toc132022487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39</w:t>
        </w:r>
        <w:r w:rsidR="00042BE4" w:rsidRPr="00816966">
          <w:rPr>
            <w:noProof/>
            <w:webHidden/>
            <w:sz w:val="24"/>
            <w:szCs w:val="24"/>
          </w:rPr>
          <w:fldChar w:fldCharType="end"/>
        </w:r>
      </w:hyperlink>
    </w:p>
    <w:p w14:paraId="5961B56C" w14:textId="77777777" w:rsidR="00042BE4" w:rsidRPr="00816966" w:rsidRDefault="00042BE4" w:rsidP="00042BE4">
      <w:pPr>
        <w:rPr>
          <w:sz w:val="24"/>
          <w:szCs w:val="24"/>
        </w:rPr>
      </w:pPr>
      <w:r w:rsidRPr="00816966">
        <w:rPr>
          <w:sz w:val="24"/>
          <w:szCs w:val="24"/>
        </w:rPr>
        <w:fldChar w:fldCharType="end"/>
      </w:r>
    </w:p>
    <w:p w14:paraId="1479CF19" w14:textId="48E84E64" w:rsidR="00042BE4" w:rsidRPr="00576649" w:rsidRDefault="008E4680" w:rsidP="00E63832">
      <w:pPr>
        <w:pStyle w:val="TOCHeading"/>
        <w:spacing w:before="0" w:line="240" w:lineRule="auto"/>
        <w:rPr>
          <w:rFonts w:ascii="Times New Roman" w:hAnsi="Times New Roman" w:cs="Times New Roman"/>
          <w:b/>
          <w:noProof/>
          <w:color w:val="auto"/>
          <w:sz w:val="24"/>
          <w:szCs w:val="24"/>
        </w:rPr>
      </w:pPr>
      <w:r w:rsidRPr="00576649">
        <w:rPr>
          <w:rFonts w:ascii="Times New Roman" w:hAnsi="Times New Roman" w:cs="Times New Roman"/>
          <w:b/>
          <w:color w:val="auto"/>
          <w:sz w:val="24"/>
          <w:szCs w:val="24"/>
        </w:rPr>
        <w:t>Appendices</w:t>
      </w:r>
      <w:r w:rsidR="00042BE4" w:rsidRPr="00816966">
        <w:rPr>
          <w:rFonts w:ascii="Times New Roman" w:hAnsi="Times New Roman" w:cs="Times New Roman"/>
          <w:b/>
          <w:color w:val="auto"/>
          <w:sz w:val="24"/>
          <w:szCs w:val="24"/>
        </w:rPr>
        <w:fldChar w:fldCharType="begin"/>
      </w:r>
      <w:r w:rsidR="00042BE4" w:rsidRPr="00576649">
        <w:rPr>
          <w:rFonts w:ascii="Times New Roman" w:hAnsi="Times New Roman" w:cs="Times New Roman"/>
          <w:b/>
          <w:color w:val="auto"/>
          <w:sz w:val="24"/>
          <w:szCs w:val="24"/>
        </w:rPr>
        <w:instrText xml:space="preserve"> TOC \o "2-3" \h \z \t "Heading 1,1,Appendix Subheadings,1" </w:instrText>
      </w:r>
      <w:r w:rsidR="00042BE4" w:rsidRPr="00816966">
        <w:rPr>
          <w:rFonts w:ascii="Times New Roman" w:hAnsi="Times New Roman" w:cs="Times New Roman"/>
          <w:b/>
          <w:color w:val="auto"/>
          <w:sz w:val="24"/>
          <w:szCs w:val="24"/>
        </w:rPr>
        <w:fldChar w:fldCharType="separate"/>
      </w:r>
    </w:p>
    <w:p w14:paraId="200AA3E9" w14:textId="293DC5DC" w:rsidR="00042BE4" w:rsidRPr="00816966" w:rsidRDefault="00000000" w:rsidP="00E63832">
      <w:pPr>
        <w:pStyle w:val="TOC1"/>
        <w:spacing w:before="0"/>
        <w:ind w:left="0"/>
        <w:rPr>
          <w:rFonts w:eastAsiaTheme="minorEastAsia"/>
          <w:noProof/>
        </w:rPr>
      </w:pPr>
      <w:hyperlink w:anchor="_Toc132032679" w:history="1">
        <w:r w:rsidR="00042BE4" w:rsidRPr="00816966">
          <w:rPr>
            <w:rStyle w:val="Hyperlink"/>
            <w:noProof/>
          </w:rPr>
          <w:t>Appendix A: Technical Advisory Committee</w:t>
        </w:r>
        <w:r w:rsidR="000E32CE">
          <w:rPr>
            <w:rStyle w:val="Hyperlink"/>
            <w:noProof/>
          </w:rPr>
          <w:t>…………</w:t>
        </w:r>
        <w:r w:rsidR="000E32CE">
          <w:rPr>
            <w:noProof/>
            <w:webHidden/>
          </w:rPr>
          <w:t>………………………………………...</w:t>
        </w:r>
        <w:r w:rsidR="00042BE4" w:rsidRPr="00816966">
          <w:rPr>
            <w:noProof/>
            <w:webHidden/>
          </w:rPr>
          <w:fldChar w:fldCharType="begin"/>
        </w:r>
        <w:r w:rsidR="00042BE4" w:rsidRPr="00816966">
          <w:rPr>
            <w:noProof/>
            <w:webHidden/>
          </w:rPr>
          <w:instrText xml:space="preserve"> PAGEREF _Toc132032679 \h </w:instrText>
        </w:r>
        <w:r w:rsidR="00042BE4" w:rsidRPr="00816966">
          <w:rPr>
            <w:noProof/>
            <w:webHidden/>
          </w:rPr>
        </w:r>
        <w:r w:rsidR="00042BE4" w:rsidRPr="00816966">
          <w:rPr>
            <w:noProof/>
            <w:webHidden/>
          </w:rPr>
          <w:fldChar w:fldCharType="separate"/>
        </w:r>
        <w:r w:rsidR="002A2AB2">
          <w:rPr>
            <w:noProof/>
            <w:webHidden/>
          </w:rPr>
          <w:t>46</w:t>
        </w:r>
        <w:r w:rsidR="00042BE4" w:rsidRPr="00816966">
          <w:rPr>
            <w:noProof/>
            <w:webHidden/>
          </w:rPr>
          <w:fldChar w:fldCharType="end"/>
        </w:r>
      </w:hyperlink>
    </w:p>
    <w:p w14:paraId="533EF377" w14:textId="3AEE90BE" w:rsidR="00042BE4" w:rsidRPr="00816966" w:rsidRDefault="00000000" w:rsidP="00E63832">
      <w:pPr>
        <w:pStyle w:val="TOC1"/>
        <w:spacing w:before="0"/>
        <w:ind w:left="0"/>
        <w:rPr>
          <w:rFonts w:eastAsiaTheme="minorEastAsia"/>
          <w:noProof/>
        </w:rPr>
      </w:pPr>
      <w:hyperlink w:anchor="_Toc132032680" w:history="1">
        <w:r w:rsidR="00042BE4" w:rsidRPr="00816966">
          <w:rPr>
            <w:rStyle w:val="Hyperlink"/>
            <w:noProof/>
          </w:rPr>
          <w:t>Appendix B: Fieldwork Sampling SOP</w:t>
        </w:r>
        <w:r w:rsidR="00442B13">
          <w:rPr>
            <w:noProof/>
            <w:webHidden/>
          </w:rPr>
          <w:t>………………………………………………………….</w:t>
        </w:r>
        <w:r w:rsidR="00042BE4" w:rsidRPr="00816966">
          <w:rPr>
            <w:noProof/>
            <w:webHidden/>
          </w:rPr>
          <w:fldChar w:fldCharType="begin"/>
        </w:r>
        <w:r w:rsidR="00042BE4" w:rsidRPr="00816966">
          <w:rPr>
            <w:noProof/>
            <w:webHidden/>
          </w:rPr>
          <w:instrText xml:space="preserve"> PAGEREF _Toc132032680 \h </w:instrText>
        </w:r>
        <w:r w:rsidR="00042BE4" w:rsidRPr="00816966">
          <w:rPr>
            <w:noProof/>
            <w:webHidden/>
          </w:rPr>
        </w:r>
        <w:r w:rsidR="00042BE4" w:rsidRPr="00816966">
          <w:rPr>
            <w:noProof/>
            <w:webHidden/>
          </w:rPr>
          <w:fldChar w:fldCharType="separate"/>
        </w:r>
        <w:r w:rsidR="002A2AB2">
          <w:rPr>
            <w:noProof/>
            <w:webHidden/>
          </w:rPr>
          <w:t>47</w:t>
        </w:r>
        <w:r w:rsidR="00042BE4" w:rsidRPr="00816966">
          <w:rPr>
            <w:noProof/>
            <w:webHidden/>
          </w:rPr>
          <w:fldChar w:fldCharType="end"/>
        </w:r>
      </w:hyperlink>
    </w:p>
    <w:p w14:paraId="310F038F" w14:textId="6F695C0F" w:rsidR="00042BE4" w:rsidRPr="00816966" w:rsidRDefault="00000000" w:rsidP="00E63832">
      <w:pPr>
        <w:pStyle w:val="TOC1"/>
        <w:spacing w:before="0"/>
        <w:ind w:left="0"/>
        <w:rPr>
          <w:rFonts w:eastAsiaTheme="minorEastAsia"/>
          <w:noProof/>
        </w:rPr>
      </w:pPr>
      <w:hyperlink w:anchor="_Toc132032681" w:history="1">
        <w:r w:rsidR="00042BE4" w:rsidRPr="00816966">
          <w:rPr>
            <w:rStyle w:val="Hyperlink"/>
            <w:rFonts w:eastAsia="Calibri"/>
            <w:noProof/>
          </w:rPr>
          <w:t>Appendix B1: “Clean Hands, Dirty Hands” Sampling Technique</w:t>
        </w:r>
        <w:r w:rsidR="00442B13">
          <w:rPr>
            <w:noProof/>
            <w:webHidden/>
          </w:rPr>
          <w:t>………………………………</w:t>
        </w:r>
        <w:r w:rsidR="00042BE4" w:rsidRPr="00816966">
          <w:rPr>
            <w:noProof/>
            <w:webHidden/>
          </w:rPr>
          <w:fldChar w:fldCharType="begin"/>
        </w:r>
        <w:r w:rsidR="00042BE4" w:rsidRPr="00816966">
          <w:rPr>
            <w:noProof/>
            <w:webHidden/>
          </w:rPr>
          <w:instrText xml:space="preserve"> PAGEREF _Toc132032681 \h </w:instrText>
        </w:r>
        <w:r w:rsidR="00042BE4" w:rsidRPr="00816966">
          <w:rPr>
            <w:noProof/>
            <w:webHidden/>
          </w:rPr>
        </w:r>
        <w:r w:rsidR="00042BE4" w:rsidRPr="00816966">
          <w:rPr>
            <w:noProof/>
            <w:webHidden/>
          </w:rPr>
          <w:fldChar w:fldCharType="separate"/>
        </w:r>
        <w:r w:rsidR="002A2AB2">
          <w:rPr>
            <w:noProof/>
            <w:webHidden/>
          </w:rPr>
          <w:t>54</w:t>
        </w:r>
        <w:r w:rsidR="00042BE4" w:rsidRPr="00816966">
          <w:rPr>
            <w:noProof/>
            <w:webHidden/>
          </w:rPr>
          <w:fldChar w:fldCharType="end"/>
        </w:r>
      </w:hyperlink>
    </w:p>
    <w:p w14:paraId="28084AEF" w14:textId="19DCF559" w:rsidR="00042BE4" w:rsidRPr="00816966" w:rsidRDefault="00000000" w:rsidP="00E63832">
      <w:pPr>
        <w:pStyle w:val="TOC1"/>
        <w:spacing w:before="0"/>
        <w:ind w:left="0"/>
        <w:rPr>
          <w:rFonts w:eastAsiaTheme="minorEastAsia"/>
          <w:noProof/>
        </w:rPr>
      </w:pPr>
      <w:hyperlink w:anchor="_Toc132032682" w:history="1">
        <w:r w:rsidR="00042BE4" w:rsidRPr="00816966">
          <w:rPr>
            <w:rStyle w:val="Hyperlink"/>
            <w:noProof/>
          </w:rPr>
          <w:t>Appendix C: Kenai River Watershed Water Quality Monitoring Field Data Form</w:t>
        </w:r>
        <w:r w:rsidR="00442B13">
          <w:rPr>
            <w:noProof/>
            <w:webHidden/>
          </w:rPr>
          <w:t>……………..</w:t>
        </w:r>
        <w:r w:rsidR="00042BE4" w:rsidRPr="00816966">
          <w:rPr>
            <w:noProof/>
            <w:webHidden/>
          </w:rPr>
          <w:fldChar w:fldCharType="begin"/>
        </w:r>
        <w:r w:rsidR="00042BE4" w:rsidRPr="00816966">
          <w:rPr>
            <w:noProof/>
            <w:webHidden/>
          </w:rPr>
          <w:instrText xml:space="preserve"> PAGEREF _Toc132032682 \h </w:instrText>
        </w:r>
        <w:r w:rsidR="00042BE4" w:rsidRPr="00816966">
          <w:rPr>
            <w:noProof/>
            <w:webHidden/>
          </w:rPr>
        </w:r>
        <w:r w:rsidR="00042BE4" w:rsidRPr="00816966">
          <w:rPr>
            <w:noProof/>
            <w:webHidden/>
          </w:rPr>
          <w:fldChar w:fldCharType="separate"/>
        </w:r>
        <w:r w:rsidR="002A2AB2">
          <w:rPr>
            <w:noProof/>
            <w:webHidden/>
          </w:rPr>
          <w:t>55</w:t>
        </w:r>
        <w:r w:rsidR="00042BE4" w:rsidRPr="00816966">
          <w:rPr>
            <w:noProof/>
            <w:webHidden/>
          </w:rPr>
          <w:fldChar w:fldCharType="end"/>
        </w:r>
      </w:hyperlink>
    </w:p>
    <w:p w14:paraId="612F7F53" w14:textId="0DEC7B00" w:rsidR="00042BE4" w:rsidRPr="00816966" w:rsidRDefault="00000000" w:rsidP="00E63832">
      <w:pPr>
        <w:pStyle w:val="TOC1"/>
        <w:spacing w:before="0"/>
        <w:ind w:left="0"/>
        <w:rPr>
          <w:rFonts w:eastAsiaTheme="minorEastAsia"/>
          <w:noProof/>
        </w:rPr>
      </w:pPr>
      <w:hyperlink w:anchor="_Toc132032683" w:history="1">
        <w:r w:rsidR="00042BE4" w:rsidRPr="00816966">
          <w:rPr>
            <w:rStyle w:val="Hyperlink"/>
            <w:noProof/>
          </w:rPr>
          <w:t>Appendix D: Kenai River Watershed Water Quality Monitoring Chain of Custody Forms</w:t>
        </w:r>
        <w:r w:rsidR="00442B13">
          <w:rPr>
            <w:noProof/>
            <w:webHidden/>
          </w:rPr>
          <w:t>…….</w:t>
        </w:r>
        <w:r w:rsidR="00042BE4" w:rsidRPr="00816966">
          <w:rPr>
            <w:noProof/>
            <w:webHidden/>
          </w:rPr>
          <w:fldChar w:fldCharType="begin"/>
        </w:r>
        <w:r w:rsidR="00042BE4" w:rsidRPr="00816966">
          <w:rPr>
            <w:noProof/>
            <w:webHidden/>
          </w:rPr>
          <w:instrText xml:space="preserve"> PAGEREF _Toc132032683 \h </w:instrText>
        </w:r>
        <w:r w:rsidR="00042BE4" w:rsidRPr="00816966">
          <w:rPr>
            <w:noProof/>
            <w:webHidden/>
          </w:rPr>
        </w:r>
        <w:r w:rsidR="00042BE4" w:rsidRPr="00816966">
          <w:rPr>
            <w:noProof/>
            <w:webHidden/>
          </w:rPr>
          <w:fldChar w:fldCharType="separate"/>
        </w:r>
        <w:r w:rsidR="002A2AB2">
          <w:rPr>
            <w:noProof/>
            <w:webHidden/>
          </w:rPr>
          <w:t>56</w:t>
        </w:r>
        <w:r w:rsidR="00042BE4" w:rsidRPr="00816966">
          <w:rPr>
            <w:noProof/>
            <w:webHidden/>
          </w:rPr>
          <w:fldChar w:fldCharType="end"/>
        </w:r>
      </w:hyperlink>
    </w:p>
    <w:p w14:paraId="76347E72" w14:textId="1CC9887C" w:rsidR="00042BE4" w:rsidRPr="00816966" w:rsidRDefault="00000000" w:rsidP="00E63832">
      <w:pPr>
        <w:pStyle w:val="TOC1"/>
        <w:spacing w:before="0"/>
        <w:ind w:left="0"/>
        <w:rPr>
          <w:rFonts w:eastAsiaTheme="minorEastAsia"/>
          <w:noProof/>
        </w:rPr>
      </w:pPr>
      <w:hyperlink w:anchor="_Toc132032685" w:history="1">
        <w:r w:rsidR="00042BE4" w:rsidRPr="00816966">
          <w:rPr>
            <w:rStyle w:val="Hyperlink"/>
            <w:noProof/>
          </w:rPr>
          <w:t>Appendix E: Agency Baseline Lab Test Results</w:t>
        </w:r>
        <w:r w:rsidR="00442B13">
          <w:rPr>
            <w:noProof/>
            <w:webHidden/>
          </w:rPr>
          <w:t>………………………………………………...</w:t>
        </w:r>
        <w:r w:rsidR="00042BE4" w:rsidRPr="00816966">
          <w:rPr>
            <w:noProof/>
            <w:webHidden/>
          </w:rPr>
          <w:fldChar w:fldCharType="begin"/>
        </w:r>
        <w:r w:rsidR="00042BE4" w:rsidRPr="00816966">
          <w:rPr>
            <w:noProof/>
            <w:webHidden/>
          </w:rPr>
          <w:instrText xml:space="preserve"> PAGEREF _Toc132032685 \h </w:instrText>
        </w:r>
        <w:r w:rsidR="00042BE4" w:rsidRPr="00816966">
          <w:rPr>
            <w:noProof/>
            <w:webHidden/>
          </w:rPr>
        </w:r>
        <w:r w:rsidR="00042BE4" w:rsidRPr="00816966">
          <w:rPr>
            <w:noProof/>
            <w:webHidden/>
          </w:rPr>
          <w:fldChar w:fldCharType="separate"/>
        </w:r>
        <w:r w:rsidR="002A2AB2">
          <w:rPr>
            <w:noProof/>
            <w:webHidden/>
          </w:rPr>
          <w:t>60</w:t>
        </w:r>
        <w:r w:rsidR="00042BE4" w:rsidRPr="00816966">
          <w:rPr>
            <w:noProof/>
            <w:webHidden/>
          </w:rPr>
          <w:fldChar w:fldCharType="end"/>
        </w:r>
      </w:hyperlink>
    </w:p>
    <w:p w14:paraId="56E3DFD0" w14:textId="78475A07" w:rsidR="00042BE4" w:rsidRPr="00816966" w:rsidRDefault="00000000" w:rsidP="00E63832">
      <w:pPr>
        <w:pStyle w:val="TOC1"/>
        <w:spacing w:before="0"/>
        <w:ind w:left="0"/>
        <w:rPr>
          <w:rFonts w:eastAsiaTheme="minorEastAsia"/>
          <w:noProof/>
        </w:rPr>
      </w:pPr>
      <w:hyperlink w:anchor="_Toc132032686" w:history="1">
        <w:r w:rsidR="00042BE4" w:rsidRPr="00816966">
          <w:rPr>
            <w:rStyle w:val="Hyperlink"/>
            <w:noProof/>
          </w:rPr>
          <w:t>Appendix F: Hydrolab Downloads</w:t>
        </w:r>
        <w:r w:rsidR="00442B13">
          <w:rPr>
            <w:noProof/>
            <w:webHidden/>
          </w:rPr>
          <w:t>………………………………………………………………</w:t>
        </w:r>
        <w:r w:rsidR="00042BE4" w:rsidRPr="00816966">
          <w:rPr>
            <w:noProof/>
            <w:webHidden/>
          </w:rPr>
          <w:fldChar w:fldCharType="begin"/>
        </w:r>
        <w:r w:rsidR="00042BE4" w:rsidRPr="00816966">
          <w:rPr>
            <w:noProof/>
            <w:webHidden/>
          </w:rPr>
          <w:instrText xml:space="preserve"> PAGEREF _Toc132032686 \h </w:instrText>
        </w:r>
        <w:r w:rsidR="00042BE4" w:rsidRPr="00816966">
          <w:rPr>
            <w:noProof/>
            <w:webHidden/>
          </w:rPr>
        </w:r>
        <w:r w:rsidR="00042BE4" w:rsidRPr="00816966">
          <w:rPr>
            <w:noProof/>
            <w:webHidden/>
          </w:rPr>
          <w:fldChar w:fldCharType="separate"/>
        </w:r>
        <w:r w:rsidR="002A2AB2">
          <w:rPr>
            <w:noProof/>
            <w:webHidden/>
          </w:rPr>
          <w:t>61</w:t>
        </w:r>
        <w:r w:rsidR="00042BE4" w:rsidRPr="00816966">
          <w:rPr>
            <w:noProof/>
            <w:webHidden/>
          </w:rPr>
          <w:fldChar w:fldCharType="end"/>
        </w:r>
      </w:hyperlink>
    </w:p>
    <w:p w14:paraId="7F0E06E6" w14:textId="456FDA92" w:rsidR="00042BE4" w:rsidRPr="00816966" w:rsidRDefault="00000000" w:rsidP="00E63832">
      <w:pPr>
        <w:pStyle w:val="TOC1"/>
        <w:spacing w:before="0"/>
        <w:ind w:left="0"/>
        <w:rPr>
          <w:rFonts w:eastAsiaTheme="minorEastAsia"/>
          <w:noProof/>
        </w:rPr>
      </w:pPr>
      <w:hyperlink w:anchor="_Toc132032687" w:history="1">
        <w:r w:rsidR="00042BE4" w:rsidRPr="00816966">
          <w:rPr>
            <w:rStyle w:val="Hyperlink"/>
            <w:noProof/>
          </w:rPr>
          <w:t>Appendix F: Minisonde Calibration Record</w:t>
        </w:r>
        <w:r w:rsidR="00442B13">
          <w:rPr>
            <w:noProof/>
            <w:webHidden/>
          </w:rPr>
          <w:t>……………………………………………………..</w:t>
        </w:r>
        <w:r w:rsidR="00042BE4" w:rsidRPr="00816966">
          <w:rPr>
            <w:noProof/>
            <w:webHidden/>
          </w:rPr>
          <w:fldChar w:fldCharType="begin"/>
        </w:r>
        <w:r w:rsidR="00042BE4" w:rsidRPr="00816966">
          <w:rPr>
            <w:noProof/>
            <w:webHidden/>
          </w:rPr>
          <w:instrText xml:space="preserve"> PAGEREF _Toc132032687 \h </w:instrText>
        </w:r>
        <w:r w:rsidR="00042BE4" w:rsidRPr="00816966">
          <w:rPr>
            <w:noProof/>
            <w:webHidden/>
          </w:rPr>
        </w:r>
        <w:r w:rsidR="00042BE4" w:rsidRPr="00816966">
          <w:rPr>
            <w:noProof/>
            <w:webHidden/>
          </w:rPr>
          <w:fldChar w:fldCharType="separate"/>
        </w:r>
        <w:r w:rsidR="002A2AB2">
          <w:rPr>
            <w:noProof/>
            <w:webHidden/>
          </w:rPr>
          <w:t>62</w:t>
        </w:r>
        <w:r w:rsidR="00042BE4" w:rsidRPr="00816966">
          <w:rPr>
            <w:noProof/>
            <w:webHidden/>
          </w:rPr>
          <w:fldChar w:fldCharType="end"/>
        </w:r>
      </w:hyperlink>
    </w:p>
    <w:p w14:paraId="582BABAD" w14:textId="5AE4BFA9" w:rsidR="00042BE4" w:rsidRPr="00816966" w:rsidRDefault="00000000" w:rsidP="00E63832">
      <w:pPr>
        <w:pStyle w:val="TOC1"/>
        <w:spacing w:before="0"/>
        <w:ind w:left="0"/>
        <w:rPr>
          <w:rFonts w:eastAsiaTheme="minorEastAsia"/>
          <w:noProof/>
        </w:rPr>
      </w:pPr>
      <w:hyperlink w:anchor="_Toc132032688" w:history="1">
        <w:r w:rsidR="00042BE4" w:rsidRPr="00816966">
          <w:rPr>
            <w:rStyle w:val="Hyperlink"/>
            <w:noProof/>
          </w:rPr>
          <w:t>Appendix G: Stream Temperature Monitoring Field Data Sheet</w:t>
        </w:r>
        <w:r w:rsidR="00442B13">
          <w:rPr>
            <w:noProof/>
            <w:webHidden/>
          </w:rPr>
          <w:t>………………………………..</w:t>
        </w:r>
        <w:r w:rsidR="00042BE4" w:rsidRPr="00816966">
          <w:rPr>
            <w:noProof/>
            <w:webHidden/>
          </w:rPr>
          <w:fldChar w:fldCharType="begin"/>
        </w:r>
        <w:r w:rsidR="00042BE4" w:rsidRPr="00816966">
          <w:rPr>
            <w:noProof/>
            <w:webHidden/>
          </w:rPr>
          <w:instrText xml:space="preserve"> PAGEREF _Toc132032688 \h </w:instrText>
        </w:r>
        <w:r w:rsidR="00042BE4" w:rsidRPr="00816966">
          <w:rPr>
            <w:noProof/>
            <w:webHidden/>
          </w:rPr>
        </w:r>
        <w:r w:rsidR="00042BE4" w:rsidRPr="00816966">
          <w:rPr>
            <w:noProof/>
            <w:webHidden/>
          </w:rPr>
          <w:fldChar w:fldCharType="separate"/>
        </w:r>
        <w:r w:rsidR="002A2AB2">
          <w:rPr>
            <w:noProof/>
            <w:webHidden/>
          </w:rPr>
          <w:t>63</w:t>
        </w:r>
        <w:r w:rsidR="00042BE4" w:rsidRPr="00816966">
          <w:rPr>
            <w:noProof/>
            <w:webHidden/>
          </w:rPr>
          <w:fldChar w:fldCharType="end"/>
        </w:r>
      </w:hyperlink>
    </w:p>
    <w:p w14:paraId="1E65EB15" w14:textId="66D3EAB4" w:rsidR="00042BE4" w:rsidRPr="00816966" w:rsidRDefault="00000000" w:rsidP="00E63832">
      <w:pPr>
        <w:pStyle w:val="TOC1"/>
        <w:spacing w:before="0"/>
        <w:ind w:left="0"/>
        <w:rPr>
          <w:rFonts w:eastAsiaTheme="minorEastAsia"/>
          <w:noProof/>
        </w:rPr>
      </w:pPr>
      <w:hyperlink w:anchor="_Toc132032689" w:history="1">
        <w:r w:rsidR="00042BE4" w:rsidRPr="00816966">
          <w:rPr>
            <w:rStyle w:val="Hyperlink"/>
            <w:noProof/>
          </w:rPr>
          <w:t>Appendix H: Standard Calibration Procedure for Hydrolab Minisonde MS 5</w:t>
        </w:r>
        <w:r w:rsidR="00442B13">
          <w:rPr>
            <w:noProof/>
            <w:webHidden/>
          </w:rPr>
          <w:t>…………………..</w:t>
        </w:r>
        <w:r w:rsidR="00042BE4" w:rsidRPr="00816966">
          <w:rPr>
            <w:noProof/>
            <w:webHidden/>
          </w:rPr>
          <w:fldChar w:fldCharType="begin"/>
        </w:r>
        <w:r w:rsidR="00042BE4" w:rsidRPr="00816966">
          <w:rPr>
            <w:noProof/>
            <w:webHidden/>
          </w:rPr>
          <w:instrText xml:space="preserve"> PAGEREF _Toc132032689 \h </w:instrText>
        </w:r>
        <w:r w:rsidR="00042BE4" w:rsidRPr="00816966">
          <w:rPr>
            <w:noProof/>
            <w:webHidden/>
          </w:rPr>
        </w:r>
        <w:r w:rsidR="00042BE4" w:rsidRPr="00816966">
          <w:rPr>
            <w:noProof/>
            <w:webHidden/>
          </w:rPr>
          <w:fldChar w:fldCharType="separate"/>
        </w:r>
        <w:r w:rsidR="002A2AB2">
          <w:rPr>
            <w:noProof/>
            <w:webHidden/>
          </w:rPr>
          <w:t>65</w:t>
        </w:r>
        <w:r w:rsidR="00042BE4" w:rsidRPr="00816966">
          <w:rPr>
            <w:noProof/>
            <w:webHidden/>
          </w:rPr>
          <w:fldChar w:fldCharType="end"/>
        </w:r>
      </w:hyperlink>
    </w:p>
    <w:p w14:paraId="46F8594C" w14:textId="28EFBF81" w:rsidR="00042BE4" w:rsidRPr="00816966" w:rsidRDefault="00000000" w:rsidP="00E63832">
      <w:pPr>
        <w:pStyle w:val="TOC1"/>
        <w:spacing w:before="0"/>
        <w:ind w:left="0"/>
        <w:rPr>
          <w:rFonts w:eastAsiaTheme="minorEastAsia"/>
          <w:noProof/>
        </w:rPr>
      </w:pPr>
      <w:hyperlink w:anchor="_Toc132032690" w:history="1">
        <w:r w:rsidR="00042BE4" w:rsidRPr="00816966">
          <w:rPr>
            <w:rStyle w:val="Hyperlink"/>
            <w:noProof/>
          </w:rPr>
          <w:t>Appendix I: YSI Temperature Meter QA</w:t>
        </w:r>
        <w:r w:rsidR="00442B13">
          <w:rPr>
            <w:noProof/>
            <w:webHidden/>
          </w:rPr>
          <w:t>………………………………………………………..</w:t>
        </w:r>
        <w:r w:rsidR="00042BE4" w:rsidRPr="00816966">
          <w:rPr>
            <w:noProof/>
            <w:webHidden/>
          </w:rPr>
          <w:fldChar w:fldCharType="begin"/>
        </w:r>
        <w:r w:rsidR="00042BE4" w:rsidRPr="00816966">
          <w:rPr>
            <w:noProof/>
            <w:webHidden/>
          </w:rPr>
          <w:instrText xml:space="preserve"> PAGEREF _Toc132032690 \h </w:instrText>
        </w:r>
        <w:r w:rsidR="00042BE4" w:rsidRPr="00816966">
          <w:rPr>
            <w:noProof/>
            <w:webHidden/>
          </w:rPr>
        </w:r>
        <w:r w:rsidR="00042BE4" w:rsidRPr="00816966">
          <w:rPr>
            <w:noProof/>
            <w:webHidden/>
          </w:rPr>
          <w:fldChar w:fldCharType="separate"/>
        </w:r>
        <w:r w:rsidR="002A2AB2">
          <w:rPr>
            <w:noProof/>
            <w:webHidden/>
          </w:rPr>
          <w:t>70</w:t>
        </w:r>
        <w:r w:rsidR="00042BE4" w:rsidRPr="00816966">
          <w:rPr>
            <w:noProof/>
            <w:webHidden/>
          </w:rPr>
          <w:fldChar w:fldCharType="end"/>
        </w:r>
      </w:hyperlink>
    </w:p>
    <w:p w14:paraId="40869C30" w14:textId="5D352E61" w:rsidR="00042BE4" w:rsidRPr="00816966" w:rsidRDefault="00000000" w:rsidP="00E63832">
      <w:pPr>
        <w:pStyle w:val="TOC1"/>
        <w:spacing w:before="0"/>
        <w:ind w:left="0"/>
        <w:rPr>
          <w:rFonts w:eastAsiaTheme="minorEastAsia"/>
          <w:noProof/>
        </w:rPr>
      </w:pPr>
      <w:hyperlink w:anchor="_Toc132032691" w:history="1">
        <w:r w:rsidR="00042BE4" w:rsidRPr="00816966">
          <w:rPr>
            <w:rStyle w:val="Hyperlink"/>
            <w:noProof/>
          </w:rPr>
          <w:t>Appendix J: Calibration Standards Record Form</w:t>
        </w:r>
        <w:r w:rsidR="00442B13">
          <w:rPr>
            <w:noProof/>
            <w:webHidden/>
          </w:rPr>
          <w:t>………………………………………………..</w:t>
        </w:r>
        <w:r w:rsidR="00042BE4" w:rsidRPr="00816966">
          <w:rPr>
            <w:noProof/>
            <w:webHidden/>
          </w:rPr>
          <w:fldChar w:fldCharType="begin"/>
        </w:r>
        <w:r w:rsidR="00042BE4" w:rsidRPr="00816966">
          <w:rPr>
            <w:noProof/>
            <w:webHidden/>
          </w:rPr>
          <w:instrText xml:space="preserve"> PAGEREF _Toc132032691 \h </w:instrText>
        </w:r>
        <w:r w:rsidR="00042BE4" w:rsidRPr="00816966">
          <w:rPr>
            <w:noProof/>
            <w:webHidden/>
          </w:rPr>
        </w:r>
        <w:r w:rsidR="00042BE4" w:rsidRPr="00816966">
          <w:rPr>
            <w:noProof/>
            <w:webHidden/>
          </w:rPr>
          <w:fldChar w:fldCharType="separate"/>
        </w:r>
        <w:r w:rsidR="002A2AB2">
          <w:rPr>
            <w:noProof/>
            <w:webHidden/>
          </w:rPr>
          <w:t>71</w:t>
        </w:r>
        <w:r w:rsidR="00042BE4" w:rsidRPr="00816966">
          <w:rPr>
            <w:noProof/>
            <w:webHidden/>
          </w:rPr>
          <w:fldChar w:fldCharType="end"/>
        </w:r>
      </w:hyperlink>
    </w:p>
    <w:p w14:paraId="0722C6A4" w14:textId="49071EF4" w:rsidR="00042BE4" w:rsidRPr="00816966" w:rsidRDefault="00000000" w:rsidP="00E63832">
      <w:pPr>
        <w:pStyle w:val="TOC1"/>
        <w:spacing w:before="0"/>
        <w:ind w:left="0"/>
        <w:rPr>
          <w:rFonts w:eastAsiaTheme="minorEastAsia"/>
          <w:noProof/>
        </w:rPr>
      </w:pPr>
      <w:hyperlink w:anchor="_Toc132032692" w:history="1">
        <w:r w:rsidR="00042BE4" w:rsidRPr="00816966">
          <w:rPr>
            <w:rStyle w:val="Hyperlink"/>
            <w:noProof/>
          </w:rPr>
          <w:t>Appendix K: Laboratory Certificates of Analysis</w:t>
        </w:r>
        <w:r w:rsidR="00442B13">
          <w:rPr>
            <w:noProof/>
            <w:webHidden/>
          </w:rPr>
          <w:t>……………………………………………….</w:t>
        </w:r>
        <w:r w:rsidR="00042BE4" w:rsidRPr="00816966">
          <w:rPr>
            <w:noProof/>
            <w:webHidden/>
          </w:rPr>
          <w:fldChar w:fldCharType="begin"/>
        </w:r>
        <w:r w:rsidR="00042BE4" w:rsidRPr="00816966">
          <w:rPr>
            <w:noProof/>
            <w:webHidden/>
          </w:rPr>
          <w:instrText xml:space="preserve"> PAGEREF _Toc132032692 \h </w:instrText>
        </w:r>
        <w:r w:rsidR="00042BE4" w:rsidRPr="00816966">
          <w:rPr>
            <w:noProof/>
            <w:webHidden/>
          </w:rPr>
        </w:r>
        <w:r w:rsidR="00042BE4" w:rsidRPr="00816966">
          <w:rPr>
            <w:noProof/>
            <w:webHidden/>
          </w:rPr>
          <w:fldChar w:fldCharType="separate"/>
        </w:r>
        <w:r w:rsidR="002A2AB2">
          <w:rPr>
            <w:noProof/>
            <w:webHidden/>
          </w:rPr>
          <w:t>72</w:t>
        </w:r>
        <w:r w:rsidR="00042BE4" w:rsidRPr="00816966">
          <w:rPr>
            <w:noProof/>
            <w:webHidden/>
          </w:rPr>
          <w:fldChar w:fldCharType="end"/>
        </w:r>
      </w:hyperlink>
    </w:p>
    <w:p w14:paraId="1814C32A" w14:textId="66629797" w:rsidR="000E32CE" w:rsidRPr="00816966" w:rsidRDefault="00042BE4" w:rsidP="00E63832">
      <w:pPr>
        <w:pStyle w:val="TOC1"/>
        <w:spacing w:before="0"/>
        <w:ind w:left="0"/>
        <w:rPr>
          <w:ins w:id="28" w:author="Benjamin Meyer" w:date="2023-04-18T11:14:00Z"/>
          <w:rFonts w:eastAsiaTheme="minorEastAsia"/>
          <w:noProof/>
        </w:rPr>
      </w:pPr>
      <w:r w:rsidRPr="00816966">
        <w:fldChar w:fldCharType="end"/>
      </w:r>
      <w:ins w:id="29" w:author="Benjamin Meyer" w:date="2023-04-18T11:14:00Z">
        <w:r w:rsidR="000E32CE" w:rsidRPr="002A2AB2">
          <w:rPr>
            <w:noProof/>
          </w:rPr>
          <w:t>Appendix L: Data Evaluation Checklist</w:t>
        </w:r>
      </w:ins>
      <w:r w:rsidR="00442B13">
        <w:rPr>
          <w:noProof/>
          <w:webHidden/>
        </w:rPr>
        <w:t>…………………………………………………………</w:t>
      </w:r>
      <w:r w:rsidR="002A2AB2">
        <w:rPr>
          <w:noProof/>
          <w:webHidden/>
        </w:rPr>
        <w:t>73</w:t>
      </w:r>
    </w:p>
    <w:p w14:paraId="00C1AA36" w14:textId="77777777" w:rsidR="00042BE4" w:rsidRPr="00816966" w:rsidRDefault="00042BE4" w:rsidP="00042BE4">
      <w:pPr>
        <w:rPr>
          <w:sz w:val="24"/>
          <w:szCs w:val="24"/>
        </w:rPr>
      </w:pPr>
      <w:r w:rsidRPr="00816966">
        <w:rPr>
          <w:sz w:val="24"/>
          <w:szCs w:val="24"/>
        </w:rPr>
        <w:br w:type="page"/>
      </w:r>
    </w:p>
    <w:p w14:paraId="634DCF68" w14:textId="1ACC403C" w:rsidR="00015BB1" w:rsidRPr="00816966" w:rsidRDefault="0019723B" w:rsidP="0019723B">
      <w:pPr>
        <w:pStyle w:val="Heading1"/>
        <w:ind w:left="0"/>
      </w:pPr>
      <w:bookmarkStart w:id="30" w:name="_Toc132032646"/>
      <w:bookmarkStart w:id="31" w:name="_Toc133590157"/>
      <w:bookmarkStart w:id="32" w:name="_Toc112073500"/>
      <w:bookmarkStart w:id="33" w:name="_Toc117087842"/>
      <w:bookmarkStart w:id="34" w:name="_Toc125960332"/>
      <w:bookmarkStart w:id="35" w:name="_Toc125983994"/>
      <w:bookmarkStart w:id="36" w:name="_Toc125984275"/>
      <w:r>
        <w:lastRenderedPageBreak/>
        <w:t xml:space="preserve">A3. </w:t>
      </w:r>
      <w:commentRangeStart w:id="37"/>
      <w:commentRangeStart w:id="38"/>
      <w:r w:rsidR="00015BB1" w:rsidRPr="00816966">
        <w:t>Acronyms</w:t>
      </w:r>
      <w:bookmarkEnd w:id="30"/>
      <w:commentRangeEnd w:id="37"/>
      <w:r w:rsidR="00015BB1" w:rsidRPr="00816966">
        <w:rPr>
          <w:rStyle w:val="CommentReference"/>
          <w:sz w:val="24"/>
          <w:szCs w:val="24"/>
        </w:rPr>
        <w:commentReference w:id="37"/>
      </w:r>
      <w:commentRangeEnd w:id="38"/>
      <w:r w:rsidR="00AE0845">
        <w:rPr>
          <w:rStyle w:val="CommentReference"/>
          <w:b w:val="0"/>
          <w:bCs w:val="0"/>
        </w:rPr>
        <w:commentReference w:id="38"/>
      </w:r>
      <w:bookmarkEnd w:id="31"/>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77777777" w:rsidR="00015BB1" w:rsidRPr="00816966" w:rsidRDefault="00015BB1" w:rsidP="00CD7519">
      <w:pPr>
        <w:pStyle w:val="BodyText"/>
        <w:numPr>
          <w:ilvl w:val="0"/>
          <w:numId w:val="37"/>
        </w:numPr>
      </w:pPr>
      <w:r w:rsidRPr="00816966">
        <w:t xml:space="preserve">ADEC WQS – 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w:t>
      </w:r>
      <w:proofErr w:type="gramStart"/>
      <w:r w:rsidRPr="00816966">
        <w:t>detect</w:t>
      </w:r>
      <w:proofErr w:type="gramEnd"/>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0C5228B3" w14:textId="77777777" w:rsidR="00042BE4" w:rsidRPr="00816966" w:rsidRDefault="00042BE4" w:rsidP="00042BE4">
      <w:pPr>
        <w:pStyle w:val="Heading2"/>
        <w:ind w:left="0"/>
      </w:pPr>
      <w:r w:rsidRPr="00816966">
        <w:br w:type="page"/>
      </w:r>
    </w:p>
    <w:p w14:paraId="46F02535" w14:textId="0A77DD28" w:rsidR="00042BE4" w:rsidRDefault="00042BE4" w:rsidP="00042BE4">
      <w:pPr>
        <w:pStyle w:val="Heading2"/>
        <w:ind w:left="0"/>
      </w:pPr>
      <w:bookmarkStart w:id="39" w:name="_Toc132032647"/>
      <w:bookmarkStart w:id="40" w:name="_Toc133590158"/>
      <w:r>
        <w:lastRenderedPageBreak/>
        <w:t>A</w:t>
      </w:r>
      <w:r w:rsidR="0019723B">
        <w:t>4</w:t>
      </w:r>
      <w:r>
        <w:t>. Acknowledgements</w:t>
      </w:r>
      <w:bookmarkEnd w:id="32"/>
      <w:bookmarkEnd w:id="33"/>
      <w:bookmarkEnd w:id="34"/>
      <w:bookmarkEnd w:id="35"/>
      <w:bookmarkEnd w:id="36"/>
      <w:bookmarkEnd w:id="39"/>
      <w:bookmarkEnd w:id="40"/>
    </w:p>
    <w:p w14:paraId="197941E8" w14:textId="7A90D2D6" w:rsidR="008E4680" w:rsidRDefault="008E4680" w:rsidP="008E4680">
      <w:pPr>
        <w:pStyle w:val="BodyText"/>
        <w:spacing w:before="334"/>
        <w:ind w:right="635"/>
      </w:pPr>
      <w:bookmarkStart w:id="41" w:name="ACKNOWLEDGEMENTS"/>
      <w:bookmarkEnd w:id="41"/>
      <w:r>
        <w:t xml:space="preserve">This document was originally developed by the Kenai Watershed Forum and was modeled and adapted, with permission, from Quality Assurance Project Plans (QAPP) produced by the Cook </w:t>
      </w:r>
      <w:proofErr w:type="spellStart"/>
      <w:r w:rsidR="00042BE4">
        <w:t>Inletkeeper</w:t>
      </w:r>
      <w:proofErr w:type="spellEnd"/>
      <w:r>
        <w:t xml:space="preserve"> of Homer, Alaska. Portions of the Cook </w:t>
      </w:r>
      <w:proofErr w:type="spellStart"/>
      <w:r w:rsidR="00042BE4">
        <w:t>Inletkeeper</w:t>
      </w:r>
      <w:proofErr w:type="spellEnd"/>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7A7A01E0" w14:textId="6034AC63" w:rsidR="008E4680" w:rsidRPr="0019723B" w:rsidRDefault="008E4680" w:rsidP="0019723B">
      <w:pPr>
        <w:pStyle w:val="Heading1"/>
        <w:ind w:left="0"/>
      </w:pPr>
      <w:bookmarkStart w:id="42" w:name="_Toc132032648"/>
      <w:bookmarkStart w:id="43" w:name="_Toc133590159"/>
      <w:commentRangeStart w:id="44"/>
      <w:commentRangeStart w:id="45"/>
      <w:r w:rsidRPr="0019723B">
        <w:lastRenderedPageBreak/>
        <w:t>A</w:t>
      </w:r>
      <w:r w:rsidR="0019723B" w:rsidRPr="0019723B">
        <w:t>5</w:t>
      </w:r>
      <w:r w:rsidRPr="0019723B">
        <w:t xml:space="preserve">. </w:t>
      </w:r>
      <w:r w:rsidR="000A6FC9" w:rsidRPr="0019723B">
        <w:t>Distribution List</w:t>
      </w:r>
      <w:bookmarkEnd w:id="42"/>
      <w:commentRangeEnd w:id="44"/>
      <w:r w:rsidR="000A6FC9" w:rsidRPr="0019723B">
        <w:rPr>
          <w:rStyle w:val="CommentReference"/>
          <w:sz w:val="24"/>
          <w:szCs w:val="24"/>
        </w:rPr>
        <w:commentReference w:id="44"/>
      </w:r>
      <w:commentRangeEnd w:id="45"/>
      <w:r w:rsidR="00AE0845" w:rsidRPr="0019723B">
        <w:rPr>
          <w:rStyle w:val="CommentReference"/>
          <w:sz w:val="24"/>
          <w:szCs w:val="24"/>
        </w:rPr>
        <w:commentReference w:id="45"/>
      </w:r>
      <w:bookmarkEnd w:id="43"/>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E4680">
      <w:pPr>
        <w:pStyle w:val="BodyText"/>
        <w:rPr>
          <w:sz w:val="20"/>
        </w:rPr>
      </w:pPr>
    </w:p>
    <w:p w14:paraId="22B525E9" w14:textId="77777777" w:rsidR="008E4680" w:rsidRDefault="008E4680" w:rsidP="008E4680">
      <w:pPr>
        <w:pStyle w:val="BodyText"/>
        <w:rPr>
          <w:sz w:val="26"/>
        </w:rPr>
      </w:pPr>
    </w:p>
    <w:tbl>
      <w:tblPr>
        <w:tblW w:w="9445" w:type="dxa"/>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88"/>
        <w:gridCol w:w="2508"/>
        <w:gridCol w:w="1634"/>
        <w:gridCol w:w="3315"/>
      </w:tblGrid>
      <w:tr w:rsidR="000E32CE" w14:paraId="00BFA78D" w14:textId="77777777" w:rsidTr="008201A7">
        <w:trPr>
          <w:trHeight w:val="809"/>
        </w:trPr>
        <w:tc>
          <w:tcPr>
            <w:tcW w:w="1988" w:type="dxa"/>
            <w:tcBorders>
              <w:top w:val="double" w:sz="4" w:space="0" w:color="000000"/>
              <w:right w:val="single" w:sz="6" w:space="0" w:color="000000"/>
            </w:tcBorders>
            <w:shd w:val="clear" w:color="auto" w:fill="D9D9D9"/>
          </w:tcPr>
          <w:p w14:paraId="63FE84FE" w14:textId="77777777" w:rsidR="000E32CE" w:rsidRDefault="000E32CE" w:rsidP="00816966">
            <w:pPr>
              <w:pStyle w:val="TableParagraph"/>
              <w:rPr>
                <w:sz w:val="24"/>
              </w:rPr>
            </w:pPr>
            <w:bookmarkStart w:id="46" w:name="_bookmark1"/>
            <w:bookmarkEnd w:id="46"/>
          </w:p>
          <w:p w14:paraId="3640F03F" w14:textId="77777777" w:rsidR="000E32CE" w:rsidRDefault="000E32CE" w:rsidP="00816966">
            <w:pPr>
              <w:pStyle w:val="TableParagraph"/>
              <w:spacing w:before="216"/>
              <w:ind w:left="309"/>
              <w:rPr>
                <w:b/>
              </w:rPr>
            </w:pPr>
            <w:r>
              <w:rPr>
                <w:b/>
              </w:rPr>
              <w:t>NAME</w:t>
            </w:r>
          </w:p>
        </w:tc>
        <w:tc>
          <w:tcPr>
            <w:tcW w:w="2508"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6966">
            <w:pPr>
              <w:pStyle w:val="TableParagraph"/>
              <w:rPr>
                <w:sz w:val="24"/>
              </w:rPr>
            </w:pPr>
          </w:p>
          <w:p w14:paraId="59F1742F" w14:textId="77777777" w:rsidR="000E32CE" w:rsidRDefault="000E32CE" w:rsidP="00816966">
            <w:pPr>
              <w:pStyle w:val="TableParagraph"/>
              <w:spacing w:before="216"/>
              <w:ind w:left="244"/>
              <w:rPr>
                <w:b/>
              </w:rPr>
            </w:pPr>
            <w:r>
              <w:rPr>
                <w:b/>
              </w:rPr>
              <w:t>POSITION</w:t>
            </w:r>
          </w:p>
        </w:tc>
        <w:tc>
          <w:tcPr>
            <w:tcW w:w="1634"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6966">
            <w:pPr>
              <w:pStyle w:val="TableParagraph"/>
              <w:rPr>
                <w:sz w:val="24"/>
              </w:rPr>
            </w:pPr>
          </w:p>
          <w:p w14:paraId="52D5C68A" w14:textId="77777777" w:rsidR="000E32CE" w:rsidRDefault="000E32CE" w:rsidP="00816966">
            <w:pPr>
              <w:pStyle w:val="TableParagraph"/>
              <w:spacing w:before="216"/>
              <w:ind w:left="181"/>
              <w:rPr>
                <w:b/>
              </w:rPr>
            </w:pPr>
            <w:r>
              <w:rPr>
                <w:b/>
              </w:rPr>
              <w:t>AGENCY</w:t>
            </w:r>
          </w:p>
        </w:tc>
        <w:tc>
          <w:tcPr>
            <w:tcW w:w="3315"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6966">
            <w:pPr>
              <w:pStyle w:val="TableParagraph"/>
              <w:spacing w:before="8"/>
              <w:rPr>
                <w:sz w:val="20"/>
              </w:rPr>
            </w:pPr>
          </w:p>
          <w:p w14:paraId="0A9B3EAA" w14:textId="77777777" w:rsidR="000E32CE" w:rsidRDefault="000E32CE" w:rsidP="00816966">
            <w:pPr>
              <w:pStyle w:val="TableParagraph"/>
              <w:ind w:left="494" w:firstLine="268"/>
              <w:rPr>
                <w:b/>
              </w:rPr>
            </w:pPr>
            <w:r>
              <w:rPr>
                <w:b/>
              </w:rPr>
              <w:t xml:space="preserve">CONTACT </w:t>
            </w:r>
            <w:r>
              <w:rPr>
                <w:b/>
                <w:w w:val="95"/>
              </w:rPr>
              <w:t>INFORMATION</w:t>
            </w:r>
          </w:p>
        </w:tc>
      </w:tr>
      <w:tr w:rsidR="000E32CE" w14:paraId="7E2A4708" w14:textId="77777777" w:rsidTr="008201A7">
        <w:trPr>
          <w:trHeight w:val="733"/>
        </w:trPr>
        <w:tc>
          <w:tcPr>
            <w:tcW w:w="1988"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0E32CE">
            <w:pPr>
              <w:pStyle w:val="TableParagraph"/>
              <w:spacing w:before="10"/>
              <w:jc w:val="center"/>
              <w:rPr>
                <w:sz w:val="20"/>
                <w:szCs w:val="20"/>
              </w:rPr>
            </w:pPr>
          </w:p>
          <w:p w14:paraId="0F4DF0A0" w14:textId="77777777" w:rsidR="000E32CE" w:rsidRPr="00FC3010" w:rsidRDefault="000E32CE" w:rsidP="000E32CE">
            <w:pPr>
              <w:pStyle w:val="TableParagraph"/>
              <w:spacing w:before="1"/>
              <w:ind w:left="97" w:right="420" w:hanging="22"/>
              <w:jc w:val="center"/>
              <w:rPr>
                <w:sz w:val="20"/>
                <w:szCs w:val="20"/>
              </w:rPr>
            </w:pPr>
            <w:r w:rsidRPr="00FC3010">
              <w:rPr>
                <w:sz w:val="20"/>
                <w:szCs w:val="20"/>
              </w:rPr>
              <w:t>Benjamin Meyer</w:t>
            </w:r>
          </w:p>
        </w:tc>
        <w:tc>
          <w:tcPr>
            <w:tcW w:w="2508"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0E32CE">
            <w:pPr>
              <w:pStyle w:val="TableParagraph"/>
              <w:spacing w:before="10"/>
              <w:jc w:val="center"/>
              <w:rPr>
                <w:sz w:val="20"/>
                <w:szCs w:val="20"/>
              </w:rPr>
            </w:pPr>
          </w:p>
          <w:p w14:paraId="07247305" w14:textId="77777777" w:rsidR="000E32CE" w:rsidRPr="00FC3010" w:rsidRDefault="000E32CE" w:rsidP="000E32CE">
            <w:pPr>
              <w:pStyle w:val="TableParagraph"/>
              <w:spacing w:before="1"/>
              <w:ind w:left="122" w:right="139"/>
              <w:jc w:val="center"/>
              <w:rPr>
                <w:sz w:val="20"/>
                <w:szCs w:val="20"/>
              </w:rPr>
            </w:pPr>
            <w:r w:rsidRPr="00FC3010">
              <w:rPr>
                <w:sz w:val="20"/>
                <w:szCs w:val="20"/>
              </w:rPr>
              <w:t>Project Manager, QA Officer</w:t>
            </w:r>
          </w:p>
        </w:tc>
        <w:tc>
          <w:tcPr>
            <w:tcW w:w="1634"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0E32CE">
            <w:pPr>
              <w:pStyle w:val="TableParagraph"/>
              <w:spacing w:before="10"/>
              <w:jc w:val="center"/>
              <w:rPr>
                <w:sz w:val="20"/>
                <w:szCs w:val="20"/>
              </w:rPr>
            </w:pPr>
          </w:p>
          <w:p w14:paraId="3D8138B7"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6966">
            <w:pPr>
              <w:pStyle w:val="TableParagraph"/>
              <w:spacing w:before="135"/>
              <w:ind w:left="121"/>
              <w:jc w:val="center"/>
              <w:rPr>
                <w:sz w:val="18"/>
              </w:rPr>
            </w:pPr>
            <w:r>
              <w:rPr>
                <w:sz w:val="18"/>
              </w:rPr>
              <w:t>(907) 260-5449</w:t>
            </w:r>
          </w:p>
          <w:p w14:paraId="6A8151C1" w14:textId="77777777" w:rsidR="000E32CE" w:rsidRDefault="00000000" w:rsidP="00816966">
            <w:pPr>
              <w:pStyle w:val="TableParagraph"/>
              <w:spacing w:before="119"/>
              <w:ind w:left="121"/>
              <w:jc w:val="center"/>
              <w:rPr>
                <w:sz w:val="18"/>
              </w:rPr>
            </w:pPr>
            <w:hyperlink r:id="rId17" w:history="1">
              <w:r w:rsidR="000E32CE" w:rsidRPr="00EA036E">
                <w:rPr>
                  <w:rStyle w:val="Hyperlink"/>
                  <w:sz w:val="18"/>
                </w:rPr>
                <w:t>hydrology@kenaiwatershed.org</w:t>
              </w:r>
            </w:hyperlink>
          </w:p>
        </w:tc>
      </w:tr>
      <w:tr w:rsidR="000E32CE" w14:paraId="288C3D16" w14:textId="77777777" w:rsidTr="008201A7">
        <w:trPr>
          <w:trHeight w:val="713"/>
        </w:trPr>
        <w:tc>
          <w:tcPr>
            <w:tcW w:w="1988" w:type="dxa"/>
            <w:tcBorders>
              <w:top w:val="single" w:sz="6" w:space="0" w:color="000000"/>
              <w:bottom w:val="single" w:sz="6" w:space="0" w:color="000000"/>
              <w:right w:val="single" w:sz="6" w:space="0" w:color="000000"/>
            </w:tcBorders>
          </w:tcPr>
          <w:p w14:paraId="02E8E99B" w14:textId="77777777" w:rsidR="000E32CE" w:rsidRPr="00FC3010" w:rsidRDefault="000E32CE" w:rsidP="000E32CE">
            <w:pPr>
              <w:pStyle w:val="TableParagraph"/>
              <w:spacing w:before="175"/>
              <w:ind w:left="97" w:right="316"/>
              <w:jc w:val="center"/>
              <w:rPr>
                <w:sz w:val="20"/>
                <w:szCs w:val="20"/>
              </w:rPr>
            </w:pPr>
            <w:r w:rsidRPr="00FC3010">
              <w:rPr>
                <w:sz w:val="20"/>
                <w:szCs w:val="20"/>
              </w:rPr>
              <w:t>Mitch Michaud</w:t>
            </w:r>
          </w:p>
        </w:tc>
        <w:tc>
          <w:tcPr>
            <w:tcW w:w="2508"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201A7">
            <w:pPr>
              <w:pStyle w:val="TableParagraph"/>
              <w:spacing w:before="175"/>
              <w:ind w:left="122" w:right="659"/>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634"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0E32CE">
            <w:pPr>
              <w:pStyle w:val="TableParagraph"/>
              <w:spacing w:before="2"/>
              <w:jc w:val="center"/>
              <w:rPr>
                <w:sz w:val="20"/>
                <w:szCs w:val="20"/>
              </w:rPr>
            </w:pPr>
          </w:p>
          <w:p w14:paraId="47F8B4DF"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single" w:sz="6" w:space="0" w:color="000000"/>
              <w:left w:val="single" w:sz="6" w:space="0" w:color="000000"/>
              <w:bottom w:val="single" w:sz="6" w:space="0" w:color="000000"/>
              <w:right w:val="thinThickMediumGap" w:sz="9" w:space="0" w:color="000000"/>
            </w:tcBorders>
          </w:tcPr>
          <w:p w14:paraId="448B2160" w14:textId="1521E2AA" w:rsidR="000E32CE" w:rsidRDefault="000E32CE" w:rsidP="00816966">
            <w:pPr>
              <w:pStyle w:val="TableParagraph"/>
              <w:spacing w:before="121"/>
              <w:ind w:left="121"/>
              <w:jc w:val="center"/>
              <w:rPr>
                <w:sz w:val="18"/>
              </w:rPr>
            </w:pPr>
            <w:r>
              <w:rPr>
                <w:sz w:val="18"/>
              </w:rPr>
              <w:t>(907) 260-5449 ext. 1206</w:t>
            </w:r>
            <w:r>
              <w:rPr>
                <w:sz w:val="18"/>
              </w:rPr>
              <w:br/>
            </w:r>
            <w:hyperlink r:id="rId18" w:history="1">
              <w:r w:rsidRPr="005C5B2C">
                <w:rPr>
                  <w:rStyle w:val="Hyperlink"/>
                  <w:sz w:val="18"/>
                </w:rPr>
                <w:t>executivedirector@kenaiwatershed.org</w:t>
              </w:r>
            </w:hyperlink>
          </w:p>
        </w:tc>
      </w:tr>
      <w:tr w:rsidR="000E32CE" w14:paraId="54C3DF39" w14:textId="77777777" w:rsidTr="008201A7">
        <w:trPr>
          <w:trHeight w:val="714"/>
        </w:trPr>
        <w:tc>
          <w:tcPr>
            <w:tcW w:w="1988" w:type="dxa"/>
            <w:tcBorders>
              <w:top w:val="single" w:sz="6" w:space="0" w:color="000000"/>
              <w:bottom w:val="single" w:sz="6" w:space="0" w:color="000000"/>
              <w:right w:val="single" w:sz="6" w:space="0" w:color="000000"/>
            </w:tcBorders>
          </w:tcPr>
          <w:p w14:paraId="56657CED" w14:textId="77777777" w:rsidR="000E32CE" w:rsidRPr="00FC3010" w:rsidRDefault="000E32CE" w:rsidP="000E32CE">
            <w:pPr>
              <w:pStyle w:val="TableParagraph"/>
              <w:spacing w:before="3"/>
              <w:jc w:val="center"/>
              <w:rPr>
                <w:sz w:val="20"/>
                <w:szCs w:val="20"/>
              </w:rPr>
            </w:pPr>
          </w:p>
          <w:p w14:paraId="0E76806B" w14:textId="77777777" w:rsidR="000E32CE" w:rsidRPr="00FC3010" w:rsidRDefault="000E32CE" w:rsidP="000E32CE">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2508"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0E32CE">
            <w:pPr>
              <w:pStyle w:val="TableParagraph"/>
              <w:spacing w:before="3"/>
              <w:jc w:val="center"/>
              <w:rPr>
                <w:sz w:val="20"/>
                <w:szCs w:val="20"/>
              </w:rPr>
            </w:pPr>
          </w:p>
          <w:p w14:paraId="11980183" w14:textId="4EF0F79B" w:rsidR="000E32CE" w:rsidRPr="00FC3010" w:rsidRDefault="000E32CE" w:rsidP="000E32CE">
            <w:pPr>
              <w:pStyle w:val="TableParagraph"/>
              <w:rPr>
                <w:sz w:val="20"/>
                <w:szCs w:val="20"/>
              </w:rPr>
            </w:pPr>
            <w:r w:rsidRPr="00FC3010">
              <w:rPr>
                <w:sz w:val="20"/>
                <w:szCs w:val="20"/>
              </w:rPr>
              <w:t xml:space="preserve">            Science Director</w:t>
            </w:r>
          </w:p>
        </w:tc>
        <w:tc>
          <w:tcPr>
            <w:tcW w:w="1634"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0E32CE">
            <w:pPr>
              <w:pStyle w:val="TableParagraph"/>
              <w:spacing w:before="176"/>
              <w:ind w:left="122" w:right="366"/>
              <w:jc w:val="center"/>
              <w:rPr>
                <w:sz w:val="20"/>
                <w:szCs w:val="20"/>
              </w:rPr>
            </w:pPr>
            <w:r w:rsidRPr="00FC3010">
              <w:rPr>
                <w:sz w:val="20"/>
                <w:szCs w:val="20"/>
              </w:rPr>
              <w:t xml:space="preserve">Cook     </w:t>
            </w:r>
            <w:proofErr w:type="spellStart"/>
            <w:r w:rsidRPr="00FC3010">
              <w:rPr>
                <w:sz w:val="20"/>
                <w:szCs w:val="20"/>
              </w:rPr>
              <w:t>Inletkeeper</w:t>
            </w:r>
            <w:proofErr w:type="spellEnd"/>
          </w:p>
        </w:tc>
        <w:tc>
          <w:tcPr>
            <w:tcW w:w="3315"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6966">
            <w:pPr>
              <w:pStyle w:val="TableParagraph"/>
              <w:spacing w:before="116"/>
              <w:ind w:left="121"/>
              <w:jc w:val="center"/>
              <w:rPr>
                <w:sz w:val="18"/>
              </w:rPr>
            </w:pPr>
            <w:r>
              <w:rPr>
                <w:sz w:val="18"/>
              </w:rPr>
              <w:t>(907) 235-4068 ext. 24</w:t>
            </w:r>
          </w:p>
          <w:p w14:paraId="6E051A03" w14:textId="77777777" w:rsidR="000E32CE" w:rsidRDefault="00000000" w:rsidP="00816966">
            <w:pPr>
              <w:pStyle w:val="TableParagraph"/>
              <w:spacing w:before="119"/>
              <w:ind w:left="121"/>
              <w:jc w:val="center"/>
              <w:rPr>
                <w:sz w:val="18"/>
              </w:rPr>
            </w:pPr>
            <w:hyperlink r:id="rId19">
              <w:r w:rsidR="000E32CE">
                <w:rPr>
                  <w:color w:val="0000FF"/>
                  <w:sz w:val="18"/>
                  <w:u w:val="single" w:color="0000FF"/>
                </w:rPr>
                <w:t>sue@cookinletkeeper.org</w:t>
              </w:r>
            </w:hyperlink>
          </w:p>
        </w:tc>
      </w:tr>
      <w:tr w:rsidR="000E32CE" w14:paraId="2DC89088" w14:textId="77777777" w:rsidTr="008201A7">
        <w:trPr>
          <w:trHeight w:val="1215"/>
        </w:trPr>
        <w:tc>
          <w:tcPr>
            <w:tcW w:w="1988" w:type="dxa"/>
            <w:tcBorders>
              <w:top w:val="single" w:sz="6" w:space="0" w:color="000000"/>
              <w:bottom w:val="single" w:sz="6" w:space="0" w:color="000000"/>
              <w:right w:val="single" w:sz="6" w:space="0" w:color="000000"/>
            </w:tcBorders>
          </w:tcPr>
          <w:p w14:paraId="3FA6563C" w14:textId="77777777" w:rsidR="000E32CE" w:rsidRPr="00FC3010" w:rsidRDefault="000E32CE" w:rsidP="000E32CE">
            <w:pPr>
              <w:pStyle w:val="TableParagraph"/>
              <w:jc w:val="center"/>
              <w:rPr>
                <w:sz w:val="20"/>
                <w:szCs w:val="20"/>
              </w:rPr>
            </w:pPr>
          </w:p>
          <w:p w14:paraId="6B471CE7" w14:textId="77777777" w:rsidR="000E32CE" w:rsidRPr="00FC3010" w:rsidRDefault="000E32CE" w:rsidP="000E32CE">
            <w:pPr>
              <w:pStyle w:val="TableParagraph"/>
              <w:spacing w:before="11"/>
              <w:jc w:val="center"/>
              <w:rPr>
                <w:sz w:val="20"/>
                <w:szCs w:val="20"/>
              </w:rPr>
            </w:pPr>
          </w:p>
          <w:p w14:paraId="222CB358" w14:textId="77777777" w:rsidR="000E32CE" w:rsidRPr="00FC3010" w:rsidRDefault="000E32CE" w:rsidP="000E32CE">
            <w:pPr>
              <w:pStyle w:val="TableParagraph"/>
              <w:ind w:left="97"/>
              <w:jc w:val="center"/>
              <w:rPr>
                <w:sz w:val="20"/>
                <w:szCs w:val="20"/>
              </w:rPr>
            </w:pPr>
            <w:r w:rsidRPr="00FC3010">
              <w:rPr>
                <w:sz w:val="20"/>
                <w:szCs w:val="20"/>
              </w:rPr>
              <w:t>Justin Nelson</w:t>
            </w:r>
          </w:p>
        </w:tc>
        <w:tc>
          <w:tcPr>
            <w:tcW w:w="2508"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0E32CE">
            <w:pPr>
              <w:pStyle w:val="TableParagraph"/>
              <w:jc w:val="center"/>
              <w:rPr>
                <w:sz w:val="20"/>
                <w:szCs w:val="20"/>
              </w:rPr>
            </w:pPr>
          </w:p>
          <w:p w14:paraId="30BE4353" w14:textId="77777777" w:rsidR="000E32CE" w:rsidRPr="00FC3010" w:rsidRDefault="000E32CE" w:rsidP="000E32CE">
            <w:pPr>
              <w:pStyle w:val="TableParagraph"/>
              <w:jc w:val="center"/>
              <w:rPr>
                <w:sz w:val="20"/>
                <w:szCs w:val="20"/>
              </w:rPr>
            </w:pPr>
          </w:p>
          <w:p w14:paraId="0E299275" w14:textId="77777777" w:rsidR="000E32CE" w:rsidRPr="00FC3010" w:rsidRDefault="000E32CE" w:rsidP="000E32CE">
            <w:pPr>
              <w:pStyle w:val="TableParagraph"/>
              <w:ind w:left="122" w:right="354"/>
              <w:jc w:val="center"/>
              <w:rPr>
                <w:sz w:val="20"/>
                <w:szCs w:val="20"/>
              </w:rPr>
            </w:pPr>
            <w:r w:rsidRPr="00FC3010">
              <w:rPr>
                <w:sz w:val="20"/>
                <w:szCs w:val="20"/>
              </w:rPr>
              <w:t>Client Service Manager</w:t>
            </w:r>
          </w:p>
        </w:tc>
        <w:tc>
          <w:tcPr>
            <w:tcW w:w="1634"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0E32CE">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0E32CE">
            <w:pPr>
              <w:pStyle w:val="TableParagraph"/>
              <w:ind w:left="122" w:right="78"/>
              <w:jc w:val="center"/>
              <w:rPr>
                <w:sz w:val="20"/>
                <w:szCs w:val="20"/>
              </w:rPr>
            </w:pPr>
            <w:r w:rsidRPr="00FC3010">
              <w:rPr>
                <w:sz w:val="20"/>
                <w:szCs w:val="20"/>
              </w:rPr>
              <w:t>Environmental Laboratory Services</w:t>
            </w:r>
          </w:p>
        </w:tc>
        <w:tc>
          <w:tcPr>
            <w:tcW w:w="3315"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6966">
            <w:pPr>
              <w:pStyle w:val="TableParagraph"/>
              <w:spacing w:before="5"/>
              <w:jc w:val="center"/>
              <w:rPr>
                <w:sz w:val="25"/>
              </w:rPr>
            </w:pPr>
          </w:p>
          <w:p w14:paraId="58F69A59" w14:textId="77777777" w:rsidR="000E32CE" w:rsidRDefault="000E32CE" w:rsidP="00816966">
            <w:pPr>
              <w:pStyle w:val="TableParagraph"/>
              <w:ind w:left="121"/>
              <w:jc w:val="center"/>
              <w:rPr>
                <w:sz w:val="18"/>
              </w:rPr>
            </w:pPr>
            <w:r>
              <w:rPr>
                <w:sz w:val="18"/>
              </w:rPr>
              <w:t>(800) 873-8707</w:t>
            </w:r>
          </w:p>
          <w:p w14:paraId="078C3E33" w14:textId="77777777" w:rsidR="000E32CE" w:rsidRDefault="000E32CE" w:rsidP="00816966">
            <w:pPr>
              <w:pStyle w:val="TableParagraph"/>
              <w:jc w:val="center"/>
              <w:rPr>
                <w:sz w:val="18"/>
              </w:rPr>
            </w:pPr>
          </w:p>
          <w:p w14:paraId="2A3AD34A" w14:textId="77777777" w:rsidR="000E32CE" w:rsidRDefault="00000000" w:rsidP="00816966">
            <w:pPr>
              <w:pStyle w:val="TableParagraph"/>
              <w:ind w:left="121"/>
              <w:jc w:val="center"/>
              <w:rPr>
                <w:sz w:val="18"/>
              </w:rPr>
            </w:pPr>
            <w:hyperlink r:id="rId20" w:history="1">
              <w:r w:rsidR="000E32CE" w:rsidRPr="005C5B2C">
                <w:rPr>
                  <w:rStyle w:val="Hyperlink"/>
                  <w:sz w:val="18"/>
                </w:rPr>
                <w:t>justin.nelson@sgs.com</w:t>
              </w:r>
            </w:hyperlink>
            <w:r w:rsidR="000E32CE">
              <w:rPr>
                <w:sz w:val="18"/>
              </w:rPr>
              <w:t xml:space="preserve"> </w:t>
            </w:r>
          </w:p>
        </w:tc>
      </w:tr>
      <w:tr w:rsidR="000E32CE" w14:paraId="5C613DBE" w14:textId="77777777" w:rsidTr="0019723B">
        <w:trPr>
          <w:trHeight w:val="813"/>
        </w:trPr>
        <w:tc>
          <w:tcPr>
            <w:tcW w:w="1988" w:type="dxa"/>
            <w:tcBorders>
              <w:top w:val="single" w:sz="6" w:space="0" w:color="000000"/>
              <w:bottom w:val="single" w:sz="6" w:space="0" w:color="000000"/>
              <w:right w:val="single" w:sz="6" w:space="0" w:color="000000"/>
            </w:tcBorders>
          </w:tcPr>
          <w:p w14:paraId="2BEA6CD8" w14:textId="77777777" w:rsidR="000E32CE" w:rsidRPr="00FC3010" w:rsidRDefault="000E32CE" w:rsidP="000E32CE">
            <w:pPr>
              <w:pStyle w:val="TableParagraph"/>
              <w:jc w:val="center"/>
              <w:rPr>
                <w:sz w:val="20"/>
                <w:szCs w:val="20"/>
              </w:rPr>
            </w:pPr>
            <w:r w:rsidRPr="00FC3010">
              <w:rPr>
                <w:sz w:val="20"/>
                <w:szCs w:val="20"/>
              </w:rPr>
              <w:t>Moses Jordan</w:t>
            </w:r>
          </w:p>
        </w:tc>
        <w:tc>
          <w:tcPr>
            <w:tcW w:w="2508"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0E32CE">
            <w:pPr>
              <w:pStyle w:val="TableParagraph"/>
              <w:jc w:val="center"/>
              <w:rPr>
                <w:sz w:val="20"/>
                <w:szCs w:val="20"/>
              </w:rPr>
            </w:pPr>
            <w:r w:rsidRPr="00FC3010">
              <w:rPr>
                <w:sz w:val="20"/>
                <w:szCs w:val="20"/>
              </w:rPr>
              <w:t>Environmental Program Manager</w:t>
            </w:r>
          </w:p>
        </w:tc>
        <w:tc>
          <w:tcPr>
            <w:tcW w:w="1634"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0E32CE">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0E32CE">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6966">
            <w:pPr>
              <w:pStyle w:val="TableParagraph"/>
              <w:spacing w:before="116"/>
              <w:ind w:left="121"/>
              <w:jc w:val="center"/>
              <w:rPr>
                <w:sz w:val="18"/>
              </w:rPr>
            </w:pPr>
            <w:r>
              <w:rPr>
                <w:sz w:val="18"/>
              </w:rPr>
              <w:t>(907) 545-1444</w:t>
            </w:r>
          </w:p>
          <w:p w14:paraId="1CB4BA71" w14:textId="77777777" w:rsidR="000E32CE" w:rsidRDefault="000E32CE" w:rsidP="00816966">
            <w:pPr>
              <w:pStyle w:val="TableParagraph"/>
              <w:spacing w:before="5"/>
              <w:jc w:val="center"/>
              <w:rPr>
                <w:sz w:val="25"/>
              </w:rPr>
            </w:pPr>
            <w:r>
              <w:rPr>
                <w:color w:val="0000FF"/>
                <w:sz w:val="18"/>
                <w:u w:val="single" w:color="0000FF"/>
              </w:rPr>
              <w:t>mjordan@kenaitze.org</w:t>
            </w:r>
          </w:p>
        </w:tc>
      </w:tr>
      <w:tr w:rsidR="008201A7" w14:paraId="2C91DBA5" w14:textId="77777777" w:rsidTr="0019723B">
        <w:trPr>
          <w:trHeight w:val="795"/>
        </w:trPr>
        <w:tc>
          <w:tcPr>
            <w:tcW w:w="1988" w:type="dxa"/>
            <w:tcBorders>
              <w:top w:val="single" w:sz="6" w:space="0" w:color="000000"/>
              <w:bottom w:val="single" w:sz="6" w:space="0" w:color="000000"/>
              <w:right w:val="single" w:sz="6" w:space="0" w:color="000000"/>
            </w:tcBorders>
          </w:tcPr>
          <w:p w14:paraId="14714CB8" w14:textId="1C3C8D83" w:rsidR="008201A7" w:rsidRPr="00FC3010" w:rsidRDefault="008201A7" w:rsidP="008201A7">
            <w:pPr>
              <w:pStyle w:val="TableParagraph"/>
              <w:jc w:val="center"/>
              <w:rPr>
                <w:sz w:val="20"/>
                <w:szCs w:val="20"/>
              </w:rPr>
            </w:pPr>
            <w:r>
              <w:rPr>
                <w:sz w:val="20"/>
                <w:szCs w:val="20"/>
              </w:rPr>
              <w:t>Chelsea Hendricks</w:t>
            </w:r>
          </w:p>
        </w:tc>
        <w:tc>
          <w:tcPr>
            <w:tcW w:w="2508"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201A7">
            <w:pPr>
              <w:pStyle w:val="TableParagraph"/>
              <w:jc w:val="center"/>
              <w:rPr>
                <w:sz w:val="20"/>
                <w:szCs w:val="20"/>
              </w:rPr>
            </w:pPr>
            <w:r>
              <w:rPr>
                <w:sz w:val="20"/>
                <w:szCs w:val="20"/>
              </w:rPr>
              <w:t>Tribal Programs Director</w:t>
            </w:r>
          </w:p>
        </w:tc>
        <w:tc>
          <w:tcPr>
            <w:tcW w:w="1634"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201A7">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201A7">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201A7">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201A7">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19723B">
        <w:trPr>
          <w:trHeight w:val="705"/>
        </w:trPr>
        <w:tc>
          <w:tcPr>
            <w:tcW w:w="1988" w:type="dxa"/>
            <w:tcBorders>
              <w:top w:val="single" w:sz="6" w:space="0" w:color="000000"/>
              <w:bottom w:val="single" w:sz="6" w:space="0" w:color="000000"/>
              <w:right w:val="single" w:sz="6" w:space="0" w:color="000000"/>
            </w:tcBorders>
          </w:tcPr>
          <w:p w14:paraId="1C547652" w14:textId="27890CA4" w:rsidR="008201A7" w:rsidRPr="00FC3010" w:rsidRDefault="008201A7" w:rsidP="008201A7">
            <w:pPr>
              <w:pStyle w:val="TableParagraph"/>
              <w:jc w:val="center"/>
              <w:rPr>
                <w:sz w:val="20"/>
                <w:szCs w:val="20"/>
              </w:rPr>
            </w:pPr>
            <w:r>
              <w:rPr>
                <w:sz w:val="20"/>
                <w:szCs w:val="20"/>
              </w:rPr>
              <w:t>Yvonne Weber</w:t>
            </w:r>
          </w:p>
        </w:tc>
        <w:tc>
          <w:tcPr>
            <w:tcW w:w="2508"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201A7">
            <w:pPr>
              <w:pStyle w:val="TableParagraph"/>
              <w:jc w:val="center"/>
              <w:rPr>
                <w:sz w:val="20"/>
                <w:szCs w:val="20"/>
              </w:rPr>
            </w:pPr>
            <w:r>
              <w:rPr>
                <w:sz w:val="20"/>
                <w:szCs w:val="20"/>
              </w:rPr>
              <w:t>Environmental Director</w:t>
            </w:r>
          </w:p>
        </w:tc>
        <w:tc>
          <w:tcPr>
            <w:tcW w:w="1634"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201A7">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315"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1AE2E37D" w14:textId="26E323C0" w:rsidR="008201A7" w:rsidRPr="009F72AC" w:rsidRDefault="00DD5B4B" w:rsidP="008201A7">
            <w:pPr>
              <w:pStyle w:val="TableParagraph"/>
              <w:spacing w:before="5"/>
              <w:jc w:val="center"/>
              <w:rPr>
                <w:sz w:val="18"/>
                <w:szCs w:val="18"/>
              </w:rPr>
            </w:pPr>
            <w:r>
              <w:rPr>
                <w:sz w:val="18"/>
                <w:szCs w:val="18"/>
              </w:rPr>
              <w:t>y</w:t>
            </w:r>
            <w:r w:rsidRPr="00DD5B4B">
              <w:rPr>
                <w:sz w:val="18"/>
                <w:szCs w:val="18"/>
              </w:rPr>
              <w:t>vonne.</w:t>
            </w:r>
            <w:r>
              <w:rPr>
                <w:sz w:val="18"/>
                <w:szCs w:val="18"/>
              </w:rPr>
              <w:t>w</w:t>
            </w:r>
            <w:r w:rsidRPr="00DD5B4B">
              <w:rPr>
                <w:sz w:val="18"/>
                <w:szCs w:val="18"/>
              </w:rPr>
              <w:t>eber@</w:t>
            </w:r>
            <w:r>
              <w:rPr>
                <w:sz w:val="18"/>
                <w:szCs w:val="18"/>
              </w:rPr>
              <w:t>s</w:t>
            </w:r>
            <w:r w:rsidRPr="00DD5B4B">
              <w:rPr>
                <w:sz w:val="18"/>
                <w:szCs w:val="18"/>
              </w:rPr>
              <w:t>alamatoftribe.com</w:t>
            </w:r>
            <w:r w:rsidR="008201A7" w:rsidRPr="00BA2F54">
              <w:rPr>
                <w:sz w:val="18"/>
                <w:szCs w:val="18"/>
              </w:rPr>
              <w:t xml:space="preserve">  </w:t>
            </w:r>
          </w:p>
        </w:tc>
      </w:tr>
      <w:tr w:rsidR="008201A7" w14:paraId="2F1B7409" w14:textId="77777777" w:rsidTr="0019723B">
        <w:trPr>
          <w:trHeight w:val="615"/>
        </w:trPr>
        <w:tc>
          <w:tcPr>
            <w:tcW w:w="1988" w:type="dxa"/>
            <w:tcBorders>
              <w:top w:val="single" w:sz="6" w:space="0" w:color="000000"/>
              <w:bottom w:val="single" w:sz="6" w:space="0" w:color="000000"/>
              <w:right w:val="single" w:sz="6" w:space="0" w:color="000000"/>
            </w:tcBorders>
          </w:tcPr>
          <w:p w14:paraId="0718AE09" w14:textId="1B31BE31" w:rsidR="008201A7" w:rsidRPr="00FC3010" w:rsidRDefault="008201A7" w:rsidP="008201A7">
            <w:pPr>
              <w:pStyle w:val="TableParagraph"/>
              <w:jc w:val="center"/>
              <w:rPr>
                <w:sz w:val="20"/>
                <w:szCs w:val="20"/>
              </w:rPr>
            </w:pPr>
            <w:r w:rsidRPr="00FC3010">
              <w:rPr>
                <w:sz w:val="20"/>
                <w:szCs w:val="20"/>
              </w:rPr>
              <w:t>Eric Morrison</w:t>
            </w:r>
          </w:p>
        </w:tc>
        <w:tc>
          <w:tcPr>
            <w:tcW w:w="2508"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201A7">
            <w:pPr>
              <w:pStyle w:val="TableParagraph"/>
              <w:jc w:val="center"/>
              <w:rPr>
                <w:sz w:val="20"/>
                <w:szCs w:val="20"/>
              </w:rPr>
            </w:pPr>
            <w:r w:rsidRPr="00FC3010">
              <w:rPr>
                <w:sz w:val="20"/>
                <w:szCs w:val="20"/>
              </w:rPr>
              <w:t>Tribal Executive Officer</w:t>
            </w:r>
          </w:p>
        </w:tc>
        <w:tc>
          <w:tcPr>
            <w:tcW w:w="1634"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201A7">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315"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077F0625" w14:textId="370046AE" w:rsidR="008201A7" w:rsidRPr="009F72AC" w:rsidRDefault="00000000" w:rsidP="008201A7">
            <w:pPr>
              <w:pStyle w:val="TableParagraph"/>
              <w:spacing w:before="5"/>
              <w:jc w:val="center"/>
              <w:rPr>
                <w:sz w:val="18"/>
                <w:szCs w:val="18"/>
              </w:rPr>
            </w:pPr>
            <w:hyperlink r:id="rId21" w:history="1">
              <w:r w:rsidR="008201A7" w:rsidRPr="00BA2F54">
                <w:rPr>
                  <w:rStyle w:val="Hyperlink"/>
                  <w:sz w:val="18"/>
                  <w:szCs w:val="18"/>
                </w:rPr>
                <w:t>emorrison@salamatoftribe.org</w:t>
              </w:r>
            </w:hyperlink>
            <w:r w:rsidR="008201A7" w:rsidRPr="00BA2F54">
              <w:rPr>
                <w:sz w:val="18"/>
                <w:szCs w:val="18"/>
              </w:rPr>
              <w:t xml:space="preserve">    </w:t>
            </w:r>
          </w:p>
        </w:tc>
      </w:tr>
      <w:tr w:rsidR="008201A7" w14:paraId="4E126396" w14:textId="77777777" w:rsidTr="008201A7">
        <w:tblPrEx>
          <w:jc w:val="center"/>
          <w:tblInd w:w="0" w:type="dxa"/>
        </w:tblPrEx>
        <w:trPr>
          <w:trHeight w:val="619"/>
          <w:jc w:val="center"/>
        </w:trPr>
        <w:tc>
          <w:tcPr>
            <w:tcW w:w="1988"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201A7">
            <w:pPr>
              <w:pStyle w:val="TableParagraph"/>
              <w:jc w:val="center"/>
              <w:rPr>
                <w:sz w:val="20"/>
                <w:szCs w:val="20"/>
              </w:rPr>
            </w:pPr>
            <w:r w:rsidRPr="00FC3010">
              <w:rPr>
                <w:sz w:val="20"/>
                <w:szCs w:val="20"/>
              </w:rPr>
              <w:t>Amber Bethe</w:t>
            </w:r>
          </w:p>
        </w:tc>
        <w:tc>
          <w:tcPr>
            <w:tcW w:w="2508"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201A7">
            <w:pPr>
              <w:pStyle w:val="TableParagraph"/>
              <w:jc w:val="center"/>
              <w:rPr>
                <w:sz w:val="20"/>
                <w:szCs w:val="20"/>
              </w:rPr>
            </w:pPr>
            <w:r w:rsidRPr="00FC3010">
              <w:rPr>
                <w:sz w:val="20"/>
                <w:szCs w:val="20"/>
              </w:rPr>
              <w:t>Data Manager, Water Quality Section</w:t>
            </w:r>
          </w:p>
        </w:tc>
        <w:tc>
          <w:tcPr>
            <w:tcW w:w="1634"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201A7">
            <w:pPr>
              <w:pStyle w:val="TableParagraph"/>
              <w:spacing w:before="115"/>
              <w:jc w:val="center"/>
              <w:rPr>
                <w:sz w:val="20"/>
                <w:szCs w:val="20"/>
              </w:rPr>
            </w:pPr>
            <w:r w:rsidRPr="00FC3010">
              <w:rPr>
                <w:sz w:val="20"/>
                <w:szCs w:val="20"/>
              </w:rPr>
              <w:t>ADEC</w:t>
            </w:r>
          </w:p>
        </w:tc>
        <w:tc>
          <w:tcPr>
            <w:tcW w:w="3315"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201A7">
            <w:pPr>
              <w:pStyle w:val="TableParagraph"/>
              <w:spacing w:before="5"/>
              <w:jc w:val="center"/>
              <w:rPr>
                <w:sz w:val="18"/>
                <w:szCs w:val="18"/>
              </w:rPr>
            </w:pPr>
            <w:r>
              <w:rPr>
                <w:sz w:val="18"/>
                <w:szCs w:val="18"/>
              </w:rPr>
              <w:t>(907) 269-7955</w:t>
            </w:r>
          </w:p>
          <w:p w14:paraId="38FFF2CD" w14:textId="77777777" w:rsidR="008201A7" w:rsidRPr="009F72AC" w:rsidRDefault="00000000" w:rsidP="008201A7">
            <w:pPr>
              <w:pStyle w:val="TableParagraph"/>
              <w:spacing w:before="5"/>
              <w:jc w:val="center"/>
              <w:rPr>
                <w:sz w:val="18"/>
                <w:szCs w:val="18"/>
              </w:rPr>
            </w:pPr>
            <w:hyperlink r:id="rId22" w:history="1">
              <w:r w:rsidR="008201A7" w:rsidRPr="00264C14">
                <w:rPr>
                  <w:rStyle w:val="Hyperlink"/>
                  <w:sz w:val="18"/>
                  <w:szCs w:val="18"/>
                </w:rPr>
                <w:t>a</w:t>
              </w:r>
              <w:r w:rsidR="008201A7" w:rsidRPr="00E015E0">
                <w:rPr>
                  <w:rStyle w:val="Hyperlink"/>
                  <w:sz w:val="18"/>
                  <w:szCs w:val="18"/>
                </w:rPr>
                <w:t>mber.bethe@alaska.gov</w:t>
              </w:r>
            </w:hyperlink>
            <w:r w:rsidR="008201A7">
              <w:rPr>
                <w:sz w:val="18"/>
                <w:szCs w:val="18"/>
              </w:rPr>
              <w:t xml:space="preserve"> </w:t>
            </w:r>
          </w:p>
        </w:tc>
      </w:tr>
    </w:tbl>
    <w:p w14:paraId="2E99C606" w14:textId="77777777" w:rsidR="008E4680" w:rsidRDefault="008E4680" w:rsidP="008E4680">
      <w:pPr>
        <w:pStyle w:val="BodyText"/>
        <w:rPr>
          <w:sz w:val="26"/>
        </w:rPr>
      </w:pPr>
    </w:p>
    <w:p w14:paraId="5C4EAFBE" w14:textId="20A455A8" w:rsidR="008E4680" w:rsidRDefault="008E4680" w:rsidP="008E4680">
      <w:pPr>
        <w:pStyle w:val="BodyText"/>
        <w:spacing w:before="227"/>
        <w:ind w:left="119" w:right="703"/>
      </w:pPr>
      <w:r>
        <w:t>Copies of this Quality Assurance Project Plan will be made available</w:t>
      </w:r>
      <w:r w:rsidR="000A6FC9">
        <w:t xml:space="preserve"> online at </w:t>
      </w:r>
      <w:hyperlink r:id="rId23" w:history="1">
        <w:r w:rsidR="000A6FC9" w:rsidRPr="00060E62">
          <w:rPr>
            <w:rStyle w:val="Hyperlink"/>
          </w:rPr>
          <w:t>https://www.kenaiwatershed.org/science-in-action/research-information/water-quality</w:t>
        </w:r>
      </w:hyperlink>
      <w:r w:rsidR="000A6FC9" w:rsidRPr="00F11515">
        <w:t>/</w:t>
      </w:r>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4" w:history="1">
        <w:r w:rsidR="000A6FC9" w:rsidRPr="00C75A0C">
          <w:rPr>
            <w:rStyle w:val="Hyperlink"/>
          </w:rPr>
          <w:t>hydrology@kenaiwatershed.org</w:t>
        </w:r>
      </w:hyperlink>
      <w:r>
        <w:t>.</w:t>
      </w:r>
    </w:p>
    <w:p w14:paraId="1A500265" w14:textId="39150CC6" w:rsidR="000E32CE" w:rsidRDefault="000E32CE" w:rsidP="008E4680">
      <w:pPr>
        <w:pStyle w:val="BodyText"/>
        <w:spacing w:before="227"/>
        <w:ind w:left="119" w:right="703"/>
      </w:pP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47" w:name="A4._PROJECT_/_TASK_ORGANIZATION"/>
      <w:bookmarkStart w:id="48" w:name="_Toc112073502"/>
      <w:bookmarkStart w:id="49" w:name="_Toc117087844"/>
      <w:bookmarkStart w:id="50" w:name="_Toc125960334"/>
      <w:bookmarkStart w:id="51" w:name="_Toc125983996"/>
      <w:bookmarkStart w:id="52" w:name="_Toc125984277"/>
      <w:bookmarkStart w:id="53" w:name="_Toc132032649"/>
      <w:bookmarkEnd w:id="47"/>
      <w:r w:rsidRPr="000E32CE">
        <w:rPr>
          <w:b/>
        </w:rPr>
        <w:t>A4.</w:t>
      </w:r>
      <w:bookmarkStart w:id="54"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48"/>
      <w:bookmarkEnd w:id="49"/>
      <w:bookmarkEnd w:id="50"/>
      <w:bookmarkEnd w:id="51"/>
      <w:bookmarkEnd w:id="52"/>
      <w:bookmarkEnd w:id="53"/>
      <w:bookmarkEnd w:id="54"/>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015BB1" w:rsidRDefault="00015BB1" w:rsidP="000A6FC9">
                              <w:pPr>
                                <w:spacing w:before="70"/>
                                <w:ind w:left="214" w:right="217"/>
                                <w:jc w:val="center"/>
                                <w:rPr>
                                  <w:b/>
                                  <w:sz w:val="24"/>
                                </w:rPr>
                              </w:pPr>
                              <w:r>
                                <w:rPr>
                                  <w:b/>
                                  <w:sz w:val="24"/>
                                </w:rPr>
                                <w:t>KWF Project Technicians</w:t>
                              </w:r>
                            </w:p>
                            <w:p w14:paraId="59FF4D04" w14:textId="77777777" w:rsidR="00015BB1" w:rsidRDefault="00015BB1"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015BB1" w:rsidRDefault="00015BB1" w:rsidP="000A6FC9">
                              <w:pPr>
                                <w:spacing w:before="68"/>
                                <w:ind w:left="376" w:right="376"/>
                                <w:jc w:val="center"/>
                                <w:rPr>
                                  <w:b/>
                                  <w:sz w:val="24"/>
                                </w:rPr>
                              </w:pPr>
                              <w:r>
                                <w:rPr>
                                  <w:b/>
                                  <w:sz w:val="24"/>
                                </w:rPr>
                                <w:t>KWF Director</w:t>
                              </w:r>
                            </w:p>
                            <w:p w14:paraId="08741913" w14:textId="77777777" w:rsidR="00015BB1" w:rsidRDefault="00015BB1"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015BB1" w:rsidRDefault="00015BB1" w:rsidP="000A6FC9">
                              <w:pPr>
                                <w:spacing w:before="3"/>
                                <w:ind w:left="780"/>
                                <w:rPr>
                                  <w:b/>
                                  <w:sz w:val="24"/>
                                </w:rPr>
                              </w:pPr>
                              <w:r>
                                <w:rPr>
                                  <w:b/>
                                  <w:sz w:val="24"/>
                                </w:rPr>
                                <w:t>KWF Project Manager/ Project QA Officer</w:t>
                              </w:r>
                            </w:p>
                            <w:p w14:paraId="13F4297B" w14:textId="77777777" w:rsidR="00015BB1" w:rsidRPr="004B3020" w:rsidRDefault="00015BB1"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015BB1" w:rsidRDefault="00015BB1" w:rsidP="000A6FC9">
                        <w:pPr>
                          <w:spacing w:before="70"/>
                          <w:ind w:left="214" w:right="217"/>
                          <w:jc w:val="center"/>
                          <w:rPr>
                            <w:b/>
                            <w:sz w:val="24"/>
                          </w:rPr>
                        </w:pPr>
                        <w:r>
                          <w:rPr>
                            <w:b/>
                            <w:sz w:val="24"/>
                          </w:rPr>
                          <w:t>KWF Project Technicians</w:t>
                        </w:r>
                      </w:p>
                      <w:p w14:paraId="59FF4D04" w14:textId="77777777" w:rsidR="00015BB1" w:rsidRDefault="00015BB1"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015BB1" w:rsidRDefault="00015BB1" w:rsidP="000A6FC9">
                        <w:pPr>
                          <w:spacing w:before="68"/>
                          <w:ind w:left="376" w:right="376"/>
                          <w:jc w:val="center"/>
                          <w:rPr>
                            <w:b/>
                            <w:sz w:val="24"/>
                          </w:rPr>
                        </w:pPr>
                        <w:r>
                          <w:rPr>
                            <w:b/>
                            <w:sz w:val="24"/>
                          </w:rPr>
                          <w:t>KWF Director</w:t>
                        </w:r>
                      </w:p>
                      <w:p w14:paraId="08741913" w14:textId="77777777" w:rsidR="00015BB1" w:rsidRDefault="00015BB1"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015BB1" w:rsidRDefault="00015BB1" w:rsidP="000A6FC9">
                        <w:pPr>
                          <w:spacing w:before="3"/>
                          <w:ind w:left="780"/>
                          <w:rPr>
                            <w:b/>
                            <w:sz w:val="24"/>
                          </w:rPr>
                        </w:pPr>
                        <w:r>
                          <w:rPr>
                            <w:b/>
                            <w:sz w:val="24"/>
                          </w:rPr>
                          <w:t>KWF Project Manager/ Project QA Officer</w:t>
                        </w:r>
                      </w:p>
                      <w:p w14:paraId="13F4297B" w14:textId="77777777" w:rsidR="00015BB1" w:rsidRPr="004B3020" w:rsidRDefault="00015BB1"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015BB1" w:rsidRDefault="00015BB1" w:rsidP="000A6FC9">
                            <w:pPr>
                              <w:spacing w:before="71" w:line="275" w:lineRule="exact"/>
                              <w:ind w:left="506" w:right="504"/>
                              <w:jc w:val="center"/>
                              <w:rPr>
                                <w:b/>
                                <w:sz w:val="24"/>
                              </w:rPr>
                            </w:pPr>
                            <w:r>
                              <w:rPr>
                                <w:b/>
                                <w:sz w:val="24"/>
                              </w:rPr>
                              <w:t>Multi-Agency Baseline Sampling Teams</w:t>
                            </w:r>
                          </w:p>
                          <w:p w14:paraId="16F50035" w14:textId="77777777" w:rsidR="00015BB1" w:rsidRDefault="00015BB1"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H294qIWAgAAEgQAAA4AAAAAAAAAAAAAAAAALgIAAGRycy9lMm9Eb2MueG1sUEsBAi0AFAAG&#10;AAgAAAAhAJBotUTgAAAACgEAAA8AAAAAAAAAAAAAAAAAcAQAAGRycy9kb3ducmV2LnhtbFBLBQYA&#10;AAAABAAEAPMAAAB9BQAAAAA=&#10;" filled="f">
                <v:textbox inset="0,0,0,0">
                  <w:txbxContent>
                    <w:p w14:paraId="17E067A6" w14:textId="77777777" w:rsidR="00015BB1" w:rsidRDefault="00015BB1" w:rsidP="000A6FC9">
                      <w:pPr>
                        <w:spacing w:before="71" w:line="275" w:lineRule="exact"/>
                        <w:ind w:left="506" w:right="504"/>
                        <w:jc w:val="center"/>
                        <w:rPr>
                          <w:b/>
                          <w:sz w:val="24"/>
                        </w:rPr>
                      </w:pPr>
                      <w:r>
                        <w:rPr>
                          <w:b/>
                          <w:sz w:val="24"/>
                        </w:rPr>
                        <w:t>Multi-Agency Baseline Sampling Teams</w:t>
                      </w:r>
                    </w:p>
                    <w:p w14:paraId="16F50035" w14:textId="77777777" w:rsidR="00015BB1" w:rsidRDefault="00015BB1"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77777777" w:rsidR="000A6FC9" w:rsidRPr="00307E5C" w:rsidRDefault="008E4680" w:rsidP="000A6FC9">
      <w:pPr>
        <w:pStyle w:val="Caption"/>
        <w:jc w:val="center"/>
        <w:rPr>
          <w:i w:val="0"/>
          <w:color w:val="auto"/>
          <w:sz w:val="24"/>
          <w:szCs w:val="24"/>
        </w:rPr>
      </w:pPr>
      <w:bookmarkStart w:id="55" w:name="_Ref125966394"/>
      <w:bookmarkStart w:id="56" w:name="_Ref125966387"/>
      <w:bookmarkStart w:id="57" w:name="_Toc132022483"/>
      <w:r>
        <w:rPr>
          <w:b/>
          <w:sz w:val="24"/>
        </w:rPr>
        <w:t xml:space="preserve">Figure </w:t>
      </w:r>
      <w:r w:rsidR="000A6FC9" w:rsidRPr="00307E5C">
        <w:rPr>
          <w:i w:val="0"/>
          <w:color w:val="auto"/>
          <w:sz w:val="24"/>
          <w:szCs w:val="24"/>
        </w:rPr>
        <w:fldChar w:fldCharType="begin"/>
      </w:r>
      <w:r w:rsidR="000A6FC9" w:rsidRPr="00307E5C">
        <w:rPr>
          <w:i w:val="0"/>
          <w:color w:val="auto"/>
          <w:sz w:val="24"/>
          <w:szCs w:val="24"/>
        </w:rPr>
        <w:instrText xml:space="preserve"> SEQ Figure \* ARABIC </w:instrText>
      </w:r>
      <w:r w:rsidR="000A6FC9" w:rsidRPr="00307E5C">
        <w:rPr>
          <w:i w:val="0"/>
          <w:color w:val="auto"/>
          <w:sz w:val="24"/>
          <w:szCs w:val="24"/>
        </w:rPr>
        <w:fldChar w:fldCharType="separate"/>
      </w:r>
      <w:r w:rsidR="000A6FC9">
        <w:rPr>
          <w:i w:val="0"/>
          <w:noProof/>
          <w:color w:val="auto"/>
          <w:sz w:val="24"/>
          <w:szCs w:val="24"/>
        </w:rPr>
        <w:t>1</w:t>
      </w:r>
      <w:r w:rsidR="000A6FC9" w:rsidRPr="00307E5C">
        <w:rPr>
          <w:i w:val="0"/>
          <w:color w:val="auto"/>
          <w:sz w:val="24"/>
          <w:szCs w:val="24"/>
        </w:rPr>
        <w:fldChar w:fldCharType="end"/>
      </w:r>
      <w:bookmarkEnd w:id="55"/>
      <w:r w:rsidR="000A6FC9" w:rsidRPr="00307E5C">
        <w:rPr>
          <w:i w:val="0"/>
          <w:color w:val="auto"/>
          <w:sz w:val="24"/>
          <w:szCs w:val="24"/>
        </w:rPr>
        <w:t>. Project management organization</w:t>
      </w:r>
      <w:bookmarkEnd w:id="56"/>
      <w:bookmarkEnd w:id="57"/>
    </w:p>
    <w:p w14:paraId="2C41C7B7" w14:textId="77777777" w:rsidR="00FC3010" w:rsidRDefault="00FC3010" w:rsidP="00FC3010">
      <w:pPr>
        <w:spacing w:before="90"/>
        <w:rPr>
          <w:b/>
          <w:sz w:val="20"/>
          <w:szCs w:val="24"/>
        </w:rPr>
      </w:pPr>
      <w:bookmarkStart w:id="58" w:name="Key_Contacts_and_Responsibilities"/>
      <w:bookmarkEnd w:id="58"/>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w:t>
      </w:r>
      <w:commentRangeStart w:id="59"/>
      <w:commentRangeStart w:id="60"/>
      <w:r>
        <w:t>all</w:t>
      </w:r>
      <w:commentRangeEnd w:id="59"/>
      <w:r w:rsidR="000B57B0">
        <w:rPr>
          <w:rStyle w:val="CommentReference"/>
        </w:rPr>
        <w:commentReference w:id="59"/>
      </w:r>
      <w:commentRangeEnd w:id="60"/>
      <w:r w:rsidR="0014462D">
        <w:rPr>
          <w:rStyle w:val="CommentReference"/>
        </w:rPr>
        <w:commentReference w:id="60"/>
      </w:r>
      <w:r>
        <w:t xml:space="preserve"> analyses to be performed at SGS. This contract will be used to ensure proper sampling and analysis </w:t>
      </w:r>
      <w:r>
        <w:lastRenderedPageBreak/>
        <w:t>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w:t>
      </w:r>
      <w:proofErr w:type="gramStart"/>
      <w:r>
        <w:t>changes, but</w:t>
      </w:r>
      <w:proofErr w:type="gramEnd"/>
      <w:r>
        <w:t xml:space="preserve">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61"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 xml:space="preserve">KWF and any volunteers under direct supervision of KWF monitoring </w:t>
      </w:r>
      <w:proofErr w:type="gramStart"/>
      <w:r w:rsidRPr="00D52CC6">
        <w:rPr>
          <w:sz w:val="24"/>
          <w:szCs w:val="24"/>
        </w:rPr>
        <w:t>staff</w:t>
      </w:r>
      <w:proofErr w:type="gramEnd"/>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77777777" w:rsidR="000A6FC9" w:rsidRPr="00D9703E" w:rsidRDefault="000A6FC9" w:rsidP="000A6FC9">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Pr="00412CB2">
        <w:t xml:space="preserve">Figure </w:t>
      </w:r>
      <w:r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Pr="009B53EB">
        <w:t xml:space="preserve">Table </w:t>
      </w:r>
      <w:r w:rsidRPr="009B53EB">
        <w:rPr>
          <w:noProof/>
        </w:rPr>
        <w:t>1</w:t>
      </w:r>
      <w:r w:rsidRPr="00D9703E">
        <w:fldChar w:fldCharType="end"/>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5"/>
          <w:footerReference w:type="default" r:id="rId26"/>
          <w:pgSz w:w="12240" w:h="15840"/>
          <w:pgMar w:top="1440" w:right="1440" w:bottom="1440" w:left="1440" w:header="720" w:footer="720" w:gutter="0"/>
          <w:cols w:space="720"/>
          <w:docGrid w:linePitch="360"/>
        </w:sectPr>
      </w:pPr>
    </w:p>
    <w:p w14:paraId="271F9101" w14:textId="77777777" w:rsidR="000A6FC9" w:rsidRPr="00DA26CD" w:rsidRDefault="000A6FC9" w:rsidP="000A6FC9">
      <w:pPr>
        <w:pStyle w:val="Caption"/>
        <w:rPr>
          <w:b/>
          <w:i w:val="0"/>
          <w:color w:val="auto"/>
          <w:sz w:val="24"/>
          <w:szCs w:val="24"/>
        </w:rPr>
      </w:pPr>
      <w:bookmarkStart w:id="62" w:name="_Ref125966494"/>
      <w:bookmarkStart w:id="63" w:name="_Toc132022461"/>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Pr>
          <w:b/>
          <w:i w:val="0"/>
          <w:noProof/>
          <w:color w:val="auto"/>
          <w:sz w:val="24"/>
          <w:szCs w:val="24"/>
        </w:rPr>
        <w:t>1</w:t>
      </w:r>
      <w:r w:rsidRPr="00DA26CD">
        <w:rPr>
          <w:b/>
          <w:i w:val="0"/>
          <w:color w:val="auto"/>
          <w:sz w:val="24"/>
          <w:szCs w:val="24"/>
        </w:rPr>
        <w:fldChar w:fldCharType="end"/>
      </w:r>
      <w:bookmarkEnd w:id="62"/>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63"/>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commentRangeStart w:id="64"/>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commentRangeEnd w:id="64"/>
            <w:r w:rsidR="00EA254A">
              <w:rPr>
                <w:rStyle w:val="CommentReference"/>
              </w:rPr>
              <w:commentReference w:id="64"/>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65" w:name="_Toc117087845"/>
      <w:bookmarkStart w:id="66" w:name="_Toc125960335"/>
      <w:bookmarkStart w:id="67" w:name="_Toc125983997"/>
      <w:bookmarkStart w:id="68" w:name="_Toc125984278"/>
      <w:bookmarkStart w:id="69" w:name="_Toc132032650"/>
      <w:bookmarkStart w:id="70" w:name="_Toc133590160"/>
      <w:r w:rsidRPr="00DD2D54">
        <w:lastRenderedPageBreak/>
        <w:t>A5.</w:t>
      </w:r>
      <w:r w:rsidR="000A6FC9" w:rsidRPr="00DD2D54">
        <w:t xml:space="preserve"> Problem Definition/Background and Project Objectives</w:t>
      </w:r>
      <w:bookmarkEnd w:id="61"/>
      <w:bookmarkEnd w:id="65"/>
      <w:bookmarkEnd w:id="66"/>
      <w:bookmarkEnd w:id="67"/>
      <w:bookmarkEnd w:id="68"/>
      <w:bookmarkEnd w:id="69"/>
      <w:bookmarkEnd w:id="70"/>
    </w:p>
    <w:p w14:paraId="5103E6BE" w14:textId="4DC30F53" w:rsidR="008E4680" w:rsidRPr="00DD2D54" w:rsidRDefault="008E4680" w:rsidP="008E4680">
      <w:pPr>
        <w:pStyle w:val="BodyText"/>
        <w:spacing w:before="9"/>
        <w:rPr>
          <w:b/>
        </w:rPr>
      </w:pPr>
    </w:p>
    <w:p w14:paraId="682264C8" w14:textId="3C97823F"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sz w:val="24"/>
          <w:szCs w:val="24"/>
        </w:rPr>
        <w:fldChar w:fldCharType="begin" w:fldLock="1"/>
      </w:r>
      <w:r w:rsidR="000A6FC9" w:rsidRPr="00DD2D54">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0A6FC9" w:rsidRPr="00DD2D54">
        <w:rPr>
          <w:sz w:val="24"/>
          <w:szCs w:val="24"/>
        </w:rPr>
        <w:fldChar w:fldCharType="separate"/>
      </w:r>
      <w:r w:rsidR="000A6FC9" w:rsidRPr="00DD2D54">
        <w:rPr>
          <w:noProof/>
          <w:sz w:val="24"/>
          <w:szCs w:val="24"/>
        </w:rPr>
        <w:t>(AKDNR 1997)</w:t>
      </w:r>
      <w:r w:rsidR="000A6FC9" w:rsidRPr="00DD2D54">
        <w:rPr>
          <w:sz w:val="24"/>
          <w:szCs w:val="24"/>
        </w:rPr>
        <w:fldChar w:fldCharType="end"/>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sz w:val="24"/>
          <w:szCs w:val="24"/>
        </w:rPr>
        <w:fldChar w:fldCharType="begin" w:fldLock="1"/>
      </w:r>
      <w:r w:rsidR="000A6FC9" w:rsidRPr="00DD2D54">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0A6FC9" w:rsidRPr="00DD2D54">
        <w:rPr>
          <w:sz w:val="24"/>
          <w:szCs w:val="24"/>
        </w:rPr>
        <w:fldChar w:fldCharType="separate"/>
      </w:r>
      <w:r w:rsidR="000A6FC9" w:rsidRPr="00DD2D54">
        <w:rPr>
          <w:noProof/>
          <w:sz w:val="24"/>
          <w:szCs w:val="24"/>
        </w:rPr>
        <w:t>(USFWS 1997)</w:t>
      </w:r>
      <w:r w:rsidR="000A6FC9" w:rsidRPr="00DD2D54">
        <w:rPr>
          <w:sz w:val="24"/>
          <w:szCs w:val="24"/>
        </w:rPr>
        <w:fldChar w:fldCharType="end"/>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FE8BD16"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fldChar w:fldCharType="begin" w:fldLock="1"/>
      </w:r>
      <w:r w:rsidR="000A6FC9" w:rsidRPr="00DD2D54">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0A6FC9" w:rsidRPr="00DD2D54">
        <w:fldChar w:fldCharType="separate"/>
      </w:r>
      <w:r w:rsidR="000A6FC9" w:rsidRPr="00DD2D54">
        <w:rPr>
          <w:noProof/>
        </w:rPr>
        <w:t>(Litchfield and Kyle 1992; ADEC 2022b, 2022a)</w:t>
      </w:r>
      <w:r w:rsidR="000A6FC9" w:rsidRPr="00DD2D54">
        <w:fldChar w:fldCharType="end"/>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 xml:space="preserve">Litchfield and Kyle (1992) analyzed water quality at 17 sites located between the outlet of Kenai Lake and Cook </w:t>
      </w:r>
      <w:proofErr w:type="gramStart"/>
      <w:r w:rsidRPr="00DD2D54">
        <w:t>Inlet, and</w:t>
      </w:r>
      <w:proofErr w:type="gramEnd"/>
      <w:r w:rsidRPr="00DD2D54">
        <w:t xml:space="preserve">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2DDED249"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fldChar w:fldCharType="begin" w:fldLock="1"/>
      </w:r>
      <w:r w:rsidR="000A6FC9" w:rsidRPr="00DD2D54">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0A6FC9" w:rsidRPr="00DD2D54">
        <w:fldChar w:fldCharType="separate"/>
      </w:r>
      <w:r w:rsidR="000A6FC9" w:rsidRPr="00DD2D54">
        <w:rPr>
          <w:noProof/>
        </w:rPr>
        <w:t>(Guerron Orejuela 2016; McCard 2007)</w:t>
      </w:r>
      <w:r w:rsidR="000A6FC9" w:rsidRPr="00DD2D54">
        <w:fldChar w:fldCharType="end"/>
      </w:r>
      <w:r w:rsidRPr="00DD2D54">
        <w:t>.</w:t>
      </w:r>
    </w:p>
    <w:p w14:paraId="72F57274" w14:textId="77777777" w:rsidR="00DD2D54" w:rsidRDefault="00DD2D54" w:rsidP="00DD2D54">
      <w:pPr>
        <w:pStyle w:val="BodyText"/>
        <w:tabs>
          <w:tab w:val="left" w:pos="9090"/>
        </w:tabs>
        <w:spacing w:before="1"/>
        <w:jc w:val="both"/>
      </w:pPr>
      <w:bookmarkStart w:id="71"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72" w:name="_Toc117087846"/>
      <w:bookmarkStart w:id="73" w:name="_Toc125960336"/>
      <w:bookmarkStart w:id="74" w:name="_Toc125983998"/>
      <w:bookmarkStart w:id="75" w:name="_Toc125984279"/>
      <w:bookmarkStart w:id="76" w:name="_Toc132032651"/>
      <w:bookmarkStart w:id="77" w:name="_Toc133590161"/>
      <w:r w:rsidRPr="00DD2D54">
        <w:t>A6. Project / Task Description</w:t>
      </w:r>
      <w:bookmarkEnd w:id="71"/>
      <w:bookmarkEnd w:id="72"/>
      <w:bookmarkEnd w:id="73"/>
      <w:bookmarkEnd w:id="74"/>
      <w:bookmarkEnd w:id="75"/>
      <w:bookmarkEnd w:id="76"/>
      <w:bookmarkEnd w:id="77"/>
    </w:p>
    <w:p w14:paraId="46CD3072" w14:textId="77777777" w:rsidR="008E4680" w:rsidRPr="00DD2D54" w:rsidRDefault="008E4680" w:rsidP="008E4680">
      <w:pPr>
        <w:pStyle w:val="BodyText"/>
        <w:spacing w:before="9"/>
        <w:rPr>
          <w:b/>
        </w:rPr>
      </w:pPr>
      <w:bookmarkStart w:id="78" w:name="A6._PROJECT_/_TASK_DESCRIPTION"/>
      <w:bookmarkEnd w:id="78"/>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lastRenderedPageBreak/>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2EAACDC9"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fldChar w:fldCharType="begin" w:fldLock="1"/>
      </w:r>
      <w:r w:rsidR="000A6FC9" w:rsidRPr="00DD2D54">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000A6FC9" w:rsidRPr="00DD2D54">
        <w:fldChar w:fldCharType="separate"/>
      </w:r>
      <w:r w:rsidR="000A6FC9" w:rsidRPr="00DD2D54">
        <w:rPr>
          <w:noProof/>
        </w:rPr>
        <w:t>(Martin et al. 2011)</w:t>
      </w:r>
      <w:r w:rsidR="000A6FC9" w:rsidRPr="00DD2D54">
        <w:fldChar w:fldCharType="end"/>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7817A8C0" w:rsidR="008E4680" w:rsidRPr="00DD2D54" w:rsidRDefault="000A6FC9" w:rsidP="00360D8F">
      <w:pPr>
        <w:pStyle w:val="BodyText"/>
      </w:pPr>
      <w:r w:rsidRPr="00DD2D54">
        <w:t>Water temperature</w:t>
      </w:r>
      <w:r w:rsidR="008E4680" w:rsidRPr="00DD2D54">
        <w:t xml:space="preserve"> monitoring was conducted in tributaries of the Kenai River by Cook </w:t>
      </w:r>
      <w:proofErr w:type="spellStart"/>
      <w:r w:rsidR="008E4680" w:rsidRPr="00DD2D54">
        <w:t>Inletkeeper</w:t>
      </w:r>
      <w:proofErr w:type="spellEnd"/>
      <w:r w:rsidR="008E4680" w:rsidRPr="00DD2D54">
        <w:t xml:space="preserve"> (CIK) 2008 through </w:t>
      </w:r>
      <w:proofErr w:type="gramStart"/>
      <w:r w:rsidR="008E4680" w:rsidRPr="00DD2D54">
        <w:t>2012</w:t>
      </w:r>
      <w:r w:rsidRPr="00DD2D54">
        <w:t>, and</w:t>
      </w:r>
      <w:proofErr w:type="gramEnd"/>
      <w:r w:rsidRPr="00DD2D54">
        <w:t xml:space="preserve"> continues in a selected subset of these streams today, led by KWF.</w:t>
      </w:r>
      <w:r w:rsidR="008E4680" w:rsidRPr="00DD2D54">
        <w:t xml:space="preserve"> Monitoring results were synthesized </w:t>
      </w:r>
      <w:r w:rsidRPr="00DD2D54">
        <w:fldChar w:fldCharType="begin" w:fldLock="1"/>
      </w:r>
      <w:r w:rsidRPr="00DD2D54">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Pr="00DD2D54">
        <w:fldChar w:fldCharType="separate"/>
      </w:r>
      <w:r w:rsidRPr="00DD2D54">
        <w:rPr>
          <w:noProof/>
        </w:rPr>
        <w:t>(Mauger 2013)</w:t>
      </w:r>
      <w:r w:rsidRPr="00DD2D54">
        <w:fldChar w:fldCharType="end"/>
      </w:r>
      <w:r w:rsidRPr="00DD2D54">
        <w:t xml:space="preserve"> and later applied in peer-reviewed research </w:t>
      </w:r>
      <w:r w:rsidRPr="00DD2D54">
        <w:fldChar w:fldCharType="begin" w:fldLock="1"/>
      </w:r>
      <w:r w:rsidRPr="00DD2D54">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Pr="00DD2D54">
        <w:fldChar w:fldCharType="separate"/>
      </w:r>
      <w:r w:rsidRPr="00DD2D54">
        <w:rPr>
          <w:noProof/>
        </w:rPr>
        <w:t>(Mauger et al. 2017)</w:t>
      </w:r>
      <w:r w:rsidRPr="00DD2D54">
        <w:fldChar w:fldCharType="end"/>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77777777" w:rsidR="000A6FC9" w:rsidRPr="0094526E" w:rsidRDefault="000A6FC9" w:rsidP="00360D8F">
      <w:pPr>
        <w:pStyle w:val="BodyText"/>
      </w:pPr>
      <w:r w:rsidRPr="00DD2D54">
        <w:rPr>
          <w:rFonts w:eastAsiaTheme="minorHAnsi"/>
        </w:rPr>
        <w:t xml:space="preserve">In 2018, a zinc and copper monitoring project </w:t>
      </w:r>
      <w:proofErr w:type="gramStart"/>
      <w:r w:rsidRPr="00DD2D54">
        <w:rPr>
          <w:rFonts w:eastAsiaTheme="minorHAnsi"/>
        </w:rPr>
        <w:t>was</w:t>
      </w:r>
      <w:proofErr w:type="gramEnd"/>
      <w:r w:rsidRPr="00DD2D54">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rPr>
        <w:fldChar w:fldCharType="begin" w:fldLock="1"/>
      </w:r>
      <w:r w:rsidRPr="00DD2D54">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DD2D54">
        <w:rPr>
          <w:rFonts w:eastAsiaTheme="minorHAnsi"/>
        </w:rPr>
        <w:fldChar w:fldCharType="separate"/>
      </w:r>
      <w:r w:rsidRPr="00DD2D54">
        <w:rPr>
          <w:rFonts w:eastAsiaTheme="minorHAnsi"/>
          <w:noProof/>
        </w:rPr>
        <w:t>(Sires 2017b, 2017a; Guerron Orejuela 2016)</w:t>
      </w:r>
      <w:r w:rsidRPr="00DD2D54">
        <w:rPr>
          <w:rFonts w:eastAsiaTheme="minorHAnsi"/>
        </w:rPr>
        <w:fldChar w:fldCharType="end"/>
      </w:r>
      <w:r w:rsidRPr="00DD2D54">
        <w:rPr>
          <w:rFonts w:eastAsiaTheme="minorHAnsi"/>
        </w:rPr>
        <w:t xml:space="preserve">. A final report on this project was completed in 2021 </w:t>
      </w:r>
      <w:r w:rsidRPr="00DD2D54">
        <w:rPr>
          <w:rFonts w:eastAsiaTheme="minorHAnsi"/>
        </w:rPr>
        <w:fldChar w:fldCharType="begin" w:fldLock="1"/>
      </w:r>
      <w:r w:rsidRPr="00DD2D54">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Pr="00DD2D54">
        <w:rPr>
          <w:rFonts w:eastAsiaTheme="minorHAnsi"/>
        </w:rPr>
        <w:fldChar w:fldCharType="separate"/>
      </w:r>
      <w:r w:rsidRPr="00DD2D54">
        <w:rPr>
          <w:rFonts w:eastAsiaTheme="minorHAnsi"/>
          <w:noProof/>
        </w:rPr>
        <w:t>(Meyer 2021)</w:t>
      </w:r>
      <w:r w:rsidRPr="00DD2D54">
        <w:rPr>
          <w:rFonts w:eastAsiaTheme="minorHAnsi"/>
        </w:rPr>
        <w:fldChar w:fldCharType="end"/>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rPr>
        <w:fldChar w:fldCharType="begin" w:fldLock="1"/>
      </w:r>
      <w:r w:rsidRPr="00DD2D54">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Pr="00DD2D54">
        <w:rPr>
          <w:rFonts w:eastAsiaTheme="minorHAnsi"/>
        </w:rPr>
        <w:fldChar w:fldCharType="separate"/>
      </w:r>
      <w:r w:rsidRPr="00DD2D54">
        <w:rPr>
          <w:rFonts w:eastAsiaTheme="minorHAnsi"/>
          <w:noProof/>
        </w:rPr>
        <w:t>(Apsens and Petitt 2022)</w:t>
      </w:r>
      <w:r w:rsidRPr="00DD2D54">
        <w:rPr>
          <w:rFonts w:eastAsiaTheme="minorHAnsi"/>
        </w:rPr>
        <w:fldChar w:fldCharType="end"/>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79" w:name="_Toc116644748"/>
      <w:bookmarkStart w:id="80" w:name="_Toc117087847"/>
      <w:bookmarkStart w:id="81" w:name="_Toc125960337"/>
      <w:bookmarkStart w:id="82" w:name="_Toc125983999"/>
      <w:bookmarkStart w:id="83" w:name="_Toc125984280"/>
      <w:bookmarkStart w:id="84" w:name="_Toc132032652"/>
    </w:p>
    <w:p w14:paraId="128274D4" w14:textId="6D237488" w:rsidR="008E4680" w:rsidRPr="00360D8F" w:rsidRDefault="000A6FC9" w:rsidP="00360D8F">
      <w:pPr>
        <w:pStyle w:val="Heading2"/>
        <w:spacing w:line="240" w:lineRule="auto"/>
        <w:ind w:left="0" w:right="-90"/>
      </w:pPr>
      <w:bookmarkStart w:id="85" w:name="_Toc133590162"/>
      <w:r w:rsidRPr="009310B4">
        <w:rPr>
          <w:iCs/>
        </w:rPr>
        <w:t>Task A) Agency Monitoring Partnership to conduct baseline monitoring</w:t>
      </w:r>
      <w:bookmarkStart w:id="86" w:name="_Toc132706045"/>
      <w:bookmarkEnd w:id="85"/>
      <w:r w:rsidR="008E4680">
        <w:t xml:space="preserve"> </w:t>
      </w:r>
      <w:bookmarkStart w:id="87" w:name="_Toc133590163"/>
      <w:r w:rsidR="008E4680">
        <w:t xml:space="preserve">for Nutrients, Dissolved </w:t>
      </w:r>
      <w:r w:rsidR="008E4680" w:rsidRPr="00360D8F">
        <w:t>Metals, Hydrocarbons, and Fecal Coliforms (Referred to as Agency Baseline hereafter</w:t>
      </w:r>
      <w:r w:rsidRPr="00360D8F">
        <w:rPr>
          <w:iCs/>
        </w:rPr>
        <w:t>)</w:t>
      </w:r>
      <w:bookmarkEnd w:id="79"/>
      <w:bookmarkEnd w:id="80"/>
      <w:bookmarkEnd w:id="81"/>
      <w:bookmarkEnd w:id="82"/>
      <w:bookmarkEnd w:id="83"/>
      <w:bookmarkEnd w:id="84"/>
      <w:bookmarkEnd w:id="86"/>
      <w:bookmarkEnd w:id="87"/>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 xml:space="preserve">Develop a baseline data set to include, at a minimum, dissolved metals, hydrocarbons, and fecal </w:t>
      </w:r>
      <w:proofErr w:type="gramStart"/>
      <w:r w:rsidRPr="00360D8F">
        <w:rPr>
          <w:sz w:val="24"/>
          <w:szCs w:val="24"/>
        </w:rPr>
        <w:t>coliforms</w:t>
      </w:r>
      <w:proofErr w:type="gramEnd"/>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the City of Soldotna to supplement this data with parameters that Soldotna’s wastewater treatment plant can analyze. (i.e. – total suspended solids, pH, fecal coliforms, </w:t>
      </w:r>
      <w:proofErr w:type="gramStart"/>
      <w:r w:rsidRPr="00360D8F">
        <w:rPr>
          <w:sz w:val="24"/>
          <w:szCs w:val="24"/>
        </w:rPr>
        <w:t>turbidity</w:t>
      </w:r>
      <w:proofErr w:type="gramEnd"/>
      <w:r w:rsidRPr="00360D8F">
        <w:rPr>
          <w:sz w:val="24"/>
          <w:szCs w:val="24"/>
        </w:rPr>
        <w:t xml:space="preserve">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7777777"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w:t>
      </w:r>
      <w:proofErr w:type="gramStart"/>
      <w:r w:rsidRPr="00360D8F">
        <w:rPr>
          <w:sz w:val="24"/>
          <w:szCs w:val="24"/>
        </w:rPr>
        <w:t>state</w:t>
      </w:r>
      <w:proofErr w:type="gramEnd"/>
      <w:r w:rsidRPr="00360D8F">
        <w:rPr>
          <w:sz w:val="24"/>
          <w:szCs w:val="24"/>
        </w:rPr>
        <w:t xml:space="preserve"> and local agency personnel (See </w:t>
      </w:r>
      <w:r w:rsidR="000A6FC9" w:rsidRPr="00360D8F">
        <w:rPr>
          <w:sz w:val="24"/>
          <w:szCs w:val="24"/>
        </w:rPr>
        <w:fldChar w:fldCharType="begin"/>
      </w:r>
      <w:r w:rsidR="000A6FC9" w:rsidRPr="00360D8F">
        <w:rPr>
          <w:sz w:val="24"/>
          <w:szCs w:val="24"/>
        </w:rPr>
        <w:instrText xml:space="preserve"> REF _Ref125968456 \h  \* MERGEFORMAT </w:instrText>
      </w:r>
      <w:r w:rsidR="000A6FC9" w:rsidRPr="00360D8F">
        <w:rPr>
          <w:sz w:val="24"/>
          <w:szCs w:val="24"/>
        </w:rPr>
      </w:r>
      <w:r w:rsidR="000A6FC9" w:rsidRPr="00360D8F">
        <w:rPr>
          <w:sz w:val="24"/>
          <w:szCs w:val="24"/>
        </w:rPr>
        <w:fldChar w:fldCharType="separate"/>
      </w:r>
      <w:r w:rsidR="000A6FC9" w:rsidRPr="00360D8F">
        <w:rPr>
          <w:sz w:val="24"/>
          <w:szCs w:val="24"/>
        </w:rPr>
        <w:t xml:space="preserve">Table </w:t>
      </w:r>
      <w:r w:rsidR="000A6FC9" w:rsidRPr="00360D8F">
        <w:rPr>
          <w:noProof/>
          <w:sz w:val="24"/>
          <w:szCs w:val="24"/>
        </w:rPr>
        <w:t>8</w:t>
      </w:r>
      <w:r w:rsidR="000A6FC9" w:rsidRPr="00360D8F">
        <w:rPr>
          <w:sz w:val="24"/>
          <w:szCs w:val="24"/>
        </w:rPr>
        <w:fldChar w:fldCharType="end"/>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ins w:id="90" w:author="Benjamin Meyer" w:date="2023-04-18T10:26:00Z">
        <w:r w:rsidR="000A6FC9" w:rsidRPr="00360D8F">
          <w:rPr>
            <w:sz w:val="24"/>
            <w:szCs w:val="24"/>
          </w:rPr>
          <w:t>)</w:t>
        </w:r>
      </w:ins>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proofErr w:type="gramStart"/>
      <w:r w:rsidRPr="00AB7A80">
        <w:rPr>
          <w:sz w:val="24"/>
          <w:szCs w:val="24"/>
        </w:rPr>
        <w:t>analysis</w:t>
      </w:r>
      <w:proofErr w:type="gramEnd"/>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 xml:space="preserve">Surface water quality parameters </w:t>
      </w:r>
      <w:proofErr w:type="gramStart"/>
      <w:r w:rsidRPr="00360D8F">
        <w:rPr>
          <w:sz w:val="24"/>
          <w:szCs w:val="24"/>
        </w:rPr>
        <w:t>include;</w:t>
      </w:r>
      <w:proofErr w:type="gramEnd"/>
      <w:r w:rsidRPr="00360D8F">
        <w:rPr>
          <w:sz w:val="24"/>
          <w:szCs w:val="24"/>
        </w:rPr>
        <w:t xml:space="preserv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lastRenderedPageBreak/>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w:t>
      </w:r>
      <w:proofErr w:type="gramStart"/>
      <w:r w:rsidRPr="00360D8F">
        <w:rPr>
          <w:sz w:val="24"/>
          <w:szCs w:val="24"/>
        </w:rPr>
        <w:t>include;</w:t>
      </w:r>
      <w:proofErr w:type="gramEnd"/>
      <w:r w:rsidRPr="00360D8F">
        <w:rPr>
          <w:sz w:val="24"/>
          <w:szCs w:val="24"/>
        </w:rPr>
        <w:t xml:space="preserv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91"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92" w:name="_Toc117087848"/>
      <w:bookmarkStart w:id="93" w:name="_Toc125960338"/>
      <w:bookmarkStart w:id="94" w:name="_Toc125984000"/>
      <w:bookmarkStart w:id="95" w:name="_Toc125984281"/>
      <w:bookmarkStart w:id="96" w:name="_Toc132032653"/>
      <w:bookmarkStart w:id="97" w:name="_Toc132706046"/>
      <w:bookmarkStart w:id="98" w:name="_Toc133590164"/>
      <w:r w:rsidRPr="00360D8F">
        <w:rPr>
          <w:rFonts w:ascii="Times New Roman" w:hAnsi="Times New Roman" w:cs="Times New Roman"/>
          <w:b/>
          <w:bCs/>
          <w:i/>
          <w:iCs/>
          <w:color w:val="auto"/>
        </w:rPr>
        <w:t>Task B) Collection of specified interval data with programmable Electronic Instruments</w:t>
      </w:r>
      <w:bookmarkEnd w:id="91"/>
      <w:bookmarkEnd w:id="92"/>
      <w:bookmarkEnd w:id="93"/>
      <w:bookmarkEnd w:id="94"/>
      <w:bookmarkEnd w:id="95"/>
      <w:bookmarkEnd w:id="96"/>
      <w:bookmarkEnd w:id="97"/>
      <w:bookmarkEnd w:id="98"/>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 xml:space="preserve">Maintain and deploy as needed instruments capable of recording time series of water quality parameters, </w:t>
      </w:r>
      <w:proofErr w:type="gramStart"/>
      <w:r w:rsidRPr="00360D8F">
        <w:t>e.g.</w:t>
      </w:r>
      <w:proofErr w:type="gramEnd"/>
      <w:r w:rsidRPr="00360D8F">
        <w:t xml:space="preserve"> water quality sondes. Work with partners to identify projects where such monitoring is beneficial. Continuous monitoring with sondes is not currently part of the baseline water quality monitoring </w:t>
      </w:r>
      <w:proofErr w:type="gramStart"/>
      <w:r w:rsidRPr="00360D8F">
        <w:t>project, but</w:t>
      </w:r>
      <w:proofErr w:type="gramEnd"/>
      <w:r w:rsidRPr="00360D8F">
        <w:t xml:space="preserve">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w:t>
      </w:r>
      <w:proofErr w:type="gramStart"/>
      <w:r w:rsidRPr="00360D8F">
        <w:t>parameters</w:t>
      </w:r>
      <w:proofErr w:type="gramEnd"/>
      <w:r w:rsidRPr="00360D8F">
        <w:t xml:space="preserve"> </w:t>
      </w:r>
    </w:p>
    <w:p w14:paraId="119B28A3" w14:textId="77777777" w:rsidR="000A6FC9" w:rsidRPr="00360D8F" w:rsidRDefault="000A6FC9" w:rsidP="00CD7519">
      <w:pPr>
        <w:pStyle w:val="BodyText"/>
        <w:numPr>
          <w:ilvl w:val="0"/>
          <w:numId w:val="39"/>
        </w:numPr>
        <w:ind w:right="704"/>
      </w:pPr>
      <w:r w:rsidRPr="00360D8F">
        <w:t xml:space="preserve">Work with agencies, NGOs, and citizens to identify locations where continuous monitoring of water quality parameters may be valuable. </w:t>
      </w:r>
      <w:proofErr w:type="gramStart"/>
      <w:r w:rsidRPr="00360D8F">
        <w:t>E.g.;</w:t>
      </w:r>
      <w:proofErr w:type="gramEnd"/>
      <w:r w:rsidRPr="00360D8F">
        <w:t xml:space="preserve">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 xml:space="preserve">Parameters monitored by sondes include pH, turbidity, conductivity, temperature, and dissolved </w:t>
      </w:r>
      <w:proofErr w:type="gramStart"/>
      <w:r>
        <w:t>oxygen</w:t>
      </w:r>
      <w:proofErr w:type="gramEnd"/>
    </w:p>
    <w:p w14:paraId="20BCC410" w14:textId="77777777" w:rsidR="000A6FC9" w:rsidRDefault="000A6FC9" w:rsidP="00CD7519">
      <w:pPr>
        <w:pStyle w:val="BodyText"/>
        <w:numPr>
          <w:ilvl w:val="0"/>
          <w:numId w:val="39"/>
        </w:numPr>
        <w:ind w:right="704"/>
      </w:pPr>
      <w:r>
        <w:t xml:space="preserve">Sondes will be subject to pre and post deployment calibrations and checks for all </w:t>
      </w:r>
      <w:proofErr w:type="gramStart"/>
      <w:r>
        <w:t>parameters</w:t>
      </w:r>
      <w:proofErr w:type="gramEnd"/>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 xml:space="preserve">Fieldwork will be executed based on funding opportunities and local </w:t>
      </w:r>
      <w:proofErr w:type="gramStart"/>
      <w:r>
        <w:t>need</w:t>
      </w:r>
      <w:proofErr w:type="gramEnd"/>
    </w:p>
    <w:p w14:paraId="281ADE94" w14:textId="77777777" w:rsidR="000A6FC9" w:rsidRDefault="000A6FC9" w:rsidP="00CD7519">
      <w:pPr>
        <w:pStyle w:val="BodyText"/>
        <w:numPr>
          <w:ilvl w:val="0"/>
          <w:numId w:val="39"/>
        </w:numPr>
      </w:pPr>
      <w:r>
        <w:t xml:space="preserve">Sondes will be returned to the manufacturer for bench calibration as needed depending on annual </w:t>
      </w:r>
      <w:proofErr w:type="gramStart"/>
      <w:r>
        <w:t>usage</w:t>
      </w:r>
      <w:proofErr w:type="gramEnd"/>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99" w:name="_Toc116644750"/>
      <w:bookmarkStart w:id="100" w:name="_Toc117087849"/>
      <w:bookmarkStart w:id="101" w:name="_Toc125960339"/>
      <w:bookmarkStart w:id="102" w:name="_Toc125984001"/>
      <w:bookmarkStart w:id="103" w:name="_Toc125984282"/>
      <w:bookmarkStart w:id="104" w:name="_Toc132032654"/>
      <w:bookmarkStart w:id="105" w:name="_Toc132706047"/>
      <w:bookmarkStart w:id="106" w:name="_Toc133590165"/>
      <w:r w:rsidRPr="009310B4">
        <w:rPr>
          <w:rFonts w:ascii="Times New Roman" w:hAnsi="Times New Roman" w:cs="Times New Roman"/>
          <w:b/>
          <w:bCs/>
          <w:i/>
          <w:iCs/>
          <w:color w:val="auto"/>
        </w:rPr>
        <w:t>Task C) Stream Temperature Monitoring</w:t>
      </w:r>
      <w:bookmarkEnd w:id="99"/>
      <w:bookmarkEnd w:id="100"/>
      <w:bookmarkEnd w:id="101"/>
      <w:bookmarkEnd w:id="102"/>
      <w:bookmarkEnd w:id="103"/>
      <w:bookmarkEnd w:id="104"/>
      <w:bookmarkEnd w:id="105"/>
      <w:bookmarkEnd w:id="106"/>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Kasilof River areas, and at other sites as needed by new </w:t>
      </w:r>
      <w:proofErr w:type="gramStart"/>
      <w:r>
        <w:rPr>
          <w:sz w:val="24"/>
          <w:szCs w:val="24"/>
        </w:rPr>
        <w:t>projects</w:t>
      </w:r>
      <w:proofErr w:type="gramEnd"/>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 xml:space="preserve">Perform site visits at the six long-term stream temperature monitoring sites a minimum of twice </w:t>
      </w:r>
      <w:proofErr w:type="gramStart"/>
      <w:r>
        <w:t>annually</w:t>
      </w:r>
      <w:proofErr w:type="gramEnd"/>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lastRenderedPageBreak/>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77777777" w:rsidR="000A6FC9" w:rsidRPr="00E946A5" w:rsidRDefault="000A6FC9" w:rsidP="00CD7519">
      <w:pPr>
        <w:pStyle w:val="BodyText"/>
        <w:numPr>
          <w:ilvl w:val="0"/>
          <w:numId w:val="40"/>
        </w:numPr>
      </w:pPr>
      <w:r>
        <w:t xml:space="preserve">Apply the highest available standards for field site management and data curation (as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07" w:name="_Toc125960340"/>
      <w:bookmarkStart w:id="108" w:name="_Toc125984283"/>
      <w:bookmarkStart w:id="109" w:name="_Toc132032655"/>
      <w:r>
        <w:rPr>
          <w:sz w:val="24"/>
          <w:szCs w:val="24"/>
        </w:rPr>
        <w:t xml:space="preserve">Record year-round continuous time series of water temperature using programmed electronic </w:t>
      </w:r>
      <w:proofErr w:type="gramStart"/>
      <w:r>
        <w:rPr>
          <w:sz w:val="24"/>
          <w:szCs w:val="24"/>
        </w:rPr>
        <w:t>instruments</w:t>
      </w:r>
      <w:bookmarkEnd w:id="107"/>
      <w:bookmarkEnd w:id="108"/>
      <w:bookmarkEnd w:id="109"/>
      <w:proofErr w:type="gramEnd"/>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10" w:name="_Toc125960341"/>
      <w:bookmarkStart w:id="111" w:name="_Toc125984284"/>
      <w:bookmarkStart w:id="112" w:name="_Toc132032656"/>
      <w:r>
        <w:rPr>
          <w:sz w:val="24"/>
          <w:szCs w:val="24"/>
        </w:rPr>
        <w:t>Site visits to locations with water temperature loggers will be visited a minimum of biannually, typically once in early summer (May/June) and once in Fall (September/ October)</w:t>
      </w:r>
      <w:bookmarkEnd w:id="110"/>
      <w:bookmarkEnd w:id="111"/>
      <w:bookmarkEnd w:id="112"/>
    </w:p>
    <w:p w14:paraId="02604D33" w14:textId="77777777" w:rsidR="000A6FC9" w:rsidRDefault="000A6FC9" w:rsidP="000A6FC9"/>
    <w:p w14:paraId="437E4A69" w14:textId="77777777" w:rsidR="000A6FC9" w:rsidRDefault="000A6FC9" w:rsidP="000A6FC9">
      <w:pPr>
        <w:pStyle w:val="BodyText"/>
        <w:ind w:right="704"/>
      </w:pPr>
      <w:r>
        <w:t xml:space="preserve">See Appendix G and </w:t>
      </w:r>
      <w:proofErr w:type="spellStart"/>
      <w:r>
        <w:t>Mauger</w:t>
      </w:r>
      <w:proofErr w:type="spellEnd"/>
      <w:r>
        <w:t xml:space="preserve"> et al. </w:t>
      </w:r>
      <w:r>
        <w:fldChar w:fldCharType="begin" w:fldLock="1"/>
      </w:r>
      <w:r>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7" w:history="1">
        <w:r w:rsidRPr="005D3DFF">
          <w:rPr>
            <w:rStyle w:val="Hyperlink"/>
          </w:rPr>
          <w:t>https://aktemp.uaa.alaska.edu/</w:t>
        </w:r>
      </w:hyperlink>
      <w:r>
        <w:t xml:space="preserve"> from the University of Alaska Anchorage’s Alaska Center for Conservation Sciences </w:t>
      </w:r>
      <w:r>
        <w:fldChar w:fldCharType="begin" w:fldLock="1"/>
      </w:r>
      <w:r>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fldChar w:fldCharType="separate"/>
      </w:r>
      <w:r>
        <w:rPr>
          <w:noProof/>
        </w:rPr>
        <w:t>(ACCS 2023)</w:t>
      </w:r>
      <w:r>
        <w:fldChar w:fldCharType="end"/>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13" w:name="_Toc117087850"/>
      <w:bookmarkStart w:id="114" w:name="_Toc125960342"/>
      <w:bookmarkStart w:id="115" w:name="_Toc125984002"/>
      <w:bookmarkStart w:id="116" w:name="_Toc125984285"/>
      <w:bookmarkStart w:id="117" w:name="_Toc132032657"/>
      <w:bookmarkStart w:id="118" w:name="_Toc133590166"/>
      <w:r>
        <w:t>A7.</w:t>
      </w:r>
      <w:r>
        <w:tab/>
        <w:t>Quality Objectives and Criteria for Measurement of</w:t>
      </w:r>
      <w:r w:rsidRPr="00530E7B">
        <w:rPr>
          <w:spacing w:val="-8"/>
        </w:rPr>
        <w:t xml:space="preserve"> </w:t>
      </w:r>
      <w:r>
        <w:t>Data</w:t>
      </w:r>
      <w:bookmarkEnd w:id="113"/>
      <w:bookmarkEnd w:id="114"/>
      <w:bookmarkEnd w:id="115"/>
      <w:bookmarkEnd w:id="116"/>
      <w:bookmarkEnd w:id="117"/>
      <w:bookmarkEnd w:id="118"/>
    </w:p>
    <w:p w14:paraId="6708CF50" w14:textId="77777777" w:rsidR="008E4680" w:rsidRDefault="008E4680" w:rsidP="008E4680">
      <w:pPr>
        <w:pStyle w:val="BodyText"/>
      </w:pPr>
    </w:p>
    <w:p w14:paraId="58061597" w14:textId="045FFCD0"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A6FC9" w:rsidRPr="00A33F0E">
        <w:fldChar w:fldCharType="begin"/>
      </w:r>
      <w:r w:rsidR="000A6FC9" w:rsidRPr="00A33F0E">
        <w:instrText xml:space="preserve"> REF _Ref125965085 \h  \* MERGEFORMAT </w:instrText>
      </w:r>
      <w:r w:rsidR="000A6FC9" w:rsidRPr="00A33F0E">
        <w:fldChar w:fldCharType="separate"/>
      </w:r>
      <w:r w:rsidR="000A6FC9" w:rsidRPr="009B53EB">
        <w:t xml:space="preserve">Table </w:t>
      </w:r>
      <w:r w:rsidR="000A6FC9" w:rsidRPr="009B53EB">
        <w:rPr>
          <w:noProof/>
        </w:rPr>
        <w:t>2</w:t>
      </w:r>
      <w:r w:rsidR="000A6FC9" w:rsidRPr="00A33F0E">
        <w:fldChar w:fldCharType="end"/>
      </w:r>
      <w:r w:rsidR="000A6FC9" w:rsidRPr="00A33F0E">
        <w:t xml:space="preserve"> through </w:t>
      </w:r>
      <w:r w:rsidR="000A6FC9" w:rsidRPr="00A33F0E">
        <w:fldChar w:fldCharType="begin"/>
      </w:r>
      <w:r w:rsidR="000A6FC9" w:rsidRPr="00A33F0E">
        <w:instrText xml:space="preserve"> REF _Ref125968599 \h  \* MERGEFORMAT </w:instrText>
      </w:r>
      <w:r w:rsidR="000A6FC9" w:rsidRPr="00A33F0E">
        <w:fldChar w:fldCharType="separate"/>
      </w:r>
      <w:r w:rsidR="000A6FC9" w:rsidRPr="009B53EB">
        <w:t xml:space="preserve">Table </w:t>
      </w:r>
      <w:r w:rsidR="000A6FC9" w:rsidRPr="009B53EB">
        <w:rPr>
          <w:noProof/>
        </w:rPr>
        <w:t>6</w:t>
      </w:r>
      <w:r w:rsidR="000A6FC9" w:rsidRPr="00A33F0E">
        <w:fldChar w:fldCharType="end"/>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A6FC9" w:rsidRPr="009A0A15">
        <w:fldChar w:fldCharType="begin"/>
      </w:r>
      <w:r w:rsidR="000A6FC9" w:rsidRPr="009A0A15">
        <w:instrText xml:space="preserve"> REF _Ref125968599 \h  \* MERGEFORMAT </w:instrText>
      </w:r>
      <w:r w:rsidR="000A6FC9" w:rsidRPr="009A0A15">
        <w:fldChar w:fldCharType="separate"/>
      </w:r>
      <w:r w:rsidR="000A6FC9" w:rsidRPr="009B53EB">
        <w:t xml:space="preserve">Table </w:t>
      </w:r>
      <w:r w:rsidR="000A6FC9" w:rsidRPr="009B53EB">
        <w:rPr>
          <w:noProof/>
        </w:rPr>
        <w:t>6</w:t>
      </w:r>
      <w:r w:rsidR="000A6FC9" w:rsidRPr="009A0A15">
        <w:fldChar w:fldCharType="end"/>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7E35EB43" w14:textId="52246561" w:rsidR="00491817" w:rsidRDefault="00491817" w:rsidP="008E4680">
      <w:pPr>
        <w:spacing w:before="216"/>
        <w:ind w:left="100"/>
      </w:pPr>
    </w:p>
    <w:p w14:paraId="59521D11" w14:textId="12311A57" w:rsidR="00491817" w:rsidRDefault="00491817" w:rsidP="008E4680">
      <w:pPr>
        <w:spacing w:before="216"/>
        <w:ind w:left="100"/>
      </w:pPr>
    </w:p>
    <w:p w14:paraId="00CC3AC6" w14:textId="77777777" w:rsidR="00491817" w:rsidRDefault="00491817" w:rsidP="008E4680">
      <w:pPr>
        <w:spacing w:before="216"/>
        <w:ind w:left="100"/>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8"/>
          <w:footerReference w:type="default" r:id="rId29"/>
          <w:pgSz w:w="11900" w:h="16840"/>
          <w:pgMar w:top="1440" w:right="835" w:bottom="605" w:left="1166" w:header="0" w:footer="979" w:gutter="0"/>
          <w:cols w:space="720"/>
          <w:docGrid w:linePitch="299"/>
        </w:sectPr>
      </w:pPr>
    </w:p>
    <w:p w14:paraId="6B21E450" w14:textId="6A57EF46" w:rsidR="008E4680" w:rsidRDefault="008E4680" w:rsidP="00491817">
      <w:pPr>
        <w:spacing w:before="216"/>
        <w:rPr>
          <w:b/>
          <w:sz w:val="24"/>
        </w:rPr>
      </w:pPr>
      <w:bookmarkStart w:id="122" w:name="_bookmark6"/>
      <w:bookmarkStart w:id="123" w:name="_Ref125965085"/>
      <w:bookmarkStart w:id="124" w:name="_Toc132022462"/>
      <w:bookmarkEnd w:id="122"/>
      <w:r>
        <w:rPr>
          <w:b/>
          <w:sz w:val="24"/>
        </w:rPr>
        <w:lastRenderedPageBreak/>
        <w:t xml:space="preserve">Table </w:t>
      </w:r>
      <w:r w:rsidR="000A6FC9" w:rsidRPr="00F4621E">
        <w:rPr>
          <w:b/>
          <w:sz w:val="24"/>
          <w:szCs w:val="24"/>
        </w:rPr>
        <w:fldChar w:fldCharType="begin"/>
      </w:r>
      <w:r w:rsidR="000A6FC9" w:rsidRPr="00F4621E">
        <w:rPr>
          <w:b/>
          <w:sz w:val="24"/>
          <w:szCs w:val="24"/>
        </w:rPr>
        <w:instrText xml:space="preserve"> SEQ Table \* ARABIC </w:instrText>
      </w:r>
      <w:r w:rsidR="000A6FC9" w:rsidRPr="00F4621E">
        <w:rPr>
          <w:b/>
          <w:sz w:val="24"/>
          <w:szCs w:val="24"/>
        </w:rPr>
        <w:fldChar w:fldCharType="separate"/>
      </w:r>
      <w:r w:rsidR="000A6FC9">
        <w:rPr>
          <w:b/>
          <w:noProof/>
          <w:sz w:val="24"/>
          <w:szCs w:val="24"/>
        </w:rPr>
        <w:t>2</w:t>
      </w:r>
      <w:r w:rsidR="000A6FC9" w:rsidRPr="00F4621E">
        <w:rPr>
          <w:b/>
          <w:sz w:val="24"/>
          <w:szCs w:val="24"/>
        </w:rPr>
        <w:fldChar w:fldCharType="end"/>
      </w:r>
      <w:bookmarkEnd w:id="123"/>
      <w:r w:rsidR="000A6FC9" w:rsidRPr="00F4621E">
        <w:rPr>
          <w:b/>
          <w:sz w:val="24"/>
          <w:szCs w:val="24"/>
        </w:rPr>
        <w:t>.</w:t>
      </w:r>
      <w:r>
        <w:rPr>
          <w:b/>
          <w:sz w:val="24"/>
        </w:rPr>
        <w:t xml:space="preserve"> Data Quality Objectives for Electronic Instruments</w:t>
      </w:r>
      <w:bookmarkEnd w:id="124"/>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EPA 180.1 Rev 2.0, Hach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w:t>
            </w:r>
            <w:proofErr w:type="gramStart"/>
            <w:r>
              <w:rPr>
                <w:sz w:val="20"/>
              </w:rPr>
              <w:t>converted</w:t>
            </w:r>
            <w:proofErr w:type="gramEnd"/>
            <w:r>
              <w:rPr>
                <w:sz w:val="20"/>
              </w:rPr>
              <w:t xml:space="preserve">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0712CD0C" w14:textId="77777777" w:rsidR="008E4680" w:rsidRDefault="008E4680" w:rsidP="008E4680">
      <w:pPr>
        <w:rPr>
          <w:sz w:val="16"/>
        </w:rPr>
        <w:sectPr w:rsidR="008E4680" w:rsidSect="00710115">
          <w:pgSz w:w="16840" w:h="11900" w:orient="landscape"/>
          <w:pgMar w:top="1160" w:right="620" w:bottom="840" w:left="600" w:header="0" w:footer="976" w:gutter="0"/>
          <w:cols w:space="720"/>
          <w:docGrid w:linePitch="299"/>
        </w:sectPr>
      </w:pPr>
    </w:p>
    <w:p w14:paraId="7E453885" w14:textId="77777777" w:rsidR="00710115" w:rsidRDefault="00710115" w:rsidP="000B57B0">
      <w:pPr>
        <w:pStyle w:val="Caption"/>
        <w:rPr>
          <w:b/>
          <w:color w:val="auto"/>
          <w:sz w:val="24"/>
          <w:szCs w:val="24"/>
        </w:rPr>
      </w:pPr>
      <w:bookmarkStart w:id="125" w:name="_bookmark7"/>
      <w:bookmarkStart w:id="126" w:name="_Ref125970212"/>
      <w:bookmarkStart w:id="127" w:name="_Toc132022463"/>
      <w:bookmarkStart w:id="128" w:name="_Hlk116643631"/>
      <w:bookmarkEnd w:id="125"/>
    </w:p>
    <w:p w14:paraId="5EA39EEE" w14:textId="77777777" w:rsidR="00710115" w:rsidRDefault="00710115" w:rsidP="000B57B0">
      <w:pPr>
        <w:pStyle w:val="Caption"/>
        <w:rPr>
          <w:b/>
          <w:color w:val="auto"/>
          <w:sz w:val="24"/>
          <w:szCs w:val="24"/>
        </w:rPr>
      </w:pPr>
    </w:p>
    <w:p w14:paraId="2B56AD64" w14:textId="77777777" w:rsidR="00710115" w:rsidRDefault="00710115" w:rsidP="000B57B0">
      <w:pPr>
        <w:pStyle w:val="Caption"/>
        <w:rPr>
          <w:b/>
          <w:color w:val="auto"/>
          <w:sz w:val="24"/>
          <w:szCs w:val="24"/>
        </w:rPr>
      </w:pPr>
    </w:p>
    <w:p w14:paraId="585E8E7D" w14:textId="77777777" w:rsidR="00710115" w:rsidRDefault="00710115" w:rsidP="000B57B0">
      <w:pPr>
        <w:pStyle w:val="Caption"/>
        <w:rPr>
          <w:b/>
          <w:color w:val="auto"/>
          <w:sz w:val="24"/>
          <w:szCs w:val="24"/>
        </w:rPr>
      </w:pPr>
    </w:p>
    <w:p w14:paraId="00DB2D87" w14:textId="11D521DB" w:rsidR="00710115" w:rsidRDefault="00710115" w:rsidP="000B57B0">
      <w:pPr>
        <w:pStyle w:val="Caption"/>
        <w:rPr>
          <w:b/>
          <w:color w:val="auto"/>
          <w:sz w:val="24"/>
          <w:szCs w:val="24"/>
        </w:rPr>
      </w:pPr>
    </w:p>
    <w:p w14:paraId="388083FC" w14:textId="77777777" w:rsidR="00543BF1" w:rsidRPr="00543BF1" w:rsidRDefault="00543BF1" w:rsidP="00543BF1"/>
    <w:p w14:paraId="2D28D46C" w14:textId="77777777" w:rsidR="007D697E" w:rsidRPr="007D697E" w:rsidRDefault="007D697E" w:rsidP="007D697E"/>
    <w:p w14:paraId="3FBDA831" w14:textId="3752DC53" w:rsidR="000B57B0" w:rsidRPr="001E77E8" w:rsidRDefault="000B57B0" w:rsidP="000B57B0">
      <w:pPr>
        <w:pStyle w:val="Caption"/>
        <w:rPr>
          <w:b/>
          <w:color w:val="auto"/>
          <w:sz w:val="24"/>
          <w:szCs w:val="24"/>
        </w:rPr>
      </w:pPr>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Pr>
          <w:b/>
          <w:noProof/>
          <w:color w:val="auto"/>
          <w:sz w:val="24"/>
          <w:szCs w:val="24"/>
        </w:rPr>
        <w:t>3</w:t>
      </w:r>
      <w:r w:rsidRPr="001E77E8">
        <w:rPr>
          <w:b/>
          <w:color w:val="auto"/>
          <w:sz w:val="24"/>
          <w:szCs w:val="24"/>
        </w:rPr>
        <w:fldChar w:fldCharType="end"/>
      </w:r>
      <w:bookmarkEnd w:id="126"/>
      <w:r w:rsidRPr="001E77E8">
        <w:rPr>
          <w:b/>
          <w:color w:val="auto"/>
          <w:sz w:val="24"/>
          <w:szCs w:val="24"/>
        </w:rPr>
        <w:t>. Data Quality Objectives for Hydrocarbons Collected for Agency Baseline (Supplied by SGS)</w:t>
      </w:r>
      <w:bookmarkEnd w:id="127"/>
    </w:p>
    <w:p w14:paraId="69EA324B" w14:textId="77777777" w:rsidR="000B57B0" w:rsidRDefault="000B57B0" w:rsidP="000B57B0">
      <w:pPr>
        <w:pStyle w:val="TableParagraph"/>
        <w:spacing w:before="2"/>
        <w:rPr>
          <w:b/>
          <w:sz w:val="24"/>
        </w:rPr>
        <w:sectPr w:rsidR="000B57B0" w:rsidSect="000B57B0">
          <w:headerReference w:type="default" r:id="rId30"/>
          <w:footerReference w:type="default" r:id="rId31"/>
          <w:type w:val="continuous"/>
          <w:pgSz w:w="16840" w:h="11900" w:orient="landscape"/>
          <w:pgMar w:top="1320" w:right="600" w:bottom="940" w:left="620" w:header="929" w:footer="745" w:gutter="0"/>
          <w:cols w:space="720"/>
        </w:sectPr>
      </w:pPr>
    </w:p>
    <w:p w14:paraId="589866EC" w14:textId="77777777" w:rsidR="000B57B0" w:rsidRDefault="000B57B0" w:rsidP="000B57B0">
      <w:pPr>
        <w:pStyle w:val="TableParagraph"/>
        <w:spacing w:before="2"/>
        <w:rPr>
          <w:b/>
          <w:sz w:val="24"/>
        </w:rPr>
        <w:sectPr w:rsidR="000B57B0"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D3173D">
        <w:trPr>
          <w:trHeight w:val="891"/>
        </w:trPr>
        <w:tc>
          <w:tcPr>
            <w:tcW w:w="3404" w:type="dxa"/>
            <w:tcBorders>
              <w:bottom w:val="single" w:sz="6" w:space="0" w:color="000000"/>
              <w:right w:val="single" w:sz="6" w:space="0" w:color="000000"/>
            </w:tcBorders>
          </w:tcPr>
          <w:p w14:paraId="69B1595A" w14:textId="77777777" w:rsidR="000B57B0" w:rsidRDefault="000B57B0" w:rsidP="00D3173D">
            <w:pPr>
              <w:pStyle w:val="TableParagraph"/>
              <w:spacing w:before="2"/>
              <w:rPr>
                <w:b/>
                <w:sz w:val="24"/>
              </w:rPr>
            </w:pPr>
          </w:p>
          <w:p w14:paraId="53BDC7EE" w14:textId="77777777" w:rsidR="000B57B0" w:rsidRDefault="000B57B0" w:rsidP="00D3173D">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D3173D">
            <w:pPr>
              <w:pStyle w:val="TableParagraph"/>
              <w:spacing w:before="2"/>
              <w:rPr>
                <w:b/>
                <w:sz w:val="24"/>
              </w:rPr>
            </w:pPr>
          </w:p>
          <w:p w14:paraId="07DA2501" w14:textId="77777777" w:rsidR="000B57B0" w:rsidRDefault="000B57B0" w:rsidP="00D3173D">
            <w:pPr>
              <w:pStyle w:val="TableParagraph"/>
              <w:ind w:left="108"/>
              <w:rPr>
                <w:b/>
                <w:sz w:val="20"/>
              </w:rPr>
            </w:pPr>
            <w:bookmarkStart w:id="129" w:name="METHOD_/_RANGE"/>
            <w:bookmarkEnd w:id="129"/>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D3173D">
            <w:pPr>
              <w:pStyle w:val="TableParagraph"/>
              <w:spacing w:before="140" w:line="275" w:lineRule="exact"/>
              <w:ind w:left="314" w:right="298"/>
              <w:jc w:val="center"/>
              <w:rPr>
                <w:b/>
                <w:sz w:val="24"/>
              </w:rPr>
            </w:pPr>
            <w:r>
              <w:rPr>
                <w:b/>
                <w:sz w:val="24"/>
              </w:rPr>
              <w:t>Sensitivity</w:t>
            </w:r>
          </w:p>
          <w:p w14:paraId="2BF05165" w14:textId="77777777" w:rsidR="000B57B0" w:rsidRDefault="000B57B0" w:rsidP="00D3173D">
            <w:pPr>
              <w:pStyle w:val="TableParagraph"/>
              <w:spacing w:line="229" w:lineRule="exact"/>
              <w:ind w:left="314" w:right="298"/>
              <w:jc w:val="center"/>
              <w:rPr>
                <w:b/>
                <w:sz w:val="20"/>
              </w:rPr>
            </w:pPr>
            <w:commentRangeStart w:id="130"/>
            <w:r>
              <w:rPr>
                <w:b/>
                <w:sz w:val="20"/>
              </w:rPr>
              <w:t>(DL)</w:t>
            </w:r>
            <w:commentRangeEnd w:id="130"/>
            <w:r w:rsidR="00E374D5">
              <w:rPr>
                <w:rStyle w:val="CommentReference"/>
              </w:rPr>
              <w:commentReference w:id="130"/>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D3173D">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D3173D">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D3173D">
            <w:pPr>
              <w:pStyle w:val="TableParagraph"/>
              <w:spacing w:before="8"/>
              <w:rPr>
                <w:b/>
                <w:sz w:val="28"/>
              </w:rPr>
            </w:pPr>
          </w:p>
          <w:p w14:paraId="6C387309" w14:textId="77777777" w:rsidR="000B57B0" w:rsidRDefault="000B57B0" w:rsidP="00D3173D">
            <w:pPr>
              <w:pStyle w:val="TableParagraph"/>
              <w:spacing w:before="1"/>
              <w:ind w:left="609"/>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D3173D">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D3173D">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D3173D">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D3173D">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D3173D">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D3173D">
            <w:pPr>
              <w:pStyle w:val="TableParagraph"/>
              <w:rPr>
                <w:sz w:val="20"/>
              </w:rPr>
            </w:pPr>
          </w:p>
        </w:tc>
      </w:tr>
      <w:tr w:rsidR="000B57B0" w14:paraId="1A6C2F1E" w14:textId="77777777" w:rsidTr="00D3173D">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D3173D">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D3173D">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D3173D">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D3173D">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D3173D">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D3173D">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D3173D">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D3173D">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D3173D">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D3173D">
            <w:pPr>
              <w:pStyle w:val="TableParagraph"/>
              <w:spacing w:line="227" w:lineRule="exact"/>
              <w:ind w:left="446"/>
              <w:rPr>
                <w:sz w:val="20"/>
              </w:rPr>
            </w:pPr>
            <w:r>
              <w:rPr>
                <w:sz w:val="20"/>
              </w:rPr>
              <w:t>Calibration: ±25%</w:t>
            </w:r>
          </w:p>
          <w:p w14:paraId="531EEC46" w14:textId="77777777" w:rsidR="000B57B0" w:rsidRDefault="000B57B0" w:rsidP="00D3173D">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D3173D">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D3173D">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D3173D">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D3173D">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D3173D">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D3173D">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D3173D">
            <w:pPr>
              <w:pStyle w:val="TableParagraph"/>
              <w:spacing w:line="227" w:lineRule="exact"/>
              <w:ind w:left="108"/>
              <w:rPr>
                <w:sz w:val="20"/>
              </w:rPr>
            </w:pPr>
            <w:r>
              <w:rPr>
                <w:sz w:val="20"/>
              </w:rPr>
              <w:t>EPA 602 by GC/PID: 1-</w:t>
            </w:r>
          </w:p>
          <w:p w14:paraId="17FEA27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D3173D">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D3173D">
            <w:pPr>
              <w:pStyle w:val="TableParagraph"/>
              <w:spacing w:line="227" w:lineRule="exact"/>
              <w:ind w:left="446"/>
              <w:rPr>
                <w:sz w:val="20"/>
              </w:rPr>
            </w:pPr>
            <w:r>
              <w:rPr>
                <w:sz w:val="20"/>
              </w:rPr>
              <w:t>Calibration: ±15%</w:t>
            </w:r>
          </w:p>
          <w:p w14:paraId="439627D0" w14:textId="77777777" w:rsidR="000B57B0" w:rsidRDefault="000B57B0" w:rsidP="00D3173D">
            <w:pPr>
              <w:pStyle w:val="TableParagraph"/>
              <w:spacing w:line="213" w:lineRule="exact"/>
              <w:ind w:left="513"/>
              <w:rPr>
                <w:sz w:val="20"/>
              </w:rPr>
            </w:pPr>
            <w:r>
              <w:rPr>
                <w:sz w:val="20"/>
              </w:rPr>
              <w:t>Recovery: ±30%</w:t>
            </w:r>
          </w:p>
        </w:tc>
      </w:tr>
      <w:tr w:rsidR="000B57B0" w14:paraId="10DEA763" w14:textId="77777777" w:rsidTr="00D3173D">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D3173D">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D3173D">
            <w:pPr>
              <w:pStyle w:val="TableParagraph"/>
              <w:spacing w:line="227" w:lineRule="exact"/>
              <w:ind w:left="108"/>
              <w:rPr>
                <w:sz w:val="20"/>
              </w:rPr>
            </w:pPr>
            <w:r>
              <w:rPr>
                <w:sz w:val="20"/>
              </w:rPr>
              <w:t>EPA 602 by GC/PID: 1-</w:t>
            </w:r>
          </w:p>
          <w:p w14:paraId="63ECEC52"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D3173D">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D3173D">
            <w:pPr>
              <w:pStyle w:val="TableParagraph"/>
              <w:spacing w:line="227" w:lineRule="exact"/>
              <w:ind w:left="446"/>
              <w:rPr>
                <w:sz w:val="20"/>
              </w:rPr>
            </w:pPr>
            <w:r>
              <w:rPr>
                <w:sz w:val="20"/>
              </w:rPr>
              <w:t>Calibration: ±15%</w:t>
            </w:r>
          </w:p>
          <w:p w14:paraId="40FBA466" w14:textId="77777777" w:rsidR="000B57B0" w:rsidRDefault="000B57B0" w:rsidP="00D3173D">
            <w:pPr>
              <w:pStyle w:val="TableParagraph"/>
              <w:spacing w:line="212" w:lineRule="exact"/>
              <w:ind w:left="513"/>
              <w:rPr>
                <w:sz w:val="20"/>
              </w:rPr>
            </w:pPr>
            <w:r>
              <w:rPr>
                <w:sz w:val="20"/>
              </w:rPr>
              <w:t>Recovery: ±30%</w:t>
            </w:r>
          </w:p>
        </w:tc>
      </w:tr>
      <w:tr w:rsidR="000B57B0" w14:paraId="1EE4FE2E" w14:textId="77777777" w:rsidTr="00D3173D">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D3173D">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D3173D">
            <w:pPr>
              <w:pStyle w:val="TableParagraph"/>
              <w:spacing w:line="228" w:lineRule="exact"/>
              <w:ind w:left="108"/>
              <w:rPr>
                <w:sz w:val="20"/>
              </w:rPr>
            </w:pPr>
            <w:r>
              <w:rPr>
                <w:sz w:val="20"/>
              </w:rPr>
              <w:t>EPA 602 by GC/PID: 1-</w:t>
            </w:r>
          </w:p>
          <w:p w14:paraId="7973DC19"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D3173D">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D3173D">
            <w:pPr>
              <w:pStyle w:val="TableParagraph"/>
              <w:spacing w:line="228" w:lineRule="exact"/>
              <w:ind w:left="446"/>
              <w:rPr>
                <w:sz w:val="20"/>
              </w:rPr>
            </w:pPr>
            <w:r>
              <w:rPr>
                <w:sz w:val="20"/>
              </w:rPr>
              <w:t>Calibration: ±15%</w:t>
            </w:r>
          </w:p>
          <w:p w14:paraId="00357C0F" w14:textId="77777777" w:rsidR="000B57B0" w:rsidRDefault="000B57B0" w:rsidP="00D3173D">
            <w:pPr>
              <w:pStyle w:val="TableParagraph"/>
              <w:spacing w:line="212" w:lineRule="exact"/>
              <w:ind w:left="513"/>
              <w:rPr>
                <w:sz w:val="20"/>
              </w:rPr>
            </w:pPr>
            <w:r>
              <w:rPr>
                <w:sz w:val="20"/>
              </w:rPr>
              <w:t>Recovery: ±30%</w:t>
            </w:r>
          </w:p>
        </w:tc>
      </w:tr>
      <w:tr w:rsidR="000B57B0" w14:paraId="15536274" w14:textId="77777777" w:rsidTr="00D3173D">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D3173D">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D3173D">
            <w:pPr>
              <w:pStyle w:val="TableParagraph"/>
              <w:spacing w:line="227" w:lineRule="exact"/>
              <w:ind w:left="108"/>
              <w:rPr>
                <w:sz w:val="20"/>
              </w:rPr>
            </w:pPr>
            <w:r>
              <w:rPr>
                <w:sz w:val="20"/>
              </w:rPr>
              <w:t>EPA 602 by GC/PID: 1-</w:t>
            </w:r>
          </w:p>
          <w:p w14:paraId="7253235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D3173D">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D3173D">
            <w:pPr>
              <w:pStyle w:val="TableParagraph"/>
              <w:spacing w:line="227" w:lineRule="exact"/>
              <w:ind w:left="446"/>
              <w:rPr>
                <w:sz w:val="20"/>
              </w:rPr>
            </w:pPr>
            <w:r>
              <w:rPr>
                <w:sz w:val="20"/>
              </w:rPr>
              <w:t>Calibration: ±15%</w:t>
            </w:r>
          </w:p>
          <w:p w14:paraId="340DED3F" w14:textId="77777777" w:rsidR="000B57B0" w:rsidRDefault="000B57B0" w:rsidP="00D3173D">
            <w:pPr>
              <w:pStyle w:val="TableParagraph"/>
              <w:spacing w:line="213" w:lineRule="exact"/>
              <w:ind w:left="513"/>
              <w:rPr>
                <w:sz w:val="20"/>
              </w:rPr>
            </w:pPr>
            <w:r>
              <w:rPr>
                <w:sz w:val="20"/>
              </w:rPr>
              <w:t>Recovery: ±30%</w:t>
            </w:r>
          </w:p>
        </w:tc>
      </w:tr>
      <w:tr w:rsidR="000B57B0" w14:paraId="37F1E26B" w14:textId="77777777" w:rsidTr="00D3173D">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D3173D">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D3173D">
            <w:pPr>
              <w:pStyle w:val="TableParagraph"/>
              <w:spacing w:line="227" w:lineRule="exact"/>
              <w:ind w:left="108"/>
              <w:rPr>
                <w:sz w:val="20"/>
              </w:rPr>
            </w:pPr>
            <w:r>
              <w:rPr>
                <w:sz w:val="20"/>
              </w:rPr>
              <w:t>EPA 602 by GC/PID: 1-</w:t>
            </w:r>
          </w:p>
          <w:p w14:paraId="18F42AC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D3173D">
            <w:pPr>
              <w:pStyle w:val="TableParagraph"/>
              <w:spacing w:line="227" w:lineRule="exact"/>
              <w:ind w:left="446"/>
              <w:rPr>
                <w:sz w:val="20"/>
              </w:rPr>
            </w:pPr>
            <w:r>
              <w:rPr>
                <w:sz w:val="20"/>
              </w:rPr>
              <w:t>Calibration: ±15%</w:t>
            </w:r>
          </w:p>
          <w:p w14:paraId="472029D6" w14:textId="77777777" w:rsidR="000B57B0" w:rsidRDefault="000B57B0" w:rsidP="00D3173D">
            <w:pPr>
              <w:pStyle w:val="TableParagraph"/>
              <w:spacing w:line="213" w:lineRule="exact"/>
              <w:ind w:left="513"/>
              <w:rPr>
                <w:sz w:val="20"/>
              </w:rPr>
            </w:pPr>
            <w:r>
              <w:rPr>
                <w:sz w:val="20"/>
              </w:rPr>
              <w:t>Recovery: ±30%</w:t>
            </w:r>
          </w:p>
        </w:tc>
      </w:tr>
      <w:tr w:rsidR="000B57B0" w14:paraId="0C0E15A6" w14:textId="77777777" w:rsidTr="00D3173D">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D3173D">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D3173D">
            <w:pPr>
              <w:pStyle w:val="TableParagraph"/>
              <w:spacing w:line="227" w:lineRule="exact"/>
              <w:ind w:left="108"/>
              <w:rPr>
                <w:sz w:val="20"/>
              </w:rPr>
            </w:pPr>
            <w:r>
              <w:rPr>
                <w:sz w:val="20"/>
              </w:rPr>
              <w:t>EPA 602 by GC/PID: 1-</w:t>
            </w:r>
          </w:p>
          <w:p w14:paraId="38B1900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D3173D">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D3173D">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D3173D">
            <w:pPr>
              <w:pStyle w:val="TableParagraph"/>
              <w:spacing w:line="227" w:lineRule="exact"/>
              <w:ind w:left="446"/>
              <w:rPr>
                <w:sz w:val="20"/>
              </w:rPr>
            </w:pPr>
            <w:r>
              <w:rPr>
                <w:sz w:val="20"/>
              </w:rPr>
              <w:t>Calibration: ±15%</w:t>
            </w:r>
          </w:p>
          <w:p w14:paraId="36A5A740" w14:textId="77777777" w:rsidR="000B57B0" w:rsidRDefault="000B57B0" w:rsidP="00D3173D">
            <w:pPr>
              <w:pStyle w:val="TableParagraph"/>
              <w:spacing w:line="213" w:lineRule="exact"/>
              <w:ind w:left="513"/>
              <w:rPr>
                <w:sz w:val="20"/>
              </w:rPr>
            </w:pPr>
            <w:r>
              <w:rPr>
                <w:sz w:val="20"/>
              </w:rPr>
              <w:t>Recovery: ±30%</w:t>
            </w:r>
          </w:p>
        </w:tc>
      </w:tr>
    </w:tbl>
    <w:p w14:paraId="13613B27" w14:textId="77777777" w:rsidR="000B57B0" w:rsidRDefault="000B57B0" w:rsidP="000B57B0">
      <w:pPr>
        <w:pStyle w:val="BodyText"/>
        <w:spacing w:before="90"/>
        <w:ind w:left="820" w:right="38"/>
        <w:jc w:val="both"/>
        <w:rPr>
          <w:sz w:val="20"/>
          <w:szCs w:val="20"/>
        </w:rPr>
        <w:sectPr w:rsidR="000B57B0" w:rsidSect="0027703A">
          <w:footnotePr>
            <w:numFmt w:val="chicago"/>
          </w:footnotePr>
          <w:type w:val="continuous"/>
          <w:pgSz w:w="16840" w:h="11900" w:orient="landscape"/>
          <w:pgMar w:top="1320" w:right="600" w:bottom="940" w:left="620" w:header="929" w:footer="745" w:gutter="0"/>
          <w:cols w:space="720"/>
        </w:sectPr>
      </w:pPr>
      <w:bookmarkStart w:id="131" w:name="_Hlk116643956"/>
    </w:p>
    <w:p w14:paraId="4D1C94D5" w14:textId="2C24349D" w:rsidR="00AB7A80" w:rsidRDefault="00AB7A80" w:rsidP="000B57B0">
      <w:pPr>
        <w:pStyle w:val="BodyText"/>
        <w:spacing w:before="90"/>
        <w:ind w:left="820" w:right="38"/>
        <w:jc w:val="both"/>
        <w:rPr>
          <w:sz w:val="20"/>
          <w:szCs w:val="20"/>
        </w:rPr>
      </w:pPr>
      <w:r>
        <w:rPr>
          <w:sz w:val="20"/>
          <w:szCs w:val="20"/>
        </w:rPr>
        <w:t>DL; detection limit</w:t>
      </w:r>
    </w:p>
    <w:p w14:paraId="14270357" w14:textId="7172686A" w:rsidR="000B57B0" w:rsidRDefault="000B57B0" w:rsidP="000B57B0">
      <w:pPr>
        <w:pStyle w:val="BodyText"/>
        <w:spacing w:before="90"/>
        <w:ind w:left="820" w:right="38"/>
        <w:jc w:val="both"/>
        <w:rPr>
          <w:sz w:val="20"/>
          <w:szCs w:val="20"/>
        </w:rPr>
      </w:pPr>
      <w:r w:rsidRPr="00401F53">
        <w:rPr>
          <w:sz w:val="20"/>
          <w:szCs w:val="20"/>
        </w:rPr>
        <w:t xml:space="preserve">GCFID, gas chromatograph flame ionization detector </w:t>
      </w:r>
    </w:p>
    <w:p w14:paraId="37B7CE9D" w14:textId="77777777" w:rsidR="000B57B0" w:rsidRPr="00401F53" w:rsidRDefault="000B57B0" w:rsidP="000B57B0">
      <w:pPr>
        <w:pStyle w:val="BodyText"/>
        <w:spacing w:before="90"/>
        <w:ind w:left="820" w:right="38"/>
        <w:jc w:val="both"/>
        <w:rPr>
          <w:sz w:val="20"/>
          <w:szCs w:val="20"/>
        </w:rPr>
      </w:pPr>
      <w:r w:rsidRPr="00401F53">
        <w:rPr>
          <w:sz w:val="20"/>
          <w:szCs w:val="20"/>
        </w:rPr>
        <w:t xml:space="preserve">GCPID, gas chromatograph photo ionization detector </w:t>
      </w:r>
    </w:p>
    <w:p w14:paraId="36F6854B" w14:textId="6544D952" w:rsidR="000A6FC9" w:rsidRDefault="000B57B0" w:rsidP="00D36D78">
      <w:pPr>
        <w:pStyle w:val="BodyText"/>
        <w:spacing w:before="90"/>
        <w:ind w:left="820" w:right="38"/>
        <w:jc w:val="both"/>
        <w:rPr>
          <w:sz w:val="20"/>
          <w:szCs w:val="20"/>
        </w:rPr>
        <w:sectPr w:rsidR="000A6FC9" w:rsidSect="00816966">
          <w:headerReference w:type="default" r:id="rId32"/>
          <w:footerReference w:type="default" r:id="rId33"/>
          <w:footnotePr>
            <w:numFmt w:val="chicago"/>
          </w:footnotePr>
          <w:type w:val="continuous"/>
          <w:pgSz w:w="16840" w:h="11900" w:orient="landscape"/>
          <w:pgMar w:top="1320" w:right="600" w:bottom="940" w:left="620" w:header="929" w:footer="745" w:gutter="0"/>
          <w:cols w:num="2" w:space="720"/>
        </w:sectPr>
      </w:pPr>
      <w:r>
        <w:rPr>
          <w:sz w:val="20"/>
          <w:szCs w:val="20"/>
        </w:rPr>
        <w:t>LOQ</w:t>
      </w:r>
      <w:r w:rsidRPr="00401F53">
        <w:rPr>
          <w:sz w:val="20"/>
          <w:szCs w:val="20"/>
        </w:rPr>
        <w:t>, limit</w:t>
      </w:r>
      <w:r>
        <w:rPr>
          <w:sz w:val="20"/>
          <w:szCs w:val="20"/>
        </w:rPr>
        <w:t xml:space="preserve"> of quantitation</w:t>
      </w:r>
      <w:bookmarkEnd w:id="131"/>
      <w:r w:rsidR="000A6FC9">
        <w:rPr>
          <w:rStyle w:val="FootnoteReference"/>
          <w:b/>
          <w:sz w:val="20"/>
        </w:rPr>
        <w:footnoteRef/>
      </w:r>
    </w:p>
    <w:p w14:paraId="0433F755" w14:textId="583B2C85" w:rsidR="008E4680" w:rsidRDefault="000A6FC9" w:rsidP="008E4680">
      <w:pPr>
        <w:spacing w:before="208"/>
        <w:ind w:left="928"/>
        <w:rPr>
          <w:b/>
          <w:sz w:val="24"/>
        </w:rPr>
      </w:pPr>
      <w:r>
        <w:rPr>
          <w:b/>
        </w:rPr>
        <w:lastRenderedPageBreak/>
        <w:fldChar w:fldCharType="begin"/>
      </w:r>
      <w:r>
        <w:rPr>
          <w:b/>
        </w:rPr>
        <w:instrText xml:space="preserve"> REF _Ref125970212 \h </w:instrText>
      </w:r>
      <w:r>
        <w:rPr>
          <w:b/>
        </w:rPr>
      </w:r>
      <w:r>
        <w:rPr>
          <w:b/>
        </w:rPr>
        <w:fldChar w:fldCharType="separate"/>
      </w:r>
      <w:r w:rsidRPr="001E77E8">
        <w:rPr>
          <w:b/>
        </w:rPr>
        <w:t xml:space="preserve">Table </w:t>
      </w:r>
      <w:r>
        <w:rPr>
          <w:b/>
          <w:noProof/>
        </w:rPr>
        <w:t>3</w:t>
      </w:r>
      <w:r>
        <w:rPr>
          <w:b/>
        </w:rPr>
        <w:fldChar w:fldCharType="end"/>
      </w:r>
      <w:r>
        <w:rPr>
          <w:b/>
        </w:rPr>
        <w:t>.</w:t>
      </w:r>
      <w:bookmarkStart w:id="150" w:name="Table_2._Continued._"/>
      <w:bookmarkStart w:id="151" w:name="_Hlk116643892"/>
      <w:bookmarkEnd w:id="150"/>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commentRangeStart w:id="152"/>
            <w:r w:rsidR="000A6FC9">
              <w:rPr>
                <w:rStyle w:val="FootnoteReference"/>
                <w:b/>
                <w:sz w:val="20"/>
              </w:rPr>
              <w:footnoteReference w:id="4"/>
            </w:r>
            <w:commentRangeEnd w:id="152"/>
            <w:r w:rsidR="000A6FC9">
              <w:rPr>
                <w:rStyle w:val="CommentReference"/>
              </w:rPr>
              <w:commentReference w:id="152"/>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w:t>
            </w:r>
            <w:commentRangeStart w:id="153"/>
            <w:r>
              <w:rPr>
                <w:sz w:val="20"/>
              </w:rPr>
              <w:t>30</w:t>
            </w:r>
            <w:commentRangeEnd w:id="153"/>
            <w:r w:rsidR="000B57B0">
              <w:rPr>
                <w:rStyle w:val="CommentReference"/>
              </w:rPr>
              <w:commentReference w:id="153"/>
            </w:r>
            <w:r>
              <w:rPr>
                <w:sz w:val="20"/>
              </w:rPr>
              <w:t>%</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54" w:name="_bookmark8"/>
      <w:bookmarkStart w:id="155" w:name="_Hlk116644188"/>
      <w:bookmarkEnd w:id="128"/>
      <w:bookmarkEnd w:id="151"/>
      <w:bookmarkEnd w:id="154"/>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77777777" w:rsidR="00D36D78" w:rsidRDefault="00D36D78" w:rsidP="008E4680">
      <w:pPr>
        <w:spacing w:before="90"/>
        <w:ind w:left="820"/>
        <w:rPr>
          <w:b/>
          <w:sz w:val="24"/>
        </w:rPr>
      </w:pPr>
    </w:p>
    <w:p w14:paraId="0754CBCB" w14:textId="269871ED" w:rsidR="008E4680" w:rsidRDefault="008E4680" w:rsidP="00491817">
      <w:pPr>
        <w:spacing w:before="90"/>
        <w:rPr>
          <w:b/>
          <w:sz w:val="24"/>
        </w:rPr>
      </w:pPr>
    </w:p>
    <w:p w14:paraId="5B1ADC9C" w14:textId="2C1E9593" w:rsidR="008E4680" w:rsidRDefault="008E4680" w:rsidP="008E4680">
      <w:pPr>
        <w:spacing w:before="90"/>
        <w:ind w:left="820"/>
        <w:rPr>
          <w:b/>
          <w:sz w:val="24"/>
        </w:rPr>
      </w:pPr>
      <w:bookmarkStart w:id="156" w:name="_Ref125971578"/>
      <w:bookmarkStart w:id="157" w:name="_Toc132022464"/>
      <w:r>
        <w:rPr>
          <w:b/>
          <w:sz w:val="24"/>
        </w:rPr>
        <w:lastRenderedPageBreak/>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4</w:t>
      </w:r>
      <w:r w:rsidR="000A6FC9" w:rsidRPr="00555404">
        <w:rPr>
          <w:b/>
          <w:i/>
          <w:sz w:val="24"/>
          <w:szCs w:val="24"/>
        </w:rPr>
        <w:fldChar w:fldCharType="end"/>
      </w:r>
      <w:bookmarkEnd w:id="156"/>
      <w:r w:rsidR="000A6FC9" w:rsidRPr="00555404">
        <w:rPr>
          <w:b/>
          <w:sz w:val="24"/>
          <w:szCs w:val="24"/>
        </w:rPr>
        <w:t>.</w:t>
      </w:r>
      <w:r>
        <w:rPr>
          <w:b/>
          <w:sz w:val="24"/>
        </w:rPr>
        <w:t xml:space="preserve"> Data Quality Objectives for Metals Collected for Agency Baseline (Supplied by SGS Laboratories, Anchorage, </w:t>
      </w:r>
      <w:proofErr w:type="gramStart"/>
      <w:r>
        <w:rPr>
          <w:b/>
          <w:sz w:val="24"/>
        </w:rPr>
        <w:t>AK;</w:t>
      </w:r>
      <w:proofErr w:type="gramEnd"/>
      <w:r>
        <w:rPr>
          <w:b/>
          <w:sz w:val="24"/>
        </w:rPr>
        <w:t xml:space="preserve"> and ALS Laboratories, Kelso, WA)</w:t>
      </w:r>
      <w:bookmarkEnd w:id="157"/>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816966">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commentRangeStart w:id="158"/>
            <w:r w:rsidR="000A6FC9">
              <w:rPr>
                <w:rStyle w:val="FootnoteReference"/>
                <w:b/>
                <w:sz w:val="20"/>
              </w:rPr>
              <w:footnoteReference w:id="5"/>
            </w:r>
            <w:commentRangeEnd w:id="158"/>
            <w:r w:rsidR="000A6FC9">
              <w:rPr>
                <w:rStyle w:val="CommentReference"/>
              </w:rPr>
              <w:commentReference w:id="158"/>
            </w:r>
          </w:p>
        </w:tc>
        <w:tc>
          <w:tcPr>
            <w:tcW w:w="252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816966">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816966">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78BBBE64" w14:textId="77777777" w:rsidTr="00816966">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23BB61FF" w14:textId="77777777" w:rsidTr="00816966">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816966">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816966">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816966">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816966">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816966">
            <w:pPr>
              <w:pStyle w:val="TableParagraph"/>
              <w:spacing w:line="257"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2164458F" w14:textId="77777777" w:rsidTr="00816966">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816966">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816966">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81696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816966">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816966">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816966">
            <w:pPr>
              <w:pStyle w:val="TableParagraph"/>
              <w:spacing w:line="272" w:lineRule="exact"/>
              <w:ind w:left="318" w:right="281"/>
              <w:jc w:val="center"/>
              <w:rPr>
                <w:sz w:val="24"/>
              </w:rPr>
            </w:pPr>
            <w:r>
              <w:rPr>
                <w:sz w:val="24"/>
              </w:rPr>
              <w:t>±15 % LFB</w:t>
            </w:r>
          </w:p>
        </w:tc>
      </w:tr>
      <w:tr w:rsidR="008E4680" w14:paraId="1D230FB4" w14:textId="77777777" w:rsidTr="00816966">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816966">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81696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816966">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816966">
            <w:pPr>
              <w:pStyle w:val="TableParagraph"/>
              <w:spacing w:line="257" w:lineRule="exact"/>
              <w:ind w:left="318" w:right="281"/>
              <w:jc w:val="center"/>
              <w:rPr>
                <w:sz w:val="24"/>
              </w:rPr>
            </w:pPr>
            <w:r>
              <w:rPr>
                <w:sz w:val="24"/>
              </w:rPr>
              <w:t>±15 % LFB</w:t>
            </w:r>
          </w:p>
        </w:tc>
      </w:tr>
      <w:tr w:rsidR="008E4680" w14:paraId="4763FED9" w14:textId="77777777" w:rsidTr="00816966">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816966">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81696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816966">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816966">
            <w:pPr>
              <w:pStyle w:val="TableParagraph"/>
              <w:spacing w:line="255" w:lineRule="exact"/>
              <w:ind w:left="318" w:right="281"/>
              <w:jc w:val="center"/>
              <w:rPr>
                <w:sz w:val="24"/>
              </w:rPr>
            </w:pPr>
            <w:r>
              <w:rPr>
                <w:sz w:val="24"/>
              </w:rPr>
              <w:t>±15 % LFB</w:t>
            </w:r>
          </w:p>
        </w:tc>
      </w:tr>
      <w:tr w:rsidR="008E4680" w14:paraId="2F6EA887" w14:textId="77777777" w:rsidTr="00816966">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816966">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81696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816966">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816966">
            <w:pPr>
              <w:pStyle w:val="TableParagraph"/>
              <w:spacing w:line="257" w:lineRule="exact"/>
              <w:ind w:left="318" w:right="281"/>
              <w:jc w:val="center"/>
              <w:rPr>
                <w:sz w:val="24"/>
              </w:rPr>
            </w:pPr>
            <w:r>
              <w:rPr>
                <w:sz w:val="24"/>
              </w:rPr>
              <w:t>±15 % LFB</w:t>
            </w:r>
          </w:p>
        </w:tc>
      </w:tr>
      <w:tr w:rsidR="008E4680" w14:paraId="2CF5C61C" w14:textId="77777777" w:rsidTr="00816966">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816966">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81696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816966">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816966">
            <w:pPr>
              <w:pStyle w:val="TableParagraph"/>
              <w:spacing w:line="255" w:lineRule="exact"/>
              <w:ind w:left="318" w:right="281"/>
              <w:jc w:val="center"/>
              <w:rPr>
                <w:sz w:val="24"/>
              </w:rPr>
            </w:pPr>
            <w:r>
              <w:rPr>
                <w:sz w:val="24"/>
              </w:rPr>
              <w:t>±15 % LFB</w:t>
            </w:r>
          </w:p>
        </w:tc>
      </w:tr>
      <w:tr w:rsidR="008E4680" w14:paraId="62EA4A07" w14:textId="77777777" w:rsidTr="00816966">
        <w:trPr>
          <w:trHeight w:val="277"/>
        </w:trPr>
        <w:tc>
          <w:tcPr>
            <w:tcW w:w="2821" w:type="dxa"/>
            <w:tcBorders>
              <w:top w:val="single" w:sz="6" w:space="0" w:color="000000"/>
              <w:right w:val="single" w:sz="6" w:space="0" w:color="000000"/>
            </w:tcBorders>
          </w:tcPr>
          <w:p w14:paraId="6BBDF9EF" w14:textId="77777777" w:rsidR="008E4680" w:rsidRDefault="008E4680" w:rsidP="00816966">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81696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816966">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816966">
            <w:pPr>
              <w:pStyle w:val="TableParagraph"/>
              <w:spacing w:line="257" w:lineRule="exact"/>
              <w:ind w:left="318" w:right="281"/>
              <w:jc w:val="center"/>
              <w:rPr>
                <w:sz w:val="24"/>
              </w:rPr>
            </w:pPr>
            <w:r>
              <w:rPr>
                <w:sz w:val="24"/>
              </w:rPr>
              <w:t>±15 % LFB</w:t>
            </w:r>
          </w:p>
        </w:tc>
      </w:tr>
      <w:bookmarkEnd w:id="155"/>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59" w:name="_Hlk116644230"/>
      <w:r>
        <w:t>DL, detection</w:t>
      </w:r>
      <w:r>
        <w:rPr>
          <w:spacing w:val="-3"/>
        </w:rPr>
        <w:t xml:space="preserve"> </w:t>
      </w:r>
      <w:r>
        <w:t>limit</w:t>
      </w:r>
      <w:bookmarkEnd w:id="159"/>
      <w:r>
        <w:tab/>
      </w:r>
      <w:bookmarkStart w:id="160" w:name="_Hlk116644286"/>
      <w:r>
        <w:t>µg/L, micrograms per liter (ppb)</w:t>
      </w:r>
      <w:bookmarkEnd w:id="160"/>
    </w:p>
    <w:p w14:paraId="158F8AD7" w14:textId="77777777" w:rsidR="008E4680" w:rsidRDefault="008E4680" w:rsidP="008E4680">
      <w:pPr>
        <w:pStyle w:val="BodyText"/>
        <w:tabs>
          <w:tab w:val="left" w:pos="8019"/>
        </w:tabs>
        <w:ind w:left="820" w:right="4485"/>
      </w:pPr>
      <w:bookmarkStart w:id="161" w:name="_Hlk116644240"/>
      <w:r>
        <w:t xml:space="preserve">LOQ, </w:t>
      </w:r>
      <w:bookmarkEnd w:id="161"/>
      <w:r>
        <w:t>limit of quantitation</w:t>
      </w:r>
      <w:r>
        <w:tab/>
      </w:r>
      <w:bookmarkStart w:id="162" w:name="_Hlk116644308"/>
      <w:r>
        <w:t xml:space="preserve">RPD, relative percent difference </w:t>
      </w:r>
      <w:bookmarkStart w:id="163" w:name="_Hlk116644252"/>
      <w:bookmarkEnd w:id="162"/>
      <w:r>
        <w:t>LCS, laboratory control</w:t>
      </w:r>
      <w:r>
        <w:rPr>
          <w:spacing w:val="-1"/>
        </w:rPr>
        <w:t xml:space="preserve"> </w:t>
      </w:r>
      <w:r>
        <w:t>sample</w:t>
      </w:r>
    </w:p>
    <w:p w14:paraId="3ECE105B" w14:textId="77777777" w:rsidR="008E4680" w:rsidRDefault="008E4680" w:rsidP="008E4680">
      <w:pPr>
        <w:pStyle w:val="BodyText"/>
        <w:ind w:left="820" w:right="11640"/>
      </w:pPr>
      <w:r>
        <w:t>LFB, laboratory fortified blank mg/L, milligrams per liter (ppm)</w:t>
      </w:r>
    </w:p>
    <w:bookmarkEnd w:id="163"/>
    <w:p w14:paraId="02563A05" w14:textId="77777777" w:rsidR="008E4680" w:rsidRDefault="008E4680" w:rsidP="008E4680">
      <w:pPr>
        <w:sectPr w:rsidR="008E4680">
          <w:headerReference w:type="default" r:id="rId34"/>
          <w:footerReference w:type="default" r:id="rId35"/>
          <w:pgSz w:w="16840" w:h="11900" w:orient="landscape"/>
          <w:pgMar w:top="1320" w:right="600" w:bottom="940" w:left="620" w:header="929" w:footer="745" w:gutter="0"/>
          <w:cols w:space="720"/>
        </w:sectPr>
      </w:pPr>
    </w:p>
    <w:p w14:paraId="40FC85D1" w14:textId="77777777" w:rsidR="008E4680" w:rsidRDefault="008E4680" w:rsidP="008E4680">
      <w:pPr>
        <w:pStyle w:val="BodyText"/>
        <w:spacing w:before="2"/>
        <w:rPr>
          <w:sz w:val="26"/>
        </w:rPr>
      </w:pPr>
    </w:p>
    <w:p w14:paraId="32A67F04" w14:textId="2C810AFA" w:rsidR="008E4680" w:rsidRDefault="008E4680" w:rsidP="008E4680">
      <w:pPr>
        <w:spacing w:before="90"/>
        <w:ind w:left="820" w:right="1258"/>
        <w:rPr>
          <w:b/>
          <w:sz w:val="24"/>
        </w:rPr>
      </w:pPr>
      <w:bookmarkStart w:id="164" w:name="_bookmark9"/>
      <w:bookmarkStart w:id="165" w:name="_Ref125970027"/>
      <w:bookmarkStart w:id="166" w:name="_Toc132022465"/>
      <w:bookmarkEnd w:id="164"/>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5</w:t>
      </w:r>
      <w:r w:rsidR="000A6FC9" w:rsidRPr="00555404">
        <w:rPr>
          <w:b/>
          <w:i/>
          <w:sz w:val="24"/>
          <w:szCs w:val="24"/>
        </w:rPr>
        <w:fldChar w:fldCharType="end"/>
      </w:r>
      <w:bookmarkEnd w:id="165"/>
      <w:r w:rsidR="000A6FC9" w:rsidRPr="00555404">
        <w:rPr>
          <w:b/>
          <w:sz w:val="24"/>
          <w:szCs w:val="24"/>
        </w:rPr>
        <w:t>.</w:t>
      </w:r>
      <w:r>
        <w:rPr>
          <w:b/>
          <w:sz w:val="24"/>
        </w:rPr>
        <w:t xml:space="preserve"> Data Quality Objectives for Nutrients, Fecal Coliform, and Total Suspended Solids (Supplied by Analytica Group F.C., and SGS)</w:t>
      </w:r>
      <w:bookmarkEnd w:id="166"/>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67" w:name="PARAMETER"/>
            <w:bookmarkEnd w:id="167"/>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68" w:name="METHOD"/>
            <w:bookmarkEnd w:id="168"/>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69" w:name="SENSITIVITY_(MDL)"/>
            <w:bookmarkEnd w:id="169"/>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70" w:name="PQL"/>
            <w:bookmarkEnd w:id="170"/>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71" w:name="OVERALL_PROJECT_PRECISION"/>
            <w:bookmarkEnd w:id="171"/>
            <w:r>
              <w:rPr>
                <w:b/>
                <w:sz w:val="24"/>
              </w:rPr>
              <w:t>OVERALL PROJECT PRECISION</w:t>
            </w:r>
            <w:commentRangeStart w:id="172"/>
            <w:r>
              <w:rPr>
                <w:rStyle w:val="FootnoteReference"/>
                <w:b/>
                <w:sz w:val="24"/>
              </w:rPr>
              <w:footnoteReference w:id="6"/>
            </w:r>
            <w:commentRangeEnd w:id="172"/>
            <w:r w:rsidR="000A6FC9">
              <w:rPr>
                <w:rStyle w:val="CommentReference"/>
              </w:rPr>
              <w:commentReference w:id="172"/>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proofErr w:type="gramStart"/>
      <w:r>
        <w:rPr>
          <w:sz w:val="20"/>
        </w:rPr>
        <w:t>difference</w:t>
      </w:r>
      <w:proofErr w:type="gramEnd"/>
    </w:p>
    <w:p w14:paraId="746659FF" w14:textId="77777777" w:rsidR="008E4680" w:rsidRDefault="008E4680" w:rsidP="008E4680">
      <w:pPr>
        <w:spacing w:before="1"/>
        <w:ind w:left="820" w:right="12258"/>
        <w:rPr>
          <w:sz w:val="20"/>
        </w:rPr>
      </w:pPr>
      <w:r>
        <w:rPr>
          <w:sz w:val="20"/>
        </w:rPr>
        <w:t xml:space="preserve">LFB, laboratory fortified blank LCS, laboratory control </w:t>
      </w:r>
      <w:proofErr w:type="gramStart"/>
      <w:r>
        <w:rPr>
          <w:sz w:val="20"/>
        </w:rPr>
        <w:t>sample</w:t>
      </w:r>
      <w:proofErr w:type="gramEnd"/>
    </w:p>
    <w:p w14:paraId="1597743D" w14:textId="77777777" w:rsidR="008E4680" w:rsidRDefault="008E4680" w:rsidP="008E4680">
      <w:pPr>
        <w:spacing w:line="230" w:lineRule="exact"/>
        <w:ind w:left="820"/>
        <w:rPr>
          <w:sz w:val="20"/>
        </w:rPr>
      </w:pPr>
      <w:r>
        <w:rPr>
          <w:sz w:val="20"/>
        </w:rPr>
        <w:t xml:space="preserve">* </w:t>
      </w:r>
      <w:proofErr w:type="gramStart"/>
      <w:r>
        <w:rPr>
          <w:sz w:val="20"/>
        </w:rPr>
        <w:t>depends</w:t>
      </w:r>
      <w:proofErr w:type="gramEnd"/>
      <w:r>
        <w:rPr>
          <w:sz w:val="20"/>
        </w:rPr>
        <w:t xml:space="preserve">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03D3C821" w14:textId="77777777" w:rsidR="008E4680" w:rsidRDefault="008E4680" w:rsidP="008E4680">
      <w:pPr>
        <w:rPr>
          <w:sz w:val="20"/>
        </w:rPr>
        <w:sectPr w:rsidR="008E4680">
          <w:footnotePr>
            <w:numFmt w:val="chicago"/>
          </w:footnotePr>
          <w:pgSz w:w="16840" w:h="11900" w:orient="landscape"/>
          <w:pgMar w:top="1320" w:right="600" w:bottom="940" w:left="620" w:header="929" w:footer="745" w:gutter="0"/>
          <w:cols w:space="720"/>
        </w:sectPr>
      </w:pPr>
    </w:p>
    <w:p w14:paraId="6EB13F13" w14:textId="77777777" w:rsidR="008E4680" w:rsidRDefault="008E4680" w:rsidP="008E4680">
      <w:pPr>
        <w:pStyle w:val="BodyText"/>
        <w:spacing w:before="2"/>
        <w:rPr>
          <w:sz w:val="26"/>
        </w:rPr>
      </w:pPr>
    </w:p>
    <w:p w14:paraId="20CDB8BC" w14:textId="5A758E8E" w:rsidR="008E4680" w:rsidRDefault="008E4680" w:rsidP="008E4680">
      <w:pPr>
        <w:spacing w:before="90"/>
        <w:ind w:left="820"/>
        <w:rPr>
          <w:b/>
          <w:sz w:val="24"/>
        </w:rPr>
      </w:pPr>
      <w:bookmarkStart w:id="173" w:name="_bookmark10"/>
      <w:bookmarkStart w:id="174" w:name="_Ref125968599"/>
      <w:bookmarkStart w:id="175" w:name="_Toc132022466"/>
      <w:bookmarkEnd w:id="173"/>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6</w:t>
      </w:r>
      <w:r w:rsidR="000A6FC9" w:rsidRPr="00555404">
        <w:rPr>
          <w:b/>
          <w:i/>
          <w:sz w:val="24"/>
          <w:szCs w:val="24"/>
        </w:rPr>
        <w:fldChar w:fldCharType="end"/>
      </w:r>
      <w:bookmarkEnd w:id="174"/>
      <w:r w:rsidR="000A6FC9" w:rsidRPr="00555404">
        <w:rPr>
          <w:b/>
          <w:sz w:val="24"/>
          <w:szCs w:val="24"/>
        </w:rPr>
        <w:t>.</w:t>
      </w:r>
      <w:r>
        <w:rPr>
          <w:b/>
          <w:sz w:val="24"/>
        </w:rPr>
        <w:t xml:space="preserve"> Data Quality Objectives for Stream Temperature Monitoring (From Cook </w:t>
      </w:r>
      <w:proofErr w:type="spellStart"/>
      <w:r w:rsidR="000A6FC9" w:rsidRPr="00555404">
        <w:rPr>
          <w:b/>
          <w:sz w:val="24"/>
          <w:szCs w:val="24"/>
        </w:rPr>
        <w:t>Inletkeeper</w:t>
      </w:r>
      <w:proofErr w:type="spellEnd"/>
      <w:r>
        <w:rPr>
          <w:b/>
          <w:sz w:val="24"/>
        </w:rPr>
        <w:t>)</w:t>
      </w:r>
      <w:bookmarkEnd w:id="175"/>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xml:space="preserve">: one or </w:t>
      </w:r>
      <w:proofErr w:type="gramStart"/>
      <w:r w:rsidR="000A6FC9">
        <w:t>both of the measurements</w:t>
      </w:r>
      <w:proofErr w:type="gramEnd"/>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36"/>
          <w:footerReference w:type="default" r:id="rId37"/>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w:t>
      </w:r>
      <w:proofErr w:type="gramStart"/>
      <w:r>
        <w:t>e.g.</w:t>
      </w:r>
      <w:proofErr w:type="gramEnd"/>
      <w:r>
        <w:t xml:space="preserve">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76" w:name="Kenai_QAPP_signatures_2020_05_05"/>
      <w:bookmarkEnd w:id="176"/>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commentRangeStart w:id="177"/>
      <w:r>
        <w:rPr>
          <w:b/>
          <w:sz w:val="24"/>
          <w:u w:val="thick"/>
        </w:rPr>
        <w:t>Accuracy</w:t>
      </w:r>
      <w:commentRangeEnd w:id="177"/>
      <w:r w:rsidR="00601E6B">
        <w:rPr>
          <w:rStyle w:val="CommentReference"/>
        </w:rPr>
        <w:commentReference w:id="177"/>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 xml:space="preserve">Representativeness is the extent to which measurements represent the true environmental condition. Representativeness will not be routinely monitored throughout the project, but is </w:t>
      </w:r>
      <w:proofErr w:type="gramStart"/>
      <w:r>
        <w:t>incorporated</w:t>
      </w:r>
      <w:proofErr w:type="gramEnd"/>
      <w:r>
        <w:t xml:space="preserve">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 xml:space="preserve">Comparability is the degree to which data can be compared directly to similar studies. Using standardized sampling, analytical </w:t>
      </w:r>
      <w:proofErr w:type="gramStart"/>
      <w:r>
        <w:t>methods</w:t>
      </w:r>
      <w:proofErr w:type="gramEnd"/>
      <w:r>
        <w:t xml:space="preserve">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001DB1A7"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601E6B" w:rsidRPr="00B35F53">
        <w:rPr>
          <w:rStyle w:val="hgkelc"/>
          <w:sz w:val="24"/>
          <w:szCs w:val="24"/>
          <w:lang w:val="en"/>
        </w:rPr>
        <w:fldChar w:fldCharType="begin"/>
      </w:r>
      <w:r w:rsidR="00601E6B" w:rsidRPr="00B35F53">
        <w:rPr>
          <w:rStyle w:val="hgkelc"/>
          <w:sz w:val="24"/>
          <w:szCs w:val="24"/>
          <w:lang w:val="en"/>
        </w:rPr>
        <w:instrText xml:space="preserve"> REF _Ref125968846 \h  \* MERGEFORMAT </w:instrText>
      </w:r>
      <w:r w:rsidR="00601E6B" w:rsidRPr="00B35F53">
        <w:rPr>
          <w:rStyle w:val="hgkelc"/>
          <w:sz w:val="24"/>
          <w:szCs w:val="24"/>
          <w:lang w:val="en"/>
        </w:rPr>
      </w:r>
      <w:r w:rsidR="00601E6B" w:rsidRPr="00B35F53">
        <w:rPr>
          <w:rStyle w:val="hgkelc"/>
          <w:sz w:val="24"/>
          <w:szCs w:val="24"/>
          <w:lang w:val="en"/>
        </w:rPr>
        <w:fldChar w:fldCharType="separate"/>
      </w:r>
      <w:r w:rsidR="00601E6B" w:rsidRPr="00B35F53">
        <w:rPr>
          <w:noProof/>
          <w:sz w:val="24"/>
          <w:szCs w:val="24"/>
        </w:rPr>
        <w:t>Table</w:t>
      </w:r>
      <w:r w:rsidR="00601E6B" w:rsidRPr="00B35F53">
        <w:rPr>
          <w:sz w:val="24"/>
          <w:szCs w:val="24"/>
        </w:rPr>
        <w:t xml:space="preserve"> </w:t>
      </w:r>
      <w:r w:rsidR="00601E6B" w:rsidRPr="00B35F53">
        <w:rPr>
          <w:noProof/>
          <w:sz w:val="24"/>
          <w:szCs w:val="24"/>
        </w:rPr>
        <w:t>7</w:t>
      </w:r>
      <w:r w:rsidR="00601E6B" w:rsidRPr="00B35F53">
        <w:rPr>
          <w:rStyle w:val="hgkelc"/>
          <w:sz w:val="24"/>
          <w:szCs w:val="24"/>
          <w:lang w:val="en"/>
        </w:rPr>
        <w:fldChar w:fldCharType="end"/>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2C15D0E8" w:rsidR="000866DB" w:rsidRDefault="000866DB" w:rsidP="000866DB">
      <w:pPr>
        <w:spacing w:line="275" w:lineRule="exact"/>
        <w:ind w:left="688"/>
        <w:rPr>
          <w:rStyle w:val="hgkelc"/>
          <w:lang w:val="en"/>
        </w:rPr>
      </w:pPr>
      <w:bookmarkStart w:id="178" w:name="_Ref125968846"/>
      <w:bookmarkStart w:id="179" w:name="_Toc132022467"/>
      <w:r>
        <w:rPr>
          <w:b/>
          <w:sz w:val="24"/>
        </w:rPr>
        <w:t xml:space="preserve">Table </w:t>
      </w:r>
      <w:r w:rsidR="00601E6B" w:rsidRPr="00F91D88">
        <w:rPr>
          <w:b/>
          <w:sz w:val="24"/>
          <w:szCs w:val="24"/>
        </w:rPr>
        <w:fldChar w:fldCharType="begin"/>
      </w:r>
      <w:r w:rsidR="00601E6B" w:rsidRPr="00F91D88">
        <w:rPr>
          <w:b/>
          <w:sz w:val="24"/>
          <w:szCs w:val="24"/>
        </w:rPr>
        <w:instrText xml:space="preserve"> SEQ Table \* ARABIC </w:instrText>
      </w:r>
      <w:r w:rsidR="00601E6B" w:rsidRPr="00F91D88">
        <w:rPr>
          <w:b/>
          <w:sz w:val="24"/>
          <w:szCs w:val="24"/>
        </w:rPr>
        <w:fldChar w:fldCharType="separate"/>
      </w:r>
      <w:r w:rsidR="00601E6B">
        <w:rPr>
          <w:b/>
          <w:noProof/>
          <w:sz w:val="24"/>
          <w:szCs w:val="24"/>
        </w:rPr>
        <w:t>7</w:t>
      </w:r>
      <w:r w:rsidR="00601E6B" w:rsidRPr="00F91D88">
        <w:rPr>
          <w:b/>
          <w:sz w:val="24"/>
          <w:szCs w:val="24"/>
        </w:rPr>
        <w:fldChar w:fldCharType="end"/>
      </w:r>
      <w:bookmarkEnd w:id="178"/>
      <w:r w:rsidR="00601E6B" w:rsidRPr="00F91D88">
        <w:rPr>
          <w:b/>
          <w:sz w:val="24"/>
          <w:szCs w:val="24"/>
        </w:rPr>
        <w:t>.</w:t>
      </w:r>
      <w:r>
        <w:rPr>
          <w:b/>
          <w:sz w:val="24"/>
        </w:rPr>
        <w:t xml:space="preserve"> Data Qualifiers (from SGS North America</w:t>
      </w:r>
      <w:r w:rsidR="00601E6B" w:rsidRPr="00F91D88">
        <w:rPr>
          <w:b/>
          <w:sz w:val="24"/>
          <w:szCs w:val="24"/>
        </w:rPr>
        <w:t>)</w:t>
      </w:r>
      <w:bookmarkEnd w:id="179"/>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 xml:space="preserve">(i.e., </w:t>
            </w:r>
            <w:proofErr w:type="gramStart"/>
            <w:r w:rsidRPr="00B407F6">
              <w:rPr>
                <w:rFonts w:eastAsiaTheme="minorHAnsi"/>
                <w:sz w:val="20"/>
                <w:szCs w:val="20"/>
              </w:rPr>
              <w:t>reporting</w:t>
            </w:r>
            <w:proofErr w:type="gramEnd"/>
            <w:r w:rsidRPr="00B407F6">
              <w:rPr>
                <w:rFonts w:eastAsiaTheme="minorHAnsi"/>
                <w:sz w:val="20"/>
                <w:szCs w:val="20"/>
              </w:rPr>
              <w:t xml:space="preserve">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 xml:space="preserve">Too Numerous </w:t>
            </w:r>
            <w:proofErr w:type="gramStart"/>
            <w:r w:rsidRPr="00B407F6">
              <w:rPr>
                <w:rFonts w:eastAsiaTheme="minorHAnsi"/>
                <w:sz w:val="20"/>
                <w:szCs w:val="20"/>
              </w:rPr>
              <w:t>To</w:t>
            </w:r>
            <w:proofErr w:type="gramEnd"/>
            <w:r w:rsidRPr="00B407F6">
              <w:rPr>
                <w:rFonts w:eastAsiaTheme="minorHAnsi"/>
                <w:sz w:val="20"/>
                <w:szCs w:val="20"/>
              </w:rPr>
              <w:t xml:space="preserve">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80"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81" w:name="A8._TRAINING_REQUIREMENTS"/>
      <w:bookmarkStart w:id="182" w:name="_Toc125960343"/>
      <w:bookmarkStart w:id="183" w:name="_Toc125984003"/>
      <w:bookmarkStart w:id="184" w:name="_Toc125984286"/>
      <w:bookmarkStart w:id="185" w:name="_Toc132032658"/>
      <w:bookmarkStart w:id="186" w:name="_Toc133590167"/>
      <w:bookmarkEnd w:id="181"/>
      <w:r>
        <w:lastRenderedPageBreak/>
        <w:t xml:space="preserve">A8. </w:t>
      </w:r>
      <w:r w:rsidR="00601E6B">
        <w:t>Training</w:t>
      </w:r>
      <w:r w:rsidR="00601E6B">
        <w:rPr>
          <w:spacing w:val="-1"/>
        </w:rPr>
        <w:t xml:space="preserve"> </w:t>
      </w:r>
      <w:r w:rsidR="00601E6B">
        <w:t>Requirements</w:t>
      </w:r>
      <w:bookmarkEnd w:id="180"/>
      <w:bookmarkEnd w:id="182"/>
      <w:bookmarkEnd w:id="183"/>
      <w:bookmarkEnd w:id="184"/>
      <w:bookmarkEnd w:id="185"/>
      <w:bookmarkEnd w:id="186"/>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87" w:name="_Toc117087852"/>
      <w:bookmarkStart w:id="188" w:name="_Toc125960344"/>
      <w:bookmarkStart w:id="189" w:name="_Toc125984004"/>
      <w:bookmarkStart w:id="190" w:name="_Toc125984287"/>
      <w:bookmarkStart w:id="191" w:name="_Toc132032659"/>
    </w:p>
    <w:p w14:paraId="54E794A6" w14:textId="37C338F1" w:rsidR="00601E6B" w:rsidRDefault="00601E6B" w:rsidP="00B407F6">
      <w:pPr>
        <w:pStyle w:val="Heading2"/>
        <w:ind w:left="0"/>
      </w:pPr>
      <w:bookmarkStart w:id="192" w:name="_Toc133590168"/>
      <w:r>
        <w:t>A9. Documentation and</w:t>
      </w:r>
      <w:r>
        <w:rPr>
          <w:spacing w:val="-2"/>
        </w:rPr>
        <w:t xml:space="preserve"> </w:t>
      </w:r>
      <w:r>
        <w:t>Records</w:t>
      </w:r>
      <w:bookmarkEnd w:id="187"/>
      <w:bookmarkEnd w:id="188"/>
      <w:bookmarkEnd w:id="189"/>
      <w:bookmarkEnd w:id="190"/>
      <w:bookmarkEnd w:id="191"/>
      <w:bookmarkEnd w:id="192"/>
    </w:p>
    <w:p w14:paraId="3394BB67" w14:textId="77777777" w:rsidR="000866DB" w:rsidRDefault="000866DB" w:rsidP="000866DB">
      <w:pPr>
        <w:pStyle w:val="BodyText"/>
        <w:spacing w:before="8"/>
        <w:rPr>
          <w:b/>
          <w:sz w:val="23"/>
        </w:rPr>
      </w:pPr>
      <w:bookmarkStart w:id="193" w:name="A9._DOCUMENTATION_AND_RECORDS"/>
      <w:bookmarkEnd w:id="193"/>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w:t>
      </w:r>
      <w:proofErr w:type="gramStart"/>
      <w:r>
        <w:t>, in particular, personnel</w:t>
      </w:r>
      <w:proofErr w:type="gramEnd"/>
      <w:r>
        <w:t xml:space="preserve">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w:t>
      </w:r>
      <w:r>
        <w:lastRenderedPageBreak/>
        <w:t xml:space="preserve">day will be recorded on the Agency Baseline Lab Test Results form (Appendix </w:t>
      </w:r>
      <w:r w:rsidR="00601E6B">
        <w:t>E</w:t>
      </w:r>
      <w:r w:rsidR="004A6F6C">
        <w:t xml:space="preserve">). </w:t>
      </w:r>
      <w:r>
        <w:t xml:space="preserve">SGS will provide results from their analyses on their data sheets. Sample analytical results will include all method, SOP and QAPP required quality control sample results including their acceptance criteria limits </w:t>
      </w:r>
      <w:proofErr w:type="gramStart"/>
      <w:r>
        <w:t>in order for</w:t>
      </w:r>
      <w:proofErr w:type="gramEnd"/>
      <w:r>
        <w:t xml:space="preserve">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94" w:name="_Toc117087853"/>
      <w:bookmarkStart w:id="195" w:name="_Toc125960346"/>
      <w:bookmarkStart w:id="196" w:name="_Toc125984006"/>
      <w:bookmarkStart w:id="197" w:name="_Toc125984289"/>
      <w:bookmarkStart w:id="198" w:name="_Toc132032661"/>
      <w:bookmarkStart w:id="199" w:name="_Toc133590169"/>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94"/>
      <w:bookmarkEnd w:id="195"/>
      <w:bookmarkEnd w:id="196"/>
      <w:bookmarkEnd w:id="197"/>
      <w:bookmarkEnd w:id="198"/>
      <w:bookmarkEnd w:id="199"/>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00" w:name="B1._SAMPLING_PROCESS_DESIGN"/>
      <w:bookmarkEnd w:id="200"/>
      <w:proofErr w:type="gramStart"/>
      <w:r>
        <w:t>In order to</w:t>
      </w:r>
      <w:proofErr w:type="gramEnd"/>
      <w:r>
        <w:t xml:space="preserve">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 xml:space="preserve">ged by their particular </w:t>
      </w:r>
      <w:proofErr w:type="gramStart"/>
      <w:r w:rsidR="00B407F6">
        <w:t>agency</w:t>
      </w:r>
      <w:proofErr w:type="gramEnd"/>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4B4705D3"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601E6B" w:rsidRPr="00511601">
        <w:fldChar w:fldCharType="begin"/>
      </w:r>
      <w:r w:rsidR="00601E6B" w:rsidRPr="00511601">
        <w:instrText xml:space="preserve"> REF _Ref125968456 \h  \* MERGEFORMAT </w:instrText>
      </w:r>
      <w:r w:rsidR="00601E6B" w:rsidRPr="00511601">
        <w:fldChar w:fldCharType="separate"/>
      </w:r>
      <w:r w:rsidR="00601E6B" w:rsidRPr="009B53EB">
        <w:t xml:space="preserve">Table </w:t>
      </w:r>
      <w:r w:rsidR="00601E6B" w:rsidRPr="009B53EB">
        <w:rPr>
          <w:noProof/>
        </w:rPr>
        <w:t>8</w:t>
      </w:r>
      <w:r w:rsidR="00601E6B" w:rsidRPr="00511601">
        <w:fldChar w:fldCharType="end"/>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0D168859"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601E6B" w:rsidRPr="00F4536B">
        <w:fldChar w:fldCharType="begin"/>
      </w:r>
      <w:r w:rsidR="00601E6B" w:rsidRPr="00F4536B">
        <w:instrText xml:space="preserve"> REF _Ref125968456 \h  \* MERGEFORMAT </w:instrText>
      </w:r>
      <w:r w:rsidR="00601E6B" w:rsidRPr="00F4536B">
        <w:fldChar w:fldCharType="separate"/>
      </w:r>
      <w:r w:rsidR="00601E6B" w:rsidRPr="009B53EB">
        <w:t xml:space="preserve">Table </w:t>
      </w:r>
      <w:r w:rsidR="00601E6B" w:rsidRPr="009B53EB">
        <w:rPr>
          <w:noProof/>
        </w:rPr>
        <w:t>8</w:t>
      </w:r>
      <w:r w:rsidR="00601E6B" w:rsidRPr="00F4536B">
        <w:fldChar w:fldCharType="end"/>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8"/>
          <w:footerReference w:type="default" r:id="rId39"/>
          <w:pgSz w:w="11900" w:h="16840"/>
          <w:pgMar w:top="1620" w:right="940" w:bottom="940" w:left="1040" w:header="929" w:footer="744" w:gutter="0"/>
          <w:cols w:space="720"/>
        </w:sectPr>
      </w:pPr>
    </w:p>
    <w:p w14:paraId="5D412860" w14:textId="50FEC121" w:rsidR="000866DB" w:rsidRDefault="000866DB" w:rsidP="000866DB">
      <w:pPr>
        <w:spacing w:before="91"/>
        <w:ind w:left="688" w:right="1431"/>
        <w:rPr>
          <w:b/>
          <w:sz w:val="24"/>
        </w:rPr>
      </w:pPr>
      <w:bookmarkStart w:id="208" w:name="_bookmark14"/>
      <w:bookmarkStart w:id="209" w:name="_Ref125968456"/>
      <w:bookmarkStart w:id="210" w:name="_Toc132022468"/>
      <w:bookmarkEnd w:id="208"/>
      <w:r>
        <w:rPr>
          <w:b/>
          <w:sz w:val="24"/>
        </w:rPr>
        <w:lastRenderedPageBreak/>
        <w:t xml:space="preserve">Table </w:t>
      </w:r>
      <w:r w:rsidR="00601E6B" w:rsidRPr="00F4536B">
        <w:rPr>
          <w:b/>
          <w:i/>
          <w:sz w:val="24"/>
          <w:szCs w:val="24"/>
        </w:rPr>
        <w:fldChar w:fldCharType="begin"/>
      </w:r>
      <w:r w:rsidR="00601E6B" w:rsidRPr="00F4536B">
        <w:rPr>
          <w:b/>
          <w:sz w:val="24"/>
          <w:szCs w:val="24"/>
        </w:rPr>
        <w:instrText xml:space="preserve"> SEQ Table \* ARABIC </w:instrText>
      </w:r>
      <w:r w:rsidR="00601E6B" w:rsidRPr="00F4536B">
        <w:rPr>
          <w:b/>
          <w:i/>
          <w:sz w:val="24"/>
          <w:szCs w:val="24"/>
        </w:rPr>
        <w:fldChar w:fldCharType="separate"/>
      </w:r>
      <w:r w:rsidR="00601E6B">
        <w:rPr>
          <w:b/>
          <w:noProof/>
          <w:sz w:val="24"/>
          <w:szCs w:val="24"/>
        </w:rPr>
        <w:t>8</w:t>
      </w:r>
      <w:r w:rsidR="00601E6B" w:rsidRPr="00F4536B">
        <w:rPr>
          <w:b/>
          <w:i/>
          <w:sz w:val="24"/>
          <w:szCs w:val="24"/>
        </w:rPr>
        <w:fldChar w:fldCharType="end"/>
      </w:r>
      <w:bookmarkEnd w:id="209"/>
      <w:r w:rsidR="00601E6B" w:rsidRPr="00F4536B">
        <w:rPr>
          <w:b/>
          <w:sz w:val="24"/>
          <w:szCs w:val="24"/>
        </w:rPr>
        <w:t>.</w:t>
      </w:r>
      <w:r>
        <w:rPr>
          <w:b/>
          <w:sz w:val="24"/>
        </w:rPr>
        <w:t xml:space="preserve"> Sampling Locations for Agency Baseline Monitoring</w:t>
      </w:r>
      <w:bookmarkEnd w:id="210"/>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11" w:name="KENAI_RIVER_STATIONS"/>
            <w:bookmarkEnd w:id="211"/>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12" w:name="RIVER_MILE"/>
            <w:bookmarkEnd w:id="212"/>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13" w:name="LATITUDE"/>
            <w:bookmarkEnd w:id="213"/>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14" w:name="LONGITUDE"/>
            <w:bookmarkEnd w:id="214"/>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0" cstate="print"/>
                    <a:stretch>
                      <a:fillRect/>
                    </a:stretch>
                  </pic:blipFill>
                  <pic:spPr>
                    <a:xfrm>
                      <a:off x="0" y="0"/>
                      <a:ext cx="5198679" cy="4023360"/>
                    </a:xfrm>
                    <a:prstGeom prst="rect">
                      <a:avLst/>
                    </a:prstGeom>
                  </pic:spPr>
                </pic:pic>
              </a:graphicData>
            </a:graphic>
          </wp:inline>
        </w:drawing>
      </w:r>
    </w:p>
    <w:p w14:paraId="45C9B067" w14:textId="5660A323" w:rsidR="000866DB" w:rsidRDefault="000866DB" w:rsidP="000866DB">
      <w:pPr>
        <w:spacing w:before="90"/>
        <w:ind w:left="687" w:right="288"/>
        <w:rPr>
          <w:b/>
          <w:sz w:val="24"/>
        </w:rPr>
      </w:pPr>
      <w:bookmarkStart w:id="215" w:name="_bookmark15"/>
      <w:bookmarkStart w:id="216" w:name="_Toc132022484"/>
      <w:bookmarkEnd w:id="215"/>
      <w:r>
        <w:rPr>
          <w:b/>
          <w:sz w:val="24"/>
        </w:rPr>
        <w:t xml:space="preserve">Figure </w:t>
      </w:r>
      <w:r w:rsidR="00601E6B" w:rsidRPr="00662FD7">
        <w:rPr>
          <w:i/>
          <w:sz w:val="24"/>
          <w:szCs w:val="24"/>
        </w:rPr>
        <w:fldChar w:fldCharType="begin"/>
      </w:r>
      <w:r w:rsidR="00601E6B" w:rsidRPr="00662FD7">
        <w:rPr>
          <w:sz w:val="24"/>
          <w:szCs w:val="24"/>
        </w:rPr>
        <w:instrText xml:space="preserve"> SEQ Figure \* ARABIC </w:instrText>
      </w:r>
      <w:r w:rsidR="00601E6B" w:rsidRPr="00662FD7">
        <w:rPr>
          <w:i/>
          <w:sz w:val="24"/>
          <w:szCs w:val="24"/>
        </w:rPr>
        <w:fldChar w:fldCharType="separate"/>
      </w:r>
      <w:r w:rsidR="00601E6B">
        <w:rPr>
          <w:noProof/>
          <w:sz w:val="24"/>
          <w:szCs w:val="24"/>
        </w:rPr>
        <w:t>2</w:t>
      </w:r>
      <w:r w:rsidR="00601E6B" w:rsidRPr="00662FD7">
        <w:rPr>
          <w:i/>
          <w:sz w:val="24"/>
          <w:szCs w:val="24"/>
        </w:rPr>
        <w:fldChar w:fldCharType="end"/>
      </w:r>
      <w:r w:rsidR="00601E6B">
        <w:rPr>
          <w:sz w:val="24"/>
          <w:szCs w:val="24"/>
        </w:rPr>
        <w:t>.</w:t>
      </w:r>
      <w:r>
        <w:rPr>
          <w:b/>
          <w:sz w:val="24"/>
        </w:rPr>
        <w:t xml:space="preserve"> Map of the multi-agency baseline sample locations and the Kenai River watershed</w:t>
      </w:r>
      <w:commentRangeStart w:id="217"/>
      <w:commentRangeStart w:id="218"/>
      <w:r>
        <w:rPr>
          <w:b/>
          <w:sz w:val="24"/>
        </w:rPr>
        <w:t>.</w:t>
      </w:r>
      <w:bookmarkEnd w:id="216"/>
      <w:commentRangeEnd w:id="217"/>
      <w:r w:rsidR="00601E6B">
        <w:rPr>
          <w:rStyle w:val="CommentReference"/>
        </w:rPr>
        <w:commentReference w:id="217"/>
      </w:r>
      <w:commentRangeEnd w:id="218"/>
      <w:r w:rsidR="0014462D">
        <w:rPr>
          <w:rStyle w:val="CommentReference"/>
        </w:rPr>
        <w:commentReference w:id="218"/>
      </w:r>
    </w:p>
    <w:p w14:paraId="545F5CBE" w14:textId="77777777" w:rsidR="00A73B53" w:rsidRDefault="00A73B53" w:rsidP="000866DB">
      <w:pPr>
        <w:spacing w:before="90"/>
        <w:ind w:left="687" w:right="288"/>
        <w:rPr>
          <w:b/>
          <w:sz w:val="24"/>
        </w:rPr>
      </w:pPr>
    </w:p>
    <w:p w14:paraId="323BB466" w14:textId="5A423FA8" w:rsidR="000866DB" w:rsidRDefault="000866DB" w:rsidP="004A6F6C">
      <w:pPr>
        <w:pStyle w:val="BodyText"/>
      </w:pPr>
      <w:bookmarkStart w:id="219" w:name="_bookmark16"/>
      <w:bookmarkStart w:id="220" w:name="_Hlk117067798"/>
      <w:bookmarkEnd w:id="219"/>
      <w:r>
        <w:t xml:space="preserve">The </w:t>
      </w:r>
      <w:commentRangeStart w:id="221"/>
      <w:commentRangeStart w:id="222"/>
      <w:r>
        <w:t xml:space="preserve">City of Soldotna Wastewater Treatment Plant </w:t>
      </w:r>
      <w:commentRangeEnd w:id="221"/>
      <w:r w:rsidR="00601E6B">
        <w:rPr>
          <w:rStyle w:val="CommentReference"/>
        </w:rPr>
        <w:commentReference w:id="221"/>
      </w:r>
      <w:commentRangeEnd w:id="222"/>
      <w:r w:rsidR="0014462D">
        <w:rPr>
          <w:rStyle w:val="CommentReference"/>
        </w:rPr>
        <w:commentReference w:id="222"/>
      </w:r>
      <w:r>
        <w:t xml:space="preserve">has the capability and equipment to </w:t>
      </w:r>
      <w:proofErr w:type="gramStart"/>
      <w:r>
        <w:t>test</w:t>
      </w:r>
      <w:r>
        <w:rPr>
          <w:spacing w:val="-43"/>
        </w:rPr>
        <w:t xml:space="preserve">  </w:t>
      </w:r>
      <w:r>
        <w:t>the</w:t>
      </w:r>
      <w:proofErr w:type="gramEnd"/>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commentRangeStart w:id="223"/>
      <w:commentRangeStart w:id="224"/>
      <w:r>
        <w:t>Total</w:t>
      </w:r>
      <w:commentRangeEnd w:id="223"/>
      <w:r w:rsidR="004A6F6C">
        <w:rPr>
          <w:rStyle w:val="CommentReference"/>
        </w:rPr>
        <w:commentReference w:id="223"/>
      </w:r>
      <w:commentRangeEnd w:id="224"/>
      <w:r w:rsidR="0014462D">
        <w:rPr>
          <w:rStyle w:val="CommentReference"/>
        </w:rPr>
        <w:commentReference w:id="224"/>
      </w:r>
      <w:r>
        <w:t xml:space="preserve">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25" w:name="_Toc132706052"/>
      <w:bookmarkStart w:id="226" w:name="_Toc133590170"/>
      <w:r w:rsidRPr="004A6F6C">
        <w:rPr>
          <w:b w:val="0"/>
          <w:i w:val="0"/>
        </w:rPr>
        <w:t xml:space="preserve">As needed, </w:t>
      </w:r>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225"/>
      <w:bookmarkEnd w:id="226"/>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Soldotna Wastewater treatment plant. Remaining samples will be sent to SGS or </w:t>
      </w:r>
      <w:proofErr w:type="spellStart"/>
      <w:r>
        <w:t>Tauriainen</w:t>
      </w:r>
      <w:proofErr w:type="spellEnd"/>
      <w:r>
        <w:t xml:space="preserve"> for the </w:t>
      </w:r>
      <w:r>
        <w:lastRenderedPageBreak/>
        <w:t>more specific analysis as described above.</w:t>
      </w:r>
    </w:p>
    <w:p w14:paraId="15E5D537" w14:textId="6E87D906" w:rsidR="00601E6B" w:rsidRPr="00C75F2A" w:rsidRDefault="000866DB" w:rsidP="004A6F6C">
      <w:pPr>
        <w:pStyle w:val="BodyText"/>
        <w:spacing w:before="1"/>
        <w:ind w:right="320"/>
      </w:pPr>
      <w:r>
        <w:t xml:space="preserve"> </w:t>
      </w:r>
      <w:bookmarkEnd w:id="220"/>
    </w:p>
    <w:p w14:paraId="2D31621E" w14:textId="77777777" w:rsidR="00601E6B" w:rsidRPr="00C75F2A" w:rsidRDefault="00601E6B" w:rsidP="009C52CC">
      <w:pPr>
        <w:pStyle w:val="Heading2"/>
        <w:ind w:left="0"/>
        <w:rPr>
          <w:i w:val="0"/>
        </w:rPr>
      </w:pPr>
      <w:bookmarkStart w:id="227" w:name="_Toc117087854"/>
      <w:bookmarkStart w:id="228" w:name="_Toc125960347"/>
      <w:bookmarkStart w:id="229" w:name="_Toc125984007"/>
      <w:bookmarkStart w:id="230" w:name="_Toc125984290"/>
      <w:bookmarkStart w:id="231" w:name="_Toc132032662"/>
      <w:bookmarkStart w:id="232" w:name="_Toc133590171"/>
      <w:commentRangeStart w:id="233"/>
      <w:commentRangeStart w:id="234"/>
      <w:r w:rsidRPr="00C75F2A">
        <w:rPr>
          <w:i w:val="0"/>
        </w:rPr>
        <w:t>B2. Sampling Methods</w:t>
      </w:r>
      <w:r w:rsidRPr="00C75F2A">
        <w:rPr>
          <w:i w:val="0"/>
          <w:spacing w:val="-2"/>
        </w:rPr>
        <w:t xml:space="preserve"> </w:t>
      </w:r>
      <w:r w:rsidRPr="00C75F2A">
        <w:rPr>
          <w:i w:val="0"/>
        </w:rPr>
        <w:t>Requirements</w:t>
      </w:r>
      <w:bookmarkEnd w:id="227"/>
      <w:bookmarkEnd w:id="228"/>
      <w:bookmarkEnd w:id="229"/>
      <w:bookmarkEnd w:id="230"/>
      <w:bookmarkEnd w:id="231"/>
      <w:commentRangeEnd w:id="233"/>
      <w:r w:rsidR="00990B1F">
        <w:rPr>
          <w:rStyle w:val="CommentReference"/>
          <w:b w:val="0"/>
          <w:bCs w:val="0"/>
          <w:i w:val="0"/>
        </w:rPr>
        <w:commentReference w:id="233"/>
      </w:r>
      <w:commentRangeEnd w:id="234"/>
      <w:r w:rsidR="00E95B1B">
        <w:rPr>
          <w:rStyle w:val="CommentReference"/>
          <w:b w:val="0"/>
          <w:bCs w:val="0"/>
          <w:i w:val="0"/>
        </w:rPr>
        <w:commentReference w:id="234"/>
      </w:r>
      <w:bookmarkEnd w:id="232"/>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proofErr w:type="gramStart"/>
      <w:r>
        <w:t>teams.These</w:t>
      </w:r>
      <w:proofErr w:type="spellEnd"/>
      <w:proofErr w:type="gramEnd"/>
      <w:r>
        <w:t xml:space="preserve"> containers are to be filled following the aforementioned instruction sheet. Collection techniques will be </w:t>
      </w:r>
      <w:proofErr w:type="gramStart"/>
      <w:r>
        <w:t>demonstrated</w:t>
      </w:r>
      <w:proofErr w:type="gramEnd"/>
      <w:r>
        <w:t xml:space="preserve">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5EA8448" w:rsidR="000866DB" w:rsidRDefault="00601E6B" w:rsidP="00500F3C">
      <w:pPr>
        <w:pStyle w:val="BodyText"/>
        <w:ind w:right="301"/>
      </w:pPr>
      <w:r>
        <w:t>Monitors</w:t>
      </w:r>
      <w:bookmarkStart w:id="235" w:name="B2_SAMPLING_METHODS_REQUIREMENTS"/>
      <w:bookmarkStart w:id="236" w:name="_Hlk117068141"/>
      <w:bookmarkEnd w:id="235"/>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commentRangeStart w:id="237"/>
      <w:commentRangeStart w:id="238"/>
      <w:r>
        <w:t xml:space="preserve">Monitors will employ “Clean Hands – Dirty Hands” technique when handling sample vessels and equipment </w:t>
      </w:r>
      <w:r>
        <w:fldChar w:fldCharType="begin" w:fldLock="1"/>
      </w:r>
      <w:r>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fldChar w:fldCharType="separate"/>
      </w:r>
      <w:r>
        <w:rPr>
          <w:noProof/>
        </w:rPr>
        <w:t>(EPA 1996b)</w:t>
      </w:r>
      <w:r>
        <w:fldChar w:fldCharType="end"/>
      </w:r>
      <w:r>
        <w:t xml:space="preserve"> (see Appendix B for detailed protocol). </w:t>
      </w:r>
      <w:commentRangeEnd w:id="237"/>
      <w:r>
        <w:rPr>
          <w:rStyle w:val="CommentReference"/>
        </w:rPr>
        <w:commentReference w:id="237"/>
      </w:r>
      <w:commentRangeEnd w:id="238"/>
      <w:r w:rsidR="00E95B1B">
        <w:rPr>
          <w:rStyle w:val="CommentReference"/>
        </w:rPr>
        <w:commentReference w:id="238"/>
      </w:r>
      <w:r>
        <w:t>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39" w:name="_bookmark18"/>
      <w:bookmarkEnd w:id="239"/>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4A5B1F48" w:rsidR="000866DB" w:rsidRDefault="000866DB" w:rsidP="000866DB">
      <w:pPr>
        <w:ind w:left="687"/>
        <w:rPr>
          <w:b/>
          <w:sz w:val="24"/>
        </w:rPr>
      </w:pPr>
      <w:bookmarkStart w:id="240" w:name="_Toc132022469"/>
      <w:r>
        <w:rPr>
          <w:b/>
          <w:sz w:val="24"/>
        </w:rPr>
        <w:lastRenderedPageBreak/>
        <w:t xml:space="preserve">Table </w:t>
      </w:r>
      <w:ins w:id="241" w:author="Benjamin Meyer" w:date="2023-04-18T10:26:00Z">
        <w:r w:rsidR="00601E6B" w:rsidRPr="00D602D6">
          <w:rPr>
            <w:b/>
            <w:sz w:val="24"/>
            <w:szCs w:val="24"/>
          </w:rPr>
          <w:fldChar w:fldCharType="begin"/>
        </w:r>
        <w:r w:rsidR="00601E6B" w:rsidRPr="00D602D6">
          <w:rPr>
            <w:b/>
            <w:sz w:val="24"/>
            <w:szCs w:val="24"/>
          </w:rPr>
          <w:instrText xml:space="preserve"> SEQ Table \* ARABIC </w:instrText>
        </w:r>
        <w:r w:rsidR="00601E6B" w:rsidRPr="00D602D6">
          <w:rPr>
            <w:b/>
            <w:sz w:val="24"/>
            <w:szCs w:val="24"/>
          </w:rPr>
          <w:fldChar w:fldCharType="separate"/>
        </w:r>
        <w:r w:rsidR="00601E6B">
          <w:rPr>
            <w:b/>
            <w:noProof/>
            <w:sz w:val="24"/>
            <w:szCs w:val="24"/>
          </w:rPr>
          <w:t>9</w:t>
        </w:r>
        <w:r w:rsidR="00601E6B" w:rsidRPr="00D602D6">
          <w:rPr>
            <w:b/>
            <w:sz w:val="24"/>
            <w:szCs w:val="24"/>
          </w:rPr>
          <w:fldChar w:fldCharType="end"/>
        </w:r>
        <w:r w:rsidR="00601E6B" w:rsidRPr="00D602D6">
          <w:rPr>
            <w:b/>
            <w:sz w:val="24"/>
            <w:szCs w:val="24"/>
          </w:rPr>
          <w:t>.</w:t>
        </w:r>
      </w:ins>
      <w:r>
        <w:rPr>
          <w:b/>
          <w:sz w:val="24"/>
        </w:rPr>
        <w:t xml:space="preserve"> Preservation and Holding Times for Sample Analysis</w:t>
      </w:r>
      <w:bookmarkEnd w:id="240"/>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commentRangeStart w:id="242"/>
            <w:commentRangeStart w:id="243"/>
            <w:r w:rsidR="00601E6B">
              <w:rPr>
                <w:sz w:val="20"/>
              </w:rPr>
              <w:t>6</w:t>
            </w:r>
            <w:commentRangeEnd w:id="242"/>
            <w:r w:rsidR="00601E6B">
              <w:rPr>
                <w:rStyle w:val="CommentReference"/>
              </w:rPr>
              <w:commentReference w:id="242"/>
            </w:r>
            <w:commentRangeEnd w:id="243"/>
            <w:r w:rsidR="00E95B1B">
              <w:rPr>
                <w:rStyle w:val="CommentReference"/>
              </w:rPr>
              <w:commentReference w:id="243"/>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77777777"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proofErr w:type="gramStart"/>
      <w:r w:rsidR="000866DB">
        <w:rPr>
          <w:sz w:val="18"/>
        </w:rPr>
        <w:t>analysis</w:t>
      </w:r>
      <w:proofErr w:type="gramEnd"/>
      <w:r w:rsidR="000866DB">
        <w:rPr>
          <w:sz w:val="18"/>
        </w:rPr>
        <w:t>”</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44" w:name="_Toc117087855"/>
      <w:bookmarkStart w:id="245" w:name="_Toc125960348"/>
      <w:bookmarkStart w:id="246" w:name="_Toc125984008"/>
      <w:bookmarkStart w:id="247" w:name="_Toc125984291"/>
      <w:bookmarkStart w:id="248" w:name="_Toc132032663"/>
      <w:bookmarkStart w:id="249" w:name="_Toc133590172"/>
      <w:r>
        <w:t>B3. Sample Handling and Custody</w:t>
      </w:r>
      <w:r w:rsidRPr="00D602D6">
        <w:rPr>
          <w:spacing w:val="-4"/>
        </w:rPr>
        <w:t xml:space="preserve"> </w:t>
      </w:r>
      <w:r>
        <w:t>Requirements</w:t>
      </w:r>
      <w:bookmarkEnd w:id="244"/>
      <w:bookmarkEnd w:id="245"/>
      <w:bookmarkEnd w:id="246"/>
      <w:bookmarkEnd w:id="247"/>
      <w:bookmarkEnd w:id="248"/>
      <w:bookmarkEnd w:id="249"/>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50" w:name="B3._SAMPLE_HANDLING_AND_CUSTODY_REQUIREM"/>
      <w:bookmarkStart w:id="251" w:name="_Hlk117073971"/>
      <w:bookmarkEnd w:id="236"/>
      <w:bookmarkEnd w:id="250"/>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commentRangeStart w:id="252"/>
      <w:commentRangeStart w:id="253"/>
      <w:r>
        <w:t>Sample collection vessels will be stored in double plastic bags, grouped by field site. Sample vessels will be handled only by gloved hands, per description of the “Clean Hands / Dirty Hands” methodology (see Field Sampling SOP in Appendix B).</w:t>
      </w:r>
      <w:commentRangeEnd w:id="252"/>
      <w:r>
        <w:rPr>
          <w:rStyle w:val="CommentReference"/>
        </w:rPr>
        <w:commentReference w:id="252"/>
      </w:r>
      <w:commentRangeEnd w:id="253"/>
      <w:r w:rsidR="00427A12">
        <w:rPr>
          <w:rStyle w:val="CommentReference"/>
        </w:rPr>
        <w:commentReference w:id="253"/>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w:t>
      </w:r>
      <w:r>
        <w:rPr>
          <w:sz w:val="24"/>
        </w:rPr>
        <w:lastRenderedPageBreak/>
        <w:t>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77777777"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del w:id="254" w:author="Benjamin Meyer" w:date="2023-04-18T10:26:00Z">
        <w:r>
          <w:rPr>
            <w:sz w:val="24"/>
          </w:rPr>
          <w:delText xml:space="preserve"> Samples specifically sent in during zinc and copper monitoring will utilize labels sent by SGS.</w:delText>
        </w:r>
      </w:del>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015BB1" w:rsidRDefault="00015BB1" w:rsidP="00601E6B">
                              <w:pPr>
                                <w:tabs>
                                  <w:tab w:val="left" w:pos="2724"/>
                                </w:tabs>
                                <w:spacing w:line="199" w:lineRule="exact"/>
                                <w:rPr>
                                  <w:ins w:id="255" w:author="Benjamin Meyer" w:date="2023-04-18T10:26:00Z"/>
                                  <w:sz w:val="18"/>
                                </w:rPr>
                              </w:pPr>
                              <w:r>
                                <w:rPr>
                                  <w:sz w:val="18"/>
                                </w:rPr>
                                <w:t>Analyst:</w:t>
                              </w:r>
                              <w:r>
                                <w:rPr>
                                  <w:sz w:val="18"/>
                                  <w:u w:val="single"/>
                                </w:rPr>
                                <w:t xml:space="preserve"> </w:t>
                              </w:r>
                              <w:r>
                                <w:rPr>
                                  <w:sz w:val="18"/>
                                  <w:u w:val="single"/>
                                </w:rPr>
                                <w:tab/>
                              </w:r>
                              <w:r>
                                <w:rPr>
                                  <w:sz w:val="18"/>
                                </w:rPr>
                                <w:t>Signature</w:t>
                              </w:r>
                              <w:ins w:id="256" w:author="Benjamin Meyer" w:date="2023-04-18T10:26:00Z">
                                <w:r>
                                  <w:rPr>
                                    <w:sz w:val="18"/>
                                  </w:rPr>
                                  <w:t>:</w:t>
                                </w:r>
                              </w:ins>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015BB1" w:rsidRDefault="00015BB1" w:rsidP="00601E6B">
                        <w:pPr>
                          <w:tabs>
                            <w:tab w:val="left" w:pos="2724"/>
                          </w:tabs>
                          <w:spacing w:line="199" w:lineRule="exact"/>
                          <w:rPr>
                            <w:ins w:id="257" w:author="Benjamin Meyer" w:date="2023-04-18T10:26:00Z"/>
                            <w:sz w:val="18"/>
                          </w:rPr>
                        </w:pPr>
                        <w:r>
                          <w:rPr>
                            <w:sz w:val="18"/>
                          </w:rPr>
                          <w:t>Analyst:</w:t>
                        </w:r>
                        <w:r>
                          <w:rPr>
                            <w:sz w:val="18"/>
                            <w:u w:val="single"/>
                          </w:rPr>
                          <w:t xml:space="preserve"> </w:t>
                        </w:r>
                        <w:r>
                          <w:rPr>
                            <w:sz w:val="18"/>
                            <w:u w:val="single"/>
                          </w:rPr>
                          <w:tab/>
                        </w:r>
                        <w:r>
                          <w:rPr>
                            <w:sz w:val="18"/>
                          </w:rPr>
                          <w:t>Signature</w:t>
                        </w:r>
                        <w:ins w:id="258" w:author="Benjamin Meyer" w:date="2023-04-18T10:26:00Z">
                          <w:r>
                            <w:rPr>
                              <w:sz w:val="18"/>
                            </w:rPr>
                            <w:t>:</w:t>
                          </w:r>
                        </w:ins>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59" w:name="_Toc132022485"/>
    <w:p w14:paraId="4322E9B4" w14:textId="18938B0A" w:rsidR="000866DB" w:rsidRDefault="00601E6B" w:rsidP="000866DB">
      <w:pPr>
        <w:spacing w:before="152"/>
        <w:ind w:left="2389"/>
        <w:rPr>
          <w:b/>
          <w:sz w:val="24"/>
        </w:rPr>
      </w:pPr>
      <w:r w:rsidRPr="00D602D6">
        <w:rPr>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60" w:name="_Hlk117074405"/>
      <w:r w:rsidR="000866DB">
        <w:rPr>
          <w:b/>
          <w:sz w:val="24"/>
        </w:rPr>
        <w:t xml:space="preserve">Figure </w:t>
      </w:r>
      <w:r w:rsidRPr="00D602D6">
        <w:rPr>
          <w:i/>
          <w:sz w:val="24"/>
          <w:szCs w:val="24"/>
        </w:rPr>
        <w:fldChar w:fldCharType="begin"/>
      </w:r>
      <w:r w:rsidRPr="00D602D6">
        <w:rPr>
          <w:sz w:val="24"/>
          <w:szCs w:val="24"/>
        </w:rPr>
        <w:instrText xml:space="preserve"> SEQ Figure \* ARABIC </w:instrText>
      </w:r>
      <w:r w:rsidRPr="00D602D6">
        <w:rPr>
          <w:i/>
          <w:sz w:val="24"/>
          <w:szCs w:val="24"/>
        </w:rPr>
        <w:fldChar w:fldCharType="separate"/>
      </w:r>
      <w:r>
        <w:rPr>
          <w:noProof/>
          <w:sz w:val="24"/>
          <w:szCs w:val="24"/>
        </w:rPr>
        <w:t>3</w:t>
      </w:r>
      <w:r w:rsidRPr="00D602D6">
        <w:rPr>
          <w:i/>
          <w:sz w:val="24"/>
          <w:szCs w:val="24"/>
        </w:rPr>
        <w:fldChar w:fldCharType="end"/>
      </w:r>
      <w:r w:rsidRPr="00D602D6">
        <w:rPr>
          <w:sz w:val="24"/>
          <w:szCs w:val="24"/>
        </w:rPr>
        <w:t>.</w:t>
      </w:r>
      <w:r w:rsidR="000866DB">
        <w:rPr>
          <w:b/>
          <w:sz w:val="24"/>
        </w:rPr>
        <w:t xml:space="preserve"> Sample Container Label</w:t>
      </w:r>
      <w:bookmarkEnd w:id="259"/>
    </w:p>
    <w:bookmarkEnd w:id="251"/>
    <w:bookmarkEnd w:id="260"/>
    <w:p w14:paraId="2D6C6F17" w14:textId="77777777" w:rsidR="000866DB" w:rsidRDefault="000866DB" w:rsidP="000866DB">
      <w:pPr>
        <w:pStyle w:val="BodyText"/>
        <w:spacing w:before="3"/>
        <w:rPr>
          <w:b/>
        </w:rPr>
      </w:pPr>
    </w:p>
    <w:p w14:paraId="1341C922" w14:textId="77777777" w:rsidR="00601E6B" w:rsidRPr="00500F3C" w:rsidRDefault="00601E6B" w:rsidP="00601E6B">
      <w:pPr>
        <w:rPr>
          <w:ins w:id="261" w:author="Benjamin Meyer" w:date="2023-04-18T10:26:00Z"/>
          <w:i/>
          <w:sz w:val="24"/>
          <w:szCs w:val="24"/>
        </w:rPr>
      </w:pPr>
      <w:bookmarkStart w:id="262" w:name="B4._ANALYTICAL_METHODS_REQUIREMENTS"/>
      <w:bookmarkStart w:id="263" w:name="_Hlk117074459"/>
      <w:bookmarkEnd w:id="262"/>
      <w:commentRangeStart w:id="264"/>
      <w:ins w:id="265" w:author="Benjamin Meyer" w:date="2023-04-18T10:26:00Z">
        <w:r w:rsidRPr="00500F3C">
          <w:rPr>
            <w:i/>
            <w:sz w:val="24"/>
            <w:szCs w:val="24"/>
          </w:rPr>
          <w:t>Sample transport from office to laboratory</w:t>
        </w:r>
      </w:ins>
      <w:commentRangeEnd w:id="264"/>
      <w:r w:rsidR="00500F3C">
        <w:rPr>
          <w:rStyle w:val="CommentReference"/>
        </w:rPr>
        <w:commentReference w:id="264"/>
      </w:r>
    </w:p>
    <w:p w14:paraId="5DCDE62E" w14:textId="77777777" w:rsidR="00601E6B" w:rsidRDefault="00601E6B" w:rsidP="00601E6B">
      <w:pPr>
        <w:rPr>
          <w:ins w:id="266" w:author="Benjamin Meyer" w:date="2023-04-18T10:26:00Z"/>
          <w:rFonts w:eastAsiaTheme="minorHAnsi"/>
          <w:color w:val="000000"/>
          <w:sz w:val="24"/>
          <w:szCs w:val="24"/>
        </w:rPr>
      </w:pPr>
    </w:p>
    <w:p w14:paraId="3F0461D4" w14:textId="77777777" w:rsidR="00601E6B" w:rsidRDefault="00601E6B" w:rsidP="00601E6B">
      <w:pPr>
        <w:rPr>
          <w:ins w:id="267" w:author="Benjamin Meyer" w:date="2023-04-18T10:26:00Z"/>
          <w:rFonts w:eastAsiaTheme="minorHAnsi"/>
          <w:color w:val="000000"/>
          <w:sz w:val="24"/>
          <w:szCs w:val="24"/>
        </w:rPr>
      </w:pPr>
      <w:ins w:id="268" w:author="Benjamin Meyer" w:date="2023-04-18T10:26:00Z">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ins>
    </w:p>
    <w:p w14:paraId="2629EA2B" w14:textId="77777777" w:rsidR="00601E6B" w:rsidRPr="00621F9D" w:rsidRDefault="00601E6B" w:rsidP="00601E6B">
      <w:pPr>
        <w:rPr>
          <w:ins w:id="269" w:author="Benjamin Meyer" w:date="2023-04-18T10:26:00Z"/>
          <w:i/>
        </w:rPr>
      </w:pPr>
    </w:p>
    <w:p w14:paraId="31093988" w14:textId="77777777" w:rsidR="00601E6B" w:rsidRDefault="00601E6B" w:rsidP="00601E6B">
      <w:pPr>
        <w:widowControl/>
        <w:adjustRightInd w:val="0"/>
        <w:rPr>
          <w:ins w:id="270" w:author="Benjamin Meyer" w:date="2023-04-18T10:26:00Z"/>
          <w:rFonts w:eastAsiaTheme="minorHAnsi"/>
          <w:color w:val="000000"/>
          <w:sz w:val="24"/>
          <w:szCs w:val="24"/>
        </w:rPr>
      </w:pPr>
      <w:ins w:id="271" w:author="Benjamin Meyer" w:date="2023-04-18T10:26:00Z">
        <w:r w:rsidRPr="00621F9D">
          <w:rPr>
            <w:rFonts w:eastAsiaTheme="minorHAnsi"/>
            <w:color w:val="000000"/>
            <w:sz w:val="24"/>
            <w:szCs w:val="24"/>
          </w:rPr>
          <w:t xml:space="preserve">Samples must be in the sampler’s possession or in a cooler sealed with signed and dated </w:t>
        </w:r>
        <w:commentRangeStart w:id="272"/>
        <w:r w:rsidRPr="00621F9D">
          <w:rPr>
            <w:rFonts w:eastAsiaTheme="minorHAnsi"/>
            <w:color w:val="000000"/>
            <w:sz w:val="24"/>
            <w:szCs w:val="24"/>
          </w:rPr>
          <w:t xml:space="preserve">friable evidence tape </w:t>
        </w:r>
      </w:ins>
      <w:commentRangeEnd w:id="272"/>
      <w:r w:rsidR="00F24EA0">
        <w:rPr>
          <w:rStyle w:val="CommentReference"/>
        </w:rPr>
        <w:commentReference w:id="272"/>
      </w:r>
      <w:ins w:id="273" w:author="Benjamin Meyer" w:date="2023-04-18T10:26:00Z">
        <w:r w:rsidRPr="00621F9D">
          <w:rPr>
            <w:rFonts w:eastAsiaTheme="minorHAnsi"/>
            <w:color w:val="000000"/>
            <w:sz w:val="24"/>
            <w:szCs w:val="24"/>
          </w:rPr>
          <w:t xml:space="preserve">on opposing sides of the cooler. When the cooler is sealed, the method of securing the samples must be such that tampering with samples or bottles is not possible. The cooler must be secured so that the lid cannot be removed without breaking the </w:t>
        </w:r>
        <w:commentRangeStart w:id="274"/>
        <w:r w:rsidRPr="00621F9D">
          <w:rPr>
            <w:rFonts w:eastAsiaTheme="minorHAnsi"/>
            <w:color w:val="000000"/>
            <w:sz w:val="24"/>
            <w:szCs w:val="24"/>
          </w:rPr>
          <w:t xml:space="preserve">evidence tape </w:t>
        </w:r>
      </w:ins>
      <w:commentRangeEnd w:id="274"/>
      <w:r w:rsidR="00F24EA0">
        <w:rPr>
          <w:rStyle w:val="CommentReference"/>
        </w:rPr>
        <w:commentReference w:id="274"/>
      </w:r>
      <w:ins w:id="275" w:author="Benjamin Meyer" w:date="2023-04-18T10:26:00Z">
        <w:r w:rsidRPr="00621F9D">
          <w:rPr>
            <w:rFonts w:eastAsiaTheme="minorHAnsi"/>
            <w:color w:val="000000"/>
            <w:sz w:val="24"/>
            <w:szCs w:val="24"/>
          </w:rPr>
          <w:t xml:space="preserve">or </w:t>
        </w:r>
        <w:commentRangeStart w:id="276"/>
        <w:r w:rsidRPr="00621F9D">
          <w:rPr>
            <w:rFonts w:eastAsiaTheme="minorHAnsi"/>
            <w:color w:val="000000"/>
            <w:sz w:val="24"/>
            <w:szCs w:val="24"/>
          </w:rPr>
          <w:t xml:space="preserve">cutting the lock. </w:t>
        </w:r>
      </w:ins>
      <w:commentRangeEnd w:id="276"/>
      <w:r w:rsidR="00F24EA0">
        <w:rPr>
          <w:rStyle w:val="CommentReference"/>
        </w:rPr>
        <w:commentReference w:id="276"/>
      </w:r>
    </w:p>
    <w:p w14:paraId="49F0DBF0" w14:textId="77777777" w:rsidR="00601E6B" w:rsidRDefault="00601E6B" w:rsidP="00601E6B">
      <w:pPr>
        <w:widowControl/>
        <w:adjustRightInd w:val="0"/>
        <w:rPr>
          <w:ins w:id="277" w:author="Benjamin Meyer" w:date="2023-04-18T10:26:00Z"/>
          <w:rFonts w:eastAsiaTheme="minorHAnsi"/>
          <w:color w:val="000000"/>
          <w:sz w:val="24"/>
          <w:szCs w:val="24"/>
        </w:rPr>
      </w:pPr>
    </w:p>
    <w:p w14:paraId="3832759B" w14:textId="77777777" w:rsidR="00601E6B" w:rsidRPr="004C0CA2" w:rsidRDefault="00601E6B" w:rsidP="00601E6B">
      <w:pPr>
        <w:widowControl/>
        <w:adjustRightInd w:val="0"/>
        <w:rPr>
          <w:ins w:id="278" w:author="Benjamin Meyer" w:date="2023-04-18T10:26:00Z"/>
          <w:rFonts w:eastAsiaTheme="minorHAnsi"/>
          <w:sz w:val="24"/>
          <w:szCs w:val="24"/>
        </w:rPr>
      </w:pPr>
      <w:ins w:id="279" w:author="Benjamin Meyer" w:date="2023-04-18T10:26:00Z">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ins>
    </w:p>
    <w:p w14:paraId="02D698F9" w14:textId="77777777" w:rsidR="00601E6B" w:rsidRDefault="00601E6B" w:rsidP="00601E6B">
      <w:pPr>
        <w:widowControl/>
        <w:adjustRightInd w:val="0"/>
        <w:rPr>
          <w:ins w:id="280" w:author="Benjamin Meyer" w:date="2023-04-18T10:26:00Z"/>
          <w:rFonts w:eastAsiaTheme="minorHAnsi"/>
          <w:sz w:val="24"/>
          <w:szCs w:val="24"/>
        </w:rPr>
      </w:pPr>
    </w:p>
    <w:p w14:paraId="7DB73DE1" w14:textId="77777777" w:rsidR="00601E6B" w:rsidRDefault="00601E6B" w:rsidP="00601E6B">
      <w:pPr>
        <w:widowControl/>
        <w:adjustRightInd w:val="0"/>
        <w:rPr>
          <w:ins w:id="281" w:author="Benjamin Meyer" w:date="2023-04-18T10:26:00Z"/>
          <w:rFonts w:eastAsiaTheme="minorHAnsi"/>
          <w:sz w:val="24"/>
          <w:szCs w:val="24"/>
        </w:rPr>
      </w:pPr>
      <w:ins w:id="282" w:author="Benjamin Meyer" w:date="2023-04-18T10:26:00Z">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ins>
    </w:p>
    <w:p w14:paraId="79CDCE22" w14:textId="77777777" w:rsidR="00601E6B" w:rsidRDefault="00601E6B" w:rsidP="00601E6B">
      <w:pPr>
        <w:widowControl/>
        <w:adjustRightInd w:val="0"/>
        <w:rPr>
          <w:ins w:id="283" w:author="Benjamin Meyer" w:date="2023-04-18T10:26:00Z"/>
          <w:rFonts w:eastAsiaTheme="minorHAnsi"/>
          <w:b/>
          <w:bCs/>
          <w:sz w:val="24"/>
          <w:szCs w:val="24"/>
        </w:rPr>
      </w:pPr>
    </w:p>
    <w:p w14:paraId="6769E6C2" w14:textId="77777777" w:rsidR="00601E6B" w:rsidRPr="00621F9D" w:rsidRDefault="00601E6B" w:rsidP="00601E6B">
      <w:pPr>
        <w:widowControl/>
        <w:adjustRightInd w:val="0"/>
        <w:rPr>
          <w:ins w:id="284" w:author="Benjamin Meyer" w:date="2023-04-18T10:26:00Z"/>
          <w:rFonts w:eastAsiaTheme="minorHAnsi"/>
          <w:i/>
          <w:sz w:val="24"/>
          <w:szCs w:val="24"/>
        </w:rPr>
      </w:pPr>
      <w:commentRangeStart w:id="285"/>
      <w:ins w:id="286" w:author="Benjamin Meyer" w:date="2023-04-18T10:26:00Z">
        <w:r w:rsidRPr="00621F9D">
          <w:rPr>
            <w:rFonts w:eastAsiaTheme="minorHAnsi"/>
            <w:bCs/>
            <w:i/>
            <w:sz w:val="24"/>
            <w:szCs w:val="24"/>
          </w:rPr>
          <w:lastRenderedPageBreak/>
          <w:t xml:space="preserve">Shipping Requirements </w:t>
        </w:r>
      </w:ins>
      <w:commentRangeEnd w:id="285"/>
      <w:r w:rsidR="00500F3C">
        <w:rPr>
          <w:rStyle w:val="CommentReference"/>
        </w:rPr>
        <w:commentReference w:id="285"/>
      </w:r>
    </w:p>
    <w:p w14:paraId="64C69CC8" w14:textId="77777777" w:rsidR="00601E6B" w:rsidRPr="00621F9D" w:rsidRDefault="00601E6B" w:rsidP="00601E6B">
      <w:pPr>
        <w:widowControl/>
        <w:adjustRightInd w:val="0"/>
        <w:rPr>
          <w:ins w:id="287" w:author="Benjamin Meyer" w:date="2023-04-18T10:26:00Z"/>
          <w:rFonts w:eastAsiaTheme="minorHAnsi"/>
          <w:sz w:val="24"/>
          <w:szCs w:val="24"/>
        </w:rPr>
      </w:pPr>
      <w:ins w:id="288" w:author="Benjamin Meyer" w:date="2023-04-18T10:26:00Z">
        <w:r w:rsidRPr="00621F9D">
          <w:rPr>
            <w:rFonts w:eastAsiaTheme="minorHAnsi"/>
            <w:sz w:val="24"/>
            <w:szCs w:val="24"/>
          </w:rPr>
          <w:t xml:space="preserve">Packaging, marking, labeling, and shipping of samples will comply with </w:t>
        </w:r>
        <w:commentRangeStart w:id="289"/>
        <w:r w:rsidRPr="00621F9D">
          <w:rPr>
            <w:rFonts w:eastAsiaTheme="minorHAnsi"/>
            <w:sz w:val="24"/>
            <w:szCs w:val="24"/>
          </w:rPr>
          <w:t>all regulations promulgated by the U. S. Department of Transportation in 49 CFR 171-177</w:t>
        </w:r>
      </w:ins>
      <w:commentRangeEnd w:id="289"/>
      <w:r w:rsidR="00F24EA0">
        <w:rPr>
          <w:rStyle w:val="CommentReference"/>
        </w:rPr>
        <w:commentReference w:id="289"/>
      </w:r>
      <w:ins w:id="290" w:author="Benjamin Meyer" w:date="2023-04-18T10:26:00Z">
        <w:r w:rsidRPr="00621F9D">
          <w:rPr>
            <w:rFonts w:eastAsiaTheme="minorHAnsi"/>
            <w:sz w:val="24"/>
            <w:szCs w:val="24"/>
          </w:rPr>
          <w:t xml:space="preserve">. Staff should receive the necessary training for shipping samples or consult with the contracted laboratory for shipping instructions. </w:t>
        </w:r>
      </w:ins>
    </w:p>
    <w:p w14:paraId="32798B9C" w14:textId="77777777" w:rsidR="00601E6B" w:rsidRDefault="00601E6B" w:rsidP="00601E6B">
      <w:pPr>
        <w:widowControl/>
        <w:adjustRightInd w:val="0"/>
        <w:rPr>
          <w:ins w:id="291" w:author="Benjamin Meyer" w:date="2023-04-18T10:26:00Z"/>
          <w:rFonts w:eastAsiaTheme="minorHAnsi"/>
          <w:sz w:val="24"/>
          <w:szCs w:val="24"/>
        </w:rPr>
      </w:pPr>
    </w:p>
    <w:p w14:paraId="7BEDA92C" w14:textId="77777777" w:rsidR="00601E6B" w:rsidRDefault="00601E6B" w:rsidP="00601E6B">
      <w:pPr>
        <w:widowControl/>
        <w:adjustRightInd w:val="0"/>
        <w:rPr>
          <w:ins w:id="292" w:author="Benjamin Meyer" w:date="2023-04-18T10:26:00Z"/>
          <w:rFonts w:eastAsiaTheme="minorHAnsi"/>
          <w:sz w:val="24"/>
          <w:szCs w:val="24"/>
        </w:rPr>
      </w:pPr>
      <w:commentRangeStart w:id="293"/>
      <w:ins w:id="294" w:author="Benjamin Meyer" w:date="2023-04-18T10:26:00Z">
        <w:r w:rsidRPr="00621F9D">
          <w:rPr>
            <w:rFonts w:eastAsiaTheme="minorHAnsi"/>
            <w:sz w:val="24"/>
            <w:szCs w:val="24"/>
          </w:rPr>
          <w:t xml:space="preserve">Samples collected in plastic bottles </w:t>
        </w:r>
      </w:ins>
      <w:commentRangeEnd w:id="293"/>
      <w:r w:rsidR="00FE3C7A">
        <w:rPr>
          <w:rStyle w:val="CommentReference"/>
        </w:rPr>
        <w:commentReference w:id="293"/>
      </w:r>
      <w:ins w:id="295" w:author="Benjamin Meyer" w:date="2023-04-18T10:26:00Z">
        <w:r w:rsidRPr="00621F9D">
          <w:rPr>
            <w:rFonts w:eastAsiaTheme="minorHAnsi"/>
            <w:sz w:val="24"/>
            <w:szCs w:val="24"/>
          </w:rPr>
          <w:t xml:space="preserve">may be 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w:t>
        </w:r>
        <w:commentRangeStart w:id="296"/>
        <w:r w:rsidRPr="00621F9D">
          <w:rPr>
            <w:rFonts w:eastAsiaTheme="minorHAnsi"/>
            <w:sz w:val="24"/>
            <w:szCs w:val="24"/>
          </w:rPr>
          <w:t xml:space="preserve">gel-ice/blue-ice </w:t>
        </w:r>
      </w:ins>
      <w:commentRangeEnd w:id="296"/>
      <w:r w:rsidR="00FE3C7A">
        <w:rPr>
          <w:rStyle w:val="CommentReference"/>
        </w:rPr>
        <w:commentReference w:id="296"/>
      </w:r>
      <w:ins w:id="297" w:author="Benjamin Meyer" w:date="2023-04-18T10:26:00Z">
        <w:r w:rsidRPr="00621F9D">
          <w:rPr>
            <w:rFonts w:eastAsiaTheme="minorHAnsi"/>
            <w:sz w:val="24"/>
            <w:szCs w:val="24"/>
          </w:rPr>
          <w:t xml:space="preserve">to maintain a temperature of less than </w:t>
        </w:r>
        <w:commentRangeStart w:id="298"/>
        <w:r w:rsidRPr="00621F9D">
          <w:rPr>
            <w:rFonts w:eastAsiaTheme="minorHAnsi"/>
            <w:sz w:val="24"/>
            <w:szCs w:val="24"/>
          </w:rPr>
          <w:t>four degrees C</w:t>
        </w:r>
      </w:ins>
      <w:commentRangeEnd w:id="298"/>
      <w:r w:rsidR="00FE3C7A">
        <w:rPr>
          <w:rStyle w:val="CommentReference"/>
        </w:rPr>
        <w:commentReference w:id="298"/>
      </w:r>
      <w:ins w:id="299" w:author="Benjamin Meyer" w:date="2023-04-18T10:26:00Z">
        <w:r w:rsidRPr="00621F9D">
          <w:rPr>
            <w:rFonts w:eastAsiaTheme="minorHAnsi"/>
            <w:sz w:val="24"/>
            <w:szCs w:val="24"/>
          </w:rPr>
          <w:t xml:space="preserve">. A temperature blank, 250 or 500 mL in size, will be placed in the cooler. Temperature will be measured </w:t>
        </w:r>
        <w:commentRangeStart w:id="300"/>
        <w:r w:rsidRPr="00621F9D">
          <w:rPr>
            <w:rFonts w:eastAsiaTheme="minorHAnsi"/>
            <w:sz w:val="24"/>
            <w:szCs w:val="24"/>
          </w:rPr>
          <w:t xml:space="preserve">prior to shipment and </w:t>
        </w:r>
      </w:ins>
      <w:commentRangeEnd w:id="300"/>
      <w:r w:rsidR="00FE3C7A">
        <w:rPr>
          <w:rStyle w:val="CommentReference"/>
        </w:rPr>
        <w:commentReference w:id="300"/>
      </w:r>
      <w:ins w:id="301" w:author="Benjamin Meyer" w:date="2023-04-18T10:26:00Z">
        <w:r w:rsidRPr="00621F9D">
          <w:rPr>
            <w:rFonts w:eastAsiaTheme="minorHAnsi"/>
            <w:sz w:val="24"/>
            <w:szCs w:val="24"/>
          </w:rPr>
          <w:t xml:space="preserve">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ins>
    </w:p>
    <w:p w14:paraId="67800474" w14:textId="77777777" w:rsidR="00601E6B" w:rsidRPr="00621F9D" w:rsidRDefault="00601E6B" w:rsidP="00601E6B">
      <w:pPr>
        <w:widowControl/>
        <w:adjustRightInd w:val="0"/>
        <w:rPr>
          <w:ins w:id="302" w:author="Benjamin Meyer" w:date="2023-04-18T10:26:00Z"/>
          <w:rFonts w:eastAsiaTheme="minorHAnsi"/>
          <w:sz w:val="24"/>
          <w:szCs w:val="24"/>
        </w:rPr>
      </w:pPr>
    </w:p>
    <w:p w14:paraId="3537BF91" w14:textId="6A296BA0" w:rsidR="00601E6B" w:rsidRDefault="00601E6B" w:rsidP="00601E6B">
      <w:pPr>
        <w:rPr>
          <w:rFonts w:eastAsiaTheme="minorHAnsi"/>
          <w:sz w:val="24"/>
          <w:szCs w:val="24"/>
        </w:rPr>
      </w:pPr>
      <w:ins w:id="303" w:author="Benjamin Meyer" w:date="2023-04-18T10:26:00Z">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ins>
    </w:p>
    <w:p w14:paraId="5212CFA9" w14:textId="77777777" w:rsidR="00533954" w:rsidRPr="00621F9D" w:rsidRDefault="00533954" w:rsidP="00601E6B">
      <w:pPr>
        <w:rPr>
          <w:ins w:id="304" w:author="Benjamin Meyer" w:date="2023-04-18T10:26:00Z"/>
          <w:i/>
          <w:sz w:val="24"/>
          <w:szCs w:val="24"/>
        </w:rPr>
      </w:pPr>
    </w:p>
    <w:p w14:paraId="07F51136" w14:textId="77777777" w:rsidR="00601E6B" w:rsidRPr="00533954" w:rsidRDefault="00601E6B" w:rsidP="00533954">
      <w:pPr>
        <w:pStyle w:val="Heading2"/>
        <w:ind w:left="0"/>
      </w:pPr>
      <w:bookmarkStart w:id="305" w:name="_Toc117087856"/>
      <w:bookmarkStart w:id="306" w:name="_Toc125960349"/>
      <w:bookmarkStart w:id="307" w:name="_Toc125984009"/>
      <w:bookmarkStart w:id="308" w:name="_Toc125984292"/>
      <w:bookmarkStart w:id="309" w:name="_Toc132032664"/>
      <w:bookmarkStart w:id="310" w:name="_Toc133590173"/>
      <w:r w:rsidRPr="00533954">
        <w:t>B4. Analytical Methods Requirements</w:t>
      </w:r>
      <w:bookmarkEnd w:id="305"/>
      <w:bookmarkEnd w:id="306"/>
      <w:bookmarkEnd w:id="307"/>
      <w:bookmarkEnd w:id="308"/>
      <w:bookmarkEnd w:id="309"/>
      <w:bookmarkEnd w:id="310"/>
    </w:p>
    <w:p w14:paraId="62390B89" w14:textId="5B737558"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i/>
        </w:rPr>
        <w:fldChar w:fldCharType="begin" w:fldLock="1"/>
      </w:r>
      <w:r w:rsidR="00601E6B">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601E6B">
        <w:rPr>
          <w:i/>
        </w:rPr>
        <w:fldChar w:fldCharType="separate"/>
      </w:r>
      <w:r w:rsidR="00601E6B">
        <w:rPr>
          <w:noProof/>
        </w:rPr>
        <w:t>(EPA 1996a)</w:t>
      </w:r>
      <w:r w:rsidR="00601E6B">
        <w:rPr>
          <w:i/>
        </w:rPr>
        <w:fldChar w:fldCharType="end"/>
      </w:r>
      <w:r w:rsidR="00601E6B">
        <w:t>.</w:t>
      </w:r>
      <w:r>
        <w:t xml:space="preserve"> Documentation of methods used, along with precision and accuracy and detectability information is provided in </w:t>
      </w:r>
      <w:ins w:id="311" w:author="Benjamin Meyer" w:date="2023-04-18T10:26:00Z">
        <w:r w:rsidR="00601E6B" w:rsidRPr="00636CFA">
          <w:fldChar w:fldCharType="begin"/>
        </w:r>
        <w:r w:rsidR="00601E6B" w:rsidRPr="00636CFA">
          <w:instrText xml:space="preserve"> REF _Ref125965085 \h  \* MERGEFORMAT </w:instrText>
        </w:r>
      </w:ins>
      <w:ins w:id="312" w:author="Benjamin Meyer" w:date="2023-04-18T10:26:00Z">
        <w:r w:rsidR="00601E6B" w:rsidRPr="00636CFA">
          <w:fldChar w:fldCharType="separate"/>
        </w:r>
        <w:r w:rsidR="00601E6B" w:rsidRPr="009B53EB">
          <w:t xml:space="preserve">Table </w:t>
        </w:r>
        <w:r w:rsidR="00601E6B" w:rsidRPr="009B53EB">
          <w:rPr>
            <w:noProof/>
          </w:rPr>
          <w:t>2</w:t>
        </w:r>
        <w:r w:rsidR="00601E6B" w:rsidRPr="00636CFA">
          <w:fldChar w:fldCharType="end"/>
        </w:r>
        <w:r w:rsidR="00601E6B" w:rsidRPr="00636CFA">
          <w:t xml:space="preserve"> through </w:t>
        </w:r>
        <w:r w:rsidR="00601E6B" w:rsidRPr="00636CFA">
          <w:fldChar w:fldCharType="begin"/>
        </w:r>
        <w:r w:rsidR="00601E6B" w:rsidRPr="00636CFA">
          <w:instrText xml:space="preserve"> REF _Ref125970027 \h  \* MERGEFORMAT </w:instrText>
        </w:r>
      </w:ins>
      <w:ins w:id="313" w:author="Benjamin Meyer" w:date="2023-04-18T10:26:00Z">
        <w:r w:rsidR="00601E6B" w:rsidRPr="00636CFA">
          <w:fldChar w:fldCharType="separate"/>
        </w:r>
        <w:r w:rsidR="00601E6B" w:rsidRPr="009B53EB">
          <w:t xml:space="preserve">Table </w:t>
        </w:r>
        <w:r w:rsidR="00601E6B" w:rsidRPr="009B53EB">
          <w:rPr>
            <w:noProof/>
          </w:rPr>
          <w:t>5</w:t>
        </w:r>
        <w:r w:rsidR="00601E6B" w:rsidRPr="00636CFA">
          <w:fldChar w:fldCharType="end"/>
        </w:r>
        <w:r w:rsidR="00601E6B" w:rsidRPr="00636CFA">
          <w:t>.</w:t>
        </w:r>
      </w:ins>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ins w:id="314" w:author="Benjamin Meyer" w:date="2023-04-18T10:26:00Z">
        <w:r w:rsidR="00601E6B">
          <w:t>Clean Water Act (</w:t>
        </w:r>
      </w:ins>
      <w:r>
        <w:t>CWA</w:t>
      </w:r>
      <w:ins w:id="315" w:author="Benjamin Meyer" w:date="2023-04-18T10:26:00Z">
        <w:r w:rsidR="00601E6B">
          <w:t>)</w:t>
        </w:r>
      </w:ins>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03926961" w:rsidR="000866DB" w:rsidRDefault="000866DB" w:rsidP="00500F3C">
      <w:pPr>
        <w:pStyle w:val="BodyText"/>
        <w:ind w:right="842"/>
      </w:pPr>
      <w:r>
        <w:t xml:space="preserve">Soldotna Wastewater Treatment Lab will analyze samples for </w:t>
      </w:r>
      <w:del w:id="316" w:author="Benjamin Meyer" w:date="2023-04-18T10:26:00Z">
        <w:r>
          <w:delText xml:space="preserve">Turbidity, </w:delText>
        </w:r>
      </w:del>
      <w:r>
        <w:t xml:space="preserve">Total Suspended Solids, </w:t>
      </w:r>
      <w:ins w:id="317" w:author="Benjamin Meyer" w:date="2023-04-18T10:26:00Z">
        <w:r w:rsidR="00601E6B">
          <w:t>as well as for</w:t>
        </w:r>
      </w:ins>
      <w:del w:id="318" w:author="Benjamin Meyer" w:date="2023-04-18T10:26:00Z">
        <w:r>
          <w:delText>conductivity, pH, and</w:delText>
        </w:r>
      </w:del>
      <w:r>
        <w:t xml:space="preserve"> Fecal Coliforms</w:t>
      </w:r>
      <w:ins w:id="319" w:author="Benjamin Meyer" w:date="2023-04-18T10:26:00Z">
        <w:r w:rsidR="00601E6B">
          <w:t xml:space="preserve"> when resources allow</w:t>
        </w:r>
      </w:ins>
      <w:r>
        <w:t xml:space="preserve">. SGS will perform laboratory analysis of water quality beyond the capacity of the Soldotna Wastewater Treatment Plant. Their Quality Management Plan is on file with </w:t>
      </w:r>
      <w:ins w:id="320" w:author="Benjamin Meyer" w:date="2023-04-18T10:26:00Z">
        <w:r w:rsidR="00601E6B">
          <w:t>Kenai Watershed Forum, and available upon request from either KWF or the Soldotna Wastewater Treatment Plant</w:t>
        </w:r>
      </w:ins>
      <w:del w:id="321" w:author="Benjamin Meyer" w:date="2023-04-18T10:26:00Z">
        <w:r>
          <w:delText>the ADEC QA Officer</w:delText>
        </w:r>
      </w:del>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rPr>
          <w:ins w:id="322" w:author="Benjamin Meyer" w:date="2023-04-18T10:26:00Z"/>
        </w:rPr>
      </w:pPr>
      <w:bookmarkStart w:id="323" w:name="_Toc132032665"/>
      <w:bookmarkStart w:id="324" w:name="_Toc133590174"/>
      <w:ins w:id="325" w:author="Benjamin Meyer" w:date="2023-04-18T10:26:00Z">
        <w:r w:rsidRPr="00533954">
          <w:t>B5. Quality Control Requirements</w:t>
        </w:r>
        <w:bookmarkEnd w:id="323"/>
        <w:bookmarkEnd w:id="324"/>
      </w:ins>
    </w:p>
    <w:p w14:paraId="2EFFA42C" w14:textId="282DF199" w:rsidR="000866DB" w:rsidRDefault="000866DB" w:rsidP="00500F3C">
      <w:pPr>
        <w:pStyle w:val="BodyText"/>
        <w:ind w:right="327"/>
      </w:pPr>
      <w:bookmarkStart w:id="326" w:name="B5._QUALITY_CONTROL_REQUIREMENTS"/>
      <w:bookmarkEnd w:id="326"/>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w:t>
      </w:r>
      <w:ins w:id="327" w:author="Benjamin Meyer" w:date="2023-04-18T10:26:00Z">
        <w:r w:rsidR="00601E6B" w:rsidRPr="00C72215">
          <w:fldChar w:fldCharType="begin"/>
        </w:r>
        <w:r w:rsidR="00601E6B" w:rsidRPr="00C72215">
          <w:instrText xml:space="preserve"> REF _Ref125970095 \h  \* MERGEFORMAT </w:instrText>
        </w:r>
      </w:ins>
      <w:ins w:id="328" w:author="Benjamin Meyer" w:date="2023-04-18T10:26:00Z">
        <w:r w:rsidR="00601E6B" w:rsidRPr="00C72215">
          <w:fldChar w:fldCharType="separate"/>
        </w:r>
        <w:r w:rsidR="00601E6B" w:rsidRPr="009B53EB">
          <w:t xml:space="preserve">Table </w:t>
        </w:r>
        <w:r w:rsidR="00601E6B" w:rsidRPr="009B53EB">
          <w:rPr>
            <w:noProof/>
          </w:rPr>
          <w:t>10</w:t>
        </w:r>
        <w:r w:rsidR="00601E6B" w:rsidRPr="00C72215">
          <w:fldChar w:fldCharType="end"/>
        </w:r>
        <w:r w:rsidR="00601E6B" w:rsidRPr="00C72215">
          <w:t>.</w:t>
        </w:r>
      </w:ins>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329" w:name="_Toc117087857"/>
      <w:bookmarkStart w:id="330" w:name="_Toc125960350"/>
      <w:bookmarkStart w:id="331" w:name="_Toc125984010"/>
      <w:bookmarkStart w:id="332" w:name="_Toc125984293"/>
      <w:bookmarkStart w:id="333" w:name="_Toc133590175"/>
      <w:r>
        <w:t>B.5.1</w:t>
      </w:r>
      <w:r w:rsidR="000866DB">
        <w:t>Field Quality Control (QC)</w:t>
      </w:r>
      <w:r w:rsidR="000866DB">
        <w:rPr>
          <w:spacing w:val="-1"/>
        </w:rPr>
        <w:t xml:space="preserve"> </w:t>
      </w:r>
      <w:r w:rsidR="000866DB">
        <w:t>Measures</w:t>
      </w:r>
      <w:bookmarkEnd w:id="329"/>
      <w:bookmarkEnd w:id="330"/>
      <w:bookmarkEnd w:id="331"/>
      <w:bookmarkEnd w:id="332"/>
      <w:bookmarkEnd w:id="333"/>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ins w:id="334" w:author="Benjamin Meyer" w:date="2023-04-18T10:26:00Z">
        <w:r w:rsidR="00601E6B" w:rsidRPr="00500F3C">
          <w:rPr>
            <w:sz w:val="24"/>
            <w:szCs w:val="24"/>
          </w:rPr>
          <w:t xml:space="preserve">transport </w:t>
        </w:r>
      </w:ins>
      <w:r w:rsidRPr="00500F3C">
        <w:rPr>
          <w:sz w:val="24"/>
          <w:szCs w:val="24"/>
        </w:rPr>
        <w:t>containers</w:t>
      </w:r>
      <w:ins w:id="335" w:author="Benjamin Meyer" w:date="2023-04-18T10:26:00Z">
        <w:r w:rsidR="00601E6B" w:rsidRPr="00500F3C">
          <w:rPr>
            <w:sz w:val="24"/>
            <w:szCs w:val="24"/>
          </w:rPr>
          <w:t xml:space="preserve"> (coolers)</w:t>
        </w:r>
      </w:ins>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lastRenderedPageBreak/>
        <w:t xml:space="preserve">Maintenance, </w:t>
      </w:r>
      <w:proofErr w:type="gramStart"/>
      <w:r w:rsidRPr="00500F3C">
        <w:rPr>
          <w:sz w:val="24"/>
          <w:szCs w:val="24"/>
        </w:rPr>
        <w:t>cleaning</w:t>
      </w:r>
      <w:proofErr w:type="gramEnd"/>
      <w:r w:rsidRPr="00500F3C">
        <w:rPr>
          <w:sz w:val="24"/>
          <w:szCs w:val="24"/>
        </w:rPr>
        <w:t xml:space="preserve">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18B1FEFE" w14:textId="77777777" w:rsidR="000866DB" w:rsidRPr="00500F3C" w:rsidRDefault="000866DB" w:rsidP="000866DB">
      <w:pPr>
        <w:pStyle w:val="ListParagraph"/>
        <w:numPr>
          <w:ilvl w:val="2"/>
          <w:numId w:val="1"/>
        </w:numPr>
        <w:tabs>
          <w:tab w:val="left" w:pos="958"/>
        </w:tabs>
        <w:spacing w:line="293" w:lineRule="exact"/>
        <w:ind w:left="958" w:hanging="288"/>
        <w:rPr>
          <w:del w:id="336" w:author="Benjamin Meyer" w:date="2023-04-18T10:26:00Z"/>
          <w:sz w:val="24"/>
          <w:szCs w:val="24"/>
        </w:rPr>
      </w:pPr>
      <w:commentRangeStart w:id="337"/>
      <w:del w:id="338" w:author="Benjamin Meyer" w:date="2023-04-18T10:26:00Z">
        <w:r w:rsidRPr="00500F3C">
          <w:rPr>
            <w:sz w:val="24"/>
            <w:szCs w:val="24"/>
          </w:rPr>
          <w:delText>Proper field sample collection and analysis</w:delText>
        </w:r>
        <w:r w:rsidRPr="00500F3C">
          <w:rPr>
            <w:spacing w:val="-7"/>
            <w:sz w:val="24"/>
            <w:szCs w:val="24"/>
          </w:rPr>
          <w:delText xml:space="preserve"> </w:delText>
        </w:r>
        <w:r w:rsidRPr="00500F3C">
          <w:rPr>
            <w:sz w:val="24"/>
            <w:szCs w:val="24"/>
          </w:rPr>
          <w:delText>techniques.</w:delText>
        </w:r>
      </w:del>
      <w:commentRangeEnd w:id="337"/>
      <w:r w:rsidR="00500F3C">
        <w:rPr>
          <w:rStyle w:val="CommentReference"/>
        </w:rPr>
        <w:commentReference w:id="337"/>
      </w:r>
    </w:p>
    <w:p w14:paraId="7F901BCE"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ins w:id="339" w:author="Benjamin Meyer" w:date="2023-04-18T10:26:00Z">
        <w:r w:rsidR="00601E6B" w:rsidRPr="00500F3C">
          <w:rPr>
            <w:sz w:val="24"/>
            <w:szCs w:val="24"/>
          </w:rPr>
          <w:t xml:space="preserve"> randomly</w:t>
        </w:r>
      </w:ins>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7FB5CD15" w14:textId="58859C68" w:rsidR="000866DB" w:rsidRPr="00500F3C" w:rsidRDefault="000866DB" w:rsidP="000866DB">
      <w:pPr>
        <w:pStyle w:val="ListParagraph"/>
        <w:numPr>
          <w:ilvl w:val="2"/>
          <w:numId w:val="1"/>
        </w:numPr>
        <w:tabs>
          <w:tab w:val="left" w:pos="958"/>
        </w:tabs>
        <w:ind w:left="958" w:right="622" w:hanging="288"/>
        <w:rPr>
          <w:sz w:val="24"/>
          <w:szCs w:val="24"/>
        </w:rPr>
      </w:pPr>
      <w:r w:rsidRPr="00500F3C">
        <w:rPr>
          <w:sz w:val="24"/>
          <w:szCs w:val="24"/>
        </w:rPr>
        <w:t>Field replicate measurements.</w:t>
      </w:r>
      <w:ins w:id="340" w:author="Benjamin Meyer" w:date="2023-04-18T10:26:00Z">
        <w:r w:rsidR="00601E6B" w:rsidRPr="00500F3C">
          <w:rPr>
            <w:sz w:val="24"/>
            <w:szCs w:val="24"/>
          </w:rPr>
          <w:t xml:space="preserve"> At least</w:t>
        </w:r>
      </w:ins>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7777777" w:rsidR="00601E6B" w:rsidRPr="00500F3C" w:rsidRDefault="00601E6B" w:rsidP="00CD7519">
      <w:pPr>
        <w:pStyle w:val="BodyText"/>
        <w:numPr>
          <w:ilvl w:val="0"/>
          <w:numId w:val="43"/>
        </w:numPr>
        <w:spacing w:line="275" w:lineRule="exact"/>
        <w:rPr>
          <w:ins w:id="341" w:author="Benjamin Meyer" w:date="2023-04-18T10:26:00Z"/>
        </w:rPr>
      </w:pPr>
      <w:commentRangeStart w:id="342"/>
      <w:commentRangeStart w:id="343"/>
      <w:ins w:id="344" w:author="Benjamin Meyer" w:date="2023-04-18T10:26:00Z">
        <w:r w:rsidRPr="00500F3C">
          <w:t>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ins>
    </w:p>
    <w:p w14:paraId="35401D5C" w14:textId="77777777" w:rsidR="00601E6B" w:rsidRPr="00500F3C" w:rsidRDefault="00601E6B" w:rsidP="00CD7519">
      <w:pPr>
        <w:pStyle w:val="BodyText"/>
        <w:numPr>
          <w:ilvl w:val="1"/>
          <w:numId w:val="43"/>
        </w:numPr>
        <w:spacing w:line="275" w:lineRule="exact"/>
        <w:rPr>
          <w:ins w:id="345" w:author="Benjamin Meyer" w:date="2023-04-18T10:26:00Z"/>
        </w:rPr>
      </w:pPr>
      <w:ins w:id="346" w:author="Benjamin Meyer" w:date="2023-04-18T10:26:00Z">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commentRangeEnd w:id="342"/>
        <w:r w:rsidRPr="00500F3C">
          <w:rPr>
            <w:rStyle w:val="CommentReference"/>
            <w:sz w:val="24"/>
            <w:szCs w:val="24"/>
          </w:rPr>
          <w:commentReference w:id="342"/>
        </w:r>
      </w:ins>
      <w:commentRangeEnd w:id="343"/>
      <w:r w:rsidR="00E374D5">
        <w:rPr>
          <w:rStyle w:val="CommentReference"/>
        </w:rPr>
        <w:commentReference w:id="343"/>
      </w:r>
    </w:p>
    <w:p w14:paraId="77B31541" w14:textId="77777777" w:rsidR="00601E6B" w:rsidRDefault="00601E6B" w:rsidP="00601E6B">
      <w:pPr>
        <w:pStyle w:val="BodyText"/>
        <w:spacing w:line="275" w:lineRule="exact"/>
        <w:rPr>
          <w:ins w:id="347" w:author="Benjamin Meyer" w:date="2023-04-18T10:26:00Z"/>
        </w:rPr>
      </w:pPr>
    </w:p>
    <w:p w14:paraId="643E6418" w14:textId="77777777" w:rsidR="00225170" w:rsidRDefault="00225170" w:rsidP="000866DB">
      <w:pPr>
        <w:spacing w:before="91"/>
        <w:ind w:left="688" w:right="337"/>
        <w:rPr>
          <w:b/>
          <w:sz w:val="24"/>
          <w:szCs w:val="24"/>
        </w:rPr>
      </w:pPr>
      <w:bookmarkStart w:id="348" w:name="_Ref125970095"/>
      <w:bookmarkStart w:id="349" w:name="_Toc132022470"/>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79ACA4C6" w14:textId="77777777" w:rsidR="00225170" w:rsidRDefault="00225170" w:rsidP="000866DB">
      <w:pPr>
        <w:spacing w:before="91"/>
        <w:ind w:left="688" w:right="337"/>
        <w:rPr>
          <w:b/>
          <w:sz w:val="24"/>
          <w:szCs w:val="24"/>
        </w:rPr>
      </w:pPr>
    </w:p>
    <w:p w14:paraId="6541CDE6" w14:textId="77777777" w:rsidR="00225170" w:rsidRDefault="00225170" w:rsidP="000866DB">
      <w:pPr>
        <w:spacing w:before="91"/>
        <w:ind w:left="688" w:right="337"/>
        <w:rPr>
          <w:b/>
          <w:sz w:val="24"/>
          <w:szCs w:val="24"/>
        </w:rPr>
      </w:pPr>
    </w:p>
    <w:p w14:paraId="1EE2E4CA" w14:textId="77777777" w:rsidR="00225170" w:rsidRDefault="00225170" w:rsidP="000866DB">
      <w:pPr>
        <w:spacing w:before="91"/>
        <w:ind w:left="688" w:right="337"/>
        <w:rPr>
          <w:b/>
          <w:sz w:val="24"/>
          <w:szCs w:val="24"/>
        </w:rPr>
      </w:pPr>
    </w:p>
    <w:p w14:paraId="48EF487C" w14:textId="46E6CA12" w:rsidR="000866DB" w:rsidRDefault="00601E6B" w:rsidP="000866DB">
      <w:pPr>
        <w:spacing w:before="91"/>
        <w:ind w:left="688" w:right="337"/>
        <w:rPr>
          <w:b/>
          <w:sz w:val="24"/>
        </w:rPr>
      </w:pPr>
      <w:ins w:id="350" w:author="Benjamin Meyer" w:date="2023-04-18T10:26:00Z">
        <w:r w:rsidRPr="00C72215">
          <w:rPr>
            <w:b/>
            <w:sz w:val="24"/>
            <w:szCs w:val="24"/>
          </w:rPr>
          <w:t xml:space="preserve">Table </w:t>
        </w:r>
        <w:r w:rsidRPr="00C72215">
          <w:rPr>
            <w:b/>
            <w:i/>
            <w:sz w:val="24"/>
            <w:szCs w:val="24"/>
          </w:rPr>
          <w:fldChar w:fldCharType="begin"/>
        </w:r>
        <w:r w:rsidRPr="00C72215">
          <w:rPr>
            <w:b/>
            <w:sz w:val="24"/>
            <w:szCs w:val="24"/>
          </w:rPr>
          <w:instrText xml:space="preserve"> SEQ Table \* ARABIC </w:instrText>
        </w:r>
        <w:r w:rsidRPr="00C72215">
          <w:rPr>
            <w:b/>
            <w:i/>
            <w:sz w:val="24"/>
            <w:szCs w:val="24"/>
          </w:rPr>
          <w:fldChar w:fldCharType="separate"/>
        </w:r>
        <w:r>
          <w:rPr>
            <w:b/>
            <w:noProof/>
            <w:sz w:val="24"/>
            <w:szCs w:val="24"/>
          </w:rPr>
          <w:t>10</w:t>
        </w:r>
        <w:r w:rsidRPr="00C72215">
          <w:rPr>
            <w:b/>
            <w:i/>
            <w:sz w:val="24"/>
            <w:szCs w:val="24"/>
          </w:rPr>
          <w:fldChar w:fldCharType="end"/>
        </w:r>
        <w:bookmarkEnd w:id="348"/>
        <w:r w:rsidRPr="00C72215">
          <w:rPr>
            <w:b/>
            <w:sz w:val="24"/>
            <w:szCs w:val="24"/>
          </w:rPr>
          <w:t xml:space="preserve"> (page 1 of 2).</w:t>
        </w:r>
      </w:ins>
      <w:bookmarkStart w:id="351" w:name="_bookmark22"/>
      <w:bookmarkStart w:id="352" w:name="_Hlk117075281"/>
      <w:bookmarkEnd w:id="263"/>
      <w:bookmarkEnd w:id="351"/>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349"/>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23377AF7" w14:textId="77777777" w:rsidTr="00816966">
        <w:trPr>
          <w:trHeight w:val="460"/>
          <w:del w:id="353" w:author="Benjamin Meyer" w:date="2023-04-18T10:26:00Z"/>
        </w:trPr>
        <w:tc>
          <w:tcPr>
            <w:tcW w:w="2796" w:type="dxa"/>
            <w:vMerge w:val="restart"/>
            <w:tcBorders>
              <w:bottom w:val="single" w:sz="4" w:space="0" w:color="000000"/>
              <w:right w:val="single" w:sz="4" w:space="0" w:color="000000"/>
            </w:tcBorders>
          </w:tcPr>
          <w:p w14:paraId="6FAF5BF9" w14:textId="77777777" w:rsidR="000866DB" w:rsidRDefault="000866DB" w:rsidP="00816966">
            <w:pPr>
              <w:pStyle w:val="TableParagraph"/>
              <w:spacing w:before="3"/>
              <w:rPr>
                <w:del w:id="354" w:author="Benjamin Meyer" w:date="2023-04-18T10:26:00Z"/>
                <w:b/>
                <w:sz w:val="24"/>
              </w:rPr>
            </w:pPr>
          </w:p>
          <w:p w14:paraId="35684D14" w14:textId="77777777" w:rsidR="000866DB" w:rsidRDefault="000866DB" w:rsidP="00816966">
            <w:pPr>
              <w:pStyle w:val="TableParagraph"/>
              <w:ind w:left="622"/>
              <w:rPr>
                <w:del w:id="355" w:author="Benjamin Meyer" w:date="2023-04-18T10:26:00Z"/>
                <w:sz w:val="20"/>
              </w:rPr>
            </w:pPr>
            <w:del w:id="356" w:author="Benjamin Meyer" w:date="2023-04-18T10:26:00Z">
              <w:r>
                <w:rPr>
                  <w:sz w:val="20"/>
                </w:rPr>
                <w:delText>Temperature Blank</w:delText>
              </w:r>
            </w:del>
            <w:commentRangeStart w:id="357"/>
            <w:commentRangeEnd w:id="357"/>
            <w:r w:rsidR="00225170">
              <w:rPr>
                <w:rStyle w:val="CommentReference"/>
              </w:rPr>
              <w:commentReference w:id="357"/>
            </w:r>
          </w:p>
        </w:tc>
        <w:tc>
          <w:tcPr>
            <w:tcW w:w="2514" w:type="dxa"/>
            <w:tcBorders>
              <w:left w:val="single" w:sz="4" w:space="0" w:color="000000"/>
              <w:right w:val="single" w:sz="4" w:space="0" w:color="000000"/>
            </w:tcBorders>
          </w:tcPr>
          <w:p w14:paraId="7D61C836" w14:textId="77777777" w:rsidR="000866DB" w:rsidRDefault="000866DB" w:rsidP="00816966">
            <w:pPr>
              <w:pStyle w:val="TableParagraph"/>
              <w:spacing w:before="11" w:line="230" w:lineRule="exact"/>
              <w:ind w:left="111" w:right="94"/>
              <w:jc w:val="center"/>
              <w:rPr>
                <w:del w:id="358" w:author="Benjamin Meyer" w:date="2023-04-18T10:26:00Z"/>
                <w:sz w:val="20"/>
              </w:rPr>
            </w:pPr>
            <w:del w:id="359" w:author="Benjamin Meyer" w:date="2023-04-18T10:26:00Z">
              <w:r>
                <w:rPr>
                  <w:sz w:val="20"/>
                </w:rPr>
                <w:delText>BTEX, P (Total),</w:delText>
              </w:r>
            </w:del>
          </w:p>
          <w:p w14:paraId="2B4AB88E" w14:textId="77777777" w:rsidR="000866DB" w:rsidRDefault="000866DB" w:rsidP="00816966">
            <w:pPr>
              <w:pStyle w:val="TableParagraph"/>
              <w:spacing w:line="200" w:lineRule="exact"/>
              <w:ind w:left="112" w:right="94"/>
              <w:jc w:val="center"/>
              <w:rPr>
                <w:del w:id="360" w:author="Benjamin Meyer" w:date="2023-04-18T10:26:00Z"/>
                <w:sz w:val="20"/>
              </w:rPr>
            </w:pPr>
            <w:del w:id="361" w:author="Benjamin Meyer" w:date="2023-04-18T10:26:00Z">
              <w:r>
                <w:rPr>
                  <w:sz w:val="20"/>
                </w:rPr>
                <w:delText>NO</w:delText>
              </w:r>
              <w:r>
                <w:rPr>
                  <w:sz w:val="20"/>
                  <w:vertAlign w:val="subscript"/>
                </w:rPr>
                <w:delText>3</w:delText>
              </w:r>
              <w:r>
                <w:rPr>
                  <w:sz w:val="20"/>
                </w:rPr>
                <w:delText>+NO</w:delText>
              </w:r>
              <w:r>
                <w:rPr>
                  <w:sz w:val="20"/>
                  <w:vertAlign w:val="subscript"/>
                </w:rPr>
                <w:delText>2</w:delText>
              </w:r>
              <w:r>
                <w:rPr>
                  <w:sz w:val="20"/>
                </w:rPr>
                <w:delText>, TSS, Turbidity</w:delText>
              </w:r>
            </w:del>
          </w:p>
        </w:tc>
        <w:tc>
          <w:tcPr>
            <w:tcW w:w="1399" w:type="dxa"/>
            <w:tcBorders>
              <w:left w:val="single" w:sz="4" w:space="0" w:color="000000"/>
              <w:right w:val="single" w:sz="4" w:space="0" w:color="000000"/>
            </w:tcBorders>
          </w:tcPr>
          <w:p w14:paraId="6C96D9A7" w14:textId="77777777" w:rsidR="000866DB" w:rsidRDefault="000866DB" w:rsidP="00816966">
            <w:pPr>
              <w:pStyle w:val="TableParagraph"/>
              <w:spacing w:before="13" w:line="230" w:lineRule="exact"/>
              <w:ind w:left="503" w:right="143" w:hanging="322"/>
              <w:rPr>
                <w:del w:id="362" w:author="Benjamin Meyer" w:date="2023-04-18T10:26:00Z"/>
                <w:sz w:val="20"/>
              </w:rPr>
            </w:pPr>
            <w:del w:id="363" w:author="Benjamin Meyer" w:date="2023-04-18T10:26:00Z">
              <w:r>
                <w:rPr>
                  <w:sz w:val="20"/>
                </w:rPr>
                <w:delText>1/cooler/ship ment</w:delText>
              </w:r>
            </w:del>
          </w:p>
        </w:tc>
        <w:tc>
          <w:tcPr>
            <w:tcW w:w="2328" w:type="dxa"/>
            <w:tcBorders>
              <w:left w:val="single" w:sz="4" w:space="0" w:color="000000"/>
            </w:tcBorders>
          </w:tcPr>
          <w:p w14:paraId="7228D31A" w14:textId="77777777" w:rsidR="000866DB" w:rsidRDefault="000866DB" w:rsidP="00816966">
            <w:pPr>
              <w:pStyle w:val="TableParagraph"/>
              <w:spacing w:before="126"/>
              <w:ind w:left="932"/>
              <w:rPr>
                <w:del w:id="364" w:author="Benjamin Meyer" w:date="2023-04-18T10:26:00Z"/>
                <w:sz w:val="20"/>
              </w:rPr>
            </w:pPr>
            <w:del w:id="365" w:author="Benjamin Meyer" w:date="2023-04-18T10:26:00Z">
              <w:r>
                <w:rPr>
                  <w:sz w:val="20"/>
                </w:rPr>
                <w:delText>≤ 6°C</w:delText>
              </w:r>
            </w:del>
          </w:p>
        </w:tc>
      </w:tr>
      <w:tr w:rsidR="000866DB" w14:paraId="4A423C22" w14:textId="77777777" w:rsidTr="00816966">
        <w:trPr>
          <w:trHeight w:val="275"/>
          <w:del w:id="366" w:author="Benjamin Meyer" w:date="2023-04-18T10:26:00Z"/>
        </w:trPr>
        <w:tc>
          <w:tcPr>
            <w:tcW w:w="2796" w:type="dxa"/>
            <w:vMerge/>
            <w:tcBorders>
              <w:top w:val="nil"/>
              <w:bottom w:val="single" w:sz="4" w:space="0" w:color="000000"/>
              <w:right w:val="single" w:sz="4" w:space="0" w:color="000000"/>
            </w:tcBorders>
          </w:tcPr>
          <w:p w14:paraId="22752C93" w14:textId="77777777" w:rsidR="000866DB" w:rsidRDefault="000866DB" w:rsidP="00816966">
            <w:pPr>
              <w:rPr>
                <w:del w:id="367" w:author="Benjamin Meyer" w:date="2023-04-18T10:26:00Z"/>
                <w:sz w:val="2"/>
                <w:szCs w:val="2"/>
              </w:rPr>
            </w:pPr>
          </w:p>
        </w:tc>
        <w:tc>
          <w:tcPr>
            <w:tcW w:w="2514" w:type="dxa"/>
            <w:tcBorders>
              <w:left w:val="single" w:sz="4" w:space="0" w:color="000000"/>
              <w:bottom w:val="single" w:sz="4" w:space="0" w:color="000000"/>
              <w:right w:val="single" w:sz="4" w:space="0" w:color="000000"/>
            </w:tcBorders>
          </w:tcPr>
          <w:p w14:paraId="043BCAE3" w14:textId="77777777" w:rsidR="000866DB" w:rsidRDefault="000866DB" w:rsidP="00816966">
            <w:pPr>
              <w:pStyle w:val="TableParagraph"/>
              <w:spacing w:before="26" w:line="229" w:lineRule="exact"/>
              <w:ind w:left="113" w:right="94"/>
              <w:jc w:val="center"/>
              <w:rPr>
                <w:del w:id="368" w:author="Benjamin Meyer" w:date="2023-04-18T10:26:00Z"/>
                <w:sz w:val="20"/>
              </w:rPr>
            </w:pPr>
            <w:del w:id="369" w:author="Benjamin Meyer" w:date="2023-04-18T10:26:00Z">
              <w:r>
                <w:rPr>
                  <w:sz w:val="20"/>
                </w:rPr>
                <w:delText>Fecal Coliforms</w:delText>
              </w:r>
            </w:del>
          </w:p>
        </w:tc>
        <w:tc>
          <w:tcPr>
            <w:tcW w:w="1399" w:type="dxa"/>
            <w:tcBorders>
              <w:left w:val="single" w:sz="4" w:space="0" w:color="000000"/>
              <w:bottom w:val="single" w:sz="4" w:space="0" w:color="000000"/>
              <w:right w:val="single" w:sz="4" w:space="0" w:color="000000"/>
            </w:tcBorders>
          </w:tcPr>
          <w:p w14:paraId="04E324E2" w14:textId="77777777" w:rsidR="000866DB" w:rsidRDefault="000866DB" w:rsidP="00816966">
            <w:pPr>
              <w:pStyle w:val="TableParagraph"/>
              <w:rPr>
                <w:del w:id="370" w:author="Benjamin Meyer" w:date="2023-04-18T10:26:00Z"/>
                <w:sz w:val="20"/>
              </w:rPr>
            </w:pPr>
          </w:p>
        </w:tc>
        <w:tc>
          <w:tcPr>
            <w:tcW w:w="2328" w:type="dxa"/>
            <w:tcBorders>
              <w:left w:val="single" w:sz="4" w:space="0" w:color="000000"/>
              <w:bottom w:val="single" w:sz="4" w:space="0" w:color="000000"/>
            </w:tcBorders>
          </w:tcPr>
          <w:p w14:paraId="190AB158" w14:textId="77777777" w:rsidR="000866DB" w:rsidRDefault="000866DB" w:rsidP="00816966">
            <w:pPr>
              <w:pStyle w:val="TableParagraph"/>
              <w:spacing w:before="26" w:line="229" w:lineRule="exact"/>
              <w:ind w:left="882"/>
              <w:rPr>
                <w:del w:id="371" w:author="Benjamin Meyer" w:date="2023-04-18T10:26:00Z"/>
                <w:sz w:val="20"/>
              </w:rPr>
            </w:pPr>
            <w:del w:id="372" w:author="Benjamin Meyer" w:date="2023-04-18T10:26:00Z">
              <w:r>
                <w:rPr>
                  <w:sz w:val="20"/>
                </w:rPr>
                <w:delText>≤ 10°C</w:delText>
              </w:r>
            </w:del>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ins w:id="373" w:author="Benjamin Meyer" w:date="2023-04-18T10:26:00Z"/>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ins w:id="374" w:author="Benjamin Meyer" w:date="2023-04-18T10:26:00Z">
              <w:r>
                <w:rPr>
                  <w:sz w:val="20"/>
                </w:rPr>
                <w:t>shipment</w:t>
              </w:r>
            </w:ins>
          </w:p>
        </w:tc>
        <w:tc>
          <w:tcPr>
            <w:tcW w:w="2328" w:type="dxa"/>
            <w:tcBorders>
              <w:top w:val="single" w:sz="4" w:space="0" w:color="000000"/>
              <w:left w:val="single" w:sz="4" w:space="0" w:color="000000"/>
              <w:bottom w:val="single" w:sz="4" w:space="0" w:color="000000"/>
            </w:tcBorders>
          </w:tcPr>
          <w:p w14:paraId="631EF754" w14:textId="19C4002D" w:rsidR="000866DB" w:rsidRDefault="000866DB" w:rsidP="00816966">
            <w:pPr>
              <w:pStyle w:val="TableParagraph"/>
              <w:spacing w:before="10" w:line="230" w:lineRule="atLeast"/>
              <w:ind w:left="1118" w:right="98" w:hanging="977"/>
              <w:rPr>
                <w:sz w:val="20"/>
              </w:rPr>
            </w:pPr>
            <w:r>
              <w:rPr>
                <w:sz w:val="20"/>
              </w:rPr>
              <w:t xml:space="preserve">≤ BTEX DL (see </w:t>
            </w:r>
            <w:ins w:id="375" w:author="Benjamin Meyer" w:date="2023-04-18T10:26:00Z">
              <w:r w:rsidR="00601E6B" w:rsidRPr="00740AA8">
                <w:rPr>
                  <w:sz w:val="20"/>
                  <w:szCs w:val="20"/>
                </w:rPr>
                <w:fldChar w:fldCharType="begin"/>
              </w:r>
              <w:r w:rsidR="00601E6B" w:rsidRPr="00740AA8">
                <w:rPr>
                  <w:sz w:val="20"/>
                  <w:szCs w:val="20"/>
                </w:rPr>
                <w:instrText xml:space="preserve"> REF _Ref125965085 \h  \* MERGEFORMAT </w:instrText>
              </w:r>
            </w:ins>
            <w:r w:rsidR="00601E6B" w:rsidRPr="00740AA8">
              <w:rPr>
                <w:sz w:val="20"/>
                <w:szCs w:val="20"/>
              </w:rPr>
            </w:r>
            <w:ins w:id="376" w:author="Benjamin Meyer" w:date="2023-04-18T10:26:00Z">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w:t>
              </w:r>
            </w:ins>
          </w:p>
        </w:tc>
      </w:tr>
      <w:tr w:rsidR="00601E6B" w14:paraId="4AB5343B" w14:textId="77777777" w:rsidTr="00816966">
        <w:tblPrEx>
          <w:jc w:val="center"/>
          <w:tblInd w:w="0" w:type="dxa"/>
        </w:tblPrEx>
        <w:trPr>
          <w:trHeight w:val="593"/>
          <w:jc w:val="center"/>
          <w:ins w:id="377" w:author="Benjamin Meyer" w:date="2023-04-18T10:26:00Z"/>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ins w:id="378" w:author="Benjamin Meyer" w:date="2023-04-18T10:26:00Z"/>
                <w:sz w:val="20"/>
                <w:szCs w:val="20"/>
              </w:rPr>
            </w:pPr>
            <w:commentRangeStart w:id="379"/>
            <w:ins w:id="380" w:author="Benjamin Meyer" w:date="2023-04-18T10:26:00Z">
              <w:r w:rsidRPr="001A7499">
                <w:rPr>
                  <w:sz w:val="20"/>
                  <w:szCs w:val="20"/>
                </w:rPr>
                <w:t>Field Blank</w:t>
              </w:r>
            </w:ins>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ins w:id="381" w:author="Benjamin Meyer" w:date="2023-04-18T10:26:00Z"/>
                <w:sz w:val="20"/>
              </w:rPr>
            </w:pPr>
            <w:ins w:id="382" w:author="Benjamin Meyer" w:date="2023-04-18T10:26:00Z">
              <w:r>
                <w:rPr>
                  <w:sz w:val="20"/>
                </w:rPr>
                <w:t>Total Cu, Zn; Dissolved Cu, Zn, As, Cd, Cr, Pb</w:t>
              </w:r>
            </w:ins>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ins w:id="383" w:author="Benjamin Meyer" w:date="2023-04-18T10:26:00Z"/>
                <w:sz w:val="20"/>
              </w:rPr>
            </w:pPr>
            <w:ins w:id="384" w:author="Benjamin Meyer" w:date="2023-04-18T10:26:00Z">
              <w:r>
                <w:rPr>
                  <w:sz w:val="20"/>
                </w:rPr>
                <w:t>2 per sample event (i.e., spring/summer), random rotation</w:t>
              </w:r>
              <w:commentRangeEnd w:id="379"/>
              <w:r>
                <w:rPr>
                  <w:rStyle w:val="CommentReference"/>
                </w:rPr>
                <w:commentReference w:id="379"/>
              </w:r>
            </w:ins>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ins w:id="385" w:author="Benjamin Meyer" w:date="2023-04-18T10:26:00Z"/>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E2C37A4" w14:textId="1470EADF" w:rsidR="000866DB" w:rsidRDefault="000866DB" w:rsidP="00816966">
            <w:pPr>
              <w:pStyle w:val="TableParagraph"/>
              <w:ind w:left="159" w:right="134"/>
              <w:jc w:val="center"/>
              <w:rPr>
                <w:sz w:val="20"/>
              </w:rPr>
            </w:pPr>
            <w:r>
              <w:rPr>
                <w:sz w:val="20"/>
              </w:rPr>
              <w:t>See Section A7</w:t>
            </w:r>
            <w:ins w:id="386" w:author="Benjamin Meyer" w:date="2023-04-18T10:26:00Z">
              <w:r w:rsidR="00601E6B" w:rsidRPr="00740AA8">
                <w:rPr>
                  <w:sz w:val="20"/>
                  <w:szCs w:val="20"/>
                </w:rPr>
                <w:t xml:space="preserve">, </w:t>
              </w:r>
              <w:r w:rsidR="00601E6B" w:rsidRPr="00740AA8">
                <w:rPr>
                  <w:sz w:val="20"/>
                  <w:szCs w:val="20"/>
                </w:rPr>
                <w:fldChar w:fldCharType="begin"/>
              </w:r>
              <w:r w:rsidR="00601E6B" w:rsidRPr="00740AA8">
                <w:rPr>
                  <w:sz w:val="20"/>
                  <w:szCs w:val="20"/>
                </w:rPr>
                <w:instrText xml:space="preserve"> REF _Ref125970212 \h  \* MERGEFORMAT </w:instrText>
              </w:r>
            </w:ins>
            <w:r w:rsidR="00601E6B" w:rsidRPr="00740AA8">
              <w:rPr>
                <w:sz w:val="20"/>
                <w:szCs w:val="20"/>
              </w:rPr>
            </w:r>
            <w:ins w:id="387" w:author="Benjamin Meyer" w:date="2023-04-18T10:26:00Z">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3</w:t>
              </w:r>
              <w:r w:rsidR="00601E6B" w:rsidRPr="00740AA8">
                <w:rPr>
                  <w:sz w:val="20"/>
                  <w:szCs w:val="20"/>
                </w:rPr>
                <w:fldChar w:fldCharType="end"/>
              </w:r>
              <w:r w:rsidR="00601E6B" w:rsidRPr="00740AA8">
                <w:rPr>
                  <w:sz w:val="20"/>
                  <w:szCs w:val="20"/>
                </w:rPr>
                <w:t xml:space="preserve"> through </w:t>
              </w:r>
              <w:r w:rsidR="00601E6B" w:rsidRPr="00740AA8">
                <w:rPr>
                  <w:sz w:val="20"/>
                  <w:szCs w:val="20"/>
                </w:rPr>
                <w:fldChar w:fldCharType="begin"/>
              </w:r>
              <w:r w:rsidR="00601E6B" w:rsidRPr="00740AA8">
                <w:rPr>
                  <w:sz w:val="20"/>
                  <w:szCs w:val="20"/>
                </w:rPr>
                <w:instrText xml:space="preserve"> REF _Ref125970027 \h  \* MERGEFORMAT </w:instrText>
              </w:r>
            </w:ins>
            <w:r w:rsidR="00601E6B" w:rsidRPr="00740AA8">
              <w:rPr>
                <w:sz w:val="20"/>
                <w:szCs w:val="20"/>
              </w:rPr>
            </w:r>
            <w:ins w:id="388" w:author="Benjamin Meyer" w:date="2023-04-18T10:26:00Z">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5</w:t>
              </w:r>
              <w:r w:rsidR="00601E6B" w:rsidRPr="00740AA8">
                <w:rPr>
                  <w:sz w:val="20"/>
                  <w:szCs w:val="20"/>
                </w:rPr>
                <w:fldChar w:fldCharType="end"/>
              </w:r>
              <w:r w:rsidR="00601E6B" w:rsidRPr="00740AA8">
                <w:rPr>
                  <w:sz w:val="20"/>
                  <w:szCs w:val="20"/>
                </w:rPr>
                <w:t xml:space="preserve"> for</w:t>
              </w:r>
            </w:ins>
            <w:r>
              <w:rPr>
                <w:sz w:val="20"/>
              </w:rPr>
              <w:t xml:space="preserve"> analyte-specific precision criteria</w:t>
            </w:r>
            <w:ins w:id="389" w:author="Benjamin Meyer" w:date="2023-04-18T10:26:00Z">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ins>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2F3B27C2" w:rsidR="000866DB" w:rsidRDefault="000866DB" w:rsidP="00816966">
            <w:pPr>
              <w:pStyle w:val="TableParagraph"/>
              <w:ind w:left="485" w:right="273" w:hanging="188"/>
              <w:rPr>
                <w:sz w:val="20"/>
              </w:rPr>
            </w:pPr>
            <w:r>
              <w:rPr>
                <w:sz w:val="20"/>
              </w:rPr>
              <w:t>See Section A7</w:t>
            </w:r>
            <w:ins w:id="390" w:author="Benjamin Meyer" w:date="2023-04-18T10:26:00Z">
              <w:r w:rsidR="00601E6B">
                <w:rPr>
                  <w:sz w:val="20"/>
                  <w:szCs w:val="20"/>
                </w:rPr>
                <w:t xml:space="preserve">, </w:t>
              </w:r>
              <w:r w:rsidR="00601E6B" w:rsidRPr="00740AA8">
                <w:rPr>
                  <w:sz w:val="20"/>
                  <w:szCs w:val="20"/>
                </w:rPr>
                <w:fldChar w:fldCharType="begin"/>
              </w:r>
              <w:r w:rsidR="00601E6B" w:rsidRPr="00740AA8">
                <w:rPr>
                  <w:sz w:val="20"/>
                  <w:szCs w:val="20"/>
                </w:rPr>
                <w:instrText xml:space="preserve"> REF _Ref125965085 \h  \* MERGEFORMAT </w:instrText>
              </w:r>
            </w:ins>
            <w:r w:rsidR="00601E6B" w:rsidRPr="00740AA8">
              <w:rPr>
                <w:sz w:val="20"/>
                <w:szCs w:val="20"/>
              </w:rPr>
            </w:r>
            <w:ins w:id="391" w:author="Benjamin Meyer" w:date="2023-04-18T10:26:00Z">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for analyte</w:t>
              </w:r>
            </w:ins>
            <w:del w:id="392" w:author="Benjamin Meyer" w:date="2023-04-18T10:26:00Z">
              <w:r>
                <w:rPr>
                  <w:sz w:val="20"/>
                </w:rPr>
                <w:delText xml:space="preserve"> Table 1analyte</w:delText>
              </w:r>
            </w:del>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2645D3DE" w14:textId="77777777" w:rsidR="000866DB" w:rsidRDefault="000866DB" w:rsidP="00816966">
            <w:pPr>
              <w:pStyle w:val="TableParagraph"/>
              <w:ind w:left="187" w:right="166" w:hanging="1"/>
              <w:jc w:val="center"/>
              <w:rPr>
                <w:del w:id="393" w:author="Benjamin Meyer" w:date="2023-04-18T10:26:00Z"/>
                <w:sz w:val="20"/>
              </w:rPr>
            </w:pPr>
            <w:r>
              <w:rPr>
                <w:sz w:val="20"/>
              </w:rPr>
              <w:t>2/each deployment (beginning and end</w:t>
            </w:r>
            <w:del w:id="394" w:author="Benjamin Meyer" w:date="2023-04-18T10:26:00Z">
              <w:r>
                <w:rPr>
                  <w:sz w:val="20"/>
                </w:rPr>
                <w:delText>) and at least 10% sample data</w:delText>
              </w:r>
            </w:del>
          </w:p>
          <w:p w14:paraId="5FDDAD49" w14:textId="0B70FCF2" w:rsidR="000866DB" w:rsidRDefault="000866DB" w:rsidP="00816966">
            <w:pPr>
              <w:pStyle w:val="TableParagraph"/>
              <w:spacing w:line="199" w:lineRule="exact"/>
              <w:ind w:left="150" w:right="132"/>
              <w:jc w:val="center"/>
              <w:rPr>
                <w:sz w:val="20"/>
              </w:rPr>
            </w:pPr>
            <w:del w:id="395" w:author="Benjamin Meyer" w:date="2023-04-18T10:26:00Z">
              <w:r>
                <w:rPr>
                  <w:sz w:val="20"/>
                </w:rPr>
                <w:delText>collected</w:delText>
              </w:r>
            </w:del>
            <w:ins w:id="396" w:author="Benjamin Meyer" w:date="2023-04-18T10:26:00Z">
              <w:r w:rsidR="00601E6B">
                <w:rPr>
                  <w:sz w:val="20"/>
                </w:rPr>
                <w:t xml:space="preserve"> of ice-free season)</w:t>
              </w:r>
            </w:ins>
          </w:p>
        </w:tc>
        <w:tc>
          <w:tcPr>
            <w:tcW w:w="2328" w:type="dxa"/>
            <w:tcBorders>
              <w:top w:val="single" w:sz="4" w:space="0" w:color="000000"/>
              <w:left w:val="single" w:sz="4" w:space="0" w:color="000000"/>
              <w:bottom w:val="single" w:sz="4" w:space="0" w:color="000000"/>
            </w:tcBorders>
          </w:tcPr>
          <w:p w14:paraId="564DA7DA" w14:textId="08A47DA0" w:rsidR="000866DB" w:rsidRDefault="00601E6B" w:rsidP="000221D8">
            <w:pPr>
              <w:pStyle w:val="TableParagraph"/>
              <w:jc w:val="center"/>
              <w:rPr>
                <w:sz w:val="20"/>
              </w:rPr>
            </w:pPr>
            <w:ins w:id="397" w:author="Benjamin Meyer" w:date="2023-04-18T10:26:00Z">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sz w:val="20"/>
                  <w:szCs w:val="20"/>
                </w:rPr>
                <w:fldChar w:fldCharType="begin" w:fldLock="1"/>
              </w:r>
              <w:r>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ins>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29740EF6" w:rsidR="000866DB" w:rsidRDefault="000866DB" w:rsidP="00816966">
            <w:pPr>
              <w:pStyle w:val="TableParagraph"/>
              <w:spacing w:before="126"/>
              <w:ind w:left="169" w:right="125" w:firstLine="205"/>
              <w:rPr>
                <w:sz w:val="20"/>
              </w:rPr>
            </w:pPr>
            <w:r>
              <w:rPr>
                <w:sz w:val="20"/>
              </w:rPr>
              <w:t xml:space="preserve">See </w:t>
            </w:r>
            <w:ins w:id="398" w:author="Benjamin Meyer" w:date="2023-04-18T10:26:00Z">
              <w:r w:rsidR="00601E6B" w:rsidRPr="00740AA8">
                <w:rPr>
                  <w:sz w:val="20"/>
                  <w:szCs w:val="20"/>
                </w:rPr>
                <w:fldChar w:fldCharType="begin"/>
              </w:r>
              <w:r w:rsidR="00601E6B" w:rsidRPr="00740AA8">
                <w:rPr>
                  <w:sz w:val="20"/>
                  <w:szCs w:val="20"/>
                </w:rPr>
                <w:instrText xml:space="preserve"> REF _Ref125965085 \h  \* MERGEFORMAT </w:instrText>
              </w:r>
            </w:ins>
            <w:r w:rsidR="00601E6B" w:rsidRPr="00740AA8">
              <w:rPr>
                <w:sz w:val="20"/>
                <w:szCs w:val="20"/>
              </w:rPr>
            </w:r>
            <w:ins w:id="399" w:author="Benjamin Meyer" w:date="2023-04-18T10:26:00Z">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analyte</w:t>
              </w:r>
            </w:ins>
            <w:del w:id="400" w:author="Benjamin Meyer" w:date="2023-04-18T10:26:00Z">
              <w:r>
                <w:rPr>
                  <w:sz w:val="20"/>
                </w:rPr>
                <w:delText>Table 1analyte</w:delText>
              </w:r>
            </w:del>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ins w:id="401" w:author="Benjamin Meyer" w:date="2023-04-18T10:26:00Z"/>
                <w:b/>
              </w:rPr>
            </w:pPr>
          </w:p>
          <w:p w14:paraId="2A7D176E" w14:textId="0581CCF2" w:rsidR="000866DB" w:rsidRDefault="00601E6B" w:rsidP="000221D8">
            <w:pPr>
              <w:pStyle w:val="TableParagraph"/>
              <w:jc w:val="center"/>
              <w:rPr>
                <w:sz w:val="20"/>
              </w:rPr>
            </w:pPr>
            <w:ins w:id="402" w:author="Benjamin Meyer" w:date="2023-04-18T10:26:00Z">
              <w:r>
                <w:rPr>
                  <w:sz w:val="20"/>
                </w:rPr>
                <w:t>Temperature Blank</w:t>
              </w:r>
            </w:ins>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ins w:id="403" w:author="Benjamin Meyer" w:date="2023-04-18T10:26:00Z"/>
                <w:sz w:val="20"/>
              </w:rPr>
            </w:pPr>
            <w:ins w:id="404" w:author="Benjamin Meyer" w:date="2023-04-18T10:26:00Z">
              <w:r>
                <w:rPr>
                  <w:sz w:val="20"/>
                </w:rPr>
                <w:t>BTEX, Phosphorous (Total), NO</w:t>
              </w:r>
              <w:r>
                <w:rPr>
                  <w:sz w:val="20"/>
                  <w:vertAlign w:val="subscript"/>
                </w:rPr>
                <w:t>3</w:t>
              </w:r>
              <w:r>
                <w:rPr>
                  <w:sz w:val="20"/>
                </w:rPr>
                <w:t>+NO</w:t>
              </w:r>
              <w:r>
                <w:rPr>
                  <w:sz w:val="20"/>
                  <w:vertAlign w:val="subscript"/>
                </w:rPr>
                <w:t>2</w:t>
              </w:r>
              <w:r>
                <w:rPr>
                  <w:sz w:val="20"/>
                </w:rPr>
                <w:t>, TSS,</w:t>
              </w:r>
            </w:ins>
          </w:p>
          <w:p w14:paraId="1BF8A843" w14:textId="1C5B511F" w:rsidR="000866DB" w:rsidRDefault="00601E6B" w:rsidP="000221D8">
            <w:pPr>
              <w:pStyle w:val="TableParagraph"/>
              <w:jc w:val="center"/>
              <w:rPr>
                <w:sz w:val="20"/>
              </w:rPr>
            </w:pPr>
            <w:ins w:id="405" w:author="Benjamin Meyer" w:date="2023-04-18T10:26:00Z">
              <w:r>
                <w:rPr>
                  <w:sz w:val="20"/>
                </w:rPr>
                <w:t>Turbidity</w:t>
              </w:r>
            </w:ins>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ins w:id="406" w:author="Benjamin Meyer" w:date="2023-04-18T10:26:00Z">
              <w:r>
                <w:rPr>
                  <w:sz w:val="20"/>
                </w:rPr>
                <w:t xml:space="preserve">1/cooler/ship- </w:t>
              </w:r>
              <w:proofErr w:type="spellStart"/>
              <w:r>
                <w:rPr>
                  <w:sz w:val="20"/>
                </w:rPr>
                <w:t>ment</w:t>
              </w:r>
            </w:ins>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ins w:id="407" w:author="Benjamin Meyer" w:date="2023-04-18T10:26:00Z">
              <w:r>
                <w:rPr>
                  <w:sz w:val="20"/>
                  <w:szCs w:val="20"/>
                </w:rPr>
                <w:t xml:space="preserve">                 </w:t>
              </w:r>
              <w:r w:rsidRPr="00740AA8">
                <w:rPr>
                  <w:sz w:val="20"/>
                  <w:szCs w:val="20"/>
                </w:rPr>
                <w:t>≤ 6°C</w:t>
              </w:r>
            </w:ins>
          </w:p>
        </w:tc>
      </w:tr>
      <w:tr w:rsidR="00601E6B" w14:paraId="2DFBA681" w14:textId="77777777" w:rsidTr="00816966">
        <w:tblPrEx>
          <w:jc w:val="center"/>
          <w:tblInd w:w="0" w:type="dxa"/>
        </w:tblPrEx>
        <w:trPr>
          <w:trHeight w:val="287"/>
          <w:jc w:val="center"/>
          <w:ins w:id="408" w:author="Benjamin Meyer" w:date="2023-04-18T10:26:00Z"/>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ins w:id="409" w:author="Benjamin Meyer" w:date="2023-04-18T10:26:00Z"/>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ins w:id="410" w:author="Benjamin Meyer" w:date="2023-04-18T10:26:00Z"/>
                <w:sz w:val="20"/>
              </w:rPr>
            </w:pPr>
            <w:ins w:id="411" w:author="Benjamin Meyer" w:date="2023-04-18T10:26:00Z">
              <w:r>
                <w:rPr>
                  <w:sz w:val="20"/>
                </w:rPr>
                <w:t>Fecal Coliforms</w:t>
              </w:r>
            </w:ins>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ins w:id="412" w:author="Benjamin Meyer" w:date="2023-04-18T10:26:00Z"/>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ins w:id="413" w:author="Benjamin Meyer" w:date="2023-04-18T10:26:00Z"/>
                <w:sz w:val="20"/>
                <w:szCs w:val="20"/>
              </w:rPr>
            </w:pPr>
            <w:ins w:id="414" w:author="Benjamin Meyer" w:date="2023-04-18T10:26:00Z">
              <w:r w:rsidRPr="00740AA8">
                <w:rPr>
                  <w:sz w:val="20"/>
                  <w:szCs w:val="20"/>
                </w:rPr>
                <w:t>≤ 10°C</w:t>
              </w:r>
            </w:ins>
          </w:p>
        </w:tc>
      </w:tr>
      <w:tr w:rsidR="00601E6B" w14:paraId="365FF7DB" w14:textId="77777777" w:rsidTr="00816966">
        <w:tblPrEx>
          <w:jc w:val="center"/>
          <w:tblInd w:w="0" w:type="dxa"/>
        </w:tblPrEx>
        <w:trPr>
          <w:trHeight w:val="287"/>
          <w:jc w:val="center"/>
          <w:ins w:id="415" w:author="Benjamin Meyer" w:date="2023-04-18T10:26:00Z"/>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ins w:id="416" w:author="Benjamin Meyer" w:date="2023-04-18T10:26:00Z"/>
                <w:b/>
              </w:rPr>
            </w:pPr>
            <w:ins w:id="417" w:author="Benjamin Meyer" w:date="2023-04-18T10:26:00Z">
              <w:r>
                <w:rPr>
                  <w:sz w:val="20"/>
                </w:rPr>
                <w:t>Trip Blank</w:t>
              </w:r>
            </w:ins>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ins w:id="418" w:author="Benjamin Meyer" w:date="2023-04-18T10:26:00Z"/>
                <w:sz w:val="20"/>
              </w:rPr>
            </w:pPr>
            <w:ins w:id="419" w:author="Benjamin Meyer" w:date="2023-04-18T10:26:00Z">
              <w:r>
                <w:rPr>
                  <w:sz w:val="20"/>
                </w:rPr>
                <w:t>BTEX</w:t>
              </w:r>
            </w:ins>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ins w:id="420" w:author="Benjamin Meyer" w:date="2023-04-18T10:26:00Z"/>
                <w:sz w:val="20"/>
              </w:rPr>
            </w:pPr>
            <w:ins w:id="421" w:author="Benjamin Meyer" w:date="2023-04-18T10:26:00Z">
              <w:r>
                <w:rPr>
                  <w:sz w:val="20"/>
                </w:rPr>
                <w:t>1/cooler/ship-</w:t>
              </w:r>
              <w:proofErr w:type="spellStart"/>
              <w:r>
                <w:rPr>
                  <w:sz w:val="20"/>
                </w:rPr>
                <w:t>ment</w:t>
              </w:r>
              <w:proofErr w:type="spellEnd"/>
            </w:ins>
          </w:p>
        </w:tc>
        <w:tc>
          <w:tcPr>
            <w:tcW w:w="2328" w:type="dxa"/>
            <w:tcBorders>
              <w:top w:val="single" w:sz="4" w:space="0" w:color="000000"/>
              <w:left w:val="single" w:sz="4" w:space="0" w:color="000000"/>
              <w:bottom w:val="single" w:sz="4" w:space="0" w:color="000000"/>
            </w:tcBorders>
            <w:vAlign w:val="center"/>
          </w:tcPr>
          <w:p w14:paraId="573C10DE" w14:textId="77777777" w:rsidR="00601E6B" w:rsidRPr="00740AA8" w:rsidRDefault="00601E6B" w:rsidP="00816966">
            <w:pPr>
              <w:pStyle w:val="TableParagraph"/>
              <w:spacing w:line="227" w:lineRule="exact"/>
              <w:ind w:right="97"/>
              <w:jc w:val="center"/>
              <w:rPr>
                <w:ins w:id="422" w:author="Benjamin Meyer" w:date="2023-04-18T10:26:00Z"/>
                <w:sz w:val="20"/>
                <w:szCs w:val="20"/>
              </w:rPr>
            </w:pPr>
            <w:ins w:id="423" w:author="Benjamin Meyer" w:date="2023-04-18T10:26:00Z">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ins>
            <w:r w:rsidRPr="00740AA8">
              <w:rPr>
                <w:sz w:val="20"/>
                <w:szCs w:val="20"/>
              </w:rPr>
            </w:r>
            <w:ins w:id="424" w:author="Benjamin Meyer" w:date="2023-04-18T10:26:00Z">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ins>
          </w:p>
        </w:tc>
      </w:tr>
    </w:tbl>
    <w:p w14:paraId="49FF38FF" w14:textId="77777777" w:rsidR="000866DB" w:rsidRDefault="000866DB" w:rsidP="000866DB">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w:t>
      </w:r>
      <w:del w:id="425" w:author="Benjamin Meyer" w:date="2023-04-18T10:26:00Z">
        <w:r>
          <w:rPr>
            <w:sz w:val="20"/>
          </w:rPr>
          <w:delText xml:space="preserve"> during the spring Monitoring event and again</w:delText>
        </w:r>
      </w:del>
      <w:r>
        <w:rPr>
          <w:sz w:val="20"/>
        </w:rPr>
        <w:t xml:space="preserve"> during the summer Monitoring event. The replicate samples will be rotated among the 7 teams of monitors.</w:t>
      </w:r>
    </w:p>
    <w:p w14:paraId="1AB452EB" w14:textId="77777777" w:rsidR="00601E6B" w:rsidRPr="00857133" w:rsidRDefault="00601E6B" w:rsidP="00601E6B">
      <w:pPr>
        <w:spacing w:line="249" w:lineRule="auto"/>
        <w:ind w:left="957" w:right="288" w:hanging="210"/>
        <w:rPr>
          <w:ins w:id="426" w:author="Benjamin Meyer" w:date="2023-04-18T10:26:00Z"/>
          <w:sz w:val="20"/>
        </w:rPr>
        <w:sectPr w:rsidR="00601E6B" w:rsidRPr="00857133">
          <w:headerReference w:type="default" r:id="rId41"/>
          <w:footerReference w:type="default" r:id="rId42"/>
          <w:pgSz w:w="11900" w:h="16840"/>
          <w:pgMar w:top="1620" w:right="940" w:bottom="940" w:left="1040" w:header="929" w:footer="744" w:gutter="0"/>
          <w:cols w:space="720"/>
        </w:sectPr>
      </w:pPr>
      <w:commentRangeStart w:id="434"/>
      <w:ins w:id="435" w:author="Benjamin Meyer" w:date="2023-04-18T10:26:00Z">
        <w:r>
          <w:rPr>
            <w:sz w:val="20"/>
            <w:vertAlign w:val="superscript"/>
          </w:rPr>
          <w:t xml:space="preserve">b </w:t>
        </w:r>
        <w:r>
          <w:rPr>
            <w:sz w:val="20"/>
          </w:rPr>
          <w:t xml:space="preserve">  One field blank collection for total and   dissolved metals will be randomly </w:t>
        </w:r>
        <w:proofErr w:type="gramStart"/>
        <w:r>
          <w:rPr>
            <w:sz w:val="20"/>
          </w:rPr>
          <w:t>assigned  to</w:t>
        </w:r>
        <w:proofErr w:type="gramEnd"/>
        <w:r>
          <w:rPr>
            <w:sz w:val="20"/>
          </w:rPr>
          <w:t xml:space="preserve"> two   sites per sampling event.</w:t>
        </w:r>
      </w:ins>
      <w:commentRangeEnd w:id="434"/>
      <w:r w:rsidR="00E374D5">
        <w:rPr>
          <w:rStyle w:val="CommentReference"/>
        </w:rPr>
        <w:commentReference w:id="434"/>
      </w:r>
    </w:p>
    <w:p w14:paraId="5E064AA8" w14:textId="460B5122" w:rsidR="000866DB" w:rsidRDefault="00601E6B" w:rsidP="000866DB">
      <w:pPr>
        <w:spacing w:before="91"/>
        <w:ind w:left="688"/>
        <w:rPr>
          <w:b/>
          <w:sz w:val="24"/>
        </w:rPr>
      </w:pPr>
      <w:ins w:id="436" w:author="Benjamin Meyer" w:date="2023-04-18T10:26:00Z">
        <w:r w:rsidRPr="00740AA8">
          <w:rPr>
            <w:b/>
            <w:i/>
            <w:sz w:val="24"/>
          </w:rPr>
          <w:lastRenderedPageBreak/>
          <w:fldChar w:fldCharType="begin"/>
        </w:r>
        <w:r w:rsidRPr="00740AA8">
          <w:rPr>
            <w:b/>
            <w:sz w:val="24"/>
          </w:rPr>
          <w:instrText xml:space="preserve"> REF _Ref125970095 \h  \* MERGEFORMAT </w:instrText>
        </w:r>
      </w:ins>
      <w:r w:rsidRPr="00740AA8">
        <w:rPr>
          <w:b/>
          <w:i/>
          <w:sz w:val="24"/>
        </w:rPr>
      </w:r>
      <w:ins w:id="437" w:author="Benjamin Meyer" w:date="2023-04-18T10:26:00Z">
        <w:r w:rsidRPr="00740AA8">
          <w:rPr>
            <w:b/>
            <w:i/>
            <w:sz w:val="24"/>
          </w:rPr>
          <w:fldChar w:fldCharType="separate"/>
        </w:r>
        <w:r w:rsidRPr="00C72215">
          <w:rPr>
            <w:b/>
            <w:sz w:val="24"/>
            <w:szCs w:val="24"/>
          </w:rPr>
          <w:t xml:space="preserve">Table </w:t>
        </w:r>
        <w:r>
          <w:rPr>
            <w:b/>
            <w:noProof/>
            <w:sz w:val="24"/>
            <w:szCs w:val="24"/>
          </w:rPr>
          <w:t>10</w:t>
        </w:r>
        <w:r w:rsidRPr="00740AA8">
          <w:rPr>
            <w:b/>
            <w:i/>
            <w:sz w:val="24"/>
          </w:rPr>
          <w:fldChar w:fldCharType="end"/>
        </w:r>
        <w:r w:rsidRPr="00740AA8">
          <w:rPr>
            <w:b/>
            <w:sz w:val="24"/>
          </w:rPr>
          <w:t xml:space="preserve">. </w:t>
        </w:r>
        <w:r w:rsidRPr="00740AA8">
          <w:rPr>
            <w:b/>
            <w:sz w:val="24"/>
            <w:szCs w:val="24"/>
          </w:rPr>
          <w:t>(</w:t>
        </w:r>
        <w:proofErr w:type="gramStart"/>
        <w:r w:rsidRPr="00740AA8">
          <w:rPr>
            <w:b/>
            <w:sz w:val="24"/>
            <w:szCs w:val="24"/>
          </w:rPr>
          <w:t>page</w:t>
        </w:r>
        <w:proofErr w:type="gramEnd"/>
        <w:r w:rsidRPr="00740AA8">
          <w:rPr>
            <w:b/>
            <w:sz w:val="24"/>
            <w:szCs w:val="24"/>
          </w:rPr>
          <w:t xml:space="preserve"> 2 of 3).</w:t>
        </w:r>
      </w:ins>
      <w:bookmarkStart w:id="438" w:name="_bookmark23"/>
      <w:bookmarkEnd w:id="438"/>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61A8B563" w:rsidR="000866DB" w:rsidRDefault="00601E6B" w:rsidP="00816966">
            <w:pPr>
              <w:pStyle w:val="TableParagraph"/>
              <w:ind w:left="109" w:right="96"/>
              <w:jc w:val="center"/>
              <w:rPr>
                <w:sz w:val="20"/>
              </w:rPr>
            </w:pPr>
            <w:ins w:id="439" w:author="Benjamin Meyer" w:date="2023-04-18T10:26:00Z">
              <w:r>
                <w:rPr>
                  <w:sz w:val="20"/>
                </w:rPr>
                <w:t>Lab blank</w:t>
              </w:r>
            </w:ins>
            <w:del w:id="440" w:author="Benjamin Meyer" w:date="2023-04-18T10:26:00Z">
              <w:r w:rsidR="000866DB">
                <w:rPr>
                  <w:sz w:val="20"/>
                </w:rPr>
                <w:delText>Field Replicate (Blind to Lab)</w:delText>
              </w:r>
            </w:del>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ins w:id="441" w:author="Benjamin Meyer" w:date="2023-04-18T10:26:00Z">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ins>
          </w:p>
          <w:p w14:paraId="1819614E" w14:textId="2A8B78A2" w:rsidR="000866DB" w:rsidRDefault="00601E6B" w:rsidP="00816966">
            <w:pPr>
              <w:pStyle w:val="TableParagraph"/>
              <w:spacing w:before="35" w:line="210" w:lineRule="exact"/>
              <w:ind w:left="296" w:right="276"/>
              <w:jc w:val="center"/>
              <w:rPr>
                <w:sz w:val="20"/>
              </w:rPr>
            </w:pPr>
            <w:ins w:id="442" w:author="Benjamin Meyer" w:date="2023-04-18T10:26:00Z">
              <w:r>
                <w:rPr>
                  <w:sz w:val="20"/>
                </w:rPr>
                <w:t>Turbidity, Fecal Coliforms</w:t>
              </w:r>
            </w:ins>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ins w:id="443" w:author="Benjamin Meyer" w:date="2023-04-18T10:26:00Z"/>
                <w:b/>
                <w:sz w:val="25"/>
              </w:rPr>
            </w:pPr>
          </w:p>
          <w:p w14:paraId="0A5C1055" w14:textId="2501D724" w:rsidR="000866DB" w:rsidRDefault="00601E6B" w:rsidP="00816966">
            <w:pPr>
              <w:pStyle w:val="TableParagraph"/>
              <w:ind w:left="159" w:right="134"/>
              <w:jc w:val="center"/>
              <w:rPr>
                <w:sz w:val="20"/>
              </w:rPr>
            </w:pPr>
            <w:ins w:id="444" w:author="Benjamin Meyer" w:date="2023-04-18T10:26:00Z">
              <w:r w:rsidRPr="00740AA8">
                <w:rPr>
                  <w:sz w:val="20"/>
                  <w:szCs w:val="20"/>
                </w:rPr>
                <w:t>≤ DL (</w:t>
              </w:r>
            </w:ins>
            <w:r w:rsidR="000866DB">
              <w:rPr>
                <w:sz w:val="20"/>
              </w:rPr>
              <w:t>See Section A7</w:t>
            </w:r>
            <w:ins w:id="445" w:author="Benjamin Meyer" w:date="2023-04-18T10:26:00Z">
              <w:r w:rsidRPr="00740AA8">
                <w:rPr>
                  <w:sz w:val="20"/>
                  <w:szCs w:val="20"/>
                </w:rPr>
                <w:t xml:space="preserve">, </w:t>
              </w:r>
              <w:r w:rsidRPr="00740AA8">
                <w:rPr>
                  <w:sz w:val="20"/>
                  <w:szCs w:val="20"/>
                </w:rPr>
                <w:fldChar w:fldCharType="begin"/>
              </w:r>
              <w:r w:rsidRPr="00740AA8">
                <w:rPr>
                  <w:sz w:val="20"/>
                  <w:szCs w:val="20"/>
                </w:rPr>
                <w:instrText xml:space="preserve"> REF _Ref125970212 \h  \* MERGEFORMAT </w:instrText>
              </w:r>
            </w:ins>
            <w:r w:rsidRPr="00740AA8">
              <w:rPr>
                <w:sz w:val="20"/>
                <w:szCs w:val="20"/>
              </w:rPr>
            </w:r>
            <w:ins w:id="446" w:author="Benjamin Meyer" w:date="2023-04-18T10:26:00Z">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ins>
            <w:r w:rsidRPr="00740AA8">
              <w:rPr>
                <w:sz w:val="20"/>
                <w:szCs w:val="20"/>
              </w:rPr>
            </w:r>
            <w:ins w:id="447" w:author="Benjamin Meyer" w:date="2023-04-18T10:26:00Z">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w:t>
              </w:r>
            </w:ins>
            <w:del w:id="448" w:author="Benjamin Meyer" w:date="2023-04-18T10:26:00Z">
              <w:r w:rsidR="000866DB">
                <w:rPr>
                  <w:sz w:val="20"/>
                </w:rPr>
                <w:delText xml:space="preserve"> Tables 2, 3 and 4</w:delText>
              </w:r>
            </w:del>
            <w:r w:rsidR="000866DB">
              <w:rPr>
                <w:sz w:val="20"/>
              </w:rPr>
              <w:t xml:space="preserve"> analyte-specific precision criteria</w:t>
            </w:r>
            <w:ins w:id="449" w:author="Benjamin Meyer" w:date="2023-04-18T10:26:00Z">
              <w:r w:rsidRPr="00740AA8">
                <w:rPr>
                  <w:sz w:val="20"/>
                  <w:szCs w:val="20"/>
                </w:rPr>
                <w:t>)</w:t>
              </w:r>
            </w:ins>
          </w:p>
        </w:tc>
      </w:tr>
      <w:tr w:rsidR="000866DB" w14:paraId="397871F1" w14:textId="77777777" w:rsidTr="00816966">
        <w:trPr>
          <w:trHeight w:val="2069"/>
          <w:del w:id="450" w:author="Benjamin Meyer" w:date="2023-04-18T10:26:00Z"/>
        </w:trPr>
        <w:tc>
          <w:tcPr>
            <w:tcW w:w="2796" w:type="dxa"/>
            <w:tcBorders>
              <w:top w:val="single" w:sz="4" w:space="0" w:color="000000"/>
              <w:bottom w:val="single" w:sz="4" w:space="0" w:color="000000"/>
              <w:right w:val="single" w:sz="4" w:space="0" w:color="000000"/>
            </w:tcBorders>
          </w:tcPr>
          <w:p w14:paraId="41C64F1D" w14:textId="77777777" w:rsidR="000866DB" w:rsidRDefault="000866DB" w:rsidP="00816966">
            <w:pPr>
              <w:pStyle w:val="TableParagraph"/>
              <w:rPr>
                <w:del w:id="451" w:author="Benjamin Meyer" w:date="2023-04-18T10:26:00Z"/>
                <w:b/>
              </w:rPr>
            </w:pPr>
          </w:p>
          <w:p w14:paraId="6FD5E1A0" w14:textId="77777777" w:rsidR="000866DB" w:rsidRDefault="000866DB" w:rsidP="00816966">
            <w:pPr>
              <w:pStyle w:val="TableParagraph"/>
              <w:rPr>
                <w:del w:id="452" w:author="Benjamin Meyer" w:date="2023-04-18T10:26:00Z"/>
                <w:b/>
              </w:rPr>
            </w:pPr>
          </w:p>
          <w:p w14:paraId="7B3DAC03" w14:textId="77777777" w:rsidR="000866DB" w:rsidRDefault="000866DB" w:rsidP="00816966">
            <w:pPr>
              <w:pStyle w:val="TableParagraph"/>
              <w:rPr>
                <w:del w:id="453" w:author="Benjamin Meyer" w:date="2023-04-18T10:26:00Z"/>
                <w:b/>
              </w:rPr>
            </w:pPr>
          </w:p>
          <w:p w14:paraId="07FCD6B8" w14:textId="77777777" w:rsidR="000866DB" w:rsidRDefault="000866DB" w:rsidP="00816966">
            <w:pPr>
              <w:pStyle w:val="TableParagraph"/>
              <w:spacing w:before="158"/>
              <w:ind w:left="109" w:right="96"/>
              <w:jc w:val="center"/>
              <w:rPr>
                <w:del w:id="454" w:author="Benjamin Meyer" w:date="2023-04-18T10:26:00Z"/>
                <w:sz w:val="20"/>
              </w:rPr>
            </w:pPr>
            <w:del w:id="455" w:author="Benjamin Meyer" w:date="2023-04-18T10:26:00Z">
              <w:r>
                <w:rPr>
                  <w:sz w:val="20"/>
                </w:rPr>
                <w:delText>Lab blank</w:delText>
              </w:r>
            </w:del>
          </w:p>
        </w:tc>
        <w:tc>
          <w:tcPr>
            <w:tcW w:w="2514" w:type="dxa"/>
            <w:tcBorders>
              <w:top w:val="single" w:sz="4" w:space="0" w:color="000000"/>
              <w:left w:val="single" w:sz="4" w:space="0" w:color="000000"/>
              <w:bottom w:val="single" w:sz="4" w:space="0" w:color="000000"/>
              <w:right w:val="single" w:sz="4" w:space="0" w:color="000000"/>
            </w:tcBorders>
          </w:tcPr>
          <w:p w14:paraId="09C60C6A" w14:textId="77777777" w:rsidR="000866DB" w:rsidRDefault="000866DB" w:rsidP="00816966">
            <w:pPr>
              <w:pStyle w:val="TableParagraph"/>
              <w:spacing w:line="237" w:lineRule="auto"/>
              <w:ind w:left="113" w:right="93"/>
              <w:jc w:val="center"/>
              <w:rPr>
                <w:del w:id="456" w:author="Benjamin Meyer" w:date="2023-04-18T10:26:00Z"/>
                <w:sz w:val="20"/>
              </w:rPr>
            </w:pPr>
            <w:del w:id="457" w:author="Benjamin Meyer" w:date="2023-04-18T10:26:00Z">
              <w:r>
                <w:rPr>
                  <w:sz w:val="20"/>
                </w:rPr>
                <w:delText xml:space="preserve">DRO, GRO, RRO, Benzene, Ethylbenzene, m,p-Xylene, o-xylene, Toluene, </w:delText>
              </w:r>
              <w:r>
                <w:rPr>
                  <w:position w:val="2"/>
                  <w:sz w:val="20"/>
                </w:rPr>
                <w:delText>Ca</w:delText>
              </w:r>
              <w:r>
                <w:rPr>
                  <w:sz w:val="13"/>
                </w:rPr>
                <w:delText>total</w:delText>
              </w:r>
              <w:r>
                <w:rPr>
                  <w:position w:val="2"/>
                  <w:sz w:val="20"/>
                </w:rPr>
                <w:delText>,Fe</w:delText>
              </w:r>
              <w:r>
                <w:rPr>
                  <w:sz w:val="13"/>
                </w:rPr>
                <w:delText>total</w:delText>
              </w:r>
              <w:r>
                <w:rPr>
                  <w:position w:val="2"/>
                  <w:sz w:val="20"/>
                </w:rPr>
                <w:delText>, Mg</w:delText>
              </w:r>
              <w:r>
                <w:rPr>
                  <w:sz w:val="13"/>
                </w:rPr>
                <w:delText>total</w:delText>
              </w:r>
              <w:r>
                <w:rPr>
                  <w:position w:val="2"/>
                  <w:sz w:val="20"/>
                </w:rPr>
                <w:delText>, As</w:delText>
              </w:r>
              <w:r>
                <w:rPr>
                  <w:sz w:val="13"/>
                </w:rPr>
                <w:delText>dissolved</w:delText>
              </w:r>
              <w:r>
                <w:rPr>
                  <w:position w:val="2"/>
                  <w:sz w:val="20"/>
                </w:rPr>
                <w:delText>, Cd</w:delText>
              </w:r>
              <w:r>
                <w:rPr>
                  <w:sz w:val="13"/>
                </w:rPr>
                <w:delText>dissolved</w:delText>
              </w:r>
              <w:r>
                <w:rPr>
                  <w:position w:val="2"/>
                  <w:sz w:val="20"/>
                </w:rPr>
                <w:delText>, Cr</w:delText>
              </w:r>
              <w:r>
                <w:rPr>
                  <w:sz w:val="13"/>
                </w:rPr>
                <w:delText>dissolved</w:delText>
              </w:r>
              <w:r>
                <w:rPr>
                  <w:position w:val="2"/>
                  <w:sz w:val="20"/>
                </w:rPr>
                <w:delText>, Cu</w:delText>
              </w:r>
              <w:r>
                <w:rPr>
                  <w:sz w:val="13"/>
                </w:rPr>
                <w:delText>dissolved</w:delText>
              </w:r>
              <w:r>
                <w:rPr>
                  <w:position w:val="2"/>
                  <w:sz w:val="20"/>
                </w:rPr>
                <w:delText>, Pb</w:delText>
              </w:r>
              <w:r>
                <w:rPr>
                  <w:sz w:val="13"/>
                </w:rPr>
                <w:delText>dissolved</w:delText>
              </w:r>
              <w:r>
                <w:rPr>
                  <w:position w:val="2"/>
                  <w:sz w:val="20"/>
                </w:rPr>
                <w:delText>, Zn</w:delText>
              </w:r>
              <w:r>
                <w:rPr>
                  <w:sz w:val="13"/>
                </w:rPr>
                <w:delText>dissolved</w:delText>
              </w:r>
              <w:r>
                <w:rPr>
                  <w:position w:val="2"/>
                  <w:sz w:val="20"/>
                </w:rPr>
                <w:delText xml:space="preserve">, </w:delText>
              </w:r>
              <w:r>
                <w:rPr>
                  <w:sz w:val="20"/>
                </w:rPr>
                <w:delText>P</w:delText>
              </w:r>
              <w:r>
                <w:rPr>
                  <w:sz w:val="20"/>
                  <w:vertAlign w:val="subscript"/>
                </w:rPr>
                <w:delText>total</w:delText>
              </w:r>
              <w:r>
                <w:rPr>
                  <w:sz w:val="20"/>
                </w:rPr>
                <w:delText>,NO</w:delText>
              </w:r>
              <w:r>
                <w:rPr>
                  <w:sz w:val="20"/>
                  <w:vertAlign w:val="subscript"/>
                </w:rPr>
                <w:delText>2</w:delText>
              </w:r>
              <w:r>
                <w:rPr>
                  <w:sz w:val="20"/>
                </w:rPr>
                <w:delText xml:space="preserve"> + NO</w:delText>
              </w:r>
              <w:r>
                <w:rPr>
                  <w:sz w:val="20"/>
                  <w:vertAlign w:val="subscript"/>
                </w:rPr>
                <w:delText>3</w:delText>
              </w:r>
              <w:r>
                <w:rPr>
                  <w:sz w:val="20"/>
                </w:rPr>
                <w:delText>, TSS,</w:delText>
              </w:r>
            </w:del>
          </w:p>
          <w:p w14:paraId="0DD7017F" w14:textId="77777777" w:rsidR="000866DB" w:rsidRDefault="000866DB" w:rsidP="00816966">
            <w:pPr>
              <w:pStyle w:val="TableParagraph"/>
              <w:spacing w:line="210" w:lineRule="exact"/>
              <w:ind w:left="112" w:right="94"/>
              <w:jc w:val="center"/>
              <w:rPr>
                <w:del w:id="458" w:author="Benjamin Meyer" w:date="2023-04-18T10:26:00Z"/>
                <w:sz w:val="20"/>
              </w:rPr>
            </w:pPr>
            <w:del w:id="459" w:author="Benjamin Meyer" w:date="2023-04-18T10:26:00Z">
              <w:r>
                <w:rPr>
                  <w:sz w:val="20"/>
                </w:rPr>
                <w:delText>Turbidity, Fecal Coliforms</w:delText>
              </w:r>
            </w:del>
          </w:p>
        </w:tc>
        <w:tc>
          <w:tcPr>
            <w:tcW w:w="1399" w:type="dxa"/>
            <w:tcBorders>
              <w:top w:val="single" w:sz="4" w:space="0" w:color="000000"/>
              <w:left w:val="single" w:sz="4" w:space="0" w:color="000000"/>
              <w:bottom w:val="single" w:sz="4" w:space="0" w:color="000000"/>
              <w:right w:val="single" w:sz="4" w:space="0" w:color="000000"/>
            </w:tcBorders>
          </w:tcPr>
          <w:p w14:paraId="0C612774" w14:textId="77777777" w:rsidR="000866DB" w:rsidRDefault="000866DB" w:rsidP="00816966">
            <w:pPr>
              <w:pStyle w:val="TableParagraph"/>
              <w:rPr>
                <w:del w:id="460" w:author="Benjamin Meyer" w:date="2023-04-18T10:26:00Z"/>
                <w:sz w:val="18"/>
              </w:rPr>
            </w:pPr>
          </w:p>
        </w:tc>
        <w:tc>
          <w:tcPr>
            <w:tcW w:w="2328" w:type="dxa"/>
            <w:tcBorders>
              <w:top w:val="single" w:sz="4" w:space="0" w:color="000000"/>
              <w:left w:val="single" w:sz="4" w:space="0" w:color="000000"/>
              <w:bottom w:val="single" w:sz="4" w:space="0" w:color="000000"/>
            </w:tcBorders>
          </w:tcPr>
          <w:p w14:paraId="0633371B" w14:textId="77777777" w:rsidR="000866DB" w:rsidRDefault="000866DB" w:rsidP="00816966">
            <w:pPr>
              <w:pStyle w:val="TableParagraph"/>
              <w:rPr>
                <w:del w:id="461" w:author="Benjamin Meyer" w:date="2023-04-18T10:26:00Z"/>
                <w:b/>
              </w:rPr>
            </w:pPr>
          </w:p>
          <w:p w14:paraId="75D5AF7E" w14:textId="77777777" w:rsidR="000866DB" w:rsidRDefault="000866DB" w:rsidP="00816966">
            <w:pPr>
              <w:pStyle w:val="TableParagraph"/>
              <w:rPr>
                <w:del w:id="462" w:author="Benjamin Meyer" w:date="2023-04-18T10:26:00Z"/>
                <w:b/>
              </w:rPr>
            </w:pPr>
          </w:p>
          <w:p w14:paraId="21BA66D1" w14:textId="77777777" w:rsidR="000866DB" w:rsidRDefault="000866DB" w:rsidP="00816966">
            <w:pPr>
              <w:pStyle w:val="TableParagraph"/>
              <w:spacing w:before="8"/>
              <w:rPr>
                <w:del w:id="463" w:author="Benjamin Meyer" w:date="2023-04-18T10:26:00Z"/>
                <w:b/>
                <w:sz w:val="25"/>
              </w:rPr>
            </w:pPr>
          </w:p>
          <w:p w14:paraId="07072517" w14:textId="77777777" w:rsidR="000866DB" w:rsidRDefault="000866DB" w:rsidP="00816966">
            <w:pPr>
              <w:pStyle w:val="TableParagraph"/>
              <w:spacing w:line="230" w:lineRule="exact"/>
              <w:ind w:left="158" w:right="134"/>
              <w:jc w:val="center"/>
              <w:rPr>
                <w:del w:id="464" w:author="Benjamin Meyer" w:date="2023-04-18T10:26:00Z"/>
                <w:sz w:val="20"/>
              </w:rPr>
            </w:pPr>
            <w:del w:id="465" w:author="Benjamin Meyer" w:date="2023-04-18T10:26:00Z">
              <w:r>
                <w:rPr>
                  <w:sz w:val="20"/>
                </w:rPr>
                <w:delText>≤ DL (see Tables 1, 2,</w:delText>
              </w:r>
            </w:del>
          </w:p>
          <w:p w14:paraId="38268992" w14:textId="77777777" w:rsidR="000866DB" w:rsidRDefault="000866DB" w:rsidP="00816966">
            <w:pPr>
              <w:pStyle w:val="TableParagraph"/>
              <w:spacing w:line="230" w:lineRule="exact"/>
              <w:ind w:left="158" w:right="134"/>
              <w:jc w:val="center"/>
              <w:rPr>
                <w:del w:id="466" w:author="Benjamin Meyer" w:date="2023-04-18T10:26:00Z"/>
                <w:sz w:val="20"/>
              </w:rPr>
            </w:pPr>
            <w:del w:id="467" w:author="Benjamin Meyer" w:date="2023-04-18T10:26:00Z">
              <w:r>
                <w:rPr>
                  <w:sz w:val="20"/>
                </w:rPr>
                <w:delText>3and 4)</w:delText>
              </w:r>
            </w:del>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338E8">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338E8">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338E8">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7777777" w:rsidR="00990B1F" w:rsidRDefault="00990B1F" w:rsidP="0081696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338E8">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338E8">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338E8">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338E8">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601E6B">
      <w:pPr>
        <w:spacing w:line="228" w:lineRule="exact"/>
        <w:jc w:val="center"/>
        <w:rPr>
          <w:sz w:val="20"/>
        </w:rPr>
        <w:sectPr w:rsidR="00601E6B">
          <w:pgSz w:w="11900" w:h="16840"/>
          <w:pgMar w:top="1620" w:right="940" w:bottom="940" w:left="1040" w:header="929" w:footer="744" w:gutter="0"/>
          <w:cols w:space="720"/>
        </w:sectPr>
      </w:pPr>
    </w:p>
    <w:p w14:paraId="743DB713" w14:textId="77777777" w:rsidR="00601E6B" w:rsidRPr="00740AA8" w:rsidRDefault="00601E6B" w:rsidP="00601E6B">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Pr="00C72215">
        <w:rPr>
          <w:b/>
        </w:rPr>
        <w:t xml:space="preserve">Table </w:t>
      </w:r>
      <w:r w:rsidRPr="009B53EB">
        <w:rPr>
          <w:b/>
          <w:noProof/>
        </w:rPr>
        <w:t>10</w:t>
      </w:r>
      <w:r w:rsidRPr="00740AA8">
        <w:rPr>
          <w:b/>
        </w:rPr>
        <w:fldChar w:fldCharType="end"/>
      </w:r>
      <w:r w:rsidRPr="00740AA8">
        <w:rPr>
          <w:b/>
        </w:rPr>
        <w:t xml:space="preserve">. </w:t>
      </w:r>
      <w:r>
        <w:rPr>
          <w:b/>
        </w:rPr>
        <w:t>(</w:t>
      </w:r>
      <w:proofErr w:type="gramStart"/>
      <w:r>
        <w:rPr>
          <w:b/>
        </w:rPr>
        <w:t>page</w:t>
      </w:r>
      <w:proofErr w:type="gramEnd"/>
      <w:r>
        <w:rPr>
          <w:b/>
        </w:rPr>
        <w:t xml:space="preserve"> 3</w:t>
      </w:r>
      <w:r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3FEF42E7" w:rsidR="000866DB" w:rsidRPr="00BE2DF2" w:rsidRDefault="00601E6B" w:rsidP="00816966">
            <w:pPr>
              <w:pStyle w:val="TableParagraph"/>
              <w:jc w:val="center"/>
            </w:pPr>
            <w:r>
              <w:rPr>
                <w:b/>
              </w:rPr>
              <w:t xml:space="preserve">Field/Lab Quality Control </w:t>
            </w:r>
            <w:commentRangeStart w:id="468"/>
            <w:commentRangeStart w:id="469"/>
            <w:r>
              <w:rPr>
                <w:b/>
              </w:rPr>
              <w:t>Sample</w:t>
            </w:r>
            <w:commentRangeEnd w:id="468"/>
            <w:r w:rsidR="00990B1F">
              <w:rPr>
                <w:rStyle w:val="CommentReference"/>
              </w:rPr>
              <w:commentReference w:id="468"/>
            </w:r>
            <w:commentRangeEnd w:id="469"/>
            <w:r w:rsidR="00E374D5">
              <w:rPr>
                <w:rStyle w:val="CommentReference"/>
              </w:rPr>
              <w:commentReference w:id="469"/>
            </w:r>
            <w:del w:id="470" w:author="Benjamin Meyer" w:date="2023-04-18T10:26:00Z">
              <w:r w:rsidR="000866DB" w:rsidRPr="00BE2DF2">
                <w:delText>Filter Blank</w:delText>
              </w:r>
            </w:del>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19D825F9" w:rsidR="000866DB" w:rsidRDefault="00601E6B" w:rsidP="00816966">
            <w:pPr>
              <w:pStyle w:val="TableParagraph"/>
              <w:spacing w:line="237" w:lineRule="auto"/>
              <w:ind w:left="113" w:right="93"/>
              <w:jc w:val="center"/>
              <w:rPr>
                <w:sz w:val="20"/>
              </w:rPr>
            </w:pPr>
            <w:r>
              <w:rPr>
                <w:b/>
              </w:rPr>
              <w:t>Measurement Parameter</w:t>
            </w:r>
            <w:del w:id="471" w:author="Benjamin Meyer" w:date="2023-04-18T10:26:00Z">
              <w:r w:rsidR="000866DB">
                <w:rPr>
                  <w:position w:val="2"/>
                  <w:sz w:val="20"/>
                </w:rPr>
                <w:delText>As</w:delText>
              </w:r>
              <w:r w:rsidR="000866DB">
                <w:rPr>
                  <w:sz w:val="13"/>
                </w:rPr>
                <w:delText>dissolved</w:delText>
              </w:r>
              <w:r w:rsidR="000866DB">
                <w:rPr>
                  <w:position w:val="2"/>
                  <w:sz w:val="20"/>
                </w:rPr>
                <w:delText>, Cd</w:delText>
              </w:r>
              <w:r w:rsidR="000866DB">
                <w:rPr>
                  <w:sz w:val="13"/>
                </w:rPr>
                <w:delText>dissolved</w:delText>
              </w:r>
              <w:r w:rsidR="000866DB">
                <w:rPr>
                  <w:position w:val="2"/>
                  <w:sz w:val="20"/>
                </w:rPr>
                <w:delText>, Cr</w:delText>
              </w:r>
              <w:r w:rsidR="000866DB">
                <w:rPr>
                  <w:sz w:val="13"/>
                </w:rPr>
                <w:delText>dissolved</w:delText>
              </w:r>
              <w:r w:rsidR="000866DB">
                <w:rPr>
                  <w:position w:val="2"/>
                  <w:sz w:val="20"/>
                </w:rPr>
                <w:delText>, Cu</w:delText>
              </w:r>
              <w:r w:rsidR="000866DB">
                <w:rPr>
                  <w:sz w:val="13"/>
                </w:rPr>
                <w:delText>dissolved</w:delText>
              </w:r>
              <w:r w:rsidR="000866DB">
                <w:rPr>
                  <w:position w:val="2"/>
                  <w:sz w:val="20"/>
                </w:rPr>
                <w:delText>, Pb</w:delText>
              </w:r>
              <w:r w:rsidR="000866DB">
                <w:rPr>
                  <w:sz w:val="13"/>
                </w:rPr>
                <w:delText>dissolved</w:delText>
              </w:r>
              <w:r w:rsidR="000866DB">
                <w:rPr>
                  <w:position w:val="2"/>
                  <w:sz w:val="20"/>
                </w:rPr>
                <w:delText>, Zn</w:delText>
              </w:r>
              <w:r w:rsidR="000866DB">
                <w:rPr>
                  <w:sz w:val="13"/>
                </w:rPr>
                <w:delText>dissolved</w:delText>
              </w:r>
              <w:r w:rsidR="000866DB">
                <w:rPr>
                  <w:position w:val="2"/>
                  <w:sz w:val="20"/>
                </w:rPr>
                <w:delText>,</w:delText>
              </w:r>
            </w:del>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4624BEF2" w14:textId="0A54C9AD" w:rsidR="000866DB" w:rsidRDefault="00601E6B" w:rsidP="00816966">
            <w:pPr>
              <w:pStyle w:val="TableParagraph"/>
              <w:spacing w:line="230" w:lineRule="exact"/>
              <w:ind w:left="158" w:right="134"/>
              <w:jc w:val="center"/>
              <w:rPr>
                <w:del w:id="472" w:author="Benjamin Meyer" w:date="2023-04-18T10:26:00Z"/>
                <w:sz w:val="20"/>
              </w:rPr>
            </w:pPr>
            <w:r>
              <w:rPr>
                <w:b/>
              </w:rPr>
              <w:t>QC Acceptance Criteria Limits</w:t>
            </w:r>
            <w:del w:id="473" w:author="Benjamin Meyer" w:date="2023-04-18T10:26:00Z">
              <w:r w:rsidR="000866DB">
                <w:rPr>
                  <w:sz w:val="20"/>
                </w:rPr>
                <w:delText>≤ DL (see Tables 1, 2,</w:delText>
              </w:r>
            </w:del>
          </w:p>
          <w:p w14:paraId="0ABE1931" w14:textId="77777777" w:rsidR="000866DB" w:rsidRDefault="000866DB" w:rsidP="00816966">
            <w:pPr>
              <w:pStyle w:val="TableParagraph"/>
              <w:jc w:val="center"/>
              <w:rPr>
                <w:b/>
              </w:rPr>
            </w:pPr>
            <w:del w:id="474" w:author="Benjamin Meyer" w:date="2023-04-18T10:26:00Z">
              <w:r>
                <w:rPr>
                  <w:sz w:val="20"/>
                </w:rPr>
                <w:delText>3, and 4)</w:delText>
              </w:r>
            </w:del>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71C9A9AB" w:rsidR="000866DB" w:rsidRDefault="000866DB" w:rsidP="000221D8">
      <w:pPr>
        <w:pStyle w:val="BodyText"/>
        <w:spacing w:before="90"/>
        <w:ind w:right="1087"/>
      </w:pPr>
      <w:r>
        <w:t xml:space="preserve">If analytical sample results exceed state water quality </w:t>
      </w:r>
      <w:ins w:id="475" w:author="Benjamin Meyer" w:date="2023-04-18T10:26:00Z">
        <w:r w:rsidR="00601E6B">
          <w:t xml:space="preserve">criteria for a parameter (or multiple parameters), </w:t>
        </w:r>
      </w:ins>
      <w:del w:id="476" w:author="Benjamin Meyer" w:date="2023-04-18T10:26:00Z">
        <w:r>
          <w:delText xml:space="preserve">standards the </w:delText>
        </w:r>
      </w:del>
      <w:r>
        <w:t>KWF will do the following:</w:t>
      </w:r>
    </w:p>
    <w:p w14:paraId="3ECD9C7E" w14:textId="77777777" w:rsidR="000866DB" w:rsidRDefault="000866DB" w:rsidP="000866DB">
      <w:pPr>
        <w:pStyle w:val="BodyText"/>
        <w:spacing w:before="1"/>
      </w:pPr>
    </w:p>
    <w:p w14:paraId="70F95421" w14:textId="607EEB52"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ins w:id="477" w:author="Benjamin Meyer" w:date="2023-04-18T10:26:00Z">
        <w:r w:rsidR="00601E6B">
          <w:rPr>
            <w:sz w:val="24"/>
          </w:rPr>
          <w:t>semi</w:t>
        </w:r>
        <w:r w:rsidR="00601E6B" w:rsidRPr="007F406F">
          <w:rPr>
            <w:sz w:val="24"/>
          </w:rPr>
          <w:t>annual</w:t>
        </w:r>
      </w:ins>
      <w:del w:id="478" w:author="Benjamin Meyer" w:date="2023-04-18T10:26:00Z">
        <w:r>
          <w:rPr>
            <w:sz w:val="24"/>
          </w:rPr>
          <w:delText>biannual</w:delText>
        </w:r>
      </w:del>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00169FB4"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ins w:id="479" w:author="Benjamin Meyer" w:date="2023-04-18T10:26:00Z">
        <w:r w:rsidR="00601E6B">
          <w:rPr>
            <w:sz w:val="24"/>
          </w:rPr>
          <w:t>annual data</w:t>
        </w:r>
      </w:ins>
      <w:del w:id="480" w:author="Benjamin Meyer" w:date="2023-04-18T10:26:00Z">
        <w:r>
          <w:rPr>
            <w:sz w:val="24"/>
          </w:rPr>
          <w:delText>final</w:delText>
        </w:r>
      </w:del>
      <w:r>
        <w:rPr>
          <w:sz w:val="24"/>
        </w:rPr>
        <w:t xml:space="preserve"> report.</w:t>
      </w:r>
    </w:p>
    <w:p w14:paraId="0AC544B9" w14:textId="43C977DD"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ins w:id="481" w:author="Benjamin Meyer" w:date="2023-04-18T10:26:00Z">
        <w:r w:rsidR="00601E6B">
          <w:rPr>
            <w:sz w:val="24"/>
          </w:rPr>
          <w:t>share</w:t>
        </w:r>
      </w:ins>
      <w:del w:id="482" w:author="Benjamin Meyer" w:date="2023-04-18T10:26:00Z">
        <w:r>
          <w:rPr>
            <w:sz w:val="24"/>
          </w:rPr>
          <w:delText>use</w:delText>
        </w:r>
      </w:del>
      <w:r>
        <w:rPr>
          <w:sz w:val="24"/>
        </w:rPr>
        <w:t xml:space="preserve"> the information</w:t>
      </w:r>
      <w:ins w:id="483" w:author="Benjamin Meyer" w:date="2023-04-18T10:26:00Z">
        <w:r w:rsidR="00601E6B">
          <w:rPr>
            <w:sz w:val="24"/>
          </w:rPr>
          <w:t xml:space="preserve"> with the technical advisory committee</w:t>
        </w:r>
      </w:ins>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484" w:name="_Toc117087858"/>
      <w:bookmarkStart w:id="485" w:name="_Toc125960351"/>
      <w:bookmarkStart w:id="486" w:name="_Toc125984011"/>
      <w:bookmarkStart w:id="487" w:name="_Toc125984294"/>
      <w:bookmarkStart w:id="488" w:name="_Toc132032666"/>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bookmarkStart w:id="489" w:name="_Toc133590176"/>
      <w:ins w:id="490" w:author="Benjamin Meyer" w:date="2023-04-18T10:26:00Z">
        <w:r w:rsidRPr="000221D8">
          <w:lastRenderedPageBreak/>
          <w:t>B6. Instrument / Equipment Testing, Inspection and Maintenance</w:t>
        </w:r>
      </w:ins>
      <w:bookmarkEnd w:id="484"/>
      <w:bookmarkEnd w:id="485"/>
      <w:bookmarkEnd w:id="486"/>
      <w:bookmarkEnd w:id="487"/>
      <w:bookmarkEnd w:id="488"/>
      <w:bookmarkEnd w:id="489"/>
    </w:p>
    <w:p w14:paraId="0BB82EA5" w14:textId="77777777" w:rsidR="00601E6B" w:rsidRDefault="00601E6B" w:rsidP="00601E6B">
      <w:pPr>
        <w:pStyle w:val="BodyText"/>
        <w:rPr>
          <w:ins w:id="491" w:author="Benjamin Meyer" w:date="2023-04-18T10:26:00Z"/>
          <w:b/>
        </w:rPr>
      </w:pPr>
    </w:p>
    <w:p w14:paraId="2AB6830A" w14:textId="08CE2B02" w:rsidR="000866DB" w:rsidRDefault="000866DB" w:rsidP="000221D8">
      <w:pPr>
        <w:pStyle w:val="BodyText"/>
        <w:ind w:right="248"/>
      </w:pPr>
      <w:bookmarkStart w:id="492" w:name="B6._INSTRUMENT_/_EQUIPMENT_TESTING,_INSP"/>
      <w:bookmarkEnd w:id="492"/>
      <w:r>
        <w:t>Training is conducted by the</w:t>
      </w:r>
      <w:ins w:id="493" w:author="Benjamin Meyer" w:date="2023-04-18T10:26:00Z">
        <w:r w:rsidR="00601E6B">
          <w:t xml:space="preserve"> KWF Program Manager with support from the KWF</w:t>
        </w:r>
      </w:ins>
      <w:r>
        <w:t xml:space="preserve"> QA Officer and/or SGS staff. The trainers describe the proper handling and maintenance of sample bottles and, once the water samples were taken, how to handle the samples while in transit to the </w:t>
      </w:r>
      <w:ins w:id="494" w:author="Benjamin Meyer" w:date="2023-04-18T10:26:00Z">
        <w:r w:rsidR="00601E6B">
          <w:t>drop off point.</w:t>
        </w:r>
      </w:ins>
      <w:del w:id="495" w:author="Benjamin Meyer" w:date="2023-04-18T10:26:00Z">
        <w:r>
          <w:delText>Soldotna Wastewater Treatment Plant.</w:delText>
        </w:r>
      </w:del>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68549E4D"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ins w:id="496" w:author="Benjamin Meyer" w:date="2023-04-18T10:26:00Z">
        <w:r w:rsidR="00601E6B">
          <w:t xml:space="preserve">drop-off location. SGS will provide extra sampling bottles in case </w:t>
        </w:r>
        <w:commentRangeStart w:id="497"/>
        <w:r w:rsidR="00601E6B">
          <w:t>some are missing in the kits</w:t>
        </w:r>
      </w:ins>
      <w:del w:id="498" w:author="Benjamin Meyer" w:date="2023-04-18T10:26:00Z">
        <w:r>
          <w:delText xml:space="preserve">Soldotna </w:delText>
        </w:r>
      </w:del>
      <w:commentRangeEnd w:id="497"/>
      <w:r w:rsidR="00F70B3F">
        <w:rPr>
          <w:rStyle w:val="CommentReference"/>
        </w:rPr>
        <w:commentReference w:id="497"/>
      </w:r>
      <w:del w:id="499" w:author="Benjamin Meyer" w:date="2023-04-18T10:26:00Z">
        <w:r>
          <w:delText>Wastewater Treatment Plant</w:delText>
        </w:r>
      </w:del>
      <w:r>
        <w:t>.</w:t>
      </w:r>
    </w:p>
    <w:p w14:paraId="1149E11E" w14:textId="77777777" w:rsidR="00601E6B" w:rsidRDefault="00601E6B" w:rsidP="00601E6B">
      <w:pPr>
        <w:pStyle w:val="BodyText"/>
        <w:spacing w:before="2"/>
        <w:rPr>
          <w:ins w:id="500" w:author="Benjamin Meyer" w:date="2023-04-18T10:26:00Z"/>
        </w:rPr>
      </w:pPr>
    </w:p>
    <w:p w14:paraId="5A4DFA03" w14:textId="77777777" w:rsidR="00601E6B" w:rsidRDefault="00601E6B" w:rsidP="00601E6B">
      <w:pPr>
        <w:pStyle w:val="Heading2"/>
        <w:ind w:left="0"/>
        <w:rPr>
          <w:ins w:id="501" w:author="Benjamin Meyer" w:date="2023-04-18T10:26:00Z"/>
        </w:rPr>
      </w:pPr>
      <w:bookmarkStart w:id="502" w:name="_Toc117087860"/>
      <w:bookmarkStart w:id="503" w:name="_Toc125960353"/>
      <w:bookmarkStart w:id="504" w:name="_Toc125984013"/>
      <w:bookmarkStart w:id="505" w:name="_Toc125984296"/>
      <w:bookmarkStart w:id="506" w:name="_Toc132032668"/>
      <w:bookmarkStart w:id="507" w:name="_Toc133590177"/>
      <w:ins w:id="508" w:author="Benjamin Meyer" w:date="2023-04-18T10:26:00Z">
        <w:r>
          <w:t>B7. Instrument Calibration</w:t>
        </w:r>
        <w:r>
          <w:rPr>
            <w:spacing w:val="-2"/>
          </w:rPr>
          <w:t xml:space="preserve"> </w:t>
        </w:r>
        <w:r>
          <w:t>Procedures</w:t>
        </w:r>
        <w:bookmarkEnd w:id="502"/>
        <w:bookmarkEnd w:id="503"/>
        <w:bookmarkEnd w:id="504"/>
        <w:bookmarkEnd w:id="505"/>
        <w:bookmarkEnd w:id="506"/>
        <w:bookmarkEnd w:id="507"/>
      </w:ins>
    </w:p>
    <w:p w14:paraId="028AEC30" w14:textId="77777777" w:rsidR="000221D8" w:rsidRDefault="000221D8" w:rsidP="000221D8">
      <w:pPr>
        <w:pStyle w:val="BodyText"/>
        <w:ind w:right="248"/>
      </w:pPr>
    </w:p>
    <w:p w14:paraId="4F97A681" w14:textId="4DE5C387" w:rsidR="000866DB" w:rsidRDefault="000866DB" w:rsidP="000221D8">
      <w:pPr>
        <w:pStyle w:val="BodyText"/>
        <w:rPr>
          <w:del w:id="509" w:author="Benjamin Meyer" w:date="2023-04-18T10:26:00Z"/>
        </w:rPr>
      </w:pPr>
      <w:del w:id="510" w:author="Benjamin Meyer" w:date="2023-04-18T10:26:00Z">
        <w:r>
          <w:delText>SGS will provide extra sampling bottles in case some are missing in the kits.</w:delText>
        </w:r>
      </w:del>
    </w:p>
    <w:p w14:paraId="07DB7510" w14:textId="77777777" w:rsidR="000866DB" w:rsidRDefault="000866DB" w:rsidP="000221D8">
      <w:pPr>
        <w:pStyle w:val="BodyText"/>
        <w:spacing w:before="2"/>
        <w:rPr>
          <w:del w:id="511" w:author="Benjamin Meyer" w:date="2023-04-18T10:26:00Z"/>
        </w:rPr>
      </w:pPr>
    </w:p>
    <w:p w14:paraId="0926A442" w14:textId="77777777" w:rsidR="000866DB" w:rsidRDefault="000866DB" w:rsidP="000221D8">
      <w:pPr>
        <w:pStyle w:val="Heading1"/>
        <w:tabs>
          <w:tab w:val="left" w:pos="1407"/>
        </w:tabs>
        <w:spacing w:line="275" w:lineRule="exact"/>
        <w:ind w:left="0"/>
        <w:rPr>
          <w:del w:id="512" w:author="Benjamin Meyer" w:date="2023-04-18T10:26:00Z"/>
        </w:rPr>
      </w:pPr>
      <w:bookmarkStart w:id="513" w:name="B7._INSTRUMENT_CALIBRATION_PROCEDURES"/>
      <w:bookmarkEnd w:id="513"/>
      <w:del w:id="514" w:author="Benjamin Meyer" w:date="2023-04-18T10:26:00Z">
        <w:r>
          <w:delText>B7.</w:delText>
        </w:r>
        <w:r>
          <w:tab/>
          <w:delText>INSTRUMENT CALIBRATION</w:delText>
        </w:r>
        <w:r>
          <w:rPr>
            <w:spacing w:val="-2"/>
          </w:rPr>
          <w:delText xml:space="preserve"> </w:delText>
        </w:r>
        <w:r>
          <w:delText>PROCEDURES</w:delText>
        </w:r>
      </w:del>
    </w:p>
    <w:p w14:paraId="2A78295B" w14:textId="6A6E1BB9" w:rsidR="000866DB" w:rsidRDefault="000866DB" w:rsidP="000221D8">
      <w:pPr>
        <w:pStyle w:val="BodyText"/>
        <w:ind w:right="248"/>
      </w:pPr>
      <w:r>
        <w:t xml:space="preserve">Field instruments will be calibrated or verified within calibration tolerances prior to using the instruments. Calibrations will be in accordance with the respective EPA </w:t>
      </w:r>
      <w:ins w:id="515" w:author="Benjamin Meyer" w:date="2023-04-18T10:26:00Z">
        <w:r w:rsidR="00601E6B">
          <w:t>Clean Water Act (</w:t>
        </w:r>
      </w:ins>
      <w:r>
        <w:t>CWA</w:t>
      </w:r>
      <w:ins w:id="516" w:author="Benjamin Meyer" w:date="2023-04-18T10:26:00Z">
        <w:r w:rsidR="00601E6B">
          <w:t>)</w:t>
        </w:r>
      </w:ins>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7777777" w:rsidR="000221D8" w:rsidRDefault="000866DB" w:rsidP="000221D8">
      <w:pPr>
        <w:pStyle w:val="BodyText"/>
      </w:pPr>
      <w:r>
        <w:t xml:space="preserve">Contracted and sub-contracted laboratories will follow the calibration procedures found in its </w:t>
      </w:r>
      <w:commentRangeStart w:id="517"/>
      <w:ins w:id="518" w:author="Benjamin Meyer" w:date="2023-04-18T10:26:00Z">
        <w:r w:rsidR="00601E6B">
          <w:t>QAPP</w:t>
        </w:r>
      </w:ins>
      <w:del w:id="519" w:author="Benjamin Meyer" w:date="2023-04-18T10:26:00Z">
        <w:r>
          <w:delText>QAP</w:delText>
        </w:r>
      </w:del>
      <w:r>
        <w:t xml:space="preserve"> </w:t>
      </w:r>
      <w:commentRangeEnd w:id="517"/>
      <w:r w:rsidR="00F70B3F">
        <w:rPr>
          <w:rStyle w:val="CommentReference"/>
        </w:rPr>
        <w:commentReference w:id="517"/>
      </w:r>
      <w:r>
        <w:t xml:space="preserve">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w:t>
      </w:r>
      <w:ins w:id="520" w:author="Benjamin Meyer" w:date="2023-04-18T10:26:00Z">
        <w:r w:rsidR="00601E6B">
          <w:t>partner agencies</w:t>
        </w:r>
      </w:ins>
      <w:del w:id="521" w:author="Benjamin Meyer" w:date="2023-04-18T10:26:00Z">
        <w:r>
          <w:delText>ADEC</w:delText>
        </w:r>
      </w:del>
      <w:bookmarkStart w:id="522" w:name="_Toc125960354"/>
      <w:bookmarkStart w:id="523" w:name="_Toc125984297"/>
      <w:bookmarkStart w:id="524" w:name="_Toc132032669"/>
      <w:r w:rsidR="000221D8">
        <w:t xml:space="preserve"> upon request.</w:t>
      </w:r>
    </w:p>
    <w:p w14:paraId="07F09F70" w14:textId="77777777" w:rsidR="000221D8" w:rsidRDefault="000221D8" w:rsidP="000221D8">
      <w:pPr>
        <w:pStyle w:val="BodyText"/>
      </w:pPr>
    </w:p>
    <w:p w14:paraId="74D3E611" w14:textId="7E226103" w:rsidR="000866DB" w:rsidRDefault="00601E6B" w:rsidP="000221D8">
      <w:pPr>
        <w:pStyle w:val="Heading2"/>
        <w:spacing w:line="240" w:lineRule="auto"/>
        <w:ind w:left="0" w:right="262"/>
        <w:rPr>
          <w:del w:id="525" w:author="Benjamin Meyer" w:date="2023-04-18T10:26:00Z"/>
        </w:rPr>
      </w:pPr>
      <w:ins w:id="526" w:author="Benjamin Meyer" w:date="2023-04-18T10:26:00Z">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ins>
      <w:del w:id="527" w:author="Benjamin Meyer" w:date="2023-04-18T10:26:00Z">
        <w:r w:rsidR="000866DB">
          <w:delText>Agency Baseline</w:delText>
        </w:r>
      </w:del>
    </w:p>
    <w:p w14:paraId="002E0E18" w14:textId="77777777" w:rsidR="000866DB" w:rsidRDefault="000866DB" w:rsidP="000221D8">
      <w:pPr>
        <w:pStyle w:val="BodyText"/>
        <w:spacing w:before="9"/>
        <w:rPr>
          <w:del w:id="528" w:author="Benjamin Meyer" w:date="2023-04-18T10:26:00Z"/>
          <w:b/>
          <w:i/>
          <w:sz w:val="23"/>
        </w:rPr>
      </w:pPr>
    </w:p>
    <w:p w14:paraId="01DF6233" w14:textId="77777777" w:rsidR="000866DB" w:rsidRDefault="000866DB" w:rsidP="000221D8">
      <w:pPr>
        <w:pStyle w:val="BodyText"/>
      </w:pPr>
      <w:del w:id="529" w:author="Benjamin Meyer" w:date="2023-04-18T10:26:00Z">
        <w:r>
          <w:delText>Included</w:delText>
        </w:r>
      </w:del>
      <w:r>
        <w:t xml:space="preserve"> as Appendix H to this document.</w:t>
      </w:r>
      <w:bookmarkEnd w:id="522"/>
      <w:bookmarkEnd w:id="523"/>
      <w:bookmarkEnd w:id="524"/>
    </w:p>
    <w:p w14:paraId="1D38EAA4" w14:textId="77777777" w:rsidR="000221D8" w:rsidRDefault="000221D8" w:rsidP="000221D8">
      <w:pPr>
        <w:pStyle w:val="BodyText"/>
        <w:ind w:right="502"/>
      </w:pPr>
    </w:p>
    <w:p w14:paraId="77059E81" w14:textId="260EB4C0" w:rsidR="000866DB" w:rsidRDefault="000866DB" w:rsidP="000221D8">
      <w:pPr>
        <w:pStyle w:val="BodyText"/>
        <w:ind w:right="502"/>
      </w:pPr>
      <w:r>
        <w:t xml:space="preserve">Note: YSI meters are calibrated to the manual specifications for each model listed. YSI meters are only used to collect temperature data. </w:t>
      </w:r>
      <w:del w:id="530" w:author="Benjamin Meyer" w:date="2023-04-18T10:26:00Z">
        <w:r>
          <w:delText xml:space="preserve">For specific zinc and copper assessments, YSI meters will be used to collect air and water temperature data. </w:delText>
        </w:r>
      </w:del>
      <w:r>
        <w:t>The YSI Temperature Meter QA form</w:t>
      </w:r>
      <w:del w:id="531" w:author="Benjamin Meyer" w:date="2023-04-18T10:26:00Z">
        <w:r>
          <w:delText xml:space="preserve"> (KWF: WQ FORM 5)</w:delText>
        </w:r>
      </w:del>
      <w:r>
        <w:t xml:space="preserve">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rPr>
          <w:ins w:id="532" w:author="Benjamin Meyer" w:date="2023-04-18T10:26:00Z"/>
        </w:rPr>
      </w:pPr>
      <w:bookmarkStart w:id="533" w:name="_Toc117087861"/>
      <w:bookmarkStart w:id="534" w:name="_Toc125960355"/>
      <w:bookmarkStart w:id="535" w:name="_Toc125984014"/>
      <w:bookmarkStart w:id="536" w:name="_Toc125984298"/>
      <w:bookmarkStart w:id="537" w:name="_Toc132032670"/>
      <w:bookmarkStart w:id="538" w:name="_Toc133590178"/>
      <w:ins w:id="539" w:author="Benjamin Meyer" w:date="2023-04-18T10:26:00Z">
        <w:r>
          <w:t>B8. Inspection and Acceptance Requirements for</w:t>
        </w:r>
        <w:r>
          <w:rPr>
            <w:spacing w:val="-9"/>
          </w:rPr>
          <w:t xml:space="preserve"> </w:t>
        </w:r>
        <w:r>
          <w:t>Supplies</w:t>
        </w:r>
        <w:bookmarkEnd w:id="533"/>
        <w:bookmarkEnd w:id="534"/>
        <w:bookmarkEnd w:id="535"/>
        <w:bookmarkEnd w:id="536"/>
        <w:bookmarkEnd w:id="537"/>
        <w:bookmarkEnd w:id="538"/>
      </w:ins>
    </w:p>
    <w:p w14:paraId="0889129B" w14:textId="77777777" w:rsidR="00601E6B" w:rsidRDefault="00601E6B" w:rsidP="00601E6B">
      <w:pPr>
        <w:pStyle w:val="BodyText"/>
        <w:rPr>
          <w:ins w:id="540" w:author="Benjamin Meyer" w:date="2023-04-18T10:26:00Z"/>
          <w:b/>
        </w:rPr>
      </w:pPr>
    </w:p>
    <w:p w14:paraId="3B0E68DC" w14:textId="77777777" w:rsidR="000866DB" w:rsidRDefault="000866DB" w:rsidP="000866DB">
      <w:pPr>
        <w:pStyle w:val="Heading1"/>
        <w:tabs>
          <w:tab w:val="left" w:pos="1407"/>
        </w:tabs>
        <w:ind w:left="687"/>
        <w:rPr>
          <w:del w:id="541" w:author="Benjamin Meyer" w:date="2023-04-18T10:26:00Z"/>
        </w:rPr>
      </w:pPr>
      <w:bookmarkStart w:id="542" w:name="B8._INSPECTION_AND_ACCEPTANCE_REQUIREMEN"/>
      <w:bookmarkEnd w:id="542"/>
      <w:del w:id="543" w:author="Benjamin Meyer" w:date="2023-04-18T10:26:00Z">
        <w:r>
          <w:delText>B8.</w:delText>
        </w:r>
        <w:r>
          <w:tab/>
          <w:delText>INSPECTION AND ACCEPTANCE REQUIREMENTS FOR</w:delText>
        </w:r>
        <w:r>
          <w:rPr>
            <w:spacing w:val="-9"/>
          </w:rPr>
          <w:delText xml:space="preserve"> </w:delText>
        </w:r>
        <w:r>
          <w:delText>SUPPLIES</w:delText>
        </w:r>
      </w:del>
    </w:p>
    <w:p w14:paraId="32D981B6" w14:textId="77777777" w:rsidR="000866DB" w:rsidRDefault="000866DB" w:rsidP="000866DB">
      <w:pPr>
        <w:pStyle w:val="BodyText"/>
        <w:rPr>
          <w:del w:id="544" w:author="Benjamin Meyer" w:date="2023-04-18T10:26:00Z"/>
          <w:b/>
        </w:rPr>
      </w:pPr>
    </w:p>
    <w:p w14:paraId="5D51E906" w14:textId="77777777" w:rsidR="000866DB" w:rsidRDefault="000866DB" w:rsidP="000866DB">
      <w:pPr>
        <w:pStyle w:val="Heading2"/>
        <w:ind w:left="687"/>
        <w:rPr>
          <w:del w:id="545" w:author="Benjamin Meyer" w:date="2023-04-18T10:26:00Z"/>
        </w:rPr>
      </w:pPr>
      <w:del w:id="546" w:author="Benjamin Meyer" w:date="2023-04-18T10:26:00Z">
        <w:r>
          <w:delText>Agency Baseline</w:delText>
        </w:r>
      </w:del>
    </w:p>
    <w:p w14:paraId="5979C5B7" w14:textId="77777777" w:rsidR="00225170" w:rsidRDefault="000866DB" w:rsidP="00225170">
      <w:pPr>
        <w:pStyle w:val="BodyText"/>
        <w:ind w:right="274"/>
      </w:pPr>
      <w:r>
        <w:t xml:space="preserve">Monitoring supplies are provided by SGS. The lead contact at SGS has the responsibility of ordering equipment and supplies. All sample containers, tubing, filters, etc. provided by SGS will be certified clean for the analyses of interest. </w:t>
      </w:r>
      <w:ins w:id="547" w:author="Benjamin Meyer" w:date="2023-04-18T10:26:00Z">
        <w:r w:rsidR="00601E6B">
          <w:t xml:space="preserve">The </w:t>
        </w:r>
      </w:ins>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rPr>
          <w:ins w:id="548" w:author="Benjamin Meyer" w:date="2023-04-18T10:26:00Z"/>
        </w:rPr>
      </w:pPr>
      <w:r>
        <w:t xml:space="preserve"> </w:t>
      </w:r>
    </w:p>
    <w:p w14:paraId="0AF64FFC" w14:textId="77777777" w:rsidR="00601E6B" w:rsidRDefault="00601E6B" w:rsidP="00601E6B">
      <w:pPr>
        <w:pStyle w:val="Heading2"/>
        <w:ind w:left="0"/>
        <w:rPr>
          <w:ins w:id="549" w:author="Benjamin Meyer" w:date="2023-04-18T10:26:00Z"/>
        </w:rPr>
      </w:pPr>
      <w:bookmarkStart w:id="550" w:name="_Toc117087862"/>
      <w:bookmarkStart w:id="551" w:name="_Toc125960356"/>
      <w:bookmarkStart w:id="552" w:name="_Toc125984015"/>
      <w:bookmarkStart w:id="553" w:name="_Toc125984299"/>
      <w:bookmarkStart w:id="554" w:name="_Toc132032671"/>
      <w:bookmarkStart w:id="555" w:name="_Toc133590179"/>
      <w:ins w:id="556" w:author="Benjamin Meyer" w:date="2023-04-18T10:26:00Z">
        <w:r>
          <w:t>B9. Data Acquisition Requirements for Non-Direct Measurements</w:t>
        </w:r>
        <w:bookmarkEnd w:id="550"/>
        <w:bookmarkEnd w:id="551"/>
        <w:bookmarkEnd w:id="552"/>
        <w:bookmarkEnd w:id="553"/>
        <w:bookmarkEnd w:id="554"/>
        <w:bookmarkEnd w:id="555"/>
      </w:ins>
    </w:p>
    <w:p w14:paraId="2A657714" w14:textId="225A6784" w:rsidR="000866DB" w:rsidRDefault="000866DB" w:rsidP="000221D8">
      <w:pPr>
        <w:pStyle w:val="BodyText"/>
        <w:ind w:right="254"/>
      </w:pPr>
    </w:p>
    <w:p w14:paraId="646EEC94" w14:textId="206BB555" w:rsidR="000221D8" w:rsidRPr="00225170" w:rsidRDefault="000866DB" w:rsidP="00225170">
      <w:pPr>
        <w:pStyle w:val="BodyText"/>
        <w:ind w:right="254"/>
      </w:pPr>
      <w:bookmarkStart w:id="557" w:name="B9._DATA_ACQUISITION_REQUIREMENTS_FOR_NO"/>
      <w:bookmarkEnd w:id="557"/>
      <w:r>
        <w:t xml:space="preserve">Weather data downloaded or purchased through the National Oceanic and Atmospheric Administration (NOAA) </w:t>
      </w:r>
      <w:ins w:id="558" w:author="Benjamin Meyer" w:date="2023-04-18T10:26:00Z">
        <w:r w:rsidR="00601E6B">
          <w:t>w</w:t>
        </w:r>
        <w:r w:rsidR="00601E6B" w:rsidRPr="006F1622">
          <w:t>eb site (</w:t>
        </w:r>
        <w:r w:rsidR="00601E6B">
          <w:fldChar w:fldCharType="begin"/>
        </w:r>
        <w:r w:rsidR="00601E6B">
          <w:instrText xml:space="preserve"> HYPERLINK "http://www.ncei.noaa.gov" </w:instrText>
        </w:r>
        <w:r w:rsidR="00601E6B">
          <w:fldChar w:fldCharType="separate"/>
        </w:r>
        <w:r w:rsidR="00601E6B" w:rsidRPr="006F1622">
          <w:rPr>
            <w:rStyle w:val="Hyperlink"/>
          </w:rPr>
          <w:t>http://www.ncei.noaa.gov</w:t>
        </w:r>
        <w:r w:rsidR="00601E6B">
          <w:rPr>
            <w:rStyle w:val="Hyperlink"/>
          </w:rPr>
          <w:fldChar w:fldCharType="end"/>
        </w:r>
        <w:r w:rsidR="00601E6B" w:rsidRPr="006F1622">
          <w:t xml:space="preserve">) </w:t>
        </w:r>
      </w:ins>
      <w:del w:id="559" w:author="Benjamin Meyer" w:date="2023-04-18T10:26:00Z">
        <w:r>
          <w:delText>w</w:delText>
        </w:r>
        <w:r>
          <w:fldChar w:fldCharType="begin"/>
        </w:r>
        <w:r>
          <w:delInstrText xml:space="preserve"> HYPERLINK "http://www.ncdc.noaa.gov/oa/ncdc.html)" \h </w:delInstrText>
        </w:r>
        <w:r>
          <w:fldChar w:fldCharType="separate"/>
        </w:r>
        <w:r>
          <w:delText xml:space="preserve">eb site (http://www.ncdc.noaa.gov/oa/ncdc.html) </w:delText>
        </w:r>
        <w:r>
          <w:fldChar w:fldCharType="end"/>
        </w:r>
      </w:del>
      <w:r>
        <w:t xml:space="preserve">also will be used and assumed accurate. Stream discharge data may be obtained from the U.S. Geological Survey (USGS) </w:t>
      </w:r>
      <w:ins w:id="560" w:author="Benjamin Meyer" w:date="2023-04-18T10:26:00Z">
        <w:r w:rsidR="00601E6B">
          <w:t>(</w:t>
        </w:r>
        <w:r w:rsidR="00601E6B">
          <w:fldChar w:fldCharType="begin"/>
        </w:r>
        <w:r w:rsidR="00601E6B">
          <w:instrText xml:space="preserve"> HYPERLINK "https://maps.waterdata.usgs.gov/mapper/" </w:instrText>
        </w:r>
        <w:r w:rsidR="00601E6B">
          <w:fldChar w:fldCharType="separate"/>
        </w:r>
        <w:r w:rsidR="00601E6B" w:rsidRPr="0022144D">
          <w:rPr>
            <w:rStyle w:val="Hyperlink"/>
          </w:rPr>
          <w:t>https://maps.waterdata.usgs.gov/mapper/)</w:t>
        </w:r>
        <w:r w:rsidR="00601E6B">
          <w:rPr>
            <w:rStyle w:val="Hyperlink"/>
          </w:rPr>
          <w:fldChar w:fldCharType="end"/>
        </w:r>
      </w:ins>
      <w:r>
        <w:t>and will be assumed to be accurate.</w:t>
      </w:r>
      <w:bookmarkStart w:id="561" w:name="B10._DATA_MANAGEMENT"/>
      <w:bookmarkStart w:id="562" w:name="_Toc117087864"/>
      <w:bookmarkStart w:id="563" w:name="_Toc125960357"/>
      <w:bookmarkStart w:id="564" w:name="_Toc125984016"/>
      <w:bookmarkStart w:id="565" w:name="_Toc125984300"/>
      <w:bookmarkStart w:id="566" w:name="_Toc132032672"/>
      <w:bookmarkEnd w:id="561"/>
    </w:p>
    <w:p w14:paraId="4E3CD9D8" w14:textId="5593BFB5" w:rsidR="000866DB" w:rsidRDefault="000866DB" w:rsidP="00990B1F">
      <w:pPr>
        <w:pStyle w:val="Heading2"/>
        <w:ind w:left="0"/>
      </w:pPr>
      <w:bookmarkStart w:id="567" w:name="_Toc133590180"/>
      <w:r>
        <w:lastRenderedPageBreak/>
        <w:t>B10.</w:t>
      </w:r>
      <w:ins w:id="568" w:author="Benjamin Meyer" w:date="2023-04-18T10:26:00Z">
        <w:r w:rsidR="00601E6B">
          <w:t xml:space="preserve"> Data</w:t>
        </w:r>
        <w:r w:rsidR="00601E6B">
          <w:rPr>
            <w:spacing w:val="-2"/>
          </w:rPr>
          <w:t xml:space="preserve"> </w:t>
        </w:r>
        <w:r w:rsidR="00601E6B">
          <w:t>Management</w:t>
        </w:r>
      </w:ins>
      <w:bookmarkEnd w:id="562"/>
      <w:bookmarkEnd w:id="563"/>
      <w:bookmarkEnd w:id="564"/>
      <w:bookmarkEnd w:id="565"/>
      <w:bookmarkEnd w:id="566"/>
      <w:bookmarkEnd w:id="567"/>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 xml:space="preserve">Aggregated in a manner consistent with their prime </w:t>
      </w:r>
      <w:proofErr w:type="gramStart"/>
      <w:r>
        <w:rPr>
          <w:sz w:val="24"/>
        </w:rPr>
        <w:t>use</w:t>
      </w:r>
      <w:proofErr w:type="gramEnd"/>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569" w:name="_Toc132022486"/>
    </w:p>
    <w:p w14:paraId="640483B1" w14:textId="0017D4FF" w:rsidR="000866DB" w:rsidRDefault="000866DB" w:rsidP="000221D8">
      <w:pPr>
        <w:pStyle w:val="BodyText"/>
        <w:ind w:right="475"/>
      </w:pPr>
      <w:r>
        <w:t>Quality Assurance/Quality Control (QA/QC) of data management begins with the raw data and ends with a defensible report, preferably through the computerized messaging of raw data.</w:t>
      </w:r>
      <w:ins w:id="570" w:author="Benjamin Meyer" w:date="2023-04-18T10:26:00Z">
        <w:r w:rsidR="00601E6B">
          <w:t xml:space="preserve"> See </w:t>
        </w:r>
        <w:r w:rsidR="00601E6B" w:rsidRPr="00124C91">
          <w:t xml:space="preserve">Figure </w:t>
        </w:r>
        <w:r w:rsidR="00601E6B">
          <w:fldChar w:fldCharType="begin"/>
        </w:r>
        <w:r w:rsidR="00601E6B">
          <w:instrText xml:space="preserve"> SEQ Figure \* ARABIC </w:instrText>
        </w:r>
        <w:r w:rsidR="00601E6B">
          <w:fldChar w:fldCharType="separate"/>
        </w:r>
        <w:r w:rsidR="00601E6B">
          <w:rPr>
            <w:noProof/>
          </w:rPr>
          <w:t>4</w:t>
        </w:r>
        <w:r w:rsidR="00601E6B">
          <w:rPr>
            <w:noProof/>
          </w:rPr>
          <w:fldChar w:fldCharType="end"/>
        </w:r>
        <w:r w:rsidR="00601E6B">
          <w:t xml:space="preserve"> for details.</w:t>
        </w:r>
      </w:ins>
      <w:bookmarkEnd w:id="569"/>
    </w:p>
    <w:p w14:paraId="554845D5" w14:textId="77777777" w:rsidR="000221D8" w:rsidRDefault="000221D8" w:rsidP="000221D8">
      <w:pPr>
        <w:pStyle w:val="BodyText"/>
        <w:ind w:right="389"/>
      </w:pPr>
    </w:p>
    <w:p w14:paraId="6C2C575D" w14:textId="417C369F" w:rsidR="000866DB" w:rsidRDefault="000866DB" w:rsidP="000221D8">
      <w:pPr>
        <w:pStyle w:val="BodyText"/>
        <w:ind w:right="389"/>
      </w:pPr>
      <w:r>
        <w:t xml:space="preserve">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w:t>
      </w:r>
      <w:del w:id="571" w:author="Benjamin Meyer" w:date="2023-04-18T10:26:00Z">
        <w:r>
          <w:delText xml:space="preserve">ADEC Division of Water </w:delText>
        </w:r>
      </w:del>
      <w:r>
        <w:t>Project Manager</w:t>
      </w:r>
      <w:ins w:id="572" w:author="Benjamin Meyer" w:date="2023-04-18T10:26:00Z">
        <w:r w:rsidR="00601E6B">
          <w:t xml:space="preserve"> and partner agencies upon request</w:t>
        </w:r>
      </w:ins>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0589CC03" w14:textId="5C0522F5" w:rsidR="000866DB" w:rsidRPr="000221D8" w:rsidRDefault="000866DB" w:rsidP="00CD7519">
      <w:pPr>
        <w:pStyle w:val="ListParagraph"/>
        <w:numPr>
          <w:ilvl w:val="0"/>
          <w:numId w:val="5"/>
        </w:numPr>
        <w:tabs>
          <w:tab w:val="left" w:pos="1047"/>
          <w:tab w:val="left" w:pos="1048"/>
        </w:tabs>
        <w:ind w:left="1047" w:right="295"/>
        <w:rPr>
          <w:sz w:val="24"/>
          <w:szCs w:val="24"/>
        </w:rPr>
      </w:pPr>
      <w:r>
        <w:rPr>
          <w:sz w:val="24"/>
        </w:rPr>
        <w:t xml:space="preserve">The sampling team is responsible for field measurements/sample collection and recording of data and subsequent shipment </w:t>
      </w:r>
      <w:r w:rsidRPr="000221D8">
        <w:rPr>
          <w:sz w:val="24"/>
          <w:szCs w:val="24"/>
        </w:rPr>
        <w:t xml:space="preserve">of samples to laboratories for analyses. They assemble data files, which includes raw data, calibration information and certificates, QC checks (routine checks), data flags, sampler comments and </w:t>
      </w:r>
      <w:ins w:id="573" w:author="Benjamin Meyer" w:date="2023-04-18T10:26:00Z">
        <w:r w:rsidR="00601E6B" w:rsidRPr="000221D8">
          <w:rPr>
            <w:sz w:val="24"/>
            <w:szCs w:val="24"/>
          </w:rPr>
          <w:t>metadata</w:t>
        </w:r>
      </w:ins>
      <w:del w:id="574" w:author="Benjamin Meyer" w:date="2023-04-18T10:26:00Z">
        <w:r w:rsidRPr="000221D8">
          <w:rPr>
            <w:sz w:val="24"/>
            <w:szCs w:val="24"/>
          </w:rPr>
          <w:delText>meta data</w:delText>
        </w:r>
      </w:del>
      <w:r w:rsidRPr="000221D8">
        <w:rPr>
          <w:sz w:val="24"/>
          <w:szCs w:val="24"/>
        </w:rPr>
        <w:t xml:space="preserve"> where available. These files are assembled and forwarded for secondary data review by the sampling manager or</w:t>
      </w:r>
      <w:r w:rsidRPr="000221D8">
        <w:rPr>
          <w:spacing w:val="-1"/>
          <w:sz w:val="24"/>
          <w:szCs w:val="24"/>
        </w:rPr>
        <w:t xml:space="preserve"> </w:t>
      </w:r>
      <w:r w:rsidRPr="000221D8">
        <w:rPr>
          <w:sz w:val="24"/>
          <w:szCs w:val="24"/>
        </w:rPr>
        <w:t>supervisor.</w:t>
      </w:r>
    </w:p>
    <w:p w14:paraId="1264445E" w14:textId="77777777" w:rsidR="000866DB" w:rsidRDefault="000866DB" w:rsidP="00CD7519">
      <w:pPr>
        <w:pStyle w:val="ListParagraph"/>
        <w:numPr>
          <w:ilvl w:val="0"/>
          <w:numId w:val="5"/>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2B9F833F" w14:textId="4C1AF9E7" w:rsidR="000866DB" w:rsidRPr="000221D8" w:rsidRDefault="000866DB" w:rsidP="00CD7519">
      <w:pPr>
        <w:pStyle w:val="ListParagraph"/>
        <w:numPr>
          <w:ilvl w:val="0"/>
          <w:numId w:val="5"/>
        </w:numPr>
        <w:tabs>
          <w:tab w:val="left" w:pos="1047"/>
          <w:tab w:val="left" w:pos="1048"/>
        </w:tabs>
        <w:ind w:left="1047" w:right="552"/>
        <w:rPr>
          <w:sz w:val="24"/>
          <w:szCs w:val="24"/>
        </w:rPr>
      </w:pPr>
      <w:r>
        <w:rPr>
          <w:sz w:val="24"/>
        </w:rPr>
        <w:t xml:space="preserve">Secondary reviewers (sampling </w:t>
      </w:r>
      <w:r w:rsidRPr="000221D8">
        <w:rPr>
          <w:sz w:val="24"/>
          <w:szCs w:val="24"/>
        </w:rPr>
        <w:t xml:space="preserve">coordinator/supervisor/project supervisor) are responsible for QA/QC review, verification and validation of field and laboratory data and data reformatting as appropriate for reporting to </w:t>
      </w:r>
      <w:ins w:id="575" w:author="Benjamin Meyer" w:date="2023-04-18T10:26:00Z">
        <w:r w:rsidR="00601E6B" w:rsidRPr="000221D8">
          <w:rPr>
            <w:sz w:val="24"/>
            <w:szCs w:val="24"/>
          </w:rPr>
          <w:t>the EPA Water Quality Exchange, AWQMS (if subscribed),</w:t>
        </w:r>
      </w:ins>
      <w:del w:id="576" w:author="Benjamin Meyer" w:date="2023-04-18T10:26:00Z">
        <w:r w:rsidRPr="000221D8">
          <w:rPr>
            <w:sz w:val="24"/>
            <w:szCs w:val="24"/>
          </w:rPr>
          <w:delText>STORET, AQMS, ,</w:delText>
        </w:r>
      </w:del>
      <w:r w:rsidRPr="000221D8">
        <w:rPr>
          <w:sz w:val="24"/>
          <w:szCs w:val="24"/>
        </w:rPr>
        <w:t xml:space="preserve"> and reporting validated data to the project</w:t>
      </w:r>
      <w:r w:rsidRPr="000221D8">
        <w:rPr>
          <w:spacing w:val="-3"/>
          <w:sz w:val="24"/>
          <w:szCs w:val="24"/>
        </w:rPr>
        <w:t xml:space="preserve"> </w:t>
      </w:r>
      <w:r w:rsidRPr="000221D8">
        <w:rPr>
          <w:sz w:val="24"/>
          <w:szCs w:val="24"/>
        </w:rPr>
        <w:t>manager.</w:t>
      </w:r>
    </w:p>
    <w:p w14:paraId="217ACB19" w14:textId="77777777" w:rsidR="000866DB" w:rsidRDefault="000866DB" w:rsidP="00CD7519">
      <w:pPr>
        <w:pStyle w:val="ListParagraph"/>
        <w:numPr>
          <w:ilvl w:val="0"/>
          <w:numId w:val="5"/>
        </w:numPr>
        <w:tabs>
          <w:tab w:val="left" w:pos="1047"/>
          <w:tab w:val="left" w:pos="1048"/>
        </w:tabs>
        <w:spacing w:before="1"/>
        <w:ind w:left="1047" w:right="306"/>
        <w:rPr>
          <w:sz w:val="24"/>
        </w:rPr>
      </w:pPr>
      <w:r w:rsidRPr="000221D8">
        <w:rPr>
          <w:sz w:val="24"/>
          <w:szCs w:val="24"/>
        </w:rPr>
        <w:t>The project QA officer is responsible for performing routine independent reviews of data to ensure the monitoring projects data quality object</w:t>
      </w:r>
      <w:r>
        <w:rPr>
          <w:sz w:val="24"/>
        </w:rPr>
        <w:t>ives are being met. Findings and recommended corrective actions (as appropriate) are reported directly to project management.</w:t>
      </w:r>
    </w:p>
    <w:p w14:paraId="7ECE554C" w14:textId="77777777" w:rsidR="000866DB" w:rsidRDefault="000866DB" w:rsidP="00CD7519">
      <w:pPr>
        <w:pStyle w:val="ListParagraph"/>
        <w:numPr>
          <w:ilvl w:val="0"/>
          <w:numId w:val="5"/>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proofErr w:type="gramStart"/>
      <w:r w:rsidRPr="00B34ACF">
        <w:rPr>
          <w:sz w:val="24"/>
        </w:rPr>
        <w:t>certification</w:t>
      </w:r>
      <w:proofErr w:type="gramEnd"/>
    </w:p>
    <w:p w14:paraId="41F1F825" w14:textId="77777777" w:rsidR="00601E6B" w:rsidRDefault="00601E6B" w:rsidP="00CD7519">
      <w:pPr>
        <w:pStyle w:val="BodyText"/>
        <w:numPr>
          <w:ilvl w:val="0"/>
          <w:numId w:val="44"/>
        </w:numPr>
        <w:ind w:right="389"/>
        <w:rPr>
          <w:ins w:id="577" w:author="Benjamin Meyer" w:date="2023-04-18T10:26:00Z"/>
        </w:rPr>
      </w:pPr>
      <w:ins w:id="578" w:author="Benjamin Meyer" w:date="2023-04-18T10:26:00Z">
        <w:r>
          <w:t xml:space="preserve">Prior to </w:t>
        </w:r>
        <w:commentRangeStart w:id="579"/>
        <w:r>
          <w:t>uplift</w:t>
        </w:r>
      </w:ins>
      <w:commentRangeEnd w:id="579"/>
      <w:r w:rsidR="00F70B3F">
        <w:rPr>
          <w:rStyle w:val="CommentReference"/>
        </w:rPr>
        <w:commentReference w:id="579"/>
      </w:r>
      <w:ins w:id="580" w:author="Benjamin Meyer" w:date="2023-04-18T10:26:00Z">
        <w:r>
          <w:t xml:space="preserve"> to the EPA Water Quality Exchange, a final tertiary review is conducted by a third party, such as the </w:t>
        </w:r>
        <w:r w:rsidRPr="00124C91">
          <w:t xml:space="preserve">ADEC DOW </w:t>
        </w:r>
        <w:r>
          <w:t>Water Quality Nonpoint Source Regional Staff</w:t>
        </w:r>
        <w:r w:rsidRPr="00124C91">
          <w:t>/WQAO</w:t>
        </w:r>
        <w:r>
          <w:t xml:space="preserve"> or another party as recommended by ADEC and technical review board members</w:t>
        </w:r>
        <w:r w:rsidRPr="00124C91">
          <w:t>.</w:t>
        </w:r>
      </w:ins>
    </w:p>
    <w:p w14:paraId="7AC98C7D" w14:textId="77777777" w:rsidR="00601E6B" w:rsidRPr="00124C91" w:rsidRDefault="00601E6B" w:rsidP="00CD7519">
      <w:pPr>
        <w:pStyle w:val="BodyText"/>
        <w:numPr>
          <w:ilvl w:val="0"/>
          <w:numId w:val="44"/>
        </w:numPr>
        <w:ind w:right="389"/>
        <w:rPr>
          <w:ins w:id="581" w:author="Benjamin Meyer" w:date="2023-04-18T10:26:00Z"/>
        </w:rPr>
      </w:pPr>
      <w:ins w:id="582" w:author="Benjamin Meyer" w:date="2023-04-18T10:26:00Z">
        <w:r>
          <w:t xml:space="preserve">ADEC staff will perform a biannual assessment of water quality that has been </w:t>
        </w:r>
        <w:commentRangeStart w:id="583"/>
        <w:r>
          <w:t>uplifted</w:t>
        </w:r>
      </w:ins>
      <w:commentRangeEnd w:id="583"/>
      <w:r w:rsidR="00F70B3F">
        <w:rPr>
          <w:rStyle w:val="CommentReference"/>
        </w:rPr>
        <w:commentReference w:id="583"/>
      </w:r>
      <w:ins w:id="584" w:author="Benjamin Meyer" w:date="2023-04-18T10:26:00Z">
        <w:r>
          <w:t xml:space="preserve"> to the EPA Water Quality Exchange in the context of regulatory limits as part of their Integrated Assessment report.</w:t>
        </w:r>
      </w:ins>
    </w:p>
    <w:p w14:paraId="211F8A94" w14:textId="77777777" w:rsidR="00601E6B" w:rsidRDefault="00601E6B" w:rsidP="00601E6B">
      <w:pPr>
        <w:pStyle w:val="BodyText"/>
        <w:rPr>
          <w:ins w:id="585" w:author="Benjamin Meyer" w:date="2023-04-18T10:26:00Z"/>
          <w:sz w:val="26"/>
        </w:rPr>
      </w:pPr>
    </w:p>
    <w:p w14:paraId="52140A49" w14:textId="77777777" w:rsidR="00601E6B" w:rsidRDefault="00601E6B" w:rsidP="00601E6B">
      <w:pPr>
        <w:pStyle w:val="BodyText"/>
        <w:spacing w:before="2"/>
        <w:rPr>
          <w:ins w:id="586" w:author="Benjamin Meyer" w:date="2023-04-18T10:26:00Z"/>
          <w:sz w:val="22"/>
        </w:rPr>
      </w:pPr>
    </w:p>
    <w:p w14:paraId="4CAB2EEF" w14:textId="65DB6709" w:rsidR="000866DB" w:rsidRPr="000221D8" w:rsidRDefault="00601E6B" w:rsidP="00225170">
      <w:pPr>
        <w:pStyle w:val="Heading2"/>
        <w:ind w:left="0"/>
        <w:rPr>
          <w:del w:id="587" w:author="Benjamin Meyer" w:date="2023-04-18T10:26:00Z"/>
        </w:rPr>
      </w:pPr>
      <w:bookmarkStart w:id="588" w:name="_Toc133590181"/>
      <w:ins w:id="589" w:author="Benjamin Meyer" w:date="2023-04-18T10:26:00Z">
        <w:r w:rsidRPr="000221D8">
          <w:t>B10.1</w:t>
        </w:r>
        <w:bookmarkEnd w:id="588"/>
        <w:r w:rsidRPr="000221D8">
          <w:t xml:space="preserve"> </w:t>
        </w:r>
      </w:ins>
      <w:del w:id="590" w:author="Benjamin Meyer" w:date="2023-04-18T10:26:00Z">
        <w:r w:rsidR="000866DB" w:rsidRPr="000221D8">
          <w:delText>ADEC DOW Project Manager/WQAO conducts a final review (tertiary review) and submits the validated data to STORET,</w:delText>
        </w:r>
        <w:r w:rsidR="000866DB" w:rsidRPr="000221D8">
          <w:rPr>
            <w:spacing w:val="-2"/>
          </w:rPr>
          <w:delText xml:space="preserve"> </w:delText>
        </w:r>
        <w:r w:rsidR="000866DB" w:rsidRPr="000221D8">
          <w:delText>AQMS.</w:delText>
        </w:r>
      </w:del>
    </w:p>
    <w:p w14:paraId="5E345712" w14:textId="77777777" w:rsidR="000866DB" w:rsidRDefault="000866DB" w:rsidP="00225170">
      <w:pPr>
        <w:pStyle w:val="Heading2"/>
        <w:ind w:left="0"/>
        <w:rPr>
          <w:del w:id="591" w:author="Benjamin Meyer" w:date="2023-04-18T10:26:00Z"/>
          <w:sz w:val="26"/>
        </w:rPr>
      </w:pPr>
    </w:p>
    <w:p w14:paraId="18FD3BFC" w14:textId="77777777" w:rsidR="000866DB" w:rsidRDefault="000866DB" w:rsidP="00225170">
      <w:pPr>
        <w:pStyle w:val="Heading2"/>
        <w:ind w:left="0"/>
        <w:rPr>
          <w:del w:id="592" w:author="Benjamin Meyer" w:date="2023-04-18T10:26:00Z"/>
        </w:rPr>
      </w:pPr>
    </w:p>
    <w:p w14:paraId="45F30258" w14:textId="6BC546E2" w:rsidR="000866DB" w:rsidRDefault="000866DB" w:rsidP="00225170">
      <w:pPr>
        <w:pStyle w:val="Heading2"/>
        <w:ind w:left="0"/>
      </w:pPr>
      <w:bookmarkStart w:id="593" w:name="_Toc133590182"/>
      <w:r>
        <w:t>Data Storage and</w:t>
      </w:r>
      <w:r>
        <w:rPr>
          <w:spacing w:val="-2"/>
        </w:rPr>
        <w:t xml:space="preserve"> </w:t>
      </w:r>
      <w:r>
        <w:t>Retention</w:t>
      </w:r>
      <w:bookmarkEnd w:id="593"/>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5C9A4F13" w:rsidR="000866DB" w:rsidRDefault="000866DB" w:rsidP="000221D8">
      <w:pPr>
        <w:pStyle w:val="BodyText"/>
        <w:ind w:right="295"/>
      </w:pPr>
      <w:r>
        <w:t xml:space="preserve">All data are reviewed by the Project QA Officer and the Project Manager before data are accepted. Data will be </w:t>
      </w:r>
      <w:ins w:id="594" w:author="Benjamin Meyer" w:date="2023-04-18T10:26:00Z">
        <w:r w:rsidR="00601E6B">
          <w:t>converted</w:t>
        </w:r>
      </w:ins>
      <w:del w:id="595" w:author="Benjamin Meyer" w:date="2023-04-18T10:26:00Z">
        <w:r>
          <w:delText>entered</w:delText>
        </w:r>
      </w:del>
      <w:r>
        <w:t xml:space="preserve"> into a customized</w:t>
      </w:r>
      <w:del w:id="596" w:author="Benjamin Meyer" w:date="2023-04-18T10:26:00Z">
        <w:r>
          <w:delText>, AWQMS-compatible,</w:delText>
        </w:r>
      </w:del>
      <w:r>
        <w:t xml:space="preserve"> template in Microsoft Excel</w:t>
      </w:r>
      <w:ins w:id="597" w:author="Benjamin Meyer" w:date="2023-04-18T10:26:00Z">
        <w:r w:rsidR="00601E6B">
          <w:t xml:space="preserve"> compatible with the data </w:t>
        </w:r>
        <w:commentRangeStart w:id="598"/>
        <w:r w:rsidR="00601E6B">
          <w:t>uplift</w:t>
        </w:r>
      </w:ins>
      <w:commentRangeEnd w:id="598"/>
      <w:r w:rsidR="00F70B3F">
        <w:rPr>
          <w:rStyle w:val="CommentReference"/>
        </w:rPr>
        <w:commentReference w:id="598"/>
      </w:r>
      <w:ins w:id="599" w:author="Benjamin Meyer" w:date="2023-04-18T10:26:00Z">
        <w:r w:rsidR="00601E6B">
          <w:t xml:space="preserve"> procedure being applied (</w:t>
        </w:r>
        <w:proofErr w:type="gramStart"/>
        <w:r w:rsidR="00601E6B">
          <w:t>e.g.</w:t>
        </w:r>
        <w:proofErr w:type="gramEnd"/>
        <w:r w:rsidR="00601E6B">
          <w:t xml:space="preserve"> the EPA Water Quality Exchange or the Ambient Water Quality Management System (AWQMS)).</w:t>
        </w:r>
      </w:ins>
      <w:r>
        <w:t xml:space="preserve"> Data will be reviewed to determine if water quality problems </w:t>
      </w:r>
      <w:proofErr w:type="gramStart"/>
      <w:r>
        <w:t>exist</w:t>
      </w:r>
      <w:proofErr w:type="gramEnd"/>
      <w:r>
        <w:t xml:space="preserve"> and any values exceed water quality standards. Data files are backed up on KWF server</w:t>
      </w:r>
      <w:ins w:id="600" w:author="Benjamin Meyer" w:date="2023-04-18T10:26:00Z">
        <w:r w:rsidR="00601E6B">
          <w:t>, which in turn is backed up at a remote location by the IT service provider North Tech Group (</w:t>
        </w:r>
        <w:r w:rsidR="00601E6B">
          <w:fldChar w:fldCharType="begin"/>
        </w:r>
        <w:r w:rsidR="00601E6B">
          <w:instrText xml:space="preserve"> HYPERLINK "https://northtechgroup.com/" </w:instrText>
        </w:r>
        <w:r w:rsidR="00601E6B">
          <w:fldChar w:fldCharType="separate"/>
        </w:r>
        <w:r w:rsidR="00601E6B" w:rsidRPr="00EC698C">
          <w:rPr>
            <w:rStyle w:val="Hyperlink"/>
          </w:rPr>
          <w:t>https://northtechgroup.com/</w:t>
        </w:r>
        <w:r w:rsidR="00601E6B">
          <w:rPr>
            <w:rStyle w:val="Hyperlink"/>
          </w:rPr>
          <w:fldChar w:fldCharType="end"/>
        </w:r>
        <w:r w:rsidR="00601E6B">
          <w:t>). See Figure 4 for the data management flowchart</w:t>
        </w:r>
      </w:ins>
      <w:r>
        <w:t>.</w:t>
      </w:r>
    </w:p>
    <w:p w14:paraId="136C8514" w14:textId="77777777" w:rsidR="000866DB" w:rsidRDefault="000866DB" w:rsidP="000866DB">
      <w:pPr>
        <w:pStyle w:val="BodyText"/>
        <w:rPr>
          <w:sz w:val="20"/>
        </w:rPr>
      </w:pPr>
    </w:p>
    <w:p w14:paraId="13F50E9D" w14:textId="77777777" w:rsidR="00601E6B" w:rsidRDefault="00601E6B" w:rsidP="00601E6B">
      <w:pPr>
        <w:rPr>
          <w:ins w:id="601" w:author="Benjamin Meyer" w:date="2023-04-18T10:26:00Z"/>
          <w:sz w:val="24"/>
        </w:rPr>
      </w:pPr>
      <w:ins w:id="602" w:author="Benjamin Meyer" w:date="2023-04-18T10:26:00Z">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43">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ins>
    </w:p>
    <w:p w14:paraId="3B3E47D2" w14:textId="77777777" w:rsidR="00601E6B" w:rsidRPr="00AD3520" w:rsidRDefault="00601E6B" w:rsidP="00601E6B">
      <w:pPr>
        <w:pStyle w:val="Caption"/>
        <w:jc w:val="center"/>
        <w:rPr>
          <w:ins w:id="603" w:author="Benjamin Meyer" w:date="2023-04-18T10:26:00Z"/>
          <w:b/>
          <w:i w:val="0"/>
          <w:color w:val="auto"/>
          <w:sz w:val="24"/>
          <w:szCs w:val="24"/>
        </w:rPr>
        <w:sectPr w:rsidR="00601E6B" w:rsidRPr="00AD3520">
          <w:pgSz w:w="11900" w:h="16840"/>
          <w:pgMar w:top="1620" w:right="940" w:bottom="940" w:left="1040" w:header="929" w:footer="744" w:gutter="0"/>
          <w:cols w:space="720"/>
        </w:sectPr>
      </w:pPr>
      <w:bookmarkStart w:id="604" w:name="_Toc132022487"/>
      <w:commentRangeStart w:id="605"/>
      <w:commentRangeStart w:id="606"/>
      <w:ins w:id="607" w:author="Benjamin Meyer" w:date="2023-04-18T10:26:00Z">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bookmarkEnd w:id="604"/>
        <w:commentRangeEnd w:id="605"/>
        <w:r>
          <w:rPr>
            <w:rStyle w:val="CommentReference"/>
            <w:i w:val="0"/>
            <w:iCs w:val="0"/>
            <w:color w:val="auto"/>
          </w:rPr>
          <w:commentReference w:id="605"/>
        </w:r>
      </w:ins>
      <w:commentRangeEnd w:id="606"/>
      <w:r w:rsidR="00427A12">
        <w:rPr>
          <w:rStyle w:val="CommentReference"/>
          <w:i w:val="0"/>
          <w:iCs w:val="0"/>
          <w:color w:val="auto"/>
        </w:rPr>
        <w:commentReference w:id="606"/>
      </w:r>
    </w:p>
    <w:p w14:paraId="5F561243" w14:textId="77777777" w:rsidR="00601E6B" w:rsidRDefault="00601E6B" w:rsidP="00601E6B">
      <w:pPr>
        <w:rPr>
          <w:ins w:id="608" w:author="Benjamin Meyer" w:date="2023-04-18T10:26:00Z"/>
        </w:rPr>
      </w:pPr>
      <w:bookmarkStart w:id="609" w:name="_Toc117087865"/>
    </w:p>
    <w:p w14:paraId="04077F6B" w14:textId="77777777" w:rsidR="00601E6B" w:rsidRPr="007A54D9" w:rsidRDefault="00601E6B" w:rsidP="00601E6B">
      <w:pPr>
        <w:pStyle w:val="Heading2"/>
        <w:ind w:left="0"/>
        <w:rPr>
          <w:ins w:id="610" w:author="Benjamin Meyer" w:date="2023-04-18T10:26:00Z"/>
        </w:rPr>
      </w:pPr>
      <w:bookmarkStart w:id="611" w:name="_Toc125960358"/>
      <w:bookmarkStart w:id="612" w:name="_Toc125984017"/>
      <w:bookmarkStart w:id="613" w:name="_Toc125984301"/>
      <w:bookmarkStart w:id="614" w:name="_Toc132032673"/>
      <w:bookmarkStart w:id="615" w:name="_Toc133590183"/>
      <w:ins w:id="616" w:author="Benjamin Meyer" w:date="2023-04-18T10:26:00Z">
        <w:r w:rsidRPr="007A54D9">
          <w:t>C1. Assessments and Response</w:t>
        </w:r>
        <w:r w:rsidRPr="00D523EC">
          <w:t xml:space="preserve"> </w:t>
        </w:r>
        <w:r w:rsidRPr="007A54D9">
          <w:t>Actions</w:t>
        </w:r>
        <w:bookmarkEnd w:id="609"/>
        <w:bookmarkEnd w:id="611"/>
        <w:bookmarkEnd w:id="612"/>
        <w:bookmarkEnd w:id="613"/>
        <w:bookmarkEnd w:id="614"/>
        <w:bookmarkEnd w:id="615"/>
      </w:ins>
    </w:p>
    <w:p w14:paraId="10F6F73A" w14:textId="77777777" w:rsidR="000866DB" w:rsidRDefault="000866DB" w:rsidP="000866DB">
      <w:pPr>
        <w:pStyle w:val="BodyText"/>
        <w:spacing w:before="9"/>
        <w:rPr>
          <w:b/>
          <w:sz w:val="23"/>
        </w:rPr>
      </w:pPr>
      <w:bookmarkStart w:id="617" w:name="C1._ASSESSMENTS_AND_RESPONSE_ACTIONS"/>
      <w:bookmarkEnd w:id="617"/>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5A9ED566"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ins w:id="618" w:author="Benjamin Meyer" w:date="2023-04-18T10:26:00Z">
        <w:r w:rsidR="00601E6B" w:rsidRPr="0003137E">
          <w:rPr>
            <w:sz w:val="24"/>
          </w:rPr>
          <w:fldChar w:fldCharType="begin"/>
        </w:r>
        <w:r w:rsidR="00601E6B" w:rsidRPr="0003137E">
          <w:rPr>
            <w:sz w:val="24"/>
          </w:rPr>
          <w:instrText xml:space="preserve"> REF _Ref125965085 \h  \* MERGEFORMAT </w:instrText>
        </w:r>
      </w:ins>
      <w:r w:rsidR="00601E6B" w:rsidRPr="0003137E">
        <w:rPr>
          <w:sz w:val="24"/>
        </w:rPr>
      </w:r>
      <w:ins w:id="619" w:author="Benjamin Meyer" w:date="2023-04-18T10:26:00Z">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ins>
      <w:r w:rsidR="00601E6B" w:rsidRPr="00044944">
        <w:rPr>
          <w:sz w:val="24"/>
        </w:rPr>
      </w:r>
      <w:ins w:id="620" w:author="Benjamin Meyer" w:date="2023-04-18T10:26:00Z">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03137E">
          <w:rPr>
            <w:sz w:val="24"/>
          </w:rPr>
          <w:t>.</w:t>
        </w:r>
      </w:ins>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EA1489E"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ins w:id="621" w:author="Benjamin Meyer" w:date="2023-04-18T10:26:00Z">
        <w:r w:rsidR="00601E6B" w:rsidRPr="0003137E">
          <w:rPr>
            <w:sz w:val="24"/>
          </w:rPr>
          <w:fldChar w:fldCharType="begin"/>
        </w:r>
        <w:r w:rsidR="00601E6B" w:rsidRPr="0003137E">
          <w:rPr>
            <w:sz w:val="24"/>
          </w:rPr>
          <w:instrText xml:space="preserve"> REF _Ref125965085 \h  \* MERGEFORMAT </w:instrText>
        </w:r>
      </w:ins>
      <w:r w:rsidR="00601E6B" w:rsidRPr="0003137E">
        <w:rPr>
          <w:sz w:val="24"/>
        </w:rPr>
      </w:r>
      <w:ins w:id="622" w:author="Benjamin Meyer" w:date="2023-04-18T10:26:00Z">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ins>
      <w:r w:rsidR="00601E6B" w:rsidRPr="00044944">
        <w:rPr>
          <w:sz w:val="24"/>
        </w:rPr>
      </w:r>
      <w:ins w:id="623" w:author="Benjamin Meyer" w:date="2023-04-18T10:26:00Z">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7F406F">
          <w:rPr>
            <w:sz w:val="24"/>
          </w:rPr>
          <w:t>.</w:t>
        </w:r>
      </w:ins>
    </w:p>
    <w:p w14:paraId="16787F07" w14:textId="149CCE44"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ins w:id="624" w:author="Benjamin Meyer" w:date="2023-04-18T10:26:00Z">
        <w:r w:rsidR="00601E6B" w:rsidRPr="007F406F">
          <w:rPr>
            <w:sz w:val="24"/>
          </w:rPr>
          <w:t>Measurement Quality Objectives (MQO) tables</w:t>
        </w:r>
      </w:ins>
      <w:del w:id="625" w:author="Benjamin Meyer" w:date="2023-04-18T10:26:00Z">
        <w:r>
          <w:rPr>
            <w:sz w:val="24"/>
          </w:rPr>
          <w:delText>MQO table</w:delText>
        </w:r>
      </w:del>
      <w:r>
        <w:rPr>
          <w:sz w:val="24"/>
        </w:rPr>
        <w:t>, see section</w:t>
      </w:r>
      <w:r>
        <w:rPr>
          <w:spacing w:val="-6"/>
          <w:sz w:val="24"/>
        </w:rPr>
        <w:t xml:space="preserve"> </w:t>
      </w:r>
      <w:r>
        <w:rPr>
          <w:sz w:val="24"/>
        </w:rPr>
        <w:t>A7.</w:t>
      </w:r>
    </w:p>
    <w:p w14:paraId="27ADEBDD" w14:textId="5EA1C57E"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ins w:id="626" w:author="Benjamin Meyer" w:date="2023-04-18T10:26:00Z">
        <w:r w:rsidR="00601E6B" w:rsidRPr="007F406F">
          <w:rPr>
            <w:sz w:val="24"/>
          </w:rPr>
          <w:t>tables</w:t>
        </w:r>
      </w:ins>
      <w:del w:id="627" w:author="Benjamin Meyer" w:date="2023-04-18T10:26:00Z">
        <w:r>
          <w:rPr>
            <w:sz w:val="24"/>
          </w:rPr>
          <w:delText>table</w:delText>
        </w:r>
      </w:del>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ins w:id="628" w:author="Benjamin Meyer" w:date="2023-04-18T10:26:00Z">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ins>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 xml:space="preserve">Calculation of monitoring project’s overall achieved precision, accuracy and data completeness compared to QAPP defined precision, </w:t>
      </w:r>
      <w:proofErr w:type="gramStart"/>
      <w:r>
        <w:rPr>
          <w:sz w:val="24"/>
        </w:rPr>
        <w:t>accuracy</w:t>
      </w:r>
      <w:proofErr w:type="gramEnd"/>
      <w:r>
        <w:rPr>
          <w:sz w:val="24"/>
        </w:rPr>
        <w:t xml:space="preserve">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629" w:author="Benjamin Meyer" w:date="2023-04-18T10:26:00Z">
        <w:r w:rsidR="00601E6B">
          <w:t>, which may include a corrective action report.</w:t>
        </w:r>
        <w:r w:rsidR="00601E6B">
          <w:rPr>
            <w:sz w:val="23"/>
          </w:rPr>
          <w:t xml:space="preserve"> </w:t>
        </w:r>
      </w:ins>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ins w:id="630" w:author="Benjamin Meyer" w:date="2023-04-18T10:26:00Z">
        <w:r w:rsidR="00601E6B">
          <w:t>,</w:t>
        </w:r>
      </w:ins>
      <w:r>
        <w:t xml:space="preserve"> and B8. If problems with data quality are traceable to equipment failure, inspection, </w:t>
      </w:r>
      <w:proofErr w:type="gramStart"/>
      <w:r>
        <w:t>calibration</w:t>
      </w:r>
      <w:proofErr w:type="gramEnd"/>
      <w:r>
        <w:t xml:space="preserve">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2E94F10F" w:rsidR="000866DB" w:rsidRDefault="00044240" w:rsidP="00044240">
      <w:pPr>
        <w:pStyle w:val="Heading1"/>
        <w:tabs>
          <w:tab w:val="left" w:pos="1407"/>
        </w:tabs>
        <w:ind w:left="0"/>
      </w:pPr>
      <w:bookmarkStart w:id="631" w:name="C2._QA_REPORTS_to_Management"/>
      <w:bookmarkStart w:id="632" w:name="_Toc132032674"/>
      <w:bookmarkStart w:id="633" w:name="_Toc133590184"/>
      <w:bookmarkEnd w:id="631"/>
      <w:r>
        <w:t xml:space="preserve">C2. </w:t>
      </w:r>
      <w:r w:rsidR="000866DB">
        <w:t xml:space="preserve">QA </w:t>
      </w:r>
      <w:ins w:id="634" w:author="Benjamin Meyer" w:date="2023-04-18T10:26:00Z">
        <w:r w:rsidR="00601E6B" w:rsidRPr="00AF2FDB">
          <w:t>Reports</w:t>
        </w:r>
      </w:ins>
      <w:del w:id="635" w:author="Benjamin Meyer" w:date="2023-04-18T10:26:00Z">
        <w:r w:rsidR="000866DB">
          <w:delText>REPORTS</w:delText>
        </w:r>
      </w:del>
      <w:r w:rsidR="000866DB">
        <w:t xml:space="preserve"> to</w:t>
      </w:r>
      <w:r w:rsidR="000866DB">
        <w:rPr>
          <w:spacing w:val="-3"/>
        </w:rPr>
        <w:t xml:space="preserve"> </w:t>
      </w:r>
      <w:r w:rsidR="000866DB">
        <w:t>Management</w:t>
      </w:r>
      <w:bookmarkEnd w:id="632"/>
      <w:bookmarkEnd w:id="633"/>
    </w:p>
    <w:p w14:paraId="4AB5C4EF" w14:textId="77777777" w:rsidR="000866DB" w:rsidRDefault="000866DB" w:rsidP="000866DB">
      <w:pPr>
        <w:pStyle w:val="BodyText"/>
        <w:spacing w:before="9"/>
        <w:rPr>
          <w:b/>
          <w:sz w:val="23"/>
        </w:rPr>
      </w:pPr>
    </w:p>
    <w:p w14:paraId="3A50F3B8" w14:textId="40E7A491" w:rsidR="000866DB" w:rsidRDefault="000866DB" w:rsidP="00044240">
      <w:pPr>
        <w:pStyle w:val="BodyText"/>
        <w:ind w:right="761"/>
      </w:pPr>
      <w:r>
        <w:t xml:space="preserve">Annually a QA summary report </w:t>
      </w:r>
      <w:ins w:id="636" w:author="Benjamin Meyer" w:date="2023-04-18T10:26:00Z">
        <w:r w:rsidR="00601E6B">
          <w:t>and field report</w:t>
        </w:r>
        <w:r w:rsidR="00601E6B" w:rsidRPr="005E7686">
          <w:t xml:space="preserve"> </w:t>
        </w:r>
      </w:ins>
      <w:r>
        <w:t xml:space="preserve">will be produced and submitted to the </w:t>
      </w:r>
      <w:ins w:id="637" w:author="Benjamin Meyer" w:date="2023-04-18T10:26:00Z">
        <w:r w:rsidR="00601E6B">
          <w:t>KWF</w:t>
        </w:r>
        <w:r w:rsidR="00601E6B" w:rsidRPr="005E7686">
          <w:t xml:space="preserve"> </w:t>
        </w:r>
      </w:ins>
      <w:r>
        <w:t xml:space="preserve">Project Manager, ADEC </w:t>
      </w:r>
      <w:ins w:id="638" w:author="Benjamin Meyer" w:date="2023-04-18T10:26:00Z">
        <w:r w:rsidR="00601E6B">
          <w:t>DOW Nonpoint Source Regional Staff, Technical Review Committee, and participating partner agencies</w:t>
        </w:r>
      </w:ins>
      <w:del w:id="639" w:author="Benjamin Meyer" w:date="2023-04-18T10:26:00Z">
        <w:r>
          <w:delText>Project Manager and ADEC QA Officer</w:delText>
        </w:r>
      </w:del>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ins w:id="640" w:author="Benjamin Meyer" w:date="2023-04-18T10:26:00Z">
        <w:r w:rsidR="00601E6B" w:rsidRPr="007F406F">
          <w:rPr>
            <w:sz w:val="24"/>
          </w:rPr>
          <w:t>assessments</w:t>
        </w:r>
      </w:ins>
      <w:r>
        <w:rPr>
          <w:sz w:val="24"/>
        </w:rPr>
        <w:t xml:space="preserve"> and Precision Table listing for each</w:t>
      </w:r>
      <w:r>
        <w:rPr>
          <w:spacing w:val="-3"/>
          <w:sz w:val="24"/>
        </w:rPr>
        <w:t xml:space="preserve"> </w:t>
      </w:r>
      <w:r>
        <w:rPr>
          <w:sz w:val="24"/>
        </w:rPr>
        <w:t>analyte</w:t>
      </w:r>
      <w:ins w:id="641" w:author="Benjamin Meyer" w:date="2023-04-18T10:26:00Z">
        <w:r w:rsidR="00601E6B" w:rsidRPr="007F406F">
          <w:rPr>
            <w:sz w:val="24"/>
          </w:rPr>
          <w:t>—</w:t>
        </w:r>
      </w:ins>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3D4BD1A2"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ins w:id="642" w:author="Benjamin Meyer" w:date="2023-04-18T10:26:00Z">
        <w:r w:rsidR="00601E6B">
          <w:rPr>
            <w:spacing w:val="-3"/>
            <w:sz w:val="24"/>
          </w:rPr>
          <w:t>in section A7</w:t>
        </w:r>
      </w:ins>
      <w:del w:id="643" w:author="Benjamin Meyer" w:date="2023-04-18T10:26:00Z">
        <w:r>
          <w:rPr>
            <w:sz w:val="24"/>
          </w:rPr>
          <w:delText>below.</w:delText>
        </w:r>
      </w:del>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proofErr w:type="gramStart"/>
      <w:r>
        <w:rPr>
          <w:sz w:val="24"/>
        </w:rPr>
        <w:t>analyte</w:t>
      </w:r>
      <w:proofErr w:type="gramEnd"/>
    </w:p>
    <w:p w14:paraId="0A7DB6BF" w14:textId="20B5FCE9" w:rsidR="000866DB" w:rsidRDefault="000866DB" w:rsidP="000866DB">
      <w:pPr>
        <w:pStyle w:val="BodyText"/>
        <w:ind w:left="1767"/>
      </w:pPr>
      <w:r>
        <w:t xml:space="preserve">specific LOQ or RL. Use algorithm </w:t>
      </w:r>
      <w:ins w:id="644" w:author="Benjamin Meyer" w:date="2023-04-18T10:26:00Z">
        <w:r w:rsidR="00601E6B" w:rsidRPr="005D6838">
          <w:t>in section A7</w:t>
        </w:r>
      </w:ins>
      <w:del w:id="645" w:author="Benjamin Meyer" w:date="2023-04-18T10:26:00Z">
        <w:r>
          <w:delText>below</w:delText>
        </w:r>
      </w:del>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proofErr w:type="gramStart"/>
      <w:r>
        <w:rPr>
          <w:sz w:val="24"/>
        </w:rPr>
        <w:t>results</w:t>
      </w:r>
      <w:proofErr w:type="gramEnd"/>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proofErr w:type="gramStart"/>
      <w:r>
        <w:rPr>
          <w:sz w:val="24"/>
        </w:rPr>
        <w:t>RPD</w:t>
      </w:r>
      <w:proofErr w:type="gramEnd"/>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3D499E3D" w14:textId="00B42DF2" w:rsidR="000866DB" w:rsidRDefault="000866DB" w:rsidP="000866DB">
      <w:pPr>
        <w:pStyle w:val="BodyText"/>
        <w:ind w:left="2128"/>
        <w:rPr>
          <w:del w:id="646" w:author="Benjamin Meyer" w:date="2023-04-18T10:26:00Z"/>
        </w:rPr>
      </w:pPr>
      <w:r>
        <w:t xml:space="preserve">Note: Accuracy for spiked sample results is determined by calculation </w:t>
      </w:r>
      <w:ins w:id="647" w:author="Benjamin Meyer" w:date="2023-04-18T10:26:00Z">
        <w:r w:rsidR="00601E6B">
          <w:t>percent</w:t>
        </w:r>
      </w:ins>
      <w:del w:id="648" w:author="Benjamin Meyer" w:date="2023-04-18T10:26:00Z">
        <w:r>
          <w:delText>per</w:delText>
        </w:r>
      </w:del>
    </w:p>
    <w:p w14:paraId="4C486FFD" w14:textId="77777777" w:rsidR="000866DB" w:rsidRDefault="000866DB" w:rsidP="000866DB">
      <w:pPr>
        <w:rPr>
          <w:del w:id="649" w:author="Benjamin Meyer" w:date="2023-04-18T10:26:00Z"/>
        </w:rPr>
        <w:sectPr w:rsidR="000866DB">
          <w:pgSz w:w="11900" w:h="16840"/>
          <w:pgMar w:top="1620" w:right="940" w:bottom="940" w:left="1040" w:header="929" w:footer="744" w:gutter="0"/>
          <w:cols w:space="720"/>
        </w:sectPr>
      </w:pPr>
    </w:p>
    <w:p w14:paraId="11FD10FC" w14:textId="77777777" w:rsidR="000866DB" w:rsidRDefault="000866DB" w:rsidP="000866DB">
      <w:pPr>
        <w:pStyle w:val="BodyText"/>
        <w:spacing w:before="89"/>
        <w:ind w:left="2128" w:right="234"/>
      </w:pPr>
      <w:del w:id="650" w:author="Benjamin Meyer" w:date="2023-04-18T10:26:00Z">
        <w:r>
          <w:delText>cent</w:delText>
        </w:r>
      </w:del>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ins w:id="651" w:author="Benjamin Meyer" w:date="2023-04-18T10:26:00Z"/>
          <w:sz w:val="26"/>
        </w:rPr>
      </w:pPr>
      <w:ins w:id="652" w:author="Benjamin Meyer" w:date="2023-04-18T10:26:00Z">
        <w:r>
          <w:rPr>
            <w:sz w:val="24"/>
          </w:rPr>
          <w:t>Any deviations from the sampling plan with explanation</w:t>
        </w:r>
      </w:ins>
    </w:p>
    <w:p w14:paraId="668A9AA3" w14:textId="77777777" w:rsidR="00601E6B" w:rsidRDefault="00601E6B" w:rsidP="00601E6B">
      <w:pPr>
        <w:pStyle w:val="BodyText"/>
        <w:spacing w:before="2"/>
        <w:rPr>
          <w:ins w:id="653" w:author="Benjamin Meyer" w:date="2023-04-18T10:26:00Z"/>
        </w:rPr>
      </w:pPr>
    </w:p>
    <w:p w14:paraId="719DD9DA" w14:textId="5921E646"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4" w:history="1">
        <w:r w:rsidR="00601E6B" w:rsidRPr="0041192E">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654" w:name="D1._DATA_REVIEW,_VALIDATION_AND_VERIFICA"/>
      <w:bookmarkStart w:id="655" w:name="_Toc117087867"/>
      <w:bookmarkStart w:id="656" w:name="_Toc125960360"/>
      <w:bookmarkStart w:id="657" w:name="_Toc125984019"/>
      <w:bookmarkStart w:id="658" w:name="_Toc125984303"/>
      <w:bookmarkStart w:id="659" w:name="_Toc132032675"/>
      <w:bookmarkStart w:id="660" w:name="_Toc133590185"/>
      <w:bookmarkEnd w:id="654"/>
      <w:r>
        <w:t>D1.</w:t>
      </w:r>
      <w:r w:rsidR="00601E6B">
        <w:t xml:space="preserve"> Data Review, Validation, and Verification Requirements</w:t>
      </w:r>
      <w:bookmarkEnd w:id="655"/>
      <w:bookmarkEnd w:id="656"/>
      <w:bookmarkEnd w:id="657"/>
      <w:bookmarkEnd w:id="658"/>
      <w:bookmarkEnd w:id="659"/>
      <w:bookmarkEnd w:id="660"/>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661" w:name="_Toc117087868"/>
      <w:bookmarkStart w:id="662" w:name="_Toc125960361"/>
      <w:bookmarkStart w:id="663" w:name="_Toc125984020"/>
      <w:bookmarkStart w:id="664" w:name="_Toc125984304"/>
      <w:bookmarkStart w:id="665" w:name="_Toc132032676"/>
      <w:bookmarkStart w:id="666" w:name="_Toc133590186"/>
      <w:r>
        <w:t>D2. Validation and Verification Methods</w:t>
      </w:r>
      <w:bookmarkEnd w:id="661"/>
      <w:bookmarkEnd w:id="662"/>
      <w:bookmarkEnd w:id="663"/>
      <w:bookmarkEnd w:id="664"/>
      <w:bookmarkEnd w:id="665"/>
      <w:bookmarkEnd w:id="666"/>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667" w:name="D2._VALIDATION_AND_VERIFICATION_METHODS"/>
      <w:bookmarkEnd w:id="667"/>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w:t>
      </w:r>
      <w:proofErr w:type="gramStart"/>
      <w:r>
        <w:t>i.e.</w:t>
      </w:r>
      <w:proofErr w:type="gramEnd"/>
      <w:r>
        <w:t xml:space="preserv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668" w:name="_Toc132706069"/>
      <w:bookmarkStart w:id="669" w:name="_Toc133590187"/>
      <w:r>
        <w:t>Laboratory Quality Control (QC) Measures</w:t>
      </w:r>
      <w:bookmarkEnd w:id="668"/>
      <w:bookmarkEnd w:id="669"/>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670" w:name="D3._RECONCILIATION_WITH_DATA_QUALITY_OBJ"/>
      <w:bookmarkStart w:id="671" w:name="_Toc117087869"/>
      <w:bookmarkStart w:id="672" w:name="_Toc125960362"/>
      <w:bookmarkStart w:id="673" w:name="_Toc125984021"/>
      <w:bookmarkStart w:id="674" w:name="_Toc125984305"/>
      <w:bookmarkStart w:id="675" w:name="_Toc132032677"/>
      <w:bookmarkStart w:id="676" w:name="_Toc133590188"/>
      <w:bookmarkEnd w:id="670"/>
      <w:r>
        <w:t>D3.</w:t>
      </w:r>
      <w:ins w:id="677" w:author="Benjamin Meyer" w:date="2023-04-18T10:26:00Z">
        <w:r w:rsidR="00601E6B">
          <w:t xml:space="preserve"> Reconciliation with Data Quality</w:t>
        </w:r>
        <w:r w:rsidR="00601E6B">
          <w:rPr>
            <w:spacing w:val="-4"/>
          </w:rPr>
          <w:t xml:space="preserve"> </w:t>
        </w:r>
        <w:r w:rsidR="00601E6B">
          <w:t>Objectives</w:t>
        </w:r>
      </w:ins>
      <w:bookmarkEnd w:id="671"/>
      <w:bookmarkEnd w:id="672"/>
      <w:bookmarkEnd w:id="673"/>
      <w:bookmarkEnd w:id="674"/>
      <w:bookmarkEnd w:id="675"/>
      <w:bookmarkEnd w:id="676"/>
    </w:p>
    <w:p w14:paraId="65FBEC80" w14:textId="77777777" w:rsidR="000866DB" w:rsidRDefault="000866DB" w:rsidP="000866DB">
      <w:pPr>
        <w:pStyle w:val="BodyText"/>
        <w:spacing w:before="9"/>
        <w:rPr>
          <w:b/>
          <w:sz w:val="23"/>
        </w:rPr>
      </w:pPr>
    </w:p>
    <w:p w14:paraId="41587BCF" w14:textId="41AB4CAE"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601E6B" w:rsidRPr="004638CA">
        <w:fldChar w:fldCharType="begin"/>
      </w:r>
      <w:r w:rsidR="00601E6B" w:rsidRPr="004638CA">
        <w:instrText xml:space="preserve"> REF _Ref125965085 \h  \* MERGEFORMAT </w:instrText>
      </w:r>
      <w:r w:rsidR="00601E6B" w:rsidRPr="004638CA">
        <w:fldChar w:fldCharType="separate"/>
      </w:r>
      <w:r w:rsidR="00601E6B" w:rsidRPr="009B53EB">
        <w:t xml:space="preserve">Table </w:t>
      </w:r>
      <w:r w:rsidR="00601E6B" w:rsidRPr="009B53EB">
        <w:rPr>
          <w:noProof/>
        </w:rPr>
        <w:t>2</w:t>
      </w:r>
      <w:r w:rsidR="00601E6B" w:rsidRPr="004638CA">
        <w:fldChar w:fldCharType="end"/>
      </w:r>
      <w:r w:rsidR="00601E6B" w:rsidRPr="004638CA">
        <w:t xml:space="preserve"> through </w:t>
      </w:r>
      <w:r w:rsidR="00601E6B" w:rsidRPr="004638CA">
        <w:fldChar w:fldCharType="begin"/>
      </w:r>
      <w:r w:rsidR="00601E6B" w:rsidRPr="004638CA">
        <w:instrText xml:space="preserve"> REF _Ref125968599 \h  \* MERGEFORMAT </w:instrText>
      </w:r>
      <w:r w:rsidR="00601E6B" w:rsidRPr="004638CA">
        <w:fldChar w:fldCharType="separate"/>
      </w:r>
      <w:r w:rsidR="00601E6B" w:rsidRPr="009B53EB">
        <w:t xml:space="preserve">Table </w:t>
      </w:r>
      <w:r w:rsidR="00601E6B" w:rsidRPr="009B53EB">
        <w:rPr>
          <w:noProof/>
        </w:rPr>
        <w:t>6</w:t>
      </w:r>
      <w:r w:rsidR="00601E6B" w:rsidRPr="004638CA">
        <w:fldChar w:fldCharType="end"/>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678" w:name="_Toc96073989"/>
      <w:bookmarkStart w:id="679"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rPr>
          <w:ins w:id="680" w:author="Benjamin Meyer" w:date="2023-04-18T10:26:00Z"/>
        </w:rPr>
      </w:pPr>
      <w:bookmarkStart w:id="681" w:name="_Toc132032678"/>
      <w:bookmarkStart w:id="682" w:name="_Toc133590189"/>
      <w:commentRangeStart w:id="683"/>
      <w:commentRangeStart w:id="684"/>
      <w:ins w:id="685" w:author="Benjamin Meyer" w:date="2023-04-18T10:26:00Z">
        <w:r>
          <w:lastRenderedPageBreak/>
          <w:t>References</w:t>
        </w:r>
        <w:bookmarkEnd w:id="681"/>
        <w:commentRangeEnd w:id="683"/>
        <w:r>
          <w:rPr>
            <w:rStyle w:val="CommentReference"/>
            <w:b w:val="0"/>
            <w:bCs w:val="0"/>
            <w:i w:val="0"/>
          </w:rPr>
          <w:commentReference w:id="683"/>
        </w:r>
      </w:ins>
      <w:commentRangeEnd w:id="684"/>
      <w:r w:rsidR="000274C3">
        <w:rPr>
          <w:rStyle w:val="CommentReference"/>
          <w:b w:val="0"/>
          <w:bCs w:val="0"/>
          <w:i w:val="0"/>
        </w:rPr>
        <w:commentReference w:id="684"/>
      </w:r>
      <w:bookmarkEnd w:id="682"/>
    </w:p>
    <w:p w14:paraId="29276658" w14:textId="77777777" w:rsidR="000A657C" w:rsidRPr="00826A3C" w:rsidRDefault="000A657C" w:rsidP="00044240">
      <w:pPr>
        <w:pStyle w:val="Heading2"/>
        <w:rPr>
          <w:ins w:id="686" w:author="Benjamin Meyer" w:date="2023-04-18T10:26:00Z"/>
        </w:rPr>
      </w:pPr>
    </w:p>
    <w:p w14:paraId="678DF5A3" w14:textId="77777777" w:rsidR="000A657C" w:rsidRDefault="000A657C" w:rsidP="00044240">
      <w:pPr>
        <w:spacing w:line="240" w:lineRule="exact"/>
        <w:ind w:left="720" w:hanging="720"/>
        <w:rPr>
          <w:ins w:id="687" w:author="Benjamin Meyer" w:date="2023-04-18T10:26:00Z"/>
          <w:noProof/>
        </w:rPr>
      </w:pPr>
      <w:ins w:id="688" w:author="Benjamin Meyer" w:date="2023-04-18T10:26:00Z">
        <w:r w:rsidRPr="00826A3C">
          <w:fldChar w:fldCharType="begin" w:fldLock="1"/>
        </w:r>
        <w:r>
          <w:instrText>ADDIN paperpile_bibliography &lt;pp-bibliography&gt;&lt;first-reference-indices&gt;&lt;formatting&gt;1&lt;/formatting&gt;&lt;space-after&gt;1&lt;/space-after&gt;&lt;/first-reference-indices&gt;&lt;/pp-bibliography&gt; \* MERGEFORMAT</w:instrText>
        </w:r>
        <w:r w:rsidRPr="00826A3C">
          <w:fldChar w:fldCharType="separate"/>
        </w:r>
        <w:r>
          <w:rPr>
            <w:noProof/>
          </w:rPr>
          <w:t>ACCS. 2023. “AKTEMP Water Temperature Database.” AKTEMP. 2023. https://aktemp.uaa.alaska.edu/#/.</w:t>
        </w:r>
      </w:ins>
    </w:p>
    <w:p w14:paraId="4C156CD8" w14:textId="77777777" w:rsidR="000A657C" w:rsidRDefault="000A657C" w:rsidP="00044240">
      <w:pPr>
        <w:spacing w:line="240" w:lineRule="exact"/>
        <w:ind w:left="720" w:hanging="720"/>
        <w:rPr>
          <w:ins w:id="689" w:author="Benjamin Meyer" w:date="2023-04-18T10:26:00Z"/>
          <w:noProof/>
        </w:rPr>
      </w:pPr>
      <w:ins w:id="690" w:author="Benjamin Meyer" w:date="2023-04-18T10:26:00Z">
        <w:r>
          <w:rPr>
            <w:noProof/>
          </w:rPr>
          <w:t>ADEC. 2022a. “Kenai River Water Quality Monitoring Activities.” 2022. https://dec.alaska.gov/water/nonpoint-source-control/waters-in-the-spotlight/kenai-river-water-quality-monitoring-activities/.</w:t>
        </w:r>
      </w:ins>
    </w:p>
    <w:p w14:paraId="6CFD7342" w14:textId="77777777" w:rsidR="000A657C" w:rsidRDefault="000A657C" w:rsidP="00044240">
      <w:pPr>
        <w:spacing w:line="240" w:lineRule="exact"/>
        <w:ind w:left="720" w:hanging="720"/>
        <w:rPr>
          <w:ins w:id="691" w:author="Benjamin Meyer" w:date="2023-04-18T10:26:00Z"/>
          <w:noProof/>
        </w:rPr>
      </w:pPr>
      <w:ins w:id="692" w:author="Benjamin Meyer" w:date="2023-04-18T10:26:00Z">
        <w:r>
          <w:rPr>
            <w:noProof/>
          </w:rPr>
          <w:t>———. 2022b. “Water Quality Standards and Restoration, Water Quality Reports.” February 15, 2022. https://dec.alaska.gov/water/water-quality/reports.</w:t>
        </w:r>
      </w:ins>
    </w:p>
    <w:p w14:paraId="523B8E2E" w14:textId="77777777" w:rsidR="000A657C" w:rsidRDefault="000A657C" w:rsidP="00044240">
      <w:pPr>
        <w:spacing w:line="240" w:lineRule="exact"/>
        <w:ind w:left="720" w:hanging="720"/>
        <w:rPr>
          <w:ins w:id="693" w:author="Benjamin Meyer" w:date="2023-04-18T10:26:00Z"/>
          <w:noProof/>
        </w:rPr>
      </w:pPr>
      <w:ins w:id="694" w:author="Benjamin Meyer" w:date="2023-04-18T10:26:00Z">
        <w:r>
          <w:rPr>
            <w:noProof/>
          </w:rPr>
          <w:t>AKDNR. 1997. “Kenai River Comprehensive Management Plan.” https://www.kenaifishpartnership.org/wp-content/uploads/2021/10/krsma_1997_editable_sm.pdf.</w:t>
        </w:r>
      </w:ins>
    </w:p>
    <w:p w14:paraId="51CA676E" w14:textId="77777777" w:rsidR="000A657C" w:rsidRDefault="000A657C" w:rsidP="00044240">
      <w:pPr>
        <w:spacing w:line="240" w:lineRule="exact"/>
        <w:ind w:left="720" w:hanging="720"/>
        <w:rPr>
          <w:ins w:id="695" w:author="Benjamin Meyer" w:date="2023-04-18T10:26:00Z"/>
          <w:noProof/>
        </w:rPr>
      </w:pPr>
      <w:ins w:id="696" w:author="Benjamin Meyer" w:date="2023-04-18T10:26:00Z">
        <w:r>
          <w:rPr>
            <w:noProof/>
          </w:rPr>
          <w:t>Apsens, S., and J. Petitt. 2022. “Kenai River, Alaska Field Report 2021.” Alaska Department of Environmental Conservation.</w:t>
        </w:r>
      </w:ins>
    </w:p>
    <w:p w14:paraId="5CEED64E" w14:textId="77777777" w:rsidR="000A657C" w:rsidRDefault="000A657C" w:rsidP="00044240">
      <w:pPr>
        <w:spacing w:line="240" w:lineRule="exact"/>
        <w:ind w:left="720" w:hanging="720"/>
        <w:rPr>
          <w:ins w:id="697" w:author="Benjamin Meyer" w:date="2023-04-18T10:26:00Z"/>
          <w:noProof/>
        </w:rPr>
      </w:pPr>
      <w:ins w:id="698" w:author="Benjamin Meyer" w:date="2023-04-18T10:26:00Z">
        <w:r>
          <w:rPr>
            <w:noProof/>
          </w:rPr>
          <w:t>EPA. 1996a. “Guidelines Establishing Test Procedures for the Analysis of Pollutants (40 CFR Part 136).” 1996. https://www.ecfr.gov/current/title-40/chapter-I/subchapter-D/part-136?toc=1.</w:t>
        </w:r>
      </w:ins>
    </w:p>
    <w:p w14:paraId="51A04507" w14:textId="77777777" w:rsidR="000A657C" w:rsidRDefault="000A657C" w:rsidP="00044240">
      <w:pPr>
        <w:spacing w:line="240" w:lineRule="exact"/>
        <w:ind w:left="720" w:hanging="720"/>
        <w:rPr>
          <w:ins w:id="699" w:author="Benjamin Meyer" w:date="2023-04-18T10:26:00Z"/>
          <w:noProof/>
        </w:rPr>
      </w:pPr>
      <w:ins w:id="700" w:author="Benjamin Meyer" w:date="2023-04-18T10:26:00Z">
        <w:r>
          <w:rPr>
            <w:noProof/>
          </w:rPr>
          <w:t>———. 1996b. “Method 1669 - Sampling Ambient Water for Trace Metals at EPA Water Quality Criteria Levels.” 1669. Washington D.C.</w:t>
        </w:r>
      </w:ins>
    </w:p>
    <w:p w14:paraId="0C84FD74" w14:textId="77777777" w:rsidR="000A657C" w:rsidRDefault="000A657C" w:rsidP="00044240">
      <w:pPr>
        <w:spacing w:line="240" w:lineRule="exact"/>
        <w:ind w:left="720" w:hanging="720"/>
        <w:rPr>
          <w:ins w:id="701" w:author="Benjamin Meyer" w:date="2023-04-18T10:26:00Z"/>
          <w:noProof/>
        </w:rPr>
      </w:pPr>
      <w:ins w:id="702" w:author="Benjamin Meyer" w:date="2023-04-18T10:26:00Z">
        <w:r>
          <w:rPr>
            <w:noProof/>
          </w:rPr>
          <w:t>Guerron Orejuela, Edgar. 2016. “Water Quality Assessment of the Kenai River Watershed from July 2000 to July 2014.” Kenai Watershed Forum. https://dec.alaska.gov/media/16756/kenai-river-baseline-monitoring-report-final-zncuappendix.pdf.</w:t>
        </w:r>
      </w:ins>
    </w:p>
    <w:p w14:paraId="64FC11CC" w14:textId="77777777" w:rsidR="000A657C" w:rsidRDefault="000A657C" w:rsidP="00044240">
      <w:pPr>
        <w:spacing w:line="240" w:lineRule="exact"/>
        <w:ind w:left="720" w:hanging="720"/>
        <w:rPr>
          <w:ins w:id="703" w:author="Benjamin Meyer" w:date="2023-04-18T10:26:00Z"/>
          <w:noProof/>
        </w:rPr>
      </w:pPr>
      <w:ins w:id="704" w:author="Benjamin Meyer" w:date="2023-04-18T10:26:00Z">
        <w:r>
          <w:rPr>
            <w:noProof/>
          </w:rPr>
          <w:t>Litchfield, V. P., and G. B. Kyle. 1992. “Kenai River Water Quality Investigation Completion Report.” 123. Alaska Department of Fish and Game. http://www.adfg.alaska.gov/fedaidpdfs/FRED.123.pdf.</w:t>
        </w:r>
      </w:ins>
    </w:p>
    <w:p w14:paraId="3543A3F7" w14:textId="77777777" w:rsidR="000A657C" w:rsidRDefault="000A657C" w:rsidP="00044240">
      <w:pPr>
        <w:spacing w:line="240" w:lineRule="exact"/>
        <w:ind w:left="720" w:hanging="720"/>
        <w:rPr>
          <w:ins w:id="705" w:author="Benjamin Meyer" w:date="2023-04-18T10:26:00Z"/>
          <w:noProof/>
        </w:rPr>
      </w:pPr>
      <w:ins w:id="706" w:author="Benjamin Meyer" w:date="2023-04-18T10:26:00Z">
        <w:r>
          <w:rPr>
            <w:noProof/>
          </w:rPr>
          <w:t>Martin, Michelle, Joe Charbonnet, Elizabeth Jones, Jim Czarnezki, and Robert Ruffner. 2011. “Turbidity Monitoring on the Lower Kenai River, 2008-2010.” Kenai Watershed Forum.</w:t>
        </w:r>
      </w:ins>
    </w:p>
    <w:p w14:paraId="7EF600EF" w14:textId="77777777" w:rsidR="000A657C" w:rsidRDefault="000A657C" w:rsidP="00044240">
      <w:pPr>
        <w:spacing w:line="240" w:lineRule="exact"/>
        <w:ind w:left="720" w:hanging="720"/>
        <w:rPr>
          <w:ins w:id="707" w:author="Benjamin Meyer" w:date="2023-04-18T10:26:00Z"/>
          <w:noProof/>
        </w:rPr>
      </w:pPr>
      <w:ins w:id="708" w:author="Benjamin Meyer" w:date="2023-04-18T10:26:00Z">
        <w:r>
          <w:rPr>
            <w:noProof/>
          </w:rPr>
          <w:t>Mauger, Sue. 2013. “Cook Inlet Stream Temp Network Synthesis Report 2008-2012.” Cook Inletekeeper. https://inletkeeper.org/wp-content/uploads/2017/03/Cook-Inlet-Stream-Temp-Network-Synthesis-Report.pdf.</w:t>
        </w:r>
      </w:ins>
    </w:p>
    <w:p w14:paraId="3E8ED898" w14:textId="77777777" w:rsidR="000A657C" w:rsidRDefault="000A657C" w:rsidP="00044240">
      <w:pPr>
        <w:spacing w:line="240" w:lineRule="exact"/>
        <w:ind w:left="720" w:hanging="720"/>
        <w:rPr>
          <w:ins w:id="709" w:author="Benjamin Meyer" w:date="2023-04-18T10:26:00Z"/>
          <w:noProof/>
        </w:rPr>
      </w:pPr>
      <w:ins w:id="710" w:author="Benjamin Meyer" w:date="2023-04-18T10:26:00Z">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ins>
    </w:p>
    <w:p w14:paraId="09181E28" w14:textId="77777777" w:rsidR="000A657C" w:rsidRDefault="000A657C" w:rsidP="00044240">
      <w:pPr>
        <w:spacing w:line="240" w:lineRule="exact"/>
        <w:ind w:left="720" w:hanging="720"/>
        <w:rPr>
          <w:ins w:id="711" w:author="Benjamin Meyer" w:date="2023-04-18T10:26:00Z"/>
          <w:noProof/>
        </w:rPr>
      </w:pPr>
      <w:ins w:id="712" w:author="Benjamin Meyer" w:date="2023-04-18T10:26:00Z">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ins>
    </w:p>
    <w:p w14:paraId="7D499D53" w14:textId="77777777" w:rsidR="000A657C" w:rsidRDefault="000A657C" w:rsidP="00044240">
      <w:pPr>
        <w:spacing w:line="240" w:lineRule="exact"/>
        <w:ind w:left="720" w:hanging="720"/>
        <w:rPr>
          <w:ins w:id="713" w:author="Benjamin Meyer" w:date="2023-04-18T10:26:00Z"/>
          <w:noProof/>
        </w:rPr>
      </w:pPr>
      <w:ins w:id="714" w:author="Benjamin Meyer" w:date="2023-04-18T10:26:00Z">
        <w:r>
          <w:rPr>
            <w:noProof/>
          </w:rPr>
          <w:t>McCard, Jennifer J. 2007. “Water Quality Assessment of the Kenai River Watershed from July 2000 to July 2006.” Kenai Watershed Forum.</w:t>
        </w:r>
      </w:ins>
    </w:p>
    <w:p w14:paraId="0C256D38" w14:textId="77777777" w:rsidR="000A657C" w:rsidRDefault="000A657C" w:rsidP="00044240">
      <w:pPr>
        <w:spacing w:line="240" w:lineRule="exact"/>
        <w:ind w:left="720" w:hanging="720"/>
        <w:rPr>
          <w:ins w:id="715" w:author="Benjamin Meyer" w:date="2023-04-18T10:26:00Z"/>
          <w:noProof/>
        </w:rPr>
      </w:pPr>
      <w:ins w:id="716" w:author="Benjamin Meyer" w:date="2023-04-18T10:26:00Z">
        <w:r>
          <w:rPr>
            <w:noProof/>
          </w:rPr>
          <w:t>Meyer, Benjamin. 2021. “Status of Copper and Zinc Throughout the Kenai River Watershed.” Kenai Watershed Forum. https://dec.alaska.gov/media/22967/copper-zinc-field-report-2019-2020.pdf.</w:t>
        </w:r>
      </w:ins>
    </w:p>
    <w:p w14:paraId="12DBBEC2" w14:textId="77777777" w:rsidR="000A657C" w:rsidRDefault="000A657C" w:rsidP="00044240">
      <w:pPr>
        <w:spacing w:line="240" w:lineRule="exact"/>
        <w:ind w:left="720" w:hanging="720"/>
        <w:rPr>
          <w:ins w:id="717" w:author="Benjamin Meyer" w:date="2023-04-18T10:26:00Z"/>
          <w:noProof/>
        </w:rPr>
      </w:pPr>
      <w:ins w:id="718" w:author="Benjamin Meyer" w:date="2023-04-18T10:26:00Z">
        <w:r>
          <w:rPr>
            <w:noProof/>
          </w:rPr>
          <w:t>Sires, Jeff. 2017a. “A Review of Potential Zinc and Copper Pollution Sources in the Kenai River Watershed.” DEC. https://dec.alaska.gov/media/5181/zcliteraturereviewfinal.pdf.</w:t>
        </w:r>
      </w:ins>
    </w:p>
    <w:p w14:paraId="1331E1E9" w14:textId="77777777" w:rsidR="000A657C" w:rsidRDefault="000A657C" w:rsidP="00044240">
      <w:pPr>
        <w:spacing w:line="240" w:lineRule="exact"/>
        <w:ind w:left="720" w:hanging="720"/>
        <w:rPr>
          <w:ins w:id="719" w:author="Benjamin Meyer" w:date="2023-04-18T10:26:00Z"/>
          <w:noProof/>
        </w:rPr>
      </w:pPr>
      <w:ins w:id="720" w:author="Benjamin Meyer" w:date="2023-04-18T10:26:00Z">
        <w:r>
          <w:rPr>
            <w:noProof/>
          </w:rPr>
          <w:t>———. 2017b. “Kenai River Watershed Zinc and Copper Pollution: A Summary of Data Analysis, Literature Review Results, And Suggested Actions.” DEC. http://www.dec.alaska.gov/media/16761/kenai-river-zinc-and-copper-pollution-study.pdf.</w:t>
        </w:r>
      </w:ins>
    </w:p>
    <w:p w14:paraId="7BB45B6B" w14:textId="77777777" w:rsidR="000A657C" w:rsidRDefault="000A657C" w:rsidP="00044240">
      <w:pPr>
        <w:spacing w:line="240" w:lineRule="exact"/>
        <w:ind w:left="720" w:hanging="720"/>
        <w:rPr>
          <w:ins w:id="721" w:author="Benjamin Meyer" w:date="2023-04-18T10:26:00Z"/>
        </w:rPr>
        <w:sectPr w:rsidR="000A657C" w:rsidSect="00816966">
          <w:headerReference w:type="default" r:id="rId45"/>
          <w:footerReference w:type="default" r:id="rId46"/>
          <w:pgSz w:w="12240" w:h="15840"/>
          <w:pgMar w:top="1440" w:right="1440" w:bottom="1440" w:left="1440" w:header="720" w:footer="720" w:gutter="0"/>
          <w:cols w:space="720"/>
          <w:docGrid w:linePitch="360"/>
        </w:sectPr>
      </w:pPr>
      <w:ins w:id="730" w:author="Benjamin Meyer" w:date="2023-04-18T10:26:00Z">
        <w:r>
          <w:rPr>
            <w:noProof/>
          </w:rPr>
          <w:t>USFWS. 1997. “Upper Kenai River Cooperative Plan.” https://www.fws.gov/uploadedFiles/UpperKenaiRiverCoop_Plan_1997.pdf.</w:t>
        </w:r>
        <w:r w:rsidRPr="00826A3C">
          <w:fldChar w:fldCharType="end"/>
        </w:r>
      </w:ins>
    </w:p>
    <w:p w14:paraId="137B1D1E" w14:textId="0DBBD8DB" w:rsidR="00E81AA7" w:rsidRPr="003D1562" w:rsidRDefault="000A657C" w:rsidP="00E81AA7">
      <w:pPr>
        <w:ind w:left="3314" w:right="3411" w:hanging="3"/>
        <w:jc w:val="center"/>
        <w:rPr>
          <w:b/>
          <w:sz w:val="24"/>
          <w:szCs w:val="24"/>
        </w:rPr>
      </w:pPr>
      <w:bookmarkStart w:id="731" w:name="_Toc132706072"/>
      <w:bookmarkStart w:id="732" w:name="_Toc132032679"/>
      <w:commentRangeStart w:id="733"/>
      <w:commentRangeStart w:id="734"/>
      <w:r w:rsidRPr="003D1562">
        <w:rPr>
          <w:b/>
          <w:sz w:val="24"/>
          <w:szCs w:val="24"/>
        </w:rPr>
        <w:lastRenderedPageBreak/>
        <w:t>Appendix</w:t>
      </w:r>
      <w:bookmarkStart w:id="735" w:name="APPENDIX_A"/>
      <w:bookmarkStart w:id="736" w:name="_bookmark34"/>
      <w:bookmarkEnd w:id="735"/>
      <w:bookmarkEnd w:id="736"/>
      <w:r w:rsidRPr="003D1562">
        <w:rPr>
          <w:b/>
          <w:sz w:val="24"/>
          <w:szCs w:val="24"/>
        </w:rPr>
        <w:t xml:space="preserve"> A:</w:t>
      </w:r>
      <w:bookmarkEnd w:id="678"/>
      <w:bookmarkEnd w:id="731"/>
      <w:r w:rsidR="00E81AA7" w:rsidRPr="003D1562">
        <w:rPr>
          <w:b/>
          <w:sz w:val="24"/>
          <w:szCs w:val="24"/>
        </w:rPr>
        <w:t xml:space="preserve"> Technical Advisory Committee</w:t>
      </w:r>
      <w:bookmarkEnd w:id="732"/>
      <w:commentRangeEnd w:id="733"/>
      <w:r w:rsidRPr="003D1562">
        <w:rPr>
          <w:rStyle w:val="CommentReference"/>
          <w:b/>
          <w:sz w:val="24"/>
          <w:szCs w:val="24"/>
        </w:rPr>
        <w:commentReference w:id="733"/>
      </w:r>
      <w:commentRangeEnd w:id="734"/>
      <w:r w:rsidR="000274C3">
        <w:rPr>
          <w:rStyle w:val="CommentReference"/>
        </w:rPr>
        <w:commentReference w:id="734"/>
      </w:r>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ins w:id="737" w:author="Benjamin Meyer" w:date="2023-04-18T10:26:00Z"/>
          <w:b/>
          <w:i/>
        </w:rPr>
      </w:pPr>
      <w:bookmarkStart w:id="738" w:name="_Toc117087870"/>
      <w:bookmarkStart w:id="739" w:name="_Toc125541899"/>
      <w:ins w:id="740" w:author="Benjamin Meyer" w:date="2023-04-18T10:26:00Z">
        <w:r>
          <w:rPr>
            <w:b/>
            <w:i/>
          </w:rPr>
          <w:t xml:space="preserve">Sara </w:t>
        </w:r>
        <w:proofErr w:type="spellStart"/>
        <w:r>
          <w:rPr>
            <w:b/>
            <w:i/>
          </w:rPr>
          <w:t>Apsens</w:t>
        </w:r>
        <w:proofErr w:type="spellEnd"/>
      </w:ins>
    </w:p>
    <w:p w14:paraId="2BB5A16A" w14:textId="77777777" w:rsidR="000A657C" w:rsidRDefault="000A657C" w:rsidP="000A657C">
      <w:pPr>
        <w:pStyle w:val="BodyText"/>
        <w:ind w:firstLine="688"/>
        <w:rPr>
          <w:ins w:id="741" w:author="Benjamin Meyer" w:date="2023-04-18T10:26:00Z"/>
          <w:bCs/>
          <w:iCs/>
        </w:rPr>
      </w:pPr>
      <w:ins w:id="742" w:author="Benjamin Meyer" w:date="2023-04-18T10:26:00Z">
        <w:r>
          <w:rPr>
            <w:bCs/>
            <w:iCs/>
          </w:rPr>
          <w:t>Alaska Department of Environmental Conservation</w:t>
        </w:r>
      </w:ins>
    </w:p>
    <w:p w14:paraId="48AA48F5" w14:textId="77777777" w:rsidR="000A657C" w:rsidRDefault="000A657C" w:rsidP="000A657C">
      <w:pPr>
        <w:pStyle w:val="BodyText"/>
        <w:ind w:firstLine="688"/>
        <w:rPr>
          <w:ins w:id="743" w:author="Benjamin Meyer" w:date="2023-04-18T10:26:00Z"/>
        </w:rPr>
      </w:pPr>
      <w:ins w:id="744" w:author="Benjamin Meyer" w:date="2023-04-18T10:26:00Z">
        <w:r>
          <w:t>Kenai Region Representative, Division of Water Nonpoint Source Program</w:t>
        </w:r>
      </w:ins>
    </w:p>
    <w:p w14:paraId="47BDB579" w14:textId="77777777" w:rsidR="000A657C" w:rsidRDefault="000A657C" w:rsidP="000A657C">
      <w:pPr>
        <w:pStyle w:val="BodyText"/>
        <w:ind w:firstLine="688"/>
        <w:rPr>
          <w:ins w:id="745" w:author="Benjamin Meyer" w:date="2023-04-18T10:26:00Z"/>
        </w:rPr>
      </w:pPr>
      <w:ins w:id="746" w:author="Benjamin Meyer" w:date="2023-04-18T10:26:00Z">
        <w:r>
          <w:t>43335 Kalifornsky Beach Road, Suite 11</w:t>
        </w:r>
      </w:ins>
    </w:p>
    <w:p w14:paraId="53E7ADF6" w14:textId="77777777" w:rsidR="000A657C" w:rsidRDefault="000A657C" w:rsidP="000A657C">
      <w:pPr>
        <w:pStyle w:val="BodyText"/>
        <w:ind w:firstLine="688"/>
        <w:rPr>
          <w:ins w:id="747" w:author="Benjamin Meyer" w:date="2023-04-18T10:26:00Z"/>
        </w:rPr>
      </w:pPr>
      <w:ins w:id="748" w:author="Benjamin Meyer" w:date="2023-04-18T10:26:00Z">
        <w:r>
          <w:t>Soldotna, AK 99669</w:t>
        </w:r>
      </w:ins>
    </w:p>
    <w:p w14:paraId="7A098962" w14:textId="2EA3CF49" w:rsidR="000A657C" w:rsidRDefault="000A657C" w:rsidP="000A657C">
      <w:pPr>
        <w:pStyle w:val="BodyText"/>
        <w:ind w:firstLine="688"/>
        <w:rPr>
          <w:ins w:id="749" w:author="Benjamin Meyer" w:date="2023-04-18T10:26:00Z"/>
        </w:rPr>
      </w:pPr>
      <w:ins w:id="750" w:author="Benjamin Meyer" w:date="2023-04-18T10:26:00Z">
        <w:r>
          <w:t>Phone: 907</w:t>
        </w:r>
      </w:ins>
      <w:r w:rsidR="003D1562">
        <w:t>-</w:t>
      </w:r>
      <w:ins w:id="751" w:author="Benjamin Meyer" w:date="2023-04-18T10:26:00Z">
        <w:r>
          <w:t xml:space="preserve"> 262-5210</w:t>
        </w:r>
      </w:ins>
    </w:p>
    <w:p w14:paraId="51FE565B" w14:textId="5AE87EB1" w:rsidR="00E81AA7" w:rsidRDefault="000A657C" w:rsidP="00E81AA7">
      <w:pPr>
        <w:pStyle w:val="BodyText"/>
        <w:rPr>
          <w:b/>
          <w:sz w:val="22"/>
        </w:rPr>
      </w:pPr>
      <w:ins w:id="752" w:author="Benjamin Meyer" w:date="2023-04-18T10:26:00Z">
        <w:r>
          <w:rPr>
            <w:bCs/>
            <w:iCs/>
          </w:rPr>
          <w:t xml:space="preserve"> </w:t>
        </w:r>
      </w:ins>
    </w:p>
    <w:p w14:paraId="2543BC19" w14:textId="77777777" w:rsidR="00E81AA7" w:rsidRDefault="00E81AA7" w:rsidP="00E81AA7">
      <w:pPr>
        <w:pStyle w:val="Heading2"/>
      </w:pPr>
      <w:bookmarkStart w:id="753" w:name="_Toc96073990"/>
      <w:bookmarkStart w:id="754" w:name="_Toc132706073"/>
      <w:bookmarkStart w:id="755" w:name="_Toc133590190"/>
      <w:r>
        <w:t>Scott Curtin</w:t>
      </w:r>
      <w:bookmarkEnd w:id="738"/>
      <w:bookmarkEnd w:id="739"/>
      <w:bookmarkEnd w:id="753"/>
      <w:bookmarkEnd w:id="754"/>
      <w:bookmarkEnd w:id="755"/>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0F091271" w14:textId="77777777" w:rsidR="00E81AA7" w:rsidRDefault="00E81AA7" w:rsidP="00E81AA7">
      <w:pPr>
        <w:pStyle w:val="Heading2"/>
        <w:rPr>
          <w:del w:id="756" w:author="Benjamin Meyer" w:date="2023-04-18T10:26:00Z"/>
        </w:rPr>
      </w:pPr>
      <w:bookmarkStart w:id="757" w:name="_Toc96073991"/>
      <w:del w:id="758" w:author="Benjamin Meyer" w:date="2023-04-18T10:26:00Z">
        <w:r>
          <w:delText>Jeff Anderson</w:delText>
        </w:r>
        <w:bookmarkEnd w:id="757"/>
      </w:del>
    </w:p>
    <w:p w14:paraId="6A15422E" w14:textId="77777777" w:rsidR="00E81AA7" w:rsidRDefault="00E81AA7" w:rsidP="00E81AA7">
      <w:pPr>
        <w:pStyle w:val="BodyText"/>
        <w:spacing w:line="275" w:lineRule="exact"/>
        <w:ind w:left="688"/>
        <w:rPr>
          <w:del w:id="759" w:author="Benjamin Meyer" w:date="2023-04-18T10:26:00Z"/>
        </w:rPr>
      </w:pPr>
      <w:del w:id="760" w:author="Benjamin Meyer" w:date="2023-04-18T10:26:00Z">
        <w:r>
          <w:delText>Ecological Services</w:delText>
        </w:r>
      </w:del>
    </w:p>
    <w:p w14:paraId="4C98C357" w14:textId="77777777" w:rsidR="00E81AA7" w:rsidRDefault="00E81AA7" w:rsidP="00E81AA7">
      <w:pPr>
        <w:pStyle w:val="BodyText"/>
        <w:ind w:left="688" w:right="6179"/>
        <w:rPr>
          <w:del w:id="761" w:author="Benjamin Meyer" w:date="2023-04-18T10:26:00Z"/>
        </w:rPr>
      </w:pPr>
      <w:del w:id="762" w:author="Benjamin Meyer" w:date="2023-04-18T10:26:00Z">
        <w:r>
          <w:delText>U.S. Fish and Wildlife Service 43655 Kalifornsky Beach Road Soldotna, AK 99669</w:delText>
        </w:r>
      </w:del>
    </w:p>
    <w:p w14:paraId="1B8AB846" w14:textId="77777777" w:rsidR="00E81AA7" w:rsidRDefault="00E81AA7" w:rsidP="00E81AA7">
      <w:pPr>
        <w:pStyle w:val="BodyText"/>
        <w:ind w:left="688"/>
        <w:rPr>
          <w:del w:id="763" w:author="Benjamin Meyer" w:date="2023-04-18T10:26:00Z"/>
        </w:rPr>
      </w:pPr>
      <w:del w:id="764" w:author="Benjamin Meyer" w:date="2023-04-18T10:26:00Z">
        <w:r>
          <w:delText>Phone: 907-260-0132</w:delText>
        </w:r>
      </w:del>
    </w:p>
    <w:p w14:paraId="33CC1CD6" w14:textId="77777777" w:rsidR="00E81AA7" w:rsidRDefault="00E81AA7" w:rsidP="00E81AA7">
      <w:pPr>
        <w:pStyle w:val="BodyText"/>
        <w:spacing w:before="2"/>
        <w:rPr>
          <w:del w:id="765" w:author="Benjamin Meyer" w:date="2023-04-18T10:26:00Z"/>
        </w:rPr>
      </w:pPr>
    </w:p>
    <w:p w14:paraId="387B1B8E" w14:textId="77777777" w:rsidR="00E81AA7" w:rsidRDefault="00E81AA7" w:rsidP="00E81AA7">
      <w:pPr>
        <w:pStyle w:val="Heading2"/>
      </w:pPr>
      <w:bookmarkStart w:id="766" w:name="_Toc96073992"/>
      <w:bookmarkStart w:id="767" w:name="_Toc117087872"/>
      <w:bookmarkStart w:id="768" w:name="_Toc125541901"/>
      <w:bookmarkStart w:id="769" w:name="_Toc132706074"/>
      <w:bookmarkStart w:id="770" w:name="_Toc133590191"/>
      <w:r>
        <w:t>Jack Blackwell</w:t>
      </w:r>
      <w:bookmarkEnd w:id="766"/>
      <w:bookmarkEnd w:id="767"/>
      <w:bookmarkEnd w:id="768"/>
      <w:bookmarkEnd w:id="769"/>
      <w:bookmarkEnd w:id="770"/>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77777777" w:rsidR="00E81AA7" w:rsidRDefault="00E81AA7" w:rsidP="003D1562">
      <w:pPr>
        <w:pStyle w:val="BodyText"/>
        <w:ind w:left="688" w:right="4680"/>
      </w:pPr>
      <w:r>
        <w:t xml:space="preserve">P.O. Box 1247 Soldotna, AK 99669 </w:t>
      </w:r>
      <w:del w:id="771" w:author="Benjamin Meyer" w:date="2023-04-18T10:26:00Z">
        <w:r>
          <w:delText>Phone:</w:delText>
        </w:r>
        <w:r>
          <w:rPr>
            <w:spacing w:val="18"/>
          </w:rPr>
          <w:delText xml:space="preserve"> </w:delText>
        </w:r>
        <w:r>
          <w:rPr>
            <w:spacing w:val="-3"/>
          </w:rPr>
          <w:delText>907-262-5581</w:delText>
        </w:r>
      </w:del>
    </w:p>
    <w:p w14:paraId="24514384" w14:textId="77777777" w:rsidR="000A657C" w:rsidRDefault="000A657C" w:rsidP="000A657C">
      <w:pPr>
        <w:pStyle w:val="BodyText"/>
        <w:ind w:left="688"/>
        <w:rPr>
          <w:ins w:id="772" w:author="Benjamin Meyer" w:date="2023-04-18T10:26:00Z"/>
        </w:rPr>
      </w:pPr>
      <w:ins w:id="773" w:author="Benjamin Meyer" w:date="2023-04-18T10:26:00Z">
        <w:r>
          <w:t>Phone:</w:t>
        </w:r>
        <w:r>
          <w:rPr>
            <w:spacing w:val="18"/>
          </w:rPr>
          <w:t xml:space="preserve"> </w:t>
        </w:r>
        <w:r>
          <w:rPr>
            <w:spacing w:val="-3"/>
          </w:rPr>
          <w:t>907-262-5581</w:t>
        </w:r>
      </w:ins>
    </w:p>
    <w:p w14:paraId="5C97D20E" w14:textId="77777777" w:rsidR="000A657C" w:rsidRDefault="000A657C" w:rsidP="000A657C">
      <w:pPr>
        <w:pStyle w:val="BodyText"/>
        <w:spacing w:before="1"/>
        <w:rPr>
          <w:ins w:id="774" w:author="Benjamin Meyer" w:date="2023-04-18T10:26:00Z"/>
        </w:rPr>
      </w:pPr>
    </w:p>
    <w:p w14:paraId="47623847" w14:textId="77777777" w:rsidR="000A657C" w:rsidRPr="00635EC2" w:rsidRDefault="000A657C" w:rsidP="000A657C">
      <w:pPr>
        <w:pStyle w:val="BodyText"/>
        <w:ind w:firstLine="688"/>
        <w:rPr>
          <w:ins w:id="775" w:author="Benjamin Meyer" w:date="2023-04-18T10:26:00Z"/>
          <w:b/>
          <w:i/>
        </w:rPr>
      </w:pPr>
      <w:ins w:id="776" w:author="Benjamin Meyer" w:date="2023-04-18T10:26:00Z">
        <w:r>
          <w:rPr>
            <w:b/>
            <w:i/>
          </w:rPr>
          <w:t>Ruth D’Amico</w:t>
        </w:r>
      </w:ins>
    </w:p>
    <w:p w14:paraId="57BC18E6" w14:textId="77777777" w:rsidR="00E81AA7" w:rsidRDefault="00E81AA7" w:rsidP="00E81AA7">
      <w:pPr>
        <w:pStyle w:val="BodyText"/>
        <w:spacing w:before="1"/>
        <w:rPr>
          <w:del w:id="777" w:author="Benjamin Meyer" w:date="2023-04-18T10:26:00Z"/>
        </w:rPr>
      </w:pPr>
    </w:p>
    <w:p w14:paraId="66140FFC" w14:textId="77777777" w:rsidR="00E81AA7" w:rsidRDefault="00E81AA7" w:rsidP="00E81AA7">
      <w:pPr>
        <w:pStyle w:val="Heading2"/>
        <w:spacing w:before="1"/>
        <w:rPr>
          <w:del w:id="778" w:author="Benjamin Meyer" w:date="2023-04-18T10:26:00Z"/>
        </w:rPr>
      </w:pPr>
      <w:bookmarkStart w:id="779" w:name="_Toc96073993"/>
      <w:del w:id="780" w:author="Benjamin Meyer" w:date="2023-04-18T10:26:00Z">
        <w:r>
          <w:delText>Francisco B</w:delText>
        </w:r>
        <w:r>
          <w:rPr>
            <w:spacing w:val="-8"/>
          </w:rPr>
          <w:delText xml:space="preserve"> </w:delText>
        </w:r>
        <w:r>
          <w:delText>Sanchez</w:delText>
        </w:r>
        <w:bookmarkEnd w:id="779"/>
      </w:del>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E15E9CA" w:rsidR="00E81AA7" w:rsidRPr="00505ACF" w:rsidRDefault="00E81AA7" w:rsidP="00E81AA7">
      <w:pPr>
        <w:pStyle w:val="BodyText"/>
        <w:ind w:left="688"/>
      </w:pPr>
      <w:r>
        <w:t>Phone: 907-288-</w:t>
      </w:r>
      <w:ins w:id="781" w:author="Benjamin Meyer" w:date="2023-04-18T10:26:00Z">
        <w:r w:rsidR="000A657C">
          <w:t>7730</w:t>
        </w:r>
      </w:ins>
      <w:del w:id="782" w:author="Benjamin Meyer" w:date="2023-04-18T10:26:00Z">
        <w:r>
          <w:delText>3178</w:delText>
        </w:r>
      </w:del>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ins w:id="783" w:author="Benjamin Meyer" w:date="2023-04-18T10:26:00Z"/>
          <w:b/>
          <w:i/>
        </w:rPr>
      </w:pPr>
      <w:ins w:id="784" w:author="Benjamin Meyer" w:date="2023-04-18T10:26:00Z">
        <w:r>
          <w:rPr>
            <w:b/>
            <w:i/>
          </w:rPr>
          <w:t xml:space="preserve">Gary </w:t>
        </w:r>
        <w:proofErr w:type="spellStart"/>
        <w:r>
          <w:rPr>
            <w:b/>
            <w:i/>
          </w:rPr>
          <w:t>Fandrei</w:t>
        </w:r>
        <w:proofErr w:type="spellEnd"/>
      </w:ins>
    </w:p>
    <w:p w14:paraId="180510B4" w14:textId="77777777" w:rsidR="00E81AA7" w:rsidRDefault="00E81AA7" w:rsidP="00E81AA7">
      <w:pPr>
        <w:pStyle w:val="Heading2"/>
        <w:rPr>
          <w:del w:id="785" w:author="Benjamin Meyer" w:date="2023-04-18T10:26:00Z"/>
        </w:rPr>
      </w:pPr>
      <w:bookmarkStart w:id="786" w:name="_Toc96073994"/>
      <w:del w:id="787" w:author="Benjamin Meyer" w:date="2023-04-18T10:26:00Z">
        <w:r>
          <w:delText>Dean Day</w:delText>
        </w:r>
        <w:bookmarkEnd w:id="786"/>
      </w:del>
    </w:p>
    <w:p w14:paraId="018D27A9" w14:textId="668128E5" w:rsidR="000A657C" w:rsidRDefault="003D1562" w:rsidP="000A657C">
      <w:pPr>
        <w:pStyle w:val="BodyText"/>
        <w:ind w:left="688"/>
        <w:rPr>
          <w:ins w:id="788" w:author="Benjamin Meyer" w:date="2023-04-18T10:26:00Z"/>
        </w:rPr>
      </w:pPr>
      <w:r>
        <w:t>Executive Director</w:t>
      </w:r>
      <w:ins w:id="789" w:author="Benjamin Meyer" w:date="2023-04-18T10:26:00Z">
        <w:r w:rsidR="000A657C">
          <w:t>, Emeritus</w:t>
        </w:r>
      </w:ins>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790" w:name="_Toc96073995"/>
    </w:p>
    <w:p w14:paraId="1DCE8DD7" w14:textId="77777777" w:rsidR="00E81AA7" w:rsidRDefault="00E81AA7" w:rsidP="00E81AA7">
      <w:pPr>
        <w:pStyle w:val="Heading2"/>
      </w:pPr>
      <w:bookmarkStart w:id="791" w:name="_Toc117087875"/>
      <w:bookmarkStart w:id="792" w:name="_Toc125541904"/>
      <w:bookmarkStart w:id="793" w:name="_Toc132706075"/>
      <w:bookmarkStart w:id="794" w:name="_Toc133590192"/>
      <w:r>
        <w:t>Justin Nelson</w:t>
      </w:r>
      <w:bookmarkEnd w:id="790"/>
      <w:bookmarkEnd w:id="791"/>
      <w:bookmarkEnd w:id="792"/>
      <w:bookmarkEnd w:id="793"/>
      <w:bookmarkEnd w:id="794"/>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795" w:name="_Toc96073996"/>
      <w:bookmarkStart w:id="796" w:name="_Toc117087876"/>
      <w:bookmarkStart w:id="797" w:name="_Toc125541905"/>
      <w:bookmarkStart w:id="798" w:name="_Toc132706076"/>
      <w:bookmarkStart w:id="799" w:name="_Toc133590193"/>
      <w:r>
        <w:t>Jon Essert</w:t>
      </w:r>
      <w:bookmarkEnd w:id="795"/>
      <w:bookmarkEnd w:id="796"/>
      <w:bookmarkEnd w:id="797"/>
      <w:bookmarkEnd w:id="798"/>
      <w:bookmarkEnd w:id="799"/>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800" w:name="_Toc132032680"/>
      <w:bookmarkStart w:id="801" w:name="_Toc133590194"/>
      <w:bookmarkEnd w:id="679"/>
      <w:commentRangeStart w:id="802"/>
      <w:r w:rsidRPr="004E5CF7">
        <w:lastRenderedPageBreak/>
        <w:t>Appendix</w:t>
      </w:r>
      <w:bookmarkStart w:id="803" w:name="_Toc132706077"/>
      <w:r w:rsidR="00E81AA7" w:rsidRPr="004E5CF7">
        <w:t xml:space="preserve"> B:</w:t>
      </w:r>
      <w:r w:rsidR="00E81AA7">
        <w:t xml:space="preserve"> </w:t>
      </w:r>
      <w:bookmarkStart w:id="804" w:name="_Hlk117087691"/>
      <w:r w:rsidR="00E81AA7">
        <w:t>Fieldwork Sampling SOP</w:t>
      </w:r>
      <w:bookmarkEnd w:id="800"/>
      <w:bookmarkEnd w:id="803"/>
      <w:commentRangeEnd w:id="802"/>
      <w:r w:rsidR="000274C3">
        <w:rPr>
          <w:rStyle w:val="CommentReference"/>
          <w:b w:val="0"/>
          <w:bCs w:val="0"/>
        </w:rPr>
        <w:commentReference w:id="802"/>
      </w:r>
      <w:bookmarkEnd w:id="801"/>
    </w:p>
    <w:bookmarkEnd w:id="804"/>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805" w:name="APPENDIX_B"/>
      <w:bookmarkStart w:id="806" w:name="_bookmark35"/>
      <w:bookmarkStart w:id="807" w:name="_Hlk117087791"/>
      <w:bookmarkEnd w:id="805"/>
      <w:bookmarkEnd w:id="806"/>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11">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77777777"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7"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ins w:id="808" w:author="Benjamin Meyer" w:date="2023-04-18T10:26:00Z"/>
          <w:rFonts w:ascii="Times" w:eastAsia="Times" w:hAnsi="Times"/>
          <w:b/>
          <w:sz w:val="24"/>
          <w:szCs w:val="20"/>
        </w:rPr>
      </w:pPr>
      <w:ins w:id="809" w:author="Benjamin Meyer" w:date="2023-04-18T10:26:00Z">
        <w:r>
          <w:rPr>
            <w:rFonts w:ascii="Times" w:eastAsia="Times" w:hAnsi="Times"/>
            <w:b/>
            <w:sz w:val="24"/>
            <w:szCs w:val="20"/>
          </w:rPr>
          <w:t>Field Blanks …………………………………………………………………</w:t>
        </w:r>
        <w:proofErr w:type="gramStart"/>
        <w:r>
          <w:rPr>
            <w:rFonts w:ascii="Times" w:eastAsia="Times" w:hAnsi="Times"/>
            <w:b/>
            <w:sz w:val="24"/>
            <w:szCs w:val="20"/>
          </w:rPr>
          <w:t>…..</w:t>
        </w:r>
        <w:proofErr w:type="gramEnd"/>
        <w:r>
          <w:rPr>
            <w:rFonts w:ascii="Times" w:eastAsia="Times" w:hAnsi="Times"/>
            <w:b/>
            <w:sz w:val="24"/>
            <w:szCs w:val="20"/>
          </w:rPr>
          <w:t xml:space="preserve"> 7</w:t>
        </w:r>
      </w:ins>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7D385E15"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ins w:id="810" w:author="Benjamin Meyer" w:date="2023-04-18T10:26:00Z">
        <w:r w:rsidR="000A657C" w:rsidRPr="007F6044">
          <w:rPr>
            <w:rFonts w:ascii="Times" w:eastAsia="Times" w:hAnsi="Times"/>
            <w:sz w:val="24"/>
            <w:szCs w:val="20"/>
          </w:rPr>
          <w:t>you</w:t>
        </w:r>
        <w:r w:rsidR="000A657C">
          <w:rPr>
            <w:rFonts w:ascii="Times" w:eastAsia="Times" w:hAnsi="Times"/>
            <w:sz w:val="24"/>
            <w:szCs w:val="20"/>
          </w:rPr>
          <w:t>r</w:t>
        </w:r>
      </w:ins>
      <w:del w:id="811" w:author="Benjamin Meyer" w:date="2023-04-18T10:26:00Z">
        <w:r w:rsidRPr="007F6044">
          <w:rPr>
            <w:rFonts w:ascii="Times" w:eastAsia="Times" w:hAnsi="Times"/>
            <w:sz w:val="24"/>
            <w:szCs w:val="20"/>
          </w:rPr>
          <w:delText>you</w:delText>
        </w:r>
      </w:del>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At the site, make a judgment call as to whether the site is </w:t>
      </w:r>
      <w:proofErr w:type="gramStart"/>
      <w:r w:rsidRPr="007F6044">
        <w:rPr>
          <w:rFonts w:ascii="Times" w:eastAsia="Times" w:hAnsi="Times"/>
          <w:b/>
          <w:sz w:val="24"/>
          <w:szCs w:val="20"/>
        </w:rPr>
        <w:t>representative</w:t>
      </w:r>
      <w:proofErr w:type="gramEnd"/>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 xml:space="preserve">If site at the coordinates </w:t>
      </w:r>
      <w:proofErr w:type="gramStart"/>
      <w:r w:rsidRPr="007F6044">
        <w:rPr>
          <w:rFonts w:ascii="Times" w:eastAsia="Times" w:hAnsi="Times"/>
          <w:sz w:val="24"/>
          <w:szCs w:val="20"/>
        </w:rPr>
        <w:t>are</w:t>
      </w:r>
      <w:proofErr w:type="gramEnd"/>
      <w:r w:rsidRPr="007F6044">
        <w:rPr>
          <w:rFonts w:ascii="Times" w:eastAsia="Times" w:hAnsi="Times"/>
          <w:sz w:val="24"/>
          <w:szCs w:val="20"/>
        </w:rPr>
        <w:t xml:space="preserv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 xml:space="preserve">Leave cell phones turned on for project </w:t>
      </w:r>
      <w:proofErr w:type="gramStart"/>
      <w:r w:rsidRPr="007F6044">
        <w:rPr>
          <w:rFonts w:ascii="Times" w:eastAsia="Times" w:hAnsi="Times"/>
          <w:sz w:val="24"/>
          <w:szCs w:val="20"/>
        </w:rPr>
        <w:t>communications</w:t>
      </w:r>
      <w:proofErr w:type="gramEnd"/>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Choose a collection </w:t>
      </w:r>
      <w:proofErr w:type="gramStart"/>
      <w:r w:rsidRPr="007F6044">
        <w:rPr>
          <w:rFonts w:ascii="Times" w:eastAsia="Times" w:hAnsi="Times"/>
          <w:b/>
          <w:sz w:val="24"/>
          <w:szCs w:val="20"/>
        </w:rPr>
        <w:t>location</w:t>
      </w:r>
      <w:proofErr w:type="gramEnd"/>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 xml:space="preserve">Collect Site </w:t>
      </w:r>
      <w:proofErr w:type="gramStart"/>
      <w:r w:rsidRPr="007F6044">
        <w:rPr>
          <w:rFonts w:ascii="Times" w:eastAsia="Times" w:hAnsi="Times"/>
          <w:b/>
          <w:sz w:val="24"/>
          <w:szCs w:val="20"/>
        </w:rPr>
        <w:t>information</w:t>
      </w:r>
      <w:proofErr w:type="gramEnd"/>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Use pre-printed Rite-in-the-Rain field forms to record data with a </w:t>
      </w:r>
      <w:proofErr w:type="gramStart"/>
      <w:r w:rsidRPr="007F6044">
        <w:rPr>
          <w:rFonts w:ascii="Times" w:eastAsia="Times" w:hAnsi="Times"/>
          <w:sz w:val="24"/>
          <w:szCs w:val="20"/>
        </w:rPr>
        <w:t>pencil</w:t>
      </w:r>
      <w:proofErr w:type="gramEnd"/>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Deploy water and air thermometers, take readings before you leave the </w:t>
      </w:r>
      <w:proofErr w:type="gramStart"/>
      <w:r w:rsidRPr="007F6044">
        <w:rPr>
          <w:rFonts w:ascii="Times" w:eastAsia="Times" w:hAnsi="Times"/>
          <w:sz w:val="24"/>
          <w:szCs w:val="20"/>
        </w:rPr>
        <w:t>site</w:t>
      </w:r>
      <w:proofErr w:type="gramEnd"/>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Collect samples only from the assigned creek or river for your </w:t>
      </w:r>
      <w:proofErr w:type="gramStart"/>
      <w:r w:rsidRPr="007F6044">
        <w:rPr>
          <w:rFonts w:ascii="Times" w:eastAsia="Times" w:hAnsi="Times"/>
          <w:sz w:val="24"/>
          <w:szCs w:val="20"/>
        </w:rPr>
        <w:t>group</w:t>
      </w:r>
      <w:proofErr w:type="gramEnd"/>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to use “Clean Hands / Dirty Hands” </w:t>
      </w:r>
      <w:proofErr w:type="gramStart"/>
      <w:r w:rsidRPr="007F6044">
        <w:rPr>
          <w:rFonts w:ascii="Times" w:eastAsia="Times" w:hAnsi="Times"/>
          <w:b/>
          <w:sz w:val="24"/>
          <w:szCs w:val="20"/>
        </w:rPr>
        <w:t>technique</w:t>
      </w:r>
      <w:proofErr w:type="gramEnd"/>
    </w:p>
    <w:p w14:paraId="39CD2724"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del w:id="812" w:author="Benjamin Meyer" w:date="2023-04-18T10:26:00Z">
        <w:r w:rsidRPr="007F6044">
          <w:rPr>
            <w:rFonts w:ascii="Times" w:eastAsia="Times" w:hAnsi="Times"/>
            <w:b/>
            <w:i/>
            <w:sz w:val="24"/>
            <w:szCs w:val="20"/>
          </w:rPr>
          <w:delText xml:space="preserve"> FOR 2022</w:delText>
        </w:r>
      </w:del>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sample </w:t>
      </w:r>
      <w:proofErr w:type="gramStart"/>
      <w:r w:rsidRPr="007F6044">
        <w:rPr>
          <w:rFonts w:ascii="Times" w:eastAsia="Times" w:hAnsi="Times"/>
          <w:b/>
          <w:sz w:val="24"/>
          <w:szCs w:val="20"/>
        </w:rPr>
        <w:t>labels</w:t>
      </w:r>
      <w:proofErr w:type="gramEnd"/>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w:t>
      </w:r>
      <w:proofErr w:type="gramStart"/>
      <w:r w:rsidRPr="007F6044">
        <w:rPr>
          <w:rFonts w:ascii="Times" w:eastAsia="Times" w:hAnsi="Times"/>
          <w:sz w:val="24"/>
          <w:szCs w:val="20"/>
        </w:rPr>
        <w:t>bottles, and</w:t>
      </w:r>
      <w:proofErr w:type="gramEnd"/>
      <w:r w:rsidRPr="007F6044">
        <w:rPr>
          <w:rFonts w:ascii="Times" w:eastAsia="Times" w:hAnsi="Times"/>
          <w:sz w:val="24"/>
          <w:szCs w:val="20"/>
        </w:rPr>
        <w:t xml:space="preserve">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767E43BC"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ins w:id="813" w:author="Benjamin Meyer" w:date="2023-04-18T10:26:00Z">
        <w:r w:rsidR="000A657C" w:rsidRPr="007F6044">
          <w:rPr>
            <w:rFonts w:ascii="Times" w:eastAsia="Times" w:hAnsi="Times"/>
            <w:sz w:val="24"/>
            <w:szCs w:val="20"/>
          </w:rPr>
          <w:t>!!!</w:t>
        </w:r>
      </w:ins>
      <w:del w:id="814" w:author="Benjamin Meyer" w:date="2023-04-18T10:26:00Z">
        <w:r w:rsidRPr="007F6044">
          <w:rPr>
            <w:rFonts w:ascii="Times" w:eastAsia="Times" w:hAnsi="Times"/>
            <w:sz w:val="24"/>
            <w:szCs w:val="20"/>
          </w:rPr>
          <w:delText>!!!!</w:delText>
        </w:r>
      </w:del>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8"/>
          <w:footerReference w:type="default" r:id="rId49"/>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5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w:t>
      </w:r>
      <w:proofErr w:type="gramStart"/>
      <w:r w:rsidRPr="007F6044">
        <w:rPr>
          <w:rFonts w:ascii="Times" w:eastAsia="Times" w:hAnsi="Times"/>
          <w:i/>
        </w:rPr>
        <w:t>and also</w:t>
      </w:r>
      <w:proofErr w:type="gramEnd"/>
      <w:r w:rsidRPr="007F6044">
        <w:rPr>
          <w:rFonts w:ascii="Times" w:eastAsia="Times" w:hAnsi="Times"/>
          <w:i/>
        </w:rPr>
        <w:t xml:space="preserve">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5A5D9B71" w:rsidR="00E81AA7" w:rsidRPr="007F6044" w:rsidRDefault="00E05A28" w:rsidP="00E81AA7">
      <w:pPr>
        <w:widowControl/>
        <w:autoSpaceDE/>
        <w:autoSpaceDN/>
        <w:rPr>
          <w:rFonts w:ascii="Times" w:eastAsia="Times" w:hAnsi="Times"/>
          <w:i/>
        </w:rPr>
      </w:pPr>
      <w:r w:rsidRPr="007F6044">
        <w:rPr>
          <w:rFonts w:ascii="Times" w:eastAsia="Times" w:hAnsi="Times"/>
          <w:i/>
          <w:noProof/>
        </w:rPr>
        <w:drawing>
          <wp:inline distT="0" distB="0" distL="0" distR="0" wp14:anchorId="542129CC" wp14:editId="174D5898">
            <wp:extent cx="1778030" cy="1522172"/>
            <wp:effectExtent l="0" t="5398" r="7303" b="7302"/>
            <wp:docPr id="798075213" name="Picture 79807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1"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77777777" w:rsidR="00E81AA7" w:rsidRPr="007F6044" w:rsidRDefault="00E81AA7" w:rsidP="00CD7519">
      <w:pPr>
        <w:widowControl/>
        <w:numPr>
          <w:ilvl w:val="0"/>
          <w:numId w:val="27"/>
        </w:numPr>
        <w:autoSpaceDE/>
        <w:autoSpaceDN/>
        <w:rPr>
          <w:rFonts w:ascii="Times" w:eastAsia="Times" w:hAnsi="Times"/>
          <w:b/>
          <w:color w:val="C00000"/>
          <w:sz w:val="24"/>
          <w:szCs w:val="20"/>
          <w:u w:val="single"/>
        </w:rPr>
      </w:pPr>
      <w:del w:id="815" w:author="Benjamin Meyer" w:date="2023-04-18T10:26:00Z">
        <w:r w:rsidRPr="007F6044">
          <w:rPr>
            <w:rFonts w:ascii="Times" w:eastAsia="Times" w:hAnsi="Times"/>
            <w:b/>
            <w:color w:val="C00000"/>
            <w:sz w:val="24"/>
            <w:szCs w:val="20"/>
            <w:u w:val="single"/>
          </w:rPr>
          <w:delText xml:space="preserve">PLEASE NOTE </w:delText>
        </w:r>
      </w:del>
      <w:r w:rsidRPr="007F6044">
        <w:rPr>
          <w:rFonts w:ascii="Times" w:eastAsia="Times" w:hAnsi="Times"/>
          <w:b/>
          <w:color w:val="C00000"/>
          <w:sz w:val="24"/>
          <w:szCs w:val="20"/>
          <w:u w:val="single"/>
        </w:rPr>
        <w:t>NEW CHANGES TO DISSOLVED METALS COLLECTION</w:t>
      </w:r>
      <w:del w:id="816" w:author="Benjamin Meyer" w:date="2023-04-18T10:26:00Z">
        <w:r w:rsidRPr="007F6044">
          <w:rPr>
            <w:rFonts w:ascii="Times" w:eastAsia="Times" w:hAnsi="Times"/>
            <w:b/>
            <w:color w:val="C00000"/>
            <w:sz w:val="24"/>
            <w:szCs w:val="20"/>
            <w:u w:val="single"/>
          </w:rPr>
          <w:delText xml:space="preserve"> BEGINNING JULY 2022</w:delText>
        </w:r>
      </w:del>
      <w:r w:rsidRPr="007F6044">
        <w:rPr>
          <w:rFonts w:ascii="Times" w:eastAsia="Times" w:hAnsi="Times"/>
          <w:b/>
          <w:color w:val="C00000"/>
          <w:sz w:val="24"/>
          <w:szCs w:val="20"/>
          <w:u w:val="single"/>
        </w:rPr>
        <w:t>:</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ins w:id="817" w:author="Benjamin Meyer" w:date="2023-04-18T10:26:00Z"/>
          <w:rFonts w:ascii="Times" w:eastAsia="Times" w:hAnsi="Times"/>
          <w:b/>
          <w:color w:val="C00000"/>
          <w:sz w:val="24"/>
          <w:szCs w:val="20"/>
          <w:u w:val="single"/>
        </w:rPr>
      </w:pPr>
      <w:ins w:id="818" w:author="Benjamin Meyer" w:date="2023-04-18T10:26:00Z">
        <w:r>
          <w:rPr>
            <w:rFonts w:ascii="Times" w:eastAsia="Times" w:hAnsi="Times"/>
            <w:b/>
            <w:color w:val="C00000"/>
            <w:sz w:val="24"/>
            <w:szCs w:val="20"/>
            <w:u w:val="single"/>
          </w:rPr>
          <w:t>See note on Field Blank collection below if your site has been randomly assigned a Field Blank</w:t>
        </w:r>
      </w:ins>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7777777"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4338BDD" w14:textId="77777777" w:rsidR="000A657C" w:rsidRDefault="000A657C" w:rsidP="00CD7519">
      <w:pPr>
        <w:widowControl/>
        <w:numPr>
          <w:ilvl w:val="0"/>
          <w:numId w:val="16"/>
        </w:numPr>
        <w:autoSpaceDE/>
        <w:autoSpaceDN/>
        <w:rPr>
          <w:ins w:id="819" w:author="Benjamin Meyer" w:date="2023-04-18T10:26:00Z"/>
          <w:rFonts w:ascii="Times" w:eastAsia="Times" w:hAnsi="Times"/>
          <w:sz w:val="24"/>
          <w:szCs w:val="20"/>
        </w:rPr>
      </w:pPr>
      <w:ins w:id="820" w:author="Benjamin Meyer" w:date="2023-04-18T10:26:00Z">
        <w:r>
          <w:rPr>
            <w:rFonts w:ascii="Times" w:eastAsia="Times" w:hAnsi="Times"/>
            <w:sz w:val="24"/>
            <w:szCs w:val="20"/>
          </w:rPr>
          <w:t>If your site has been randomly assigned a field blank</w:t>
        </w:r>
      </w:ins>
    </w:p>
    <w:p w14:paraId="5889929F" w14:textId="77777777" w:rsidR="000A657C" w:rsidRPr="007F6044" w:rsidRDefault="000A657C" w:rsidP="00CD7519">
      <w:pPr>
        <w:widowControl/>
        <w:numPr>
          <w:ilvl w:val="1"/>
          <w:numId w:val="16"/>
        </w:numPr>
        <w:autoSpaceDE/>
        <w:autoSpaceDN/>
        <w:rPr>
          <w:ins w:id="821" w:author="Benjamin Meyer" w:date="2023-04-18T10:26:00Z"/>
          <w:rFonts w:ascii="Times" w:eastAsia="Times" w:hAnsi="Times"/>
          <w:sz w:val="24"/>
          <w:szCs w:val="20"/>
        </w:rPr>
      </w:pP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 xml:space="preserve">Proceed to Step 4 if no BTEX sample is to be </w:t>
      </w:r>
      <w:proofErr w:type="gramStart"/>
      <w:r w:rsidRPr="007F6044">
        <w:rPr>
          <w:rFonts w:ascii="Times" w:eastAsia="Times" w:hAnsi="Times"/>
          <w:b/>
          <w:i/>
          <w:sz w:val="24"/>
          <w:szCs w:val="20"/>
          <w:highlight w:val="yellow"/>
        </w:rPr>
        <w:t>collected</w:t>
      </w:r>
      <w:proofErr w:type="gramEnd"/>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Sampling Teams using a </w:t>
      </w:r>
      <w:proofErr w:type="gramStart"/>
      <w:r w:rsidRPr="007F6044">
        <w:rPr>
          <w:rFonts w:ascii="Times" w:eastAsia="Times" w:hAnsi="Times"/>
          <w:sz w:val="24"/>
          <w:szCs w:val="20"/>
        </w:rPr>
        <w:t>boat</w:t>
      </w:r>
      <w:proofErr w:type="gramEnd"/>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w:t>
      </w:r>
      <w:proofErr w:type="gramStart"/>
      <w:r w:rsidRPr="007F6044">
        <w:rPr>
          <w:rFonts w:ascii="Times" w:eastAsia="Times" w:hAnsi="Times"/>
          <w:i/>
          <w:sz w:val="24"/>
          <w:szCs w:val="20"/>
        </w:rPr>
        <w:t>and also</w:t>
      </w:r>
      <w:proofErr w:type="gramEnd"/>
      <w:r w:rsidRPr="007F6044">
        <w:rPr>
          <w:rFonts w:ascii="Times" w:eastAsia="Times" w:hAnsi="Times"/>
          <w:i/>
          <w:sz w:val="24"/>
          <w:szCs w:val="20"/>
        </w:rPr>
        <w:t xml:space="preserve">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1"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ins w:id="822" w:author="Benjamin Meyer" w:date="2023-04-18T10:26:00Z"/>
          <w:rFonts w:ascii="Times" w:eastAsia="Times" w:hAnsi="Times"/>
          <w:b/>
          <w:color w:val="C00000"/>
          <w:sz w:val="24"/>
          <w:szCs w:val="20"/>
          <w:u w:val="single"/>
        </w:rPr>
      </w:pPr>
      <w:ins w:id="823" w:author="Benjamin Meyer" w:date="2023-04-18T10:26:00Z">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ins>
    </w:p>
    <w:p w14:paraId="6E8782DF" w14:textId="77777777" w:rsidR="000A657C" w:rsidRPr="007F6044" w:rsidRDefault="000A657C" w:rsidP="00CD7519">
      <w:pPr>
        <w:widowControl/>
        <w:numPr>
          <w:ilvl w:val="1"/>
          <w:numId w:val="27"/>
        </w:numPr>
        <w:autoSpaceDE/>
        <w:autoSpaceDN/>
        <w:rPr>
          <w:ins w:id="824" w:author="Benjamin Meyer" w:date="2023-04-18T10:26:00Z"/>
          <w:rFonts w:ascii="Times" w:eastAsia="Times" w:hAnsi="Times"/>
          <w:b/>
          <w:color w:val="C00000"/>
          <w:sz w:val="24"/>
          <w:szCs w:val="20"/>
          <w:u w:val="single"/>
        </w:rPr>
      </w:pPr>
      <w:ins w:id="825" w:author="Benjamin Meyer" w:date="2023-04-18T10:26:00Z">
        <w:r>
          <w:rPr>
            <w:rFonts w:ascii="Times" w:eastAsia="Times" w:hAnsi="Times"/>
            <w:b/>
            <w:color w:val="C00000"/>
            <w:sz w:val="24"/>
            <w:szCs w:val="20"/>
            <w:u w:val="single"/>
          </w:rPr>
          <w:t>See note on Field Blank collection below if your site has been randomly assigned a Total Metals Field Blank</w:t>
        </w:r>
      </w:ins>
    </w:p>
    <w:p w14:paraId="3D5C12AE" w14:textId="77777777" w:rsidR="00E81AA7" w:rsidRPr="007F6044" w:rsidRDefault="00E81AA7" w:rsidP="00E81AA7">
      <w:pPr>
        <w:widowControl/>
        <w:autoSpaceDE/>
        <w:autoSpaceDN/>
        <w:rPr>
          <w:rFonts w:ascii="Times" w:eastAsia="Times" w:hAnsi="Times"/>
          <w:sz w:val="24"/>
          <w:szCs w:val="20"/>
        </w:rPr>
      </w:pPr>
    </w:p>
    <w:p w14:paraId="104568E4" w14:textId="77777777"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w:t>
      </w:r>
      <w:proofErr w:type="gramStart"/>
      <w:r w:rsidRPr="007F6044">
        <w:rPr>
          <w:rFonts w:ascii="Times" w:eastAsia="Times" w:hAnsi="Times"/>
          <w:b/>
          <w:sz w:val="24"/>
          <w:szCs w:val="20"/>
        </w:rPr>
        <w:t>sample</w:t>
      </w:r>
      <w:proofErr w:type="gramEnd"/>
    </w:p>
    <w:p w14:paraId="51D5B7D6" w14:textId="72D364A3"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56F52B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0AC55B54" w14:textId="77777777" w:rsidR="00E81AA7" w:rsidRPr="007F6044" w:rsidRDefault="00E81AA7" w:rsidP="00E81AA7">
      <w:pPr>
        <w:widowControl/>
        <w:autoSpaceDE/>
        <w:autoSpaceDN/>
        <w:rPr>
          <w:rFonts w:ascii="Times" w:eastAsia="Times" w:hAnsi="Times"/>
          <w:sz w:val="24"/>
          <w:szCs w:val="20"/>
        </w:rPr>
      </w:pP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53"/>
          <w:footerReference w:type="default" r:id="rId54"/>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5"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6"/>
          <w:footerReference w:type="default" r:id="rId57"/>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 xml:space="preserve">/Total Phosphorus </w:t>
      </w:r>
      <w:proofErr w:type="gramStart"/>
      <w:r w:rsidRPr="007F6044">
        <w:rPr>
          <w:rFonts w:ascii="Times" w:eastAsia="Times" w:hAnsi="Times"/>
          <w:b/>
          <w:sz w:val="24"/>
          <w:szCs w:val="20"/>
        </w:rPr>
        <w:t>sample</w:t>
      </w:r>
      <w:proofErr w:type="gramEnd"/>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8"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 xml:space="preserve">The Total Suspended Solids bottle is a 1 L plastic </w:t>
      </w:r>
      <w:proofErr w:type="gramStart"/>
      <w:r w:rsidRPr="007F6044">
        <w:rPr>
          <w:rFonts w:ascii="Times" w:eastAsia="Times" w:hAnsi="Times"/>
          <w:sz w:val="24"/>
          <w:szCs w:val="20"/>
        </w:rPr>
        <w:t>bottle</w:t>
      </w:r>
      <w:proofErr w:type="gramEnd"/>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w:t>
      </w:r>
      <w:proofErr w:type="gramStart"/>
      <w:r>
        <w:rPr>
          <w:rFonts w:ascii="Times" w:eastAsia="Times" w:hAnsi="Times"/>
          <w:sz w:val="24"/>
          <w:szCs w:val="20"/>
        </w:rPr>
        <w:t>in order to</w:t>
      </w:r>
      <w:proofErr w:type="gramEnd"/>
      <w:r>
        <w:rPr>
          <w:rFonts w:ascii="Times" w:eastAsia="Times" w:hAnsi="Times"/>
          <w:sz w:val="24"/>
          <w:szCs w:val="20"/>
        </w:rPr>
        <w:t xml:space="preserve">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ED8E4AF" w:rsidR="00E81AA7" w:rsidRPr="007F6044" w:rsidRDefault="00E81AA7" w:rsidP="00E81AA7">
      <w:pPr>
        <w:widowControl/>
        <w:adjustRightInd w:val="0"/>
        <w:rPr>
          <w:rFonts w:ascii="Calibri" w:eastAsia="Calibri" w:hAnsi="Calibri" w:cs="Calibri"/>
          <w:b/>
          <w:bCs/>
          <w:color w:val="2D74B5"/>
          <w:sz w:val="26"/>
          <w:szCs w:val="26"/>
        </w:rPr>
      </w:pPr>
      <w:bookmarkStart w:id="852" w:name="_Toc132032681"/>
      <w:r w:rsidRPr="007F6044">
        <w:rPr>
          <w:rFonts w:ascii="Calibri" w:eastAsia="Calibri" w:hAnsi="Calibri" w:cs="Calibri"/>
          <w:b/>
          <w:bCs/>
          <w:color w:val="2D74B5"/>
          <w:sz w:val="26"/>
          <w:szCs w:val="26"/>
        </w:rPr>
        <w:t xml:space="preserve">Appendix </w:t>
      </w:r>
      <w:r w:rsidR="000A657C">
        <w:rPr>
          <w:rFonts w:eastAsia="Calibri"/>
          <w:b/>
          <w:bCs/>
        </w:rPr>
        <w:t>B1</w:t>
      </w:r>
      <w:del w:id="853" w:author="Benjamin Meyer" w:date="2023-04-18T10:26:00Z">
        <w:r w:rsidRPr="007F6044">
          <w:rPr>
            <w:rFonts w:ascii="Calibri" w:eastAsia="Calibri" w:hAnsi="Calibri" w:cs="Calibri"/>
            <w:b/>
            <w:bCs/>
            <w:color w:val="2D74B5"/>
            <w:sz w:val="26"/>
            <w:szCs w:val="26"/>
          </w:rPr>
          <w:delText>A</w:delText>
        </w:r>
      </w:del>
      <w:r w:rsidRPr="007F6044">
        <w:rPr>
          <w:rFonts w:ascii="Calibri" w:eastAsia="Calibri" w:hAnsi="Calibri" w:cs="Calibri"/>
          <w:b/>
          <w:bCs/>
          <w:color w:val="2D74B5"/>
          <w:sz w:val="26"/>
          <w:szCs w:val="26"/>
        </w:rPr>
        <w:t>: “Clean Hands, Dirty Hands” Sampling Technique</w:t>
      </w:r>
      <w:bookmarkEnd w:id="852"/>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w:t>
      </w:r>
      <w:commentRangeStart w:id="854"/>
      <w:r w:rsidRPr="007F6044">
        <w:rPr>
          <w:rFonts w:ascii="Calibri" w:eastAsia="Calibri" w:hAnsi="Calibri" w:cs="Calibri"/>
          <w:color w:val="000000"/>
        </w:rPr>
        <w:t xml:space="preserve">if contamination occurs. </w:t>
      </w:r>
      <w:commentRangeEnd w:id="854"/>
      <w:r w:rsidR="00C723C6">
        <w:rPr>
          <w:rStyle w:val="CommentReference"/>
        </w:rPr>
        <w:commentReference w:id="854"/>
      </w:r>
      <w:r w:rsidRPr="007F6044">
        <w:rPr>
          <w:rFonts w:ascii="Calibri" w:eastAsia="Calibri" w:hAnsi="Calibri" w:cs="Calibri"/>
          <w:color w:val="000000"/>
        </w:rPr>
        <w:t xml:space="preserve">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807"/>
    <w:p w14:paraId="71C9E05E" w14:textId="77777777" w:rsidR="000A657C" w:rsidRDefault="000A657C" w:rsidP="000A657C">
      <w:pPr>
        <w:widowControl/>
        <w:autoSpaceDE/>
        <w:autoSpaceDN/>
        <w:rPr>
          <w:rFonts w:ascii="Times" w:eastAsia="Times" w:hAnsi="Times"/>
          <w:i/>
          <w:sz w:val="24"/>
          <w:szCs w:val="20"/>
        </w:rPr>
      </w:pPr>
    </w:p>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9"/>
          <w:footerReference w:type="default" r:id="rId60"/>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6ED1D0C" w14:textId="6EC31F60" w:rsidR="00E81AA7" w:rsidRPr="005473BA" w:rsidRDefault="000A657C" w:rsidP="00E81AA7">
      <w:pPr>
        <w:spacing w:before="62"/>
        <w:ind w:left="10560" w:right="117" w:firstLine="1449"/>
        <w:jc w:val="right"/>
        <w:rPr>
          <w:del w:id="855" w:author="Benjamin Meyer" w:date="2023-04-18T10:26:00Z"/>
          <w:b/>
          <w:sz w:val="24"/>
          <w:szCs w:val="24"/>
        </w:rPr>
      </w:pPr>
      <w:bookmarkStart w:id="856" w:name="_Toc132032682"/>
      <w:r w:rsidRPr="005473BA">
        <w:rPr>
          <w:b/>
          <w:sz w:val="24"/>
          <w:szCs w:val="24"/>
        </w:rPr>
        <w:t>Appendix C:</w:t>
      </w:r>
      <w:r w:rsidR="00E81AA7" w:rsidRPr="005473BA">
        <w:rPr>
          <w:b/>
          <w:sz w:val="24"/>
          <w:szCs w:val="24"/>
        </w:rPr>
        <w:t xml:space="preserve"> Kenai River Watershed </w:t>
      </w:r>
      <w:del w:id="857" w:author="Benjamin Meyer" w:date="2023-04-18T10:26:00Z">
        <w:r w:rsidR="00E81AA7" w:rsidRPr="005473BA">
          <w:rPr>
            <w:b/>
            <w:sz w:val="24"/>
            <w:szCs w:val="24"/>
          </w:rPr>
          <w:delText>Monitoring</w:delText>
        </w:r>
        <w:r w:rsidR="00E81AA7" w:rsidRPr="005473BA">
          <w:rPr>
            <w:b/>
            <w:spacing w:val="-12"/>
            <w:sz w:val="24"/>
            <w:szCs w:val="24"/>
          </w:rPr>
          <w:delText xml:space="preserve"> </w:delText>
        </w:r>
        <w:r w:rsidR="00E81AA7" w:rsidRPr="005473BA">
          <w:rPr>
            <w:b/>
            <w:sz w:val="24"/>
            <w:szCs w:val="24"/>
          </w:rPr>
          <w:delText>Program</w:delText>
        </w:r>
      </w:del>
    </w:p>
    <w:p w14:paraId="5180035D" w14:textId="77777777" w:rsidR="00E81AA7" w:rsidRPr="005473BA" w:rsidRDefault="00E81AA7" w:rsidP="00E81AA7">
      <w:pPr>
        <w:ind w:right="118"/>
        <w:jc w:val="right"/>
        <w:rPr>
          <w:del w:id="858" w:author="Benjamin Meyer" w:date="2023-04-18T10:26:00Z"/>
          <w:b/>
          <w:sz w:val="24"/>
          <w:szCs w:val="24"/>
        </w:rPr>
      </w:pPr>
      <w:del w:id="859" w:author="Benjamin Meyer" w:date="2023-04-18T10:26:00Z">
        <w:r w:rsidRPr="005473BA">
          <w:rPr>
            <w:b/>
            <w:sz w:val="24"/>
            <w:szCs w:val="24"/>
          </w:rPr>
          <w:delText>January 2023 QAPP v4</w:delText>
        </w:r>
      </w:del>
    </w:p>
    <w:p w14:paraId="370DF4DB" w14:textId="77777777" w:rsidR="00E81AA7" w:rsidRPr="005473BA" w:rsidRDefault="00E81AA7" w:rsidP="00E81AA7">
      <w:pPr>
        <w:pStyle w:val="BodyText"/>
        <w:spacing w:before="7"/>
        <w:rPr>
          <w:del w:id="860" w:author="Benjamin Meyer" w:date="2023-04-18T10:26:00Z"/>
          <w:b/>
        </w:rPr>
      </w:pPr>
    </w:p>
    <w:p w14:paraId="2D7748E1" w14:textId="77777777" w:rsidR="00E81AA7" w:rsidRPr="005473BA" w:rsidRDefault="00E81AA7" w:rsidP="00E81AA7">
      <w:pPr>
        <w:spacing w:before="90"/>
        <w:ind w:left="2371" w:right="2380"/>
        <w:jc w:val="center"/>
        <w:rPr>
          <w:del w:id="861" w:author="Benjamin Meyer" w:date="2023-04-18T10:26:00Z"/>
          <w:b/>
          <w:sz w:val="24"/>
          <w:szCs w:val="24"/>
        </w:rPr>
      </w:pPr>
      <w:bookmarkStart w:id="862" w:name="Appendix_C"/>
      <w:bookmarkStart w:id="863" w:name="_bookmark36"/>
      <w:bookmarkEnd w:id="862"/>
      <w:bookmarkEnd w:id="863"/>
      <w:del w:id="864" w:author="Benjamin Meyer" w:date="2023-04-18T10:26:00Z">
        <w:r w:rsidRPr="005473BA">
          <w:rPr>
            <w:b/>
            <w:sz w:val="24"/>
            <w:szCs w:val="24"/>
          </w:rPr>
          <w:delText>Appendix C</w:delText>
        </w:r>
      </w:del>
    </w:p>
    <w:p w14:paraId="5433B8FA" w14:textId="77777777" w:rsidR="00E81AA7" w:rsidRPr="005473BA" w:rsidRDefault="00E81AA7" w:rsidP="00E81AA7">
      <w:pPr>
        <w:pStyle w:val="BodyText"/>
        <w:rPr>
          <w:del w:id="865" w:author="Benjamin Meyer" w:date="2023-04-18T10:26:00Z"/>
          <w:b/>
        </w:rPr>
      </w:pPr>
    </w:p>
    <w:p w14:paraId="5F4C3578" w14:textId="77777777" w:rsidR="00E81AA7" w:rsidRPr="005473BA" w:rsidRDefault="00E81AA7" w:rsidP="00E81AA7">
      <w:pPr>
        <w:pStyle w:val="BodyText"/>
        <w:rPr>
          <w:del w:id="866" w:author="Benjamin Meyer" w:date="2023-04-18T10:26:00Z"/>
          <w:b/>
        </w:rPr>
      </w:pPr>
    </w:p>
    <w:p w14:paraId="09AC36F5" w14:textId="28A11990" w:rsidR="00E81AA7" w:rsidRDefault="00E81AA7" w:rsidP="00E81AA7">
      <w:pPr>
        <w:ind w:left="2371" w:right="2382"/>
        <w:jc w:val="center"/>
        <w:rPr>
          <w:b/>
          <w:sz w:val="24"/>
        </w:rPr>
      </w:pPr>
      <w:bookmarkStart w:id="867" w:name="_Hlk117090829"/>
      <w:bookmarkStart w:id="868" w:name="_Hlk117090898"/>
      <w:del w:id="869" w:author="Benjamin Meyer" w:date="2023-04-18T10:26:00Z">
        <w:r w:rsidRPr="005473BA">
          <w:rPr>
            <w:b/>
            <w:sz w:val="24"/>
            <w:szCs w:val="24"/>
          </w:rPr>
          <w:delText xml:space="preserve">Kenai River Watershed </w:delText>
        </w:r>
      </w:del>
      <w:r w:rsidRPr="005473BA">
        <w:rPr>
          <w:b/>
          <w:sz w:val="24"/>
          <w:szCs w:val="24"/>
        </w:rPr>
        <w:t>Water</w:t>
      </w:r>
      <w:r>
        <w:rPr>
          <w:b/>
          <w:sz w:val="24"/>
        </w:rPr>
        <w:t xml:space="preserve"> Quality Monitoring Field Data Form</w:t>
      </w:r>
      <w:bookmarkEnd w:id="856"/>
      <w:r>
        <w:rPr>
          <w:b/>
          <w:sz w:val="24"/>
        </w:rPr>
        <w:t xml:space="preserve"> </w:t>
      </w:r>
    </w:p>
    <w:bookmarkEnd w:id="867"/>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ins w:id="870" w:author="Benjamin Meyer" w:date="2023-04-18T10:26:00Z">
        <w:r w:rsidR="000A657C" w:rsidRPr="00DC2B02">
          <w:rPr>
            <w:sz w:val="20"/>
            <w:szCs w:val="20"/>
          </w:rPr>
          <w:tab/>
          <w:t>med</w:t>
        </w:r>
        <w:r w:rsidR="000A657C" w:rsidRPr="00DC2B02">
          <w:rPr>
            <w:sz w:val="20"/>
            <w:szCs w:val="20"/>
          </w:rPr>
          <w:tab/>
        </w:r>
      </w:ins>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75013B78" w:rsidR="00E81AA7" w:rsidRDefault="00E81AA7" w:rsidP="00E81AA7">
      <w:pPr>
        <w:pStyle w:val="BodyText"/>
        <w:tabs>
          <w:tab w:val="left" w:pos="5374"/>
          <w:tab w:val="left" w:pos="13553"/>
        </w:tabs>
        <w:ind w:left="107"/>
      </w:pPr>
      <w:del w:id="871" w:author="Benjamin Meyer" w:date="2023-04-18T10:26:00Z">
        <w:r>
          <w:delText>Verify</w:delText>
        </w:r>
        <w:r>
          <w:rPr>
            <w:spacing w:val="-2"/>
          </w:rPr>
          <w:delText xml:space="preserve"> </w:delText>
        </w:r>
        <w:r>
          <w:delText>GPS</w:delText>
        </w:r>
        <w:r>
          <w:rPr>
            <w:spacing w:val="-2"/>
          </w:rPr>
          <w:delText xml:space="preserve"> </w:delText>
        </w:r>
        <w:r>
          <w:delText>Datum:</w:delText>
        </w:r>
        <w:r>
          <w:rPr>
            <w:u w:val="single"/>
          </w:rPr>
          <w:delText xml:space="preserve"> </w:delText>
        </w:r>
        <w:r>
          <w:rPr>
            <w:u w:val="single"/>
          </w:rPr>
          <w:tab/>
        </w:r>
      </w:del>
      <w:r>
        <w:t>YSI: Handheld Thermometer Serial</w:t>
      </w:r>
      <w:r>
        <w:rPr>
          <w:spacing w:val="-11"/>
        </w:rPr>
        <w:t xml:space="preserve"> </w:t>
      </w:r>
      <w:r>
        <w:t>Number</w:t>
      </w:r>
      <w:r>
        <w:rPr>
          <w:u w:val="single"/>
        </w:rPr>
        <w:t xml:space="preserve"> </w:t>
      </w:r>
      <w:r>
        <w:rPr>
          <w:u w:val="single"/>
        </w:rPr>
        <w:tab/>
      </w:r>
      <w:ins w:id="872" w:author="Benjamin Meyer" w:date="2023-04-18T10:26:00Z">
        <w:r w:rsidR="000A657C">
          <w:rPr>
            <w:u w:val="single"/>
          </w:rPr>
          <w:t>___________________________________________</w:t>
        </w:r>
      </w:ins>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ins w:id="873" w:author="Benjamin Meyer" w:date="2023-04-18T10:26:00Z">
        <w:r w:rsidR="000A657C">
          <w:rPr>
            <w:u w:val="single"/>
          </w:rPr>
          <w:t>__________________________________________________________________________________________</w:t>
        </w:r>
      </w:ins>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ins w:id="874" w:author="Benjamin Meyer" w:date="2023-04-18T10:26:00Z">
        <w:r w:rsidR="000A657C">
          <w:rPr>
            <w:u w:val="single"/>
          </w:rPr>
          <w:t>________________</w:t>
        </w:r>
      </w:ins>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ins w:id="875" w:author="Benjamin Meyer" w:date="2023-04-18T10:26:00Z">
        <w:r w:rsidR="000A657C">
          <w:rPr>
            <w:u w:val="single"/>
          </w:rPr>
          <w:t>_______________</w:t>
        </w:r>
      </w:ins>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158E2F2A" w:rsidR="00E81AA7" w:rsidRPr="005473BA" w:rsidRDefault="00E81AA7" w:rsidP="00E81AA7">
      <w:pPr>
        <w:pStyle w:val="BodyText"/>
        <w:ind w:left="827"/>
      </w:pPr>
      <w:r>
        <w:t xml:space="preserve">Turn in </w:t>
      </w:r>
      <w:r w:rsidRPr="005473BA">
        <w:t xml:space="preserve">samples at </w:t>
      </w:r>
      <w:ins w:id="876" w:author="Benjamin Meyer" w:date="2023-04-18T10:26:00Z">
        <w:r w:rsidR="000A657C" w:rsidRPr="005473BA">
          <w:t>drop-off point as notified by project coordinator</w:t>
        </w:r>
      </w:ins>
      <w:del w:id="877" w:author="Benjamin Meyer" w:date="2023-04-18T10:26:00Z">
        <w:r w:rsidRPr="005473BA">
          <w:delText>Soldotna Water Treatment Plant Lab</w:delText>
        </w:r>
      </w:del>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868"/>
    <w:p w14:paraId="65B30176" w14:textId="77777777" w:rsidR="00E81AA7" w:rsidRDefault="00E81AA7" w:rsidP="00E81AA7">
      <w:pPr>
        <w:sectPr w:rsidR="00E81AA7">
          <w:headerReference w:type="default" r:id="rId61"/>
          <w:footerReference w:type="default" r:id="rId62"/>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ins w:id="881" w:author="Benjamin Meyer" w:date="2023-04-18T10:26:00Z"/>
          <w:b/>
          <w:sz w:val="24"/>
          <w:szCs w:val="24"/>
        </w:rPr>
      </w:pPr>
      <w:bookmarkStart w:id="882" w:name="_Toc132032683"/>
      <w:moveToRangeStart w:id="883" w:author="Benjamin Meyer" w:date="2023-04-18T10:26:00Z" w:name="move132706036"/>
      <w:moveTo w:id="884" w:author="Benjamin Meyer" w:date="2023-04-18T10:26:00Z">
        <w:r w:rsidRPr="005473BA">
          <w:rPr>
            <w:b/>
            <w:sz w:val="24"/>
            <w:szCs w:val="24"/>
          </w:rPr>
          <w:lastRenderedPageBreak/>
          <w:t>Appendix D</w:t>
        </w:r>
      </w:moveTo>
      <w:moveToRangeEnd w:id="883"/>
      <w:ins w:id="885" w:author="Benjamin Meyer" w:date="2023-04-18T10:26:00Z">
        <w:r w:rsidR="000A657C" w:rsidRPr="005473BA">
          <w:rPr>
            <w:b/>
            <w:sz w:val="24"/>
            <w:szCs w:val="24"/>
          </w:rPr>
          <w:t xml:space="preserve">: </w:t>
        </w:r>
      </w:ins>
      <w:r w:rsidRPr="005473BA">
        <w:rPr>
          <w:b/>
          <w:sz w:val="24"/>
          <w:szCs w:val="24"/>
        </w:rPr>
        <w:t xml:space="preserve">Kenai </w:t>
      </w:r>
      <w:ins w:id="886" w:author="Benjamin Meyer" w:date="2023-04-18T10:26:00Z">
        <w:r w:rsidR="000A657C" w:rsidRPr="005473BA">
          <w:rPr>
            <w:b/>
            <w:sz w:val="24"/>
            <w:szCs w:val="24"/>
          </w:rPr>
          <w:t xml:space="preserve">River </w:t>
        </w:r>
      </w:ins>
      <w:r w:rsidRPr="005473BA">
        <w:rPr>
          <w:b/>
          <w:sz w:val="24"/>
          <w:szCs w:val="24"/>
        </w:rPr>
        <w:t xml:space="preserve">Watershed </w:t>
      </w:r>
      <w:ins w:id="887" w:author="Benjamin Meyer" w:date="2023-04-18T10:26:00Z">
        <w:r w:rsidR="000A657C" w:rsidRPr="005473BA">
          <w:rPr>
            <w:b/>
            <w:sz w:val="24"/>
            <w:szCs w:val="24"/>
          </w:rPr>
          <w:t>Water Quality Monitoring Chain of Custody Forms</w:t>
        </w:r>
        <w:bookmarkEnd w:id="882"/>
        <w:r w:rsidR="000A657C" w:rsidRPr="005473BA">
          <w:rPr>
            <w:b/>
            <w:sz w:val="24"/>
            <w:szCs w:val="24"/>
          </w:rPr>
          <w:t xml:space="preserve"> </w:t>
        </w:r>
      </w:ins>
    </w:p>
    <w:p w14:paraId="64D53869" w14:textId="77777777" w:rsidR="000A657C" w:rsidRPr="005473BA" w:rsidRDefault="000A657C" w:rsidP="000A657C">
      <w:pPr>
        <w:pStyle w:val="BodyText"/>
        <w:jc w:val="center"/>
        <w:rPr>
          <w:ins w:id="888" w:author="Benjamin Meyer" w:date="2023-04-18T10:26:00Z"/>
          <w:b/>
        </w:rPr>
      </w:pPr>
      <w:ins w:id="889" w:author="Benjamin Meyer" w:date="2023-04-18T10:26:00Z">
        <w:r w:rsidRPr="005473BA">
          <w:rPr>
            <w:b/>
          </w:rPr>
          <w:t>SGS Laboratories, Anchorage</w:t>
        </w:r>
      </w:ins>
    </w:p>
    <w:p w14:paraId="62E20163" w14:textId="77777777" w:rsidR="000A657C" w:rsidRDefault="000A657C" w:rsidP="000A657C">
      <w:pPr>
        <w:pStyle w:val="AppendixSubheadings"/>
        <w:rPr>
          <w:ins w:id="890" w:author="Benjamin Meyer" w:date="2023-04-18T10:26:00Z"/>
          <w:sz w:val="20"/>
          <w:szCs w:val="20"/>
        </w:rPr>
      </w:pPr>
      <w:bookmarkStart w:id="891" w:name="_Toc125964823"/>
      <w:bookmarkStart w:id="892" w:name="_Toc125984311"/>
      <w:bookmarkStart w:id="893" w:name="_Toc132032684"/>
      <w:ins w:id="894" w:author="Benjamin Meyer" w:date="2023-04-18T10:26:00Z">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3" cstate="print"/>
                      <a:stretch>
                        <a:fillRect/>
                      </a:stretch>
                    </pic:blipFill>
                    <pic:spPr>
                      <a:xfrm>
                        <a:off x="0" y="0"/>
                        <a:ext cx="7487831" cy="4776882"/>
                      </a:xfrm>
                      <a:prstGeom prst="rect">
                        <a:avLst/>
                      </a:prstGeom>
                    </pic:spPr>
                  </pic:pic>
                </a:graphicData>
              </a:graphic>
            </wp:anchor>
          </w:drawing>
        </w:r>
        <w:bookmarkEnd w:id="891"/>
        <w:bookmarkEnd w:id="892"/>
        <w:bookmarkEnd w:id="893"/>
      </w:ins>
    </w:p>
    <w:p w14:paraId="135C2CBA" w14:textId="77777777" w:rsidR="000A657C" w:rsidRDefault="000A657C" w:rsidP="000A657C">
      <w:pPr>
        <w:pStyle w:val="AppendixSubheadings"/>
        <w:rPr>
          <w:ins w:id="895" w:author="Benjamin Meyer" w:date="2023-04-18T10:26:00Z"/>
        </w:rPr>
      </w:pPr>
    </w:p>
    <w:p w14:paraId="522C956A" w14:textId="77777777" w:rsidR="000A657C" w:rsidRDefault="000A657C" w:rsidP="000A657C">
      <w:pPr>
        <w:pStyle w:val="AppendixSubheadings"/>
        <w:rPr>
          <w:ins w:id="896" w:author="Benjamin Meyer" w:date="2023-04-18T10:26:00Z"/>
        </w:rPr>
      </w:pPr>
    </w:p>
    <w:p w14:paraId="136CE60B" w14:textId="77777777" w:rsidR="000A657C" w:rsidRDefault="000A657C" w:rsidP="000A657C">
      <w:pPr>
        <w:pStyle w:val="AppendixSubheadings"/>
        <w:rPr>
          <w:ins w:id="897" w:author="Benjamin Meyer" w:date="2023-04-18T10:26:00Z"/>
        </w:rPr>
      </w:pPr>
    </w:p>
    <w:p w14:paraId="1F4C051A" w14:textId="517B8817" w:rsidR="00E81AA7" w:rsidRPr="005473BA" w:rsidRDefault="000A657C" w:rsidP="00E81AA7">
      <w:pPr>
        <w:spacing w:before="68"/>
        <w:ind w:left="6484" w:right="108" w:firstLine="1449"/>
        <w:rPr>
          <w:del w:id="898" w:author="Benjamin Meyer" w:date="2023-04-18T10:26:00Z"/>
          <w:b/>
          <w:sz w:val="24"/>
          <w:szCs w:val="24"/>
        </w:rPr>
      </w:pPr>
      <w:ins w:id="899" w:author="Benjamin Meyer" w:date="2023-04-18T10:26:00Z">
        <w:r w:rsidRPr="005473BA">
          <w:rPr>
            <w:b/>
            <w:sz w:val="24"/>
            <w:szCs w:val="24"/>
          </w:rPr>
          <w:lastRenderedPageBreak/>
          <w:t>Appendix D:</w:t>
        </w:r>
      </w:ins>
      <w:r w:rsidR="00E81AA7" w:rsidRPr="005473BA">
        <w:rPr>
          <w:b/>
          <w:spacing w:val="-4"/>
          <w:sz w:val="24"/>
          <w:szCs w:val="24"/>
        </w:rPr>
        <w:t xml:space="preserve"> </w:t>
      </w:r>
      <w:r w:rsidR="00E81AA7" w:rsidRPr="005473BA">
        <w:rPr>
          <w:b/>
          <w:sz w:val="24"/>
          <w:szCs w:val="24"/>
        </w:rPr>
        <w:t xml:space="preserve">Kenai River Watershed </w:t>
      </w:r>
      <w:del w:id="900" w:author="Benjamin Meyer" w:date="2023-04-18T10:26:00Z">
        <w:r w:rsidR="00E81AA7" w:rsidRPr="005473BA">
          <w:rPr>
            <w:b/>
            <w:sz w:val="24"/>
            <w:szCs w:val="24"/>
          </w:rPr>
          <w:delText>Monitoring</w:delText>
        </w:r>
        <w:r w:rsidR="00E81AA7" w:rsidRPr="005473BA">
          <w:rPr>
            <w:b/>
            <w:spacing w:val="-12"/>
            <w:sz w:val="24"/>
            <w:szCs w:val="24"/>
          </w:rPr>
          <w:delText xml:space="preserve"> </w:delText>
        </w:r>
        <w:r w:rsidR="00E81AA7" w:rsidRPr="005473BA">
          <w:rPr>
            <w:b/>
            <w:sz w:val="24"/>
            <w:szCs w:val="24"/>
          </w:rPr>
          <w:delText>Program</w:delText>
        </w:r>
      </w:del>
    </w:p>
    <w:p w14:paraId="426C8C3D" w14:textId="77777777" w:rsidR="00E81AA7" w:rsidRPr="005473BA" w:rsidRDefault="00E81AA7" w:rsidP="00E81AA7">
      <w:pPr>
        <w:ind w:right="118"/>
        <w:jc w:val="right"/>
        <w:rPr>
          <w:del w:id="901" w:author="Benjamin Meyer" w:date="2023-04-18T10:26:00Z"/>
          <w:b/>
          <w:sz w:val="24"/>
          <w:szCs w:val="24"/>
        </w:rPr>
      </w:pPr>
      <w:del w:id="902" w:author="Benjamin Meyer" w:date="2023-04-18T10:26:00Z">
        <w:r w:rsidRPr="005473BA">
          <w:rPr>
            <w:b/>
            <w:sz w:val="24"/>
            <w:szCs w:val="24"/>
          </w:rPr>
          <w:delText>January 2023 QAPP v4</w:delText>
        </w:r>
      </w:del>
    </w:p>
    <w:p w14:paraId="594CD92C" w14:textId="77777777" w:rsidR="00E81AA7" w:rsidRPr="005473BA" w:rsidRDefault="00E81AA7" w:rsidP="00E81AA7">
      <w:pPr>
        <w:pStyle w:val="BodyText"/>
        <w:spacing w:before="6"/>
        <w:rPr>
          <w:del w:id="903" w:author="Benjamin Meyer" w:date="2023-04-18T10:26:00Z"/>
          <w:b/>
        </w:rPr>
      </w:pPr>
    </w:p>
    <w:p w14:paraId="79C56A29" w14:textId="77777777" w:rsidR="000A657C" w:rsidRPr="005473BA" w:rsidRDefault="00E81AA7" w:rsidP="000A657C">
      <w:pPr>
        <w:pStyle w:val="BodyText"/>
        <w:jc w:val="center"/>
        <w:rPr>
          <w:ins w:id="904" w:author="Benjamin Meyer" w:date="2023-04-18T10:26:00Z"/>
          <w:b/>
        </w:rPr>
      </w:pPr>
      <w:del w:id="905" w:author="Benjamin Meyer" w:date="2023-04-18T10:26:00Z">
        <w:r w:rsidRPr="005473BA">
          <w:rPr>
            <w:b/>
            <w:u w:val="thick"/>
          </w:rPr>
          <w:delText xml:space="preserve">Kenai River Watershed </w:delText>
        </w:r>
      </w:del>
      <w:r w:rsidRPr="005473BA">
        <w:rPr>
          <w:b/>
          <w:u w:val="thick"/>
        </w:rPr>
        <w:t xml:space="preserve">Water Quality Monitoring </w:t>
      </w:r>
      <w:ins w:id="906" w:author="Benjamin Meyer" w:date="2023-04-18T10:26:00Z">
        <w:r w:rsidR="000A657C" w:rsidRPr="005473BA">
          <w:rPr>
            <w:b/>
          </w:rPr>
          <w:t>Chain of Custody Forms</w:t>
        </w:r>
      </w:ins>
    </w:p>
    <w:p w14:paraId="25868D8C" w14:textId="77777777" w:rsidR="000A657C" w:rsidRPr="005473BA" w:rsidRDefault="000A657C" w:rsidP="000A657C">
      <w:pPr>
        <w:pStyle w:val="BodyText"/>
        <w:jc w:val="center"/>
        <w:rPr>
          <w:ins w:id="907" w:author="Benjamin Meyer" w:date="2023-04-18T10:26:00Z"/>
          <w:b/>
        </w:rPr>
      </w:pPr>
      <w:ins w:id="908" w:author="Benjamin Meyer" w:date="2023-04-18T10:26:00Z">
        <w:r w:rsidRPr="005473BA">
          <w:rPr>
            <w:b/>
          </w:rPr>
          <w:t>Soldotna Wastewater Treatment Plant</w:t>
        </w:r>
      </w:ins>
    </w:p>
    <w:p w14:paraId="35F10801" w14:textId="77777777" w:rsidR="000A657C" w:rsidRPr="00C73E1A" w:rsidRDefault="000A657C" w:rsidP="000A657C">
      <w:pPr>
        <w:pStyle w:val="BodyText"/>
        <w:rPr>
          <w:ins w:id="909" w:author="Benjamin Meyer" w:date="2023-04-18T10:26:00Z"/>
        </w:rPr>
        <w:sectPr w:rsidR="000A657C" w:rsidRPr="00C73E1A" w:rsidSect="00816966">
          <w:headerReference w:type="default" r:id="rId64"/>
          <w:footerReference w:type="default" r:id="rId65"/>
          <w:pgSz w:w="15840" w:h="12240" w:orient="landscape"/>
          <w:pgMar w:top="1440" w:right="1440" w:bottom="1440" w:left="1440" w:header="720" w:footer="720" w:gutter="0"/>
          <w:cols w:space="720"/>
          <w:docGrid w:linePitch="360"/>
        </w:sectPr>
      </w:pPr>
      <w:ins w:id="919" w:author="Benjamin Meyer" w:date="2023-04-18T10:26:00Z">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6"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ins>
    </w:p>
    <w:p w14:paraId="7ACCE786" w14:textId="77777777" w:rsidR="000A657C" w:rsidRPr="005473BA" w:rsidRDefault="000A657C" w:rsidP="005473BA">
      <w:pPr>
        <w:pStyle w:val="BodyText"/>
        <w:ind w:firstLine="517"/>
        <w:jc w:val="center"/>
        <w:rPr>
          <w:ins w:id="920" w:author="Benjamin Meyer" w:date="2023-04-18T10:26:00Z"/>
          <w:b/>
        </w:rPr>
      </w:pPr>
      <w:ins w:id="921" w:author="Benjamin Meyer" w:date="2023-04-18T10:26:00Z">
        <w:r w:rsidRPr="005473BA">
          <w:rPr>
            <w:b/>
          </w:rPr>
          <w:lastRenderedPageBreak/>
          <w:t>Appendix D: Kenai River Watershed Water Quality Monitoring Chain of Custody Forms</w:t>
        </w:r>
      </w:ins>
    </w:p>
    <w:p w14:paraId="74346517" w14:textId="25372F03" w:rsidR="00E81AA7" w:rsidRPr="005473BA" w:rsidRDefault="000A657C" w:rsidP="005473BA">
      <w:pPr>
        <w:spacing w:before="90"/>
        <w:ind w:left="3984" w:right="504" w:hanging="3467"/>
        <w:jc w:val="center"/>
        <w:rPr>
          <w:b/>
          <w:sz w:val="24"/>
          <w:szCs w:val="24"/>
        </w:rPr>
      </w:pPr>
      <w:proofErr w:type="spellStart"/>
      <w:ins w:id="922" w:author="Benjamin Meyer" w:date="2023-04-18T10:26:00Z">
        <w:r w:rsidRPr="005473BA">
          <w:rPr>
            <w:b/>
            <w:sz w:val="24"/>
            <w:szCs w:val="24"/>
          </w:rPr>
          <w:t>Tauriainen</w:t>
        </w:r>
        <w:proofErr w:type="spellEnd"/>
        <w:r w:rsidRPr="005473BA">
          <w:rPr>
            <w:b/>
            <w:sz w:val="24"/>
            <w:szCs w:val="24"/>
          </w:rPr>
          <w:t xml:space="preserve"> Engineering and Testing (page 1 of </w:t>
        </w:r>
      </w:ins>
      <w:del w:id="923" w:author="Benjamin Meyer" w:date="2023-04-18T10:26:00Z">
        <w:r w:rsidR="00E81AA7" w:rsidRPr="005473BA">
          <w:rPr>
            <w:b/>
            <w:sz w:val="24"/>
            <w:szCs w:val="24"/>
            <w:u w:val="thick"/>
          </w:rPr>
          <w:delText>Field Data Form KWF-WQ (Zinc,</w:delText>
        </w:r>
        <w:r w:rsidR="00E81AA7" w:rsidRPr="005473BA">
          <w:rPr>
            <w:b/>
            <w:sz w:val="24"/>
            <w:szCs w:val="24"/>
          </w:rPr>
          <w:delText xml:space="preserve"> </w:delText>
        </w:r>
        <w:r w:rsidR="00E81AA7" w:rsidRPr="005473BA">
          <w:rPr>
            <w:b/>
            <w:sz w:val="24"/>
            <w:szCs w:val="24"/>
            <w:u w:val="thick"/>
          </w:rPr>
          <w:delText>Copper) Form 6.</w:delText>
        </w:r>
      </w:del>
      <w:r w:rsidR="00E81AA7" w:rsidRPr="005473BA">
        <w:rPr>
          <w:b/>
          <w:sz w:val="24"/>
          <w:szCs w:val="24"/>
          <w:u w:val="thick"/>
        </w:rPr>
        <w:t>2</w:t>
      </w:r>
      <w:ins w:id="924" w:author="Benjamin Meyer" w:date="2023-04-18T10:26:00Z">
        <w:r w:rsidRPr="005473BA">
          <w:rPr>
            <w:b/>
            <w:sz w:val="24"/>
            <w:szCs w:val="24"/>
          </w:rPr>
          <w:t>)</w:t>
        </w:r>
      </w:ins>
    </w:p>
    <w:p w14:paraId="51134494" w14:textId="77777777" w:rsidR="000A657C" w:rsidRDefault="000A657C" w:rsidP="000A657C">
      <w:pPr>
        <w:pStyle w:val="BodyText"/>
        <w:jc w:val="center"/>
        <w:rPr>
          <w:ins w:id="925" w:author="Benjamin Meyer" w:date="2023-04-18T10:26:00Z"/>
        </w:rPr>
      </w:pPr>
      <w:ins w:id="926" w:author="Benjamin Meyer" w:date="2023-04-18T10:26:00Z">
        <w:r>
          <w:t>__________________________________________________________________________</w:t>
        </w:r>
      </w:ins>
    </w:p>
    <w:p w14:paraId="6B3ACE56" w14:textId="77777777" w:rsidR="000A657C" w:rsidRDefault="000A657C" w:rsidP="000A657C">
      <w:pPr>
        <w:pStyle w:val="BodyText"/>
        <w:rPr>
          <w:ins w:id="927" w:author="Benjamin Meyer" w:date="2023-04-18T10:26:00Z"/>
        </w:rPr>
      </w:pPr>
    </w:p>
    <w:p w14:paraId="4A0A9AA6" w14:textId="77777777" w:rsidR="000A657C" w:rsidRDefault="000A657C" w:rsidP="000A657C">
      <w:pPr>
        <w:pStyle w:val="BodyText"/>
        <w:rPr>
          <w:ins w:id="928" w:author="Benjamin Meyer" w:date="2023-04-18T10:26:00Z"/>
        </w:rPr>
      </w:pPr>
      <w:ins w:id="929" w:author="Benjamin Meyer" w:date="2023-04-18T10:26:00Z">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7"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ins>
    </w:p>
    <w:p w14:paraId="13DBB13E" w14:textId="77777777" w:rsidR="000A657C" w:rsidRDefault="000A657C" w:rsidP="000A657C">
      <w:pPr>
        <w:pStyle w:val="BodyText"/>
        <w:jc w:val="center"/>
        <w:rPr>
          <w:ins w:id="930" w:author="Benjamin Meyer" w:date="2023-04-18T10:26:00Z"/>
          <w:b/>
        </w:rPr>
      </w:pPr>
    </w:p>
    <w:p w14:paraId="6E2B5051" w14:textId="77777777" w:rsidR="000A657C" w:rsidRDefault="000A657C" w:rsidP="000A657C">
      <w:pPr>
        <w:pStyle w:val="BodyText"/>
        <w:jc w:val="center"/>
        <w:rPr>
          <w:ins w:id="931" w:author="Benjamin Meyer" w:date="2023-04-18T10:26:00Z"/>
          <w:b/>
        </w:rPr>
      </w:pPr>
    </w:p>
    <w:p w14:paraId="0EB5277E" w14:textId="77777777" w:rsidR="000A657C" w:rsidRDefault="000A657C" w:rsidP="000A657C">
      <w:pPr>
        <w:pStyle w:val="BodyText"/>
        <w:jc w:val="center"/>
        <w:rPr>
          <w:ins w:id="932" w:author="Benjamin Meyer" w:date="2023-04-18T10:26:00Z"/>
          <w:b/>
        </w:rPr>
      </w:pPr>
      <w:ins w:id="933" w:author="Benjamin Meyer" w:date="2023-04-18T10:26:00Z">
        <w:r w:rsidRPr="0058136E">
          <w:rPr>
            <w:b/>
          </w:rPr>
          <w:t>Appendix D: Kenai River Watershed Water Quality Monitoring Chain of Custody Forms</w:t>
        </w:r>
      </w:ins>
    </w:p>
    <w:p w14:paraId="56B8CE2F" w14:textId="77777777" w:rsidR="000A657C" w:rsidRDefault="000A657C" w:rsidP="000A657C">
      <w:pPr>
        <w:pStyle w:val="BodyText"/>
        <w:jc w:val="center"/>
        <w:rPr>
          <w:ins w:id="934" w:author="Benjamin Meyer" w:date="2023-04-18T10:26:00Z"/>
        </w:rPr>
      </w:pPr>
      <w:proofErr w:type="spellStart"/>
      <w:ins w:id="935" w:author="Benjamin Meyer" w:date="2023-04-18T10:26:00Z">
        <w:r>
          <w:t>Tauriainen</w:t>
        </w:r>
        <w:proofErr w:type="spellEnd"/>
        <w:r>
          <w:t xml:space="preserve"> Engineering and Testing (page 2 of 2)</w:t>
        </w:r>
      </w:ins>
    </w:p>
    <w:p w14:paraId="382D4291" w14:textId="6E637447" w:rsidR="000A657C" w:rsidRPr="005473BA" w:rsidRDefault="000A657C" w:rsidP="005473BA">
      <w:pPr>
        <w:pStyle w:val="BodyText"/>
        <w:rPr>
          <w:ins w:id="936" w:author="Benjamin Meyer" w:date="2023-04-18T10:26:00Z"/>
        </w:rPr>
      </w:pPr>
      <w:ins w:id="937" w:author="Benjamin Meyer" w:date="2023-04-18T10:26:00Z">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8">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ins>
    </w:p>
    <w:p w14:paraId="3B5F7D95" w14:textId="77777777" w:rsidR="000A657C" w:rsidRDefault="000A657C" w:rsidP="000A657C">
      <w:pPr>
        <w:pStyle w:val="AppendixSubheadings"/>
        <w:jc w:val="center"/>
        <w:rPr>
          <w:ins w:id="938" w:author="Benjamin Meyer" w:date="2023-04-18T10:26:00Z"/>
          <w:b/>
          <w:sz w:val="24"/>
        </w:rPr>
      </w:pPr>
      <w:bookmarkStart w:id="939" w:name="_Toc132032685"/>
      <w:ins w:id="940" w:author="Benjamin Meyer" w:date="2023-04-18T10:26:00Z">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939"/>
        <w:r w:rsidRPr="00F0391C">
          <w:rPr>
            <w:b/>
            <w:sz w:val="24"/>
          </w:rPr>
          <w:t xml:space="preserve"> </w:t>
        </w:r>
      </w:ins>
    </w:p>
    <w:p w14:paraId="19172A14" w14:textId="77777777" w:rsidR="00E81AA7" w:rsidRDefault="00E81AA7" w:rsidP="00E81AA7">
      <w:pPr>
        <w:pStyle w:val="BodyText"/>
        <w:rPr>
          <w:del w:id="941" w:author="Benjamin Meyer" w:date="2023-04-18T10:26:00Z"/>
          <w:b/>
          <w:sz w:val="16"/>
        </w:rPr>
      </w:pPr>
    </w:p>
    <w:p w14:paraId="28B60B85" w14:textId="77777777" w:rsidR="00E81AA7" w:rsidRDefault="00E81AA7" w:rsidP="00E81AA7">
      <w:pPr>
        <w:rPr>
          <w:del w:id="942" w:author="Benjamin Meyer" w:date="2023-04-18T10:26:00Z"/>
          <w:sz w:val="16"/>
        </w:rPr>
        <w:sectPr w:rsidR="00E81AA7">
          <w:headerReference w:type="default" r:id="rId69"/>
          <w:footerReference w:type="default" r:id="rId70"/>
          <w:pgSz w:w="11900" w:h="16840"/>
          <w:pgMar w:top="840" w:right="1040" w:bottom="940" w:left="1040" w:header="0" w:footer="744" w:gutter="0"/>
          <w:cols w:space="720"/>
        </w:sectPr>
      </w:pPr>
    </w:p>
    <w:p w14:paraId="6AE4C761" w14:textId="77777777" w:rsidR="00E81AA7" w:rsidRDefault="00E81AA7" w:rsidP="00E81AA7">
      <w:pPr>
        <w:tabs>
          <w:tab w:val="left" w:pos="4125"/>
        </w:tabs>
        <w:spacing w:before="90"/>
        <w:ind w:left="111" w:right="38"/>
        <w:jc w:val="both"/>
        <w:rPr>
          <w:del w:id="943" w:author="Benjamin Meyer" w:date="2023-04-18T10:26:00Z"/>
          <w:b/>
          <w:sz w:val="24"/>
        </w:rPr>
      </w:pPr>
      <w:del w:id="944" w:author="Benjamin Meyer" w:date="2023-04-18T10:26:00Z">
        <w:r>
          <w:rPr>
            <w:b/>
            <w:sz w:val="24"/>
          </w:rPr>
          <w:delText>Site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w w:val="3"/>
            <w:sz w:val="24"/>
            <w:u w:val="single"/>
          </w:rPr>
          <w:delText xml:space="preserve"> </w:delText>
        </w:r>
        <w:r>
          <w:rPr>
            <w:b/>
            <w:sz w:val="24"/>
          </w:rPr>
          <w:delText xml:space="preserve"> Latitude:</w:delText>
        </w:r>
        <w:r>
          <w:rPr>
            <w:b/>
            <w:sz w:val="24"/>
            <w:u w:val="single"/>
          </w:rPr>
          <w:tab/>
        </w:r>
        <w:r>
          <w:rPr>
            <w:b/>
            <w:sz w:val="24"/>
          </w:rPr>
          <w:delText xml:space="preserve"> Longitude:</w:delText>
        </w:r>
        <w:r>
          <w:rPr>
            <w:b/>
            <w:sz w:val="24"/>
            <w:u w:val="single"/>
          </w:rPr>
          <w:delText xml:space="preserve"> </w:delText>
        </w:r>
        <w:r>
          <w:rPr>
            <w:b/>
            <w:sz w:val="24"/>
            <w:u w:val="single"/>
          </w:rPr>
          <w:tab/>
        </w:r>
      </w:del>
    </w:p>
    <w:p w14:paraId="65C1BAD0" w14:textId="77777777" w:rsidR="00E81AA7" w:rsidRDefault="00E81AA7" w:rsidP="00E81AA7">
      <w:pPr>
        <w:tabs>
          <w:tab w:val="left" w:pos="3471"/>
          <w:tab w:val="left" w:pos="3537"/>
        </w:tabs>
        <w:spacing w:before="90"/>
        <w:ind w:left="111" w:right="513"/>
        <w:jc w:val="both"/>
        <w:rPr>
          <w:del w:id="945" w:author="Benjamin Meyer" w:date="2023-04-18T10:26:00Z"/>
          <w:sz w:val="24"/>
        </w:rPr>
      </w:pPr>
      <w:del w:id="946" w:author="Benjamin Meyer" w:date="2023-04-18T10:26:00Z">
        <w:r>
          <w:br w:type="column"/>
        </w:r>
        <w:r>
          <w:rPr>
            <w:b/>
            <w:sz w:val="24"/>
          </w:rPr>
          <w:delText>Date</w:delText>
        </w:r>
        <w:r>
          <w:rPr>
            <w:sz w:val="24"/>
          </w:rPr>
          <w:delText>:</w:delText>
        </w:r>
        <w:r>
          <w:rPr>
            <w:sz w:val="24"/>
            <w:u w:val="single"/>
          </w:rPr>
          <w:tab/>
        </w:r>
        <w:r>
          <w:rPr>
            <w:sz w:val="24"/>
            <w:u w:val="single"/>
          </w:rPr>
          <w:tab/>
        </w:r>
        <w:r>
          <w:rPr>
            <w:sz w:val="24"/>
          </w:rPr>
          <w:delText xml:space="preserve"> </w:delText>
        </w:r>
        <w:r>
          <w:rPr>
            <w:b/>
            <w:sz w:val="24"/>
          </w:rPr>
          <w:delText>Time</w:delText>
        </w:r>
        <w:r>
          <w:rPr>
            <w:sz w:val="24"/>
          </w:rPr>
          <w:delText>:</w:delText>
        </w:r>
        <w:r>
          <w:rPr>
            <w:sz w:val="24"/>
            <w:u w:val="single"/>
          </w:rPr>
          <w:tab/>
        </w:r>
        <w:r>
          <w:rPr>
            <w:sz w:val="24"/>
            <w:u w:val="single"/>
          </w:rPr>
          <w:tab/>
        </w:r>
        <w:r>
          <w:rPr>
            <w:sz w:val="24"/>
          </w:rPr>
          <w:delText xml:space="preserve"> </w:delText>
        </w:r>
        <w:r>
          <w:rPr>
            <w:b/>
            <w:sz w:val="24"/>
          </w:rPr>
          <w:delText>Initials</w:delText>
        </w:r>
        <w:r>
          <w:rPr>
            <w:sz w:val="24"/>
          </w:rPr>
          <w:delText>:</w:delText>
        </w:r>
        <w:r>
          <w:rPr>
            <w:sz w:val="24"/>
            <w:u w:val="single"/>
          </w:rPr>
          <w:delText xml:space="preserve"> </w:delText>
        </w:r>
        <w:r>
          <w:rPr>
            <w:sz w:val="24"/>
            <w:u w:val="single"/>
          </w:rPr>
          <w:tab/>
        </w:r>
        <w:r>
          <w:rPr>
            <w:sz w:val="24"/>
            <w:u w:val="single"/>
          </w:rPr>
          <w:tab/>
        </w:r>
      </w:del>
    </w:p>
    <w:p w14:paraId="5428B107" w14:textId="77777777" w:rsidR="00E81AA7" w:rsidRDefault="00E81AA7" w:rsidP="00E81AA7">
      <w:pPr>
        <w:jc w:val="both"/>
        <w:rPr>
          <w:del w:id="947" w:author="Benjamin Meyer" w:date="2023-04-18T10:26:00Z"/>
          <w:sz w:val="24"/>
        </w:rPr>
        <w:sectPr w:rsidR="00E81AA7">
          <w:type w:val="continuous"/>
          <w:pgSz w:w="11900" w:h="16840"/>
          <w:pgMar w:top="840" w:right="1040" w:bottom="280" w:left="1040" w:header="720" w:footer="720" w:gutter="0"/>
          <w:cols w:num="2" w:space="720" w:equalWidth="0">
            <w:col w:w="4186" w:space="1574"/>
            <w:col w:w="4060"/>
          </w:cols>
        </w:sectPr>
      </w:pPr>
    </w:p>
    <w:p w14:paraId="381C2FDC" w14:textId="77777777" w:rsidR="00E81AA7" w:rsidRDefault="00E81AA7" w:rsidP="00E81AA7">
      <w:pPr>
        <w:pStyle w:val="BodyText"/>
        <w:spacing w:before="4"/>
        <w:rPr>
          <w:del w:id="948" w:author="Benjamin Meyer" w:date="2023-04-18T10:26:00Z"/>
          <w:sz w:val="16"/>
        </w:rPr>
      </w:pPr>
    </w:p>
    <w:p w14:paraId="2C64EE5A" w14:textId="77777777" w:rsidR="00E81AA7" w:rsidRDefault="00E81AA7" w:rsidP="00E81AA7">
      <w:pPr>
        <w:pStyle w:val="Heading2"/>
        <w:spacing w:before="90" w:line="240" w:lineRule="auto"/>
        <w:ind w:left="111"/>
        <w:rPr>
          <w:del w:id="949" w:author="Benjamin Meyer" w:date="2023-04-18T10:26:00Z"/>
        </w:rPr>
      </w:pPr>
      <w:bookmarkStart w:id="950" w:name="_Toc96073997"/>
      <w:del w:id="951" w:author="Benjamin Meyer" w:date="2023-04-18T10:26:00Z">
        <w:r>
          <w:delText>Samples</w:delText>
        </w:r>
        <w:bookmarkEnd w:id="950"/>
      </w:del>
    </w:p>
    <w:p w14:paraId="3718CDF5" w14:textId="77777777" w:rsidR="00E81AA7" w:rsidRDefault="00E81AA7" w:rsidP="00E81AA7">
      <w:pPr>
        <w:pStyle w:val="BodyText"/>
        <w:ind w:left="111"/>
        <w:rPr>
          <w:del w:id="952" w:author="Benjamin Meyer" w:date="2023-04-18T10:26:00Z"/>
          <w:sz w:val="20"/>
        </w:rPr>
      </w:pPr>
      <w:del w:id="953" w:author="Benjamin Meyer" w:date="2023-04-18T10:26:00Z">
        <w:r>
          <w:rPr>
            <w:noProof/>
            <w:sz w:val="20"/>
          </w:rPr>
          <mc:AlternateContent>
            <mc:Choice Requires="wps">
              <w:drawing>
                <wp:inline distT="0" distB="0" distL="0" distR="0" wp14:anchorId="454A1D4F" wp14:editId="47533C63">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65A353" w14:textId="77777777" w:rsidR="00015BB1" w:rsidRDefault="00015BB1" w:rsidP="00E81AA7">
                              <w:pPr>
                                <w:tabs>
                                  <w:tab w:val="left" w:pos="4629"/>
                                  <w:tab w:val="left" w:pos="4929"/>
                                </w:tabs>
                                <w:spacing w:line="273" w:lineRule="exact"/>
                                <w:ind w:left="103"/>
                                <w:rPr>
                                  <w:del w:id="954" w:author="Benjamin Meyer" w:date="2023-04-18T10:26:00Z"/>
                                  <w:sz w:val="24"/>
                                </w:rPr>
                              </w:pPr>
                              <w:del w:id="955" w:author="Benjamin Meyer" w:date="2023-04-18T10:26:00Z">
                                <w:r>
                                  <w:rPr>
                                    <w:b/>
                                    <w:sz w:val="24"/>
                                  </w:rPr>
                                  <w:delText>Sample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sz w:val="24"/>
                                  </w:rPr>
                                  <w:tab/>
                                  <w:delText xml:space="preserve">Field blank: </w:delText>
                                </w:r>
                                <w:r>
                                  <w:rPr>
                                    <w:sz w:val="24"/>
                                  </w:rPr>
                                  <w:delText>Y or</w:delText>
                                </w:r>
                                <w:r>
                                  <w:rPr>
                                    <w:spacing w:val="-2"/>
                                    <w:sz w:val="24"/>
                                  </w:rPr>
                                  <w:delText xml:space="preserve"> </w:delText>
                                </w:r>
                                <w:r>
                                  <w:rPr>
                                    <w:sz w:val="24"/>
                                  </w:rPr>
                                  <w:delText>N</w:delText>
                                </w:r>
                              </w:del>
                            </w:p>
                            <w:p w14:paraId="2B3796DF" w14:textId="77777777" w:rsidR="00015BB1" w:rsidRDefault="00015BB1" w:rsidP="00E81AA7">
                              <w:pPr>
                                <w:tabs>
                                  <w:tab w:val="left" w:pos="4616"/>
                                </w:tabs>
                                <w:spacing w:before="2"/>
                                <w:ind w:left="103"/>
                                <w:rPr>
                                  <w:del w:id="956" w:author="Benjamin Meyer" w:date="2023-04-18T10:26:00Z"/>
                                  <w:b/>
                                  <w:sz w:val="24"/>
                                </w:rPr>
                              </w:pPr>
                              <w:del w:id="957" w:author="Benjamin Meyer" w:date="2023-04-18T10:26:00Z">
                                <w:r>
                                  <w:rPr>
                                    <w:b/>
                                    <w:sz w:val="24"/>
                                  </w:rPr>
                                  <w:delText xml:space="preserve">Time: </w:delText>
                                </w:r>
                                <w:r>
                                  <w:rPr>
                                    <w:b/>
                                    <w:sz w:val="24"/>
                                    <w:u w:val="single"/>
                                  </w:rPr>
                                  <w:delText xml:space="preserve"> </w:delText>
                                </w:r>
                                <w:r>
                                  <w:rPr>
                                    <w:b/>
                                    <w:sz w:val="24"/>
                                    <w:u w:val="single"/>
                                  </w:rPr>
                                  <w:tab/>
                                </w:r>
                              </w:del>
                            </w:p>
                          </w:txbxContent>
                        </wps:txbx>
                        <wps:bodyPr rot="0" vert="horz" wrap="square" lIns="0" tIns="0" rIns="0" bIns="0" anchor="t" anchorCtr="0" upright="1">
                          <a:noAutofit/>
                        </wps:bodyPr>
                      </wps:wsp>
                    </a:graphicData>
                  </a:graphic>
                </wp:inline>
              </w:drawing>
            </mc:Choice>
            <mc:Fallback>
              <w:pict>
                <v:shape w14:anchorId="454A1D4F" id="Text Box 25" o:spid="_x0000_s1042"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" filled="f" strokeweight=".48pt">
                  <v:textbox inset="0,0,0,0">
                    <w:txbxContent>
                      <w:p w14:paraId="5965A353" w14:textId="77777777" w:rsidR="00015BB1" w:rsidRDefault="00015BB1" w:rsidP="00E81AA7">
                        <w:pPr>
                          <w:tabs>
                            <w:tab w:val="left" w:pos="4629"/>
                            <w:tab w:val="left" w:pos="4929"/>
                          </w:tabs>
                          <w:spacing w:line="273" w:lineRule="exact"/>
                          <w:ind w:left="103"/>
                          <w:rPr>
                            <w:del w:id="958" w:author="Benjamin Meyer" w:date="2023-04-18T10:26:00Z"/>
                            <w:sz w:val="24"/>
                          </w:rPr>
                        </w:pPr>
                        <w:del w:id="959" w:author="Benjamin Meyer" w:date="2023-04-18T10:26:00Z">
                          <w:r>
                            <w:rPr>
                              <w:b/>
                              <w:sz w:val="24"/>
                            </w:rPr>
                            <w:delText>Sample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sz w:val="24"/>
                            </w:rPr>
                            <w:tab/>
                            <w:delText xml:space="preserve">Field blank: </w:delText>
                          </w:r>
                          <w:r>
                            <w:rPr>
                              <w:sz w:val="24"/>
                            </w:rPr>
                            <w:delText>Y or</w:delText>
                          </w:r>
                          <w:r>
                            <w:rPr>
                              <w:spacing w:val="-2"/>
                              <w:sz w:val="24"/>
                            </w:rPr>
                            <w:delText xml:space="preserve"> </w:delText>
                          </w:r>
                          <w:r>
                            <w:rPr>
                              <w:sz w:val="24"/>
                            </w:rPr>
                            <w:delText>N</w:delText>
                          </w:r>
                        </w:del>
                      </w:p>
                      <w:p w14:paraId="2B3796DF" w14:textId="77777777" w:rsidR="00015BB1" w:rsidRDefault="00015BB1" w:rsidP="00E81AA7">
                        <w:pPr>
                          <w:tabs>
                            <w:tab w:val="left" w:pos="4616"/>
                          </w:tabs>
                          <w:spacing w:before="2"/>
                          <w:ind w:left="103"/>
                          <w:rPr>
                            <w:del w:id="960" w:author="Benjamin Meyer" w:date="2023-04-18T10:26:00Z"/>
                            <w:b/>
                            <w:sz w:val="24"/>
                          </w:rPr>
                        </w:pPr>
                        <w:del w:id="961" w:author="Benjamin Meyer" w:date="2023-04-18T10:26:00Z">
                          <w:r>
                            <w:rPr>
                              <w:b/>
                              <w:sz w:val="24"/>
                            </w:rPr>
                            <w:delText xml:space="preserve">Time: </w:delText>
                          </w:r>
                          <w:r>
                            <w:rPr>
                              <w:b/>
                              <w:sz w:val="24"/>
                              <w:u w:val="single"/>
                            </w:rPr>
                            <w:delText xml:space="preserve"> </w:delText>
                          </w:r>
                          <w:r>
                            <w:rPr>
                              <w:b/>
                              <w:sz w:val="24"/>
                              <w:u w:val="single"/>
                            </w:rPr>
                            <w:tab/>
                          </w:r>
                        </w:del>
                      </w:p>
                    </w:txbxContent>
                  </v:textbox>
                  <w10:anchorlock/>
                </v:shape>
              </w:pict>
            </mc:Fallback>
          </mc:AlternateContent>
        </w:r>
      </w:del>
    </w:p>
    <w:p w14:paraId="4DA212FC" w14:textId="77777777" w:rsidR="00E81AA7" w:rsidRDefault="00E81AA7" w:rsidP="00E81AA7">
      <w:pPr>
        <w:pStyle w:val="BodyText"/>
        <w:rPr>
          <w:del w:id="962" w:author="Benjamin Meyer" w:date="2023-04-18T10:26:00Z"/>
          <w:b/>
          <w:i/>
          <w:sz w:val="20"/>
        </w:rPr>
      </w:pPr>
    </w:p>
    <w:p w14:paraId="5DBF255D" w14:textId="77777777" w:rsidR="00E81AA7" w:rsidRDefault="00E81AA7" w:rsidP="00E81AA7">
      <w:pPr>
        <w:pStyle w:val="BodyText"/>
        <w:spacing w:before="5"/>
        <w:rPr>
          <w:del w:id="963" w:author="Benjamin Meyer" w:date="2023-04-18T10:26:00Z"/>
          <w:b/>
          <w:i/>
          <w:sz w:val="17"/>
        </w:rPr>
      </w:pPr>
    </w:p>
    <w:p w14:paraId="09093622" w14:textId="77777777" w:rsidR="00E81AA7" w:rsidRDefault="00E81AA7" w:rsidP="00E81AA7">
      <w:pPr>
        <w:pStyle w:val="Heading2"/>
        <w:spacing w:before="90" w:line="240" w:lineRule="auto"/>
        <w:ind w:left="112"/>
        <w:rPr>
          <w:del w:id="964" w:author="Benjamin Meyer" w:date="2023-04-18T10:26:00Z"/>
        </w:rPr>
      </w:pPr>
      <w:bookmarkStart w:id="965" w:name="_Toc96073998"/>
      <w:del w:id="966" w:author="Benjamin Meyer" w:date="2023-04-18T10:26:00Z">
        <w:r>
          <w:delText>Site photos, description</w:delText>
        </w:r>
        <w:bookmarkEnd w:id="965"/>
      </w:del>
    </w:p>
    <w:p w14:paraId="416E658E" w14:textId="77777777" w:rsidR="00E81AA7" w:rsidRDefault="00E81AA7" w:rsidP="00E81AA7">
      <w:pPr>
        <w:pStyle w:val="BodyText"/>
        <w:ind w:left="111"/>
        <w:rPr>
          <w:del w:id="967" w:author="Benjamin Meyer" w:date="2023-04-18T10:26:00Z"/>
          <w:sz w:val="20"/>
        </w:rPr>
      </w:pPr>
      <w:del w:id="968" w:author="Benjamin Meyer" w:date="2023-04-18T10:26:00Z">
        <w:r>
          <w:rPr>
            <w:noProof/>
            <w:sz w:val="20"/>
          </w:rPr>
          <mc:AlternateContent>
            <mc:Choice Requires="wps">
              <w:drawing>
                <wp:inline distT="0" distB="0" distL="0" distR="0" wp14:anchorId="5F406FE4" wp14:editId="46115412">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772261" w14:textId="77777777" w:rsidR="00015BB1" w:rsidRDefault="00015BB1" w:rsidP="00E81AA7">
                              <w:pPr>
                                <w:tabs>
                                  <w:tab w:val="left" w:pos="7529"/>
                                  <w:tab w:val="left" w:pos="7595"/>
                                </w:tabs>
                                <w:ind w:left="103" w:right="1742"/>
                                <w:rPr>
                                  <w:del w:id="969" w:author="Benjamin Meyer" w:date="2023-04-18T10:26:00Z"/>
                                  <w:b/>
                                  <w:sz w:val="24"/>
                                </w:rPr>
                              </w:pPr>
                              <w:del w:id="970" w:author="Benjamin Meyer" w:date="2023-04-18T10:26:00Z">
                                <w:r>
                                  <w:rPr>
                                    <w:b/>
                                    <w:sz w:val="24"/>
                                  </w:rPr>
                                  <w:delText>Site photo</w:delText>
                                </w:r>
                                <w:r>
                                  <w:rPr>
                                    <w:b/>
                                    <w:spacing w:val="-4"/>
                                    <w:sz w:val="24"/>
                                  </w:rPr>
                                  <w:delText xml:space="preserve"> </w:delText>
                                </w:r>
                                <w:r>
                                  <w:rPr>
                                    <w:b/>
                                    <w:sz w:val="24"/>
                                  </w:rPr>
                                  <w:delText>file</w:delText>
                                </w:r>
                                <w:r>
                                  <w:rPr>
                                    <w:b/>
                                    <w:spacing w:val="-2"/>
                                    <w:sz w:val="24"/>
                                  </w:rPr>
                                  <w:delText xml:space="preserve"> </w:delText>
                                </w:r>
                                <w:r>
                                  <w:rPr>
                                    <w:b/>
                                    <w:sz w:val="24"/>
                                  </w:rPr>
                                  <w:delText xml:space="preserve">names: </w:delText>
                                </w:r>
                                <w:r>
                                  <w:rPr>
                                    <w:b/>
                                    <w:sz w:val="24"/>
                                    <w:u w:val="single"/>
                                  </w:rPr>
                                  <w:delText xml:space="preserve"> </w:delText>
                                </w:r>
                                <w:r>
                                  <w:rPr>
                                    <w:b/>
                                    <w:sz w:val="24"/>
                                    <w:u w:val="single"/>
                                  </w:rPr>
                                  <w:tab/>
                                </w:r>
                                <w:r>
                                  <w:rPr>
                                    <w:b/>
                                    <w:sz w:val="24"/>
                                  </w:rPr>
                                  <w:delText xml:space="preserve"> Camera</w:delText>
                                </w:r>
                                <w:r>
                                  <w:rPr>
                                    <w:b/>
                                    <w:spacing w:val="-4"/>
                                    <w:sz w:val="24"/>
                                  </w:rPr>
                                  <w:delText xml:space="preserve"> </w:delText>
                                </w:r>
                                <w:r>
                                  <w:rPr>
                                    <w:b/>
                                    <w:sz w:val="24"/>
                                  </w:rPr>
                                  <w:delText xml:space="preserve">used: </w:delText>
                                </w:r>
                                <w:r>
                                  <w:rPr>
                                    <w:b/>
                                    <w:sz w:val="24"/>
                                    <w:u w:val="single"/>
                                  </w:rPr>
                                  <w:delText xml:space="preserve"> </w:delText>
                                </w:r>
                                <w:r>
                                  <w:rPr>
                                    <w:b/>
                                    <w:sz w:val="24"/>
                                    <w:u w:val="single"/>
                                  </w:rPr>
                                  <w:tab/>
                                </w:r>
                                <w:r>
                                  <w:rPr>
                                    <w:b/>
                                    <w:sz w:val="24"/>
                                    <w:u w:val="single"/>
                                  </w:rPr>
                                  <w:tab/>
                                </w:r>
                              </w:del>
                            </w:p>
                            <w:p w14:paraId="076EABC6" w14:textId="77777777" w:rsidR="00015BB1" w:rsidRDefault="00015BB1" w:rsidP="00E81AA7">
                              <w:pPr>
                                <w:pStyle w:val="BodyText"/>
                                <w:spacing w:before="10"/>
                                <w:rPr>
                                  <w:del w:id="971" w:author="Benjamin Meyer" w:date="2023-04-18T10:26:00Z"/>
                                  <w:b/>
                                  <w:sz w:val="23"/>
                                </w:rPr>
                              </w:pPr>
                            </w:p>
                            <w:p w14:paraId="3BC077D0" w14:textId="77777777" w:rsidR="00015BB1" w:rsidRDefault="00015BB1" w:rsidP="00E81AA7">
                              <w:pPr>
                                <w:ind w:left="103"/>
                                <w:rPr>
                                  <w:del w:id="972" w:author="Benjamin Meyer" w:date="2023-04-18T10:26:00Z"/>
                                  <w:b/>
                                  <w:sz w:val="24"/>
                                </w:rPr>
                              </w:pPr>
                              <w:del w:id="973" w:author="Benjamin Meyer" w:date="2023-04-18T10:26:00Z">
                                <w:r>
                                  <w:rPr>
                                    <w:b/>
                                    <w:sz w:val="24"/>
                                  </w:rPr>
                                  <w:delText>Site description (potential sources of pollution, boats in area, etc…):</w:delText>
                                </w:r>
                              </w:del>
                            </w:p>
                          </w:txbxContent>
                        </wps:txbx>
                        <wps:bodyPr rot="0" vert="horz" wrap="square" lIns="0" tIns="0" rIns="0" bIns="0" anchor="t" anchorCtr="0" upright="1">
                          <a:noAutofit/>
                        </wps:bodyPr>
                      </wps:wsp>
                    </a:graphicData>
                  </a:graphic>
                </wp:inline>
              </w:drawing>
            </mc:Choice>
            <mc:Fallback>
              <w:pict>
                <v:shape w14:anchorId="5F406FE4" id="Text Box 24" o:spid="_x0000_s1043"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" filled="f" strokeweight=".48pt">
                  <v:textbox inset="0,0,0,0">
                    <w:txbxContent>
                      <w:p w14:paraId="3A772261" w14:textId="77777777" w:rsidR="00015BB1" w:rsidRDefault="00015BB1" w:rsidP="00E81AA7">
                        <w:pPr>
                          <w:tabs>
                            <w:tab w:val="left" w:pos="7529"/>
                            <w:tab w:val="left" w:pos="7595"/>
                          </w:tabs>
                          <w:ind w:left="103" w:right="1742"/>
                          <w:rPr>
                            <w:del w:id="974" w:author="Benjamin Meyer" w:date="2023-04-18T10:26:00Z"/>
                            <w:b/>
                            <w:sz w:val="24"/>
                          </w:rPr>
                        </w:pPr>
                        <w:del w:id="975" w:author="Benjamin Meyer" w:date="2023-04-18T10:26:00Z">
                          <w:r>
                            <w:rPr>
                              <w:b/>
                              <w:sz w:val="24"/>
                            </w:rPr>
                            <w:delText>Site photo</w:delText>
                          </w:r>
                          <w:r>
                            <w:rPr>
                              <w:b/>
                              <w:spacing w:val="-4"/>
                              <w:sz w:val="24"/>
                            </w:rPr>
                            <w:delText xml:space="preserve"> </w:delText>
                          </w:r>
                          <w:r>
                            <w:rPr>
                              <w:b/>
                              <w:sz w:val="24"/>
                            </w:rPr>
                            <w:delText>file</w:delText>
                          </w:r>
                          <w:r>
                            <w:rPr>
                              <w:b/>
                              <w:spacing w:val="-2"/>
                              <w:sz w:val="24"/>
                            </w:rPr>
                            <w:delText xml:space="preserve"> </w:delText>
                          </w:r>
                          <w:r>
                            <w:rPr>
                              <w:b/>
                              <w:sz w:val="24"/>
                            </w:rPr>
                            <w:delText xml:space="preserve">names: </w:delText>
                          </w:r>
                          <w:r>
                            <w:rPr>
                              <w:b/>
                              <w:sz w:val="24"/>
                              <w:u w:val="single"/>
                            </w:rPr>
                            <w:delText xml:space="preserve"> </w:delText>
                          </w:r>
                          <w:r>
                            <w:rPr>
                              <w:b/>
                              <w:sz w:val="24"/>
                              <w:u w:val="single"/>
                            </w:rPr>
                            <w:tab/>
                          </w:r>
                          <w:r>
                            <w:rPr>
                              <w:b/>
                              <w:sz w:val="24"/>
                            </w:rPr>
                            <w:delText xml:space="preserve"> Camera</w:delText>
                          </w:r>
                          <w:r>
                            <w:rPr>
                              <w:b/>
                              <w:spacing w:val="-4"/>
                              <w:sz w:val="24"/>
                            </w:rPr>
                            <w:delText xml:space="preserve"> </w:delText>
                          </w:r>
                          <w:r>
                            <w:rPr>
                              <w:b/>
                              <w:sz w:val="24"/>
                            </w:rPr>
                            <w:delText xml:space="preserve">used: </w:delText>
                          </w:r>
                          <w:r>
                            <w:rPr>
                              <w:b/>
                              <w:sz w:val="24"/>
                              <w:u w:val="single"/>
                            </w:rPr>
                            <w:delText xml:space="preserve"> </w:delText>
                          </w:r>
                          <w:r>
                            <w:rPr>
                              <w:b/>
                              <w:sz w:val="24"/>
                              <w:u w:val="single"/>
                            </w:rPr>
                            <w:tab/>
                          </w:r>
                          <w:r>
                            <w:rPr>
                              <w:b/>
                              <w:sz w:val="24"/>
                              <w:u w:val="single"/>
                            </w:rPr>
                            <w:tab/>
                          </w:r>
                        </w:del>
                      </w:p>
                      <w:p w14:paraId="076EABC6" w14:textId="77777777" w:rsidR="00015BB1" w:rsidRDefault="00015BB1" w:rsidP="00E81AA7">
                        <w:pPr>
                          <w:pStyle w:val="BodyText"/>
                          <w:spacing w:before="10"/>
                          <w:rPr>
                            <w:del w:id="976" w:author="Benjamin Meyer" w:date="2023-04-18T10:26:00Z"/>
                            <w:b/>
                            <w:sz w:val="23"/>
                          </w:rPr>
                        </w:pPr>
                      </w:p>
                      <w:p w14:paraId="3BC077D0" w14:textId="77777777" w:rsidR="00015BB1" w:rsidRDefault="00015BB1" w:rsidP="00E81AA7">
                        <w:pPr>
                          <w:ind w:left="103"/>
                          <w:rPr>
                            <w:del w:id="977" w:author="Benjamin Meyer" w:date="2023-04-18T10:26:00Z"/>
                            <w:b/>
                            <w:sz w:val="24"/>
                          </w:rPr>
                        </w:pPr>
                        <w:del w:id="978" w:author="Benjamin Meyer" w:date="2023-04-18T10:26:00Z">
                          <w:r>
                            <w:rPr>
                              <w:b/>
                              <w:sz w:val="24"/>
                            </w:rPr>
                            <w:delText>Site description (potential sources of pollution, boats in area, etc…):</w:delText>
                          </w:r>
                        </w:del>
                      </w:p>
                    </w:txbxContent>
                  </v:textbox>
                  <w10:anchorlock/>
                </v:shape>
              </w:pict>
            </mc:Fallback>
          </mc:AlternateContent>
        </w:r>
      </w:del>
    </w:p>
    <w:p w14:paraId="433AE30F" w14:textId="77777777" w:rsidR="00E81AA7" w:rsidRDefault="00E81AA7" w:rsidP="00E81AA7">
      <w:pPr>
        <w:pStyle w:val="BodyText"/>
        <w:spacing w:before="2"/>
        <w:rPr>
          <w:del w:id="979" w:author="Benjamin Meyer" w:date="2023-04-18T10:26:00Z"/>
          <w:b/>
          <w:i/>
          <w:sz w:val="13"/>
        </w:rPr>
      </w:pPr>
    </w:p>
    <w:p w14:paraId="4525948F" w14:textId="77777777" w:rsidR="00E81AA7" w:rsidRDefault="00E81AA7" w:rsidP="00E81AA7">
      <w:pPr>
        <w:pStyle w:val="Heading2"/>
        <w:spacing w:before="90" w:line="240" w:lineRule="auto"/>
        <w:ind w:left="112"/>
        <w:rPr>
          <w:del w:id="980" w:author="Benjamin Meyer" w:date="2023-04-18T10:26:00Z"/>
        </w:rPr>
      </w:pPr>
      <w:bookmarkStart w:id="981" w:name="_Toc96073999"/>
      <w:del w:id="982" w:author="Benjamin Meyer" w:date="2023-04-18T10:26:00Z">
        <w:r>
          <w:delText>Weather</w:delText>
        </w:r>
        <w:bookmarkEnd w:id="981"/>
      </w:del>
    </w:p>
    <w:p w14:paraId="4DC1112F" w14:textId="77777777" w:rsidR="00E81AA7" w:rsidRDefault="00E81AA7" w:rsidP="00E81AA7">
      <w:pPr>
        <w:pStyle w:val="BodyText"/>
        <w:ind w:left="112"/>
        <w:rPr>
          <w:del w:id="983" w:author="Benjamin Meyer" w:date="2023-04-18T10:26:00Z"/>
          <w:sz w:val="20"/>
        </w:rPr>
      </w:pPr>
      <w:del w:id="984" w:author="Benjamin Meyer" w:date="2023-04-18T10:26:00Z">
        <w:r>
          <w:rPr>
            <w:noProof/>
            <w:sz w:val="20"/>
          </w:rPr>
          <mc:AlternateContent>
            <mc:Choice Requires="wpg">
              <w:drawing>
                <wp:inline distT="0" distB="0" distL="0" distR="0" wp14:anchorId="21D31301" wp14:editId="398CC662">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E2E27" w14:textId="77777777" w:rsidR="00015BB1" w:rsidRDefault="00015BB1" w:rsidP="00E81AA7">
                                <w:pPr>
                                  <w:spacing w:line="266" w:lineRule="exact"/>
                                  <w:rPr>
                                    <w:del w:id="985" w:author="Benjamin Meyer" w:date="2023-04-18T10:26:00Z"/>
                                    <w:sz w:val="24"/>
                                  </w:rPr>
                                </w:pPr>
                                <w:del w:id="986" w:author="Benjamin Meyer" w:date="2023-04-18T10:26:00Z">
                                  <w:r>
                                    <w:rPr>
                                      <w:b/>
                                      <w:sz w:val="24"/>
                                    </w:rPr>
                                    <w:delText>Sky (circle option)</w:delText>
                                  </w:r>
                                  <w:r>
                                    <w:rPr>
                                      <w:sz w:val="24"/>
                                    </w:rPr>
                                    <w:delText>:</w:delText>
                                  </w:r>
                                </w:del>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D5122" w14:textId="77777777" w:rsidR="00015BB1" w:rsidRDefault="00015BB1" w:rsidP="00E81AA7">
                                <w:pPr>
                                  <w:tabs>
                                    <w:tab w:val="left" w:pos="933"/>
                                  </w:tabs>
                                  <w:spacing w:line="266" w:lineRule="exact"/>
                                  <w:rPr>
                                    <w:del w:id="987" w:author="Benjamin Meyer" w:date="2023-04-18T10:26:00Z"/>
                                    <w:sz w:val="24"/>
                                  </w:rPr>
                                </w:pPr>
                                <w:del w:id="988" w:author="Benjamin Meyer" w:date="2023-04-18T10:26:00Z">
                                  <w:r>
                                    <w:rPr>
                                      <w:sz w:val="24"/>
                                    </w:rPr>
                                    <w:delText>sunny</w:delText>
                                  </w:r>
                                  <w:r>
                                    <w:rPr>
                                      <w:sz w:val="24"/>
                                    </w:rPr>
                                    <w:tab/>
                                    <w:delText>partly</w:delText>
                                  </w:r>
                                  <w:r>
                                    <w:rPr>
                                      <w:spacing w:val="-3"/>
                                      <w:sz w:val="24"/>
                                    </w:rPr>
                                    <w:delText xml:space="preserve"> </w:delText>
                                  </w:r>
                                  <w:r>
                                    <w:rPr>
                                      <w:sz w:val="24"/>
                                    </w:rPr>
                                    <w:delText>cloudy</w:delText>
                                  </w:r>
                                </w:del>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9D2D0" w14:textId="77777777" w:rsidR="00015BB1" w:rsidRDefault="00015BB1" w:rsidP="00E81AA7">
                                <w:pPr>
                                  <w:tabs>
                                    <w:tab w:val="left" w:pos="952"/>
                                  </w:tabs>
                                  <w:ind w:left="205" w:right="18" w:hanging="206"/>
                                  <w:rPr>
                                    <w:del w:id="989" w:author="Benjamin Meyer" w:date="2023-04-18T10:26:00Z"/>
                                    <w:sz w:val="24"/>
                                  </w:rPr>
                                </w:pPr>
                                <w:del w:id="990" w:author="Benjamin Meyer" w:date="2023-04-18T10:26:00Z">
                                  <w:r>
                                    <w:rPr>
                                      <w:sz w:val="24"/>
                                    </w:rPr>
                                    <w:delText>cloudy</w:delText>
                                  </w:r>
                                  <w:r>
                                    <w:rPr>
                                      <w:sz w:val="24"/>
                                    </w:rPr>
                                    <w:tab/>
                                  </w:r>
                                  <w:r>
                                    <w:rPr>
                                      <w:spacing w:val="-7"/>
                                      <w:sz w:val="24"/>
                                    </w:rPr>
                                    <w:delText xml:space="preserve">fog </w:delText>
                                  </w:r>
                                  <w:r>
                                    <w:rPr>
                                      <w:sz w:val="24"/>
                                    </w:rPr>
                                    <w:delText>none</w:delText>
                                  </w:r>
                                </w:del>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DE57F" w14:textId="77777777" w:rsidR="00015BB1" w:rsidRDefault="00015BB1" w:rsidP="00E81AA7">
                                <w:pPr>
                                  <w:spacing w:line="266" w:lineRule="exact"/>
                                  <w:rPr>
                                    <w:del w:id="991" w:author="Benjamin Meyer" w:date="2023-04-18T10:26:00Z"/>
                                    <w:sz w:val="24"/>
                                  </w:rPr>
                                </w:pPr>
                                <w:del w:id="992" w:author="Benjamin Meyer" w:date="2023-04-18T10:26:00Z">
                                  <w:r>
                                    <w:rPr>
                                      <w:b/>
                                      <w:sz w:val="24"/>
                                    </w:rPr>
                                    <w:delText xml:space="preserve">Precipitation (circle option): </w:delText>
                                  </w:r>
                                  <w:r>
                                    <w:rPr>
                                      <w:sz w:val="24"/>
                                    </w:rPr>
                                    <w:delText>raining</w:delText>
                                  </w:r>
                                </w:del>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99329" w14:textId="77777777" w:rsidR="00015BB1" w:rsidRDefault="00015BB1" w:rsidP="00E81AA7">
                                <w:pPr>
                                  <w:spacing w:line="266" w:lineRule="exact"/>
                                  <w:rPr>
                                    <w:del w:id="993" w:author="Benjamin Meyer" w:date="2023-04-18T10:26:00Z"/>
                                    <w:sz w:val="24"/>
                                  </w:rPr>
                                </w:pPr>
                                <w:del w:id="994" w:author="Benjamin Meyer" w:date="2023-04-18T10:26:00Z">
                                  <w:r>
                                    <w:rPr>
                                      <w:sz w:val="24"/>
                                    </w:rPr>
                                    <w:delText>drizzle</w:delText>
                                  </w:r>
                                </w:del>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44519" w14:textId="77777777" w:rsidR="00015BB1" w:rsidRDefault="00015BB1" w:rsidP="00E81AA7">
                                <w:pPr>
                                  <w:tabs>
                                    <w:tab w:val="left" w:pos="2566"/>
                                  </w:tabs>
                                  <w:spacing w:line="266" w:lineRule="exact"/>
                                  <w:rPr>
                                    <w:del w:id="995" w:author="Benjamin Meyer" w:date="2023-04-18T10:26:00Z"/>
                                    <w:sz w:val="24"/>
                                  </w:rPr>
                                </w:pPr>
                                <w:del w:id="996" w:author="Benjamin Meyer" w:date="2023-04-18T10:26:00Z">
                                  <w:r>
                                    <w:rPr>
                                      <w:b/>
                                      <w:sz w:val="24"/>
                                    </w:rPr>
                                    <w:delText>Air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369BBE4D" w14:textId="77777777" w:rsidR="00015BB1" w:rsidRDefault="00015BB1" w:rsidP="00E81AA7">
                                <w:pPr>
                                  <w:tabs>
                                    <w:tab w:val="left" w:pos="2632"/>
                                  </w:tabs>
                                  <w:rPr>
                                    <w:del w:id="997" w:author="Benjamin Meyer" w:date="2023-04-18T10:26:00Z"/>
                                    <w:sz w:val="24"/>
                                  </w:rPr>
                                </w:pPr>
                                <w:del w:id="998" w:author="Benjamin Meyer" w:date="2023-04-18T10:26:00Z">
                                  <w:r>
                                    <w:rPr>
                                      <w:b/>
                                      <w:sz w:val="24"/>
                                    </w:rPr>
                                    <w:delText>Water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0FE0713C" w14:textId="77777777" w:rsidR="00015BB1" w:rsidRDefault="00015BB1" w:rsidP="00E81AA7">
                                <w:pPr>
                                  <w:spacing w:before="2"/>
                                  <w:rPr>
                                    <w:del w:id="999" w:author="Benjamin Meyer" w:date="2023-04-18T10:26:00Z"/>
                                    <w:sz w:val="24"/>
                                  </w:rPr>
                                </w:pPr>
                              </w:p>
                              <w:p w14:paraId="3064B56F" w14:textId="77777777" w:rsidR="00015BB1" w:rsidRDefault="00015BB1" w:rsidP="00E81AA7">
                                <w:pPr>
                                  <w:rPr>
                                    <w:del w:id="1000" w:author="Benjamin Meyer" w:date="2023-04-18T10:26:00Z"/>
                                    <w:b/>
                                    <w:sz w:val="24"/>
                                  </w:rPr>
                                </w:pPr>
                                <w:del w:id="1001" w:author="Benjamin Meyer" w:date="2023-04-18T10:26:00Z">
                                  <w:r>
                                    <w:rPr>
                                      <w:b/>
                                      <w:sz w:val="24"/>
                                    </w:rPr>
                                    <w:delText>Notes (overnight rain, water condition, etc…):</w:delText>
                                  </w:r>
                                </w:del>
                              </w:p>
                            </w:txbxContent>
                          </wps:txbx>
                          <wps:bodyPr rot="0" vert="horz" wrap="square" lIns="0" tIns="0" rIns="0" bIns="0" anchor="t" anchorCtr="0" upright="1">
                            <a:noAutofit/>
                          </wps:bodyPr>
                        </wps:wsp>
                      </wpg:wgp>
                    </a:graphicData>
                  </a:graphic>
                </wp:inline>
              </w:drawing>
            </mc:Choice>
            <mc:Fallback>
              <w:pict>
                <v:group w14:anchorId="21D31301" id="Group 16" o:spid="_x0000_s1044"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">
                  <v:shape id="Freeform 23" o:spid="_x0000_s1045"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Text Box 22" o:spid="_x0000_s1046"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4CAE2E27" w14:textId="77777777" w:rsidR="00015BB1" w:rsidRDefault="00015BB1" w:rsidP="00E81AA7">
                          <w:pPr>
                            <w:spacing w:line="266" w:lineRule="exact"/>
                            <w:rPr>
                              <w:del w:id="1002" w:author="Benjamin Meyer" w:date="2023-04-18T10:26:00Z"/>
                              <w:sz w:val="24"/>
                            </w:rPr>
                          </w:pPr>
                          <w:del w:id="1003" w:author="Benjamin Meyer" w:date="2023-04-18T10:26:00Z">
                            <w:r>
                              <w:rPr>
                                <w:b/>
                                <w:sz w:val="24"/>
                              </w:rPr>
                              <w:delText>Sky (circle option)</w:delText>
                            </w:r>
                            <w:r>
                              <w:rPr>
                                <w:sz w:val="24"/>
                              </w:rPr>
                              <w:delText>:</w:delText>
                            </w:r>
                          </w:del>
                        </w:p>
                      </w:txbxContent>
                    </v:textbox>
                  </v:shape>
                  <v:shape id="_x0000_s1047"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50D5122" w14:textId="77777777" w:rsidR="00015BB1" w:rsidRDefault="00015BB1" w:rsidP="00E81AA7">
                          <w:pPr>
                            <w:tabs>
                              <w:tab w:val="left" w:pos="933"/>
                            </w:tabs>
                            <w:spacing w:line="266" w:lineRule="exact"/>
                            <w:rPr>
                              <w:del w:id="1004" w:author="Benjamin Meyer" w:date="2023-04-18T10:26:00Z"/>
                              <w:sz w:val="24"/>
                            </w:rPr>
                          </w:pPr>
                          <w:del w:id="1005" w:author="Benjamin Meyer" w:date="2023-04-18T10:26:00Z">
                            <w:r>
                              <w:rPr>
                                <w:sz w:val="24"/>
                              </w:rPr>
                              <w:delText>sunny</w:delText>
                            </w:r>
                            <w:r>
                              <w:rPr>
                                <w:sz w:val="24"/>
                              </w:rPr>
                              <w:tab/>
                              <w:delText>partly</w:delText>
                            </w:r>
                            <w:r>
                              <w:rPr>
                                <w:spacing w:val="-3"/>
                                <w:sz w:val="24"/>
                              </w:rPr>
                              <w:delText xml:space="preserve"> </w:delText>
                            </w:r>
                            <w:r>
                              <w:rPr>
                                <w:sz w:val="24"/>
                              </w:rPr>
                              <w:delText>cloudy</w:delText>
                            </w:r>
                          </w:del>
                        </w:p>
                      </w:txbxContent>
                    </v:textbox>
                  </v:shape>
                  <v:shape id="Text Box 20" o:spid="_x0000_s1048"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539D2D0" w14:textId="77777777" w:rsidR="00015BB1" w:rsidRDefault="00015BB1" w:rsidP="00E81AA7">
                          <w:pPr>
                            <w:tabs>
                              <w:tab w:val="left" w:pos="952"/>
                            </w:tabs>
                            <w:ind w:left="205" w:right="18" w:hanging="206"/>
                            <w:rPr>
                              <w:del w:id="1006" w:author="Benjamin Meyer" w:date="2023-04-18T10:26:00Z"/>
                              <w:sz w:val="24"/>
                            </w:rPr>
                          </w:pPr>
                          <w:del w:id="1007" w:author="Benjamin Meyer" w:date="2023-04-18T10:26:00Z">
                            <w:r>
                              <w:rPr>
                                <w:sz w:val="24"/>
                              </w:rPr>
                              <w:delText>cloudy</w:delText>
                            </w:r>
                            <w:r>
                              <w:rPr>
                                <w:sz w:val="24"/>
                              </w:rPr>
                              <w:tab/>
                            </w:r>
                            <w:r>
                              <w:rPr>
                                <w:spacing w:val="-7"/>
                                <w:sz w:val="24"/>
                              </w:rPr>
                              <w:delText xml:space="preserve">fog </w:delText>
                            </w:r>
                            <w:r>
                              <w:rPr>
                                <w:sz w:val="24"/>
                              </w:rPr>
                              <w:delText>none</w:delText>
                            </w:r>
                          </w:del>
                        </w:p>
                      </w:txbxContent>
                    </v:textbox>
                  </v:shape>
                  <v:shape id="Text Box 19" o:spid="_x0000_s1049"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6FDE57F" w14:textId="77777777" w:rsidR="00015BB1" w:rsidRDefault="00015BB1" w:rsidP="00E81AA7">
                          <w:pPr>
                            <w:spacing w:line="266" w:lineRule="exact"/>
                            <w:rPr>
                              <w:del w:id="1008" w:author="Benjamin Meyer" w:date="2023-04-18T10:26:00Z"/>
                              <w:sz w:val="24"/>
                            </w:rPr>
                          </w:pPr>
                          <w:del w:id="1009" w:author="Benjamin Meyer" w:date="2023-04-18T10:26:00Z">
                            <w:r>
                              <w:rPr>
                                <w:b/>
                                <w:sz w:val="24"/>
                              </w:rPr>
                              <w:delText xml:space="preserve">Precipitation (circle option): </w:delText>
                            </w:r>
                            <w:r>
                              <w:rPr>
                                <w:sz w:val="24"/>
                              </w:rPr>
                              <w:delText>raining</w:delText>
                            </w:r>
                          </w:del>
                        </w:p>
                      </w:txbxContent>
                    </v:textbox>
                  </v:shape>
                  <v:shape id="Text Box 18" o:spid="_x0000_s1050"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5F99329" w14:textId="77777777" w:rsidR="00015BB1" w:rsidRDefault="00015BB1" w:rsidP="00E81AA7">
                          <w:pPr>
                            <w:spacing w:line="266" w:lineRule="exact"/>
                            <w:rPr>
                              <w:del w:id="1010" w:author="Benjamin Meyer" w:date="2023-04-18T10:26:00Z"/>
                              <w:sz w:val="24"/>
                            </w:rPr>
                          </w:pPr>
                          <w:del w:id="1011" w:author="Benjamin Meyer" w:date="2023-04-18T10:26:00Z">
                            <w:r>
                              <w:rPr>
                                <w:sz w:val="24"/>
                              </w:rPr>
                              <w:delText>drizzle</w:delText>
                            </w:r>
                          </w:del>
                        </w:p>
                      </w:txbxContent>
                    </v:textbox>
                  </v:shape>
                  <v:shape id="Text Box 17" o:spid="_x0000_s1051"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AC44519" w14:textId="77777777" w:rsidR="00015BB1" w:rsidRDefault="00015BB1" w:rsidP="00E81AA7">
                          <w:pPr>
                            <w:tabs>
                              <w:tab w:val="left" w:pos="2566"/>
                            </w:tabs>
                            <w:spacing w:line="266" w:lineRule="exact"/>
                            <w:rPr>
                              <w:del w:id="1012" w:author="Benjamin Meyer" w:date="2023-04-18T10:26:00Z"/>
                              <w:sz w:val="24"/>
                            </w:rPr>
                          </w:pPr>
                          <w:del w:id="1013" w:author="Benjamin Meyer" w:date="2023-04-18T10:26:00Z">
                            <w:r>
                              <w:rPr>
                                <w:b/>
                                <w:sz w:val="24"/>
                              </w:rPr>
                              <w:delText>Air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369BBE4D" w14:textId="77777777" w:rsidR="00015BB1" w:rsidRDefault="00015BB1" w:rsidP="00E81AA7">
                          <w:pPr>
                            <w:tabs>
                              <w:tab w:val="left" w:pos="2632"/>
                            </w:tabs>
                            <w:rPr>
                              <w:del w:id="1014" w:author="Benjamin Meyer" w:date="2023-04-18T10:26:00Z"/>
                              <w:sz w:val="24"/>
                            </w:rPr>
                          </w:pPr>
                          <w:del w:id="1015" w:author="Benjamin Meyer" w:date="2023-04-18T10:26:00Z">
                            <w:r>
                              <w:rPr>
                                <w:b/>
                                <w:sz w:val="24"/>
                              </w:rPr>
                              <w:delText>Water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0FE0713C" w14:textId="77777777" w:rsidR="00015BB1" w:rsidRDefault="00015BB1" w:rsidP="00E81AA7">
                          <w:pPr>
                            <w:spacing w:before="2"/>
                            <w:rPr>
                              <w:del w:id="1016" w:author="Benjamin Meyer" w:date="2023-04-18T10:26:00Z"/>
                              <w:sz w:val="24"/>
                            </w:rPr>
                          </w:pPr>
                        </w:p>
                        <w:p w14:paraId="3064B56F" w14:textId="77777777" w:rsidR="00015BB1" w:rsidRDefault="00015BB1" w:rsidP="00E81AA7">
                          <w:pPr>
                            <w:rPr>
                              <w:del w:id="1017" w:author="Benjamin Meyer" w:date="2023-04-18T10:26:00Z"/>
                              <w:b/>
                              <w:sz w:val="24"/>
                            </w:rPr>
                          </w:pPr>
                          <w:del w:id="1018" w:author="Benjamin Meyer" w:date="2023-04-18T10:26:00Z">
                            <w:r>
                              <w:rPr>
                                <w:b/>
                                <w:sz w:val="24"/>
                              </w:rPr>
                              <w:delText>Notes (overnight rain, water condition, etc…):</w:delText>
                            </w:r>
                          </w:del>
                        </w:p>
                      </w:txbxContent>
                    </v:textbox>
                  </v:shape>
                  <w10:anchorlock/>
                </v:group>
              </w:pict>
            </mc:Fallback>
          </mc:AlternateContent>
        </w:r>
      </w:del>
    </w:p>
    <w:p w14:paraId="02BD0CBF" w14:textId="77777777" w:rsidR="00E81AA7" w:rsidRDefault="00E81AA7" w:rsidP="00E81AA7">
      <w:pPr>
        <w:pStyle w:val="BodyText"/>
        <w:spacing w:before="9"/>
        <w:rPr>
          <w:del w:id="1019" w:author="Benjamin Meyer" w:date="2023-04-18T10:26:00Z"/>
          <w:b/>
          <w:i/>
          <w:sz w:val="13"/>
        </w:rPr>
      </w:pPr>
    </w:p>
    <w:p w14:paraId="299EB89B" w14:textId="77777777" w:rsidR="00E81AA7" w:rsidRDefault="00E81AA7" w:rsidP="00E81AA7">
      <w:pPr>
        <w:pStyle w:val="Heading2"/>
        <w:spacing w:before="90" w:line="240" w:lineRule="auto"/>
        <w:ind w:left="112"/>
        <w:rPr>
          <w:del w:id="1020" w:author="Benjamin Meyer" w:date="2023-04-18T10:26:00Z"/>
        </w:rPr>
      </w:pPr>
      <w:bookmarkStart w:id="1021" w:name="_Toc96074000"/>
      <w:del w:id="1022" w:author="Benjamin Meyer" w:date="2023-04-18T10:26:00Z">
        <w:r>
          <w:delText>Tides (if applicable)</w:delText>
        </w:r>
        <w:bookmarkEnd w:id="1021"/>
      </w:del>
    </w:p>
    <w:p w14:paraId="491CD526" w14:textId="77777777" w:rsidR="00E81AA7" w:rsidRDefault="00E81AA7" w:rsidP="00E81AA7">
      <w:pPr>
        <w:pStyle w:val="BodyText"/>
        <w:ind w:left="111"/>
        <w:rPr>
          <w:del w:id="1023" w:author="Benjamin Meyer" w:date="2023-04-18T10:26:00Z"/>
          <w:sz w:val="20"/>
        </w:rPr>
      </w:pPr>
      <w:del w:id="1024" w:author="Benjamin Meyer" w:date="2023-04-18T10:26:00Z">
        <w:r>
          <w:rPr>
            <w:noProof/>
            <w:sz w:val="20"/>
          </w:rPr>
          <mc:AlternateContent>
            <mc:Choice Requires="wps">
              <w:drawing>
                <wp:inline distT="0" distB="0" distL="0" distR="0" wp14:anchorId="68A38034" wp14:editId="637A4C97">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CD0BD" w14:textId="77777777" w:rsidR="00015BB1" w:rsidRDefault="00015BB1" w:rsidP="00E81AA7">
                              <w:pPr>
                                <w:tabs>
                                  <w:tab w:val="left" w:pos="8036"/>
                                  <w:tab w:val="left" w:pos="8090"/>
                                </w:tabs>
                                <w:ind w:left="103" w:right="1248"/>
                                <w:rPr>
                                  <w:del w:id="1025" w:author="Benjamin Meyer" w:date="2023-04-18T10:26:00Z"/>
                                  <w:b/>
                                  <w:sz w:val="24"/>
                                </w:rPr>
                              </w:pPr>
                              <w:del w:id="1026" w:author="Benjamin Meyer" w:date="2023-04-18T10:26:00Z">
                                <w:r>
                                  <w:rPr>
                                    <w:b/>
                                    <w:sz w:val="24"/>
                                  </w:rPr>
                                  <w:delText>Low tide</w:delText>
                                </w:r>
                                <w:r>
                                  <w:rPr>
                                    <w:b/>
                                    <w:spacing w:val="-6"/>
                                    <w:sz w:val="24"/>
                                  </w:rPr>
                                  <w:delText xml:space="preserve"> </w:delText>
                                </w:r>
                                <w:r>
                                  <w:rPr>
                                    <w:b/>
                                    <w:sz w:val="24"/>
                                  </w:rPr>
                                  <w:delText>(time,</w:delText>
                                </w:r>
                                <w:r>
                                  <w:rPr>
                                    <w:b/>
                                    <w:spacing w:val="-2"/>
                                    <w:sz w:val="24"/>
                                  </w:rPr>
                                  <w:delText xml:space="preserve"> </w:delText>
                                </w:r>
                                <w:r>
                                  <w:rPr>
                                    <w:b/>
                                    <w:sz w:val="24"/>
                                  </w:rPr>
                                  <w:delText>height):</w:delText>
                                </w:r>
                                <w:r>
                                  <w:rPr>
                                    <w:b/>
                                    <w:sz w:val="24"/>
                                    <w:u w:val="single"/>
                                  </w:rPr>
                                  <w:delText xml:space="preserve"> </w:delText>
                                </w:r>
                                <w:r>
                                  <w:rPr>
                                    <w:b/>
                                    <w:sz w:val="24"/>
                                    <w:u w:val="single"/>
                                  </w:rPr>
                                  <w:tab/>
                                </w:r>
                                <w:r>
                                  <w:rPr>
                                    <w:b/>
                                    <w:sz w:val="24"/>
                                  </w:rPr>
                                  <w:delText xml:space="preserve"> High tide (time,</w:delText>
                                </w:r>
                                <w:r>
                                  <w:rPr>
                                    <w:b/>
                                    <w:spacing w:val="-8"/>
                                    <w:sz w:val="24"/>
                                  </w:rPr>
                                  <w:delText xml:space="preserve"> </w:delText>
                                </w:r>
                                <w:r>
                                  <w:rPr>
                                    <w:b/>
                                    <w:sz w:val="24"/>
                                  </w:rPr>
                                  <w:delText>height):</w:delText>
                                </w:r>
                                <w:r>
                                  <w:rPr>
                                    <w:b/>
                                    <w:sz w:val="24"/>
                                    <w:u w:val="single"/>
                                  </w:rPr>
                                  <w:delText xml:space="preserve"> </w:delText>
                                </w:r>
                                <w:r>
                                  <w:rPr>
                                    <w:b/>
                                    <w:sz w:val="24"/>
                                    <w:u w:val="single"/>
                                  </w:rPr>
                                  <w:tab/>
                                </w:r>
                                <w:r>
                                  <w:rPr>
                                    <w:b/>
                                    <w:sz w:val="24"/>
                                    <w:u w:val="single"/>
                                  </w:rPr>
                                  <w:tab/>
                                </w:r>
                              </w:del>
                            </w:p>
                          </w:txbxContent>
                        </wps:txbx>
                        <wps:bodyPr rot="0" vert="horz" wrap="square" lIns="0" tIns="0" rIns="0" bIns="0" anchor="t" anchorCtr="0" upright="1">
                          <a:noAutofit/>
                        </wps:bodyPr>
                      </wps:wsp>
                    </a:graphicData>
                  </a:graphic>
                </wp:inline>
              </w:drawing>
            </mc:Choice>
            <mc:Fallback>
              <w:pict>
                <v:shape w14:anchorId="68A38034" id="Text Box 15" o:spid="_x0000_s1052"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" filled="f" strokeweight=".48pt">
                  <v:textbox inset="0,0,0,0">
                    <w:txbxContent>
                      <w:p w14:paraId="352CD0BD" w14:textId="77777777" w:rsidR="00015BB1" w:rsidRDefault="00015BB1" w:rsidP="00E81AA7">
                        <w:pPr>
                          <w:tabs>
                            <w:tab w:val="left" w:pos="8036"/>
                            <w:tab w:val="left" w:pos="8090"/>
                          </w:tabs>
                          <w:ind w:left="103" w:right="1248"/>
                          <w:rPr>
                            <w:del w:id="1027" w:author="Benjamin Meyer" w:date="2023-04-18T10:26:00Z"/>
                            <w:b/>
                            <w:sz w:val="24"/>
                          </w:rPr>
                        </w:pPr>
                        <w:del w:id="1028" w:author="Benjamin Meyer" w:date="2023-04-18T10:26:00Z">
                          <w:r>
                            <w:rPr>
                              <w:b/>
                              <w:sz w:val="24"/>
                            </w:rPr>
                            <w:delText>Low tide</w:delText>
                          </w:r>
                          <w:r>
                            <w:rPr>
                              <w:b/>
                              <w:spacing w:val="-6"/>
                              <w:sz w:val="24"/>
                            </w:rPr>
                            <w:delText xml:space="preserve"> </w:delText>
                          </w:r>
                          <w:r>
                            <w:rPr>
                              <w:b/>
                              <w:sz w:val="24"/>
                            </w:rPr>
                            <w:delText>(time,</w:delText>
                          </w:r>
                          <w:r>
                            <w:rPr>
                              <w:b/>
                              <w:spacing w:val="-2"/>
                              <w:sz w:val="24"/>
                            </w:rPr>
                            <w:delText xml:space="preserve"> </w:delText>
                          </w:r>
                          <w:r>
                            <w:rPr>
                              <w:b/>
                              <w:sz w:val="24"/>
                            </w:rPr>
                            <w:delText>height):</w:delText>
                          </w:r>
                          <w:r>
                            <w:rPr>
                              <w:b/>
                              <w:sz w:val="24"/>
                              <w:u w:val="single"/>
                            </w:rPr>
                            <w:delText xml:space="preserve"> </w:delText>
                          </w:r>
                          <w:r>
                            <w:rPr>
                              <w:b/>
                              <w:sz w:val="24"/>
                              <w:u w:val="single"/>
                            </w:rPr>
                            <w:tab/>
                          </w:r>
                          <w:r>
                            <w:rPr>
                              <w:b/>
                              <w:sz w:val="24"/>
                            </w:rPr>
                            <w:delText xml:space="preserve"> High tide (time,</w:delText>
                          </w:r>
                          <w:r>
                            <w:rPr>
                              <w:b/>
                              <w:spacing w:val="-8"/>
                              <w:sz w:val="24"/>
                            </w:rPr>
                            <w:delText xml:space="preserve"> </w:delText>
                          </w:r>
                          <w:r>
                            <w:rPr>
                              <w:b/>
                              <w:sz w:val="24"/>
                            </w:rPr>
                            <w:delText>height):</w:delText>
                          </w:r>
                          <w:r>
                            <w:rPr>
                              <w:b/>
                              <w:sz w:val="24"/>
                              <w:u w:val="single"/>
                            </w:rPr>
                            <w:delText xml:space="preserve"> </w:delText>
                          </w:r>
                          <w:r>
                            <w:rPr>
                              <w:b/>
                              <w:sz w:val="24"/>
                              <w:u w:val="single"/>
                            </w:rPr>
                            <w:tab/>
                          </w:r>
                          <w:r>
                            <w:rPr>
                              <w:b/>
                              <w:sz w:val="24"/>
                              <w:u w:val="single"/>
                            </w:rPr>
                            <w:tab/>
                          </w:r>
                        </w:del>
                      </w:p>
                    </w:txbxContent>
                  </v:textbox>
                  <w10:anchorlock/>
                </v:shape>
              </w:pict>
            </mc:Fallback>
          </mc:AlternateContent>
        </w:r>
      </w:del>
    </w:p>
    <w:p w14:paraId="7229DE2E" w14:textId="77777777" w:rsidR="00E81AA7" w:rsidRDefault="00E81AA7" w:rsidP="00E81AA7">
      <w:pPr>
        <w:pStyle w:val="BodyText"/>
        <w:spacing w:before="7"/>
        <w:rPr>
          <w:del w:id="1029" w:author="Benjamin Meyer" w:date="2023-04-18T10:26:00Z"/>
          <w:b/>
          <w:i/>
          <w:sz w:val="13"/>
        </w:rPr>
      </w:pPr>
    </w:p>
    <w:p w14:paraId="4B3D8093" w14:textId="77777777" w:rsidR="00E81AA7" w:rsidRDefault="00E81AA7" w:rsidP="00E81AA7">
      <w:pPr>
        <w:pStyle w:val="Heading2"/>
        <w:spacing w:before="90" w:line="240" w:lineRule="auto"/>
        <w:ind w:left="112"/>
        <w:rPr>
          <w:del w:id="1030" w:author="Benjamin Meyer" w:date="2023-04-18T10:26:00Z"/>
        </w:rPr>
      </w:pPr>
      <w:bookmarkStart w:id="1031" w:name="_Toc96074001"/>
      <w:del w:id="1032" w:author="Benjamin Meyer" w:date="2023-04-18T10:26:00Z">
        <w:r>
          <w:delText>Additional comments</w:delText>
        </w:r>
        <w:bookmarkEnd w:id="1031"/>
      </w:del>
    </w:p>
    <w:p w14:paraId="117A569B" w14:textId="77777777" w:rsidR="00E81AA7" w:rsidRDefault="00E81AA7" w:rsidP="00E81AA7">
      <w:pPr>
        <w:pStyle w:val="BodyText"/>
        <w:ind w:left="112"/>
        <w:rPr>
          <w:del w:id="1033" w:author="Benjamin Meyer" w:date="2023-04-18T10:26:00Z"/>
          <w:sz w:val="20"/>
        </w:rPr>
        <w:sectPr w:rsidR="00E81AA7">
          <w:type w:val="continuous"/>
          <w:pgSz w:w="11900" w:h="16840"/>
          <w:pgMar w:top="840" w:right="1040" w:bottom="280" w:left="1040" w:header="720" w:footer="720" w:gutter="0"/>
          <w:cols w:space="720"/>
        </w:sectPr>
      </w:pPr>
      <w:del w:id="1034" w:author="Benjamin Meyer" w:date="2023-04-18T10:26:00Z">
        <w:r>
          <w:rPr>
            <w:noProof/>
            <w:sz w:val="20"/>
          </w:rPr>
          <mc:AlternateContent>
            <mc:Choice Requires="wpg">
              <w:drawing>
                <wp:inline distT="0" distB="0" distL="0" distR="0" wp14:anchorId="65D926CD" wp14:editId="56B28088">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1AAE46"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del>
    </w:p>
    <w:p w14:paraId="034F1506" w14:textId="4399CC4A" w:rsidR="00E81AA7" w:rsidRDefault="00E81AA7" w:rsidP="00E81AA7">
      <w:pPr>
        <w:pStyle w:val="BodyText"/>
        <w:spacing w:before="10"/>
        <w:rPr>
          <w:b/>
          <w:sz w:val="19"/>
        </w:rPr>
      </w:pPr>
      <w:bookmarkStart w:id="1035" w:name="Appendix_D"/>
      <w:bookmarkStart w:id="1036" w:name="_bookmark37"/>
      <w:bookmarkStart w:id="1037" w:name="_Hlk117091594"/>
      <w:bookmarkEnd w:id="1035"/>
      <w:bookmarkEnd w:id="1036"/>
      <w:moveFromRangeStart w:id="1038" w:author="Benjamin Meyer" w:date="2023-04-18T10:26:00Z" w:name="move132706036"/>
      <w:moveFrom w:id="1039" w:author="Benjamin Meyer" w:date="2023-04-18T10:26:00Z">
        <w:r>
          <w:rPr>
            <w:b/>
            <w:sz w:val="28"/>
          </w:rPr>
          <w:t>Appendix D</w:t>
        </w:r>
      </w:moveFrom>
      <w:moveFromRangeEnd w:id="1038"/>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ins w:id="1040" w:author="Benjamin Meyer" w:date="2023-04-18T10:26:00Z">
        <w:r w:rsidR="000A657C">
          <w:rPr>
            <w:u w:val="single"/>
          </w:rPr>
          <w:t>______________________________________________</w:t>
        </w:r>
      </w:ins>
    </w:p>
    <w:bookmarkEnd w:id="1037"/>
    <w:p w14:paraId="74AED8C3" w14:textId="77777777" w:rsidR="00E81AA7" w:rsidRDefault="00E81AA7" w:rsidP="00E81AA7">
      <w:pPr>
        <w:sectPr w:rsidR="00E81AA7">
          <w:headerReference w:type="default" r:id="rId71"/>
          <w:footerReference w:type="default" r:id="rId72"/>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159B4733" w14:textId="2E35903B" w:rsidR="00E81AA7" w:rsidRDefault="00E81AA7" w:rsidP="00E81AA7">
      <w:pPr>
        <w:spacing w:before="88"/>
        <w:ind w:left="1182" w:right="377"/>
        <w:jc w:val="center"/>
        <w:rPr>
          <w:del w:id="1052" w:author="Benjamin Meyer" w:date="2023-04-18T10:26:00Z"/>
          <w:b/>
          <w:sz w:val="28"/>
        </w:rPr>
      </w:pPr>
      <w:bookmarkStart w:id="1053" w:name="Appendix_E"/>
      <w:bookmarkStart w:id="1054" w:name="_bookmark38"/>
      <w:bookmarkStart w:id="1055" w:name="_Toc132032686"/>
      <w:bookmarkStart w:id="1056" w:name="_Hlk117091938"/>
      <w:bookmarkEnd w:id="1053"/>
      <w:bookmarkEnd w:id="1054"/>
      <w:r>
        <w:rPr>
          <w:b/>
          <w:sz w:val="28"/>
        </w:rPr>
        <w:t xml:space="preserve">Appendix </w:t>
      </w:r>
      <w:ins w:id="1057" w:author="Benjamin Meyer" w:date="2023-04-18T10:26:00Z">
        <w:r w:rsidR="000A657C">
          <w:rPr>
            <w:b/>
            <w:sz w:val="24"/>
          </w:rPr>
          <w:t xml:space="preserve">F: </w:t>
        </w:r>
      </w:ins>
      <w:del w:id="1058" w:author="Benjamin Meyer" w:date="2023-04-18T10:26:00Z">
        <w:r>
          <w:rPr>
            <w:b/>
            <w:sz w:val="28"/>
          </w:rPr>
          <w:delText>E</w:delText>
        </w:r>
      </w:del>
    </w:p>
    <w:p w14:paraId="01073CC8" w14:textId="77777777" w:rsidR="00E81AA7" w:rsidRDefault="00E81AA7" w:rsidP="00E81AA7">
      <w:pPr>
        <w:pStyle w:val="BodyText"/>
        <w:spacing w:before="10"/>
        <w:rPr>
          <w:del w:id="1059" w:author="Benjamin Meyer" w:date="2023-04-18T10:26:00Z"/>
          <w:b/>
          <w:sz w:val="23"/>
        </w:rPr>
      </w:pPr>
    </w:p>
    <w:p w14:paraId="0DB3828D" w14:textId="77777777" w:rsidR="00E81AA7" w:rsidRDefault="00E81AA7" w:rsidP="00E81AA7">
      <w:pPr>
        <w:ind w:left="1183" w:right="377"/>
        <w:jc w:val="center"/>
        <w:rPr>
          <w:b/>
          <w:sz w:val="24"/>
        </w:rPr>
      </w:pPr>
      <w:proofErr w:type="spellStart"/>
      <w:r>
        <w:rPr>
          <w:b/>
          <w:sz w:val="24"/>
        </w:rPr>
        <w:t>Hydrolab</w:t>
      </w:r>
      <w:proofErr w:type="spellEnd"/>
      <w:r>
        <w:rPr>
          <w:b/>
          <w:sz w:val="24"/>
        </w:rPr>
        <w:t xml:space="preserve"> Downloads</w:t>
      </w:r>
      <w:bookmarkEnd w:id="1055"/>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1060" w:name="Appendix_F"/>
      <w:bookmarkStart w:id="1061" w:name="_bookmark39"/>
      <w:bookmarkStart w:id="1062" w:name="_Toc132032687"/>
      <w:bookmarkEnd w:id="1060"/>
      <w:bookmarkEnd w:id="1061"/>
      <w:r>
        <w:rPr>
          <w:b/>
          <w:sz w:val="24"/>
        </w:rPr>
        <w:lastRenderedPageBreak/>
        <w:t>Appendix F</w:t>
      </w:r>
      <w:ins w:id="1063" w:author="Benjamin Meyer" w:date="2023-04-18T10:26:00Z">
        <w:r w:rsidR="000A657C">
          <w:rPr>
            <w:b/>
            <w:sz w:val="24"/>
          </w:rPr>
          <w:t xml:space="preserve">: </w:t>
        </w:r>
      </w:ins>
      <w:proofErr w:type="spellStart"/>
      <w:r w:rsidR="00E81AA7">
        <w:rPr>
          <w:b/>
          <w:sz w:val="24"/>
        </w:rPr>
        <w:t>Minisonde</w:t>
      </w:r>
      <w:proofErr w:type="spellEnd"/>
      <w:r w:rsidR="00E81AA7">
        <w:rPr>
          <w:b/>
          <w:sz w:val="24"/>
        </w:rPr>
        <w:t xml:space="preserve"> Calibration Record</w:t>
      </w:r>
      <w:bookmarkEnd w:id="1062"/>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1064" w:name="Appendix_G"/>
      <w:bookmarkStart w:id="1065" w:name="_bookmark40"/>
      <w:bookmarkStart w:id="1066" w:name="_Toc132032688"/>
      <w:bookmarkEnd w:id="1064"/>
      <w:bookmarkEnd w:id="1065"/>
      <w:r>
        <w:rPr>
          <w:b/>
          <w:sz w:val="28"/>
        </w:rPr>
        <w:lastRenderedPageBreak/>
        <w:t>Appendix G</w:t>
      </w:r>
      <w:ins w:id="1067" w:author="Benjamin Meyer" w:date="2023-04-18T10:26:00Z">
        <w:r w:rsidR="000A657C" w:rsidRPr="00BE7085">
          <w:rPr>
            <w:b/>
            <w:sz w:val="24"/>
            <w:szCs w:val="24"/>
          </w:rPr>
          <w:t>: Stream Temperature Monitoring Field Data Sheet</w:t>
        </w:r>
      </w:ins>
      <w:bookmarkEnd w:id="1066"/>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ins w:id="1068" w:author="Benjamin Meyer" w:date="2023-04-18T10:26:00Z"/>
          <w:sz w:val="11"/>
        </w:rPr>
      </w:pPr>
      <w:ins w:id="1069" w:author="Benjamin Meyer" w:date="2023-04-18T10:26:00Z">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ins>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ins w:id="1070" w:author="Benjamin Meyer" w:date="2023-04-18T10:26:00Z"/>
          <w:sz w:val="19"/>
        </w:rPr>
      </w:pPr>
      <w:ins w:id="1071" w:author="Benjamin Meyer" w:date="2023-04-18T10:26:00Z">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ins>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ins w:id="1072" w:author="Benjamin Meyer" w:date="2023-04-18T10:26:00Z"/>
          <w:sz w:val="11"/>
        </w:rPr>
      </w:pPr>
      <w:ins w:id="1073" w:author="Benjamin Meyer" w:date="2023-04-18T10:26:00Z">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ins>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73"/>
          <w:footerReference w:type="default" r:id="rId74"/>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75"/>
          <w:footerReference w:type="default" r:id="rId76"/>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7"/>
          <w:footerReference w:type="default" r:id="rId78"/>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proofErr w:type="gramStart"/>
      <w:r>
        <w:rPr>
          <w:spacing w:val="-4"/>
        </w:rPr>
        <w:t>other</w:t>
      </w:r>
      <w:proofErr w:type="gramEnd"/>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9"/>
          <w:footerReference w:type="default" r:id="rId80"/>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1118" w:name="Nitrate"/>
      <w:bookmarkEnd w:id="1118"/>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 xml:space="preserve">Detailed sketch of site should include stream aspect, landmarks like large boulders or other markers to help locate the loggers, </w:t>
      </w:r>
      <w:proofErr w:type="gramStart"/>
      <w:r>
        <w:rPr>
          <w:b/>
          <w:sz w:val="24"/>
        </w:rPr>
        <w:t>trails</w:t>
      </w:r>
      <w:proofErr w:type="gramEnd"/>
      <w:r>
        <w:rPr>
          <w:b/>
          <w:sz w:val="24"/>
        </w:rPr>
        <w:t xml:space="preserve"> or other access points.</w:t>
      </w:r>
    </w:p>
    <w:p w14:paraId="6CB66822" w14:textId="77777777" w:rsidR="000A657C" w:rsidRDefault="000A657C" w:rsidP="000A657C">
      <w:pPr>
        <w:pStyle w:val="BodyText"/>
        <w:spacing w:before="10"/>
        <w:rPr>
          <w:ins w:id="1119" w:author="Benjamin Meyer" w:date="2023-04-18T10:26:00Z"/>
          <w:b/>
          <w:sz w:val="22"/>
        </w:rPr>
      </w:pPr>
      <w:ins w:id="1120" w:author="Benjamin Meyer" w:date="2023-04-18T10:26:00Z">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ins>
    </w:p>
    <w:p w14:paraId="121DFFDF" w14:textId="77777777" w:rsidR="00E81AA7" w:rsidRDefault="00E81AA7" w:rsidP="00E81AA7">
      <w:pPr>
        <w:pStyle w:val="BodyText"/>
        <w:spacing w:before="10"/>
        <w:rPr>
          <w:del w:id="1121" w:author="Benjamin Meyer" w:date="2023-04-18T10:26:00Z"/>
          <w:b/>
          <w:sz w:val="22"/>
        </w:rPr>
      </w:pPr>
      <w:del w:id="1122" w:author="Benjamin Meyer" w:date="2023-04-18T10:26:00Z">
        <w:r>
          <w:rPr>
            <w:noProof/>
          </w:rPr>
          <mc:AlternateContent>
            <mc:Choice Requires="wps">
              <w:drawing>
                <wp:anchor distT="0" distB="0" distL="0" distR="0" simplePos="0" relativeHeight="251695104" behindDoc="1" locked="0" layoutInCell="1" allowOverlap="1" wp14:anchorId="771ABA44" wp14:editId="5768AFDF">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F0F4F" id="Rectangle 7" o:spid="_x0000_s1026" style="position:absolute;margin-left:58.05pt;margin-top:15.55pt;width:498.6pt;height:227.9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del>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ins w:id="1123" w:author="Benjamin Meyer" w:date="2023-04-18T10:26:00Z"/>
          <w:b/>
          <w:sz w:val="27"/>
        </w:rPr>
      </w:pPr>
      <w:ins w:id="1124" w:author="Benjamin Meyer" w:date="2023-04-18T10:26:00Z">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ins>
    </w:p>
    <w:p w14:paraId="121BAD75" w14:textId="77777777" w:rsidR="000A657C" w:rsidRDefault="000A657C" w:rsidP="000A657C">
      <w:pPr>
        <w:pStyle w:val="BodyText"/>
        <w:spacing w:before="9"/>
        <w:rPr>
          <w:ins w:id="1125" w:author="Benjamin Meyer" w:date="2023-04-18T10:26:00Z"/>
          <w:b/>
          <w:sz w:val="23"/>
        </w:rPr>
      </w:pPr>
    </w:p>
    <w:p w14:paraId="4ADA1F52" w14:textId="77777777" w:rsidR="000A657C" w:rsidRDefault="000A657C" w:rsidP="000A657C">
      <w:pPr>
        <w:pStyle w:val="BodyText"/>
        <w:rPr>
          <w:ins w:id="1126" w:author="Benjamin Meyer" w:date="2023-04-18T10:26:00Z"/>
          <w:b/>
          <w:sz w:val="20"/>
        </w:rPr>
      </w:pPr>
    </w:p>
    <w:p w14:paraId="2CF06103" w14:textId="77777777" w:rsidR="000A657C" w:rsidRDefault="000A657C" w:rsidP="000A657C">
      <w:pPr>
        <w:pStyle w:val="BodyText"/>
        <w:spacing w:before="7"/>
        <w:rPr>
          <w:ins w:id="1127" w:author="Benjamin Meyer" w:date="2023-04-18T10:26:00Z"/>
          <w:b/>
          <w:sz w:val="11"/>
        </w:rPr>
      </w:pPr>
      <w:ins w:id="1128" w:author="Benjamin Meyer" w:date="2023-04-18T10:26:00Z">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ins>
    </w:p>
    <w:p w14:paraId="1CC669DD" w14:textId="77777777" w:rsidR="000A657C" w:rsidRDefault="000A657C" w:rsidP="000A657C">
      <w:pPr>
        <w:pStyle w:val="BodyText"/>
        <w:spacing w:before="9"/>
        <w:rPr>
          <w:ins w:id="1129" w:author="Benjamin Meyer" w:date="2023-04-18T10:26:00Z"/>
          <w:b/>
          <w:sz w:val="23"/>
        </w:rPr>
      </w:pPr>
    </w:p>
    <w:p w14:paraId="02D7F87D" w14:textId="77777777" w:rsidR="000A657C" w:rsidRDefault="000A657C" w:rsidP="000A657C">
      <w:pPr>
        <w:pStyle w:val="BodyText"/>
        <w:rPr>
          <w:ins w:id="1130" w:author="Benjamin Meyer" w:date="2023-04-18T10:26:00Z"/>
          <w:b/>
          <w:sz w:val="20"/>
        </w:rPr>
      </w:pPr>
    </w:p>
    <w:p w14:paraId="3264858A" w14:textId="77777777" w:rsidR="000A657C" w:rsidRDefault="000A657C" w:rsidP="000A657C">
      <w:pPr>
        <w:rPr>
          <w:ins w:id="1131" w:author="Benjamin Meyer" w:date="2023-04-18T10:26:00Z"/>
          <w:sz w:val="18"/>
        </w:rPr>
      </w:pPr>
    </w:p>
    <w:p w14:paraId="5563C677" w14:textId="6F9BDD9D" w:rsidR="000A657C" w:rsidRPr="007F6245" w:rsidRDefault="000A657C" w:rsidP="000A657C">
      <w:pPr>
        <w:rPr>
          <w:b/>
          <w:bCs/>
          <w:sz w:val="24"/>
          <w:szCs w:val="24"/>
        </w:rPr>
      </w:pPr>
      <w:commentRangeStart w:id="1132"/>
      <w:commentRangeStart w:id="1133"/>
      <w:ins w:id="1134" w:author="Benjamin Meyer" w:date="2023-04-18T10:26:00Z">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r w:rsidRPr="007F6245">
          <w:fldChar w:fldCharType="begin"/>
        </w:r>
        <w:r w:rsidRPr="007F6245">
          <w:rPr>
            <w:sz w:val="24"/>
            <w:szCs w:val="24"/>
          </w:rPr>
          <w:instrText xml:space="preserve"> HYPERLINK "https://aktemp.uaa.alaska.edu/" </w:instrText>
        </w:r>
        <w:r w:rsidRPr="007F6245">
          <w:fldChar w:fldCharType="separate"/>
        </w:r>
        <w:r w:rsidRPr="007F6245">
          <w:rPr>
            <w:rStyle w:val="Hyperlink"/>
            <w:b/>
            <w:bCs/>
            <w:sz w:val="24"/>
            <w:szCs w:val="24"/>
          </w:rPr>
          <w:t>https://aktemp.uaa.alaska.edu/</w:t>
        </w:r>
        <w:r w:rsidRPr="007F6245">
          <w:rPr>
            <w:rStyle w:val="Hyperlink"/>
            <w:b/>
            <w:bCs/>
            <w:sz w:val="24"/>
            <w:szCs w:val="24"/>
          </w:rPr>
          <w:fldChar w:fldCharType="end"/>
        </w:r>
        <w:r w:rsidRPr="007F6245">
          <w:rPr>
            <w:b/>
            <w:bCs/>
            <w:sz w:val="24"/>
            <w:szCs w:val="24"/>
          </w:rPr>
          <w:t xml:space="preserve"> </w:t>
        </w:r>
        <w:commentRangeEnd w:id="1132"/>
        <w:r w:rsidRPr="007F6245">
          <w:rPr>
            <w:rStyle w:val="CommentReference"/>
            <w:sz w:val="24"/>
            <w:szCs w:val="24"/>
          </w:rPr>
          <w:commentReference w:id="1132"/>
        </w:r>
      </w:ins>
      <w:commentRangeEnd w:id="1133"/>
      <w:r w:rsidR="00C723C6">
        <w:rPr>
          <w:rStyle w:val="CommentReference"/>
        </w:rPr>
        <w:commentReference w:id="1133"/>
      </w:r>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ins w:id="1135" w:author="Benjamin Meyer" w:date="2023-04-18T10:26:00Z"/>
          <w:b/>
          <w:bCs/>
          <w:sz w:val="18"/>
        </w:rPr>
      </w:pPr>
    </w:p>
    <w:p w14:paraId="0BB6F34B" w14:textId="7F36F27F" w:rsidR="00E81AA7" w:rsidRDefault="00E81AA7" w:rsidP="00E81AA7">
      <w:pPr>
        <w:pStyle w:val="AppendixSubheadings"/>
        <w:jc w:val="center"/>
        <w:rPr>
          <w:b/>
          <w:sz w:val="24"/>
          <w:szCs w:val="24"/>
        </w:rPr>
      </w:pPr>
      <w:bookmarkStart w:id="1136" w:name="Appendix_H"/>
      <w:bookmarkStart w:id="1137" w:name="_bookmark41"/>
      <w:bookmarkStart w:id="1138" w:name="_Hlk117092092"/>
      <w:bookmarkStart w:id="1139" w:name="_Toc132032689"/>
      <w:bookmarkEnd w:id="1056"/>
      <w:bookmarkEnd w:id="1136"/>
      <w:bookmarkEnd w:id="1137"/>
      <w:r>
        <w:rPr>
          <w:b/>
          <w:sz w:val="28"/>
        </w:rPr>
        <w:t>Appendix H</w:t>
      </w:r>
      <w:ins w:id="1140" w:author="Benjamin Meyer" w:date="2023-04-18T10:26:00Z">
        <w:r w:rsidR="000A657C" w:rsidRPr="000961EF">
          <w:rPr>
            <w:b/>
          </w:rPr>
          <w:t xml:space="preserve">: </w:t>
        </w:r>
      </w:ins>
      <w:bookmarkEnd w:id="1138"/>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1139"/>
    </w:p>
    <w:p w14:paraId="04A04C08" w14:textId="77777777" w:rsidR="00E81AA7" w:rsidRDefault="00E81AA7" w:rsidP="00E81AA7">
      <w:pPr>
        <w:pStyle w:val="Title"/>
        <w:ind w:left="0"/>
        <w:rPr>
          <w:b w:val="0"/>
          <w:i/>
          <w:sz w:val="24"/>
          <w:szCs w:val="24"/>
        </w:rPr>
      </w:pPr>
      <w:r>
        <w:rPr>
          <w:b w:val="0"/>
          <w:i/>
          <w:sz w:val="24"/>
          <w:szCs w:val="24"/>
        </w:rPr>
        <w:t>(</w:t>
      </w:r>
      <w:proofErr w:type="gramStart"/>
      <w:r>
        <w:rPr>
          <w:b w:val="0"/>
          <w:i/>
          <w:sz w:val="24"/>
          <w:szCs w:val="24"/>
        </w:rPr>
        <w:t>updated</w:t>
      </w:r>
      <w:proofErr w:type="gramEnd"/>
      <w:r>
        <w:rPr>
          <w:b w:val="0"/>
          <w:i/>
          <w:sz w:val="24"/>
          <w:szCs w:val="24"/>
        </w:rPr>
        <w:t xml:space="preserve">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w:t>
      </w:r>
      <w:proofErr w:type="gramStart"/>
      <w:r>
        <w:rPr>
          <w:sz w:val="24"/>
          <w:szCs w:val="24"/>
        </w:rPr>
        <w:t>Sonde"</w:t>
      </w:r>
      <w:proofErr w:type="gramEnd"/>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Remove the clear protective </w:t>
      </w:r>
      <w:proofErr w:type="gramStart"/>
      <w:r>
        <w:rPr>
          <w:color w:val="000000"/>
          <w:sz w:val="24"/>
          <w:szCs w:val="24"/>
        </w:rPr>
        <w:t>cap</w:t>
      </w:r>
      <w:proofErr w:type="gramEnd"/>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w:t>
      </w:r>
      <w:proofErr w:type="gramStart"/>
      <w:r>
        <w:rPr>
          <w:sz w:val="24"/>
          <w:szCs w:val="24"/>
        </w:rPr>
        <w:t>sensor</w:t>
      </w:r>
      <w:proofErr w:type="gramEnd"/>
      <w:r>
        <w:rPr>
          <w:sz w:val="24"/>
          <w:szCs w:val="24"/>
        </w:rPr>
        <w:t xml:space="preserve">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w:t>
      </w:r>
      <w:proofErr w:type="gramStart"/>
      <w:r>
        <w:rPr>
          <w:color w:val="000000"/>
          <w:sz w:val="24"/>
          <w:szCs w:val="24"/>
        </w:rPr>
        <w:t>calibrate</w:t>
      </w:r>
      <w:proofErr w:type="gramEnd"/>
      <w:r>
        <w:rPr>
          <w:color w:val="000000"/>
          <w:sz w:val="24"/>
          <w:szCs w:val="24"/>
        </w:rPr>
        <w:t xml:space="preserv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readings are odd the first step is to get fresh solution, rinse and dry instrument and try again (up to three times) then move on to the other possible solutions if there is still a </w:t>
      </w:r>
      <w:proofErr w:type="gramStart"/>
      <w:r>
        <w:rPr>
          <w:color w:val="000000"/>
          <w:sz w:val="24"/>
          <w:szCs w:val="24"/>
        </w:rPr>
        <w:t>problem</w:t>
      </w:r>
      <w:proofErr w:type="gramEnd"/>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w:t>
      </w:r>
      <w:proofErr w:type="gramStart"/>
      <w:r>
        <w:rPr>
          <w:color w:val="000000"/>
          <w:sz w:val="24"/>
          <w:szCs w:val="24"/>
        </w:rPr>
        <w:t>correctly</w:t>
      </w:r>
      <w:proofErr w:type="gramEnd"/>
      <w:r>
        <w:rPr>
          <w:color w:val="000000"/>
          <w:sz w:val="24"/>
          <w:szCs w:val="24"/>
        </w:rPr>
        <w:t xml:space="preserve">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t>
      </w:r>
      <w:proofErr w:type="gramStart"/>
      <w:r>
        <w:rPr>
          <w:color w:val="000000"/>
          <w:sz w:val="24"/>
          <w:szCs w:val="24"/>
        </w:rPr>
        <w:t>wrong</w:t>
      </w:r>
      <w:proofErr w:type="gramEnd"/>
      <w:r>
        <w:rPr>
          <w:color w:val="000000"/>
          <w:sz w:val="24"/>
          <w:szCs w:val="24"/>
        </w:rPr>
        <w:t xml:space="preserve">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Don’t rush, let readings </w:t>
      </w:r>
      <w:proofErr w:type="gramStart"/>
      <w:r>
        <w:rPr>
          <w:color w:val="000000"/>
          <w:sz w:val="24"/>
          <w:szCs w:val="24"/>
        </w:rPr>
        <w:t>settle</w:t>
      </w:r>
      <w:proofErr w:type="gramEnd"/>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Always change solution first if a reading is </w:t>
      </w:r>
      <w:proofErr w:type="gramStart"/>
      <w:r>
        <w:rPr>
          <w:color w:val="000000"/>
          <w:sz w:val="24"/>
          <w:szCs w:val="24"/>
        </w:rPr>
        <w:t>odd</w:t>
      </w:r>
      <w:proofErr w:type="gramEnd"/>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a calibration isn’t </w:t>
      </w:r>
      <w:proofErr w:type="gramStart"/>
      <w:r>
        <w:rPr>
          <w:color w:val="000000"/>
          <w:sz w:val="24"/>
          <w:szCs w:val="24"/>
        </w:rPr>
        <w:t>working</w:t>
      </w:r>
      <w:proofErr w:type="gramEnd"/>
      <w:r>
        <w:rPr>
          <w:color w:val="000000"/>
          <w:sz w:val="24"/>
          <w:szCs w:val="24"/>
        </w:rPr>
        <w:t xml:space="preserve">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Check to see how many files are already on the instrument, four is the max, three or less are necessary to create a new </w:t>
      </w:r>
      <w:proofErr w:type="gramStart"/>
      <w:r>
        <w:rPr>
          <w:color w:val="000000"/>
          <w:sz w:val="24"/>
          <w:szCs w:val="24"/>
        </w:rPr>
        <w:t>file</w:t>
      </w:r>
      <w:proofErr w:type="gramEnd"/>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Delete a file only after checking to make sure it has been </w:t>
      </w:r>
      <w:proofErr w:type="gramStart"/>
      <w:r>
        <w:rPr>
          <w:color w:val="000000"/>
          <w:sz w:val="24"/>
          <w:szCs w:val="24"/>
        </w:rPr>
        <w:t>downloaded</w:t>
      </w:r>
      <w:proofErr w:type="gramEnd"/>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To delete simply type in the file number and hit ENTER, “Y” for yes, </w:t>
      </w:r>
      <w:proofErr w:type="gramStart"/>
      <w:r>
        <w:rPr>
          <w:color w:val="000000"/>
          <w:sz w:val="24"/>
          <w:szCs w:val="24"/>
        </w:rPr>
        <w:t>ENTER</w:t>
      </w:r>
      <w:proofErr w:type="gramEnd"/>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File Name – whatever you </w:t>
      </w:r>
      <w:proofErr w:type="gramStart"/>
      <w:r>
        <w:rPr>
          <w:color w:val="000000"/>
          <w:sz w:val="24"/>
          <w:szCs w:val="24"/>
        </w:rPr>
        <w:t>want</w:t>
      </w:r>
      <w:proofErr w:type="gramEnd"/>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date – </w:t>
      </w:r>
      <w:proofErr w:type="gramStart"/>
      <w:r>
        <w:rPr>
          <w:color w:val="000000"/>
          <w:sz w:val="24"/>
          <w:szCs w:val="24"/>
        </w:rPr>
        <w:t>MMDDYY</w:t>
      </w:r>
      <w:proofErr w:type="gramEnd"/>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time – </w:t>
      </w:r>
      <w:proofErr w:type="gramStart"/>
      <w:r>
        <w:rPr>
          <w:color w:val="000000"/>
          <w:sz w:val="24"/>
          <w:szCs w:val="24"/>
        </w:rPr>
        <w:t>HHMMSS</w:t>
      </w:r>
      <w:proofErr w:type="gramEnd"/>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 xml:space="preserve">14 days is max, 10 is </w:t>
      </w:r>
      <w:proofErr w:type="gramStart"/>
      <w:r>
        <w:rPr>
          <w:color w:val="000000"/>
          <w:sz w:val="24"/>
          <w:szCs w:val="24"/>
        </w:rPr>
        <w:t>ideal</w:t>
      </w:r>
      <w:proofErr w:type="gramEnd"/>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Sample frequency – 001500 is typical for </w:t>
      </w:r>
      <w:proofErr w:type="gramStart"/>
      <w:r>
        <w:rPr>
          <w:color w:val="000000"/>
          <w:sz w:val="24"/>
          <w:szCs w:val="24"/>
        </w:rPr>
        <w:t>turbidity</w:t>
      </w:r>
      <w:proofErr w:type="gramEnd"/>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Sensor warm-up - 000030, fills in the next criteria as 000030 </w:t>
      </w:r>
      <w:proofErr w:type="gramStart"/>
      <w:r>
        <w:rPr>
          <w:color w:val="000000"/>
          <w:sz w:val="24"/>
          <w:szCs w:val="24"/>
        </w:rPr>
        <w:t>too</w:t>
      </w:r>
      <w:proofErr w:type="gramEnd"/>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Disable audio </w:t>
      </w:r>
      <w:proofErr w:type="gramStart"/>
      <w:r>
        <w:rPr>
          <w:color w:val="000000"/>
          <w:sz w:val="24"/>
          <w:szCs w:val="24"/>
        </w:rPr>
        <w:t>–“</w:t>
      </w:r>
      <w:proofErr w:type="gramEnd"/>
      <w:r>
        <w:rPr>
          <w:color w:val="000000"/>
          <w:sz w:val="24"/>
          <w:szCs w:val="24"/>
        </w:rPr>
        <w:t>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w:t>
      </w:r>
      <w:proofErr w:type="gramStart"/>
      <w:r>
        <w:rPr>
          <w:color w:val="000000"/>
          <w:sz w:val="24"/>
          <w:szCs w:val="24"/>
        </w:rPr>
        <w:t>times</w:t>
      </w:r>
      <w:proofErr w:type="gramEnd"/>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w:t>
      </w:r>
      <w:proofErr w:type="gramStart"/>
      <w:r>
        <w:rPr>
          <w:color w:val="000000"/>
          <w:sz w:val="24"/>
          <w:szCs w:val="24"/>
        </w:rPr>
        <w:t>instrument</w:t>
      </w:r>
      <w:proofErr w:type="gramEnd"/>
      <w:r>
        <w:rPr>
          <w:color w:val="000000"/>
          <w:sz w:val="24"/>
          <w:szCs w:val="24"/>
        </w:rPr>
        <w:t xml:space="preserve">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w:t>
      </w:r>
      <w:proofErr w:type="gramStart"/>
      <w:r>
        <w:rPr>
          <w:color w:val="000000"/>
          <w:sz w:val="24"/>
          <w:szCs w:val="24"/>
        </w:rPr>
        <w:t>correctly</w:t>
      </w:r>
      <w:proofErr w:type="gramEnd"/>
      <w:r>
        <w:rPr>
          <w:color w:val="000000"/>
          <w:sz w:val="24"/>
          <w:szCs w:val="24"/>
        </w:rPr>
        <w:t xml:space="preserve">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Record the battery % and voltage of the first reading, should be 100% and 13 + </w:t>
      </w:r>
      <w:proofErr w:type="gramStart"/>
      <w:r>
        <w:rPr>
          <w:color w:val="000000"/>
          <w:sz w:val="24"/>
          <w:szCs w:val="24"/>
        </w:rPr>
        <w:t>volts</w:t>
      </w:r>
      <w:proofErr w:type="gramEnd"/>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Type the file number (1,2,3 or 4) and hit </w:t>
      </w:r>
      <w:proofErr w:type="gramStart"/>
      <w:r>
        <w:rPr>
          <w:color w:val="000000"/>
          <w:sz w:val="24"/>
          <w:szCs w:val="24"/>
        </w:rPr>
        <w:t>ENTER</w:t>
      </w:r>
      <w:proofErr w:type="gramEnd"/>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Click “receive </w:t>
      </w:r>
      <w:proofErr w:type="gramStart"/>
      <w:r>
        <w:rPr>
          <w:color w:val="000000"/>
          <w:sz w:val="24"/>
          <w:szCs w:val="24"/>
        </w:rPr>
        <w:t>file”</w:t>
      </w:r>
      <w:proofErr w:type="gramEnd"/>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A transfer box should pop </w:t>
      </w:r>
      <w:proofErr w:type="gramStart"/>
      <w:r>
        <w:rPr>
          <w:color w:val="000000"/>
          <w:sz w:val="24"/>
          <w:szCs w:val="24"/>
        </w:rPr>
        <w:t>up</w:t>
      </w:r>
      <w:proofErr w:type="gramEnd"/>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w:t>
      </w:r>
      <w:proofErr w:type="gramStart"/>
      <w:r>
        <w:rPr>
          <w:color w:val="000000"/>
          <w:sz w:val="24"/>
          <w:szCs w:val="24"/>
        </w:rPr>
        <w:t>graph</w:t>
      </w:r>
      <w:proofErr w:type="gramEnd"/>
      <w:r>
        <w:rPr>
          <w:color w:val="000000"/>
          <w:sz w:val="24"/>
          <w:szCs w:val="24"/>
        </w:rPr>
        <w:t xml:space="preserve">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w:t>
      </w:r>
      <w:proofErr w:type="gramStart"/>
      <w:r>
        <w:rPr>
          <w:color w:val="000000"/>
          <w:sz w:val="24"/>
          <w:szCs w:val="24"/>
        </w:rPr>
        <w:t>folder</w:t>
      </w:r>
      <w:proofErr w:type="gramEnd"/>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Move file to correct </w:t>
      </w:r>
      <w:proofErr w:type="gramStart"/>
      <w:r>
        <w:rPr>
          <w:color w:val="000000"/>
          <w:sz w:val="24"/>
          <w:szCs w:val="24"/>
        </w:rPr>
        <w:t>folder</w:t>
      </w:r>
      <w:proofErr w:type="gramEnd"/>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 xml:space="preserve">Clean sensor off as much as possible in the river, remove guard and attach plastic </w:t>
      </w:r>
      <w:proofErr w:type="gramStart"/>
      <w:r>
        <w:rPr>
          <w:color w:val="000000"/>
          <w:sz w:val="24"/>
          <w:szCs w:val="24"/>
        </w:rPr>
        <w:t>cap</w:t>
      </w:r>
      <w:proofErr w:type="gramEnd"/>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w:t>
      </w:r>
      <w:proofErr w:type="gramStart"/>
      <w:r>
        <w:rPr>
          <w:color w:val="000000"/>
          <w:sz w:val="24"/>
          <w:szCs w:val="24"/>
        </w:rPr>
        <w:t>immediately</w:t>
      </w:r>
      <w:proofErr w:type="gramEnd"/>
      <w:r>
        <w:rPr>
          <w:color w:val="000000"/>
          <w:sz w:val="24"/>
          <w:szCs w:val="24"/>
        </w:rPr>
        <w:t xml:space="preserve">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w:t>
      </w:r>
      <w:proofErr w:type="gramStart"/>
      <w:r>
        <w:rPr>
          <w:color w:val="000000"/>
          <w:sz w:val="24"/>
          <w:szCs w:val="24"/>
        </w:rPr>
        <w:t>check</w:t>
      </w:r>
      <w:proofErr w:type="gramEnd"/>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 xml:space="preserve">When all else fails and the sensor will not </w:t>
      </w:r>
      <w:proofErr w:type="gramStart"/>
      <w:r>
        <w:rPr>
          <w:sz w:val="24"/>
          <w:szCs w:val="24"/>
        </w:rPr>
        <w:t>calibrate</w:t>
      </w:r>
      <w:proofErr w:type="gramEnd"/>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pt to get the </w:t>
      </w:r>
      <w:proofErr w:type="gramStart"/>
      <w:r>
        <w:rPr>
          <w:color w:val="000000"/>
          <w:sz w:val="24"/>
          <w:szCs w:val="24"/>
        </w:rPr>
        <w:t>four point</w:t>
      </w:r>
      <w:proofErr w:type="gramEnd"/>
      <w:r>
        <w:rPr>
          <w:color w:val="000000"/>
          <w:sz w:val="24"/>
          <w:szCs w:val="24"/>
        </w:rPr>
        <w:t xml:space="preserve">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2986F471" w:rsidR="00E81AA7" w:rsidRPr="007F6245" w:rsidRDefault="007F6245" w:rsidP="007F6245">
      <w:pPr>
        <w:spacing w:before="88"/>
        <w:ind w:right="198"/>
        <w:jc w:val="center"/>
        <w:rPr>
          <w:b/>
          <w:sz w:val="24"/>
          <w:szCs w:val="24"/>
        </w:rPr>
      </w:pPr>
      <w:bookmarkStart w:id="1141" w:name="Appendix_I"/>
      <w:bookmarkStart w:id="1142" w:name="_bookmark42"/>
      <w:bookmarkStart w:id="1143" w:name="_Toc132032690"/>
      <w:bookmarkStart w:id="1144" w:name="_Hlk117092153"/>
      <w:bookmarkEnd w:id="1141"/>
      <w:bookmarkEnd w:id="1142"/>
      <w:r w:rsidRPr="007F6245">
        <w:rPr>
          <w:b/>
          <w:sz w:val="24"/>
          <w:szCs w:val="24"/>
        </w:rPr>
        <w:t>Appendix I</w:t>
      </w:r>
      <w:ins w:id="1145" w:author="Benjamin Meyer" w:date="2023-04-18T10:26:00Z">
        <w:r w:rsidR="000A657C" w:rsidRPr="007F6245">
          <w:rPr>
            <w:b/>
            <w:sz w:val="24"/>
            <w:szCs w:val="24"/>
          </w:rPr>
          <w:t xml:space="preserve">: </w:t>
        </w:r>
      </w:ins>
      <w:r w:rsidR="00E81AA7" w:rsidRPr="007F6245">
        <w:rPr>
          <w:b/>
          <w:sz w:val="24"/>
          <w:szCs w:val="24"/>
        </w:rPr>
        <w:t xml:space="preserve">YSI </w:t>
      </w:r>
      <w:ins w:id="1146" w:author="Benjamin Meyer" w:date="2023-04-18T10:26:00Z">
        <w:r w:rsidR="000A657C" w:rsidRPr="007F6245">
          <w:rPr>
            <w:b/>
            <w:sz w:val="24"/>
            <w:szCs w:val="24"/>
          </w:rPr>
          <w:t>Temperature Meter</w:t>
        </w:r>
      </w:ins>
      <w:del w:id="1147" w:author="Benjamin Meyer" w:date="2023-04-18T10:26:00Z">
        <w:r w:rsidR="00E81AA7" w:rsidRPr="007F6245">
          <w:rPr>
            <w:b/>
            <w:sz w:val="24"/>
            <w:szCs w:val="24"/>
          </w:rPr>
          <w:delText>TEMPERATURE METER</w:delText>
        </w:r>
      </w:del>
      <w:r w:rsidR="00E81AA7" w:rsidRPr="007F6245">
        <w:rPr>
          <w:b/>
          <w:sz w:val="24"/>
          <w:szCs w:val="24"/>
        </w:rPr>
        <w:t xml:space="preserve"> QA</w:t>
      </w:r>
      <w:bookmarkEnd w:id="1143"/>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1148" w:name="Appendix_J"/>
      <w:bookmarkStart w:id="1149" w:name="_bookmark43"/>
      <w:bookmarkStart w:id="1150" w:name="_Toc132032691"/>
      <w:bookmarkEnd w:id="1148"/>
      <w:bookmarkEnd w:id="1149"/>
      <w:r w:rsidRPr="007F6245">
        <w:rPr>
          <w:b/>
          <w:sz w:val="24"/>
          <w:szCs w:val="24"/>
        </w:rPr>
        <w:t>Appendix J</w:t>
      </w:r>
      <w:ins w:id="1151" w:author="Benjamin Meyer" w:date="2023-04-18T10:26:00Z">
        <w:r w:rsidR="000A657C" w:rsidRPr="007F6245">
          <w:rPr>
            <w:b/>
            <w:sz w:val="24"/>
            <w:szCs w:val="24"/>
          </w:rPr>
          <w:t xml:space="preserve">: </w:t>
        </w:r>
      </w:ins>
      <w:r w:rsidR="00E81AA7" w:rsidRPr="007F6245">
        <w:rPr>
          <w:b/>
          <w:sz w:val="24"/>
          <w:szCs w:val="24"/>
        </w:rPr>
        <w:t>Calibration Standards Record Form</w:t>
      </w:r>
      <w:bookmarkEnd w:id="1150"/>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1152" w:name="Date"/>
            <w:bookmarkEnd w:id="1152"/>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1144"/>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1153" w:name="Appendix_K"/>
      <w:bookmarkStart w:id="1154" w:name="_bookmark44"/>
      <w:bookmarkStart w:id="1155" w:name="_Toc132032692"/>
      <w:bookmarkStart w:id="1156" w:name="_Toc133590195"/>
      <w:bookmarkEnd w:id="1153"/>
      <w:bookmarkEnd w:id="1154"/>
      <w:r>
        <w:rPr>
          <w:b w:val="0"/>
          <w:sz w:val="28"/>
        </w:rPr>
        <w:lastRenderedPageBreak/>
        <w:t>Appendix K</w:t>
      </w:r>
      <w:bookmarkStart w:id="1157" w:name="_Toc132706078"/>
      <w:r>
        <w:t>: Laboratory Certificates of Analysis</w:t>
      </w:r>
      <w:bookmarkEnd w:id="1155"/>
      <w:bookmarkEnd w:id="1156"/>
      <w:bookmarkEnd w:id="1157"/>
    </w:p>
    <w:p w14:paraId="32B119A8" w14:textId="77777777" w:rsidR="00E81AA7" w:rsidRDefault="00E81AA7" w:rsidP="00E81AA7">
      <w:pPr>
        <w:pStyle w:val="Heading1"/>
      </w:pPr>
    </w:p>
    <w:p w14:paraId="4F320EAF" w14:textId="5A29E3A1" w:rsidR="00E81AA7" w:rsidRPr="007F6245" w:rsidRDefault="00E81AA7" w:rsidP="00E81AA7">
      <w:pPr>
        <w:pStyle w:val="Heading1"/>
        <w:rPr>
          <w:b w:val="0"/>
        </w:rPr>
      </w:pPr>
      <w:bookmarkStart w:id="1158" w:name="_Toc132706079"/>
      <w:bookmarkStart w:id="1159" w:name="_Toc133590196"/>
      <w:r>
        <w:rPr>
          <w:b w:val="0"/>
        </w:rPr>
        <w:t xml:space="preserve">Laboratory </w:t>
      </w:r>
      <w:r w:rsidRPr="007F6245">
        <w:rPr>
          <w:b w:val="0"/>
        </w:rPr>
        <w:t xml:space="preserve">certificates of analysis are available from the project manager at </w:t>
      </w:r>
      <w:hyperlink r:id="rId81" w:history="1">
        <w:r w:rsidRPr="007F6245">
          <w:rPr>
            <w:rStyle w:val="Hyperlink"/>
            <w:b w:val="0"/>
          </w:rPr>
          <w:t>hydrology@kenaiwatershed.org</w:t>
        </w:r>
      </w:hyperlink>
      <w:r w:rsidRPr="007F6245">
        <w:rPr>
          <w:b w:val="0"/>
        </w:rPr>
        <w:t xml:space="preserve">. </w:t>
      </w:r>
      <w:ins w:id="1160" w:author="Benjamin Meyer" w:date="2023-04-18T10:26:00Z">
        <w:r w:rsidR="000A657C" w:rsidRPr="007F6245">
          <w:rPr>
            <w:b w:val="0"/>
          </w:rPr>
          <w:t>The certificates</w:t>
        </w:r>
      </w:ins>
      <w:del w:id="1161" w:author="Benjamin Meyer" w:date="2023-04-18T10:26:00Z">
        <w:r w:rsidRPr="007F6245">
          <w:rPr>
            <w:b w:val="0"/>
          </w:rPr>
          <w:delText>They</w:delText>
        </w:r>
      </w:del>
      <w:r w:rsidRPr="007F6245">
        <w:rPr>
          <w:b w:val="0"/>
        </w:rPr>
        <w:t xml:space="preserve"> are also available for download online at </w:t>
      </w:r>
      <w:hyperlink r:id="rId82" w:history="1">
        <w:r w:rsidRPr="007F6245">
          <w:rPr>
            <w:rStyle w:val="Hyperlink"/>
            <w:b w:val="0"/>
          </w:rPr>
          <w:t>https://bit.ly/kwf_lab_certs</w:t>
        </w:r>
      </w:hyperlink>
      <w:ins w:id="1162" w:author="Benjamin Meyer" w:date="2023-04-18T10:26:00Z">
        <w:r w:rsidR="000A657C" w:rsidRPr="007F6245">
          <w:rPr>
            <w:b w:val="0"/>
          </w:rPr>
          <w:t>.</w:t>
        </w:r>
      </w:ins>
      <w:bookmarkEnd w:id="1158"/>
      <w:bookmarkEnd w:id="1159"/>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ins w:id="1163" w:author="Benjamin Meyer" w:date="2023-04-18T10:26:00Z"/>
          <w:b/>
          <w:sz w:val="24"/>
          <w:szCs w:val="24"/>
        </w:rPr>
      </w:pPr>
      <w:bookmarkStart w:id="1164" w:name="_Toc132032693"/>
      <w:commentRangeStart w:id="1165"/>
      <w:r w:rsidRPr="00CE4B61">
        <w:rPr>
          <w:b/>
          <w:sz w:val="24"/>
          <w:szCs w:val="24"/>
        </w:rPr>
        <w:lastRenderedPageBreak/>
        <w:t>Appendix L</w:t>
      </w:r>
      <w:bookmarkEnd w:id="352"/>
      <w:ins w:id="1166" w:author="Benjamin Meyer" w:date="2023-04-18T10:26:00Z">
        <w:r w:rsidR="000A657C" w:rsidRPr="00CE4B61">
          <w:rPr>
            <w:b/>
            <w:sz w:val="24"/>
            <w:szCs w:val="24"/>
          </w:rPr>
          <w:t>: Data Evaluation Checklist</w:t>
        </w:r>
        <w:bookmarkEnd w:id="1164"/>
      </w:ins>
    </w:p>
    <w:p w14:paraId="5AA08437" w14:textId="77777777" w:rsidR="000A657C" w:rsidRDefault="000A657C" w:rsidP="000A657C">
      <w:pPr>
        <w:pStyle w:val="Heading2"/>
        <w:spacing w:line="240" w:lineRule="exact"/>
        <w:ind w:left="720" w:hanging="720"/>
        <w:rPr>
          <w:ins w:id="1167" w:author="Benjamin Meyer" w:date="2023-04-18T10:26:00Z"/>
        </w:rPr>
      </w:pPr>
      <w:bookmarkStart w:id="1168" w:name="_Toc132706080"/>
      <w:bookmarkStart w:id="1169" w:name="_Toc133590197"/>
      <w:commentRangeEnd w:id="1165"/>
      <w:ins w:id="1170" w:author="Benjamin Meyer" w:date="2023-04-18T10:26:00Z">
        <w:r>
          <w:rPr>
            <w:rStyle w:val="CommentReference"/>
            <w:b w:val="0"/>
            <w:bCs w:val="0"/>
            <w:i w:val="0"/>
          </w:rPr>
          <w:commentReference w:id="1165"/>
        </w:r>
        <w:bookmarkEnd w:id="1168"/>
        <w:bookmarkEnd w:id="1169"/>
      </w:ins>
    </w:p>
    <w:p w14:paraId="432D9633" w14:textId="77777777" w:rsidR="00CE4B61" w:rsidRPr="008E157A" w:rsidRDefault="000A657C" w:rsidP="00CE4B61">
      <w:pPr>
        <w:pStyle w:val="BodyText"/>
        <w:rPr>
          <w:ins w:id="1171" w:author="Benjamin Meyer" w:date="2023-04-18T13:52:00Z"/>
        </w:rPr>
      </w:pPr>
      <w:ins w:id="1172" w:author="Benjamin Meyer" w:date="2023-04-18T10:26:00Z">
        <w:r>
          <w:t xml:space="preserve">Kenai Watershed Forum developed its data evaluation checklist based on the template provided from the Alaska Department of Environmental Conservation. KWF has translated this template to a spreadsheet format. Both documents are available to download online </w:t>
        </w:r>
      </w:ins>
      <w:commentRangeStart w:id="1173"/>
      <w:ins w:id="1174" w:author="Benjamin Meyer" w:date="2023-04-18T13:52:00Z">
        <w:r w:rsidR="00CE4B61">
          <w:t xml:space="preserve">at </w:t>
        </w:r>
        <w:r w:rsidR="00CE4B61" w:rsidRPr="00CE4B61">
          <w:t>https://bit.ly/kwf_wqx</w:t>
        </w:r>
      </w:ins>
      <w:commentRangeEnd w:id="1173"/>
      <w:r w:rsidR="00F90B27">
        <w:rPr>
          <w:rStyle w:val="CommentReference"/>
        </w:rPr>
        <w:commentReference w:id="1173"/>
      </w:r>
      <w:ins w:id="1175" w:author="Benjamin Meyer" w:date="2023-04-18T13:52:00Z">
        <w:r w:rsidR="00CE4B61" w:rsidRPr="00CE4B61">
          <w:t>_evaluation_checklist</w:t>
        </w:r>
        <w:r w:rsidR="00CE4B61">
          <w:t>.</w:t>
        </w:r>
      </w:ins>
    </w:p>
    <w:p w14:paraId="39875FC8" w14:textId="0C994425" w:rsidR="000A657C" w:rsidRPr="008E157A" w:rsidRDefault="000A657C" w:rsidP="000A657C">
      <w:pPr>
        <w:pStyle w:val="BodyText"/>
        <w:rPr>
          <w:ins w:id="1176" w:author="Benjamin Meyer" w:date="2023-04-18T10:26:00Z"/>
        </w:rPr>
      </w:pPr>
    </w:p>
    <w:p w14:paraId="19723CFF" w14:textId="77777777" w:rsidR="000A657C" w:rsidRDefault="000A657C" w:rsidP="00601E6B">
      <w:pPr>
        <w:pStyle w:val="BodyText"/>
        <w:spacing w:before="89"/>
        <w:ind w:right="266"/>
        <w:rPr>
          <w:ins w:id="1177" w:author="Benjamin Meyer" w:date="2023-04-18T10:26:00Z"/>
        </w:rPr>
      </w:pPr>
    </w:p>
    <w:p w14:paraId="33DAC4E4" w14:textId="0C04F84E" w:rsidR="000866DB" w:rsidRPr="00225170" w:rsidRDefault="000866DB" w:rsidP="00225170">
      <w:pPr>
        <w:rPr>
          <w:b/>
          <w:bCs/>
          <w:i/>
          <w:sz w:val="24"/>
          <w:szCs w:val="24"/>
        </w:rPr>
      </w:pPr>
    </w:p>
    <w:sectPr w:rsidR="000866DB" w:rsidRPr="00225170" w:rsidSect="008E4680">
      <w:headerReference w:type="default" r:id="rId83"/>
      <w:footerReference w:type="default" r:id="rId84"/>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jamin Meyer" w:date="2023-04-18T15:18:00Z" w:initials="BM">
    <w:p w14:paraId="4AC511E9" w14:textId="35C8EDDA" w:rsidR="00FC3010" w:rsidRDefault="00FC3010">
      <w:pPr>
        <w:pStyle w:val="CommentText"/>
      </w:pPr>
      <w:r>
        <w:rPr>
          <w:rStyle w:val="CommentReference"/>
        </w:rPr>
        <w:annotationRef/>
      </w:r>
      <w:r>
        <w:t xml:space="preserve">I confirmed that this is the version number we want. With version number, we are referring to QAPP documents specifically for just the baseline project. </w:t>
      </w:r>
    </w:p>
  </w:comment>
  <w:comment w:id="2" w:author="Fields, Cindy" w:date="2023-04-27T13:05:00Z" w:initials="FC">
    <w:p w14:paraId="742A25A0" w14:textId="11C20255" w:rsidR="00AE0845" w:rsidRDefault="00AE0845">
      <w:pPr>
        <w:pStyle w:val="CommentText"/>
      </w:pPr>
      <w:r>
        <w:rPr>
          <w:rStyle w:val="CommentReference"/>
        </w:rPr>
        <w:annotationRef/>
      </w:r>
      <w:r>
        <w:rPr>
          <w:rFonts w:ascii="TimesNewRomanPSMT" w:eastAsiaTheme="minorHAnsi" w:hAnsi="TimesNewRomanPSMT" w:cs="TimesNewRomanPSMT"/>
          <w:sz w:val="24"/>
          <w:szCs w:val="24"/>
        </w:rPr>
        <w:t>Thanks for confirming. Make sure the version cited in the header (v4) matches the most current version number (v3). It is the responsibility of the project manager to ensure versions of the QAPP are controlled, distributed to those who need them, tracked, and older versions removed from circulation</w:t>
      </w:r>
    </w:p>
  </w:comment>
  <w:comment w:id="3" w:author="Benjamin Meyer" w:date="2023-04-12T10:22:00Z" w:initials="BM">
    <w:p w14:paraId="32500EF6" w14:textId="77777777" w:rsidR="00015BB1" w:rsidRDefault="00015BB1" w:rsidP="000B0BE4">
      <w:pPr>
        <w:pStyle w:val="CommentText"/>
      </w:pPr>
      <w:r>
        <w:rPr>
          <w:rStyle w:val="CommentReference"/>
        </w:rPr>
        <w:annotationRef/>
      </w:r>
      <w:r>
        <w:t>Replaced ADEC logo with our own at their request, as they are not currently funders of this project</w:t>
      </w:r>
    </w:p>
  </w:comment>
  <w:comment w:id="4" w:author="Fields, Cindy" w:date="2023-04-27T13:05:00Z" w:initials="FC">
    <w:p w14:paraId="71E8B9A2" w14:textId="29B3A6B9" w:rsidR="00AE0845" w:rsidRDefault="00AE0845">
      <w:pPr>
        <w:pStyle w:val="CommentText"/>
      </w:pPr>
      <w:r>
        <w:rPr>
          <w:rStyle w:val="CommentReference"/>
        </w:rPr>
        <w:annotationRef/>
      </w:r>
      <w:r>
        <w:t>OK</w:t>
      </w:r>
    </w:p>
  </w:comment>
  <w:comment w:id="16" w:author="Benjamin Meyer" w:date="2023-04-12T10:23:00Z" w:initials="BM">
    <w:p w14:paraId="66746A7B" w14:textId="77777777" w:rsidR="00015BB1" w:rsidRDefault="00015BB1" w:rsidP="00042BE4">
      <w:pPr>
        <w:pStyle w:val="CommentText"/>
      </w:pPr>
      <w:r>
        <w:rPr>
          <w:rStyle w:val="CommentReference"/>
        </w:rPr>
        <w:annotationRef/>
      </w:r>
      <w:r>
        <w:t>Removed other EPA personnel at request of Katherine Brown</w:t>
      </w:r>
    </w:p>
  </w:comment>
  <w:comment w:id="17" w:author="Fields, Cindy" w:date="2023-04-27T13:06:00Z" w:initials="FC">
    <w:p w14:paraId="79EABF79" w14:textId="3DCC9C17" w:rsidR="00AE0845" w:rsidRDefault="00AE0845">
      <w:pPr>
        <w:pStyle w:val="CommentText"/>
      </w:pPr>
      <w:r>
        <w:rPr>
          <w:rStyle w:val="CommentReference"/>
        </w:rPr>
        <w:annotationRef/>
      </w:r>
      <w:r>
        <w:t>Please add Katherine Brown as EPA’s Project Officer.  According to EPA QA/G-5 (QAPP guidance). “A</w:t>
      </w:r>
      <w:r w:rsidRPr="0049747A">
        <w:t>pproving officials usually include the organization’s Technical Project Manager and QA Manager, and the EPA (or other funding agency) Project Manager and QA Manager.</w:t>
      </w:r>
      <w:r>
        <w:t>”</w:t>
      </w:r>
    </w:p>
  </w:comment>
  <w:comment w:id="23" w:author="Fields, Cindy" w:date="2023-04-27T13:07:00Z" w:initials="FC">
    <w:p w14:paraId="3D680405" w14:textId="6F608F3D" w:rsidR="00AE0845" w:rsidRDefault="00AE0845">
      <w:pPr>
        <w:pStyle w:val="CommentText"/>
      </w:pPr>
      <w:r>
        <w:rPr>
          <w:rStyle w:val="CommentReference"/>
        </w:rPr>
        <w:annotationRef/>
      </w:r>
      <w:r>
        <w:t>“Contents” should be A.2 and “Acknowledgements” should not be numbered. Update Field and make sure all of the links work prior to creating final PDF.</w:t>
      </w:r>
    </w:p>
  </w:comment>
  <w:comment w:id="26" w:author="Fields, Cindy" w:date="2023-04-27T13:07:00Z" w:initials="FC">
    <w:p w14:paraId="050E5727" w14:textId="292997CE" w:rsidR="00AE0845" w:rsidRDefault="00AE0845">
      <w:pPr>
        <w:pStyle w:val="CommentText"/>
      </w:pPr>
      <w:r>
        <w:rPr>
          <w:rStyle w:val="CommentReference"/>
        </w:rPr>
        <w:annotationRef/>
      </w:r>
      <w:r>
        <w:t>Double check Tables, Figures and Appendices are accurately identified before creating final PDF</w:t>
      </w:r>
    </w:p>
  </w:comment>
  <w:comment w:id="27" w:author="Fields, Cindy" w:date="2023-04-27T13:34:00Z" w:initials="FC">
    <w:p w14:paraId="3B869F4B" w14:textId="29C8B771" w:rsidR="0014462D" w:rsidRDefault="0014462D">
      <w:pPr>
        <w:pStyle w:val="CommentText"/>
      </w:pPr>
      <w:r>
        <w:rPr>
          <w:rStyle w:val="CommentReference"/>
        </w:rPr>
        <w:annotationRef/>
      </w:r>
      <w:r>
        <w:t>For example, Table 8 is now “</w:t>
      </w:r>
      <w:r>
        <w:rPr>
          <w:b/>
          <w:sz w:val="24"/>
        </w:rPr>
        <w:t xml:space="preserve">Sampling Locations for Agency Baseline Monitoring” </w:t>
      </w:r>
      <w:r w:rsidRPr="0014462D">
        <w:rPr>
          <w:bCs/>
          <w:sz w:val="24"/>
        </w:rPr>
        <w:t>instead of “Data Qualifiers”</w:t>
      </w:r>
    </w:p>
  </w:comment>
  <w:comment w:id="37" w:author="Benjamin Meyer" w:date="2023-04-12T10:24:00Z" w:initials="BM">
    <w:p w14:paraId="6024199B" w14:textId="77777777" w:rsidR="00015BB1" w:rsidRDefault="00015BB1" w:rsidP="00015BB1">
      <w:pPr>
        <w:pStyle w:val="CommentText"/>
      </w:pPr>
      <w:r>
        <w:rPr>
          <w:rStyle w:val="CommentReference"/>
        </w:rPr>
        <w:annotationRef/>
      </w:r>
      <w:r>
        <w:t>Added new list of acronyms; this whole page is new</w:t>
      </w:r>
    </w:p>
  </w:comment>
  <w:comment w:id="38" w:author="Fields, Cindy" w:date="2023-04-27T13:08:00Z" w:initials="FC">
    <w:p w14:paraId="63644E95" w14:textId="7B03FB7C" w:rsidR="00AE0845" w:rsidRDefault="00AE0845">
      <w:pPr>
        <w:pStyle w:val="CommentText"/>
      </w:pPr>
      <w:r>
        <w:rPr>
          <w:rStyle w:val="CommentReference"/>
        </w:rPr>
        <w:annotationRef/>
      </w:r>
      <w:r>
        <w:t>Ensure list is complete prior to generating final PDF</w:t>
      </w:r>
    </w:p>
  </w:comment>
  <w:comment w:id="44" w:author="Benjamin Meyer" w:date="2023-04-12T10:24:00Z" w:initials="BM">
    <w:p w14:paraId="21F74F16" w14:textId="77777777" w:rsidR="00015BB1" w:rsidRDefault="00015BB1" w:rsidP="000A6FC9">
      <w:pPr>
        <w:pStyle w:val="CommentText"/>
      </w:pPr>
      <w:r>
        <w:rPr>
          <w:rStyle w:val="CommentReference"/>
        </w:rPr>
        <w:annotationRef/>
      </w:r>
      <w:r>
        <w:t>Modified distribution list at request of various entities</w:t>
      </w:r>
    </w:p>
  </w:comment>
  <w:comment w:id="45" w:author="Fields, Cindy" w:date="2023-04-27T13:08:00Z" w:initials="FC">
    <w:p w14:paraId="0A671578" w14:textId="74ADC80D" w:rsidR="00AE0845" w:rsidRDefault="00AE0845">
      <w:pPr>
        <w:pStyle w:val="CommentText"/>
      </w:pPr>
      <w:r>
        <w:rPr>
          <w:rStyle w:val="CommentReference"/>
        </w:rPr>
        <w:annotationRef/>
      </w:r>
      <w:r>
        <w:t>OK. Please ensure that each person listed receives a copy of final, signed QAPP PDF.</w:t>
      </w:r>
    </w:p>
  </w:comment>
  <w:comment w:id="59" w:author="Benjamin Meyer" w:date="2023-04-18T14:08:00Z" w:initials="BM">
    <w:p w14:paraId="2EA0EB88" w14:textId="3AEA269E" w:rsidR="000B57B0" w:rsidRDefault="000B57B0">
      <w:pPr>
        <w:pStyle w:val="CommentText"/>
      </w:pPr>
      <w:r>
        <w:rPr>
          <w:rStyle w:val="CommentReference"/>
        </w:rPr>
        <w:annotationRef/>
      </w:r>
      <w:r>
        <w:t>In the past, we used a different analytical lab whose staff visited from Anchorage to provide training.</w:t>
      </w:r>
    </w:p>
  </w:comment>
  <w:comment w:id="60" w:author="Fields, Cindy" w:date="2023-04-27T13:38:00Z" w:initials="FC">
    <w:p w14:paraId="7FD5EB59" w14:textId="3FBC094B" w:rsidR="0014462D" w:rsidRDefault="0014462D">
      <w:pPr>
        <w:pStyle w:val="CommentText"/>
      </w:pPr>
      <w:r>
        <w:rPr>
          <w:rStyle w:val="CommentReference"/>
        </w:rPr>
        <w:annotationRef/>
      </w:r>
      <w:r>
        <w:rPr>
          <w:rStyle w:val="CommentReference"/>
        </w:rPr>
        <w:t>OK</w:t>
      </w:r>
    </w:p>
  </w:comment>
  <w:comment w:id="64" w:author="Fields, Cindy" w:date="2023-04-27T13:18:00Z" w:initials="FC">
    <w:p w14:paraId="2844633E" w14:textId="53D4ED89" w:rsidR="00EA254A" w:rsidRDefault="00EA254A">
      <w:pPr>
        <w:pStyle w:val="CommentText"/>
      </w:pPr>
      <w:r>
        <w:rPr>
          <w:rStyle w:val="CommentReference"/>
        </w:rPr>
        <w:annotationRef/>
      </w:r>
      <w:r w:rsidR="00427A12">
        <w:t>Not a QAPP comment, but p</w:t>
      </w:r>
      <w:r>
        <w:t>lease remember to document that the QAPP is reviewed</w:t>
      </w:r>
      <w:r w:rsidR="00427A12">
        <w:t xml:space="preserve"> annually</w:t>
      </w:r>
      <w:r>
        <w:t xml:space="preserve"> by the staff performing the environmental operations to ensure that it is still relevant to the work being performed. </w:t>
      </w:r>
      <w:r w:rsidR="0014462D">
        <w:t>This can be documented however makes sense for your organization (annual report, stamp on cover page of current QAPP, spreadsheet, etc)</w:t>
      </w:r>
    </w:p>
  </w:comment>
  <w:comment w:id="130" w:author="Fields, Cindy" w:date="2023-04-27T14:30:00Z" w:initials="FC">
    <w:p w14:paraId="3139B17F" w14:textId="76D4A6B9" w:rsidR="00E374D5" w:rsidRDefault="00E374D5">
      <w:pPr>
        <w:pStyle w:val="CommentText"/>
      </w:pPr>
      <w:r>
        <w:rPr>
          <w:rStyle w:val="CommentReference"/>
        </w:rPr>
        <w:annotationRef/>
      </w:r>
      <w:r>
        <w:t>Define as “detection limit” in footnote below</w:t>
      </w:r>
    </w:p>
  </w:comment>
  <w:comment w:id="152" w:author="Benjamin Meyer" w:date="2023-04-12T10:37:00Z" w:initials="BM">
    <w:p w14:paraId="55149A21" w14:textId="77777777" w:rsidR="00015BB1" w:rsidRDefault="00015BB1" w:rsidP="000A6FC9">
      <w:pPr>
        <w:pStyle w:val="CommentText"/>
      </w:pPr>
      <w:r>
        <w:rPr>
          <w:rStyle w:val="CommentReference"/>
        </w:rPr>
        <w:annotationRef/>
      </w:r>
      <w:r>
        <w:t>Modified text in footnote to clarify</w:t>
      </w:r>
    </w:p>
  </w:comment>
  <w:comment w:id="153" w:author="Benjamin Meyer" w:date="2023-04-18T14:13:00Z" w:initials="BM">
    <w:p w14:paraId="1AEF4331" w14:textId="0E343007" w:rsidR="000B57B0" w:rsidRDefault="000B57B0">
      <w:pPr>
        <w:pStyle w:val="CommentText"/>
      </w:pPr>
      <w:r>
        <w:rPr>
          <w:rStyle w:val="CommentReference"/>
        </w:rPr>
        <w:annotationRef/>
      </w:r>
      <w:r>
        <w:t>Moved this row of the table to the next page</w:t>
      </w:r>
    </w:p>
  </w:comment>
  <w:comment w:id="158" w:author="Benjamin Meyer" w:date="2023-04-12T10:37:00Z" w:initials="BM">
    <w:p w14:paraId="17DCB8F6" w14:textId="77777777" w:rsidR="00015BB1" w:rsidRDefault="00015BB1" w:rsidP="000A6FC9">
      <w:pPr>
        <w:pStyle w:val="CommentText"/>
      </w:pPr>
      <w:r>
        <w:rPr>
          <w:rStyle w:val="CommentReference"/>
        </w:rPr>
        <w:annotationRef/>
      </w:r>
      <w:r>
        <w:t>Modified text in footnote to clarify</w:t>
      </w:r>
    </w:p>
  </w:comment>
  <w:comment w:id="172" w:author="Benjamin Meyer" w:date="2023-04-12T10:37:00Z" w:initials="BM">
    <w:p w14:paraId="448AC4AB" w14:textId="77777777" w:rsidR="00015BB1" w:rsidRDefault="00015BB1" w:rsidP="000A6FC9">
      <w:pPr>
        <w:pStyle w:val="CommentText"/>
      </w:pPr>
      <w:r>
        <w:rPr>
          <w:rStyle w:val="CommentReference"/>
        </w:rPr>
        <w:annotationRef/>
      </w:r>
      <w:r>
        <w:t>Modified text in footnote to clarify</w:t>
      </w:r>
    </w:p>
  </w:comment>
  <w:comment w:id="177" w:author="Benjamin Meyer" w:date="2023-04-12T10:42:00Z" w:initials="BM">
    <w:p w14:paraId="7AC818C1" w14:textId="77777777" w:rsidR="00015BB1" w:rsidRDefault="00015BB1" w:rsidP="00601E6B">
      <w:pPr>
        <w:pStyle w:val="CommentText"/>
      </w:pPr>
      <w:r>
        <w:rPr>
          <w:rStyle w:val="CommentReference"/>
        </w:rPr>
        <w:annotationRef/>
      </w:r>
      <w:r>
        <w:t>Clarified most acronyms in this section</w:t>
      </w:r>
    </w:p>
  </w:comment>
  <w:comment w:id="217" w:author="Benjamin Meyer" w:date="2023-04-12T10:54:00Z" w:initials="BM">
    <w:p w14:paraId="17B6380D" w14:textId="293D16E8" w:rsidR="00015BB1" w:rsidRDefault="00015BB1" w:rsidP="00601E6B">
      <w:pPr>
        <w:pStyle w:val="CommentText"/>
      </w:pPr>
      <w:r>
        <w:rPr>
          <w:rStyle w:val="CommentReference"/>
        </w:rPr>
        <w:annotationRef/>
      </w:r>
      <w:r>
        <w:t>Removed additional map figure that was here</w:t>
      </w:r>
      <w:r w:rsidR="00A73B53">
        <w:t>, referred to Cu/Zn specific project from 2019-2020</w:t>
      </w:r>
    </w:p>
  </w:comment>
  <w:comment w:id="218" w:author="Fields, Cindy" w:date="2023-04-27T13:37:00Z" w:initials="FC">
    <w:p w14:paraId="5BCCC094" w14:textId="1DEB3810" w:rsidR="0014462D" w:rsidRDefault="0014462D">
      <w:pPr>
        <w:pStyle w:val="CommentText"/>
      </w:pPr>
      <w:r>
        <w:rPr>
          <w:rStyle w:val="CommentReference"/>
        </w:rPr>
        <w:annotationRef/>
      </w:r>
      <w:r>
        <w:t>OK</w:t>
      </w:r>
    </w:p>
  </w:comment>
  <w:comment w:id="221" w:author="Benjamin Meyer" w:date="2023-04-12T10:54:00Z" w:initials="BM">
    <w:p w14:paraId="0A691136" w14:textId="602F2954" w:rsidR="00015BB1" w:rsidRDefault="00015BB1" w:rsidP="00601E6B">
      <w:pPr>
        <w:pStyle w:val="CommentText"/>
      </w:pPr>
      <w:r>
        <w:rPr>
          <w:rStyle w:val="CommentReference"/>
        </w:rPr>
        <w:annotationRef/>
      </w:r>
      <w:r>
        <w:t>This entity clarified which parameters they were able to analyze for us</w:t>
      </w:r>
      <w:r w:rsidR="00A73B53">
        <w:t xml:space="preserve"> in March 2023</w:t>
      </w:r>
    </w:p>
  </w:comment>
  <w:comment w:id="222" w:author="Fields, Cindy" w:date="2023-04-27T13:37:00Z" w:initials="FC">
    <w:p w14:paraId="14323A74" w14:textId="606350DF" w:rsidR="0014462D" w:rsidRDefault="0014462D">
      <w:pPr>
        <w:pStyle w:val="CommentText"/>
      </w:pPr>
      <w:r>
        <w:rPr>
          <w:rStyle w:val="CommentReference"/>
        </w:rPr>
        <w:annotationRef/>
      </w:r>
      <w:r>
        <w:t>OK</w:t>
      </w:r>
    </w:p>
  </w:comment>
  <w:comment w:id="223" w:author="Benjamin Meyer" w:date="2023-04-18T12:11:00Z" w:initials="BM">
    <w:p w14:paraId="1CA77611" w14:textId="751B750B" w:rsidR="00015BB1" w:rsidRDefault="00015BB1">
      <w:pPr>
        <w:pStyle w:val="CommentText"/>
      </w:pPr>
      <w:r>
        <w:rPr>
          <w:rStyle w:val="CommentReference"/>
        </w:rPr>
        <w:annotationRef/>
      </w:r>
      <w:r>
        <w:t>City of Soldotna updated us on which parameters they would analyze in March 2023</w:t>
      </w:r>
    </w:p>
  </w:comment>
  <w:comment w:id="224" w:author="Fields, Cindy" w:date="2023-04-27T13:37:00Z" w:initials="FC">
    <w:p w14:paraId="5D22560C" w14:textId="5696371A" w:rsidR="0014462D" w:rsidRDefault="0014462D">
      <w:pPr>
        <w:pStyle w:val="CommentText"/>
      </w:pPr>
      <w:r>
        <w:rPr>
          <w:rStyle w:val="CommentReference"/>
        </w:rPr>
        <w:annotationRef/>
      </w:r>
      <w:r>
        <w:t>OK</w:t>
      </w:r>
    </w:p>
  </w:comment>
  <w:comment w:id="233" w:author="Benjamin Meyer" w:date="2023-04-18T14:46:00Z" w:initials="BM">
    <w:p w14:paraId="24485998" w14:textId="77424F4C" w:rsidR="00990B1F" w:rsidRDefault="00990B1F">
      <w:pPr>
        <w:pStyle w:val="CommentText"/>
      </w:pPr>
      <w:r>
        <w:rPr>
          <w:rStyle w:val="CommentReference"/>
        </w:rPr>
        <w:annotationRef/>
      </w:r>
      <w:r>
        <w:t>Red text indicates new text, green text indicates relocated text.</w:t>
      </w:r>
    </w:p>
  </w:comment>
  <w:comment w:id="234" w:author="Fields, Cindy" w:date="2023-04-27T13:59:00Z" w:initials="FC">
    <w:p w14:paraId="32D29305" w14:textId="2608B140" w:rsidR="00E95B1B" w:rsidRDefault="00E95B1B">
      <w:pPr>
        <w:pStyle w:val="CommentText"/>
      </w:pPr>
      <w:r>
        <w:rPr>
          <w:rStyle w:val="CommentReference"/>
        </w:rPr>
        <w:annotationRef/>
      </w:r>
      <w:r>
        <w:t>OK</w:t>
      </w:r>
    </w:p>
  </w:comment>
  <w:comment w:id="237" w:author="Benjamin Meyer" w:date="2023-04-12T10:56:00Z" w:initials="BM">
    <w:p w14:paraId="3126F3C1" w14:textId="77777777" w:rsidR="00015BB1" w:rsidRDefault="00015BB1" w:rsidP="00601E6B">
      <w:pPr>
        <w:pStyle w:val="CommentText"/>
      </w:pPr>
      <w:r>
        <w:rPr>
          <w:rStyle w:val="CommentReference"/>
        </w:rPr>
        <w:annotationRef/>
      </w:r>
      <w:r>
        <w:t>New sentence</w:t>
      </w:r>
    </w:p>
  </w:comment>
  <w:comment w:id="238" w:author="Fields, Cindy" w:date="2023-04-27T14:00:00Z" w:initials="FC">
    <w:p w14:paraId="3684BE3D" w14:textId="62D48A74" w:rsidR="00E95B1B" w:rsidRDefault="00E95B1B">
      <w:pPr>
        <w:pStyle w:val="CommentText"/>
      </w:pPr>
      <w:r>
        <w:rPr>
          <w:rStyle w:val="CommentReference"/>
        </w:rPr>
        <w:annotationRef/>
      </w:r>
      <w:r>
        <w:t>OK</w:t>
      </w:r>
    </w:p>
  </w:comment>
  <w:comment w:id="242" w:author="Benjamin Meyer" w:date="2023-04-12T10:56:00Z" w:initials="BM">
    <w:p w14:paraId="54B63F92" w14:textId="77777777" w:rsidR="00015BB1" w:rsidRDefault="00015BB1" w:rsidP="00601E6B">
      <w:pPr>
        <w:pStyle w:val="CommentText"/>
      </w:pPr>
      <w:r>
        <w:rPr>
          <w:rStyle w:val="CommentReference"/>
        </w:rPr>
        <w:annotationRef/>
      </w:r>
      <w:r>
        <w:t>Modified from 8 hours on advice from ADEC</w:t>
      </w:r>
    </w:p>
  </w:comment>
  <w:comment w:id="243" w:author="Fields, Cindy" w:date="2023-04-27T14:01:00Z" w:initials="FC">
    <w:p w14:paraId="0ED06F37" w14:textId="1A1C3837" w:rsidR="00E95B1B" w:rsidRDefault="00E95B1B">
      <w:pPr>
        <w:pStyle w:val="CommentText"/>
      </w:pPr>
      <w:r>
        <w:rPr>
          <w:rStyle w:val="CommentReference"/>
        </w:rPr>
        <w:annotationRef/>
      </w:r>
      <w:r>
        <w:t>OK</w:t>
      </w:r>
    </w:p>
  </w:comment>
  <w:comment w:id="252" w:author="Benjamin Meyer" w:date="2023-04-12T10:57:00Z" w:initials="BM">
    <w:p w14:paraId="47BEF414" w14:textId="2C56145D" w:rsidR="00015BB1" w:rsidRDefault="00015BB1" w:rsidP="00601E6B">
      <w:pPr>
        <w:pStyle w:val="CommentText"/>
      </w:pPr>
      <w:r>
        <w:rPr>
          <w:rStyle w:val="CommentReference"/>
        </w:rPr>
        <w:annotationRef/>
      </w:r>
      <w:r w:rsidR="00E552C2">
        <w:t xml:space="preserve">Added </w:t>
      </w:r>
      <w:r>
        <w:t>New sentence</w:t>
      </w:r>
    </w:p>
  </w:comment>
  <w:comment w:id="253" w:author="Fields, Cindy" w:date="2023-04-27T15:10:00Z" w:initials="FC">
    <w:p w14:paraId="35207F30" w14:textId="305D2616" w:rsidR="00427A12" w:rsidRDefault="00427A12">
      <w:pPr>
        <w:pStyle w:val="CommentText"/>
      </w:pPr>
      <w:r>
        <w:rPr>
          <w:rStyle w:val="CommentReference"/>
        </w:rPr>
        <w:annotationRef/>
      </w:r>
      <w:r>
        <w:t>OK</w:t>
      </w:r>
    </w:p>
  </w:comment>
  <w:comment w:id="264" w:author="Benjamin Meyer" w:date="2023-04-18T12:20:00Z" w:initials="BM">
    <w:p w14:paraId="1E6F95DB" w14:textId="3EE4B112" w:rsidR="00015BB1" w:rsidRDefault="00015BB1">
      <w:pPr>
        <w:pStyle w:val="CommentText"/>
      </w:pPr>
      <w:r>
        <w:rPr>
          <w:rStyle w:val="CommentReference"/>
        </w:rPr>
        <w:annotationRef/>
      </w:r>
      <w:r>
        <w:t>Expanded section</w:t>
      </w:r>
      <w:r w:rsidR="00915D11">
        <w:t>. This topic previously had little written detail.</w:t>
      </w:r>
    </w:p>
  </w:comment>
  <w:comment w:id="272" w:author="Fields, Cindy" w:date="2023-04-27T14:05:00Z" w:initials="FC">
    <w:p w14:paraId="120EAE2C" w14:textId="1CCF4660" w:rsidR="00F24EA0" w:rsidRDefault="00F24EA0">
      <w:pPr>
        <w:pStyle w:val="CommentText"/>
      </w:pPr>
      <w:r>
        <w:rPr>
          <w:rStyle w:val="CommentReference"/>
        </w:rPr>
        <w:annotationRef/>
      </w:r>
      <w:r>
        <w:t>Consider using the term “custody seal” (uses plain language consistent with last paragraph of this section, and evidence tape is not a</w:t>
      </w:r>
      <w:r w:rsidR="00427A12">
        <w:t xml:space="preserve">n EPA </w:t>
      </w:r>
      <w:r>
        <w:t>requirement)</w:t>
      </w:r>
    </w:p>
  </w:comment>
  <w:comment w:id="274" w:author="Fields, Cindy" w:date="2023-04-27T14:07:00Z" w:initials="FC">
    <w:p w14:paraId="76AC1E2F" w14:textId="29DFF753" w:rsidR="00F24EA0" w:rsidRDefault="00F24EA0">
      <w:pPr>
        <w:pStyle w:val="CommentText"/>
      </w:pPr>
      <w:r>
        <w:rPr>
          <w:rStyle w:val="CommentReference"/>
        </w:rPr>
        <w:annotationRef/>
      </w:r>
      <w:r>
        <w:t>Consider using “custody seal”</w:t>
      </w:r>
    </w:p>
  </w:comment>
  <w:comment w:id="276" w:author="Fields, Cindy" w:date="2023-04-27T14:06:00Z" w:initials="FC">
    <w:p w14:paraId="2604E274" w14:textId="21CAA86D" w:rsidR="00F24EA0" w:rsidRDefault="00F24EA0">
      <w:pPr>
        <w:pStyle w:val="CommentText"/>
      </w:pPr>
      <w:r>
        <w:rPr>
          <w:rStyle w:val="CommentReference"/>
        </w:rPr>
        <w:annotationRef/>
      </w:r>
      <w:r>
        <w:t>Consider deleting if the coolers do not have locks on them</w:t>
      </w:r>
    </w:p>
  </w:comment>
  <w:comment w:id="285" w:author="Benjamin Meyer" w:date="2023-04-18T12:20:00Z" w:initials="BM">
    <w:p w14:paraId="11C6BE2E" w14:textId="472D3B22" w:rsidR="00015BB1" w:rsidRDefault="00015BB1">
      <w:pPr>
        <w:pStyle w:val="CommentText"/>
      </w:pPr>
      <w:r>
        <w:rPr>
          <w:rStyle w:val="CommentReference"/>
        </w:rPr>
        <w:annotationRef/>
      </w:r>
      <w:r>
        <w:t>New section</w:t>
      </w:r>
      <w:r w:rsidR="00915D11">
        <w:t>. This topic previously had little written detail</w:t>
      </w:r>
    </w:p>
  </w:comment>
  <w:comment w:id="289" w:author="Fields, Cindy" w:date="2023-04-27T14:11:00Z" w:initials="FC">
    <w:p w14:paraId="61CF6D59" w14:textId="51184170" w:rsidR="00F24EA0" w:rsidRDefault="00F24EA0">
      <w:pPr>
        <w:pStyle w:val="CommentText"/>
      </w:pPr>
      <w:r>
        <w:rPr>
          <w:rStyle w:val="CommentReference"/>
        </w:rPr>
        <w:annotationRef/>
      </w:r>
      <w:r>
        <w:t>Consider removing to avoid confusion, and just say that</w:t>
      </w:r>
      <w:r w:rsidR="00FE3C7A">
        <w:t xml:space="preserve"> sample shipment will comply with the contracted laboratory shipping instructions. (Plain language, samples are river water with a nominal amount of preservative, so probably don’t need to be treated as hazardous materials)</w:t>
      </w:r>
    </w:p>
  </w:comment>
  <w:comment w:id="293" w:author="Fields, Cindy" w:date="2023-04-27T14:18:00Z" w:initials="FC">
    <w:p w14:paraId="397DE30E" w14:textId="1D57A1CD" w:rsidR="00FE3C7A" w:rsidRDefault="00FE3C7A">
      <w:pPr>
        <w:pStyle w:val="CommentText"/>
      </w:pPr>
      <w:r>
        <w:rPr>
          <w:rStyle w:val="CommentReference"/>
        </w:rPr>
        <w:annotationRef/>
      </w:r>
      <w:r>
        <w:t>Samples collected using clean hands/dirty hands should be in double bagged during sampling</w:t>
      </w:r>
      <w:r w:rsidR="00427A12">
        <w:t>, as noted elsewhere in this document</w:t>
      </w:r>
    </w:p>
  </w:comment>
  <w:comment w:id="296" w:author="Fields, Cindy" w:date="2023-04-27T14:17:00Z" w:initials="FC">
    <w:p w14:paraId="60EB0055" w14:textId="794EB3F1" w:rsidR="00FE3C7A" w:rsidRDefault="00FE3C7A">
      <w:pPr>
        <w:pStyle w:val="CommentText"/>
      </w:pPr>
      <w:r>
        <w:rPr>
          <w:rStyle w:val="CommentReference"/>
        </w:rPr>
        <w:annotationRef/>
      </w:r>
      <w:r w:rsidR="00427A12">
        <w:t xml:space="preserve">Helpful hint: </w:t>
      </w:r>
      <w:r>
        <w:t>Blue ice often doesn’t maintain appropriate cooler temp.  Double bagged water ice does a better job.</w:t>
      </w:r>
    </w:p>
  </w:comment>
  <w:comment w:id="298" w:author="Fields, Cindy" w:date="2023-04-27T14:16:00Z" w:initials="FC">
    <w:p w14:paraId="2A9338B6" w14:textId="49B0E909" w:rsidR="00FE3C7A" w:rsidRDefault="00FE3C7A">
      <w:pPr>
        <w:pStyle w:val="CommentText"/>
      </w:pPr>
      <w:r>
        <w:rPr>
          <w:rStyle w:val="CommentReference"/>
        </w:rPr>
        <w:annotationRef/>
      </w:r>
      <w:r>
        <w:t>Consider using</w:t>
      </w:r>
      <w:r w:rsidR="00E374D5">
        <w:t xml:space="preserve"> the EPA </w:t>
      </w:r>
      <w:r>
        <w:t xml:space="preserve"> 4±2°C</w:t>
      </w:r>
      <w:r w:rsidR="00427A12">
        <w:t xml:space="preserve"> to allow some flexibility and still meet EPA requirements</w:t>
      </w:r>
    </w:p>
  </w:comment>
  <w:comment w:id="300" w:author="Fields, Cindy" w:date="2023-04-27T14:19:00Z" w:initials="FC">
    <w:p w14:paraId="2C30CBF3" w14:textId="66FB4742" w:rsidR="00FE3C7A" w:rsidRDefault="00FE3C7A">
      <w:pPr>
        <w:pStyle w:val="CommentText"/>
      </w:pPr>
      <w:r>
        <w:rPr>
          <w:rStyle w:val="CommentReference"/>
        </w:rPr>
        <w:annotationRef/>
      </w:r>
      <w:r>
        <w:t xml:space="preserve">Consider removing “prior to shipment”.  Often samples don’t have time to cool down </w:t>
      </w:r>
      <w:r w:rsidR="00427A12">
        <w:t>to appropriate temperature</w:t>
      </w:r>
      <w:r>
        <w:t xml:space="preserve"> before shipping. </w:t>
      </w:r>
      <w:r w:rsidR="00427A12">
        <w:t>(Although, it would make sense to keep it in if you are shipping the day after sampling)</w:t>
      </w:r>
    </w:p>
  </w:comment>
  <w:comment w:id="337" w:author="Benjamin Meyer" w:date="2023-04-18T12:23:00Z" w:initials="BM">
    <w:p w14:paraId="30186FFA" w14:textId="348C8C6F" w:rsidR="00015BB1" w:rsidRDefault="00015BB1">
      <w:pPr>
        <w:pStyle w:val="CommentText"/>
      </w:pPr>
      <w:r>
        <w:rPr>
          <w:rStyle w:val="CommentReference"/>
        </w:rPr>
        <w:annotationRef/>
      </w:r>
    </w:p>
  </w:comment>
  <w:comment w:id="342" w:author="Benjamin Meyer" w:date="2023-04-12T11:16:00Z" w:initials="BM">
    <w:p w14:paraId="2FBBC81F" w14:textId="77777777" w:rsidR="00015BB1" w:rsidRDefault="00015BB1" w:rsidP="00601E6B">
      <w:pPr>
        <w:pStyle w:val="CommentText"/>
      </w:pPr>
      <w:r>
        <w:rPr>
          <w:rStyle w:val="CommentReference"/>
        </w:rPr>
        <w:annotationRef/>
      </w:r>
      <w:r>
        <w:t>New addition of field blanks for metals</w:t>
      </w:r>
    </w:p>
  </w:comment>
  <w:comment w:id="343" w:author="Fields, Cindy" w:date="2023-04-27T14:27:00Z" w:initials="FC">
    <w:p w14:paraId="7C2ECB55" w14:textId="24A154D4" w:rsidR="00E374D5" w:rsidRDefault="00E374D5">
      <w:pPr>
        <w:pStyle w:val="CommentText"/>
      </w:pPr>
      <w:r>
        <w:rPr>
          <w:rStyle w:val="CommentReference"/>
        </w:rPr>
        <w:annotationRef/>
      </w:r>
      <w:r>
        <w:t>OK</w:t>
      </w:r>
    </w:p>
  </w:comment>
  <w:comment w:id="357" w:author="Benjamin Meyer" w:date="2023-04-18T15:06:00Z" w:initials="BM">
    <w:p w14:paraId="3B07A50E" w14:textId="60020C99" w:rsidR="00225170" w:rsidRDefault="00CD7519">
      <w:pPr>
        <w:pStyle w:val="CommentText"/>
      </w:pPr>
      <w:r>
        <w:rPr>
          <w:noProof/>
        </w:rPr>
        <w:t>Temperature blank info relocted to bottom row</w:t>
      </w:r>
      <w:r w:rsidR="00225170">
        <w:rPr>
          <w:rStyle w:val="CommentReference"/>
        </w:rPr>
        <w:annotationRef/>
      </w:r>
    </w:p>
  </w:comment>
  <w:comment w:id="379" w:author="Benjamin Meyer" w:date="2023-04-12T11:17:00Z" w:initials="BM">
    <w:p w14:paraId="24A18A1C" w14:textId="77777777" w:rsidR="00015BB1" w:rsidRDefault="00015BB1" w:rsidP="00601E6B">
      <w:pPr>
        <w:pStyle w:val="CommentText"/>
      </w:pPr>
      <w:r>
        <w:rPr>
          <w:rStyle w:val="CommentReference"/>
        </w:rPr>
        <w:annotationRef/>
      </w:r>
      <w:r>
        <w:t>New addition of field blanks for metals</w:t>
      </w:r>
    </w:p>
  </w:comment>
  <w:comment w:id="434" w:author="Fields, Cindy" w:date="2023-04-27T14:28:00Z" w:initials="FC">
    <w:p w14:paraId="3D8618BC" w14:textId="081B6043" w:rsidR="00E374D5" w:rsidRDefault="00E374D5">
      <w:pPr>
        <w:pStyle w:val="CommentText"/>
      </w:pPr>
      <w:r>
        <w:rPr>
          <w:rStyle w:val="CommentReference"/>
        </w:rPr>
        <w:annotationRef/>
      </w:r>
      <w:r>
        <w:t>Does this contradict, “</w:t>
      </w:r>
      <w:r w:rsidRPr="00500F3C">
        <w:t>Field blanks will be assigned only to sites below River Mile 30</w:t>
      </w:r>
      <w:r>
        <w:t>”</w:t>
      </w:r>
      <w:r w:rsidR="00427A12">
        <w:t xml:space="preserve"> as noted earlier in the document?</w:t>
      </w:r>
    </w:p>
  </w:comment>
  <w:comment w:id="468" w:author="Benjamin Meyer" w:date="2023-04-18T14:52:00Z" w:initials="BM">
    <w:p w14:paraId="03DBABD0" w14:textId="08C95894" w:rsidR="00990B1F" w:rsidRDefault="00990B1F">
      <w:pPr>
        <w:pStyle w:val="CommentText"/>
      </w:pPr>
      <w:r>
        <w:rPr>
          <w:rStyle w:val="CommentReference"/>
        </w:rPr>
        <w:annotationRef/>
      </w:r>
      <w:r>
        <w:t>Removed filter blank row info</w:t>
      </w:r>
      <w:r w:rsidR="00D92606">
        <w:t xml:space="preserve"> from previous draft</w:t>
      </w:r>
      <w:r w:rsidR="00225170">
        <w:t xml:space="preserve">. </w:t>
      </w:r>
      <w:r w:rsidR="00D92606">
        <w:t>This information is valuable to have but is beyond the scope of this project currently.</w:t>
      </w:r>
    </w:p>
  </w:comment>
  <w:comment w:id="469" w:author="Fields, Cindy" w:date="2023-04-27T14:33:00Z" w:initials="FC">
    <w:p w14:paraId="439387D8" w14:textId="47A181C3" w:rsidR="00E374D5" w:rsidRDefault="00E374D5">
      <w:pPr>
        <w:pStyle w:val="CommentText"/>
      </w:pPr>
      <w:r>
        <w:rPr>
          <w:rStyle w:val="CommentReference"/>
        </w:rPr>
        <w:annotationRef/>
      </w:r>
      <w:r>
        <w:t>OK</w:t>
      </w:r>
      <w:r w:rsidR="00F70B3F">
        <w:t xml:space="preserve">. You will have a filtered field blank so that might be able to provide some additional information. </w:t>
      </w:r>
    </w:p>
  </w:comment>
  <w:comment w:id="497" w:author="Fields, Cindy" w:date="2023-04-27T14:34:00Z" w:initials="FC">
    <w:p w14:paraId="6518BCF2" w14:textId="417EAA56" w:rsidR="00F70B3F" w:rsidRDefault="00F70B3F">
      <w:pPr>
        <w:pStyle w:val="CommentText"/>
      </w:pPr>
      <w:r>
        <w:rPr>
          <w:rStyle w:val="CommentReference"/>
        </w:rPr>
        <w:annotationRef/>
      </w:r>
      <w:r>
        <w:t>Consider adding “or in case of breakage”</w:t>
      </w:r>
    </w:p>
  </w:comment>
  <w:comment w:id="517" w:author="Fields, Cindy" w:date="2023-04-27T14:35:00Z" w:initials="FC">
    <w:p w14:paraId="33596B27" w14:textId="2591181F" w:rsidR="00F70B3F" w:rsidRDefault="00F70B3F">
      <w:pPr>
        <w:pStyle w:val="CommentText"/>
      </w:pPr>
      <w:r>
        <w:rPr>
          <w:rStyle w:val="CommentReference"/>
        </w:rPr>
        <w:annotationRef/>
      </w:r>
      <w:r>
        <w:t xml:space="preserve">“QAP” is actually correct in this instance.  The laboratory has a “Quality Assurance Plan” that covers all analyses, not just a project-specific plan. </w:t>
      </w:r>
    </w:p>
  </w:comment>
  <w:comment w:id="579" w:author="Fields, Cindy" w:date="2023-04-27T14:38:00Z" w:initials="FC">
    <w:p w14:paraId="4A572112" w14:textId="1A5997F8" w:rsidR="00F70B3F" w:rsidRDefault="00F70B3F">
      <w:pPr>
        <w:pStyle w:val="CommentText"/>
      </w:pPr>
      <w:r>
        <w:rPr>
          <w:rStyle w:val="CommentReference"/>
        </w:rPr>
        <w:annotationRef/>
      </w:r>
      <w:r>
        <w:t>“upload”?</w:t>
      </w:r>
    </w:p>
  </w:comment>
  <w:comment w:id="583" w:author="Fields, Cindy" w:date="2023-04-27T14:39:00Z" w:initials="FC">
    <w:p w14:paraId="7A27BE56" w14:textId="14294C67" w:rsidR="00F70B3F" w:rsidRDefault="00F70B3F">
      <w:pPr>
        <w:pStyle w:val="CommentText"/>
      </w:pPr>
      <w:r>
        <w:rPr>
          <w:rStyle w:val="CommentReference"/>
        </w:rPr>
        <w:annotationRef/>
      </w:r>
      <w:r>
        <w:t>“uploaded”?</w:t>
      </w:r>
    </w:p>
  </w:comment>
  <w:comment w:id="598" w:author="Fields, Cindy" w:date="2023-04-27T14:39:00Z" w:initials="FC">
    <w:p w14:paraId="0F64BB3A" w14:textId="7374E89B" w:rsidR="00F70B3F" w:rsidRDefault="00F70B3F">
      <w:pPr>
        <w:pStyle w:val="CommentText"/>
      </w:pPr>
      <w:r>
        <w:rPr>
          <w:rStyle w:val="CommentReference"/>
        </w:rPr>
        <w:annotationRef/>
      </w:r>
      <w:r>
        <w:t>“upload”?</w:t>
      </w:r>
    </w:p>
  </w:comment>
  <w:comment w:id="605" w:author="Benjamin Meyer" w:date="2023-04-12T11:59:00Z" w:initials="BM">
    <w:p w14:paraId="26E06123" w14:textId="77777777" w:rsidR="00015BB1" w:rsidRDefault="00015BB1" w:rsidP="00601E6B">
      <w:pPr>
        <w:pStyle w:val="CommentText"/>
      </w:pPr>
      <w:r>
        <w:rPr>
          <w:rStyle w:val="CommentReference"/>
        </w:rPr>
        <w:annotationRef/>
      </w:r>
      <w:r>
        <w:t>Added data management flow chart to clarify roles and responsibilities</w:t>
      </w:r>
    </w:p>
  </w:comment>
  <w:comment w:id="606" w:author="Fields, Cindy" w:date="2023-04-27T15:14:00Z" w:initials="FC">
    <w:p w14:paraId="19FBFB4C" w14:textId="72D2D395" w:rsidR="00427A12" w:rsidRDefault="00427A12">
      <w:pPr>
        <w:pStyle w:val="CommentText"/>
      </w:pPr>
      <w:r>
        <w:rPr>
          <w:rStyle w:val="CommentReference"/>
        </w:rPr>
        <w:annotationRef/>
      </w:r>
      <w:r>
        <w:t>This is great!</w:t>
      </w:r>
    </w:p>
  </w:comment>
  <w:comment w:id="683" w:author="Benjamin Meyer" w:date="2023-04-12T12:03:00Z" w:initials="BM">
    <w:p w14:paraId="6DF0A2EC" w14:textId="77777777" w:rsidR="00015BB1" w:rsidRDefault="00015BB1" w:rsidP="000A657C">
      <w:pPr>
        <w:pStyle w:val="CommentText"/>
      </w:pPr>
      <w:r>
        <w:rPr>
          <w:rStyle w:val="CommentReference"/>
        </w:rPr>
        <w:annotationRef/>
      </w:r>
      <w:r>
        <w:t>Cleaned up and organized references list</w:t>
      </w:r>
    </w:p>
  </w:comment>
  <w:comment w:id="684" w:author="Fields, Cindy" w:date="2023-04-27T14:48:00Z" w:initials="FC">
    <w:p w14:paraId="17B6FA63" w14:textId="2C88353C" w:rsidR="000274C3" w:rsidRDefault="000274C3">
      <w:pPr>
        <w:pStyle w:val="CommentText"/>
      </w:pPr>
      <w:r>
        <w:rPr>
          <w:rStyle w:val="CommentReference"/>
        </w:rPr>
        <w:annotationRef/>
      </w:r>
      <w:r>
        <w:t>OK</w:t>
      </w:r>
    </w:p>
  </w:comment>
  <w:comment w:id="733" w:author="Benjamin Meyer" w:date="2023-04-12T12:02:00Z" w:initials="BM">
    <w:p w14:paraId="01AC5D6B" w14:textId="77777777" w:rsidR="00015BB1" w:rsidRDefault="00015BB1" w:rsidP="000A657C">
      <w:pPr>
        <w:pStyle w:val="CommentText"/>
      </w:pPr>
      <w:r>
        <w:rPr>
          <w:rStyle w:val="CommentReference"/>
        </w:rPr>
        <w:annotationRef/>
      </w:r>
      <w:r>
        <w:t>Updated members of this committee, and held a one-hour committee meeting in March 2023</w:t>
      </w:r>
    </w:p>
  </w:comment>
  <w:comment w:id="734" w:author="Fields, Cindy" w:date="2023-04-27T14:49:00Z" w:initials="FC">
    <w:p w14:paraId="305CB076" w14:textId="316B1BA2" w:rsidR="000274C3" w:rsidRDefault="000274C3">
      <w:pPr>
        <w:pStyle w:val="CommentText"/>
      </w:pPr>
      <w:r>
        <w:rPr>
          <w:rStyle w:val="CommentReference"/>
        </w:rPr>
        <w:annotationRef/>
      </w:r>
      <w:r>
        <w:t>OK</w:t>
      </w:r>
    </w:p>
  </w:comment>
  <w:comment w:id="802" w:author="Fields, Cindy" w:date="2023-04-27T14:49:00Z" w:initials="FC">
    <w:p w14:paraId="386B0F84" w14:textId="3225E671" w:rsidR="000274C3" w:rsidRDefault="000274C3">
      <w:pPr>
        <w:pStyle w:val="CommentText"/>
      </w:pPr>
      <w:r>
        <w:rPr>
          <w:rStyle w:val="CommentReference"/>
        </w:rPr>
        <w:annotationRef/>
      </w:r>
      <w:r>
        <w:t>Might need a page break prior to this section</w:t>
      </w:r>
    </w:p>
  </w:comment>
  <w:comment w:id="854" w:author="Fields, Cindy" w:date="2023-04-27T14:54:00Z" w:initials="FC">
    <w:p w14:paraId="3F0700BF" w14:textId="4142EF9C" w:rsidR="00C723C6" w:rsidRDefault="00C723C6">
      <w:pPr>
        <w:pStyle w:val="CommentText"/>
      </w:pPr>
      <w:r>
        <w:rPr>
          <w:rStyle w:val="CommentReference"/>
        </w:rPr>
        <w:annotationRef/>
      </w:r>
      <w:r>
        <w:t xml:space="preserve">Consider adding “and in between sampling locations” to be consistent with EPA 1669 (section </w:t>
      </w:r>
      <w:r w:rsidRPr="00C723C6">
        <w:t>8.2.7.8</w:t>
      </w:r>
      <w:r>
        <w:t>)</w:t>
      </w:r>
    </w:p>
  </w:comment>
  <w:comment w:id="1132" w:author="Benjamin Meyer" w:date="2023-04-12T12:04:00Z" w:initials="BM">
    <w:p w14:paraId="68700BF2" w14:textId="4A0E9BA5" w:rsidR="00015BB1" w:rsidRDefault="00015BB1" w:rsidP="000A657C">
      <w:pPr>
        <w:pStyle w:val="CommentText"/>
      </w:pPr>
      <w:r>
        <w:rPr>
          <w:rStyle w:val="CommentReference"/>
        </w:rPr>
        <w:annotationRef/>
      </w:r>
      <w:r>
        <w:t>Clarified that more detailed peer-reviewed methods for collecting, analyzing, and curating these from temperature data exists in peer reviewed literature and at this web address</w:t>
      </w:r>
    </w:p>
  </w:comment>
  <w:comment w:id="1133" w:author="Fields, Cindy" w:date="2023-04-27T14:59:00Z" w:initials="FC">
    <w:p w14:paraId="3FEF1CCC" w14:textId="402FC086" w:rsidR="00C723C6" w:rsidRDefault="00C723C6">
      <w:pPr>
        <w:pStyle w:val="CommentText"/>
      </w:pPr>
      <w:r>
        <w:rPr>
          <w:rStyle w:val="CommentReference"/>
        </w:rPr>
        <w:annotationRef/>
      </w:r>
      <w:r>
        <w:t>ok</w:t>
      </w:r>
    </w:p>
  </w:comment>
  <w:comment w:id="1165" w:author="Benjamin Meyer" w:date="2023-04-12T12:06:00Z" w:initials="BM">
    <w:p w14:paraId="22882E58" w14:textId="77777777" w:rsidR="00015BB1" w:rsidRDefault="00015BB1" w:rsidP="000A657C">
      <w:pPr>
        <w:pStyle w:val="CommentText"/>
      </w:pPr>
      <w:r>
        <w:rPr>
          <w:rStyle w:val="CommentReference"/>
        </w:rPr>
        <w:annotationRef/>
      </w:r>
      <w:r>
        <w:t>Added new appendix with link to data evaluation checklist</w:t>
      </w:r>
    </w:p>
  </w:comment>
  <w:comment w:id="1173" w:author="Fields, Cindy" w:date="2023-04-27T15:00:00Z" w:initials="FC">
    <w:p w14:paraId="60AB59AB" w14:textId="5212A114" w:rsidR="00F90B27" w:rsidRDefault="00F90B27">
      <w:pPr>
        <w:pStyle w:val="CommentText"/>
      </w:pPr>
      <w:r>
        <w:rPr>
          <w:rStyle w:val="CommentReference"/>
        </w:rPr>
        <w:annotationRef/>
      </w:r>
      <w:r>
        <w:t>I couldn’t get this link to work (copy/pasted into navigation bar).  Verify it works for you before finalizing and creating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511E9" w15:done="0"/>
  <w15:commentEx w15:paraId="742A25A0" w15:paraIdParent="4AC511E9" w15:done="0"/>
  <w15:commentEx w15:paraId="32500EF6" w15:done="0"/>
  <w15:commentEx w15:paraId="71E8B9A2" w15:paraIdParent="32500EF6" w15:done="0"/>
  <w15:commentEx w15:paraId="66746A7B" w15:done="0"/>
  <w15:commentEx w15:paraId="79EABF79" w15:paraIdParent="66746A7B" w15:done="0"/>
  <w15:commentEx w15:paraId="3D680405" w15:done="0"/>
  <w15:commentEx w15:paraId="050E5727" w15:done="0"/>
  <w15:commentEx w15:paraId="3B869F4B" w15:paraIdParent="050E5727" w15:done="0"/>
  <w15:commentEx w15:paraId="6024199B" w15:done="0"/>
  <w15:commentEx w15:paraId="63644E95" w15:paraIdParent="6024199B" w15:done="0"/>
  <w15:commentEx w15:paraId="21F74F16" w15:done="0"/>
  <w15:commentEx w15:paraId="0A671578" w15:paraIdParent="21F74F16" w15:done="0"/>
  <w15:commentEx w15:paraId="2EA0EB88" w15:done="0"/>
  <w15:commentEx w15:paraId="7FD5EB59" w15:paraIdParent="2EA0EB88" w15:done="0"/>
  <w15:commentEx w15:paraId="2844633E" w15:done="0"/>
  <w15:commentEx w15:paraId="3139B17F" w15:done="1"/>
  <w15:commentEx w15:paraId="55149A21" w15:done="0"/>
  <w15:commentEx w15:paraId="1AEF4331" w15:done="0"/>
  <w15:commentEx w15:paraId="17DCB8F6" w15:done="0"/>
  <w15:commentEx w15:paraId="448AC4AB" w15:done="0"/>
  <w15:commentEx w15:paraId="7AC818C1" w15:done="0"/>
  <w15:commentEx w15:paraId="17B6380D" w15:done="0"/>
  <w15:commentEx w15:paraId="5BCCC094" w15:paraIdParent="17B6380D" w15:done="0"/>
  <w15:commentEx w15:paraId="0A691136" w15:done="0"/>
  <w15:commentEx w15:paraId="14323A74" w15:paraIdParent="0A691136" w15:done="0"/>
  <w15:commentEx w15:paraId="1CA77611" w15:done="0"/>
  <w15:commentEx w15:paraId="5D22560C" w15:paraIdParent="1CA77611" w15:done="0"/>
  <w15:commentEx w15:paraId="24485998" w15:done="0"/>
  <w15:commentEx w15:paraId="32D29305" w15:paraIdParent="24485998" w15:done="0"/>
  <w15:commentEx w15:paraId="3126F3C1" w15:done="0"/>
  <w15:commentEx w15:paraId="3684BE3D" w15:paraIdParent="3126F3C1" w15:done="0"/>
  <w15:commentEx w15:paraId="54B63F92" w15:done="0"/>
  <w15:commentEx w15:paraId="0ED06F37" w15:paraIdParent="54B63F92" w15:done="0"/>
  <w15:commentEx w15:paraId="47BEF414" w15:done="0"/>
  <w15:commentEx w15:paraId="35207F30" w15:paraIdParent="47BEF414" w15:done="0"/>
  <w15:commentEx w15:paraId="1E6F95DB" w15:done="0"/>
  <w15:commentEx w15:paraId="120EAE2C" w15:done="0"/>
  <w15:commentEx w15:paraId="76AC1E2F" w15:done="0"/>
  <w15:commentEx w15:paraId="2604E274" w15:done="0"/>
  <w15:commentEx w15:paraId="11C6BE2E" w15:done="0"/>
  <w15:commentEx w15:paraId="61CF6D59" w15:done="0"/>
  <w15:commentEx w15:paraId="397DE30E" w15:done="0"/>
  <w15:commentEx w15:paraId="60EB0055" w15:done="0"/>
  <w15:commentEx w15:paraId="2A9338B6" w15:done="0"/>
  <w15:commentEx w15:paraId="2C30CBF3" w15:done="0"/>
  <w15:commentEx w15:paraId="30186FFA" w15:done="0"/>
  <w15:commentEx w15:paraId="2FBBC81F" w15:done="0"/>
  <w15:commentEx w15:paraId="7C2ECB55" w15:paraIdParent="2FBBC81F" w15:done="0"/>
  <w15:commentEx w15:paraId="3B07A50E" w15:done="0"/>
  <w15:commentEx w15:paraId="24A18A1C" w15:done="0"/>
  <w15:commentEx w15:paraId="3D8618BC" w15:done="0"/>
  <w15:commentEx w15:paraId="03DBABD0" w15:done="0"/>
  <w15:commentEx w15:paraId="439387D8" w15:paraIdParent="03DBABD0" w15:done="0"/>
  <w15:commentEx w15:paraId="6518BCF2" w15:done="0"/>
  <w15:commentEx w15:paraId="33596B27" w15:done="0"/>
  <w15:commentEx w15:paraId="4A572112" w15:done="0"/>
  <w15:commentEx w15:paraId="7A27BE56" w15:done="0"/>
  <w15:commentEx w15:paraId="0F64BB3A" w15:done="0"/>
  <w15:commentEx w15:paraId="26E06123" w15:done="0"/>
  <w15:commentEx w15:paraId="19FBFB4C" w15:paraIdParent="26E06123" w15:done="0"/>
  <w15:commentEx w15:paraId="6DF0A2EC" w15:done="0"/>
  <w15:commentEx w15:paraId="17B6FA63" w15:paraIdParent="6DF0A2EC" w15:done="0"/>
  <w15:commentEx w15:paraId="01AC5D6B" w15:done="0"/>
  <w15:commentEx w15:paraId="305CB076" w15:paraIdParent="01AC5D6B" w15:done="0"/>
  <w15:commentEx w15:paraId="386B0F84" w15:done="0"/>
  <w15:commentEx w15:paraId="3F0700BF" w15:done="0"/>
  <w15:commentEx w15:paraId="68700BF2" w15:done="0"/>
  <w15:commentEx w15:paraId="3FEF1CCC" w15:paraIdParent="68700BF2" w15:done="0"/>
  <w15:commentEx w15:paraId="22882E58" w15:done="0"/>
  <w15:commentEx w15:paraId="60AB5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F1AB" w16cex:dateUtc="2023-04-27T20:05:00Z"/>
  <w16cex:commentExtensible w16cex:durableId="27F4F1B0" w16cex:dateUtc="2023-04-27T20:05:00Z"/>
  <w16cex:commentExtensible w16cex:durableId="27F4F1CA" w16cex:dateUtc="2023-04-27T20:06:00Z"/>
  <w16cex:commentExtensible w16cex:durableId="27F4F20F" w16cex:dateUtc="2023-04-27T20:07:00Z"/>
  <w16cex:commentExtensible w16cex:durableId="27F4F222" w16cex:dateUtc="2023-04-27T20:07:00Z"/>
  <w16cex:commentExtensible w16cex:durableId="27F4F86A" w16cex:dateUtc="2023-04-27T20:34:00Z"/>
  <w16cex:commentExtensible w16cex:durableId="27F4F230" w16cex:dateUtc="2023-04-27T20:08:00Z"/>
  <w16cex:commentExtensible w16cex:durableId="27F4F243" w16cex:dateUtc="2023-04-27T20:08:00Z"/>
  <w16cex:commentExtensible w16cex:durableId="27F4F94F" w16cex:dateUtc="2023-04-27T20:38:00Z"/>
  <w16cex:commentExtensible w16cex:durableId="27F4F490" w16cex:dateUtc="2023-04-27T20:18:00Z"/>
  <w16cex:commentExtensible w16cex:durableId="27F5057C" w16cex:dateUtc="2023-04-27T21:30:00Z"/>
  <w16cex:commentExtensible w16cex:durableId="27F4F931" w16cex:dateUtc="2023-04-27T20:37:00Z"/>
  <w16cex:commentExtensible w16cex:durableId="27F4F924" w16cex:dateUtc="2023-04-27T20:37:00Z"/>
  <w16cex:commentExtensible w16cex:durableId="27F4F92B" w16cex:dateUtc="2023-04-27T20:37:00Z"/>
  <w16cex:commentExtensible w16cex:durableId="27F4FE35" w16cex:dateUtc="2023-04-27T20:59:00Z"/>
  <w16cex:commentExtensible w16cex:durableId="27F4FE88" w16cex:dateUtc="2023-04-27T21:00:00Z"/>
  <w16cex:commentExtensible w16cex:durableId="27F4FEB0" w16cex:dateUtc="2023-04-27T21:01:00Z"/>
  <w16cex:commentExtensible w16cex:durableId="27F50ED2" w16cex:dateUtc="2023-04-27T22:10:00Z"/>
  <w16cex:commentExtensible w16cex:durableId="27F4FFA3" w16cex:dateUtc="2023-04-27T21:05:00Z"/>
  <w16cex:commentExtensible w16cex:durableId="27F5000E" w16cex:dateUtc="2023-04-27T21:07:00Z"/>
  <w16cex:commentExtensible w16cex:durableId="27F4FFF1" w16cex:dateUtc="2023-04-27T21:06:00Z"/>
  <w16cex:commentExtensible w16cex:durableId="27F500FB" w16cex:dateUtc="2023-04-27T21:11:00Z"/>
  <w16cex:commentExtensible w16cex:durableId="27F502AA" w16cex:dateUtc="2023-04-27T21:18:00Z"/>
  <w16cex:commentExtensible w16cex:durableId="27F50287" w16cex:dateUtc="2023-04-27T21:17:00Z"/>
  <w16cex:commentExtensible w16cex:durableId="27F5024B" w16cex:dateUtc="2023-04-27T21:16:00Z"/>
  <w16cex:commentExtensible w16cex:durableId="27F502F2" w16cex:dateUtc="2023-04-27T21:19:00Z"/>
  <w16cex:commentExtensible w16cex:durableId="27F504CE" w16cex:dateUtc="2023-04-27T21:27:00Z"/>
  <w16cex:commentExtensible w16cex:durableId="27F50516" w16cex:dateUtc="2023-04-27T21:28:00Z"/>
  <w16cex:commentExtensible w16cex:durableId="27F5062A" w16cex:dateUtc="2023-04-27T21:33:00Z"/>
  <w16cex:commentExtensible w16cex:durableId="27F50686" w16cex:dateUtc="2023-04-27T21:34:00Z"/>
  <w16cex:commentExtensible w16cex:durableId="27F506CE" w16cex:dateUtc="2023-04-27T21:35:00Z"/>
  <w16cex:commentExtensible w16cex:durableId="27F50771" w16cex:dateUtc="2023-04-27T21:38:00Z"/>
  <w16cex:commentExtensible w16cex:durableId="27F50788" w16cex:dateUtc="2023-04-27T21:39:00Z"/>
  <w16cex:commentExtensible w16cex:durableId="27F507A3" w16cex:dateUtc="2023-04-27T21:39:00Z"/>
  <w16cex:commentExtensible w16cex:durableId="27F50FC9" w16cex:dateUtc="2023-04-27T22:14:00Z"/>
  <w16cex:commentExtensible w16cex:durableId="27F509D7" w16cex:dateUtc="2023-04-27T21:48:00Z"/>
  <w16cex:commentExtensible w16cex:durableId="27F509E8" w16cex:dateUtc="2023-04-27T21:49:00Z"/>
  <w16cex:commentExtensible w16cex:durableId="27F509FE" w16cex:dateUtc="2023-04-27T21:49:00Z"/>
  <w16cex:commentExtensible w16cex:durableId="27F50B3D" w16cex:dateUtc="2023-04-27T21:54:00Z"/>
  <w16cex:commentExtensible w16cex:durableId="27F50C38" w16cex:dateUtc="2023-04-27T21:59:00Z"/>
  <w16cex:commentExtensible w16cex:durableId="27F50C7C" w16cex:dateUtc="2023-04-27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511E9" w16cid:durableId="27F4F0E2"/>
  <w16cid:commentId w16cid:paraId="742A25A0" w16cid:durableId="27F4F1AB"/>
  <w16cid:commentId w16cid:paraId="32500EF6" w16cid:durableId="27F4F0E3"/>
  <w16cid:commentId w16cid:paraId="71E8B9A2" w16cid:durableId="27F4F1B0"/>
  <w16cid:commentId w16cid:paraId="66746A7B" w16cid:durableId="27F4F0E4"/>
  <w16cid:commentId w16cid:paraId="79EABF79" w16cid:durableId="27F4F1CA"/>
  <w16cid:commentId w16cid:paraId="3D680405" w16cid:durableId="27F4F20F"/>
  <w16cid:commentId w16cid:paraId="050E5727" w16cid:durableId="27F4F222"/>
  <w16cid:commentId w16cid:paraId="3B869F4B" w16cid:durableId="27F4F86A"/>
  <w16cid:commentId w16cid:paraId="6024199B" w16cid:durableId="27F4F0E5"/>
  <w16cid:commentId w16cid:paraId="63644E95" w16cid:durableId="27F4F230"/>
  <w16cid:commentId w16cid:paraId="21F74F16" w16cid:durableId="27F4F0E6"/>
  <w16cid:commentId w16cid:paraId="0A671578" w16cid:durableId="27F4F243"/>
  <w16cid:commentId w16cid:paraId="2EA0EB88" w16cid:durableId="27F4F0E7"/>
  <w16cid:commentId w16cid:paraId="7FD5EB59" w16cid:durableId="27F4F94F"/>
  <w16cid:commentId w16cid:paraId="2844633E" w16cid:durableId="27F4F490"/>
  <w16cid:commentId w16cid:paraId="3139B17F" w16cid:durableId="27F5057C"/>
  <w16cid:commentId w16cid:paraId="55149A21" w16cid:durableId="27F4F0EF"/>
  <w16cid:commentId w16cid:paraId="1AEF4331" w16cid:durableId="27F4F0F0"/>
  <w16cid:commentId w16cid:paraId="17DCB8F6" w16cid:durableId="27F4F0F1"/>
  <w16cid:commentId w16cid:paraId="448AC4AB" w16cid:durableId="27F4F0F2"/>
  <w16cid:commentId w16cid:paraId="7AC818C1" w16cid:durableId="27F4F0F3"/>
  <w16cid:commentId w16cid:paraId="17B6380D" w16cid:durableId="27F4F0F5"/>
  <w16cid:commentId w16cid:paraId="5BCCC094" w16cid:durableId="27F4F931"/>
  <w16cid:commentId w16cid:paraId="0A691136" w16cid:durableId="27F4F0F6"/>
  <w16cid:commentId w16cid:paraId="14323A74" w16cid:durableId="27F4F924"/>
  <w16cid:commentId w16cid:paraId="1CA77611" w16cid:durableId="27F4F0F7"/>
  <w16cid:commentId w16cid:paraId="5D22560C" w16cid:durableId="27F4F92B"/>
  <w16cid:commentId w16cid:paraId="24485998" w16cid:durableId="27F4F0F8"/>
  <w16cid:commentId w16cid:paraId="32D29305" w16cid:durableId="27F4FE35"/>
  <w16cid:commentId w16cid:paraId="3126F3C1" w16cid:durableId="27F4F0F9"/>
  <w16cid:commentId w16cid:paraId="3684BE3D" w16cid:durableId="27F4FE88"/>
  <w16cid:commentId w16cid:paraId="54B63F92" w16cid:durableId="27F4F0FA"/>
  <w16cid:commentId w16cid:paraId="0ED06F37" w16cid:durableId="27F4FEB0"/>
  <w16cid:commentId w16cid:paraId="47BEF414" w16cid:durableId="27F4F0FB"/>
  <w16cid:commentId w16cid:paraId="35207F30" w16cid:durableId="27F50ED2"/>
  <w16cid:commentId w16cid:paraId="1E6F95DB" w16cid:durableId="27F4F0FC"/>
  <w16cid:commentId w16cid:paraId="120EAE2C" w16cid:durableId="27F4FFA3"/>
  <w16cid:commentId w16cid:paraId="76AC1E2F" w16cid:durableId="27F5000E"/>
  <w16cid:commentId w16cid:paraId="2604E274" w16cid:durableId="27F4FFF1"/>
  <w16cid:commentId w16cid:paraId="11C6BE2E" w16cid:durableId="27F4F0FD"/>
  <w16cid:commentId w16cid:paraId="61CF6D59" w16cid:durableId="27F500FB"/>
  <w16cid:commentId w16cid:paraId="397DE30E" w16cid:durableId="27F502AA"/>
  <w16cid:commentId w16cid:paraId="60EB0055" w16cid:durableId="27F50287"/>
  <w16cid:commentId w16cid:paraId="2A9338B6" w16cid:durableId="27F5024B"/>
  <w16cid:commentId w16cid:paraId="2C30CBF3" w16cid:durableId="27F502F2"/>
  <w16cid:commentId w16cid:paraId="30186FFA" w16cid:durableId="27F4F0FE"/>
  <w16cid:commentId w16cid:paraId="2FBBC81F" w16cid:durableId="27F4F0FF"/>
  <w16cid:commentId w16cid:paraId="7C2ECB55" w16cid:durableId="27F504CE"/>
  <w16cid:commentId w16cid:paraId="3B07A50E" w16cid:durableId="27F4F100"/>
  <w16cid:commentId w16cid:paraId="24A18A1C" w16cid:durableId="27F4F101"/>
  <w16cid:commentId w16cid:paraId="3D8618BC" w16cid:durableId="27F50516"/>
  <w16cid:commentId w16cid:paraId="03DBABD0" w16cid:durableId="27F4F102"/>
  <w16cid:commentId w16cid:paraId="439387D8" w16cid:durableId="27F5062A"/>
  <w16cid:commentId w16cid:paraId="6518BCF2" w16cid:durableId="27F50686"/>
  <w16cid:commentId w16cid:paraId="33596B27" w16cid:durableId="27F506CE"/>
  <w16cid:commentId w16cid:paraId="4A572112" w16cid:durableId="27F50771"/>
  <w16cid:commentId w16cid:paraId="7A27BE56" w16cid:durableId="27F50788"/>
  <w16cid:commentId w16cid:paraId="0F64BB3A" w16cid:durableId="27F507A3"/>
  <w16cid:commentId w16cid:paraId="26E06123" w16cid:durableId="27F4F103"/>
  <w16cid:commentId w16cid:paraId="19FBFB4C" w16cid:durableId="27F50FC9"/>
  <w16cid:commentId w16cid:paraId="6DF0A2EC" w16cid:durableId="27F4F105"/>
  <w16cid:commentId w16cid:paraId="17B6FA63" w16cid:durableId="27F509D7"/>
  <w16cid:commentId w16cid:paraId="01AC5D6B" w16cid:durableId="27F4F106"/>
  <w16cid:commentId w16cid:paraId="305CB076" w16cid:durableId="27F509E8"/>
  <w16cid:commentId w16cid:paraId="386B0F84" w16cid:durableId="27F509FE"/>
  <w16cid:commentId w16cid:paraId="3F0700BF" w16cid:durableId="27F50B3D"/>
  <w16cid:commentId w16cid:paraId="68700BF2" w16cid:durableId="27F4F108"/>
  <w16cid:commentId w16cid:paraId="3FEF1CCC" w16cid:durableId="27F50C38"/>
  <w16cid:commentId w16cid:paraId="22882E58" w16cid:durableId="27F4F109"/>
  <w16cid:commentId w16cid:paraId="60AB59AB" w16cid:durableId="27F50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F64F1" w14:textId="77777777" w:rsidR="00AA4592" w:rsidRDefault="00AA4592" w:rsidP="008E4680">
      <w:r>
        <w:separator/>
      </w:r>
    </w:p>
  </w:endnote>
  <w:endnote w:type="continuationSeparator" w:id="0">
    <w:p w14:paraId="66D357A9" w14:textId="77777777" w:rsidR="00AA4592" w:rsidRDefault="00AA4592" w:rsidP="008E4680">
      <w:r>
        <w:continuationSeparator/>
      </w:r>
    </w:p>
  </w:endnote>
  <w:endnote w:type="continuationNotice" w:id="1">
    <w:p w14:paraId="50508602" w14:textId="77777777" w:rsidR="00AA4592" w:rsidRDefault="00AA45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896624"/>
      <w:docPartObj>
        <w:docPartGallery w:val="Page Numbers (Bottom of Page)"/>
        <w:docPartUnique/>
      </w:docPartObj>
    </w:sdtPr>
    <w:sdtEndPr>
      <w:rPr>
        <w:noProof/>
      </w:rPr>
    </w:sdtEndPr>
    <w:sdtContent>
      <w:p w14:paraId="67BFE610" w14:textId="76828A6D" w:rsidR="000B57B0" w:rsidRDefault="000B57B0">
        <w:pPr>
          <w:pStyle w:val="Footer"/>
          <w:jc w:val="right"/>
        </w:pPr>
        <w:r>
          <w:fldChar w:fldCharType="begin"/>
        </w:r>
        <w:r>
          <w:instrText xml:space="preserve"> PAGE   \* MERGEFORMAT </w:instrText>
        </w:r>
        <w:r>
          <w:fldChar w:fldCharType="separate"/>
        </w:r>
        <w:r w:rsidR="00915D11">
          <w:rPr>
            <w:noProof/>
          </w:rPr>
          <w:t>10</w:t>
        </w:r>
        <w:r>
          <w:rPr>
            <w:noProof/>
          </w:rPr>
          <w:fldChar w:fldCharType="end"/>
        </w:r>
      </w:p>
    </w:sdtContent>
  </w:sdt>
  <w:p w14:paraId="74F0D394" w14:textId="77777777" w:rsidR="00015BB1" w:rsidRDefault="00015BB1"/>
  <w:p w14:paraId="47222476" w14:textId="77777777" w:rsidR="00A42F86" w:rsidRDefault="00A42F8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7F905" w14:textId="621F1588" w:rsidR="00015BB1" w:rsidRDefault="00015BB1" w:rsidP="00816966">
    <w:pPr>
      <w:pStyle w:val="Footer"/>
      <w:ind w:left="72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35" w:author="Benjamin Meyer" w:date="2023-04-18T10:26:00Z"/>
  <w:sdt>
    <w:sdtPr>
      <w:id w:val="2115163250"/>
      <w:docPartObj>
        <w:docPartGallery w:val="Page Numbers (Bottom of Page)"/>
        <w:docPartUnique/>
      </w:docPartObj>
    </w:sdtPr>
    <w:sdtEndPr>
      <w:rPr>
        <w:noProof/>
      </w:rPr>
    </w:sdtEndPr>
    <w:sdtContent>
      <w:customXmlInsRangeEnd w:id="835"/>
      <w:p w14:paraId="356E0F73" w14:textId="1FDD1FFC" w:rsidR="00015BB1" w:rsidRDefault="00015BB1">
        <w:pPr>
          <w:pStyle w:val="Footer"/>
        </w:pPr>
        <w:ins w:id="836" w:author="Benjamin Meyer" w:date="2023-04-18T10:26:00Z">
          <w:r>
            <w:fldChar w:fldCharType="begin"/>
          </w:r>
          <w:r>
            <w:instrText xml:space="preserve"> PAGE   \* MERGEFORMAT </w:instrText>
          </w:r>
          <w:r>
            <w:fldChar w:fldCharType="separate"/>
          </w:r>
        </w:ins>
        <w:r>
          <w:rPr>
            <w:noProof/>
          </w:rPr>
          <w:t>54</w:t>
        </w:r>
        <w:ins w:id="837" w:author="Benjamin Meyer" w:date="2023-04-18T10:26:00Z">
          <w:r>
            <w:rPr>
              <w:noProof/>
            </w:rPr>
            <w:fldChar w:fldCharType="end"/>
          </w:r>
        </w:ins>
      </w:p>
      <w:customXmlInsRangeStart w:id="838" w:author="Benjamin Meyer" w:date="2023-04-18T10:26:00Z"/>
    </w:sdtContent>
  </w:sdt>
  <w:customXmlInsRangeEnd w:id="83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48" w:author="Benjamin Meyer" w:date="2023-04-18T10:26:00Z"/>
  <w:sdt>
    <w:sdtPr>
      <w:id w:val="591674634"/>
      <w:docPartObj>
        <w:docPartGallery w:val="Page Numbers (Bottom of Page)"/>
        <w:docPartUnique/>
      </w:docPartObj>
    </w:sdtPr>
    <w:sdtEndPr>
      <w:rPr>
        <w:noProof/>
      </w:rPr>
    </w:sdtEndPr>
    <w:sdtContent>
      <w:customXmlInsRangeEnd w:id="848"/>
      <w:p w14:paraId="04777166" w14:textId="4EBF51D9" w:rsidR="00015BB1" w:rsidRDefault="00015BB1">
        <w:pPr>
          <w:pStyle w:val="Footer"/>
        </w:pPr>
        <w:ins w:id="849" w:author="Benjamin Meyer" w:date="2023-04-18T10:26:00Z">
          <w:r>
            <w:fldChar w:fldCharType="begin"/>
          </w:r>
          <w:r>
            <w:instrText xml:space="preserve"> PAGE   \* MERGEFORMAT </w:instrText>
          </w:r>
          <w:r>
            <w:fldChar w:fldCharType="separate"/>
          </w:r>
        </w:ins>
        <w:r>
          <w:rPr>
            <w:noProof/>
          </w:rPr>
          <w:t>54</w:t>
        </w:r>
        <w:ins w:id="850" w:author="Benjamin Meyer" w:date="2023-04-18T10:26:00Z">
          <w:r>
            <w:rPr>
              <w:noProof/>
            </w:rPr>
            <w:fldChar w:fldCharType="end"/>
          </w:r>
        </w:ins>
      </w:p>
      <w:customXmlInsRangeStart w:id="851" w:author="Benjamin Meyer" w:date="2023-04-18T10:26:00Z"/>
    </w:sdtContent>
  </w:sdt>
  <w:customXmlInsRangeEnd w:id="85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266460"/>
      <w:docPartObj>
        <w:docPartGallery w:val="Page Numbers (Bottom of Page)"/>
        <w:docPartUnique/>
      </w:docPartObj>
    </w:sdtPr>
    <w:sdtEndPr>
      <w:rPr>
        <w:noProof/>
      </w:rPr>
    </w:sdtEndPr>
    <w:sdtContent>
      <w:p w14:paraId="2040B48F" w14:textId="5571F1D9" w:rsidR="00015BB1" w:rsidRDefault="00015BB1">
        <w:pPr>
          <w:pStyle w:val="Footer"/>
        </w:pPr>
        <w:r>
          <w:fldChar w:fldCharType="begin"/>
        </w:r>
        <w:r>
          <w:instrText xml:space="preserve"> PAGE   \* MERGEFORMAT </w:instrText>
        </w:r>
        <w:r>
          <w:fldChar w:fldCharType="separate"/>
        </w:r>
        <w:r w:rsidR="00915D11">
          <w:rPr>
            <w:noProof/>
          </w:rPr>
          <w:t>54</w:t>
        </w:r>
        <w:r>
          <w:rPr>
            <w:noProof/>
          </w:rPr>
          <w:fldChar w:fldCharType="end"/>
        </w:r>
      </w:p>
    </w:sdtContent>
  </w:sdt>
  <w:p w14:paraId="6D5BA50B" w14:textId="77777777" w:rsidR="00015BB1" w:rsidRDefault="00015BB1">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268617"/>
      <w:docPartObj>
        <w:docPartGallery w:val="Page Numbers (Bottom of Page)"/>
        <w:docPartUnique/>
      </w:docPartObj>
    </w:sdtPr>
    <w:sdtEndPr>
      <w:rPr>
        <w:noProof/>
      </w:rPr>
    </w:sdtEndPr>
    <w:sdtContent>
      <w:p w14:paraId="513A60B9" w14:textId="740153FC" w:rsidR="00015BB1" w:rsidRDefault="00015BB1">
        <w:pPr>
          <w:pStyle w:val="Footer"/>
        </w:pPr>
        <w:r>
          <w:fldChar w:fldCharType="begin"/>
        </w:r>
        <w:r>
          <w:instrText xml:space="preserve"> PAGE   \* MERGEFORMAT </w:instrText>
        </w:r>
        <w:r>
          <w:fldChar w:fldCharType="separate"/>
        </w:r>
        <w:r w:rsidR="00915D11">
          <w:rPr>
            <w:noProof/>
          </w:rPr>
          <w:t>55</w:t>
        </w:r>
        <w:r>
          <w:rPr>
            <w:noProof/>
          </w:rPr>
          <w:fldChar w:fldCharType="end"/>
        </w:r>
      </w:p>
    </w:sdtContent>
  </w:sdt>
  <w:p w14:paraId="479D682E" w14:textId="77777777" w:rsidR="00015BB1" w:rsidRDefault="00015BB1">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95954"/>
      <w:docPartObj>
        <w:docPartGallery w:val="Page Numbers (Bottom of Page)"/>
        <w:docPartUnique/>
      </w:docPartObj>
    </w:sdtPr>
    <w:sdtEndPr>
      <w:rPr>
        <w:noProof/>
      </w:rPr>
    </w:sdtEndPr>
    <w:sdtContent>
      <w:p w14:paraId="6DF20328" w14:textId="43DE710E" w:rsidR="00225170" w:rsidRDefault="00225170">
        <w:pPr>
          <w:pStyle w:val="Footer"/>
        </w:pPr>
        <w:r>
          <w:fldChar w:fldCharType="begin"/>
        </w:r>
        <w:r>
          <w:instrText xml:space="preserve"> PAGE   \* MERGEFORMAT </w:instrText>
        </w:r>
        <w:r>
          <w:fldChar w:fldCharType="separate"/>
        </w:r>
        <w:r w:rsidR="00FC3010">
          <w:rPr>
            <w:noProof/>
          </w:rPr>
          <w:t>57</w:t>
        </w:r>
        <w:r>
          <w:rPr>
            <w:noProof/>
          </w:rPr>
          <w:fldChar w:fldCharType="end"/>
        </w:r>
      </w:p>
    </w:sdtContent>
  </w:sdt>
  <w:p w14:paraId="5EFB14C4" w14:textId="77777777" w:rsidR="00015BB1" w:rsidRDefault="00015BB1">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344176"/>
      <w:docPartObj>
        <w:docPartGallery w:val="Page Numbers (Bottom of Page)"/>
        <w:docPartUnique/>
      </w:docPartObj>
    </w:sdtPr>
    <w:sdtEndPr>
      <w:rPr>
        <w:noProof/>
      </w:rPr>
    </w:sdtEndPr>
    <w:sdtContent>
      <w:p w14:paraId="378F12FE" w14:textId="77777777" w:rsidR="00015BB1" w:rsidRDefault="00015BB1">
        <w:pPr>
          <w:pStyle w:val="Footer"/>
        </w:pPr>
        <w:r>
          <w:fldChar w:fldCharType="begin"/>
        </w:r>
        <w:r>
          <w:instrText xml:space="preserve"> PAGE   \* MERGEFORMAT </w:instrText>
        </w:r>
        <w:r>
          <w:fldChar w:fldCharType="separate"/>
        </w:r>
        <w:r>
          <w:rPr>
            <w:noProof/>
          </w:rPr>
          <w:t>59</w:t>
        </w:r>
        <w:r>
          <w:rPr>
            <w:noProof/>
          </w:rPr>
          <w:fldChar w:fldCharType="end"/>
        </w:r>
      </w:p>
    </w:sdtContent>
  </w:sdt>
  <w:p w14:paraId="06D861AF" w14:textId="77777777" w:rsidR="00015BB1" w:rsidRDefault="00015BB1">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519783"/>
      <w:docPartObj>
        <w:docPartGallery w:val="Page Numbers (Bottom of Page)"/>
        <w:docPartUnique/>
      </w:docPartObj>
    </w:sdtPr>
    <w:sdtEndPr>
      <w:rPr>
        <w:noProof/>
      </w:rPr>
    </w:sdtEndPr>
    <w:sdtContent>
      <w:p w14:paraId="1AE4DD38" w14:textId="78CE81A0" w:rsidR="00225170" w:rsidRDefault="00225170">
        <w:pPr>
          <w:pStyle w:val="Footer"/>
        </w:pPr>
        <w:r>
          <w:fldChar w:fldCharType="begin"/>
        </w:r>
        <w:r>
          <w:instrText xml:space="preserve"> PAGE   \* MERGEFORMAT </w:instrText>
        </w:r>
        <w:r>
          <w:fldChar w:fldCharType="separate"/>
        </w:r>
        <w:r w:rsidR="00FC3010">
          <w:rPr>
            <w:noProof/>
          </w:rPr>
          <w:t>60</w:t>
        </w:r>
        <w:r>
          <w:rPr>
            <w:noProof/>
          </w:rPr>
          <w:fldChar w:fldCharType="end"/>
        </w:r>
      </w:p>
    </w:sdtContent>
  </w:sdt>
  <w:p w14:paraId="5F7674F1" w14:textId="77777777" w:rsidR="00015BB1" w:rsidRDefault="00015BB1">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922271"/>
      <w:docPartObj>
        <w:docPartGallery w:val="Page Numbers (Bottom of Page)"/>
        <w:docPartUnique/>
      </w:docPartObj>
    </w:sdtPr>
    <w:sdtEndPr>
      <w:rPr>
        <w:noProof/>
      </w:rPr>
    </w:sdtEndPr>
    <w:sdtContent>
      <w:p w14:paraId="49A4A46F" w14:textId="00A30950" w:rsidR="00225170" w:rsidRDefault="00225170">
        <w:pPr>
          <w:pStyle w:val="Footer"/>
        </w:pPr>
        <w:r>
          <w:fldChar w:fldCharType="begin"/>
        </w:r>
        <w:r>
          <w:instrText xml:space="preserve"> PAGE   \* MERGEFORMAT </w:instrText>
        </w:r>
        <w:r>
          <w:fldChar w:fldCharType="separate"/>
        </w:r>
        <w:r w:rsidR="00FC3010">
          <w:rPr>
            <w:noProof/>
          </w:rPr>
          <w:t>63</w:t>
        </w:r>
        <w:r>
          <w:rPr>
            <w:noProof/>
          </w:rPr>
          <w:fldChar w:fldCharType="end"/>
        </w:r>
      </w:p>
    </w:sdtContent>
  </w:sdt>
  <w:p w14:paraId="6AE92D20" w14:textId="77777777" w:rsidR="00015BB1" w:rsidRDefault="00015BB1">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AB" w14:textId="6354DCBA" w:rsidR="00015BB1" w:rsidRDefault="00015B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B122" w14:textId="6D449189" w:rsidR="00015BB1" w:rsidRDefault="00015BB1">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103" w:author="Benjamin Meyer" w:date="2023-04-18T10:26:00Z"/>
  <w:sdt>
    <w:sdtPr>
      <w:id w:val="356319809"/>
      <w:docPartObj>
        <w:docPartGallery w:val="Page Numbers (Bottom of Page)"/>
        <w:docPartUnique/>
      </w:docPartObj>
    </w:sdtPr>
    <w:sdtEndPr>
      <w:rPr>
        <w:noProof/>
      </w:rPr>
    </w:sdtEndPr>
    <w:sdtContent>
      <w:customXmlInsRangeEnd w:id="1103"/>
      <w:p w14:paraId="74416007" w14:textId="20EF82C4" w:rsidR="00015BB1" w:rsidRDefault="00015BB1">
        <w:pPr>
          <w:pStyle w:val="Footer"/>
        </w:pPr>
        <w:ins w:id="1104" w:author="Benjamin Meyer" w:date="2023-04-18T10:26:00Z">
          <w:r>
            <w:fldChar w:fldCharType="begin"/>
          </w:r>
          <w:r>
            <w:instrText xml:space="preserve"> PAGE   \* MERGEFORMAT </w:instrText>
          </w:r>
          <w:r>
            <w:fldChar w:fldCharType="separate"/>
          </w:r>
          <w:r>
            <w:rPr>
              <w:noProof/>
            </w:rPr>
            <w:t>72</w:t>
          </w:r>
          <w:r>
            <w:rPr>
              <w:noProof/>
            </w:rPr>
            <w:fldChar w:fldCharType="end"/>
          </w:r>
        </w:ins>
      </w:p>
      <w:customXmlInsRangeStart w:id="1105" w:author="Benjamin Meyer" w:date="2023-04-18T10:26:00Z"/>
    </w:sdtContent>
  </w:sdt>
  <w:customXmlInsRangeEnd w:id="1105"/>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115" w:author="Benjamin Meyer" w:date="2023-04-18T10:26:00Z"/>
  <w:sdt>
    <w:sdtPr>
      <w:id w:val="226735677"/>
      <w:docPartObj>
        <w:docPartGallery w:val="Page Numbers (Bottom of Page)"/>
        <w:docPartUnique/>
      </w:docPartObj>
    </w:sdtPr>
    <w:sdtEndPr>
      <w:rPr>
        <w:noProof/>
      </w:rPr>
    </w:sdtEndPr>
    <w:sdtContent>
      <w:customXmlInsRangeEnd w:id="1115"/>
      <w:p w14:paraId="2C3D1BC7" w14:textId="171B20B2" w:rsidR="00015BB1" w:rsidRDefault="00015BB1">
        <w:pPr>
          <w:pStyle w:val="Footer"/>
        </w:pPr>
        <w:ins w:id="1116" w:author="Benjamin Meyer" w:date="2023-04-18T10:26:00Z">
          <w:r>
            <w:fldChar w:fldCharType="begin"/>
          </w:r>
          <w:r>
            <w:instrText xml:space="preserve"> PAGE   \* MERGEFORMAT </w:instrText>
          </w:r>
          <w:r>
            <w:fldChar w:fldCharType="separate"/>
          </w:r>
          <w:r>
            <w:rPr>
              <w:noProof/>
            </w:rPr>
            <w:t>75</w:t>
          </w:r>
          <w:r>
            <w:rPr>
              <w:noProof/>
            </w:rPr>
            <w:fldChar w:fldCharType="end"/>
          </w:r>
        </w:ins>
      </w:p>
      <w:customXmlInsRangeStart w:id="1117" w:author="Benjamin Meyer" w:date="2023-04-18T10:26:00Z"/>
    </w:sdtContent>
  </w:sdt>
  <w:customXmlInsRangeEnd w:id="1117"/>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9720"/>
      <w:docPartObj>
        <w:docPartGallery w:val="Page Numbers (Bottom of Page)"/>
        <w:docPartUnique/>
      </w:docPartObj>
    </w:sdtPr>
    <w:sdtEndPr>
      <w:rPr>
        <w:noProof/>
      </w:rPr>
    </w:sdtEndPr>
    <w:sdtContent>
      <w:p w14:paraId="0C02419E" w14:textId="38E31F35" w:rsidR="00015BB1" w:rsidRDefault="00015BB1">
        <w:pPr>
          <w:pStyle w:val="Footer"/>
        </w:pPr>
        <w:r>
          <w:fldChar w:fldCharType="begin"/>
        </w:r>
        <w:r>
          <w:instrText xml:space="preserve"> PAGE   \* MERGEFORMAT </w:instrText>
        </w:r>
        <w:r>
          <w:fldChar w:fldCharType="separate"/>
        </w:r>
        <w:r w:rsidR="00FC3010">
          <w:rPr>
            <w:noProof/>
          </w:rPr>
          <w:t>73</w:t>
        </w:r>
        <w:r>
          <w:rPr>
            <w:noProof/>
          </w:rPr>
          <w:fldChar w:fldCharType="end"/>
        </w:r>
      </w:p>
    </w:sdtContent>
  </w:sdt>
  <w:p w14:paraId="4D9BF6C1" w14:textId="77777777" w:rsidR="00015BB1" w:rsidRDefault="00015BB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D4F21"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2512" behindDoc="1" locked="0" layoutInCell="1" allowOverlap="1" wp14:anchorId="00FD9C56" wp14:editId="1C634292">
              <wp:simplePos x="0" y="0"/>
              <wp:positionH relativeFrom="page">
                <wp:posOffset>5151120</wp:posOffset>
              </wp:positionH>
              <wp:positionV relativeFrom="page">
                <wp:posOffset>6939915</wp:posOffset>
              </wp:positionV>
              <wp:extent cx="204470" cy="166370"/>
              <wp:effectExtent l="0" t="0" r="0" b="0"/>
              <wp:wrapNone/>
              <wp:docPr id="1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D9C56" id="_x0000_t202" coordsize="21600,21600" o:spt="202" path="m,l,21600r21600,l21600,xe">
              <v:stroke joinstyle="miter"/>
              <v:path gradientshapeok="t" o:connecttype="rect"/>
            </v:shapetype>
            <v:shape id="Text Box 33" o:spid="_x0000_s1055" type="#_x0000_t202" style="position:absolute;margin-left:405.6pt;margin-top:546.45pt;width:16.1pt;height:13.1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" filled="f" stroked="f">
              <v:textbox inset="0,0,0,0">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0C55" w14:textId="6BBF002C" w:rsidR="00015BB1" w:rsidRDefault="00015BB1">
    <w:pPr>
      <w:pStyle w:val="Footer"/>
    </w:pPr>
    <w:ins w:id="143" w:author="Benjamin Meyer" w:date="2023-04-18T10:26:00Z">
      <w:r>
        <w:rPr>
          <w:noProof/>
        </w:rPr>
        <mc:AlternateContent>
          <mc:Choice Requires="wps">
            <w:drawing>
              <wp:anchor distT="0" distB="0" distL="114300" distR="114300" simplePos="0" relativeHeight="251684864" behindDoc="1" locked="0" layoutInCell="1" allowOverlap="1" wp14:anchorId="19769B90" wp14:editId="763A9549">
                <wp:simplePos x="0" y="0"/>
                <wp:positionH relativeFrom="page">
                  <wp:posOffset>5151120</wp:posOffset>
                </wp:positionH>
                <wp:positionV relativeFrom="page">
                  <wp:posOffset>6939915</wp:posOffset>
                </wp:positionV>
                <wp:extent cx="204470" cy="166370"/>
                <wp:effectExtent l="0" t="0" r="0" b="0"/>
                <wp:wrapNone/>
                <wp:docPr id="1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FFC5" w14:textId="16B2C023" w:rsidR="00015BB1" w:rsidRDefault="00015BB1">
                            <w:pPr>
                              <w:spacing w:before="12"/>
                              <w:ind w:left="60"/>
                              <w:rPr>
                                <w:ins w:id="144" w:author="Benjamin Meyer" w:date="2023-04-18T10:26:00Z"/>
                                <w:sz w:val="20"/>
                              </w:rPr>
                            </w:pPr>
                            <w:ins w:id="145" w:author="Benjamin Meyer" w:date="2023-04-18T10:26:00Z">
                              <w:r>
                                <w:fldChar w:fldCharType="begin"/>
                              </w:r>
                              <w:r>
                                <w:rPr>
                                  <w:sz w:val="20"/>
                                </w:rPr>
                                <w:instrText xml:space="preserve"> PAGE </w:instrText>
                              </w:r>
                              <w:r>
                                <w:fldChar w:fldCharType="separate"/>
                              </w:r>
                            </w:ins>
                            <w:r w:rsidR="000B57B0">
                              <w:rPr>
                                <w:noProof/>
                                <w:sz w:val="20"/>
                              </w:rPr>
                              <w:t>16</w:t>
                            </w:r>
                            <w:ins w:id="146" w:author="Benjamin Meyer" w:date="2023-04-18T10:26:00Z">
                              <w: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769B90" id="_x0000_t202" coordsize="21600,21600" o:spt="202" path="m,l,21600r21600,l21600,xe">
                <v:stroke joinstyle="miter"/>
                <v:path gradientshapeok="t" o:connecttype="rect"/>
              </v:shapetype>
              <v:shape id="_x0000_s1057" type="#_x0000_t202" style="position:absolute;margin-left:405.6pt;margin-top:546.45pt;width:16.1pt;height:13.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" filled="f" stroked="f">
                <v:textbox inset="0,0,0,0">
                  <w:txbxContent>
                    <w:p w14:paraId="1CB3FFC5" w14:textId="16B2C023" w:rsidR="00015BB1" w:rsidRDefault="00015BB1">
                      <w:pPr>
                        <w:spacing w:before="12"/>
                        <w:ind w:left="60"/>
                        <w:rPr>
                          <w:ins w:id="147" w:author="Benjamin Meyer" w:date="2023-04-18T10:26:00Z"/>
                          <w:sz w:val="20"/>
                        </w:rPr>
                      </w:pPr>
                      <w:ins w:id="148" w:author="Benjamin Meyer" w:date="2023-04-18T10:26:00Z">
                        <w:r>
                          <w:fldChar w:fldCharType="begin"/>
                        </w:r>
                        <w:r>
                          <w:rPr>
                            <w:sz w:val="20"/>
                          </w:rPr>
                          <w:instrText xml:space="preserve"> PAGE </w:instrText>
                        </w:r>
                        <w:r>
                          <w:fldChar w:fldCharType="separate"/>
                        </w:r>
                      </w:ins>
                      <w:r w:rsidR="000B57B0">
                        <w:rPr>
                          <w:noProof/>
                          <w:sz w:val="20"/>
                        </w:rPr>
                        <w:t>16</w:t>
                      </w:r>
                      <w:ins w:id="149" w:author="Benjamin Meyer" w:date="2023-04-18T10:26:00Z">
                        <w:r>
                          <w:fldChar w:fldCharType="end"/>
                        </w:r>
                      </w:ins>
                    </w:p>
                  </w:txbxContent>
                </v:textbox>
                <w10:wrap anchorx="page" anchory="page"/>
              </v:shape>
            </w:pict>
          </mc:Fallback>
        </mc:AlternateConten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8BA6" w14:textId="510125BB" w:rsidR="00015BB1" w:rsidRDefault="00015BB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8F1D" w14:textId="14264DB5" w:rsidR="00015BB1" w:rsidRDefault="00015BB1">
    <w:pPr>
      <w:pStyle w:val="Footer"/>
    </w:pPr>
  </w:p>
  <w:p w14:paraId="75F70DFE" w14:textId="77777777" w:rsidR="00015BB1" w:rsidRDefault="00015BB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04" w:author="Benjamin Meyer" w:date="2023-04-18T10:26:00Z"/>
  <w:sdt>
    <w:sdtPr>
      <w:id w:val="-639726638"/>
      <w:docPartObj>
        <w:docPartGallery w:val="Page Numbers (Bottom of Page)"/>
        <w:docPartUnique/>
      </w:docPartObj>
    </w:sdtPr>
    <w:sdtEndPr>
      <w:rPr>
        <w:noProof/>
      </w:rPr>
    </w:sdtEndPr>
    <w:sdtContent>
      <w:customXmlInsRangeEnd w:id="204"/>
      <w:p w14:paraId="0D8221AD" w14:textId="6A9BA32B" w:rsidR="00015BB1" w:rsidRDefault="00015BB1">
        <w:pPr>
          <w:pStyle w:val="Footer"/>
        </w:pPr>
        <w:ins w:id="205" w:author="Benjamin Meyer" w:date="2023-04-18T10:26:00Z">
          <w:r>
            <w:fldChar w:fldCharType="begin"/>
          </w:r>
          <w:r>
            <w:instrText xml:space="preserve"> PAGE   \* MERGEFORMAT </w:instrText>
          </w:r>
          <w:r>
            <w:fldChar w:fldCharType="separate"/>
          </w:r>
        </w:ins>
        <w:r w:rsidR="00D92606">
          <w:rPr>
            <w:noProof/>
          </w:rPr>
          <w:t>25</w:t>
        </w:r>
        <w:ins w:id="206" w:author="Benjamin Meyer" w:date="2023-04-18T10:26:00Z">
          <w:r>
            <w:rPr>
              <w:noProof/>
            </w:rPr>
            <w:fldChar w:fldCharType="end"/>
          </w:r>
        </w:ins>
      </w:p>
      <w:customXmlInsRangeStart w:id="207" w:author="Benjamin Meyer" w:date="2023-04-18T10:26:00Z"/>
    </w:sdtContent>
  </w:sdt>
  <w:customXmlInsRangeEnd w:id="20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30" w:author="Benjamin Meyer" w:date="2023-04-18T10:26:00Z"/>
  <w:sdt>
    <w:sdtPr>
      <w:id w:val="617187496"/>
      <w:docPartObj>
        <w:docPartGallery w:val="Page Numbers (Bottom of Page)"/>
        <w:docPartUnique/>
      </w:docPartObj>
    </w:sdtPr>
    <w:sdtEndPr>
      <w:rPr>
        <w:noProof/>
      </w:rPr>
    </w:sdtEndPr>
    <w:sdtContent>
      <w:customXmlInsRangeEnd w:id="430"/>
      <w:p w14:paraId="60E66DAD" w14:textId="6F2505F6" w:rsidR="00015BB1" w:rsidRDefault="00015BB1">
        <w:pPr>
          <w:pStyle w:val="Footer"/>
        </w:pPr>
        <w:ins w:id="431" w:author="Benjamin Meyer" w:date="2023-04-18T10:26:00Z">
          <w:r>
            <w:fldChar w:fldCharType="begin"/>
          </w:r>
          <w:r>
            <w:instrText xml:space="preserve"> PAGE   \* MERGEFORMAT </w:instrText>
          </w:r>
          <w:r>
            <w:fldChar w:fldCharType="separate"/>
          </w:r>
        </w:ins>
        <w:r w:rsidR="00D92606">
          <w:rPr>
            <w:noProof/>
          </w:rPr>
          <w:t>37</w:t>
        </w:r>
        <w:ins w:id="432" w:author="Benjamin Meyer" w:date="2023-04-18T10:26:00Z">
          <w:r>
            <w:rPr>
              <w:noProof/>
            </w:rPr>
            <w:fldChar w:fldCharType="end"/>
          </w:r>
        </w:ins>
      </w:p>
      <w:customXmlInsRangeStart w:id="433" w:author="Benjamin Meyer" w:date="2023-04-18T10:26:00Z"/>
    </w:sdtContent>
  </w:sdt>
  <w:customXmlInsRangeEnd w:id="43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726" w:author="Benjamin Meyer" w:date="2023-04-18T10:26:00Z"/>
  <w:sdt>
    <w:sdtPr>
      <w:id w:val="-1309390072"/>
      <w:docPartObj>
        <w:docPartGallery w:val="Page Numbers (Bottom of Page)"/>
        <w:docPartUnique/>
      </w:docPartObj>
    </w:sdtPr>
    <w:sdtEndPr>
      <w:rPr>
        <w:noProof/>
      </w:rPr>
    </w:sdtEndPr>
    <w:sdtContent>
      <w:customXmlInsRangeEnd w:id="726"/>
      <w:p w14:paraId="68020551" w14:textId="1DC14A47" w:rsidR="00015BB1" w:rsidRDefault="00015BB1">
        <w:pPr>
          <w:pStyle w:val="Footer"/>
        </w:pPr>
        <w:ins w:id="727" w:author="Benjamin Meyer" w:date="2023-04-18T10:26:00Z">
          <w:r>
            <w:fldChar w:fldCharType="begin"/>
          </w:r>
          <w:r>
            <w:instrText xml:space="preserve"> PAGE   \* MERGEFORMAT </w:instrText>
          </w:r>
          <w:r>
            <w:fldChar w:fldCharType="separate"/>
          </w:r>
        </w:ins>
        <w:r w:rsidR="00D92606">
          <w:rPr>
            <w:noProof/>
          </w:rPr>
          <w:t>45</w:t>
        </w:r>
        <w:ins w:id="728" w:author="Benjamin Meyer" w:date="2023-04-18T10:26:00Z">
          <w:r>
            <w:rPr>
              <w:noProof/>
            </w:rPr>
            <w:fldChar w:fldCharType="end"/>
          </w:r>
        </w:ins>
      </w:p>
      <w:customXmlInsRangeStart w:id="729" w:author="Benjamin Meyer" w:date="2023-04-18T10:26:00Z"/>
    </w:sdtContent>
  </w:sdt>
  <w:customXmlInsRangeEnd w:id="7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C891D" w14:textId="77777777" w:rsidR="00AA4592" w:rsidRDefault="00AA4592" w:rsidP="008E4680">
      <w:r>
        <w:separator/>
      </w:r>
    </w:p>
  </w:footnote>
  <w:footnote w:type="continuationSeparator" w:id="0">
    <w:p w14:paraId="68C4245E" w14:textId="77777777" w:rsidR="00AA4592" w:rsidRDefault="00AA4592" w:rsidP="008E4680">
      <w:r>
        <w:continuationSeparator/>
      </w:r>
    </w:p>
  </w:footnote>
  <w:footnote w:type="continuationNotice" w:id="1">
    <w:p w14:paraId="61AA9FD4" w14:textId="77777777" w:rsidR="00AA4592" w:rsidRDefault="00AA4592"/>
  </w:footnote>
  <w:footnote w:id="2">
    <w:p w14:paraId="64D994CA" w14:textId="77777777" w:rsidR="00015BB1" w:rsidRDefault="00015BB1" w:rsidP="000A6FC9">
      <w:pPr>
        <w:pStyle w:val="FootnoteText"/>
        <w:rPr>
          <w:ins w:id="88" w:author="Benjamin Meyer" w:date="2023-04-18T10:26:00Z"/>
        </w:rPr>
      </w:pPr>
      <w:ins w:id="89" w:author="Benjamin Meyer" w:date="2023-04-18T10:26:00Z">
        <w:r>
          <w:rPr>
            <w:rStyle w:val="FootnoteReference"/>
          </w:rPr>
          <w:footnoteRef/>
        </w:r>
        <w:r>
          <w:t xml:space="preserve"> Kenai Watershed Forum has been this contractor from 2000 – present.</w:t>
        </w:r>
      </w:ins>
    </w:p>
  </w:footnote>
  <w:footnote w:id="3">
    <w:p w14:paraId="7F546057" w14:textId="768B7645" w:rsidR="000B57B0" w:rsidRPr="000B57B0" w:rsidRDefault="000B57B0"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w:t>
      </w:r>
      <w:r w:rsidR="00D36D78" w:rsidRPr="000B57B0">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015BB1" w:rsidRPr="00FB6763" w:rsidRDefault="00015BB1"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015BB1" w:rsidRPr="00FB6763" w:rsidRDefault="00015BB1"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015BB1" w:rsidRPr="00B35F53" w:rsidRDefault="00015BB1"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w:t>
      </w:r>
      <w:proofErr w:type="gramStart"/>
      <w:r w:rsidRPr="00D36D78">
        <w:rPr>
          <w:rStyle w:val="cf01"/>
          <w:rFonts w:ascii="Times New Roman" w:hAnsi="Times New Roman" w:cs="Times New Roman"/>
          <w:sz w:val="22"/>
          <w:szCs w:val="22"/>
        </w:rPr>
        <w:t>both of the measurements</w:t>
      </w:r>
      <w:proofErr w:type="gramEnd"/>
      <w:r w:rsidRPr="00D36D78">
        <w:rPr>
          <w:rStyle w:val="cf01"/>
          <w:rFonts w:ascii="Times New Roman" w:hAnsi="Times New Roman" w:cs="Times New Roman"/>
          <w:sz w:val="22"/>
          <w:szCs w:val="22"/>
        </w:rPr>
        <w:t xml:space="preserve">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015BB1" w:rsidRPr="00EA6E5A" w:rsidRDefault="00015BB1"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0776" w14:textId="77777777" w:rsidR="00015BB1" w:rsidRDefault="00015BB1" w:rsidP="00816966">
    <w:pPr>
      <w:pStyle w:val="Header"/>
      <w:jc w:val="right"/>
      <w:rPr>
        <w:sz w:val="18"/>
      </w:rPr>
    </w:pPr>
    <w:r>
      <w:rPr>
        <w:sz w:val="18"/>
      </w:rPr>
      <w:t>Kenai River Water Quality Monitoring</w:t>
    </w:r>
    <w:r>
      <w:rPr>
        <w:spacing w:val="-13"/>
        <w:sz w:val="18"/>
      </w:rPr>
      <w:t xml:space="preserve"> </w:t>
    </w:r>
    <w:r>
      <w:rPr>
        <w:sz w:val="18"/>
      </w:rPr>
      <w:t>Program</w:t>
    </w:r>
  </w:p>
  <w:p w14:paraId="3E8B12F5" w14:textId="3847E099" w:rsidR="00015BB1" w:rsidRDefault="00015BB1" w:rsidP="00816966">
    <w:pPr>
      <w:pStyle w:val="Header"/>
      <w:jc w:val="right"/>
    </w:pPr>
    <w:r>
      <w:rPr>
        <w:sz w:val="18"/>
      </w:rPr>
      <w:t>March 2023 QAPP v</w:t>
    </w:r>
    <w:r w:rsidR="00AA5420">
      <w:rPr>
        <w:sz w:val="18"/>
      </w:rPr>
      <w:t>3</w:t>
    </w:r>
  </w:p>
  <w:p w14:paraId="786319B7" w14:textId="77777777" w:rsidR="00015BB1" w:rsidRDefault="00015BB1">
    <w:pPr>
      <w:pStyle w:val="Header"/>
    </w:pPr>
  </w:p>
  <w:p w14:paraId="0CDE8415" w14:textId="77777777" w:rsidR="00015BB1" w:rsidRDefault="00015BB1"/>
  <w:p w14:paraId="0989F0B5" w14:textId="77777777" w:rsidR="00A42F86" w:rsidRDefault="00A42F8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068" w14:textId="77777777" w:rsidR="00015BB1" w:rsidRDefault="00015BB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C92" w14:textId="17A5D042" w:rsidR="00015BB1" w:rsidRDefault="00015BB1">
    <w:pPr>
      <w:pStyle w:val="Header"/>
    </w:pPr>
    <w:ins w:id="826" w:author="Benjamin Meyer" w:date="2023-04-18T10:26:00Z">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015BB1" w:rsidRDefault="00015BB1" w:rsidP="00816966">
                            <w:pPr>
                              <w:spacing w:before="12"/>
                              <w:ind w:left="20"/>
                              <w:jc w:val="right"/>
                              <w:rPr>
                                <w:ins w:id="827" w:author="Benjamin Meyer" w:date="2023-04-18T10:26:00Z"/>
                                <w:sz w:val="18"/>
                              </w:rPr>
                            </w:pPr>
                            <w:ins w:id="828"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829" w:author="Benjamin Meyer" w:date="2023-04-18T10:26:00Z"/>
                                <w:sz w:val="18"/>
                              </w:rPr>
                            </w:pPr>
                            <w:ins w:id="830"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63"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" filled="f" stroked="f">
                <v:textbox inset="0,0,0,0">
                  <w:txbxContent>
                    <w:p w14:paraId="6A593D1E" w14:textId="77777777" w:rsidR="00015BB1" w:rsidRDefault="00015BB1" w:rsidP="00816966">
                      <w:pPr>
                        <w:spacing w:before="12"/>
                        <w:ind w:left="20"/>
                        <w:jc w:val="right"/>
                        <w:rPr>
                          <w:ins w:id="831" w:author="Benjamin Meyer" w:date="2023-04-18T10:26:00Z"/>
                          <w:sz w:val="18"/>
                        </w:rPr>
                      </w:pPr>
                      <w:ins w:id="832"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833" w:author="Benjamin Meyer" w:date="2023-04-18T10:26:00Z"/>
                          <w:sz w:val="18"/>
                        </w:rPr>
                      </w:pPr>
                      <w:ins w:id="834"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14A6" w14:textId="14932E19" w:rsidR="00015BB1" w:rsidRDefault="00015BB1">
    <w:pPr>
      <w:pStyle w:val="Header"/>
    </w:pPr>
    <w:ins w:id="839" w:author="Benjamin Meyer" w:date="2023-04-18T10:26:00Z">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015BB1" w:rsidRDefault="00015BB1" w:rsidP="00816966">
                            <w:pPr>
                              <w:spacing w:before="12"/>
                              <w:ind w:left="20"/>
                              <w:jc w:val="right"/>
                              <w:rPr>
                                <w:ins w:id="840" w:author="Benjamin Meyer" w:date="2023-04-18T10:26:00Z"/>
                                <w:sz w:val="18"/>
                              </w:rPr>
                            </w:pPr>
                            <w:ins w:id="841" w:author="Benjamin Meyer" w:date="2023-04-18T10:26:00Z">
                              <w:r>
                                <w:rPr>
                                  <w:sz w:val="18"/>
                                </w:rPr>
                                <w:t>Kenai River Water Quality Monitoring</w:t>
                              </w:r>
                              <w:r>
                                <w:rPr>
                                  <w:spacing w:val="-13"/>
                                  <w:sz w:val="18"/>
                                </w:rPr>
                                <w:t xml:space="preserve"> </w:t>
                              </w:r>
                              <w:r>
                                <w:rPr>
                                  <w:sz w:val="18"/>
                                </w:rPr>
                                <w:t>Program</w:t>
                              </w:r>
                            </w:ins>
                          </w:p>
                          <w:p w14:paraId="7F5C09CB" w14:textId="77777777" w:rsidR="00015BB1" w:rsidRDefault="00015BB1" w:rsidP="00816966">
                            <w:pPr>
                              <w:spacing w:before="1"/>
                              <w:ind w:left="1843"/>
                              <w:jc w:val="right"/>
                              <w:rPr>
                                <w:ins w:id="842" w:author="Benjamin Meyer" w:date="2023-04-18T10:26:00Z"/>
                                <w:sz w:val="18"/>
                              </w:rPr>
                            </w:pPr>
                            <w:ins w:id="843"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64"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KM2gEAAJk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" filled="f" stroked="f">
                <v:textbox inset="0,0,0,0">
                  <w:txbxContent>
                    <w:p w14:paraId="37C0ED4A" w14:textId="77777777" w:rsidR="00015BB1" w:rsidRDefault="00015BB1" w:rsidP="00816966">
                      <w:pPr>
                        <w:spacing w:before="12"/>
                        <w:ind w:left="20"/>
                        <w:jc w:val="right"/>
                        <w:rPr>
                          <w:ins w:id="844" w:author="Benjamin Meyer" w:date="2023-04-18T10:26:00Z"/>
                          <w:sz w:val="18"/>
                        </w:rPr>
                      </w:pPr>
                      <w:ins w:id="845" w:author="Benjamin Meyer" w:date="2023-04-18T10:26:00Z">
                        <w:r>
                          <w:rPr>
                            <w:sz w:val="18"/>
                          </w:rPr>
                          <w:t>Kenai River Water Quality Monitoring</w:t>
                        </w:r>
                        <w:r>
                          <w:rPr>
                            <w:spacing w:val="-13"/>
                            <w:sz w:val="18"/>
                          </w:rPr>
                          <w:t xml:space="preserve"> </w:t>
                        </w:r>
                        <w:r>
                          <w:rPr>
                            <w:sz w:val="18"/>
                          </w:rPr>
                          <w:t>Program</w:t>
                        </w:r>
                      </w:ins>
                    </w:p>
                    <w:p w14:paraId="7F5C09CB" w14:textId="77777777" w:rsidR="00015BB1" w:rsidRDefault="00015BB1" w:rsidP="00816966">
                      <w:pPr>
                        <w:spacing w:before="1"/>
                        <w:ind w:left="1843"/>
                        <w:jc w:val="right"/>
                        <w:rPr>
                          <w:ins w:id="846" w:author="Benjamin Meyer" w:date="2023-04-18T10:26:00Z"/>
                          <w:sz w:val="18"/>
                        </w:rPr>
                      </w:pPr>
                      <w:ins w:id="847"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00BD" w14:textId="77777777" w:rsidR="00015BB1" w:rsidRDefault="00015BB1">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015BB1" w:rsidRDefault="00015BB1" w:rsidP="00816966">
                          <w:pPr>
                            <w:spacing w:before="1"/>
                            <w:ind w:left="1843"/>
                            <w:jc w:val="right"/>
                            <w:rPr>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65"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1y2wEAAJk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" filled="f" stroked="f">
              <v:textbox inset="0,0,0,0">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015BB1" w:rsidRDefault="00015BB1" w:rsidP="00816966">
                    <w:pPr>
                      <w:spacing w:before="1"/>
                      <w:ind w:left="1843"/>
                      <w:jc w:val="right"/>
                      <w:rPr>
                        <w:sz w:val="18"/>
                      </w:rPr>
                    </w:pPr>
                    <w:r>
                      <w:rPr>
                        <w:sz w:val="18"/>
                      </w:rPr>
                      <w:t>March 2023, QAPP</w:t>
                    </w:r>
                    <w:r>
                      <w:rPr>
                        <w:spacing w:val="-5"/>
                        <w:sz w:val="18"/>
                      </w:rPr>
                      <w:t xml:space="preserve"> </w:t>
                    </w:r>
                    <w:r>
                      <w:rPr>
                        <w:sz w:val="18"/>
                      </w:rPr>
                      <w:t>v</w:t>
                    </w:r>
                    <w:r w:rsidR="00E05A28">
                      <w:rPr>
                        <w:sz w:val="18"/>
                      </w:rPr>
                      <w:t>3</w:t>
                    </w:r>
                  </w:p>
                </w:txbxContent>
              </v:textbox>
              <w10:wrap anchorx="margin"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B42F" w14:textId="601DED53" w:rsidR="00015BB1" w:rsidRDefault="00015BB1">
    <w:pPr>
      <w:pStyle w:val="BodyText"/>
      <w:spacing w:line="14" w:lineRule="auto"/>
      <w:rPr>
        <w:sz w:val="2"/>
      </w:rPr>
    </w:pPr>
    <w:ins w:id="878" w:author="Benjamin Meyer" w:date="2023-04-18T10:26:00Z">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015BB1" w:rsidRDefault="00015BB1" w:rsidP="00816966">
                            <w:pPr>
                              <w:spacing w:before="1"/>
                              <w:ind w:left="1843"/>
                              <w:jc w:val="right"/>
                              <w:rPr>
                                <w:ins w:id="879" w:author="Benjamin Meyer" w:date="2023-04-18T10:26:00Z"/>
                                <w:sz w:val="18"/>
                              </w:rPr>
                            </w:pPr>
                            <w:r>
                              <w:rPr>
                                <w:sz w:val="18"/>
                              </w:rPr>
                              <w:t>March 2023, QAPP</w:t>
                            </w:r>
                            <w:r>
                              <w:rPr>
                                <w:spacing w:val="-5"/>
                                <w:sz w:val="18"/>
                              </w:rPr>
                              <w:t xml:space="preserve"> </w:t>
                            </w:r>
                            <w:r>
                              <w:rPr>
                                <w:sz w:val="18"/>
                              </w:rPr>
                              <w:t>v</w:t>
                            </w:r>
                            <w:r w:rsidR="00AA5420">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66"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" filled="f" stroked="f">
                <v:textbox inset="0,0,0,0">
                  <w:txbxContent>
                    <w:p w14:paraId="1CC6934A"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015BB1" w:rsidRDefault="00015BB1" w:rsidP="00816966">
                      <w:pPr>
                        <w:spacing w:before="1"/>
                        <w:ind w:left="1843"/>
                        <w:jc w:val="right"/>
                        <w:rPr>
                          <w:ins w:id="880" w:author="Benjamin Meyer" w:date="2023-04-18T10:26:00Z"/>
                          <w:sz w:val="18"/>
                        </w:rPr>
                      </w:pPr>
                      <w:r>
                        <w:rPr>
                          <w:sz w:val="18"/>
                        </w:rPr>
                        <w:t>March 2023, QAPP</w:t>
                      </w:r>
                      <w:r>
                        <w:rPr>
                          <w:spacing w:val="-5"/>
                          <w:sz w:val="18"/>
                        </w:rPr>
                        <w:t xml:space="preserve"> </w:t>
                      </w:r>
                      <w:r>
                        <w:rPr>
                          <w:sz w:val="18"/>
                        </w:rPr>
                        <w:t>v</w:t>
                      </w:r>
                      <w:r w:rsidR="00AA5420">
                        <w:rPr>
                          <w:sz w:val="18"/>
                        </w:rPr>
                        <w:t>3</w:t>
                      </w:r>
                    </w:p>
                  </w:txbxContent>
                </v:textbox>
                <w10:wrap anchorx="margin" anchory="page"/>
              </v:shape>
            </w:pict>
          </mc:Fallback>
        </mc:AlternateConten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12B7" w14:textId="77777777" w:rsidR="00015BB1" w:rsidRDefault="00015BB1">
    <w:pPr>
      <w:pStyle w:val="BodyText"/>
      <w:spacing w:line="14" w:lineRule="auto"/>
      <w:rPr>
        <w:sz w:val="2"/>
      </w:rPr>
    </w:pPr>
    <w:del w:id="910" w:author="Benjamin Meyer" w:date="2023-04-18T10:26:00Z">
      <w:r>
        <w:rPr>
          <w:noProof/>
        </w:rPr>
        <mc:AlternateContent>
          <mc:Choice Requires="wps">
            <w:drawing>
              <wp:anchor distT="0" distB="0" distL="114300" distR="114300" simplePos="0" relativeHeight="251678720" behindDoc="1" locked="0" layoutInCell="1" allowOverlap="1" wp14:anchorId="1DFADB8E" wp14:editId="3BC59022">
                <wp:simplePos x="0" y="0"/>
                <wp:positionH relativeFrom="margin">
                  <wp:posOffset>6248400</wp:posOffset>
                </wp:positionH>
                <wp:positionV relativeFrom="page">
                  <wp:posOffset>314325</wp:posOffset>
                </wp:positionV>
                <wp:extent cx="2428875" cy="283845"/>
                <wp:effectExtent l="0" t="0" r="9525" b="1905"/>
                <wp:wrapNone/>
                <wp:docPr id="3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A0B4D" w14:textId="77777777" w:rsidR="00015BB1" w:rsidRDefault="00015BB1" w:rsidP="00816966">
                            <w:pPr>
                              <w:spacing w:before="12"/>
                              <w:ind w:left="20"/>
                              <w:jc w:val="right"/>
                              <w:rPr>
                                <w:del w:id="911" w:author="Benjamin Meyer" w:date="2023-04-18T10:26:00Z"/>
                                <w:sz w:val="18"/>
                              </w:rPr>
                            </w:pPr>
                            <w:del w:id="912"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913" w:author="Benjamin Meyer" w:date="2023-04-18T10:26:00Z"/>
                                <w:sz w:val="18"/>
                              </w:rPr>
                            </w:pPr>
                            <w:del w:id="914" w:author="Benjamin Meyer" w:date="2023-04-18T10:26:00Z">
                              <w:r>
                                <w:rPr>
                                  <w:sz w:val="18"/>
                                </w:rPr>
                                <w:delText>March 2023, QAPP</w:delText>
                              </w:r>
                              <w:r>
                                <w:rPr>
                                  <w:spacing w:val="-5"/>
                                  <w:sz w:val="18"/>
                                </w:rPr>
                                <w:delText xml:space="preserve"> </w:delText>
                              </w:r>
                              <w:r>
                                <w:rPr>
                                  <w:sz w:val="18"/>
                                </w:rPr>
                                <w:delText>v4</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ADB8E" id="_x0000_t202" coordsize="21600,21600" o:spt="202" path="m,l,21600r21600,l21600,xe">
                <v:stroke joinstyle="miter"/>
                <v:path gradientshapeok="t" o:connecttype="rect"/>
              </v:shapetype>
              <v:shape id="_x0000_s1067" type="#_x0000_t202" style="position:absolute;margin-left:492pt;margin-top:24.75pt;width:191.25pt;height:22.3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" filled="f" stroked="f">
                <v:textbox inset="0,0,0,0">
                  <w:txbxContent>
                    <w:p w14:paraId="6C6A0B4D" w14:textId="77777777" w:rsidR="00015BB1" w:rsidRDefault="00015BB1" w:rsidP="00816966">
                      <w:pPr>
                        <w:spacing w:before="12"/>
                        <w:ind w:left="20"/>
                        <w:jc w:val="right"/>
                        <w:rPr>
                          <w:del w:id="915" w:author="Benjamin Meyer" w:date="2023-04-18T10:26:00Z"/>
                          <w:sz w:val="18"/>
                        </w:rPr>
                      </w:pPr>
                      <w:del w:id="916"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917" w:author="Benjamin Meyer" w:date="2023-04-18T10:26:00Z"/>
                          <w:sz w:val="18"/>
                        </w:rPr>
                      </w:pPr>
                      <w:del w:id="918" w:author="Benjamin Meyer" w:date="2023-04-18T10:26:00Z">
                        <w:r>
                          <w:rPr>
                            <w:sz w:val="18"/>
                          </w:rPr>
                          <w:delText>March 2023, QAPP</w:delText>
                        </w:r>
                        <w:r>
                          <w:rPr>
                            <w:spacing w:val="-5"/>
                            <w:sz w:val="18"/>
                          </w:rPr>
                          <w:delText xml:space="preserve"> </w:delText>
                        </w:r>
                        <w:r>
                          <w:rPr>
                            <w:sz w:val="18"/>
                          </w:rPr>
                          <w:delText>v4</w:delText>
                        </w:r>
                      </w:del>
                    </w:p>
                  </w:txbxContent>
                </v:textbox>
                <w10:wrap anchorx="margin" anchory="page"/>
              </v:shape>
            </w:pict>
          </mc:Fallback>
        </mc:AlternateContent>
      </w:r>
    </w:del>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C326" w14:textId="77777777" w:rsidR="00015BB1" w:rsidRDefault="00015BB1">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5F8A" w14:textId="77777777" w:rsidR="00015BB1" w:rsidRDefault="00015BB1">
    <w:pPr>
      <w:pStyle w:val="BodyText"/>
      <w:spacing w:line="14" w:lineRule="auto"/>
      <w:rPr>
        <w:sz w:val="20"/>
      </w:rPr>
    </w:pPr>
    <w:del w:id="1041" w:author="Benjamin Meyer" w:date="2023-04-18T10:26:00Z">
      <w:r>
        <w:rPr>
          <w:noProof/>
        </w:rPr>
        <mc:AlternateContent>
          <mc:Choice Requires="wps">
            <w:drawing>
              <wp:anchor distT="0" distB="0" distL="114300" distR="114300" simplePos="0" relativeHeight="251671552" behindDoc="1" locked="0" layoutInCell="1" allowOverlap="1" wp14:anchorId="35FA2A37" wp14:editId="59325A58">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BA9BA" w14:textId="77777777" w:rsidR="00015BB1" w:rsidRDefault="00015BB1">
                            <w:pPr>
                              <w:spacing w:before="12"/>
                              <w:ind w:left="20" w:right="11" w:firstLine="1449"/>
                              <w:rPr>
                                <w:del w:id="1042" w:author="Benjamin Meyer" w:date="2023-04-18T10:26:00Z"/>
                                <w:sz w:val="18"/>
                              </w:rPr>
                            </w:pPr>
                            <w:del w:id="1043"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1044" w:author="Benjamin Meyer" w:date="2023-04-18T10:26:00Z"/>
                                <w:sz w:val="18"/>
                              </w:rPr>
                            </w:pPr>
                            <w:del w:id="1045" w:author="Benjamin Meyer" w:date="2023-04-18T10:26:00Z">
                              <w:r>
                                <w:rPr>
                                  <w:sz w:val="18"/>
                                </w:rPr>
                                <w:delText>January 2023 QAPP v4</w:delText>
                              </w:r>
                            </w:del>
                          </w:p>
                          <w:p w14:paraId="506B21DC" w14:textId="77777777" w:rsidR="00015BB1" w:rsidRDefault="00015BB1" w:rsidP="00816966">
                            <w:pPr>
                              <w:ind w:left="1678"/>
                              <w:rPr>
                                <w:del w:id="1046"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A2A3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" filled="f" stroked="f">
                <v:textbox inset="0,0,0,0">
                  <w:txbxContent>
                    <w:p w14:paraId="032BA9BA" w14:textId="77777777" w:rsidR="00015BB1" w:rsidRDefault="00015BB1">
                      <w:pPr>
                        <w:spacing w:before="12"/>
                        <w:ind w:left="20" w:right="11" w:firstLine="1449"/>
                        <w:rPr>
                          <w:del w:id="1047" w:author="Benjamin Meyer" w:date="2023-04-18T10:26:00Z"/>
                          <w:sz w:val="18"/>
                        </w:rPr>
                      </w:pPr>
                      <w:del w:id="1048"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1049" w:author="Benjamin Meyer" w:date="2023-04-18T10:26:00Z"/>
                          <w:sz w:val="18"/>
                        </w:rPr>
                      </w:pPr>
                      <w:del w:id="1050" w:author="Benjamin Meyer" w:date="2023-04-18T10:26:00Z">
                        <w:r>
                          <w:rPr>
                            <w:sz w:val="18"/>
                          </w:rPr>
                          <w:delText>January 2023 QAPP v4</w:delText>
                        </w:r>
                      </w:del>
                    </w:p>
                    <w:p w14:paraId="506B21DC" w14:textId="77777777" w:rsidR="00015BB1" w:rsidRDefault="00015BB1" w:rsidP="00816966">
                      <w:pPr>
                        <w:ind w:left="1678"/>
                        <w:rPr>
                          <w:del w:id="1051" w:author="Benjamin Meyer" w:date="2023-04-18T10:26:00Z"/>
                          <w:sz w:val="18"/>
                        </w:rPr>
                      </w:pPr>
                    </w:p>
                  </w:txbxContent>
                </v:textbox>
                <w10:wrap anchorx="page" anchory="page"/>
              </v:shape>
            </w:pict>
          </mc:Fallback>
        </mc:AlternateContent>
      </w:r>
    </w:del>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E598" w14:textId="77777777" w:rsidR="00015BB1" w:rsidRDefault="00015BB1">
    <w:pPr>
      <w:pStyle w:val="BodyText"/>
      <w:spacing w:line="14" w:lineRule="auto"/>
      <w:rPr>
        <w:sz w:val="20"/>
      </w:rPr>
    </w:pPr>
    <w:del w:id="1074" w:author="Benjamin Meyer" w:date="2023-04-18T10:26:00Z">
      <w:r>
        <w:rPr>
          <w:noProof/>
        </w:rPr>
        <mc:AlternateContent>
          <mc:Choice Requires="wps">
            <w:drawing>
              <wp:anchor distT="0" distB="0" distL="114300" distR="114300" simplePos="0" relativeHeight="251672576" behindDoc="1" locked="0" layoutInCell="1" allowOverlap="1" wp14:anchorId="7BC0BE0D" wp14:editId="2C4801FE">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4CBC4" w14:textId="77777777" w:rsidR="00015BB1" w:rsidRDefault="00015BB1">
                            <w:pPr>
                              <w:spacing w:before="12"/>
                              <w:ind w:left="20" w:right="11" w:firstLine="1449"/>
                              <w:rPr>
                                <w:del w:id="1075" w:author="Benjamin Meyer" w:date="2023-04-18T10:26:00Z"/>
                                <w:sz w:val="18"/>
                              </w:rPr>
                            </w:pPr>
                            <w:del w:id="1076"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1077" w:author="Benjamin Meyer" w:date="2023-04-18T10:26:00Z"/>
                                <w:sz w:val="18"/>
                              </w:rPr>
                            </w:pPr>
                            <w:del w:id="1078" w:author="Benjamin Meyer" w:date="2023-04-18T10:26:00Z">
                              <w:r>
                                <w:rPr>
                                  <w:sz w:val="18"/>
                                </w:rPr>
                                <w:delText>January 2023 QAPP v4</w:delText>
                              </w:r>
                            </w:del>
                          </w:p>
                          <w:p w14:paraId="74795BC4" w14:textId="77777777" w:rsidR="00015BB1" w:rsidRDefault="00015BB1" w:rsidP="00816966">
                            <w:pPr>
                              <w:ind w:left="1678"/>
                              <w:rPr>
                                <w:del w:id="1079"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0BE0D" id="_x0000_t202" coordsize="21600,21600" o:spt="202" path="m,l,21600r21600,l21600,xe">
                <v:stroke joinstyle="miter"/>
                <v:path gradientshapeok="t" o:connecttype="rect"/>
              </v:shapetype>
              <v:shape id="_x0000_s1069" type="#_x0000_t202" style="position:absolute;margin-left:375.2pt;margin-top:45.45pt;width:162.95pt;height:3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" filled="f" stroked="f">
                <v:textbox inset="0,0,0,0">
                  <w:txbxContent>
                    <w:p w14:paraId="2154CBC4" w14:textId="77777777" w:rsidR="00015BB1" w:rsidRDefault="00015BB1">
                      <w:pPr>
                        <w:spacing w:before="12"/>
                        <w:ind w:left="20" w:right="11" w:firstLine="1449"/>
                        <w:rPr>
                          <w:del w:id="1080" w:author="Benjamin Meyer" w:date="2023-04-18T10:26:00Z"/>
                          <w:sz w:val="18"/>
                        </w:rPr>
                      </w:pPr>
                      <w:del w:id="1081"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1082" w:author="Benjamin Meyer" w:date="2023-04-18T10:26:00Z"/>
                          <w:sz w:val="18"/>
                        </w:rPr>
                      </w:pPr>
                      <w:del w:id="1083" w:author="Benjamin Meyer" w:date="2023-04-18T10:26:00Z">
                        <w:r>
                          <w:rPr>
                            <w:sz w:val="18"/>
                          </w:rPr>
                          <w:delText>January 2023 QAPP v4</w:delText>
                        </w:r>
                      </w:del>
                    </w:p>
                    <w:p w14:paraId="74795BC4" w14:textId="77777777" w:rsidR="00015BB1" w:rsidRDefault="00015BB1" w:rsidP="00816966">
                      <w:pPr>
                        <w:ind w:left="1678"/>
                        <w:rPr>
                          <w:del w:id="1084" w:author="Benjamin Meyer" w:date="2023-04-18T10:26:00Z"/>
                          <w:sz w:val="18"/>
                        </w:rPr>
                      </w:pPr>
                    </w:p>
                  </w:txbxContent>
                </v:textbox>
                <w10:wrap anchorx="page" anchory="page"/>
              </v:shape>
            </w:pict>
          </mc:Fallback>
        </mc:AlternateContent>
      </w:r>
    </w:del>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016B" w14:textId="495180E8" w:rsidR="00015BB1" w:rsidRDefault="00015BB1">
    <w:pPr>
      <w:pStyle w:val="Header"/>
    </w:pPr>
    <w:ins w:id="1085" w:author="Benjamin Meyer" w:date="2023-04-18T10:26:00Z">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015BB1" w:rsidRDefault="00015BB1" w:rsidP="00816966">
                            <w:pPr>
                              <w:spacing w:before="12"/>
                              <w:ind w:left="20"/>
                              <w:rPr>
                                <w:ins w:id="1086" w:author="Benjamin Meyer" w:date="2023-04-18T10:26:00Z"/>
                                <w:sz w:val="18"/>
                              </w:rPr>
                            </w:pPr>
                            <w:ins w:id="1087"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1088" w:author="Benjamin Meyer" w:date="2023-04-18T10:26:00Z"/>
                                <w:sz w:val="18"/>
                              </w:rPr>
                            </w:pPr>
                            <w:proofErr w:type="gramStart"/>
                            <w:ins w:id="1089"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70"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" filled="f" stroked="f">
                <v:textbox inset="0,0,0,0">
                  <w:txbxContent>
                    <w:p w14:paraId="2CFCF76E" w14:textId="77777777" w:rsidR="00015BB1" w:rsidRDefault="00015BB1" w:rsidP="00816966">
                      <w:pPr>
                        <w:spacing w:before="12"/>
                        <w:ind w:left="20"/>
                        <w:rPr>
                          <w:ins w:id="1090" w:author="Benjamin Meyer" w:date="2023-04-18T10:26:00Z"/>
                          <w:sz w:val="18"/>
                        </w:rPr>
                      </w:pPr>
                      <w:ins w:id="1091"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1092" w:author="Benjamin Meyer" w:date="2023-04-18T10:26:00Z"/>
                          <w:sz w:val="18"/>
                        </w:rPr>
                      </w:pPr>
                      <w:proofErr w:type="gramStart"/>
                      <w:ins w:id="1093"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9E15" w14:textId="684F0058" w:rsidR="00015BB1" w:rsidRDefault="00543BF1">
    <w:pPr>
      <w:pStyle w:val="BodyText"/>
      <w:spacing w:line="14" w:lineRule="auto"/>
      <w:rPr>
        <w:sz w:val="2"/>
      </w:rPr>
    </w:pPr>
    <w:ins w:id="119" w:author="Benjamin Meyer" w:date="2023-04-18T10:26:00Z">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543BF1" w:rsidRDefault="00543BF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543BF1" w:rsidRDefault="00AB7A80" w:rsidP="00816966">
                            <w:pPr>
                              <w:ind w:right="118"/>
                              <w:jc w:val="right"/>
                              <w:rPr>
                                <w:ins w:id="120" w:author="Benjamin Meyer" w:date="2023-04-18T10:26:00Z"/>
                                <w:sz w:val="18"/>
                              </w:rPr>
                            </w:pPr>
                            <w:r>
                              <w:rPr>
                                <w:sz w:val="18"/>
                              </w:rPr>
                              <w:t>March</w:t>
                            </w:r>
                            <w:r w:rsidR="00543BF1">
                              <w:rPr>
                                <w:sz w:val="18"/>
                              </w:rPr>
                              <w:t xml:space="preserve"> 2023 QAPP v</w:t>
                            </w:r>
                            <w:r w:rsidR="003F0FE3">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5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" filled="f" stroked="f">
                <v:textbox inset="0,0,0,0">
                  <w:txbxContent>
                    <w:p w14:paraId="4857508B" w14:textId="77777777" w:rsidR="00543BF1" w:rsidRDefault="00543BF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543BF1" w:rsidRDefault="00AB7A80" w:rsidP="00816966">
                      <w:pPr>
                        <w:ind w:right="118"/>
                        <w:jc w:val="right"/>
                        <w:rPr>
                          <w:ins w:id="121" w:author="Benjamin Meyer" w:date="2023-04-18T10:26:00Z"/>
                          <w:sz w:val="18"/>
                        </w:rPr>
                      </w:pPr>
                      <w:r>
                        <w:rPr>
                          <w:sz w:val="18"/>
                        </w:rPr>
                        <w:t>March</w:t>
                      </w:r>
                      <w:r w:rsidR="00543BF1">
                        <w:rPr>
                          <w:sz w:val="18"/>
                        </w:rPr>
                        <w:t xml:space="preserve"> 2023 QAPP v</w:t>
                      </w:r>
                      <w:r w:rsidR="003F0FE3">
                        <w:rPr>
                          <w:sz w:val="18"/>
                        </w:rPr>
                        <w:t>3</w:t>
                      </w:r>
                    </w:p>
                  </w:txbxContent>
                </v:textbox>
                <w10:wrap anchorx="page" anchory="page"/>
              </v:shape>
            </w:pict>
          </mc:Fallback>
        </mc:AlternateContent>
      </w:r>
    </w:ins>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0A1E" w14:textId="41C3198B" w:rsidR="00015BB1" w:rsidRDefault="00015BB1">
    <w:pPr>
      <w:pStyle w:val="Header"/>
    </w:pPr>
    <w:ins w:id="1094" w:author="Benjamin Meyer" w:date="2023-04-18T10:26:00Z">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015BB1" w:rsidRDefault="00015BB1" w:rsidP="00816966">
                            <w:pPr>
                              <w:spacing w:before="12"/>
                              <w:ind w:left="20"/>
                              <w:rPr>
                                <w:ins w:id="1095" w:author="Benjamin Meyer" w:date="2023-04-18T10:26:00Z"/>
                                <w:sz w:val="18"/>
                              </w:rPr>
                            </w:pPr>
                            <w:ins w:id="1096"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1097" w:author="Benjamin Meyer" w:date="2023-04-18T10:26:00Z"/>
                                <w:sz w:val="18"/>
                              </w:rPr>
                            </w:pPr>
                            <w:proofErr w:type="gramStart"/>
                            <w:ins w:id="1098"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71"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" filled="f" stroked="f">
                <v:textbox inset="0,0,0,0">
                  <w:txbxContent>
                    <w:p w14:paraId="1E1DDC21" w14:textId="77777777" w:rsidR="00015BB1" w:rsidRDefault="00015BB1" w:rsidP="00816966">
                      <w:pPr>
                        <w:spacing w:before="12"/>
                        <w:ind w:left="20"/>
                        <w:rPr>
                          <w:ins w:id="1099" w:author="Benjamin Meyer" w:date="2023-04-18T10:26:00Z"/>
                          <w:sz w:val="18"/>
                        </w:rPr>
                      </w:pPr>
                      <w:ins w:id="1100"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1101" w:author="Benjamin Meyer" w:date="2023-04-18T10:26:00Z"/>
                          <w:sz w:val="18"/>
                        </w:rPr>
                      </w:pPr>
                      <w:proofErr w:type="gramStart"/>
                      <w:ins w:id="1102"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4A3C" w14:textId="42342A35" w:rsidR="00015BB1" w:rsidRDefault="00015BB1">
    <w:pPr>
      <w:pStyle w:val="Header"/>
    </w:pPr>
    <w:ins w:id="1106" w:author="Benjamin Meyer" w:date="2023-04-18T10:26:00Z">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015BB1" w:rsidRDefault="00015BB1" w:rsidP="00816966">
                            <w:pPr>
                              <w:spacing w:before="12"/>
                              <w:ind w:left="20"/>
                              <w:rPr>
                                <w:ins w:id="1107" w:author="Benjamin Meyer" w:date="2023-04-18T10:26:00Z"/>
                                <w:sz w:val="18"/>
                              </w:rPr>
                            </w:pPr>
                            <w:ins w:id="1108"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1109" w:author="Benjamin Meyer" w:date="2023-04-18T10:26:00Z"/>
                                <w:sz w:val="18"/>
                              </w:rPr>
                            </w:pPr>
                            <w:proofErr w:type="gramStart"/>
                            <w:ins w:id="1110"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72"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" filled="f" stroked="f">
                <v:textbox inset="0,0,0,0">
                  <w:txbxContent>
                    <w:p w14:paraId="1F78524D" w14:textId="77777777" w:rsidR="00015BB1" w:rsidRDefault="00015BB1" w:rsidP="00816966">
                      <w:pPr>
                        <w:spacing w:before="12"/>
                        <w:ind w:left="20"/>
                        <w:rPr>
                          <w:ins w:id="1111" w:author="Benjamin Meyer" w:date="2023-04-18T10:26:00Z"/>
                          <w:sz w:val="18"/>
                        </w:rPr>
                      </w:pPr>
                      <w:ins w:id="1112"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1113" w:author="Benjamin Meyer" w:date="2023-04-18T10:26:00Z"/>
                          <w:sz w:val="18"/>
                        </w:rPr>
                      </w:pPr>
                      <w:proofErr w:type="gramStart"/>
                      <w:ins w:id="1114"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D10B" w14:textId="77777777" w:rsidR="00015BB1" w:rsidRDefault="00015BB1">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0EF2"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5909B5F7" wp14:editId="058E7468">
              <wp:simplePos x="0" y="0"/>
              <wp:positionH relativeFrom="page">
                <wp:posOffset>7426177</wp:posOffset>
              </wp:positionH>
              <wp:positionV relativeFrom="topMargin">
                <wp:align>bottom</wp:align>
              </wp:positionV>
              <wp:extent cx="2232025" cy="283845"/>
              <wp:effectExtent l="0" t="0" r="15875" b="1905"/>
              <wp:wrapNone/>
              <wp:docPr id="1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0B57B0" w:rsidRDefault="000B57B0" w:rsidP="00505ACF">
                          <w:pPr>
                            <w:ind w:right="118"/>
                            <w:jc w:val="right"/>
                            <w:rPr>
                              <w:sz w:val="18"/>
                            </w:rPr>
                          </w:pPr>
                          <w:r>
                            <w:rPr>
                              <w:sz w:val="18"/>
                            </w:rPr>
                            <w:t>March 2023 QAPP v</w:t>
                          </w:r>
                          <w:r w:rsidR="003F0FE3">
                            <w:rPr>
                              <w:sz w:val="18"/>
                            </w:rPr>
                            <w:t>3</w:t>
                          </w:r>
                        </w:p>
                        <w:p w14:paraId="486A8425" w14:textId="77777777" w:rsidR="000B57B0" w:rsidRDefault="000B57B0"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9B5F7" id="_x0000_t202" coordsize="21600,21600" o:spt="202" path="m,l,21600r21600,l21600,xe">
              <v:stroke joinstyle="miter"/>
              <v:path gradientshapeok="t" o:connecttype="rect"/>
            </v:shapetype>
            <v:shape id="Text Box 34" o:spid="_x0000_s1054" type="#_x0000_t202" style="position:absolute;margin-left:584.75pt;margin-top:0;width:175.75pt;height:22.35pt;z-index:-25160499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" filled="f" stroked="f">
              <v:textbox inset="0,0,0,0">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0B57B0" w:rsidRDefault="000B57B0" w:rsidP="00505ACF">
                    <w:pPr>
                      <w:ind w:right="118"/>
                      <w:jc w:val="right"/>
                      <w:rPr>
                        <w:sz w:val="18"/>
                      </w:rPr>
                    </w:pPr>
                    <w:r>
                      <w:rPr>
                        <w:sz w:val="18"/>
                      </w:rPr>
                      <w:t>March 2023 QAPP v</w:t>
                    </w:r>
                    <w:r w:rsidR="003F0FE3">
                      <w:rPr>
                        <w:sz w:val="18"/>
                      </w:rPr>
                      <w:t>3</w:t>
                    </w:r>
                  </w:p>
                  <w:p w14:paraId="486A8425" w14:textId="77777777" w:rsidR="000B57B0" w:rsidRDefault="000B57B0" w:rsidP="00505ACF">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C511" w14:textId="20FBC0DA" w:rsidR="00015BB1" w:rsidRDefault="00015BB1">
    <w:pPr>
      <w:pStyle w:val="Header"/>
    </w:pPr>
    <w:ins w:id="132" w:author="Benjamin Meyer" w:date="2023-04-18T10:26:00Z">
      <w:r>
        <w:rPr>
          <w:noProof/>
        </w:rPr>
        <mc:AlternateContent>
          <mc:Choice Requires="wps">
            <w:drawing>
              <wp:anchor distT="0" distB="0" distL="114300" distR="114300" simplePos="0" relativeHeight="251682816" behindDoc="1" locked="0" layoutInCell="1" allowOverlap="1" wp14:anchorId="75222DF4" wp14:editId="3B49E3C6">
                <wp:simplePos x="0" y="0"/>
                <wp:positionH relativeFrom="page">
                  <wp:posOffset>7373620</wp:posOffset>
                </wp:positionH>
                <wp:positionV relativeFrom="page">
                  <wp:posOffset>577215</wp:posOffset>
                </wp:positionV>
                <wp:extent cx="2232025" cy="283845"/>
                <wp:effectExtent l="0" t="0" r="0" b="0"/>
                <wp:wrapNone/>
                <wp:docPr id="1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341EB" w14:textId="77777777" w:rsidR="00015BB1" w:rsidRDefault="00015BB1">
                            <w:pPr>
                              <w:spacing w:before="12"/>
                              <w:ind w:left="20"/>
                              <w:rPr>
                                <w:ins w:id="133" w:author="Benjamin Meyer" w:date="2023-04-18T10:26:00Z"/>
                                <w:sz w:val="18"/>
                              </w:rPr>
                            </w:pPr>
                            <w:ins w:id="134"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135" w:author="Benjamin Meyer" w:date="2023-04-18T10:26:00Z"/>
                                <w:sz w:val="18"/>
                              </w:rPr>
                            </w:pPr>
                            <w:ins w:id="136" w:author="Benjamin Meyer" w:date="2023-04-18T10:26:00Z">
                              <w:r>
                                <w:rPr>
                                  <w:sz w:val="18"/>
                                </w:rPr>
                                <w:t>March 2023 QAPP v4</w:t>
                              </w:r>
                            </w:ins>
                          </w:p>
                          <w:p w14:paraId="77C8FF1A" w14:textId="77777777" w:rsidR="00015BB1" w:rsidRDefault="00015BB1" w:rsidP="00816966">
                            <w:pPr>
                              <w:spacing w:before="1"/>
                              <w:ind w:left="1843"/>
                              <w:rPr>
                                <w:ins w:id="137"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22DF4" id="_x0000_t202" coordsize="21600,21600" o:spt="202" path="m,l,21600r21600,l21600,xe">
                <v:stroke joinstyle="miter"/>
                <v:path gradientshapeok="t" o:connecttype="rect"/>
              </v:shapetype>
              <v:shape id="_x0000_s1056" type="#_x0000_t202" style="position:absolute;margin-left:580.6pt;margin-top:45.45pt;width:175.75pt;height:22.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" filled="f" stroked="f">
                <v:textbox inset="0,0,0,0">
                  <w:txbxContent>
                    <w:p w14:paraId="0C7341EB" w14:textId="77777777" w:rsidR="00015BB1" w:rsidRDefault="00015BB1">
                      <w:pPr>
                        <w:spacing w:before="12"/>
                        <w:ind w:left="20"/>
                        <w:rPr>
                          <w:ins w:id="138" w:author="Benjamin Meyer" w:date="2023-04-18T10:26:00Z"/>
                          <w:sz w:val="18"/>
                        </w:rPr>
                      </w:pPr>
                      <w:ins w:id="139"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140" w:author="Benjamin Meyer" w:date="2023-04-18T10:26:00Z"/>
                          <w:sz w:val="18"/>
                        </w:rPr>
                      </w:pPr>
                      <w:ins w:id="141" w:author="Benjamin Meyer" w:date="2023-04-18T10:26:00Z">
                        <w:r>
                          <w:rPr>
                            <w:sz w:val="18"/>
                          </w:rPr>
                          <w:t>March 2023 QAPP v4</w:t>
                        </w:r>
                      </w:ins>
                    </w:p>
                    <w:p w14:paraId="77C8FF1A" w14:textId="77777777" w:rsidR="00015BB1" w:rsidRDefault="00015BB1" w:rsidP="00816966">
                      <w:pPr>
                        <w:spacing w:before="1"/>
                        <w:ind w:left="1843"/>
                        <w:rPr>
                          <w:ins w:id="142" w:author="Benjamin Meyer" w:date="2023-04-18T10:26:00Z"/>
                          <w:sz w:val="18"/>
                        </w:rPr>
                      </w:pPr>
                    </w:p>
                  </w:txbxContent>
                </v:textbox>
                <w10:wrap anchorx="page" anchory="page"/>
              </v:shape>
            </w:pict>
          </mc:Fallback>
        </mc:AlternateContent>
      </w:r>
    </w:ins>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D94" w14:textId="0E5CFB1B" w:rsidR="00015BB1" w:rsidRDefault="00A73B53">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A73B53" w:rsidRDefault="00A73B53" w:rsidP="00A73B53">
                          <w:pPr>
                            <w:ind w:right="118"/>
                            <w:jc w:val="right"/>
                            <w:rPr>
                              <w:sz w:val="18"/>
                            </w:rPr>
                          </w:pPr>
                          <w:r>
                            <w:rPr>
                              <w:sz w:val="18"/>
                            </w:rPr>
                            <w:t>March 2023 QAPP v</w:t>
                          </w:r>
                          <w:r w:rsidR="003F0FE3">
                            <w:rPr>
                              <w:sz w:val="18"/>
                            </w:rPr>
                            <w:t>3</w:t>
                          </w:r>
                        </w:p>
                        <w:p w14:paraId="7FD0F53C"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58"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" filled="f" stroked="f">
              <v:textbox inset="0,0,0,0">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A73B53" w:rsidRDefault="00A73B53" w:rsidP="00A73B53">
                    <w:pPr>
                      <w:ind w:right="118"/>
                      <w:jc w:val="right"/>
                      <w:rPr>
                        <w:sz w:val="18"/>
                      </w:rPr>
                    </w:pPr>
                    <w:r>
                      <w:rPr>
                        <w:sz w:val="18"/>
                      </w:rPr>
                      <w:t>March 2023 QAPP v</w:t>
                    </w:r>
                    <w:r w:rsidR="003F0FE3">
                      <w:rPr>
                        <w:sz w:val="18"/>
                      </w:rPr>
                      <w:t>3</w:t>
                    </w:r>
                  </w:p>
                  <w:p w14:paraId="7FD0F53C" w14:textId="77777777" w:rsidR="00A73B53" w:rsidRDefault="00A73B53" w:rsidP="00A73B53">
                    <w:pPr>
                      <w:spacing w:before="1"/>
                      <w:ind w:left="1843"/>
                      <w:rPr>
                        <w:sz w:val="18"/>
                      </w:rPr>
                    </w:pP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8952" w14:textId="34114DC7" w:rsidR="00015BB1" w:rsidRDefault="00A73B53">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A73B53" w:rsidRDefault="00A73B53" w:rsidP="00A73B53">
                          <w:pPr>
                            <w:ind w:right="118"/>
                            <w:jc w:val="right"/>
                            <w:rPr>
                              <w:sz w:val="18"/>
                            </w:rPr>
                          </w:pPr>
                          <w:r>
                            <w:rPr>
                              <w:sz w:val="18"/>
                            </w:rPr>
                            <w:t>March 2023 QAPP v</w:t>
                          </w:r>
                          <w:r w:rsidR="003F0FE3">
                            <w:rPr>
                              <w:sz w:val="18"/>
                            </w:rPr>
                            <w:t>3</w:t>
                          </w:r>
                        </w:p>
                        <w:p w14:paraId="75E301EF"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59"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" filled="f" stroked="f">
              <v:textbox inset="0,0,0,0">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A73B53" w:rsidRDefault="00A73B53" w:rsidP="00A73B53">
                    <w:pPr>
                      <w:ind w:right="118"/>
                      <w:jc w:val="right"/>
                      <w:rPr>
                        <w:sz w:val="18"/>
                      </w:rPr>
                    </w:pPr>
                    <w:r>
                      <w:rPr>
                        <w:sz w:val="18"/>
                      </w:rPr>
                      <w:t>March 2023 QAPP v</w:t>
                    </w:r>
                    <w:r w:rsidR="003F0FE3">
                      <w:rPr>
                        <w:sz w:val="18"/>
                      </w:rPr>
                      <w:t>3</w:t>
                    </w:r>
                  </w:p>
                  <w:p w14:paraId="75E301EF" w14:textId="77777777" w:rsidR="00A73B53" w:rsidRDefault="00A73B53" w:rsidP="00A73B53">
                    <w:pPr>
                      <w:spacing w:before="1"/>
                      <w:ind w:left="1843"/>
                      <w:rPr>
                        <w:sz w:val="18"/>
                      </w:rPr>
                    </w:pP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9214" w14:textId="28D09657" w:rsidR="00015BB1" w:rsidRDefault="00015BB1">
    <w:pPr>
      <w:pStyle w:val="Header"/>
    </w:pPr>
    <w:ins w:id="201" w:author="Benjamin Meyer" w:date="2023-04-18T10:26:00Z">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EFECF44" w14:textId="7A389803" w:rsidR="00015BB1" w:rsidRDefault="00015BB1" w:rsidP="00816966">
                            <w:pPr>
                              <w:ind w:right="118"/>
                              <w:jc w:val="right"/>
                              <w:rPr>
                                <w:ins w:id="202" w:author="Benjamin Meyer" w:date="2023-04-18T10:26:00Z"/>
                                <w:sz w:val="18"/>
                              </w:rPr>
                            </w:pPr>
                            <w:r>
                              <w:rPr>
                                <w:sz w:val="18"/>
                              </w:rPr>
                              <w:t>January 2023 QAPP v</w:t>
                            </w:r>
                            <w:r w:rsidR="003F0FE3">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60"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" filled="f" stroked="f">
                <v:textbox inset="0,0,0,0">
                  <w:txbxContent>
                    <w:p w14:paraId="7C2DAACF"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EFECF44" w14:textId="7A389803" w:rsidR="00015BB1" w:rsidRDefault="00015BB1" w:rsidP="00816966">
                      <w:pPr>
                        <w:ind w:right="118"/>
                        <w:jc w:val="right"/>
                        <w:rPr>
                          <w:ins w:id="203" w:author="Benjamin Meyer" w:date="2023-04-18T10:26:00Z"/>
                          <w:sz w:val="18"/>
                        </w:rPr>
                      </w:pPr>
                      <w:r>
                        <w:rPr>
                          <w:sz w:val="18"/>
                        </w:rPr>
                        <w:t>January 2023 QAPP v</w:t>
                      </w:r>
                      <w:r w:rsidR="003F0FE3">
                        <w:rPr>
                          <w:sz w:val="18"/>
                        </w:rPr>
                        <w:t>3</w:t>
                      </w:r>
                    </w:p>
                  </w:txbxContent>
                </v:textbox>
                <w10:wrap anchorx="page" anchory="pag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25AB" w14:textId="479F1865" w:rsidR="00015BB1" w:rsidRDefault="00015BB1">
    <w:pPr>
      <w:pStyle w:val="Header"/>
    </w:pPr>
    <w:ins w:id="427" w:author="Benjamin Meyer" w:date="2023-04-18T10:26:00Z">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015BB1" w:rsidRDefault="00015BB1">
                            <w:pPr>
                              <w:spacing w:before="1"/>
                              <w:ind w:left="1843"/>
                              <w:rPr>
                                <w:ins w:id="428" w:author="Benjamin Meyer" w:date="2023-04-18T10:26:00Z"/>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61"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" filled="f" stroked="f">
                <v:textbox inset="0,0,0,0">
                  <w:txbxContent>
                    <w:p w14:paraId="0985F501"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015BB1" w:rsidRDefault="00015BB1">
                      <w:pPr>
                        <w:spacing w:before="1"/>
                        <w:ind w:left="1843"/>
                        <w:rPr>
                          <w:ins w:id="429" w:author="Benjamin Meyer" w:date="2023-04-18T10:26:00Z"/>
                          <w:sz w:val="18"/>
                        </w:rPr>
                      </w:pPr>
                      <w:r>
                        <w:rPr>
                          <w:sz w:val="18"/>
                        </w:rPr>
                        <w:t>March 2023, QAPP</w:t>
                      </w:r>
                      <w:r>
                        <w:rPr>
                          <w:spacing w:val="-5"/>
                          <w:sz w:val="18"/>
                        </w:rPr>
                        <w:t xml:space="preserve"> </w:t>
                      </w:r>
                      <w:r>
                        <w:rPr>
                          <w:sz w:val="18"/>
                        </w:rPr>
                        <w:t>v</w:t>
                      </w:r>
                      <w:r w:rsidR="00E05A28">
                        <w:rPr>
                          <w:sz w:val="18"/>
                        </w:rPr>
                        <w:t>3</w:t>
                      </w:r>
                    </w:p>
                  </w:txbxContent>
                </v:textbox>
                <w10:wrap anchorx="page" anchory="pag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0D01" w14:textId="77777777" w:rsidR="00015BB1" w:rsidRPr="00447864" w:rsidRDefault="00015BB1" w:rsidP="00816966">
    <w:pPr>
      <w:pStyle w:val="Header"/>
      <w:jc w:val="center"/>
      <w:rPr>
        <w:ins w:id="722" w:author="Benjamin Meyer" w:date="2023-04-18T10:26:00Z"/>
        <w:i/>
        <w:sz w:val="20"/>
      </w:rPr>
    </w:pPr>
    <w:ins w:id="723" w:author="Benjamin Meyer" w:date="2023-04-18T10:26:00Z">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015BB1" w:rsidRDefault="00015BB1" w:rsidP="00816966">
                            <w:pPr>
                              <w:spacing w:before="1"/>
                              <w:ind w:left="1843"/>
                              <w:jc w:val="right"/>
                              <w:rPr>
                                <w:ins w:id="724" w:author="Benjamin Meyer" w:date="2023-04-18T10:26:00Z"/>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62"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" filled="f" stroked="f">
                <v:textbox inset="0,0,0,0">
                  <w:txbxContent>
                    <w:p w14:paraId="7DA4ECAD"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015BB1" w:rsidRDefault="00015BB1" w:rsidP="00816966">
                      <w:pPr>
                        <w:spacing w:before="1"/>
                        <w:ind w:left="1843"/>
                        <w:jc w:val="right"/>
                        <w:rPr>
                          <w:ins w:id="725" w:author="Benjamin Meyer" w:date="2023-04-18T10:26:00Z"/>
                          <w:sz w:val="18"/>
                        </w:rPr>
                      </w:pPr>
                      <w:r>
                        <w:rPr>
                          <w:sz w:val="18"/>
                        </w:rPr>
                        <w:t>March 2023, QAPP</w:t>
                      </w:r>
                      <w:r>
                        <w:rPr>
                          <w:spacing w:val="-5"/>
                          <w:sz w:val="18"/>
                        </w:rPr>
                        <w:t xml:space="preserve"> </w:t>
                      </w:r>
                      <w:r>
                        <w:rPr>
                          <w:sz w:val="18"/>
                        </w:rPr>
                        <w:t>v</w:t>
                      </w:r>
                      <w:r w:rsidR="00E05A28">
                        <w:rPr>
                          <w:sz w:val="18"/>
                        </w:rPr>
                        <w:t>3</w:t>
                      </w:r>
                    </w:p>
                  </w:txbxContent>
                </v:textbox>
                <w10:wrap anchorx="page" anchory="page"/>
              </v:shape>
            </w:pict>
          </mc:Fallback>
        </mc:AlternateContent>
      </w:r>
    </w:ins>
  </w:p>
  <w:p w14:paraId="412527AD" w14:textId="77777777" w:rsidR="00015BB1" w:rsidRDefault="00015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16cid:durableId="1105537586">
    <w:abstractNumId w:val="13"/>
  </w:num>
  <w:num w:numId="2" w16cid:durableId="1474832951">
    <w:abstractNumId w:val="26"/>
  </w:num>
  <w:num w:numId="3" w16cid:durableId="1203713006">
    <w:abstractNumId w:val="39"/>
  </w:num>
  <w:num w:numId="4" w16cid:durableId="1211384511">
    <w:abstractNumId w:val="20"/>
  </w:num>
  <w:num w:numId="5" w16cid:durableId="1019158755">
    <w:abstractNumId w:val="19"/>
  </w:num>
  <w:num w:numId="6" w16cid:durableId="49379230">
    <w:abstractNumId w:val="27"/>
  </w:num>
  <w:num w:numId="7" w16cid:durableId="1686439891">
    <w:abstractNumId w:val="10"/>
  </w:num>
  <w:num w:numId="8" w16cid:durableId="2093429365">
    <w:abstractNumId w:val="49"/>
  </w:num>
  <w:num w:numId="9" w16cid:durableId="767769462">
    <w:abstractNumId w:val="2"/>
  </w:num>
  <w:num w:numId="10" w16cid:durableId="1988242244">
    <w:abstractNumId w:val="46"/>
  </w:num>
  <w:num w:numId="11" w16cid:durableId="1198618907">
    <w:abstractNumId w:val="12"/>
  </w:num>
  <w:num w:numId="12" w16cid:durableId="357049141">
    <w:abstractNumId w:val="24"/>
  </w:num>
  <w:num w:numId="13" w16cid:durableId="744688960">
    <w:abstractNumId w:val="3"/>
  </w:num>
  <w:num w:numId="14" w16cid:durableId="1640844145">
    <w:abstractNumId w:val="44"/>
  </w:num>
  <w:num w:numId="15" w16cid:durableId="418210410">
    <w:abstractNumId w:val="6"/>
  </w:num>
  <w:num w:numId="16" w16cid:durableId="328142449">
    <w:abstractNumId w:val="29"/>
  </w:num>
  <w:num w:numId="17" w16cid:durableId="490222521">
    <w:abstractNumId w:val="43"/>
  </w:num>
  <w:num w:numId="18" w16cid:durableId="1866600236">
    <w:abstractNumId w:val="11"/>
  </w:num>
  <w:num w:numId="19" w16cid:durableId="2083597762">
    <w:abstractNumId w:val="36"/>
  </w:num>
  <w:num w:numId="20" w16cid:durableId="1502507414">
    <w:abstractNumId w:val="35"/>
  </w:num>
  <w:num w:numId="21" w16cid:durableId="1061486669">
    <w:abstractNumId w:val="0"/>
  </w:num>
  <w:num w:numId="22" w16cid:durableId="1385593862">
    <w:abstractNumId w:val="23"/>
  </w:num>
  <w:num w:numId="23" w16cid:durableId="1214073802">
    <w:abstractNumId w:val="31"/>
  </w:num>
  <w:num w:numId="24" w16cid:durableId="1790929805">
    <w:abstractNumId w:val="32"/>
  </w:num>
  <w:num w:numId="25" w16cid:durableId="1098449155">
    <w:abstractNumId w:val="16"/>
  </w:num>
  <w:num w:numId="26" w16cid:durableId="407114311">
    <w:abstractNumId w:val="7"/>
  </w:num>
  <w:num w:numId="27" w16cid:durableId="91436519">
    <w:abstractNumId w:val="18"/>
  </w:num>
  <w:num w:numId="28" w16cid:durableId="1135678838">
    <w:abstractNumId w:val="38"/>
  </w:num>
  <w:num w:numId="29" w16cid:durableId="417483319">
    <w:abstractNumId w:val="9"/>
  </w:num>
  <w:num w:numId="30" w16cid:durableId="1397359686">
    <w:abstractNumId w:val="8"/>
  </w:num>
  <w:num w:numId="31" w16cid:durableId="1980962686">
    <w:abstractNumId w:val="45"/>
  </w:num>
  <w:num w:numId="32" w16cid:durableId="1104689363">
    <w:abstractNumId w:val="15"/>
  </w:num>
  <w:num w:numId="33" w16cid:durableId="828985506">
    <w:abstractNumId w:val="28"/>
  </w:num>
  <w:num w:numId="34" w16cid:durableId="177888832">
    <w:abstractNumId w:val="30"/>
  </w:num>
  <w:num w:numId="35" w16cid:durableId="879587322">
    <w:abstractNumId w:val="1"/>
  </w:num>
  <w:num w:numId="36" w16cid:durableId="1392847319">
    <w:abstractNumId w:val="40"/>
  </w:num>
  <w:num w:numId="37" w16cid:durableId="1488980908">
    <w:abstractNumId w:val="33"/>
  </w:num>
  <w:num w:numId="38" w16cid:durableId="1272669451">
    <w:abstractNumId w:val="22"/>
  </w:num>
  <w:num w:numId="39" w16cid:durableId="1827166825">
    <w:abstractNumId w:val="25"/>
  </w:num>
  <w:num w:numId="40" w16cid:durableId="906693463">
    <w:abstractNumId w:val="14"/>
  </w:num>
  <w:num w:numId="41" w16cid:durableId="1723552459">
    <w:abstractNumId w:val="37"/>
  </w:num>
  <w:num w:numId="42" w16cid:durableId="1361931738">
    <w:abstractNumId w:val="17"/>
  </w:num>
  <w:num w:numId="43" w16cid:durableId="1111704408">
    <w:abstractNumId w:val="4"/>
  </w:num>
  <w:num w:numId="44" w16cid:durableId="514265596">
    <w:abstractNumId w:val="34"/>
  </w:num>
  <w:num w:numId="45" w16cid:durableId="38939676">
    <w:abstractNumId w:val="42"/>
  </w:num>
  <w:num w:numId="46" w16cid:durableId="1736859096">
    <w:abstractNumId w:val="47"/>
  </w:num>
  <w:num w:numId="47" w16cid:durableId="826870337">
    <w:abstractNumId w:val="21"/>
  </w:num>
  <w:num w:numId="48" w16cid:durableId="410664173">
    <w:abstractNumId w:val="41"/>
  </w:num>
  <w:num w:numId="49" w16cid:durableId="1528640308">
    <w:abstractNumId w:val="5"/>
  </w:num>
  <w:num w:numId="50" w16cid:durableId="1558054344">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Meyer">
    <w15:presenceInfo w15:providerId="None" w15:userId="Benjamin Meyer"/>
  </w15:person>
  <w15:person w15:author="Fields, Cindy">
    <w15:presenceInfo w15:providerId="AD" w15:userId="S::Fields.Cindy@epa.gov::d088b4e8-2de7-4650-a907-ff2b88fa18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05"/>
    <w:rsid w:val="00015BB1"/>
    <w:rsid w:val="000221D8"/>
    <w:rsid w:val="000274C3"/>
    <w:rsid w:val="00042BE4"/>
    <w:rsid w:val="00044240"/>
    <w:rsid w:val="00075E87"/>
    <w:rsid w:val="000866DB"/>
    <w:rsid w:val="00096171"/>
    <w:rsid w:val="000A657C"/>
    <w:rsid w:val="000A6FC9"/>
    <w:rsid w:val="000B0BE4"/>
    <w:rsid w:val="000B57B0"/>
    <w:rsid w:val="000E32CE"/>
    <w:rsid w:val="000E5328"/>
    <w:rsid w:val="0014462D"/>
    <w:rsid w:val="0019723B"/>
    <w:rsid w:val="001E1A8E"/>
    <w:rsid w:val="00225170"/>
    <w:rsid w:val="00226A4E"/>
    <w:rsid w:val="002A2AB2"/>
    <w:rsid w:val="00360D8F"/>
    <w:rsid w:val="003D1562"/>
    <w:rsid w:val="003F0FE3"/>
    <w:rsid w:val="00427A12"/>
    <w:rsid w:val="00442B13"/>
    <w:rsid w:val="00491817"/>
    <w:rsid w:val="0049250F"/>
    <w:rsid w:val="004A6F6C"/>
    <w:rsid w:val="004E5CF7"/>
    <w:rsid w:val="00500CEC"/>
    <w:rsid w:val="00500F3C"/>
    <w:rsid w:val="00521A4E"/>
    <w:rsid w:val="00533954"/>
    <w:rsid w:val="00543BF1"/>
    <w:rsid w:val="005473BA"/>
    <w:rsid w:val="00576649"/>
    <w:rsid w:val="005C5905"/>
    <w:rsid w:val="005D1A08"/>
    <w:rsid w:val="005F5AD8"/>
    <w:rsid w:val="00601E6B"/>
    <w:rsid w:val="00622BC1"/>
    <w:rsid w:val="006F4AE3"/>
    <w:rsid w:val="00710115"/>
    <w:rsid w:val="007B5E3E"/>
    <w:rsid w:val="007C3E88"/>
    <w:rsid w:val="007D697E"/>
    <w:rsid w:val="007F6245"/>
    <w:rsid w:val="00816966"/>
    <w:rsid w:val="008201A7"/>
    <w:rsid w:val="008B7722"/>
    <w:rsid w:val="008E4680"/>
    <w:rsid w:val="00915D11"/>
    <w:rsid w:val="00990B1F"/>
    <w:rsid w:val="009C52CC"/>
    <w:rsid w:val="00A42F86"/>
    <w:rsid w:val="00A73B53"/>
    <w:rsid w:val="00AA456E"/>
    <w:rsid w:val="00AA4592"/>
    <w:rsid w:val="00AA5420"/>
    <w:rsid w:val="00AB7A80"/>
    <w:rsid w:val="00AE0845"/>
    <w:rsid w:val="00B35F53"/>
    <w:rsid w:val="00B407F6"/>
    <w:rsid w:val="00C356E4"/>
    <w:rsid w:val="00C51876"/>
    <w:rsid w:val="00C561FD"/>
    <w:rsid w:val="00C57632"/>
    <w:rsid w:val="00C723C6"/>
    <w:rsid w:val="00CD7519"/>
    <w:rsid w:val="00CE4B61"/>
    <w:rsid w:val="00D36D78"/>
    <w:rsid w:val="00D45D08"/>
    <w:rsid w:val="00D52CC6"/>
    <w:rsid w:val="00D92606"/>
    <w:rsid w:val="00DB2FDB"/>
    <w:rsid w:val="00DD2D54"/>
    <w:rsid w:val="00DD5B4B"/>
    <w:rsid w:val="00E05A28"/>
    <w:rsid w:val="00E374D5"/>
    <w:rsid w:val="00E42E59"/>
    <w:rsid w:val="00E52C5B"/>
    <w:rsid w:val="00E552C2"/>
    <w:rsid w:val="00E63832"/>
    <w:rsid w:val="00E7752F"/>
    <w:rsid w:val="00E81AA7"/>
    <w:rsid w:val="00E95B1B"/>
    <w:rsid w:val="00EA254A"/>
    <w:rsid w:val="00EB73D3"/>
    <w:rsid w:val="00ED38F8"/>
    <w:rsid w:val="00ED71D8"/>
    <w:rsid w:val="00F011B4"/>
    <w:rsid w:val="00F24EA0"/>
    <w:rsid w:val="00F4055E"/>
    <w:rsid w:val="00F4437A"/>
    <w:rsid w:val="00F70B3F"/>
    <w:rsid w:val="00F85F3F"/>
    <w:rsid w:val="00F90B27"/>
    <w:rsid w:val="00F95892"/>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9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mailto:emorrison@salamatoftribe.org" TargetMode="External"/><Relationship Id="rId42" Type="http://schemas.openxmlformats.org/officeDocument/2006/relationships/footer" Target="footer8.xml"/><Relationship Id="rId47" Type="http://schemas.openxmlformats.org/officeDocument/2006/relationships/hyperlink" Target="mailto:ben@kenaiwatershed.org" TargetMode="External"/><Relationship Id="rId63" Type="http://schemas.openxmlformats.org/officeDocument/2006/relationships/image" Target="media/image9.jpeg"/><Relationship Id="rId68" Type="http://schemas.openxmlformats.org/officeDocument/2006/relationships/image" Target="media/image12.jpg"/><Relationship Id="rId84" Type="http://schemas.openxmlformats.org/officeDocument/2006/relationships/footer" Target="footer22.xml"/><Relationship Id="rId16" Type="http://schemas.openxmlformats.org/officeDocument/2006/relationships/hyperlink" Target="brown.katherine@epa.gov" TargetMode="External"/><Relationship Id="rId11" Type="http://schemas.openxmlformats.org/officeDocument/2006/relationships/image" Target="media/image1.jpg"/><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header" Target="header11.xml"/><Relationship Id="rId58" Type="http://schemas.openxmlformats.org/officeDocument/2006/relationships/image" Target="media/image8.jpeg"/><Relationship Id="rId74" Type="http://schemas.openxmlformats.org/officeDocument/2006/relationships/footer" Target="footer18.xml"/><Relationship Id="rId79" Type="http://schemas.openxmlformats.org/officeDocument/2006/relationships/header" Target="header21.xml"/><Relationship Id="rId5" Type="http://schemas.openxmlformats.org/officeDocument/2006/relationships/footnotes" Target="footnotes.xml"/><Relationship Id="rId19" Type="http://schemas.openxmlformats.org/officeDocument/2006/relationships/hyperlink" Target="mailto:sue@cookinletkeeper.org" TargetMode="External"/><Relationship Id="rId14" Type="http://schemas.openxmlformats.org/officeDocument/2006/relationships/hyperlink" Target="mailto:executivedirector@kenaiwatershed.org" TargetMode="External"/><Relationship Id="rId22" Type="http://schemas.openxmlformats.org/officeDocument/2006/relationships/hyperlink" Target="mailto:amber.bethe@alaska.gov" TargetMode="External"/><Relationship Id="rId27" Type="http://schemas.openxmlformats.org/officeDocument/2006/relationships/hyperlink" Target="https://aktemp.uaa.alaska.edu/" TargetMode="External"/><Relationship Id="rId30" Type="http://schemas.openxmlformats.org/officeDocument/2006/relationships/header" Target="header3.xml"/><Relationship Id="rId35" Type="http://schemas.openxmlformats.org/officeDocument/2006/relationships/footer" Target="footer5.xml"/><Relationship Id="rId43" Type="http://schemas.openxmlformats.org/officeDocument/2006/relationships/image" Target="media/image3.png"/><Relationship Id="rId48" Type="http://schemas.openxmlformats.org/officeDocument/2006/relationships/header" Target="header10.xml"/><Relationship Id="rId56" Type="http://schemas.openxmlformats.org/officeDocument/2006/relationships/header" Target="header12.xml"/><Relationship Id="rId64" Type="http://schemas.openxmlformats.org/officeDocument/2006/relationships/header" Target="header15.xml"/><Relationship Id="rId69" Type="http://schemas.openxmlformats.org/officeDocument/2006/relationships/header" Target="header16.xml"/><Relationship Id="rId77" Type="http://schemas.openxmlformats.org/officeDocument/2006/relationships/header" Target="header20.xml"/><Relationship Id="rId8" Type="http://schemas.microsoft.com/office/2011/relationships/commentsExtended" Target="commentsExtended.xml"/><Relationship Id="rId51" Type="http://schemas.openxmlformats.org/officeDocument/2006/relationships/image" Target="media/image5.jpeg"/><Relationship Id="rId72" Type="http://schemas.openxmlformats.org/officeDocument/2006/relationships/footer" Target="footer17.xml"/><Relationship Id="rId80" Type="http://schemas.openxmlformats.org/officeDocument/2006/relationships/footer" Target="footer21.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kenaiwatershed.org/" TargetMode="External"/><Relationship Id="rId17" Type="http://schemas.openxmlformats.org/officeDocument/2006/relationships/hyperlink" Target="mailto:hydrology@kenaiwatershed.org" TargetMode="External"/><Relationship Id="rId25" Type="http://schemas.openxmlformats.org/officeDocument/2006/relationships/header" Target="header1.xml"/><Relationship Id="rId33" Type="http://schemas.openxmlformats.org/officeDocument/2006/relationships/footer" Target="footer4.xml"/><Relationship Id="rId38" Type="http://schemas.openxmlformats.org/officeDocument/2006/relationships/header" Target="header7.xml"/><Relationship Id="rId46" Type="http://schemas.openxmlformats.org/officeDocument/2006/relationships/footer" Target="footer9.xml"/><Relationship Id="rId59" Type="http://schemas.openxmlformats.org/officeDocument/2006/relationships/header" Target="header13.xml"/><Relationship Id="rId67" Type="http://schemas.openxmlformats.org/officeDocument/2006/relationships/image" Target="media/image11.jpg"/><Relationship Id="rId20" Type="http://schemas.openxmlformats.org/officeDocument/2006/relationships/hyperlink" Target="mailto:justin.nelson@sgs.com" TargetMode="External"/><Relationship Id="rId41" Type="http://schemas.openxmlformats.org/officeDocument/2006/relationships/header" Target="header8.xml"/><Relationship Id="rId54" Type="http://schemas.openxmlformats.org/officeDocument/2006/relationships/footer" Target="footer11.xml"/><Relationship Id="rId62" Type="http://schemas.openxmlformats.org/officeDocument/2006/relationships/footer" Target="footer14.xml"/><Relationship Id="rId70" Type="http://schemas.openxmlformats.org/officeDocument/2006/relationships/footer" Target="footer16.xml"/><Relationship Id="rId75" Type="http://schemas.openxmlformats.org/officeDocument/2006/relationships/header" Target="header19.xml"/><Relationship Id="rId83"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elds.cindy@epa.gov" TargetMode="External"/><Relationship Id="rId23" Type="http://schemas.openxmlformats.org/officeDocument/2006/relationships/hyperlink" Target="https://www.kenaiwatershed.org/science-in-action/research-information/water-quality/" TargetMode="External"/><Relationship Id="rId28" Type="http://schemas.openxmlformats.org/officeDocument/2006/relationships/header" Target="header2.xml"/><Relationship Id="rId36" Type="http://schemas.openxmlformats.org/officeDocument/2006/relationships/header" Target="header6.xml"/><Relationship Id="rId49" Type="http://schemas.openxmlformats.org/officeDocument/2006/relationships/footer" Target="footer10.xml"/><Relationship Id="rId57" Type="http://schemas.openxmlformats.org/officeDocument/2006/relationships/footer" Target="footer12.xml"/><Relationship Id="rId10" Type="http://schemas.microsoft.com/office/2018/08/relationships/commentsExtensible" Target="commentsExtensible.xml"/><Relationship Id="rId31" Type="http://schemas.openxmlformats.org/officeDocument/2006/relationships/footer" Target="footer3.xml"/><Relationship Id="rId44" Type="http://schemas.openxmlformats.org/officeDocument/2006/relationships/hyperlink" Target="http://www.kenaiwatershed.org" TargetMode="External"/><Relationship Id="rId52" Type="http://schemas.openxmlformats.org/officeDocument/2006/relationships/image" Target="media/image6.jpeg"/><Relationship Id="rId60" Type="http://schemas.openxmlformats.org/officeDocument/2006/relationships/footer" Target="footer13.xml"/><Relationship Id="rId65" Type="http://schemas.openxmlformats.org/officeDocument/2006/relationships/footer" Target="footer15.xml"/><Relationship Id="rId73" Type="http://schemas.openxmlformats.org/officeDocument/2006/relationships/header" Target="header18.xml"/><Relationship Id="rId78" Type="http://schemas.openxmlformats.org/officeDocument/2006/relationships/footer" Target="footer20.xml"/><Relationship Id="rId81" Type="http://schemas.openxmlformats.org/officeDocument/2006/relationships/hyperlink" Target="mailto:hydrology@kenaiwatershed.org" TargetMode="External"/><Relationship Id="rId86"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mailto:hydrology@kenaiwatershed.org" TargetMode="External"/><Relationship Id="rId18" Type="http://schemas.openxmlformats.org/officeDocument/2006/relationships/hyperlink" Target="mailto:executivedirector@kenaiwatershed.org" TargetMode="External"/><Relationship Id="rId39" Type="http://schemas.openxmlformats.org/officeDocument/2006/relationships/footer" Target="footer7.xml"/><Relationship Id="rId34" Type="http://schemas.openxmlformats.org/officeDocument/2006/relationships/header" Target="header5.xml"/><Relationship Id="rId50" Type="http://schemas.openxmlformats.org/officeDocument/2006/relationships/image" Target="media/image4.jpeg"/><Relationship Id="rId55" Type="http://schemas.openxmlformats.org/officeDocument/2006/relationships/image" Target="media/image7.jpeg"/><Relationship Id="rId76" Type="http://schemas.openxmlformats.org/officeDocument/2006/relationships/footer" Target="footer19.xml"/><Relationship Id="rId7" Type="http://schemas.openxmlformats.org/officeDocument/2006/relationships/comments" Target="comments.xml"/><Relationship Id="rId71" Type="http://schemas.openxmlformats.org/officeDocument/2006/relationships/header" Target="header17.xml"/><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hyperlink" Target="mailto:hydrology@kenaiwatershed.org" TargetMode="External"/><Relationship Id="rId40" Type="http://schemas.openxmlformats.org/officeDocument/2006/relationships/image" Target="media/image2.jpeg"/><Relationship Id="rId45" Type="http://schemas.openxmlformats.org/officeDocument/2006/relationships/header" Target="header9.xml"/><Relationship Id="rId66" Type="http://schemas.openxmlformats.org/officeDocument/2006/relationships/image" Target="media/image10.jpg"/><Relationship Id="rId87" Type="http://schemas.openxmlformats.org/officeDocument/2006/relationships/theme" Target="theme/theme1.xml"/><Relationship Id="rId61" Type="http://schemas.openxmlformats.org/officeDocument/2006/relationships/header" Target="header14.xml"/><Relationship Id="rId82" Type="http://schemas.openxmlformats.org/officeDocument/2006/relationships/hyperlink" Target="https://bit.ly/kwf_lab_ce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22567</Words>
  <Characters>128637</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bmeyer bmeyer</cp:lastModifiedBy>
  <cp:revision>10</cp:revision>
  <dcterms:created xsi:type="dcterms:W3CDTF">2023-04-27T23:54:00Z</dcterms:created>
  <dcterms:modified xsi:type="dcterms:W3CDTF">2023-04-29T01:11:00Z</dcterms:modified>
</cp:coreProperties>
</file>