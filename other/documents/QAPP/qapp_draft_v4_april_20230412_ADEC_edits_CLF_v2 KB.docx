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media/image10.jpg" ContentType="image/jpeg"/>
  <Override PartName="/word/media/image11.jpg" ContentType="image/jpeg"/>
  <Override PartName="/word/media/image12.jpg" ContentType="image/jpeg"/>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06845F70"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commentRangeStart w:id="1"/>
      <w:commentRangeStart w:id="2"/>
      <w:r w:rsidR="000B0BE4">
        <w:rPr>
          <w:b/>
          <w:i/>
          <w:sz w:val="36"/>
        </w:rPr>
        <w:t>V.3. Updated March 2023</w:t>
      </w:r>
      <w:commentRangeEnd w:id="1"/>
      <w:r w:rsidR="00FC3010">
        <w:rPr>
          <w:rStyle w:val="CommentReference"/>
        </w:rPr>
        <w:commentReference w:id="1"/>
      </w:r>
      <w:commentRangeEnd w:id="2"/>
      <w:r w:rsidR="00AE0845">
        <w:rPr>
          <w:rStyle w:val="CommentReference"/>
        </w:rPr>
        <w:commentReference w:id="2"/>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12">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77777777" w:rsidR="008E4680" w:rsidRDefault="008E4680" w:rsidP="00442B13">
      <w:pPr>
        <w:ind w:left="2763" w:right="2822"/>
        <w:jc w:val="center"/>
        <w:rPr>
          <w:b/>
          <w:sz w:val="24"/>
        </w:rPr>
      </w:pPr>
      <w:r>
        <w:rPr>
          <w:b/>
          <w:sz w:val="24"/>
        </w:rPr>
        <w:t>Soldotna, AK 99669</w:t>
      </w:r>
      <w:hyperlink r:id="rId13">
        <w:r>
          <w:rPr>
            <w:b/>
            <w:sz w:val="24"/>
          </w:rPr>
          <w:t xml:space="preserve"> www.kenaiwatershed.org</w:t>
        </w:r>
      </w:hyperlink>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3"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4" w:name="Department_of_Environmental_Conservation"/>
      <w:bookmarkStart w:id="5" w:name="Division_of_Water"/>
      <w:bookmarkStart w:id="6" w:name="Water_Quality_Standards_and_Restoration"/>
      <w:bookmarkStart w:id="7" w:name="_Toc112073499"/>
      <w:bookmarkStart w:id="8" w:name="_Toc117087841"/>
      <w:bookmarkStart w:id="9" w:name="_Toc125960331"/>
      <w:bookmarkStart w:id="10" w:name="_Toc125983993"/>
      <w:bookmarkStart w:id="11" w:name="_Toc125984274"/>
      <w:bookmarkStart w:id="12" w:name="_Toc132032645"/>
      <w:bookmarkStart w:id="13" w:name="_Toc133754230"/>
      <w:bookmarkEnd w:id="3"/>
      <w:bookmarkEnd w:id="4"/>
      <w:bookmarkEnd w:id="5"/>
      <w:bookmarkEnd w:id="6"/>
      <w:r>
        <w:t>Al. Title and Approval Page</w:t>
      </w:r>
      <w:bookmarkEnd w:id="7"/>
      <w:bookmarkEnd w:id="8"/>
      <w:bookmarkEnd w:id="9"/>
      <w:bookmarkEnd w:id="10"/>
      <w:bookmarkEnd w:id="11"/>
      <w:bookmarkEnd w:id="12"/>
      <w:bookmarkEnd w:id="13"/>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32C24773" w14:textId="27ABB0E9" w:rsidR="008E4680" w:rsidRPr="00226A4E" w:rsidRDefault="008E4680" w:rsidP="00500CEC">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14" w:history="1">
        <w:r w:rsidR="00042BE4" w:rsidRPr="00226A4E">
          <w:rPr>
            <w:rStyle w:val="Hyperlink"/>
            <w:w w:val="95"/>
            <w:sz w:val="24"/>
            <w:szCs w:val="24"/>
          </w:rPr>
          <w:t>hydrology@kenaiwatershed.org</w:t>
        </w:r>
      </w:hyperlink>
      <w:r w:rsidR="00500CEC" w:rsidRPr="00226A4E">
        <w:rPr>
          <w:rStyle w:val="Hyperlink"/>
          <w:w w:val="95"/>
          <w:sz w:val="24"/>
          <w:szCs w:val="24"/>
        </w:rPr>
        <w:br/>
      </w:r>
      <w:r w:rsidRPr="00226A4E">
        <w:rPr>
          <w:sz w:val="24"/>
          <w:szCs w:val="24"/>
        </w:rPr>
        <w:t>Phone: (907) 260-5449</w:t>
      </w:r>
    </w:p>
    <w:p w14:paraId="5DF74D21" w14:textId="77777777" w:rsidR="00042BE4" w:rsidRDefault="00042BE4" w:rsidP="00500CEC">
      <w:pPr>
        <w:spacing w:before="89"/>
        <w:rPr>
          <w:b/>
          <w:w w:val="95"/>
          <w:sz w:val="24"/>
          <w:szCs w:val="24"/>
        </w:rPr>
      </w:pPr>
      <w:r w:rsidRPr="00226A4E">
        <w:rPr>
          <w:b/>
          <w:w w:val="95"/>
          <w:sz w:val="24"/>
          <w:szCs w:val="24"/>
        </w:rPr>
        <w:t xml:space="preserve">Signature:                                                                 </w:t>
      </w:r>
      <w:r w:rsidRPr="00226A4E">
        <w:rPr>
          <w:b/>
          <w:w w:val="95"/>
          <w:sz w:val="24"/>
          <w:szCs w:val="24"/>
        </w:rPr>
        <w:tab/>
        <w:t xml:space="preserve">Date: </w:t>
      </w:r>
    </w:p>
    <w:p w14:paraId="127618D0" w14:textId="77777777" w:rsidR="00641F83" w:rsidRPr="00226A4E" w:rsidRDefault="00641F83" w:rsidP="00500CEC">
      <w:pPr>
        <w:spacing w:before="89"/>
        <w:rPr>
          <w:w w:val="95"/>
          <w:sz w:val="24"/>
          <w:szCs w:val="24"/>
        </w:rPr>
      </w:pPr>
    </w:p>
    <w:p w14:paraId="7356C4C0" w14:textId="77777777" w:rsidR="00042BE4" w:rsidRPr="00226A4E" w:rsidRDefault="00042BE4" w:rsidP="00042BE4">
      <w:pPr>
        <w:spacing w:before="89"/>
        <w:rPr>
          <w:w w:val="95"/>
          <w:sz w:val="24"/>
          <w:szCs w:val="24"/>
        </w:rPr>
      </w:pPr>
    </w:p>
    <w:p w14:paraId="4F1498D9" w14:textId="1AEB56A7"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5" w:history="1">
        <w:r w:rsidRPr="00226A4E">
          <w:rPr>
            <w:rStyle w:val="Hyperlink"/>
            <w:w w:val="95"/>
            <w:sz w:val="24"/>
            <w:szCs w:val="24"/>
          </w:rPr>
          <w:t>executivedirector@kenaiwatershed.org</w:t>
        </w:r>
      </w:hyperlink>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77777777" w:rsidR="00500CEC" w:rsidRPr="00226A4E" w:rsidRDefault="00500CEC" w:rsidP="00500CEC">
      <w:pPr>
        <w:tabs>
          <w:tab w:val="left" w:pos="4603"/>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48CCECDA" w14:textId="7CD0B96B" w:rsidR="00042BE4" w:rsidRDefault="00042BE4" w:rsidP="00500CEC">
      <w:pPr>
        <w:spacing w:before="89"/>
        <w:rPr>
          <w:b/>
          <w:w w:val="95"/>
          <w:sz w:val="24"/>
          <w:szCs w:val="24"/>
        </w:rPr>
      </w:pPr>
      <w:r w:rsidRPr="00226A4E">
        <w:rPr>
          <w:b/>
          <w:w w:val="95"/>
          <w:sz w:val="24"/>
          <w:szCs w:val="24"/>
        </w:rPr>
        <w:t xml:space="preserve">Email: </w:t>
      </w:r>
      <w:hyperlink r:id="rId16" w:history="1">
        <w:r w:rsidRPr="0019723B">
          <w:rPr>
            <w:rStyle w:val="Hyperlink"/>
            <w:w w:val="95"/>
            <w:sz w:val="24"/>
            <w:szCs w:val="24"/>
          </w:rPr>
          <w:t>fields.cindy@epa.gov</w:t>
        </w:r>
      </w:hyperlink>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4" w:name="QAPP-Kenai_River_Watershed_ZnCu_2020_042"/>
      <w:bookmarkEnd w:id="14"/>
      <w:r w:rsidR="008E4680" w:rsidRPr="00226A4E">
        <w:rPr>
          <w:sz w:val="24"/>
          <w:szCs w:val="24"/>
        </w:rPr>
        <w:t>Signature</w:t>
      </w:r>
      <w:r w:rsidR="008E4680" w:rsidRPr="0019723B">
        <w:rPr>
          <w:sz w:val="24"/>
          <w:szCs w:val="24"/>
        </w:rPr>
        <w:t xml:space="preserve">: </w:t>
      </w:r>
      <w:r w:rsidR="008E4680" w:rsidRPr="0019723B">
        <w:rPr>
          <w:spacing w:val="21"/>
          <w:sz w:val="24"/>
          <w:szCs w:val="24"/>
        </w:rPr>
        <w:t xml:space="preserve"> </w:t>
      </w:r>
      <w:r w:rsidR="0019723B" w:rsidRPr="0019723B">
        <w:rPr>
          <w:sz w:val="24"/>
          <w:szCs w:val="24"/>
        </w:rPr>
        <w:t xml:space="preserve">   </w:t>
      </w:r>
      <w:r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79451EF7" w14:textId="4B956723" w:rsidR="008201A7" w:rsidRPr="0019723B" w:rsidRDefault="008201A7" w:rsidP="0019723B">
      <w:pPr>
        <w:spacing w:before="90" w:line="259" w:lineRule="auto"/>
        <w:ind w:right="555"/>
        <w:rPr>
          <w:w w:val="95"/>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7" w:history="1">
        <w:r w:rsidRPr="0019723B">
          <w:rPr>
            <w:rStyle w:val="Hyperlink"/>
            <w:w w:val="95"/>
            <w:sz w:val="24"/>
            <w:szCs w:val="24"/>
          </w:rPr>
          <w:t>brown.katherine@epa.gov</w:t>
        </w:r>
      </w:hyperlink>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p>
    <w:p w14:paraId="5C8BDD90" w14:textId="77777777" w:rsidR="008201A7" w:rsidRPr="00226A4E" w:rsidRDefault="008201A7" w:rsidP="008201A7">
      <w:pPr>
        <w:spacing w:before="89"/>
        <w:rPr>
          <w:w w:val="95"/>
          <w:sz w:val="24"/>
          <w:szCs w:val="24"/>
        </w:rPr>
      </w:pPr>
    </w:p>
    <w:p w14:paraId="45932FA1" w14:textId="77777777" w:rsidR="00042BE4" w:rsidRPr="00226A4E" w:rsidRDefault="00042BE4" w:rsidP="00042BE4">
      <w:pPr>
        <w:rPr>
          <w:sz w:val="24"/>
          <w:szCs w:val="24"/>
        </w:rPr>
      </w:pPr>
    </w:p>
    <w:p w14:paraId="3A970589" w14:textId="77777777" w:rsidR="00042BE4" w:rsidRPr="00226A4E" w:rsidRDefault="00042BE4" w:rsidP="00042BE4">
      <w:pPr>
        <w:rPr>
          <w:sz w:val="24"/>
          <w:szCs w:val="24"/>
        </w:rPr>
      </w:pPr>
    </w:p>
    <w:p w14:paraId="3FC530BE" w14:textId="77777777" w:rsidR="0019723B" w:rsidRDefault="0019723B" w:rsidP="00042BE4"/>
    <w:p w14:paraId="0065373C" w14:textId="77777777" w:rsidR="0019723B" w:rsidRDefault="0019723B" w:rsidP="00042BE4"/>
    <w:p w14:paraId="5D085225" w14:textId="5606037C" w:rsidR="00042BE4" w:rsidRDefault="0019723B" w:rsidP="0019723B">
      <w:pPr>
        <w:pStyle w:val="Heading1"/>
        <w:ind w:left="0"/>
        <w:rPr>
          <w:ins w:id="15" w:author="Benjamin Meyer" w:date="2023-04-18T10:26:00Z"/>
        </w:rPr>
      </w:pPr>
      <w:bookmarkStart w:id="16" w:name="_Toc133754231"/>
      <w:r>
        <w:lastRenderedPageBreak/>
        <w:t>A2. Contents</w:t>
      </w:r>
      <w:bookmarkEnd w:id="16"/>
    </w:p>
    <w:customXmlInsRangeStart w:id="17" w:author="Benjamin Meyer" w:date="2023-04-18T10:26:00Z"/>
    <w:sdt>
      <w:sdtPr>
        <w:rPr>
          <w:b w:val="0"/>
          <w:bCs w:val="0"/>
          <w:sz w:val="22"/>
          <w:szCs w:val="22"/>
          <w:u w:val="single"/>
        </w:rPr>
        <w:id w:val="910664123"/>
        <w:docPartObj>
          <w:docPartGallery w:val="Table of Contents"/>
          <w:docPartUnique/>
        </w:docPartObj>
      </w:sdtPr>
      <w:sdtEndPr>
        <w:rPr>
          <w:noProof/>
        </w:rPr>
      </w:sdtEndPr>
      <w:sdtContent>
        <w:customXmlInsRangeEnd w:id="17"/>
        <w:p w14:paraId="2E4FAD46" w14:textId="6F997016" w:rsidR="008E4680" w:rsidRPr="0019723B" w:rsidRDefault="008E4680" w:rsidP="00500CEC">
          <w:pPr>
            <w:pStyle w:val="Heading1"/>
            <w:ind w:left="0"/>
          </w:pPr>
        </w:p>
        <w:customXmlDelRangeStart w:id="18" w:author="Benjamin Meyer" w:date="2023-04-18T10:26:00Z"/>
        <w:sdt>
          <w:sdtPr>
            <w:id w:val="1596047573"/>
            <w:docPartObj>
              <w:docPartGallery w:val="Table of Contents"/>
              <w:docPartUnique/>
            </w:docPartObj>
          </w:sdtPr>
          <w:sdtEndPr>
            <w:rPr>
              <w:b/>
              <w:bCs/>
              <w:noProof/>
            </w:rPr>
          </w:sdtEndPr>
          <w:sdtContent>
            <w:customXmlDelRangeEnd w:id="18"/>
            <w:commentRangeStart w:id="19" w:displacedByCustomXml="prev"/>
            <w:p w14:paraId="18A94BE2" w14:textId="631EA852" w:rsidR="00641F83" w:rsidRPr="00641F83" w:rsidRDefault="008E4680" w:rsidP="00641F83">
              <w:pPr>
                <w:pStyle w:val="TOC1"/>
                <w:tabs>
                  <w:tab w:val="right" w:leader="dot" w:pos="9350"/>
                </w:tabs>
                <w:ind w:left="0"/>
                <w:rPr>
                  <w:rFonts w:asciiTheme="minorHAnsi" w:eastAsiaTheme="minorEastAsia" w:hAnsiTheme="minorHAnsi" w:cstheme="minorBidi"/>
                  <w:noProof/>
                </w:rPr>
              </w:pPr>
              <w:r w:rsidRPr="00641F83">
                <w:fldChar w:fldCharType="begin"/>
              </w:r>
              <w:r w:rsidRPr="00641F83">
                <w:instrText xml:space="preserve"> TOC \o "1-3" \h \z \u </w:instrText>
              </w:r>
              <w:r w:rsidRPr="00641F83">
                <w:fldChar w:fldCharType="separate"/>
              </w:r>
              <w:hyperlink w:anchor="_Toc133754230" w:history="1">
                <w:r w:rsidR="00641F83" w:rsidRPr="00641F83">
                  <w:rPr>
                    <w:rStyle w:val="Hyperlink"/>
                    <w:noProof/>
                  </w:rPr>
                  <w:t>Al. Title and Approval Page</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_Toc133754230 \h </w:instrText>
                </w:r>
                <w:r w:rsidR="00641F83" w:rsidRPr="00641F83">
                  <w:rPr>
                    <w:noProof/>
                    <w:webHidden/>
                  </w:rPr>
                </w:r>
                <w:r w:rsidR="00641F83" w:rsidRPr="00641F83">
                  <w:rPr>
                    <w:noProof/>
                    <w:webHidden/>
                  </w:rPr>
                  <w:fldChar w:fldCharType="separate"/>
                </w:r>
                <w:r w:rsidR="005935B5">
                  <w:rPr>
                    <w:noProof/>
                    <w:webHidden/>
                  </w:rPr>
                  <w:t>2</w:t>
                </w:r>
                <w:r w:rsidR="00641F83" w:rsidRPr="00641F83">
                  <w:rPr>
                    <w:noProof/>
                    <w:webHidden/>
                  </w:rPr>
                  <w:fldChar w:fldCharType="end"/>
                </w:r>
              </w:hyperlink>
            </w:p>
            <w:p w14:paraId="31D0D7C6" w14:textId="7D69FBF2" w:rsidR="00641F83" w:rsidRPr="00641F83" w:rsidRDefault="00641F83" w:rsidP="00641F83">
              <w:pPr>
                <w:pStyle w:val="TOC1"/>
                <w:tabs>
                  <w:tab w:val="right" w:leader="dot" w:pos="9350"/>
                </w:tabs>
                <w:ind w:left="0"/>
                <w:rPr>
                  <w:rFonts w:asciiTheme="minorHAnsi" w:eastAsiaTheme="minorEastAsia" w:hAnsiTheme="minorHAnsi" w:cstheme="minorBidi"/>
                  <w:noProof/>
                </w:rPr>
              </w:pPr>
              <w:hyperlink w:anchor="_Toc133754231" w:history="1">
                <w:r w:rsidRPr="00641F83">
                  <w:rPr>
                    <w:rStyle w:val="Hyperlink"/>
                    <w:noProof/>
                  </w:rPr>
                  <w:t>A2. Contents</w:t>
                </w:r>
                <w:r w:rsidRPr="00641F83">
                  <w:rPr>
                    <w:noProof/>
                    <w:webHidden/>
                  </w:rPr>
                  <w:tab/>
                </w:r>
                <w:r w:rsidRPr="00641F83">
                  <w:rPr>
                    <w:noProof/>
                    <w:webHidden/>
                  </w:rPr>
                  <w:fldChar w:fldCharType="begin"/>
                </w:r>
                <w:r w:rsidRPr="00641F83">
                  <w:rPr>
                    <w:noProof/>
                    <w:webHidden/>
                  </w:rPr>
                  <w:instrText xml:space="preserve"> PAGEREF _Toc133754231 \h </w:instrText>
                </w:r>
                <w:r w:rsidRPr="00641F83">
                  <w:rPr>
                    <w:noProof/>
                    <w:webHidden/>
                  </w:rPr>
                </w:r>
                <w:r w:rsidRPr="00641F83">
                  <w:rPr>
                    <w:noProof/>
                    <w:webHidden/>
                  </w:rPr>
                  <w:fldChar w:fldCharType="separate"/>
                </w:r>
                <w:r w:rsidR="005935B5">
                  <w:rPr>
                    <w:noProof/>
                    <w:webHidden/>
                  </w:rPr>
                  <w:t>3</w:t>
                </w:r>
                <w:r w:rsidRPr="00641F83">
                  <w:rPr>
                    <w:noProof/>
                    <w:webHidden/>
                  </w:rPr>
                  <w:fldChar w:fldCharType="end"/>
                </w:r>
              </w:hyperlink>
            </w:p>
            <w:p w14:paraId="33F28306" w14:textId="49B63F13" w:rsidR="00641F83" w:rsidRPr="00641F83" w:rsidRDefault="00641F83" w:rsidP="00641F83">
              <w:pPr>
                <w:pStyle w:val="TOC1"/>
                <w:tabs>
                  <w:tab w:val="right" w:leader="dot" w:pos="9350"/>
                </w:tabs>
                <w:ind w:left="0"/>
                <w:rPr>
                  <w:rFonts w:asciiTheme="minorHAnsi" w:eastAsiaTheme="minorEastAsia" w:hAnsiTheme="minorHAnsi" w:cstheme="minorBidi"/>
                  <w:noProof/>
                </w:rPr>
              </w:pPr>
              <w:hyperlink w:anchor="_Toc133754232" w:history="1">
                <w:r w:rsidRPr="00641F83">
                  <w:rPr>
                    <w:rStyle w:val="Hyperlink"/>
                    <w:noProof/>
                  </w:rPr>
                  <w:t>A3. Acronyms</w:t>
                </w:r>
                <w:r w:rsidRPr="00641F83">
                  <w:rPr>
                    <w:noProof/>
                    <w:webHidden/>
                  </w:rPr>
                  <w:tab/>
                </w:r>
                <w:r w:rsidRPr="00641F83">
                  <w:rPr>
                    <w:noProof/>
                    <w:webHidden/>
                  </w:rPr>
                  <w:fldChar w:fldCharType="begin"/>
                </w:r>
                <w:r w:rsidRPr="00641F83">
                  <w:rPr>
                    <w:noProof/>
                    <w:webHidden/>
                  </w:rPr>
                  <w:instrText xml:space="preserve"> PAGEREF _Toc133754232 \h </w:instrText>
                </w:r>
                <w:r w:rsidRPr="00641F83">
                  <w:rPr>
                    <w:noProof/>
                    <w:webHidden/>
                  </w:rPr>
                </w:r>
                <w:r w:rsidRPr="00641F83">
                  <w:rPr>
                    <w:noProof/>
                    <w:webHidden/>
                  </w:rPr>
                  <w:fldChar w:fldCharType="separate"/>
                </w:r>
                <w:r w:rsidR="005935B5">
                  <w:rPr>
                    <w:noProof/>
                    <w:webHidden/>
                  </w:rPr>
                  <w:t>5</w:t>
                </w:r>
                <w:r w:rsidRPr="00641F83">
                  <w:rPr>
                    <w:noProof/>
                    <w:webHidden/>
                  </w:rPr>
                  <w:fldChar w:fldCharType="end"/>
                </w:r>
              </w:hyperlink>
            </w:p>
            <w:p w14:paraId="79994A94" w14:textId="3081DB9B" w:rsidR="00641F83" w:rsidRPr="00641F83" w:rsidRDefault="00641F83" w:rsidP="00641F83">
              <w:pPr>
                <w:pStyle w:val="TOC2"/>
                <w:rPr>
                  <w:rFonts w:asciiTheme="minorHAnsi" w:eastAsiaTheme="minorEastAsia" w:hAnsiTheme="minorHAnsi" w:cstheme="minorBidi"/>
                  <w:noProof/>
                  <w:sz w:val="24"/>
                  <w:szCs w:val="24"/>
                </w:rPr>
              </w:pPr>
              <w:hyperlink w:anchor="_Toc133754233" w:history="1">
                <w:r w:rsidRPr="00641F83">
                  <w:rPr>
                    <w:rStyle w:val="Hyperlink"/>
                    <w:noProof/>
                    <w:sz w:val="24"/>
                    <w:szCs w:val="24"/>
                  </w:rPr>
                  <w:t>Acknowledgements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_Toc133754233 \h </w:instrText>
                </w:r>
                <w:r w:rsidRPr="00641F83">
                  <w:rPr>
                    <w:noProof/>
                    <w:webHidden/>
                    <w:sz w:val="24"/>
                    <w:szCs w:val="24"/>
                  </w:rPr>
                </w:r>
                <w:r w:rsidRPr="00641F83">
                  <w:rPr>
                    <w:noProof/>
                    <w:webHidden/>
                    <w:sz w:val="24"/>
                    <w:szCs w:val="24"/>
                  </w:rPr>
                  <w:fldChar w:fldCharType="separate"/>
                </w:r>
                <w:r w:rsidR="005935B5">
                  <w:rPr>
                    <w:noProof/>
                    <w:webHidden/>
                    <w:sz w:val="24"/>
                    <w:szCs w:val="24"/>
                  </w:rPr>
                  <w:t>6</w:t>
                </w:r>
                <w:r w:rsidRPr="00641F83">
                  <w:rPr>
                    <w:noProof/>
                    <w:webHidden/>
                    <w:sz w:val="24"/>
                    <w:szCs w:val="24"/>
                  </w:rPr>
                  <w:fldChar w:fldCharType="end"/>
                </w:r>
              </w:hyperlink>
            </w:p>
            <w:p w14:paraId="08CF01F6" w14:textId="2734EF3E" w:rsidR="00641F83" w:rsidRPr="00641F83" w:rsidRDefault="00641F83" w:rsidP="00641F83">
              <w:pPr>
                <w:pStyle w:val="TOC1"/>
                <w:tabs>
                  <w:tab w:val="right" w:leader="dot" w:pos="9350"/>
                </w:tabs>
                <w:ind w:left="0"/>
                <w:rPr>
                  <w:rFonts w:asciiTheme="minorHAnsi" w:eastAsiaTheme="minorEastAsia" w:hAnsiTheme="minorHAnsi" w:cstheme="minorBidi"/>
                  <w:noProof/>
                </w:rPr>
              </w:pPr>
              <w:hyperlink w:anchor="_Toc133754234" w:history="1">
                <w:r w:rsidRPr="00641F83">
                  <w:rPr>
                    <w:rStyle w:val="Hyperlink"/>
                    <w:noProof/>
                  </w:rPr>
                  <w:t>A</w:t>
                </w:r>
                <w:r w:rsidR="005935B5">
                  <w:rPr>
                    <w:rStyle w:val="Hyperlink"/>
                    <w:noProof/>
                  </w:rPr>
                  <w:t>4</w:t>
                </w:r>
                <w:r w:rsidRPr="00641F83">
                  <w:rPr>
                    <w:rStyle w:val="Hyperlink"/>
                    <w:noProof/>
                  </w:rPr>
                  <w:t>. Distribution List</w:t>
                </w:r>
                <w:r w:rsidRPr="00641F83">
                  <w:rPr>
                    <w:noProof/>
                    <w:webHidden/>
                  </w:rPr>
                  <w:tab/>
                </w:r>
                <w:r w:rsidRPr="00641F83">
                  <w:rPr>
                    <w:noProof/>
                    <w:webHidden/>
                  </w:rPr>
                  <w:fldChar w:fldCharType="begin"/>
                </w:r>
                <w:r w:rsidRPr="00641F83">
                  <w:rPr>
                    <w:noProof/>
                    <w:webHidden/>
                  </w:rPr>
                  <w:instrText xml:space="preserve"> PAGEREF _Toc133754234 \h </w:instrText>
                </w:r>
                <w:r w:rsidRPr="00641F83">
                  <w:rPr>
                    <w:noProof/>
                    <w:webHidden/>
                  </w:rPr>
                </w:r>
                <w:r w:rsidRPr="00641F83">
                  <w:rPr>
                    <w:noProof/>
                    <w:webHidden/>
                  </w:rPr>
                  <w:fldChar w:fldCharType="separate"/>
                </w:r>
                <w:r w:rsidR="005935B5">
                  <w:rPr>
                    <w:noProof/>
                    <w:webHidden/>
                  </w:rPr>
                  <w:t>7</w:t>
                </w:r>
                <w:r w:rsidRPr="00641F83">
                  <w:rPr>
                    <w:noProof/>
                    <w:webHidden/>
                  </w:rPr>
                  <w:fldChar w:fldCharType="end"/>
                </w:r>
              </w:hyperlink>
            </w:p>
            <w:p w14:paraId="088AE6F4" w14:textId="6872541D" w:rsidR="00641F83" w:rsidRPr="00641F83" w:rsidRDefault="00641F83" w:rsidP="00641F83">
              <w:pPr>
                <w:pStyle w:val="TOC2"/>
                <w:rPr>
                  <w:rFonts w:asciiTheme="minorHAnsi" w:eastAsiaTheme="minorEastAsia" w:hAnsiTheme="minorHAnsi" w:cstheme="minorBidi"/>
                  <w:noProof/>
                  <w:sz w:val="24"/>
                  <w:szCs w:val="24"/>
                </w:rPr>
              </w:pPr>
              <w:hyperlink w:anchor="_Toc133754235" w:history="1">
                <w:r w:rsidRPr="00641F83">
                  <w:rPr>
                    <w:rStyle w:val="Hyperlink"/>
                    <w:noProof/>
                    <w:sz w:val="24"/>
                    <w:szCs w:val="24"/>
                  </w:rPr>
                  <w:t>A5. Problem Definition/Background and Project Objectives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_Toc133754235 \h </w:instrText>
                </w:r>
                <w:r w:rsidRPr="00641F83">
                  <w:rPr>
                    <w:noProof/>
                    <w:webHidden/>
                    <w:sz w:val="24"/>
                    <w:szCs w:val="24"/>
                  </w:rPr>
                </w:r>
                <w:r w:rsidRPr="00641F83">
                  <w:rPr>
                    <w:noProof/>
                    <w:webHidden/>
                    <w:sz w:val="24"/>
                    <w:szCs w:val="24"/>
                  </w:rPr>
                  <w:fldChar w:fldCharType="separate"/>
                </w:r>
                <w:r w:rsidR="005935B5">
                  <w:rPr>
                    <w:noProof/>
                    <w:webHidden/>
                    <w:sz w:val="24"/>
                    <w:szCs w:val="24"/>
                  </w:rPr>
                  <w:t>11</w:t>
                </w:r>
                <w:r w:rsidRPr="00641F83">
                  <w:rPr>
                    <w:noProof/>
                    <w:webHidden/>
                    <w:sz w:val="24"/>
                    <w:szCs w:val="24"/>
                  </w:rPr>
                  <w:fldChar w:fldCharType="end"/>
                </w:r>
              </w:hyperlink>
            </w:p>
            <w:p w14:paraId="04A4FE19" w14:textId="163EC39D" w:rsidR="00641F83" w:rsidRPr="00641F83" w:rsidRDefault="00641F83" w:rsidP="00641F83">
              <w:pPr>
                <w:pStyle w:val="TOC2"/>
                <w:rPr>
                  <w:rFonts w:asciiTheme="minorHAnsi" w:eastAsiaTheme="minorEastAsia" w:hAnsiTheme="minorHAnsi" w:cstheme="minorBidi"/>
                  <w:noProof/>
                  <w:sz w:val="24"/>
                  <w:szCs w:val="24"/>
                </w:rPr>
              </w:pPr>
              <w:hyperlink w:anchor="_Toc133754236" w:history="1">
                <w:r w:rsidRPr="00641F83">
                  <w:rPr>
                    <w:rStyle w:val="Hyperlink"/>
                    <w:noProof/>
                    <w:sz w:val="24"/>
                    <w:szCs w:val="24"/>
                  </w:rPr>
                  <w:t>A6. Project / Task Description</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_Toc133754236 \h </w:instrText>
                </w:r>
                <w:r w:rsidRPr="00641F83">
                  <w:rPr>
                    <w:noProof/>
                    <w:webHidden/>
                    <w:sz w:val="24"/>
                    <w:szCs w:val="24"/>
                  </w:rPr>
                </w:r>
                <w:r w:rsidRPr="00641F83">
                  <w:rPr>
                    <w:noProof/>
                    <w:webHidden/>
                    <w:sz w:val="24"/>
                    <w:szCs w:val="24"/>
                  </w:rPr>
                  <w:fldChar w:fldCharType="separate"/>
                </w:r>
                <w:r w:rsidR="005935B5">
                  <w:rPr>
                    <w:noProof/>
                    <w:webHidden/>
                    <w:sz w:val="24"/>
                    <w:szCs w:val="24"/>
                  </w:rPr>
                  <w:t>11</w:t>
                </w:r>
                <w:r w:rsidRPr="00641F83">
                  <w:rPr>
                    <w:noProof/>
                    <w:webHidden/>
                    <w:sz w:val="24"/>
                    <w:szCs w:val="24"/>
                  </w:rPr>
                  <w:fldChar w:fldCharType="end"/>
                </w:r>
              </w:hyperlink>
            </w:p>
            <w:p w14:paraId="48B4BA95" w14:textId="242908FC" w:rsidR="00641F83" w:rsidRPr="00641F83" w:rsidRDefault="00641F83" w:rsidP="00641F83">
              <w:pPr>
                <w:pStyle w:val="TOC2"/>
                <w:tabs>
                  <w:tab w:val="left" w:pos="660"/>
                </w:tabs>
                <w:rPr>
                  <w:rFonts w:asciiTheme="minorHAnsi" w:eastAsiaTheme="minorEastAsia" w:hAnsiTheme="minorHAnsi" w:cstheme="minorBidi"/>
                  <w:noProof/>
                  <w:sz w:val="24"/>
                  <w:szCs w:val="24"/>
                </w:rPr>
              </w:pPr>
              <w:hyperlink w:anchor="_Toc133754240" w:history="1">
                <w:r w:rsidRPr="00641F83">
                  <w:rPr>
                    <w:rStyle w:val="Hyperlink"/>
                    <w:noProof/>
                    <w:sz w:val="24"/>
                    <w:szCs w:val="24"/>
                  </w:rPr>
                  <w:t>A7.</w:t>
                </w:r>
                <w:r>
                  <w:rPr>
                    <w:rFonts w:asciiTheme="minorHAnsi" w:eastAsiaTheme="minorEastAsia" w:hAnsiTheme="minorHAnsi" w:cstheme="minorBidi"/>
                    <w:noProof/>
                    <w:sz w:val="24"/>
                    <w:szCs w:val="24"/>
                  </w:rPr>
                  <w:t xml:space="preserve"> </w:t>
                </w:r>
                <w:r w:rsidRPr="00641F83">
                  <w:rPr>
                    <w:rStyle w:val="Hyperlink"/>
                    <w:noProof/>
                    <w:sz w:val="24"/>
                    <w:szCs w:val="24"/>
                  </w:rPr>
                  <w:t>Quality Objectives and Criteria for Measurement of</w:t>
                </w:r>
                <w:r w:rsidRPr="00641F83">
                  <w:rPr>
                    <w:rStyle w:val="Hyperlink"/>
                    <w:noProof/>
                    <w:spacing w:val="-8"/>
                    <w:sz w:val="24"/>
                    <w:szCs w:val="24"/>
                  </w:rPr>
                  <w:t xml:space="preserve"> </w:t>
                </w:r>
                <w:r w:rsidRPr="00641F83">
                  <w:rPr>
                    <w:rStyle w:val="Hyperlink"/>
                    <w:noProof/>
                    <w:sz w:val="24"/>
                    <w:szCs w:val="24"/>
                  </w:rPr>
                  <w:t>Data</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_Toc133754240 \h </w:instrText>
                </w:r>
                <w:r w:rsidRPr="00641F83">
                  <w:rPr>
                    <w:noProof/>
                    <w:webHidden/>
                    <w:sz w:val="24"/>
                    <w:szCs w:val="24"/>
                  </w:rPr>
                </w:r>
                <w:r w:rsidRPr="00641F83">
                  <w:rPr>
                    <w:noProof/>
                    <w:webHidden/>
                    <w:sz w:val="24"/>
                    <w:szCs w:val="24"/>
                  </w:rPr>
                  <w:fldChar w:fldCharType="separate"/>
                </w:r>
                <w:r w:rsidR="005935B5">
                  <w:rPr>
                    <w:noProof/>
                    <w:webHidden/>
                    <w:sz w:val="24"/>
                    <w:szCs w:val="24"/>
                  </w:rPr>
                  <w:t>14</w:t>
                </w:r>
                <w:r w:rsidRPr="00641F83">
                  <w:rPr>
                    <w:noProof/>
                    <w:webHidden/>
                    <w:sz w:val="24"/>
                    <w:szCs w:val="24"/>
                  </w:rPr>
                  <w:fldChar w:fldCharType="end"/>
                </w:r>
              </w:hyperlink>
            </w:p>
            <w:p w14:paraId="77193332" w14:textId="219778BA" w:rsidR="00641F83" w:rsidRPr="00641F83" w:rsidRDefault="00641F83" w:rsidP="00641F83">
              <w:pPr>
                <w:pStyle w:val="TOC1"/>
                <w:tabs>
                  <w:tab w:val="right" w:leader="dot" w:pos="9350"/>
                </w:tabs>
                <w:ind w:left="0"/>
                <w:rPr>
                  <w:noProof/>
                  <w:color w:val="0563C1" w:themeColor="hyperlink"/>
                  <w:u w:val="single"/>
                </w:rPr>
              </w:pPr>
              <w:hyperlink w:anchor="_Toc133754241" w:history="1">
                <w:r w:rsidRPr="00641F83">
                  <w:rPr>
                    <w:rStyle w:val="Hyperlink"/>
                    <w:noProof/>
                  </w:rPr>
                  <w:t>A8. Training</w:t>
                </w:r>
                <w:r w:rsidRPr="00641F83">
                  <w:rPr>
                    <w:rStyle w:val="Hyperlink"/>
                    <w:noProof/>
                    <w:spacing w:val="-1"/>
                  </w:rPr>
                  <w:t xml:space="preserve"> </w:t>
                </w:r>
                <w:r w:rsidRPr="00641F83">
                  <w:rPr>
                    <w:rStyle w:val="Hyperlink"/>
                    <w:noProof/>
                  </w:rPr>
                  <w:t>Requirements</w:t>
                </w:r>
                <w:r w:rsidRPr="00641F83">
                  <w:rPr>
                    <w:noProof/>
                    <w:webHidden/>
                  </w:rPr>
                  <w:tab/>
                </w:r>
                <w:r w:rsidRPr="00641F83">
                  <w:rPr>
                    <w:noProof/>
                    <w:webHidden/>
                  </w:rPr>
                  <w:fldChar w:fldCharType="begin"/>
                </w:r>
                <w:r w:rsidRPr="00641F83">
                  <w:rPr>
                    <w:noProof/>
                    <w:webHidden/>
                  </w:rPr>
                  <w:instrText xml:space="preserve"> PAGEREF _Toc133754241 \h </w:instrText>
                </w:r>
                <w:r w:rsidRPr="00641F83">
                  <w:rPr>
                    <w:noProof/>
                    <w:webHidden/>
                  </w:rPr>
                </w:r>
                <w:r w:rsidRPr="00641F83">
                  <w:rPr>
                    <w:noProof/>
                    <w:webHidden/>
                  </w:rPr>
                  <w:fldChar w:fldCharType="separate"/>
                </w:r>
                <w:r w:rsidR="005935B5">
                  <w:rPr>
                    <w:noProof/>
                    <w:webHidden/>
                  </w:rPr>
                  <w:t>24</w:t>
                </w:r>
                <w:r w:rsidRPr="00641F83">
                  <w:rPr>
                    <w:noProof/>
                    <w:webHidden/>
                  </w:rPr>
                  <w:fldChar w:fldCharType="end"/>
                </w:r>
              </w:hyperlink>
              <w:r>
                <w:rPr>
                  <w:rStyle w:val="Hyperlink"/>
                  <w:noProof/>
                </w:rPr>
                <w:br/>
              </w:r>
              <w:hyperlink w:anchor="_Toc133754242" w:history="1">
                <w:r w:rsidRPr="00641F83">
                  <w:rPr>
                    <w:rStyle w:val="Hyperlink"/>
                    <w:noProof/>
                  </w:rPr>
                  <w:t>A9. Documentation and</w:t>
                </w:r>
                <w:r w:rsidRPr="00641F83">
                  <w:rPr>
                    <w:rStyle w:val="Hyperlink"/>
                    <w:noProof/>
                    <w:spacing w:val="-2"/>
                  </w:rPr>
                  <w:t xml:space="preserve"> </w:t>
                </w:r>
                <w:r w:rsidRPr="00641F83">
                  <w:rPr>
                    <w:rStyle w:val="Hyperlink"/>
                    <w:noProof/>
                  </w:rPr>
                  <w:t>Records</w:t>
                </w:r>
                <w:r w:rsidRPr="00641F83">
                  <w:rPr>
                    <w:noProof/>
                    <w:webHidden/>
                  </w:rPr>
                  <w:tab/>
                </w:r>
                <w:r w:rsidRPr="00641F83">
                  <w:rPr>
                    <w:noProof/>
                    <w:webHidden/>
                  </w:rPr>
                  <w:fldChar w:fldCharType="begin"/>
                </w:r>
                <w:r w:rsidRPr="00641F83">
                  <w:rPr>
                    <w:noProof/>
                    <w:webHidden/>
                  </w:rPr>
                  <w:instrText xml:space="preserve"> PAGEREF _Toc133754242 \h </w:instrText>
                </w:r>
                <w:r w:rsidRPr="00641F83">
                  <w:rPr>
                    <w:noProof/>
                    <w:webHidden/>
                  </w:rPr>
                </w:r>
                <w:r w:rsidRPr="00641F83">
                  <w:rPr>
                    <w:noProof/>
                    <w:webHidden/>
                  </w:rPr>
                  <w:fldChar w:fldCharType="separate"/>
                </w:r>
                <w:r w:rsidR="005935B5">
                  <w:rPr>
                    <w:noProof/>
                    <w:webHidden/>
                  </w:rPr>
                  <w:t>24</w:t>
                </w:r>
                <w:r w:rsidRPr="00641F83">
                  <w:rPr>
                    <w:noProof/>
                    <w:webHidden/>
                  </w:rPr>
                  <w:fldChar w:fldCharType="end"/>
                </w:r>
              </w:hyperlink>
            </w:p>
            <w:p w14:paraId="26773B7C" w14:textId="3A489B5A" w:rsidR="00641F83" w:rsidRPr="00641F83" w:rsidRDefault="00641F83" w:rsidP="00641F83">
              <w:pPr>
                <w:pStyle w:val="TOC2"/>
                <w:rPr>
                  <w:rFonts w:asciiTheme="minorHAnsi" w:eastAsiaTheme="minorEastAsia" w:hAnsiTheme="minorHAnsi" w:cstheme="minorBidi"/>
                  <w:noProof/>
                  <w:sz w:val="24"/>
                  <w:szCs w:val="24"/>
                </w:rPr>
              </w:pPr>
              <w:hyperlink w:anchor="_Toc133754243" w:history="1">
                <w:r w:rsidRPr="00641F83">
                  <w:rPr>
                    <w:rStyle w:val="Hyperlink"/>
                    <w:noProof/>
                    <w:sz w:val="24"/>
                    <w:szCs w:val="24"/>
                  </w:rPr>
                  <w:t>B1. Sampling Process</w:t>
                </w:r>
                <w:r w:rsidRPr="00641F83">
                  <w:rPr>
                    <w:rStyle w:val="Hyperlink"/>
                    <w:noProof/>
                    <w:spacing w:val="-2"/>
                    <w:sz w:val="24"/>
                    <w:szCs w:val="24"/>
                  </w:rPr>
                  <w:t xml:space="preserve"> </w:t>
                </w:r>
                <w:r w:rsidRPr="00641F83">
                  <w:rPr>
                    <w:rStyle w:val="Hyperlink"/>
                    <w:noProof/>
                    <w:sz w:val="24"/>
                    <w:szCs w:val="24"/>
                  </w:rPr>
                  <w:t>Design</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_Toc133754243 \h </w:instrText>
                </w:r>
                <w:r w:rsidRPr="00641F83">
                  <w:rPr>
                    <w:noProof/>
                    <w:webHidden/>
                    <w:sz w:val="24"/>
                    <w:szCs w:val="24"/>
                  </w:rPr>
                </w:r>
                <w:r w:rsidRPr="00641F83">
                  <w:rPr>
                    <w:noProof/>
                    <w:webHidden/>
                    <w:sz w:val="24"/>
                    <w:szCs w:val="24"/>
                  </w:rPr>
                  <w:fldChar w:fldCharType="separate"/>
                </w:r>
                <w:r w:rsidR="005935B5">
                  <w:rPr>
                    <w:noProof/>
                    <w:webHidden/>
                    <w:sz w:val="24"/>
                    <w:szCs w:val="24"/>
                  </w:rPr>
                  <w:t>25</w:t>
                </w:r>
                <w:r w:rsidRPr="00641F83">
                  <w:rPr>
                    <w:noProof/>
                    <w:webHidden/>
                    <w:sz w:val="24"/>
                    <w:szCs w:val="24"/>
                  </w:rPr>
                  <w:fldChar w:fldCharType="end"/>
                </w:r>
              </w:hyperlink>
            </w:p>
            <w:p w14:paraId="4731C3BC" w14:textId="5C8E8578" w:rsidR="00641F83" w:rsidRPr="00641F83" w:rsidRDefault="00641F83" w:rsidP="00641F83">
              <w:pPr>
                <w:pStyle w:val="TOC2"/>
                <w:rPr>
                  <w:rFonts w:asciiTheme="minorHAnsi" w:eastAsiaTheme="minorEastAsia" w:hAnsiTheme="minorHAnsi" w:cstheme="minorBidi"/>
                  <w:noProof/>
                  <w:sz w:val="24"/>
                  <w:szCs w:val="24"/>
                </w:rPr>
              </w:pPr>
              <w:hyperlink w:anchor="_Toc133754245" w:history="1">
                <w:r w:rsidRPr="00641F83">
                  <w:rPr>
                    <w:rStyle w:val="Hyperlink"/>
                    <w:noProof/>
                    <w:sz w:val="24"/>
                    <w:szCs w:val="24"/>
                  </w:rPr>
                  <w:t>B2. Sampling Methods</w:t>
                </w:r>
                <w:r w:rsidRPr="00641F83">
                  <w:rPr>
                    <w:rStyle w:val="Hyperlink"/>
                    <w:noProof/>
                    <w:spacing w:val="-2"/>
                    <w:sz w:val="24"/>
                    <w:szCs w:val="24"/>
                  </w:rPr>
                  <w:t xml:space="preserve"> </w:t>
                </w:r>
                <w:r w:rsidRPr="00641F83">
                  <w:rPr>
                    <w:rStyle w:val="Hyperlink"/>
                    <w:noProof/>
                    <w:sz w:val="24"/>
                    <w:szCs w:val="24"/>
                  </w:rPr>
                  <w:t>Requirements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_Toc133754245 \h </w:instrText>
                </w:r>
                <w:r w:rsidRPr="00641F83">
                  <w:rPr>
                    <w:noProof/>
                    <w:webHidden/>
                    <w:sz w:val="24"/>
                    <w:szCs w:val="24"/>
                  </w:rPr>
                </w:r>
                <w:r w:rsidRPr="00641F83">
                  <w:rPr>
                    <w:noProof/>
                    <w:webHidden/>
                    <w:sz w:val="24"/>
                    <w:szCs w:val="24"/>
                  </w:rPr>
                  <w:fldChar w:fldCharType="separate"/>
                </w:r>
                <w:r w:rsidR="005935B5">
                  <w:rPr>
                    <w:noProof/>
                    <w:webHidden/>
                    <w:sz w:val="24"/>
                    <w:szCs w:val="24"/>
                  </w:rPr>
                  <w:t>28</w:t>
                </w:r>
                <w:r w:rsidRPr="00641F83">
                  <w:rPr>
                    <w:noProof/>
                    <w:webHidden/>
                    <w:sz w:val="24"/>
                    <w:szCs w:val="24"/>
                  </w:rPr>
                  <w:fldChar w:fldCharType="end"/>
                </w:r>
              </w:hyperlink>
            </w:p>
            <w:p w14:paraId="5B2EEC45" w14:textId="2A8D04E6" w:rsidR="00641F83" w:rsidRPr="00641F83" w:rsidRDefault="00641F83" w:rsidP="00641F83">
              <w:pPr>
                <w:pStyle w:val="TOC2"/>
                <w:rPr>
                  <w:rFonts w:asciiTheme="minorHAnsi" w:eastAsiaTheme="minorEastAsia" w:hAnsiTheme="minorHAnsi" w:cstheme="minorBidi"/>
                  <w:noProof/>
                  <w:sz w:val="24"/>
                  <w:szCs w:val="24"/>
                </w:rPr>
              </w:pPr>
              <w:hyperlink w:anchor="_Toc133754246" w:history="1">
                <w:r w:rsidRPr="00641F83">
                  <w:rPr>
                    <w:rStyle w:val="Hyperlink"/>
                    <w:noProof/>
                    <w:sz w:val="24"/>
                    <w:szCs w:val="24"/>
                  </w:rPr>
                  <w:t>B3. Sample Handling and Custody</w:t>
                </w:r>
                <w:r w:rsidRPr="00641F83">
                  <w:rPr>
                    <w:rStyle w:val="Hyperlink"/>
                    <w:noProof/>
                    <w:spacing w:val="-4"/>
                    <w:sz w:val="24"/>
                    <w:szCs w:val="24"/>
                  </w:rPr>
                  <w:t xml:space="preserve"> </w:t>
                </w:r>
                <w:r w:rsidRPr="00641F83">
                  <w:rPr>
                    <w:rStyle w:val="Hyperlink"/>
                    <w:noProof/>
                    <w:sz w:val="24"/>
                    <w:szCs w:val="24"/>
                  </w:rPr>
                  <w:t>Requirements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_Toc133754246 \h </w:instrText>
                </w:r>
                <w:r w:rsidRPr="00641F83">
                  <w:rPr>
                    <w:noProof/>
                    <w:webHidden/>
                    <w:sz w:val="24"/>
                    <w:szCs w:val="24"/>
                  </w:rPr>
                </w:r>
                <w:r w:rsidRPr="00641F83">
                  <w:rPr>
                    <w:noProof/>
                    <w:webHidden/>
                    <w:sz w:val="24"/>
                    <w:szCs w:val="24"/>
                  </w:rPr>
                  <w:fldChar w:fldCharType="separate"/>
                </w:r>
                <w:r w:rsidR="005935B5">
                  <w:rPr>
                    <w:noProof/>
                    <w:webHidden/>
                    <w:sz w:val="24"/>
                    <w:szCs w:val="24"/>
                  </w:rPr>
                  <w:t>29</w:t>
                </w:r>
                <w:r w:rsidRPr="00641F83">
                  <w:rPr>
                    <w:noProof/>
                    <w:webHidden/>
                    <w:sz w:val="24"/>
                    <w:szCs w:val="24"/>
                  </w:rPr>
                  <w:fldChar w:fldCharType="end"/>
                </w:r>
              </w:hyperlink>
            </w:p>
            <w:p w14:paraId="322AFF44" w14:textId="00F33165" w:rsidR="00641F83" w:rsidRPr="00641F83" w:rsidRDefault="00641F83" w:rsidP="00641F83">
              <w:pPr>
                <w:pStyle w:val="TOC2"/>
                <w:rPr>
                  <w:rFonts w:asciiTheme="minorHAnsi" w:eastAsiaTheme="minorEastAsia" w:hAnsiTheme="minorHAnsi" w:cstheme="minorBidi"/>
                  <w:noProof/>
                  <w:sz w:val="24"/>
                  <w:szCs w:val="24"/>
                </w:rPr>
              </w:pPr>
              <w:hyperlink w:anchor="_Toc133754247" w:history="1">
                <w:r w:rsidRPr="00641F83">
                  <w:rPr>
                    <w:rStyle w:val="Hyperlink"/>
                    <w:noProof/>
                    <w:sz w:val="24"/>
                    <w:szCs w:val="24"/>
                  </w:rPr>
                  <w:t>B4. Analytical Methods Requirements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_Toc133754247 \h </w:instrText>
                </w:r>
                <w:r w:rsidRPr="00641F83">
                  <w:rPr>
                    <w:noProof/>
                    <w:webHidden/>
                    <w:sz w:val="24"/>
                    <w:szCs w:val="24"/>
                  </w:rPr>
                </w:r>
                <w:r w:rsidRPr="00641F83">
                  <w:rPr>
                    <w:noProof/>
                    <w:webHidden/>
                    <w:sz w:val="24"/>
                    <w:szCs w:val="24"/>
                  </w:rPr>
                  <w:fldChar w:fldCharType="separate"/>
                </w:r>
                <w:r w:rsidR="005935B5">
                  <w:rPr>
                    <w:noProof/>
                    <w:webHidden/>
                    <w:sz w:val="24"/>
                    <w:szCs w:val="24"/>
                  </w:rPr>
                  <w:t>31</w:t>
                </w:r>
                <w:r w:rsidRPr="00641F83">
                  <w:rPr>
                    <w:noProof/>
                    <w:webHidden/>
                    <w:sz w:val="24"/>
                    <w:szCs w:val="24"/>
                  </w:rPr>
                  <w:fldChar w:fldCharType="end"/>
                </w:r>
              </w:hyperlink>
            </w:p>
            <w:p w14:paraId="368F9245" w14:textId="6EF5BB96" w:rsidR="00641F83" w:rsidRPr="00641F83" w:rsidRDefault="00641F83" w:rsidP="00641F83">
              <w:pPr>
                <w:pStyle w:val="TOC2"/>
                <w:rPr>
                  <w:rFonts w:asciiTheme="minorHAnsi" w:eastAsiaTheme="minorEastAsia" w:hAnsiTheme="minorHAnsi" w:cstheme="minorBidi"/>
                  <w:noProof/>
                  <w:sz w:val="24"/>
                  <w:szCs w:val="24"/>
                </w:rPr>
              </w:pPr>
              <w:hyperlink w:anchor="_Toc133754248" w:history="1">
                <w:r w:rsidRPr="00641F83">
                  <w:rPr>
                    <w:rStyle w:val="Hyperlink"/>
                    <w:noProof/>
                    <w:sz w:val="24"/>
                    <w:szCs w:val="24"/>
                  </w:rPr>
                  <w:t>B5. Quality Control Requirements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_Toc133754248 \h </w:instrText>
                </w:r>
                <w:r w:rsidRPr="00641F83">
                  <w:rPr>
                    <w:noProof/>
                    <w:webHidden/>
                    <w:sz w:val="24"/>
                    <w:szCs w:val="24"/>
                  </w:rPr>
                </w:r>
                <w:r w:rsidRPr="00641F83">
                  <w:rPr>
                    <w:noProof/>
                    <w:webHidden/>
                    <w:sz w:val="24"/>
                    <w:szCs w:val="24"/>
                  </w:rPr>
                  <w:fldChar w:fldCharType="separate"/>
                </w:r>
                <w:r w:rsidR="005935B5">
                  <w:rPr>
                    <w:noProof/>
                    <w:webHidden/>
                    <w:sz w:val="24"/>
                    <w:szCs w:val="24"/>
                  </w:rPr>
                  <w:t>31</w:t>
                </w:r>
                <w:r w:rsidRPr="00641F83">
                  <w:rPr>
                    <w:noProof/>
                    <w:webHidden/>
                    <w:sz w:val="24"/>
                    <w:szCs w:val="24"/>
                  </w:rPr>
                  <w:fldChar w:fldCharType="end"/>
                </w:r>
              </w:hyperlink>
            </w:p>
            <w:p w14:paraId="3CEB2E3E" w14:textId="467B1DAC" w:rsidR="00641F83" w:rsidRPr="00641F83" w:rsidRDefault="00641F83" w:rsidP="00641F83">
              <w:pPr>
                <w:pStyle w:val="TOC2"/>
                <w:rPr>
                  <w:rFonts w:asciiTheme="minorHAnsi" w:eastAsiaTheme="minorEastAsia" w:hAnsiTheme="minorHAnsi" w:cstheme="minorBidi"/>
                  <w:noProof/>
                  <w:sz w:val="24"/>
                  <w:szCs w:val="24"/>
                </w:rPr>
              </w:pPr>
              <w:hyperlink w:anchor="_Toc133754249" w:history="1">
                <w:r w:rsidRPr="00641F83">
                  <w:rPr>
                    <w:rStyle w:val="Hyperlink"/>
                    <w:noProof/>
                    <w:sz w:val="24"/>
                    <w:szCs w:val="24"/>
                  </w:rPr>
                  <w:t>B.5.1</w:t>
                </w:r>
                <w:r>
                  <w:rPr>
                    <w:rStyle w:val="Hyperlink"/>
                    <w:noProof/>
                    <w:sz w:val="24"/>
                    <w:szCs w:val="24"/>
                  </w:rPr>
                  <w:t xml:space="preserve"> </w:t>
                </w:r>
                <w:r w:rsidRPr="00641F83">
                  <w:rPr>
                    <w:rStyle w:val="Hyperlink"/>
                    <w:noProof/>
                    <w:sz w:val="24"/>
                    <w:szCs w:val="24"/>
                  </w:rPr>
                  <w:t>Field Quality Control (QC)</w:t>
                </w:r>
                <w:r w:rsidRPr="00641F83">
                  <w:rPr>
                    <w:rStyle w:val="Hyperlink"/>
                    <w:noProof/>
                    <w:spacing w:val="-1"/>
                    <w:sz w:val="24"/>
                    <w:szCs w:val="24"/>
                  </w:rPr>
                  <w:t xml:space="preserve"> </w:t>
                </w:r>
                <w:r w:rsidRPr="00641F83">
                  <w:rPr>
                    <w:rStyle w:val="Hyperlink"/>
                    <w:noProof/>
                    <w:sz w:val="24"/>
                    <w:szCs w:val="24"/>
                  </w:rPr>
                  <w:t>Measures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_Toc133754249 \h </w:instrText>
                </w:r>
                <w:r w:rsidRPr="00641F83">
                  <w:rPr>
                    <w:noProof/>
                    <w:webHidden/>
                    <w:sz w:val="24"/>
                    <w:szCs w:val="24"/>
                  </w:rPr>
                </w:r>
                <w:r w:rsidRPr="00641F83">
                  <w:rPr>
                    <w:noProof/>
                    <w:webHidden/>
                    <w:sz w:val="24"/>
                    <w:szCs w:val="24"/>
                  </w:rPr>
                  <w:fldChar w:fldCharType="separate"/>
                </w:r>
                <w:r w:rsidR="005935B5">
                  <w:rPr>
                    <w:noProof/>
                    <w:webHidden/>
                    <w:sz w:val="24"/>
                    <w:szCs w:val="24"/>
                  </w:rPr>
                  <w:t>31</w:t>
                </w:r>
                <w:r w:rsidRPr="00641F83">
                  <w:rPr>
                    <w:noProof/>
                    <w:webHidden/>
                    <w:sz w:val="24"/>
                    <w:szCs w:val="24"/>
                  </w:rPr>
                  <w:fldChar w:fldCharType="end"/>
                </w:r>
              </w:hyperlink>
            </w:p>
            <w:p w14:paraId="2559DDD0" w14:textId="13DFB0B6" w:rsidR="00641F83" w:rsidRPr="00641F83" w:rsidRDefault="00641F83" w:rsidP="00641F83">
              <w:pPr>
                <w:pStyle w:val="TOC2"/>
                <w:rPr>
                  <w:rFonts w:asciiTheme="minorHAnsi" w:eastAsiaTheme="minorEastAsia" w:hAnsiTheme="minorHAnsi" w:cstheme="minorBidi"/>
                  <w:noProof/>
                  <w:sz w:val="24"/>
                  <w:szCs w:val="24"/>
                </w:rPr>
              </w:pPr>
              <w:hyperlink w:anchor="_Toc133754250" w:history="1">
                <w:r w:rsidRPr="00641F83">
                  <w:rPr>
                    <w:rStyle w:val="Hyperlink"/>
                    <w:noProof/>
                    <w:sz w:val="24"/>
                    <w:szCs w:val="24"/>
                  </w:rPr>
                  <w:t>B6. Instrument / Equipment Testing, Inspection and Maintenance</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_Toc133754250 \h </w:instrText>
                </w:r>
                <w:r w:rsidRPr="00641F83">
                  <w:rPr>
                    <w:noProof/>
                    <w:webHidden/>
                    <w:sz w:val="24"/>
                    <w:szCs w:val="24"/>
                  </w:rPr>
                </w:r>
                <w:r w:rsidRPr="00641F83">
                  <w:rPr>
                    <w:noProof/>
                    <w:webHidden/>
                    <w:sz w:val="24"/>
                    <w:szCs w:val="24"/>
                  </w:rPr>
                  <w:fldChar w:fldCharType="separate"/>
                </w:r>
                <w:r w:rsidR="005935B5">
                  <w:rPr>
                    <w:noProof/>
                    <w:webHidden/>
                    <w:sz w:val="24"/>
                    <w:szCs w:val="24"/>
                  </w:rPr>
                  <w:t>36</w:t>
                </w:r>
                <w:r w:rsidRPr="00641F83">
                  <w:rPr>
                    <w:noProof/>
                    <w:webHidden/>
                    <w:sz w:val="24"/>
                    <w:szCs w:val="24"/>
                  </w:rPr>
                  <w:fldChar w:fldCharType="end"/>
                </w:r>
              </w:hyperlink>
            </w:p>
            <w:p w14:paraId="039F2D83" w14:textId="7AC254C3" w:rsidR="00641F83" w:rsidRPr="00641F83" w:rsidRDefault="00641F83" w:rsidP="00641F83">
              <w:pPr>
                <w:pStyle w:val="TOC2"/>
                <w:rPr>
                  <w:rFonts w:asciiTheme="minorHAnsi" w:eastAsiaTheme="minorEastAsia" w:hAnsiTheme="minorHAnsi" w:cstheme="minorBidi"/>
                  <w:noProof/>
                  <w:sz w:val="24"/>
                  <w:szCs w:val="24"/>
                </w:rPr>
              </w:pPr>
              <w:hyperlink w:anchor="_Toc133754251" w:history="1">
                <w:r w:rsidRPr="00641F83">
                  <w:rPr>
                    <w:rStyle w:val="Hyperlink"/>
                    <w:noProof/>
                    <w:sz w:val="24"/>
                    <w:szCs w:val="24"/>
                  </w:rPr>
                  <w:t>B7. Instrument Calibration</w:t>
                </w:r>
                <w:r w:rsidRPr="00641F83">
                  <w:rPr>
                    <w:rStyle w:val="Hyperlink"/>
                    <w:noProof/>
                    <w:spacing w:val="-2"/>
                    <w:sz w:val="24"/>
                    <w:szCs w:val="24"/>
                  </w:rPr>
                  <w:t xml:space="preserve"> </w:t>
                </w:r>
                <w:r w:rsidRPr="00641F83">
                  <w:rPr>
                    <w:rStyle w:val="Hyperlink"/>
                    <w:noProof/>
                    <w:sz w:val="24"/>
                    <w:szCs w:val="24"/>
                  </w:rPr>
                  <w:t>Procedures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_Toc133754251 \h </w:instrText>
                </w:r>
                <w:r w:rsidRPr="00641F83">
                  <w:rPr>
                    <w:noProof/>
                    <w:webHidden/>
                    <w:sz w:val="24"/>
                    <w:szCs w:val="24"/>
                  </w:rPr>
                </w:r>
                <w:r w:rsidRPr="00641F83">
                  <w:rPr>
                    <w:noProof/>
                    <w:webHidden/>
                    <w:sz w:val="24"/>
                    <w:szCs w:val="24"/>
                  </w:rPr>
                  <w:fldChar w:fldCharType="separate"/>
                </w:r>
                <w:r w:rsidR="005935B5">
                  <w:rPr>
                    <w:noProof/>
                    <w:webHidden/>
                    <w:sz w:val="24"/>
                    <w:szCs w:val="24"/>
                  </w:rPr>
                  <w:t>36</w:t>
                </w:r>
                <w:r w:rsidRPr="00641F83">
                  <w:rPr>
                    <w:noProof/>
                    <w:webHidden/>
                    <w:sz w:val="24"/>
                    <w:szCs w:val="24"/>
                  </w:rPr>
                  <w:fldChar w:fldCharType="end"/>
                </w:r>
              </w:hyperlink>
            </w:p>
            <w:p w14:paraId="0CA1AFDE" w14:textId="43762C20" w:rsidR="00641F83" w:rsidRPr="00641F83" w:rsidRDefault="00641F83" w:rsidP="00641F83">
              <w:pPr>
                <w:pStyle w:val="TOC2"/>
                <w:rPr>
                  <w:rFonts w:asciiTheme="minorHAnsi" w:eastAsiaTheme="minorEastAsia" w:hAnsiTheme="minorHAnsi" w:cstheme="minorBidi"/>
                  <w:noProof/>
                  <w:sz w:val="24"/>
                  <w:szCs w:val="24"/>
                </w:rPr>
              </w:pPr>
              <w:hyperlink w:anchor="_Toc133754252" w:history="1">
                <w:r w:rsidRPr="00641F83">
                  <w:rPr>
                    <w:rStyle w:val="Hyperlink"/>
                    <w:noProof/>
                    <w:sz w:val="24"/>
                    <w:szCs w:val="24"/>
                  </w:rPr>
                  <w:t>B8. Inspection and Acceptance Requirements for</w:t>
                </w:r>
                <w:r w:rsidRPr="00641F83">
                  <w:rPr>
                    <w:rStyle w:val="Hyperlink"/>
                    <w:noProof/>
                    <w:spacing w:val="-9"/>
                    <w:sz w:val="24"/>
                    <w:szCs w:val="24"/>
                  </w:rPr>
                  <w:t xml:space="preserve"> </w:t>
                </w:r>
                <w:r w:rsidRPr="00641F83">
                  <w:rPr>
                    <w:rStyle w:val="Hyperlink"/>
                    <w:noProof/>
                    <w:sz w:val="24"/>
                    <w:szCs w:val="24"/>
                  </w:rPr>
                  <w:t>Supplies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_Toc133754252 \h </w:instrText>
                </w:r>
                <w:r w:rsidRPr="00641F83">
                  <w:rPr>
                    <w:noProof/>
                    <w:webHidden/>
                    <w:sz w:val="24"/>
                    <w:szCs w:val="24"/>
                  </w:rPr>
                </w:r>
                <w:r w:rsidRPr="00641F83">
                  <w:rPr>
                    <w:noProof/>
                    <w:webHidden/>
                    <w:sz w:val="24"/>
                    <w:szCs w:val="24"/>
                  </w:rPr>
                  <w:fldChar w:fldCharType="separate"/>
                </w:r>
                <w:r w:rsidR="005935B5">
                  <w:rPr>
                    <w:noProof/>
                    <w:webHidden/>
                    <w:sz w:val="24"/>
                    <w:szCs w:val="24"/>
                  </w:rPr>
                  <w:t>36</w:t>
                </w:r>
                <w:r w:rsidRPr="00641F83">
                  <w:rPr>
                    <w:noProof/>
                    <w:webHidden/>
                    <w:sz w:val="24"/>
                    <w:szCs w:val="24"/>
                  </w:rPr>
                  <w:fldChar w:fldCharType="end"/>
                </w:r>
              </w:hyperlink>
            </w:p>
            <w:p w14:paraId="31E490BF" w14:textId="171F5CDD" w:rsidR="00641F83" w:rsidRPr="00641F83" w:rsidRDefault="00641F83" w:rsidP="00641F83">
              <w:pPr>
                <w:pStyle w:val="TOC2"/>
                <w:rPr>
                  <w:rFonts w:asciiTheme="minorHAnsi" w:eastAsiaTheme="minorEastAsia" w:hAnsiTheme="minorHAnsi" w:cstheme="minorBidi"/>
                  <w:noProof/>
                  <w:sz w:val="24"/>
                  <w:szCs w:val="24"/>
                </w:rPr>
              </w:pPr>
              <w:hyperlink w:anchor="_Toc133754253" w:history="1">
                <w:r w:rsidRPr="00641F83">
                  <w:rPr>
                    <w:rStyle w:val="Hyperlink"/>
                    <w:noProof/>
                    <w:sz w:val="24"/>
                    <w:szCs w:val="24"/>
                  </w:rPr>
                  <w:t>B9. Data Acquisition Requirements for Non-Direct Measurements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_Toc133754253 \h </w:instrText>
                </w:r>
                <w:r w:rsidRPr="00641F83">
                  <w:rPr>
                    <w:noProof/>
                    <w:webHidden/>
                    <w:sz w:val="24"/>
                    <w:szCs w:val="24"/>
                  </w:rPr>
                </w:r>
                <w:r w:rsidRPr="00641F83">
                  <w:rPr>
                    <w:noProof/>
                    <w:webHidden/>
                    <w:sz w:val="24"/>
                    <w:szCs w:val="24"/>
                  </w:rPr>
                  <w:fldChar w:fldCharType="separate"/>
                </w:r>
                <w:r w:rsidR="005935B5">
                  <w:rPr>
                    <w:noProof/>
                    <w:webHidden/>
                    <w:sz w:val="24"/>
                    <w:szCs w:val="24"/>
                  </w:rPr>
                  <w:t>36</w:t>
                </w:r>
                <w:r w:rsidRPr="00641F83">
                  <w:rPr>
                    <w:noProof/>
                    <w:webHidden/>
                    <w:sz w:val="24"/>
                    <w:szCs w:val="24"/>
                  </w:rPr>
                  <w:fldChar w:fldCharType="end"/>
                </w:r>
              </w:hyperlink>
            </w:p>
            <w:p w14:paraId="2891B299" w14:textId="3E84E3CA" w:rsidR="00641F83" w:rsidRPr="00641F83" w:rsidRDefault="00641F83" w:rsidP="00641F83">
              <w:pPr>
                <w:pStyle w:val="TOC2"/>
                <w:rPr>
                  <w:rFonts w:asciiTheme="minorHAnsi" w:eastAsiaTheme="minorEastAsia" w:hAnsiTheme="minorHAnsi" w:cstheme="minorBidi"/>
                  <w:noProof/>
                  <w:sz w:val="24"/>
                  <w:szCs w:val="24"/>
                </w:rPr>
              </w:pPr>
              <w:hyperlink w:anchor="_Toc133754254" w:history="1">
                <w:r w:rsidRPr="00641F83">
                  <w:rPr>
                    <w:rStyle w:val="Hyperlink"/>
                    <w:noProof/>
                    <w:sz w:val="24"/>
                    <w:szCs w:val="24"/>
                  </w:rPr>
                  <w:t>B10. Data</w:t>
                </w:r>
                <w:r w:rsidRPr="00641F83">
                  <w:rPr>
                    <w:rStyle w:val="Hyperlink"/>
                    <w:noProof/>
                    <w:spacing w:val="-2"/>
                    <w:sz w:val="24"/>
                    <w:szCs w:val="24"/>
                  </w:rPr>
                  <w:t xml:space="preserve"> </w:t>
                </w:r>
                <w:r w:rsidRPr="00641F83">
                  <w:rPr>
                    <w:rStyle w:val="Hyperlink"/>
                    <w:noProof/>
                    <w:sz w:val="24"/>
                    <w:szCs w:val="24"/>
                  </w:rPr>
                  <w:t>Management</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_Toc133754254 \h </w:instrText>
                </w:r>
                <w:r w:rsidRPr="00641F83">
                  <w:rPr>
                    <w:noProof/>
                    <w:webHidden/>
                    <w:sz w:val="24"/>
                    <w:szCs w:val="24"/>
                  </w:rPr>
                </w:r>
                <w:r w:rsidRPr="00641F83">
                  <w:rPr>
                    <w:noProof/>
                    <w:webHidden/>
                    <w:sz w:val="24"/>
                    <w:szCs w:val="24"/>
                  </w:rPr>
                  <w:fldChar w:fldCharType="separate"/>
                </w:r>
                <w:r w:rsidR="005935B5">
                  <w:rPr>
                    <w:noProof/>
                    <w:webHidden/>
                    <w:sz w:val="24"/>
                    <w:szCs w:val="24"/>
                  </w:rPr>
                  <w:t>37</w:t>
                </w:r>
                <w:r w:rsidRPr="00641F83">
                  <w:rPr>
                    <w:noProof/>
                    <w:webHidden/>
                    <w:sz w:val="24"/>
                    <w:szCs w:val="24"/>
                  </w:rPr>
                  <w:fldChar w:fldCharType="end"/>
                </w:r>
              </w:hyperlink>
            </w:p>
            <w:p w14:paraId="787D6ECC" w14:textId="7149633A" w:rsidR="00641F83" w:rsidRPr="00641F83" w:rsidRDefault="00641F83" w:rsidP="00641F83">
              <w:pPr>
                <w:pStyle w:val="TOC2"/>
                <w:rPr>
                  <w:rFonts w:asciiTheme="minorHAnsi" w:eastAsiaTheme="minorEastAsia" w:hAnsiTheme="minorHAnsi" w:cstheme="minorBidi"/>
                  <w:noProof/>
                  <w:sz w:val="24"/>
                  <w:szCs w:val="24"/>
                </w:rPr>
              </w:pPr>
              <w:hyperlink w:anchor="_Toc133754255" w:history="1">
                <w:r w:rsidRPr="00641F83">
                  <w:rPr>
                    <w:rStyle w:val="Hyperlink"/>
                    <w:noProof/>
                    <w:sz w:val="24"/>
                    <w:szCs w:val="24"/>
                  </w:rPr>
                  <w:t>B10.1 Data Storage and</w:t>
                </w:r>
                <w:r w:rsidRPr="00641F83">
                  <w:rPr>
                    <w:rStyle w:val="Hyperlink"/>
                    <w:noProof/>
                    <w:spacing w:val="-2"/>
                    <w:sz w:val="24"/>
                    <w:szCs w:val="24"/>
                  </w:rPr>
                  <w:t xml:space="preserve"> </w:t>
                </w:r>
                <w:r w:rsidRPr="00641F83">
                  <w:rPr>
                    <w:rStyle w:val="Hyperlink"/>
                    <w:noProof/>
                    <w:sz w:val="24"/>
                    <w:szCs w:val="24"/>
                  </w:rPr>
                  <w:t>Retention</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_Toc133754255 \h </w:instrText>
                </w:r>
                <w:r w:rsidRPr="00641F83">
                  <w:rPr>
                    <w:noProof/>
                    <w:webHidden/>
                    <w:sz w:val="24"/>
                    <w:szCs w:val="24"/>
                  </w:rPr>
                </w:r>
                <w:r w:rsidRPr="00641F83">
                  <w:rPr>
                    <w:noProof/>
                    <w:webHidden/>
                    <w:sz w:val="24"/>
                    <w:szCs w:val="24"/>
                  </w:rPr>
                  <w:fldChar w:fldCharType="separate"/>
                </w:r>
                <w:r w:rsidR="005935B5">
                  <w:rPr>
                    <w:noProof/>
                    <w:webHidden/>
                    <w:sz w:val="24"/>
                    <w:szCs w:val="24"/>
                  </w:rPr>
                  <w:t>38</w:t>
                </w:r>
                <w:r w:rsidRPr="00641F83">
                  <w:rPr>
                    <w:noProof/>
                    <w:webHidden/>
                    <w:sz w:val="24"/>
                    <w:szCs w:val="24"/>
                  </w:rPr>
                  <w:fldChar w:fldCharType="end"/>
                </w:r>
              </w:hyperlink>
            </w:p>
            <w:p w14:paraId="7F10726E" w14:textId="2692C703" w:rsidR="00641F83" w:rsidRPr="00641F83" w:rsidRDefault="00641F83" w:rsidP="00641F83">
              <w:pPr>
                <w:pStyle w:val="TOC2"/>
                <w:rPr>
                  <w:rFonts w:asciiTheme="minorHAnsi" w:eastAsiaTheme="minorEastAsia" w:hAnsiTheme="minorHAnsi" w:cstheme="minorBidi"/>
                  <w:noProof/>
                  <w:sz w:val="24"/>
                  <w:szCs w:val="24"/>
                </w:rPr>
              </w:pPr>
              <w:hyperlink w:anchor="_Toc133754256" w:history="1">
                <w:r w:rsidRPr="00641F83">
                  <w:rPr>
                    <w:rStyle w:val="Hyperlink"/>
                    <w:noProof/>
                    <w:sz w:val="24"/>
                    <w:szCs w:val="24"/>
                  </w:rPr>
                  <w:t>C1. Assessments and Response Actions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_Toc133754256 \h </w:instrText>
                </w:r>
                <w:r w:rsidRPr="00641F83">
                  <w:rPr>
                    <w:noProof/>
                    <w:webHidden/>
                    <w:sz w:val="24"/>
                    <w:szCs w:val="24"/>
                  </w:rPr>
                </w:r>
                <w:r w:rsidRPr="00641F83">
                  <w:rPr>
                    <w:noProof/>
                    <w:webHidden/>
                    <w:sz w:val="24"/>
                    <w:szCs w:val="24"/>
                  </w:rPr>
                  <w:fldChar w:fldCharType="separate"/>
                </w:r>
                <w:r w:rsidR="005935B5">
                  <w:rPr>
                    <w:noProof/>
                    <w:webHidden/>
                    <w:sz w:val="24"/>
                    <w:szCs w:val="24"/>
                  </w:rPr>
                  <w:t>40</w:t>
                </w:r>
                <w:r w:rsidRPr="00641F83">
                  <w:rPr>
                    <w:noProof/>
                    <w:webHidden/>
                    <w:sz w:val="24"/>
                    <w:szCs w:val="24"/>
                  </w:rPr>
                  <w:fldChar w:fldCharType="end"/>
                </w:r>
              </w:hyperlink>
            </w:p>
            <w:p w14:paraId="3502DC93" w14:textId="02DEAC08" w:rsidR="00641F83" w:rsidRPr="00641F83" w:rsidRDefault="00641F83" w:rsidP="00641F83">
              <w:pPr>
                <w:pStyle w:val="TOC1"/>
                <w:tabs>
                  <w:tab w:val="right" w:leader="dot" w:pos="9350"/>
                </w:tabs>
                <w:ind w:left="0"/>
                <w:rPr>
                  <w:rFonts w:asciiTheme="minorHAnsi" w:eastAsiaTheme="minorEastAsia" w:hAnsiTheme="minorHAnsi" w:cstheme="minorBidi"/>
                  <w:noProof/>
                </w:rPr>
              </w:pPr>
              <w:hyperlink w:anchor="_Toc133754257" w:history="1">
                <w:r w:rsidRPr="00641F83">
                  <w:rPr>
                    <w:rStyle w:val="Hyperlink"/>
                    <w:noProof/>
                  </w:rPr>
                  <w:t>C2. QA Reports to</w:t>
                </w:r>
                <w:r w:rsidRPr="00641F83">
                  <w:rPr>
                    <w:rStyle w:val="Hyperlink"/>
                    <w:noProof/>
                    <w:spacing w:val="-3"/>
                  </w:rPr>
                  <w:t xml:space="preserve"> </w:t>
                </w:r>
                <w:r w:rsidRPr="00641F83">
                  <w:rPr>
                    <w:rStyle w:val="Hyperlink"/>
                    <w:noProof/>
                  </w:rPr>
                  <w:t>Management</w:t>
                </w:r>
                <w:r w:rsidRPr="00641F83">
                  <w:rPr>
                    <w:noProof/>
                    <w:webHidden/>
                  </w:rPr>
                  <w:tab/>
                </w:r>
                <w:r w:rsidRPr="00641F83">
                  <w:rPr>
                    <w:noProof/>
                    <w:webHidden/>
                  </w:rPr>
                  <w:fldChar w:fldCharType="begin"/>
                </w:r>
                <w:r w:rsidRPr="00641F83">
                  <w:rPr>
                    <w:noProof/>
                    <w:webHidden/>
                  </w:rPr>
                  <w:instrText xml:space="preserve"> PAGEREF _Toc133754257 \h </w:instrText>
                </w:r>
                <w:r w:rsidRPr="00641F83">
                  <w:rPr>
                    <w:noProof/>
                    <w:webHidden/>
                  </w:rPr>
                </w:r>
                <w:r w:rsidRPr="00641F83">
                  <w:rPr>
                    <w:noProof/>
                    <w:webHidden/>
                  </w:rPr>
                  <w:fldChar w:fldCharType="separate"/>
                </w:r>
                <w:r w:rsidR="005935B5">
                  <w:rPr>
                    <w:noProof/>
                    <w:webHidden/>
                  </w:rPr>
                  <w:t>41</w:t>
                </w:r>
                <w:r w:rsidRPr="00641F83">
                  <w:rPr>
                    <w:noProof/>
                    <w:webHidden/>
                  </w:rPr>
                  <w:fldChar w:fldCharType="end"/>
                </w:r>
              </w:hyperlink>
            </w:p>
            <w:p w14:paraId="49D4BB8F" w14:textId="78AD0051" w:rsidR="00641F83" w:rsidRPr="00641F83" w:rsidRDefault="00641F83" w:rsidP="00641F83">
              <w:pPr>
                <w:pStyle w:val="TOC2"/>
                <w:rPr>
                  <w:rFonts w:asciiTheme="minorHAnsi" w:eastAsiaTheme="minorEastAsia" w:hAnsiTheme="minorHAnsi" w:cstheme="minorBidi"/>
                  <w:noProof/>
                  <w:sz w:val="24"/>
                  <w:szCs w:val="24"/>
                </w:rPr>
              </w:pPr>
              <w:hyperlink w:anchor="_Toc133754258" w:history="1">
                <w:r w:rsidRPr="00641F83">
                  <w:rPr>
                    <w:rStyle w:val="Hyperlink"/>
                    <w:noProof/>
                    <w:sz w:val="24"/>
                    <w:szCs w:val="24"/>
                  </w:rPr>
                  <w:t>D1. Data Review, Validation, and Verification Requirements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_Toc133754258 \h </w:instrText>
                </w:r>
                <w:r w:rsidRPr="00641F83">
                  <w:rPr>
                    <w:noProof/>
                    <w:webHidden/>
                    <w:sz w:val="24"/>
                    <w:szCs w:val="24"/>
                  </w:rPr>
                </w:r>
                <w:r w:rsidRPr="00641F83">
                  <w:rPr>
                    <w:noProof/>
                    <w:webHidden/>
                    <w:sz w:val="24"/>
                    <w:szCs w:val="24"/>
                  </w:rPr>
                  <w:fldChar w:fldCharType="separate"/>
                </w:r>
                <w:r w:rsidR="005935B5">
                  <w:rPr>
                    <w:noProof/>
                    <w:webHidden/>
                    <w:sz w:val="24"/>
                    <w:szCs w:val="24"/>
                  </w:rPr>
                  <w:t>42</w:t>
                </w:r>
                <w:r w:rsidRPr="00641F83">
                  <w:rPr>
                    <w:noProof/>
                    <w:webHidden/>
                    <w:sz w:val="24"/>
                    <w:szCs w:val="24"/>
                  </w:rPr>
                  <w:fldChar w:fldCharType="end"/>
                </w:r>
              </w:hyperlink>
            </w:p>
            <w:p w14:paraId="012C33B8" w14:textId="2605F7FB" w:rsidR="00641F83" w:rsidRPr="00641F83" w:rsidRDefault="00641F83" w:rsidP="00641F83">
              <w:pPr>
                <w:pStyle w:val="TOC2"/>
                <w:rPr>
                  <w:rFonts w:asciiTheme="minorHAnsi" w:eastAsiaTheme="minorEastAsia" w:hAnsiTheme="minorHAnsi" w:cstheme="minorBidi"/>
                  <w:noProof/>
                  <w:sz w:val="24"/>
                  <w:szCs w:val="24"/>
                </w:rPr>
              </w:pPr>
              <w:hyperlink w:anchor="_Toc133754259" w:history="1">
                <w:r w:rsidRPr="00641F83">
                  <w:rPr>
                    <w:rStyle w:val="Hyperlink"/>
                    <w:noProof/>
                    <w:sz w:val="24"/>
                    <w:szCs w:val="24"/>
                  </w:rPr>
                  <w:t>D2. Validation and Verification Methods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_Toc133754259 \h </w:instrText>
                </w:r>
                <w:r w:rsidRPr="00641F83">
                  <w:rPr>
                    <w:noProof/>
                    <w:webHidden/>
                    <w:sz w:val="24"/>
                    <w:szCs w:val="24"/>
                  </w:rPr>
                </w:r>
                <w:r w:rsidRPr="00641F83">
                  <w:rPr>
                    <w:noProof/>
                    <w:webHidden/>
                    <w:sz w:val="24"/>
                    <w:szCs w:val="24"/>
                  </w:rPr>
                  <w:fldChar w:fldCharType="separate"/>
                </w:r>
                <w:r w:rsidR="005935B5">
                  <w:rPr>
                    <w:noProof/>
                    <w:webHidden/>
                    <w:sz w:val="24"/>
                    <w:szCs w:val="24"/>
                  </w:rPr>
                  <w:t>43</w:t>
                </w:r>
                <w:r w:rsidRPr="00641F83">
                  <w:rPr>
                    <w:noProof/>
                    <w:webHidden/>
                    <w:sz w:val="24"/>
                    <w:szCs w:val="24"/>
                  </w:rPr>
                  <w:fldChar w:fldCharType="end"/>
                </w:r>
              </w:hyperlink>
            </w:p>
            <w:p w14:paraId="17C8DA5C" w14:textId="01BB6886" w:rsidR="00641F83" w:rsidRPr="00641F83" w:rsidRDefault="00641F83" w:rsidP="00641F83">
              <w:pPr>
                <w:pStyle w:val="TOC2"/>
                <w:rPr>
                  <w:rFonts w:asciiTheme="minorHAnsi" w:eastAsiaTheme="minorEastAsia" w:hAnsiTheme="minorHAnsi" w:cstheme="minorBidi"/>
                  <w:noProof/>
                  <w:sz w:val="24"/>
                  <w:szCs w:val="24"/>
                </w:rPr>
              </w:pPr>
              <w:hyperlink w:anchor="_Toc133754260" w:history="1">
                <w:r w:rsidRPr="00641F83">
                  <w:rPr>
                    <w:rStyle w:val="Hyperlink"/>
                    <w:noProof/>
                    <w:sz w:val="24"/>
                    <w:szCs w:val="24"/>
                  </w:rPr>
                  <w:t>Laboratory Quality Control (QC) Measures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_Toc133754260 \h </w:instrText>
                </w:r>
                <w:r w:rsidRPr="00641F83">
                  <w:rPr>
                    <w:noProof/>
                    <w:webHidden/>
                    <w:sz w:val="24"/>
                    <w:szCs w:val="24"/>
                  </w:rPr>
                </w:r>
                <w:r w:rsidRPr="00641F83">
                  <w:rPr>
                    <w:noProof/>
                    <w:webHidden/>
                    <w:sz w:val="24"/>
                    <w:szCs w:val="24"/>
                  </w:rPr>
                  <w:fldChar w:fldCharType="separate"/>
                </w:r>
                <w:r w:rsidR="005935B5">
                  <w:rPr>
                    <w:noProof/>
                    <w:webHidden/>
                    <w:sz w:val="24"/>
                    <w:szCs w:val="24"/>
                  </w:rPr>
                  <w:t>43</w:t>
                </w:r>
                <w:r w:rsidRPr="00641F83">
                  <w:rPr>
                    <w:noProof/>
                    <w:webHidden/>
                    <w:sz w:val="24"/>
                    <w:szCs w:val="24"/>
                  </w:rPr>
                  <w:fldChar w:fldCharType="end"/>
                </w:r>
              </w:hyperlink>
            </w:p>
            <w:p w14:paraId="0F6DBDF6" w14:textId="24363918" w:rsidR="00641F83" w:rsidRPr="00641F83" w:rsidRDefault="00641F83" w:rsidP="00641F83">
              <w:pPr>
                <w:pStyle w:val="TOC2"/>
                <w:rPr>
                  <w:rFonts w:asciiTheme="minorHAnsi" w:eastAsiaTheme="minorEastAsia" w:hAnsiTheme="minorHAnsi" w:cstheme="minorBidi"/>
                  <w:noProof/>
                  <w:sz w:val="24"/>
                  <w:szCs w:val="24"/>
                </w:rPr>
              </w:pPr>
              <w:hyperlink w:anchor="_Toc133754261" w:history="1">
                <w:r w:rsidRPr="00641F83">
                  <w:rPr>
                    <w:rStyle w:val="Hyperlink"/>
                    <w:noProof/>
                    <w:sz w:val="24"/>
                    <w:szCs w:val="24"/>
                  </w:rPr>
                  <w:t>D3. Reconciliation with Data Quality</w:t>
                </w:r>
                <w:r w:rsidRPr="00641F83">
                  <w:rPr>
                    <w:rStyle w:val="Hyperlink"/>
                    <w:noProof/>
                    <w:spacing w:val="-4"/>
                    <w:sz w:val="24"/>
                    <w:szCs w:val="24"/>
                  </w:rPr>
                  <w:t xml:space="preserve"> </w:t>
                </w:r>
                <w:r w:rsidRPr="00641F83">
                  <w:rPr>
                    <w:rStyle w:val="Hyperlink"/>
                    <w:noProof/>
                    <w:sz w:val="24"/>
                    <w:szCs w:val="24"/>
                  </w:rPr>
                  <w:t>Objectives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_Toc133754261 \h </w:instrText>
                </w:r>
                <w:r w:rsidRPr="00641F83">
                  <w:rPr>
                    <w:noProof/>
                    <w:webHidden/>
                    <w:sz w:val="24"/>
                    <w:szCs w:val="24"/>
                  </w:rPr>
                </w:r>
                <w:r w:rsidRPr="00641F83">
                  <w:rPr>
                    <w:noProof/>
                    <w:webHidden/>
                    <w:sz w:val="24"/>
                    <w:szCs w:val="24"/>
                  </w:rPr>
                  <w:fldChar w:fldCharType="separate"/>
                </w:r>
                <w:r w:rsidR="005935B5">
                  <w:rPr>
                    <w:noProof/>
                    <w:webHidden/>
                    <w:sz w:val="24"/>
                    <w:szCs w:val="24"/>
                  </w:rPr>
                  <w:t>43</w:t>
                </w:r>
                <w:r w:rsidRPr="00641F83">
                  <w:rPr>
                    <w:noProof/>
                    <w:webHidden/>
                    <w:sz w:val="24"/>
                    <w:szCs w:val="24"/>
                  </w:rPr>
                  <w:fldChar w:fldCharType="end"/>
                </w:r>
              </w:hyperlink>
            </w:p>
            <w:p w14:paraId="3E438A3D" w14:textId="5CD7FFD4" w:rsidR="00641F83" w:rsidRPr="00641F83" w:rsidRDefault="00641F83" w:rsidP="00641F83">
              <w:pPr>
                <w:pStyle w:val="TOC2"/>
                <w:rPr>
                  <w:rFonts w:asciiTheme="minorHAnsi" w:eastAsiaTheme="minorEastAsia" w:hAnsiTheme="minorHAnsi" w:cstheme="minorBidi"/>
                  <w:noProof/>
                  <w:sz w:val="24"/>
                  <w:szCs w:val="24"/>
                </w:rPr>
              </w:pPr>
              <w:hyperlink w:anchor="_Toc133754262" w:history="1">
                <w:r w:rsidRPr="00641F83">
                  <w:rPr>
                    <w:rStyle w:val="Hyperlink"/>
                    <w:noProof/>
                    <w:sz w:val="24"/>
                    <w:szCs w:val="24"/>
                  </w:rPr>
                  <w:t>References</w:t>
                </w:r>
                <w:r w:rsidRPr="00641F83">
                  <w:rPr>
                    <w:noProof/>
                    <w:webHidden/>
                    <w:sz w:val="24"/>
                    <w:szCs w:val="24"/>
                  </w:rPr>
                  <w:tab/>
                </w:r>
                <w:r w:rsidRPr="00641F83">
                  <w:rPr>
                    <w:noProof/>
                    <w:webHidden/>
                    <w:sz w:val="24"/>
                    <w:szCs w:val="24"/>
                  </w:rPr>
                  <w:fldChar w:fldCharType="begin"/>
                </w:r>
                <w:r w:rsidRPr="00641F83">
                  <w:rPr>
                    <w:noProof/>
                    <w:webHidden/>
                    <w:sz w:val="24"/>
                    <w:szCs w:val="24"/>
                  </w:rPr>
                  <w:instrText xml:space="preserve"> PAGEREF _Toc133754262 \h </w:instrText>
                </w:r>
                <w:r w:rsidRPr="00641F83">
                  <w:rPr>
                    <w:noProof/>
                    <w:webHidden/>
                    <w:sz w:val="24"/>
                    <w:szCs w:val="24"/>
                  </w:rPr>
                </w:r>
                <w:r w:rsidRPr="00641F83">
                  <w:rPr>
                    <w:noProof/>
                    <w:webHidden/>
                    <w:sz w:val="24"/>
                    <w:szCs w:val="24"/>
                  </w:rPr>
                  <w:fldChar w:fldCharType="separate"/>
                </w:r>
                <w:r w:rsidR="005935B5">
                  <w:rPr>
                    <w:noProof/>
                    <w:webHidden/>
                    <w:sz w:val="24"/>
                    <w:szCs w:val="24"/>
                  </w:rPr>
                  <w:t>45</w:t>
                </w:r>
                <w:r w:rsidRPr="00641F83">
                  <w:rPr>
                    <w:noProof/>
                    <w:webHidden/>
                    <w:sz w:val="24"/>
                    <w:szCs w:val="24"/>
                  </w:rPr>
                  <w:fldChar w:fldCharType="end"/>
                </w:r>
              </w:hyperlink>
            </w:p>
            <w:p w14:paraId="69F83898" w14:textId="401B0A45" w:rsidR="008E4680" w:rsidRDefault="008E4680" w:rsidP="00641F83">
              <w:r w:rsidRPr="00641F83">
                <w:rPr>
                  <w:b/>
                  <w:bCs/>
                  <w:noProof/>
                  <w:sz w:val="24"/>
                  <w:szCs w:val="24"/>
                </w:rPr>
                <w:fldChar w:fldCharType="end"/>
              </w:r>
              <w:commentRangeEnd w:id="19"/>
              <w:r w:rsidR="00AE0845" w:rsidRPr="00641F83">
                <w:rPr>
                  <w:rStyle w:val="CommentReference"/>
                  <w:sz w:val="24"/>
                  <w:szCs w:val="24"/>
                </w:rPr>
                <w:commentReference w:id="19"/>
              </w:r>
            </w:p>
            <w:customXmlDelRangeStart w:id="20" w:author="Benjamin Meyer" w:date="2023-04-18T10:26:00Z"/>
          </w:sdtContent>
        </w:sdt>
        <w:customXmlDelRangeEnd w:id="20"/>
        <w:customXmlInsRangeStart w:id="21" w:author="Benjamin Meyer" w:date="2023-04-18T10:26:00Z"/>
      </w:sdtContent>
    </w:sdt>
    <w:customXmlInsRangeEnd w:id="21"/>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commentRangeStart w:id="22"/>
      <w:commentRangeStart w:id="23"/>
      <w:r w:rsidRPr="00044A00">
        <w:rPr>
          <w:rFonts w:ascii="Times New Roman" w:hAnsi="Times New Roman" w:cs="Times New Roman"/>
          <w:b/>
          <w:color w:val="auto"/>
          <w:sz w:val="24"/>
          <w:szCs w:val="24"/>
        </w:rPr>
        <w:lastRenderedPageBreak/>
        <w:t>Tables</w:t>
      </w:r>
      <w:commentRangeEnd w:id="22"/>
      <w:r w:rsidR="00AE0845" w:rsidRPr="00044A00">
        <w:rPr>
          <w:rStyle w:val="CommentReference"/>
          <w:rFonts w:ascii="Times New Roman" w:eastAsia="Times New Roman" w:hAnsi="Times New Roman" w:cs="Times New Roman"/>
          <w:color w:val="auto"/>
          <w:sz w:val="24"/>
          <w:szCs w:val="24"/>
        </w:rPr>
        <w:commentReference w:id="22"/>
      </w:r>
      <w:commentRangeEnd w:id="23"/>
      <w:r w:rsidR="0014462D" w:rsidRPr="00044A00">
        <w:rPr>
          <w:rStyle w:val="CommentReference"/>
          <w:rFonts w:ascii="Times New Roman" w:eastAsia="Times New Roman" w:hAnsi="Times New Roman" w:cs="Times New Roman"/>
          <w:color w:val="auto"/>
          <w:sz w:val="24"/>
          <w:szCs w:val="24"/>
        </w:rPr>
        <w:commentReference w:id="23"/>
      </w:r>
    </w:p>
    <w:p w14:paraId="6FC464F3" w14:textId="467CCECE" w:rsidR="005935B5" w:rsidRPr="00044A00" w:rsidRDefault="00042BE4">
      <w:pPr>
        <w:pStyle w:val="TableofFigures"/>
        <w:tabs>
          <w:tab w:val="right" w:leader="dot" w:pos="9350"/>
        </w:tabs>
        <w:rPr>
          <w:rFonts w:asciiTheme="minorHAnsi" w:eastAsiaTheme="minorEastAsia" w:hAnsiTheme="minorHAnsi" w:cstheme="minorBidi"/>
          <w:noProof/>
          <w:sz w:val="24"/>
          <w:szCs w:val="24"/>
        </w:rPr>
      </w:pPr>
      <w:r w:rsidRPr="00044A00">
        <w:rPr>
          <w:sz w:val="24"/>
          <w:szCs w:val="24"/>
        </w:rPr>
        <w:fldChar w:fldCharType="begin"/>
      </w:r>
      <w:r w:rsidRPr="00044A00">
        <w:rPr>
          <w:sz w:val="24"/>
          <w:szCs w:val="24"/>
        </w:rPr>
        <w:instrText xml:space="preserve"> TOC \h \z \c "Table" </w:instrText>
      </w:r>
      <w:r w:rsidRPr="00044A00">
        <w:rPr>
          <w:sz w:val="24"/>
          <w:szCs w:val="24"/>
        </w:rPr>
        <w:fldChar w:fldCharType="separate"/>
      </w:r>
      <w:hyperlink w:anchor="_Toc133755216" w:history="1">
        <w:r w:rsidR="005935B5" w:rsidRPr="00044A00">
          <w:rPr>
            <w:rStyle w:val="Hyperlink"/>
            <w:noProof/>
            <w:sz w:val="24"/>
            <w:szCs w:val="24"/>
          </w:rPr>
          <w:t>Table 1. Annual, biannual, and five-year project logistics tasks and responsible parties</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_Toc133755216 \h </w:instrText>
        </w:r>
        <w:r w:rsidR="005935B5" w:rsidRPr="00044A00">
          <w:rPr>
            <w:noProof/>
            <w:webHidden/>
            <w:sz w:val="24"/>
            <w:szCs w:val="24"/>
          </w:rPr>
        </w:r>
        <w:r w:rsidR="005935B5" w:rsidRPr="00044A00">
          <w:rPr>
            <w:noProof/>
            <w:webHidden/>
            <w:sz w:val="24"/>
            <w:szCs w:val="24"/>
          </w:rPr>
          <w:fldChar w:fldCharType="separate"/>
        </w:r>
        <w:r w:rsidR="005935B5" w:rsidRPr="00044A00">
          <w:rPr>
            <w:noProof/>
            <w:webHidden/>
            <w:sz w:val="24"/>
            <w:szCs w:val="24"/>
          </w:rPr>
          <w:t>10</w:t>
        </w:r>
        <w:r w:rsidR="005935B5" w:rsidRPr="00044A00">
          <w:rPr>
            <w:noProof/>
            <w:webHidden/>
            <w:sz w:val="24"/>
            <w:szCs w:val="24"/>
          </w:rPr>
          <w:fldChar w:fldCharType="end"/>
        </w:r>
      </w:hyperlink>
    </w:p>
    <w:p w14:paraId="5C61B7E2" w14:textId="49F94CE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17" w:history="1">
        <w:r w:rsidRPr="00044A00">
          <w:rPr>
            <w:rStyle w:val="Hyperlink"/>
            <w:noProof/>
            <w:sz w:val="24"/>
            <w:szCs w:val="24"/>
          </w:rPr>
          <w:t>Table 2. Data Quality Objectives for Electronic Instruments</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_Toc133755217 \h </w:instrText>
        </w:r>
        <w:r w:rsidRPr="00044A00">
          <w:rPr>
            <w:noProof/>
            <w:webHidden/>
            <w:sz w:val="24"/>
            <w:szCs w:val="24"/>
          </w:rPr>
        </w:r>
        <w:r w:rsidRPr="00044A00">
          <w:rPr>
            <w:noProof/>
            <w:webHidden/>
            <w:sz w:val="24"/>
            <w:szCs w:val="24"/>
          </w:rPr>
          <w:fldChar w:fldCharType="separate"/>
        </w:r>
        <w:r w:rsidRPr="00044A00">
          <w:rPr>
            <w:noProof/>
            <w:webHidden/>
            <w:sz w:val="24"/>
            <w:szCs w:val="24"/>
          </w:rPr>
          <w:t>15</w:t>
        </w:r>
        <w:r w:rsidRPr="00044A00">
          <w:rPr>
            <w:noProof/>
            <w:webHidden/>
            <w:sz w:val="24"/>
            <w:szCs w:val="24"/>
          </w:rPr>
          <w:fldChar w:fldCharType="end"/>
        </w:r>
      </w:hyperlink>
    </w:p>
    <w:p w14:paraId="2BD851D0" w14:textId="72B5B38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18" w:history="1">
        <w:r w:rsidRPr="00044A00">
          <w:rPr>
            <w:rStyle w:val="Hyperlink"/>
            <w:noProof/>
            <w:sz w:val="24"/>
            <w:szCs w:val="24"/>
          </w:rPr>
          <w:t>Table 3. Data Quality Objectives for Hydrocarbons Collected for Agency Baseline</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_Toc133755218 \h </w:instrText>
        </w:r>
        <w:r w:rsidRPr="00044A00">
          <w:rPr>
            <w:noProof/>
            <w:webHidden/>
            <w:sz w:val="24"/>
            <w:szCs w:val="24"/>
          </w:rPr>
        </w:r>
        <w:r w:rsidRPr="00044A00">
          <w:rPr>
            <w:noProof/>
            <w:webHidden/>
            <w:sz w:val="24"/>
            <w:szCs w:val="24"/>
          </w:rPr>
          <w:fldChar w:fldCharType="separate"/>
        </w:r>
        <w:r w:rsidRPr="00044A00">
          <w:rPr>
            <w:noProof/>
            <w:webHidden/>
            <w:sz w:val="24"/>
            <w:szCs w:val="24"/>
          </w:rPr>
          <w:t>16</w:t>
        </w:r>
        <w:r w:rsidRPr="00044A00">
          <w:rPr>
            <w:noProof/>
            <w:webHidden/>
            <w:sz w:val="24"/>
            <w:szCs w:val="24"/>
          </w:rPr>
          <w:fldChar w:fldCharType="end"/>
        </w:r>
      </w:hyperlink>
    </w:p>
    <w:p w14:paraId="24C763F1" w14:textId="3E33FC3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19" w:history="1">
        <w:r w:rsidRPr="00044A00">
          <w:rPr>
            <w:rStyle w:val="Hyperlink"/>
            <w:noProof/>
            <w:sz w:val="24"/>
            <w:szCs w:val="24"/>
          </w:rPr>
          <w:t>Table 4. Data Quality Objectives for Metals Collected for Agency Baseline</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_Toc133755219 \h </w:instrText>
        </w:r>
        <w:r w:rsidRPr="00044A00">
          <w:rPr>
            <w:noProof/>
            <w:webHidden/>
            <w:sz w:val="24"/>
            <w:szCs w:val="24"/>
          </w:rPr>
        </w:r>
        <w:r w:rsidRPr="00044A00">
          <w:rPr>
            <w:noProof/>
            <w:webHidden/>
            <w:sz w:val="24"/>
            <w:szCs w:val="24"/>
          </w:rPr>
          <w:fldChar w:fldCharType="separate"/>
        </w:r>
        <w:r w:rsidRPr="00044A00">
          <w:rPr>
            <w:noProof/>
            <w:webHidden/>
            <w:sz w:val="24"/>
            <w:szCs w:val="24"/>
          </w:rPr>
          <w:t>18</w:t>
        </w:r>
        <w:r w:rsidRPr="00044A00">
          <w:rPr>
            <w:noProof/>
            <w:webHidden/>
            <w:sz w:val="24"/>
            <w:szCs w:val="24"/>
          </w:rPr>
          <w:fldChar w:fldCharType="end"/>
        </w:r>
      </w:hyperlink>
    </w:p>
    <w:p w14:paraId="1051E40E" w14:textId="240A8C4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0" w:history="1">
        <w:r w:rsidRPr="00044A00">
          <w:rPr>
            <w:rStyle w:val="Hyperlink"/>
            <w:noProof/>
            <w:sz w:val="24"/>
            <w:szCs w:val="24"/>
          </w:rPr>
          <w:t xml:space="preserve">Table 5. Data Quality Objectives for Nutrients, Fecal Coliform, and Total Suspended Solids </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_Toc133755220 \h </w:instrText>
        </w:r>
        <w:r w:rsidRPr="00044A00">
          <w:rPr>
            <w:noProof/>
            <w:webHidden/>
            <w:sz w:val="24"/>
            <w:szCs w:val="24"/>
          </w:rPr>
        </w:r>
        <w:r w:rsidRPr="00044A00">
          <w:rPr>
            <w:noProof/>
            <w:webHidden/>
            <w:sz w:val="24"/>
            <w:szCs w:val="24"/>
          </w:rPr>
          <w:fldChar w:fldCharType="separate"/>
        </w:r>
        <w:r w:rsidRPr="00044A00">
          <w:rPr>
            <w:noProof/>
            <w:webHidden/>
            <w:sz w:val="24"/>
            <w:szCs w:val="24"/>
          </w:rPr>
          <w:t>19</w:t>
        </w:r>
        <w:r w:rsidRPr="00044A00">
          <w:rPr>
            <w:noProof/>
            <w:webHidden/>
            <w:sz w:val="24"/>
            <w:szCs w:val="24"/>
          </w:rPr>
          <w:fldChar w:fldCharType="end"/>
        </w:r>
      </w:hyperlink>
    </w:p>
    <w:p w14:paraId="30A695D9" w14:textId="61C1423A"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1" w:history="1">
        <w:r w:rsidRPr="00044A00">
          <w:rPr>
            <w:rStyle w:val="Hyperlink"/>
            <w:noProof/>
            <w:sz w:val="24"/>
            <w:szCs w:val="24"/>
          </w:rPr>
          <w:t>Table 6. Data Quality Objectives for Stream Temperature Monitoring</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_Toc133755221 \h </w:instrText>
        </w:r>
        <w:r w:rsidRPr="00044A00">
          <w:rPr>
            <w:noProof/>
            <w:webHidden/>
            <w:sz w:val="24"/>
            <w:szCs w:val="24"/>
          </w:rPr>
        </w:r>
        <w:r w:rsidRPr="00044A00">
          <w:rPr>
            <w:noProof/>
            <w:webHidden/>
            <w:sz w:val="24"/>
            <w:szCs w:val="24"/>
          </w:rPr>
          <w:fldChar w:fldCharType="separate"/>
        </w:r>
        <w:r w:rsidRPr="00044A00">
          <w:rPr>
            <w:noProof/>
            <w:webHidden/>
            <w:sz w:val="24"/>
            <w:szCs w:val="24"/>
          </w:rPr>
          <w:t>20</w:t>
        </w:r>
        <w:r w:rsidRPr="00044A00">
          <w:rPr>
            <w:noProof/>
            <w:webHidden/>
            <w:sz w:val="24"/>
            <w:szCs w:val="24"/>
          </w:rPr>
          <w:fldChar w:fldCharType="end"/>
        </w:r>
      </w:hyperlink>
    </w:p>
    <w:p w14:paraId="01CF787B" w14:textId="502B77D7"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2" w:history="1">
        <w:r w:rsidRPr="00044A00">
          <w:rPr>
            <w:rStyle w:val="Hyperlink"/>
            <w:noProof/>
            <w:sz w:val="24"/>
            <w:szCs w:val="24"/>
          </w:rPr>
          <w:t>Table 7. Data Qualifiers (from SGS North America)</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_Toc133755222 \h </w:instrText>
        </w:r>
        <w:r w:rsidRPr="00044A00">
          <w:rPr>
            <w:noProof/>
            <w:webHidden/>
            <w:sz w:val="24"/>
            <w:szCs w:val="24"/>
          </w:rPr>
        </w:r>
        <w:r w:rsidRPr="00044A00">
          <w:rPr>
            <w:noProof/>
            <w:webHidden/>
            <w:sz w:val="24"/>
            <w:szCs w:val="24"/>
          </w:rPr>
          <w:fldChar w:fldCharType="separate"/>
        </w:r>
        <w:r w:rsidRPr="00044A00">
          <w:rPr>
            <w:noProof/>
            <w:webHidden/>
            <w:sz w:val="24"/>
            <w:szCs w:val="24"/>
          </w:rPr>
          <w:t>23</w:t>
        </w:r>
        <w:r w:rsidRPr="00044A00">
          <w:rPr>
            <w:noProof/>
            <w:webHidden/>
            <w:sz w:val="24"/>
            <w:szCs w:val="24"/>
          </w:rPr>
          <w:fldChar w:fldCharType="end"/>
        </w:r>
      </w:hyperlink>
    </w:p>
    <w:p w14:paraId="0F4DC793" w14:textId="36BC6DB2"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3" w:history="1">
        <w:r w:rsidRPr="00044A00">
          <w:rPr>
            <w:rStyle w:val="Hyperlink"/>
            <w:noProof/>
            <w:sz w:val="24"/>
            <w:szCs w:val="24"/>
          </w:rPr>
          <w:t>Table 8. Sampling Locations for Agency Baseline Monitoring</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_Toc133755223 \h </w:instrText>
        </w:r>
        <w:r w:rsidRPr="00044A00">
          <w:rPr>
            <w:noProof/>
            <w:webHidden/>
            <w:sz w:val="24"/>
            <w:szCs w:val="24"/>
          </w:rPr>
        </w:r>
        <w:r w:rsidRPr="00044A00">
          <w:rPr>
            <w:noProof/>
            <w:webHidden/>
            <w:sz w:val="24"/>
            <w:szCs w:val="24"/>
          </w:rPr>
          <w:fldChar w:fldCharType="separate"/>
        </w:r>
        <w:r w:rsidRPr="00044A00">
          <w:rPr>
            <w:noProof/>
            <w:webHidden/>
            <w:sz w:val="24"/>
            <w:szCs w:val="24"/>
          </w:rPr>
          <w:t>26</w:t>
        </w:r>
        <w:r w:rsidRPr="00044A00">
          <w:rPr>
            <w:noProof/>
            <w:webHidden/>
            <w:sz w:val="24"/>
            <w:szCs w:val="24"/>
          </w:rPr>
          <w:fldChar w:fldCharType="end"/>
        </w:r>
      </w:hyperlink>
    </w:p>
    <w:p w14:paraId="35EE116C" w14:textId="3860D30D"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4" w:history="1">
        <w:r w:rsidRPr="00044A00">
          <w:rPr>
            <w:rStyle w:val="Hyperlink"/>
            <w:noProof/>
            <w:sz w:val="24"/>
            <w:szCs w:val="24"/>
          </w:rPr>
          <w:t>Table 9. Preservation and Holding Times for Sample Analysis</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_Toc133755224 \h </w:instrText>
        </w:r>
        <w:r w:rsidRPr="00044A00">
          <w:rPr>
            <w:noProof/>
            <w:webHidden/>
            <w:sz w:val="24"/>
            <w:szCs w:val="24"/>
          </w:rPr>
        </w:r>
        <w:r w:rsidRPr="00044A00">
          <w:rPr>
            <w:noProof/>
            <w:webHidden/>
            <w:sz w:val="24"/>
            <w:szCs w:val="24"/>
          </w:rPr>
          <w:fldChar w:fldCharType="separate"/>
        </w:r>
        <w:r w:rsidRPr="00044A00">
          <w:rPr>
            <w:noProof/>
            <w:webHidden/>
            <w:sz w:val="24"/>
            <w:szCs w:val="24"/>
          </w:rPr>
          <w:t>29</w:t>
        </w:r>
        <w:r w:rsidRPr="00044A00">
          <w:rPr>
            <w:noProof/>
            <w:webHidden/>
            <w:sz w:val="24"/>
            <w:szCs w:val="24"/>
          </w:rPr>
          <w:fldChar w:fldCharType="end"/>
        </w:r>
      </w:hyperlink>
    </w:p>
    <w:p w14:paraId="091F1D80" w14:textId="3D602E6A"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hyperlink w:anchor="_Toc133755225" w:history="1">
        <w:r w:rsidRPr="00044A00">
          <w:rPr>
            <w:rStyle w:val="Hyperlink"/>
            <w:noProof/>
            <w:sz w:val="24"/>
            <w:szCs w:val="24"/>
          </w:rPr>
          <w:t>Table 10</w:t>
        </w:r>
        <w:r w:rsidR="00AE5A3E" w:rsidRPr="00044A00">
          <w:rPr>
            <w:rStyle w:val="Hyperlink"/>
            <w:noProof/>
            <w:sz w:val="24"/>
            <w:szCs w:val="24"/>
          </w:rPr>
          <w:t xml:space="preserve">. </w:t>
        </w:r>
        <w:r w:rsidRPr="00044A00">
          <w:rPr>
            <w:rStyle w:val="Hyperlink"/>
            <w:noProof/>
            <w:sz w:val="24"/>
            <w:szCs w:val="24"/>
          </w:rPr>
          <w:t>Field Quality Control Samples.</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_Toc133755225 \h </w:instrText>
        </w:r>
        <w:r w:rsidRPr="00044A00">
          <w:rPr>
            <w:noProof/>
            <w:webHidden/>
            <w:sz w:val="24"/>
            <w:szCs w:val="24"/>
          </w:rPr>
        </w:r>
        <w:r w:rsidRPr="00044A00">
          <w:rPr>
            <w:noProof/>
            <w:webHidden/>
            <w:sz w:val="24"/>
            <w:szCs w:val="24"/>
          </w:rPr>
          <w:fldChar w:fldCharType="separate"/>
        </w:r>
        <w:r w:rsidRPr="00044A00">
          <w:rPr>
            <w:noProof/>
            <w:webHidden/>
            <w:sz w:val="24"/>
            <w:szCs w:val="24"/>
          </w:rPr>
          <w:t>33</w:t>
        </w:r>
        <w:r w:rsidRPr="00044A00">
          <w:rPr>
            <w:noProof/>
            <w:webHidden/>
            <w:sz w:val="24"/>
            <w:szCs w:val="24"/>
          </w:rPr>
          <w:fldChar w:fldCharType="end"/>
        </w:r>
      </w:hyperlink>
    </w:p>
    <w:p w14:paraId="565871FC" w14:textId="09BB72FF" w:rsidR="00042BE4" w:rsidRPr="00044A00" w:rsidRDefault="00042BE4" w:rsidP="00042BE4">
      <w:pPr>
        <w:rPr>
          <w:sz w:val="24"/>
          <w:szCs w:val="24"/>
        </w:rPr>
      </w:pPr>
      <w:r w:rsidRPr="00044A00">
        <w:rPr>
          <w:sz w:val="24"/>
          <w:szCs w:val="24"/>
        </w:rPr>
        <w:fldChar w:fldCharType="end"/>
      </w: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BAFE7A8" w:rsidR="00AE5A3E" w:rsidRPr="00044A00" w:rsidRDefault="00042BE4" w:rsidP="00044A00">
      <w:pPr>
        <w:pStyle w:val="TableofFigures"/>
        <w:tabs>
          <w:tab w:val="right" w:leader="dot" w:pos="9350"/>
        </w:tabs>
        <w:rPr>
          <w:rFonts w:asciiTheme="minorHAnsi" w:eastAsiaTheme="minorEastAsia" w:hAnsiTheme="minorHAnsi" w:cstheme="minorBidi"/>
          <w:noProof/>
          <w:sz w:val="24"/>
          <w:szCs w:val="24"/>
        </w:rPr>
      </w:pPr>
      <w:r w:rsidRPr="00044A00">
        <w:rPr>
          <w:sz w:val="24"/>
          <w:szCs w:val="24"/>
        </w:rPr>
        <w:fldChar w:fldCharType="begin"/>
      </w:r>
      <w:r w:rsidRPr="00044A00">
        <w:rPr>
          <w:sz w:val="24"/>
          <w:szCs w:val="24"/>
        </w:rPr>
        <w:instrText xml:space="preserve"> TOC \h \z \c "Figure" </w:instrText>
      </w:r>
      <w:r w:rsidRPr="00044A00">
        <w:rPr>
          <w:sz w:val="24"/>
          <w:szCs w:val="24"/>
        </w:rPr>
        <w:fldChar w:fldCharType="separate"/>
      </w:r>
      <w:hyperlink w:anchor="_Toc133755629" w:history="1">
        <w:r w:rsidR="00AE5A3E" w:rsidRPr="00044A00">
          <w:rPr>
            <w:rStyle w:val="Hyperlink"/>
            <w:noProof/>
            <w:sz w:val="24"/>
            <w:szCs w:val="24"/>
          </w:rPr>
          <w:t>Figure 1. Project management organization</w:t>
        </w:r>
        <w:r w:rsidR="00AE5A3E" w:rsidRPr="00044A00">
          <w:rPr>
            <w:noProof/>
            <w:webHidden/>
            <w:sz w:val="24"/>
            <w:szCs w:val="24"/>
          </w:rPr>
          <w:tab/>
        </w:r>
        <w:r w:rsidR="00AE5A3E" w:rsidRPr="00044A00">
          <w:rPr>
            <w:noProof/>
            <w:webHidden/>
            <w:sz w:val="24"/>
            <w:szCs w:val="24"/>
          </w:rPr>
          <w:fldChar w:fldCharType="begin"/>
        </w:r>
        <w:r w:rsidR="00AE5A3E" w:rsidRPr="00044A00">
          <w:rPr>
            <w:noProof/>
            <w:webHidden/>
            <w:sz w:val="24"/>
            <w:szCs w:val="24"/>
          </w:rPr>
          <w:instrText xml:space="preserve"> PAGEREF _Toc133755629 \h </w:instrText>
        </w:r>
        <w:r w:rsidR="00AE5A3E" w:rsidRPr="00044A00">
          <w:rPr>
            <w:noProof/>
            <w:webHidden/>
            <w:sz w:val="24"/>
            <w:szCs w:val="24"/>
          </w:rPr>
        </w:r>
        <w:r w:rsidR="00AE5A3E" w:rsidRPr="00044A00">
          <w:rPr>
            <w:noProof/>
            <w:webHidden/>
            <w:sz w:val="24"/>
            <w:szCs w:val="24"/>
          </w:rPr>
          <w:fldChar w:fldCharType="separate"/>
        </w:r>
        <w:r w:rsidR="00AE5A3E" w:rsidRPr="00044A00">
          <w:rPr>
            <w:noProof/>
            <w:webHidden/>
            <w:sz w:val="24"/>
            <w:szCs w:val="24"/>
          </w:rPr>
          <w:t>8</w:t>
        </w:r>
        <w:r w:rsidR="00AE5A3E" w:rsidRPr="00044A00">
          <w:rPr>
            <w:noProof/>
            <w:webHidden/>
            <w:sz w:val="24"/>
            <w:szCs w:val="24"/>
          </w:rPr>
          <w:fldChar w:fldCharType="end"/>
        </w:r>
      </w:hyperlink>
    </w:p>
    <w:p w14:paraId="6AF26135" w14:textId="770EEAA0"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hyperlink w:anchor="_Toc133755630" w:history="1">
        <w:r w:rsidRPr="00044A00">
          <w:rPr>
            <w:rStyle w:val="Hyperlink"/>
            <w:noProof/>
            <w:sz w:val="24"/>
            <w:szCs w:val="24"/>
          </w:rPr>
          <w:t>Figure 2. Map of the multi-agency baseline sample locations and the Kenai River watershed.</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_Toc133755630 \h </w:instrText>
        </w:r>
        <w:r w:rsidRPr="00044A00">
          <w:rPr>
            <w:noProof/>
            <w:webHidden/>
            <w:sz w:val="24"/>
            <w:szCs w:val="24"/>
          </w:rPr>
        </w:r>
        <w:r w:rsidRPr="00044A00">
          <w:rPr>
            <w:noProof/>
            <w:webHidden/>
            <w:sz w:val="24"/>
            <w:szCs w:val="24"/>
          </w:rPr>
          <w:fldChar w:fldCharType="separate"/>
        </w:r>
        <w:r w:rsidRPr="00044A00">
          <w:rPr>
            <w:noProof/>
            <w:webHidden/>
            <w:sz w:val="24"/>
            <w:szCs w:val="24"/>
          </w:rPr>
          <w:t>27</w:t>
        </w:r>
        <w:r w:rsidRPr="00044A00">
          <w:rPr>
            <w:noProof/>
            <w:webHidden/>
            <w:sz w:val="24"/>
            <w:szCs w:val="24"/>
          </w:rPr>
          <w:fldChar w:fldCharType="end"/>
        </w:r>
      </w:hyperlink>
    </w:p>
    <w:p w14:paraId="6F881B46" w14:textId="768F1F01"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hyperlink w:anchor="_Toc133755631" w:history="1">
        <w:r w:rsidRPr="00044A00">
          <w:rPr>
            <w:rStyle w:val="Hyperlink"/>
            <w:noProof/>
            <w:sz w:val="24"/>
            <w:szCs w:val="24"/>
          </w:rPr>
          <w:t>Figure 3. Sample Container Label</w:t>
        </w:r>
        <w:r w:rsidRPr="00044A00">
          <w:rPr>
            <w:noProof/>
            <w:webHidden/>
            <w:sz w:val="24"/>
            <w:szCs w:val="24"/>
          </w:rPr>
          <w:tab/>
        </w:r>
        <w:r w:rsidRPr="00044A00">
          <w:rPr>
            <w:noProof/>
            <w:webHidden/>
            <w:sz w:val="24"/>
            <w:szCs w:val="24"/>
          </w:rPr>
          <w:fldChar w:fldCharType="begin"/>
        </w:r>
        <w:r w:rsidRPr="00044A00">
          <w:rPr>
            <w:noProof/>
            <w:webHidden/>
            <w:sz w:val="24"/>
            <w:szCs w:val="24"/>
          </w:rPr>
          <w:instrText xml:space="preserve"> PAGEREF _Toc133755631 \h </w:instrText>
        </w:r>
        <w:r w:rsidRPr="00044A00">
          <w:rPr>
            <w:noProof/>
            <w:webHidden/>
            <w:sz w:val="24"/>
            <w:szCs w:val="24"/>
          </w:rPr>
        </w:r>
        <w:r w:rsidRPr="00044A00">
          <w:rPr>
            <w:noProof/>
            <w:webHidden/>
            <w:sz w:val="24"/>
            <w:szCs w:val="24"/>
          </w:rPr>
          <w:fldChar w:fldCharType="separate"/>
        </w:r>
        <w:r w:rsidRPr="00044A00">
          <w:rPr>
            <w:noProof/>
            <w:webHidden/>
            <w:sz w:val="24"/>
            <w:szCs w:val="24"/>
          </w:rPr>
          <w:t>30</w:t>
        </w:r>
        <w:r w:rsidRPr="00044A00">
          <w:rPr>
            <w:noProof/>
            <w:webHidden/>
            <w:sz w:val="24"/>
            <w:szCs w:val="24"/>
          </w:rPr>
          <w:fldChar w:fldCharType="end"/>
        </w:r>
      </w:hyperlink>
    </w:p>
    <w:p w14:paraId="3AC70309" w14:textId="5F193D48" w:rsidR="00044A00" w:rsidRPr="00044A00" w:rsidRDefault="00044A00" w:rsidP="00044A00">
      <w:pPr>
        <w:pStyle w:val="Caption"/>
        <w:rPr>
          <w:i w:val="0"/>
          <w:color w:val="auto"/>
          <w:sz w:val="24"/>
          <w:szCs w:val="24"/>
        </w:rPr>
      </w:pPr>
      <w:r w:rsidRPr="00044A00">
        <w:rPr>
          <w:i w:val="0"/>
          <w:color w:val="auto"/>
          <w:sz w:val="24"/>
          <w:szCs w:val="24"/>
        </w:rPr>
        <w:t>Figure 4. Data management and evaluation flowchart</w:t>
      </w:r>
      <w:r>
        <w:rPr>
          <w:i w:val="0"/>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1DF163AD" w:rsidR="00042BE4" w:rsidRPr="00044A00" w:rsidRDefault="00042BE4" w:rsidP="00044A00">
      <w:pPr>
        <w:rPr>
          <w:sz w:val="24"/>
          <w:szCs w:val="24"/>
        </w:rPr>
      </w:pPr>
      <w:r w:rsidRPr="00044A00">
        <w:rPr>
          <w:sz w:val="24"/>
          <w:szCs w:val="24"/>
        </w:rPr>
        <w:fldChar w:fldCharType="end"/>
      </w:r>
    </w:p>
    <w:p w14:paraId="1479CF19" w14:textId="48E84E64"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r w:rsidR="00042BE4" w:rsidRPr="00044A00">
        <w:rPr>
          <w:rFonts w:ascii="Times New Roman" w:hAnsi="Times New Roman" w:cs="Times New Roman"/>
          <w:b/>
          <w:color w:val="auto"/>
          <w:sz w:val="24"/>
          <w:szCs w:val="24"/>
        </w:rPr>
        <w:fldChar w:fldCharType="begin"/>
      </w:r>
      <w:r w:rsidR="00042BE4" w:rsidRPr="00044A00">
        <w:rPr>
          <w:rFonts w:ascii="Times New Roman" w:hAnsi="Times New Roman" w:cs="Times New Roman"/>
          <w:b/>
          <w:color w:val="auto"/>
          <w:sz w:val="24"/>
          <w:szCs w:val="24"/>
        </w:rPr>
        <w:instrText xml:space="preserve"> TOC \o "2-3" \h \z \t "Heading 1,1,Appendix Subheadings,1" </w:instrText>
      </w:r>
      <w:r w:rsidR="00042BE4" w:rsidRPr="00044A00">
        <w:rPr>
          <w:rFonts w:ascii="Times New Roman" w:hAnsi="Times New Roman" w:cs="Times New Roman"/>
          <w:b/>
          <w:color w:val="auto"/>
          <w:sz w:val="24"/>
          <w:szCs w:val="24"/>
        </w:rPr>
        <w:fldChar w:fldCharType="separate"/>
      </w:r>
    </w:p>
    <w:p w14:paraId="200AA3E9" w14:textId="4FD8FDDD" w:rsidR="00042BE4" w:rsidRPr="00044A00" w:rsidRDefault="00000000" w:rsidP="00E63832">
      <w:pPr>
        <w:pStyle w:val="TOC1"/>
        <w:spacing w:before="0"/>
        <w:ind w:left="0"/>
        <w:rPr>
          <w:rFonts w:eastAsiaTheme="minorEastAsia"/>
          <w:noProof/>
        </w:rPr>
      </w:pPr>
      <w:hyperlink w:anchor="_Toc132032679" w:history="1">
        <w:r w:rsidR="00042BE4" w:rsidRPr="00044A00">
          <w:rPr>
            <w:rStyle w:val="Hyperlink"/>
            <w:noProof/>
          </w:rPr>
          <w:t>Appendix A: Technical Advisory Committee</w:t>
        </w:r>
        <w:r w:rsidR="000E32CE" w:rsidRPr="00044A00">
          <w:rPr>
            <w:rStyle w:val="Hyperlink"/>
            <w:noProof/>
          </w:rPr>
          <w:t>…………</w:t>
        </w:r>
        <w:r w:rsidR="000E32CE" w:rsidRPr="00044A00">
          <w:rPr>
            <w:noProof/>
            <w:webHidden/>
          </w:rPr>
          <w:t>………………………………………...</w:t>
        </w:r>
        <w:r w:rsidR="00042BE4" w:rsidRPr="00044A00">
          <w:rPr>
            <w:noProof/>
            <w:webHidden/>
          </w:rPr>
          <w:fldChar w:fldCharType="begin"/>
        </w:r>
        <w:r w:rsidR="00042BE4" w:rsidRPr="00044A00">
          <w:rPr>
            <w:noProof/>
            <w:webHidden/>
          </w:rPr>
          <w:instrText xml:space="preserve"> PAGEREF _Toc132032679 \h </w:instrText>
        </w:r>
        <w:r w:rsidR="00042BE4" w:rsidRPr="00044A00">
          <w:rPr>
            <w:noProof/>
            <w:webHidden/>
          </w:rPr>
        </w:r>
        <w:r w:rsidR="00042BE4" w:rsidRPr="00044A00">
          <w:rPr>
            <w:noProof/>
            <w:webHidden/>
          </w:rPr>
          <w:fldChar w:fldCharType="separate"/>
        </w:r>
        <w:r w:rsidR="005169C8">
          <w:rPr>
            <w:noProof/>
            <w:webHidden/>
          </w:rPr>
          <w:t>46</w:t>
        </w:r>
        <w:r w:rsidR="00042BE4" w:rsidRPr="00044A00">
          <w:rPr>
            <w:noProof/>
            <w:webHidden/>
          </w:rPr>
          <w:fldChar w:fldCharType="end"/>
        </w:r>
      </w:hyperlink>
    </w:p>
    <w:p w14:paraId="533EF377" w14:textId="74326080" w:rsidR="00042BE4" w:rsidRPr="00044A00" w:rsidRDefault="00000000" w:rsidP="00E63832">
      <w:pPr>
        <w:pStyle w:val="TOC1"/>
        <w:spacing w:before="0"/>
        <w:ind w:left="0"/>
        <w:rPr>
          <w:rFonts w:eastAsiaTheme="minorEastAsia"/>
          <w:noProof/>
        </w:rPr>
      </w:pPr>
      <w:hyperlink w:anchor="_Toc132032680" w:history="1">
        <w:r w:rsidR="00042BE4" w:rsidRPr="00044A00">
          <w:rPr>
            <w:rStyle w:val="Hyperlink"/>
            <w:noProof/>
          </w:rPr>
          <w:t>Appendix B: Fieldwork Sampling SOP</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_Toc132032680 \h </w:instrText>
        </w:r>
        <w:r w:rsidR="00042BE4" w:rsidRPr="00044A00">
          <w:rPr>
            <w:noProof/>
            <w:webHidden/>
          </w:rPr>
        </w:r>
        <w:r w:rsidR="00042BE4" w:rsidRPr="00044A00">
          <w:rPr>
            <w:noProof/>
            <w:webHidden/>
          </w:rPr>
          <w:fldChar w:fldCharType="separate"/>
        </w:r>
        <w:r w:rsidR="005169C8">
          <w:rPr>
            <w:noProof/>
            <w:webHidden/>
          </w:rPr>
          <w:t>47</w:t>
        </w:r>
        <w:r w:rsidR="00042BE4" w:rsidRPr="00044A00">
          <w:rPr>
            <w:noProof/>
            <w:webHidden/>
          </w:rPr>
          <w:fldChar w:fldCharType="end"/>
        </w:r>
      </w:hyperlink>
    </w:p>
    <w:p w14:paraId="310F038F" w14:textId="49EE9791" w:rsidR="00042BE4" w:rsidRPr="00044A00" w:rsidRDefault="00000000" w:rsidP="00E63832">
      <w:pPr>
        <w:pStyle w:val="TOC1"/>
        <w:spacing w:before="0"/>
        <w:ind w:left="0"/>
        <w:rPr>
          <w:rFonts w:eastAsiaTheme="minorEastAsia"/>
          <w:noProof/>
        </w:rPr>
      </w:pPr>
      <w:hyperlink w:anchor="_Toc132032681" w:history="1">
        <w:r w:rsidR="00042BE4" w:rsidRPr="00044A00">
          <w:rPr>
            <w:rStyle w:val="Hyperlink"/>
            <w:rFonts w:eastAsia="Calibri"/>
            <w:noProof/>
          </w:rPr>
          <w:t>Appendix B1: “Clean Hands, Dirty Hands” Sampling Technique</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_Toc132032681 \h </w:instrText>
        </w:r>
        <w:r w:rsidR="00042BE4" w:rsidRPr="00044A00">
          <w:rPr>
            <w:noProof/>
            <w:webHidden/>
          </w:rPr>
        </w:r>
        <w:r w:rsidR="00042BE4" w:rsidRPr="00044A00">
          <w:rPr>
            <w:noProof/>
            <w:webHidden/>
          </w:rPr>
          <w:fldChar w:fldCharType="separate"/>
        </w:r>
        <w:r w:rsidR="005169C8">
          <w:rPr>
            <w:noProof/>
            <w:webHidden/>
          </w:rPr>
          <w:t>54</w:t>
        </w:r>
        <w:r w:rsidR="00042BE4" w:rsidRPr="00044A00">
          <w:rPr>
            <w:noProof/>
            <w:webHidden/>
          </w:rPr>
          <w:fldChar w:fldCharType="end"/>
        </w:r>
      </w:hyperlink>
    </w:p>
    <w:p w14:paraId="28084AEF" w14:textId="74BCBE02" w:rsidR="00042BE4" w:rsidRPr="00044A00" w:rsidRDefault="00000000" w:rsidP="00E63832">
      <w:pPr>
        <w:pStyle w:val="TOC1"/>
        <w:spacing w:before="0"/>
        <w:ind w:left="0"/>
        <w:rPr>
          <w:rFonts w:eastAsiaTheme="minorEastAsia"/>
          <w:noProof/>
        </w:rPr>
      </w:pPr>
      <w:hyperlink w:anchor="_Toc132032682" w:history="1">
        <w:r w:rsidR="00042BE4" w:rsidRPr="00044A00">
          <w:rPr>
            <w:rStyle w:val="Hyperlink"/>
            <w:noProof/>
          </w:rPr>
          <w:t>Appendix C: Kenai River Watershed Water Quality Monitoring Field Data Form</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_Toc132032682 \h </w:instrText>
        </w:r>
        <w:r w:rsidR="00042BE4" w:rsidRPr="00044A00">
          <w:rPr>
            <w:noProof/>
            <w:webHidden/>
          </w:rPr>
        </w:r>
        <w:r w:rsidR="00042BE4" w:rsidRPr="00044A00">
          <w:rPr>
            <w:noProof/>
            <w:webHidden/>
          </w:rPr>
          <w:fldChar w:fldCharType="separate"/>
        </w:r>
        <w:r w:rsidR="005169C8">
          <w:rPr>
            <w:noProof/>
            <w:webHidden/>
          </w:rPr>
          <w:t>55</w:t>
        </w:r>
        <w:r w:rsidR="00042BE4" w:rsidRPr="00044A00">
          <w:rPr>
            <w:noProof/>
            <w:webHidden/>
          </w:rPr>
          <w:fldChar w:fldCharType="end"/>
        </w:r>
      </w:hyperlink>
    </w:p>
    <w:p w14:paraId="612F7F53" w14:textId="29E6F03E" w:rsidR="00042BE4" w:rsidRPr="00044A00" w:rsidRDefault="00000000" w:rsidP="00E63832">
      <w:pPr>
        <w:pStyle w:val="TOC1"/>
        <w:spacing w:before="0"/>
        <w:ind w:left="0"/>
        <w:rPr>
          <w:rFonts w:eastAsiaTheme="minorEastAsia"/>
          <w:noProof/>
        </w:rPr>
      </w:pPr>
      <w:hyperlink w:anchor="_Toc132032683" w:history="1">
        <w:r w:rsidR="00042BE4" w:rsidRPr="00044A00">
          <w:rPr>
            <w:rStyle w:val="Hyperlink"/>
            <w:noProof/>
          </w:rPr>
          <w:t>Appendix D: Kenai River Watershed Water Quality Monitoring Chain of Custody Forms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_Toc132032683 \h </w:instrText>
        </w:r>
        <w:r w:rsidR="00042BE4" w:rsidRPr="00044A00">
          <w:rPr>
            <w:noProof/>
            <w:webHidden/>
          </w:rPr>
        </w:r>
        <w:r w:rsidR="00042BE4" w:rsidRPr="00044A00">
          <w:rPr>
            <w:noProof/>
            <w:webHidden/>
          </w:rPr>
          <w:fldChar w:fldCharType="separate"/>
        </w:r>
        <w:r w:rsidR="005169C8">
          <w:rPr>
            <w:noProof/>
            <w:webHidden/>
          </w:rPr>
          <w:t>56</w:t>
        </w:r>
        <w:r w:rsidR="00042BE4" w:rsidRPr="00044A00">
          <w:rPr>
            <w:noProof/>
            <w:webHidden/>
          </w:rPr>
          <w:fldChar w:fldCharType="end"/>
        </w:r>
      </w:hyperlink>
    </w:p>
    <w:p w14:paraId="76347E72" w14:textId="2ED57E6B" w:rsidR="00042BE4" w:rsidRPr="00044A00" w:rsidRDefault="00000000" w:rsidP="00E63832">
      <w:pPr>
        <w:pStyle w:val="TOC1"/>
        <w:spacing w:before="0"/>
        <w:ind w:left="0"/>
        <w:rPr>
          <w:rFonts w:eastAsiaTheme="minorEastAsia"/>
          <w:noProof/>
        </w:rPr>
      </w:pPr>
      <w:hyperlink w:anchor="_Toc132032685" w:history="1">
        <w:r w:rsidR="00042BE4" w:rsidRPr="00044A00">
          <w:rPr>
            <w:rStyle w:val="Hyperlink"/>
            <w:noProof/>
          </w:rPr>
          <w:t>Appendix E: Agency Baseline Lab Test Results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_Toc132032685 \h </w:instrText>
        </w:r>
        <w:r w:rsidR="00042BE4" w:rsidRPr="00044A00">
          <w:rPr>
            <w:noProof/>
            <w:webHidden/>
          </w:rPr>
        </w:r>
        <w:r w:rsidR="00042BE4" w:rsidRPr="00044A00">
          <w:rPr>
            <w:noProof/>
            <w:webHidden/>
          </w:rPr>
          <w:fldChar w:fldCharType="separate"/>
        </w:r>
        <w:r w:rsidR="005169C8">
          <w:rPr>
            <w:noProof/>
            <w:webHidden/>
          </w:rPr>
          <w:t>59</w:t>
        </w:r>
        <w:r w:rsidR="00042BE4" w:rsidRPr="00044A00">
          <w:rPr>
            <w:noProof/>
            <w:webHidden/>
          </w:rPr>
          <w:fldChar w:fldCharType="end"/>
        </w:r>
      </w:hyperlink>
    </w:p>
    <w:p w14:paraId="56E3DFD0" w14:textId="223D1249" w:rsidR="00042BE4" w:rsidRPr="00044A00" w:rsidRDefault="00000000" w:rsidP="00E63832">
      <w:pPr>
        <w:pStyle w:val="TOC1"/>
        <w:spacing w:before="0"/>
        <w:ind w:left="0"/>
        <w:rPr>
          <w:rFonts w:eastAsiaTheme="minorEastAsia"/>
          <w:noProof/>
        </w:rPr>
      </w:pPr>
      <w:hyperlink w:anchor="_Toc132032686" w:history="1">
        <w:r w:rsidR="00042BE4" w:rsidRPr="00044A00">
          <w:rPr>
            <w:rStyle w:val="Hyperlink"/>
            <w:noProof/>
          </w:rPr>
          <w:t>Appendix F: Hydrolab Downloads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_Toc132032686 \h </w:instrText>
        </w:r>
        <w:r w:rsidR="00042BE4" w:rsidRPr="00044A00">
          <w:rPr>
            <w:noProof/>
            <w:webHidden/>
          </w:rPr>
        </w:r>
        <w:r w:rsidR="00042BE4" w:rsidRPr="00044A00">
          <w:rPr>
            <w:noProof/>
            <w:webHidden/>
          </w:rPr>
          <w:fldChar w:fldCharType="separate"/>
        </w:r>
        <w:r w:rsidR="005169C8">
          <w:rPr>
            <w:noProof/>
            <w:webHidden/>
          </w:rPr>
          <w:t>61</w:t>
        </w:r>
        <w:r w:rsidR="00042BE4" w:rsidRPr="00044A00">
          <w:rPr>
            <w:noProof/>
            <w:webHidden/>
          </w:rPr>
          <w:fldChar w:fldCharType="end"/>
        </w:r>
      </w:hyperlink>
    </w:p>
    <w:p w14:paraId="7F0E06E6" w14:textId="5D3AEA28" w:rsidR="00042BE4" w:rsidRPr="00044A00" w:rsidRDefault="00000000" w:rsidP="00E63832">
      <w:pPr>
        <w:pStyle w:val="TOC1"/>
        <w:spacing w:before="0"/>
        <w:ind w:left="0"/>
        <w:rPr>
          <w:rFonts w:eastAsiaTheme="minorEastAsia"/>
          <w:noProof/>
        </w:rPr>
      </w:pPr>
      <w:hyperlink w:anchor="_Toc132032687" w:history="1">
        <w:r w:rsidR="00042BE4" w:rsidRPr="00044A00">
          <w:rPr>
            <w:rStyle w:val="Hyperlink"/>
            <w:noProof/>
          </w:rPr>
          <w:t>Appendix F: Minisonde Calibration Record</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_Toc132032687 \h </w:instrText>
        </w:r>
        <w:r w:rsidR="00042BE4" w:rsidRPr="00044A00">
          <w:rPr>
            <w:noProof/>
            <w:webHidden/>
          </w:rPr>
        </w:r>
        <w:r w:rsidR="00042BE4" w:rsidRPr="00044A00">
          <w:rPr>
            <w:noProof/>
            <w:webHidden/>
          </w:rPr>
          <w:fldChar w:fldCharType="separate"/>
        </w:r>
        <w:r w:rsidR="005169C8">
          <w:rPr>
            <w:noProof/>
            <w:webHidden/>
          </w:rPr>
          <w:t>62</w:t>
        </w:r>
        <w:r w:rsidR="00042BE4" w:rsidRPr="00044A00">
          <w:rPr>
            <w:noProof/>
            <w:webHidden/>
          </w:rPr>
          <w:fldChar w:fldCharType="end"/>
        </w:r>
      </w:hyperlink>
    </w:p>
    <w:p w14:paraId="582BABAD" w14:textId="09656DE1" w:rsidR="00042BE4" w:rsidRPr="00044A00" w:rsidRDefault="00000000" w:rsidP="00E63832">
      <w:pPr>
        <w:pStyle w:val="TOC1"/>
        <w:spacing w:before="0"/>
        <w:ind w:left="0"/>
        <w:rPr>
          <w:rFonts w:eastAsiaTheme="minorEastAsia"/>
          <w:noProof/>
        </w:rPr>
      </w:pPr>
      <w:hyperlink w:anchor="_Toc132032688" w:history="1">
        <w:r w:rsidR="00042BE4" w:rsidRPr="00044A00">
          <w:rPr>
            <w:rStyle w:val="Hyperlink"/>
            <w:noProof/>
          </w:rPr>
          <w:t>Appendix G: Stream Temperature Monitoring Field Data Sheet</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_Toc132032688 \h </w:instrText>
        </w:r>
        <w:r w:rsidR="00042BE4" w:rsidRPr="00044A00">
          <w:rPr>
            <w:noProof/>
            <w:webHidden/>
          </w:rPr>
        </w:r>
        <w:r w:rsidR="00042BE4" w:rsidRPr="00044A00">
          <w:rPr>
            <w:noProof/>
            <w:webHidden/>
          </w:rPr>
          <w:fldChar w:fldCharType="separate"/>
        </w:r>
        <w:r w:rsidR="005169C8">
          <w:rPr>
            <w:noProof/>
            <w:webHidden/>
          </w:rPr>
          <w:t>63</w:t>
        </w:r>
        <w:r w:rsidR="00042BE4" w:rsidRPr="00044A00">
          <w:rPr>
            <w:noProof/>
            <w:webHidden/>
          </w:rPr>
          <w:fldChar w:fldCharType="end"/>
        </w:r>
      </w:hyperlink>
    </w:p>
    <w:p w14:paraId="1E65EB15" w14:textId="75179654" w:rsidR="00042BE4" w:rsidRPr="00044A00" w:rsidRDefault="00000000" w:rsidP="00E63832">
      <w:pPr>
        <w:pStyle w:val="TOC1"/>
        <w:spacing w:before="0"/>
        <w:ind w:left="0"/>
        <w:rPr>
          <w:rFonts w:eastAsiaTheme="minorEastAsia"/>
          <w:noProof/>
        </w:rPr>
      </w:pPr>
      <w:hyperlink w:anchor="_Toc132032689" w:history="1">
        <w:r w:rsidR="00042BE4" w:rsidRPr="00044A00">
          <w:rPr>
            <w:rStyle w:val="Hyperlink"/>
            <w:noProof/>
          </w:rPr>
          <w:t>Appendix H: Standard Calibration Procedure for Hydrolab Minisonde MS 5</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_Toc132032689 \h </w:instrText>
        </w:r>
        <w:r w:rsidR="00042BE4" w:rsidRPr="00044A00">
          <w:rPr>
            <w:noProof/>
            <w:webHidden/>
          </w:rPr>
        </w:r>
        <w:r w:rsidR="00042BE4" w:rsidRPr="00044A00">
          <w:rPr>
            <w:noProof/>
            <w:webHidden/>
          </w:rPr>
          <w:fldChar w:fldCharType="separate"/>
        </w:r>
        <w:r w:rsidR="005169C8">
          <w:rPr>
            <w:noProof/>
            <w:webHidden/>
          </w:rPr>
          <w:t>65</w:t>
        </w:r>
        <w:r w:rsidR="00042BE4" w:rsidRPr="00044A00">
          <w:rPr>
            <w:noProof/>
            <w:webHidden/>
          </w:rPr>
          <w:fldChar w:fldCharType="end"/>
        </w:r>
      </w:hyperlink>
    </w:p>
    <w:p w14:paraId="46F8594C" w14:textId="028A8D90" w:rsidR="00042BE4" w:rsidRPr="00044A00" w:rsidRDefault="00000000" w:rsidP="00E63832">
      <w:pPr>
        <w:pStyle w:val="TOC1"/>
        <w:spacing w:before="0"/>
        <w:ind w:left="0"/>
        <w:rPr>
          <w:rFonts w:eastAsiaTheme="minorEastAsia"/>
          <w:noProof/>
        </w:rPr>
      </w:pPr>
      <w:hyperlink w:anchor="_Toc132032690" w:history="1">
        <w:r w:rsidR="00042BE4" w:rsidRPr="00044A00">
          <w:rPr>
            <w:rStyle w:val="Hyperlink"/>
            <w:noProof/>
          </w:rPr>
          <w:t>Appendix I: YSI Temperature Meter QA</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_Toc132032690 \h </w:instrText>
        </w:r>
        <w:r w:rsidR="00042BE4" w:rsidRPr="00044A00">
          <w:rPr>
            <w:noProof/>
            <w:webHidden/>
          </w:rPr>
        </w:r>
        <w:r w:rsidR="00042BE4" w:rsidRPr="00044A00">
          <w:rPr>
            <w:noProof/>
            <w:webHidden/>
          </w:rPr>
          <w:fldChar w:fldCharType="separate"/>
        </w:r>
        <w:r w:rsidR="005169C8">
          <w:rPr>
            <w:noProof/>
            <w:webHidden/>
          </w:rPr>
          <w:t>70</w:t>
        </w:r>
        <w:r w:rsidR="00042BE4" w:rsidRPr="00044A00">
          <w:rPr>
            <w:noProof/>
            <w:webHidden/>
          </w:rPr>
          <w:fldChar w:fldCharType="end"/>
        </w:r>
      </w:hyperlink>
    </w:p>
    <w:p w14:paraId="40869C30" w14:textId="0A102B4B" w:rsidR="00042BE4" w:rsidRPr="00044A00" w:rsidRDefault="00000000" w:rsidP="00E63832">
      <w:pPr>
        <w:pStyle w:val="TOC1"/>
        <w:spacing w:before="0"/>
        <w:ind w:left="0"/>
        <w:rPr>
          <w:rFonts w:eastAsiaTheme="minorEastAsia"/>
          <w:noProof/>
        </w:rPr>
      </w:pPr>
      <w:hyperlink w:anchor="_Toc132032691" w:history="1">
        <w:r w:rsidR="00042BE4" w:rsidRPr="00044A00">
          <w:rPr>
            <w:rStyle w:val="Hyperlink"/>
            <w:noProof/>
          </w:rPr>
          <w:t>Appendix J: Calibration Standards Record Form</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_Toc132032691 \h </w:instrText>
        </w:r>
        <w:r w:rsidR="00042BE4" w:rsidRPr="00044A00">
          <w:rPr>
            <w:noProof/>
            <w:webHidden/>
          </w:rPr>
        </w:r>
        <w:r w:rsidR="00042BE4" w:rsidRPr="00044A00">
          <w:rPr>
            <w:noProof/>
            <w:webHidden/>
          </w:rPr>
          <w:fldChar w:fldCharType="separate"/>
        </w:r>
        <w:r w:rsidR="005169C8">
          <w:rPr>
            <w:noProof/>
            <w:webHidden/>
          </w:rPr>
          <w:t>71</w:t>
        </w:r>
        <w:r w:rsidR="00042BE4" w:rsidRPr="00044A00">
          <w:rPr>
            <w:noProof/>
            <w:webHidden/>
          </w:rPr>
          <w:fldChar w:fldCharType="end"/>
        </w:r>
      </w:hyperlink>
    </w:p>
    <w:p w14:paraId="0722C6A4" w14:textId="6AD78A4B" w:rsidR="00042BE4" w:rsidRPr="00044A00" w:rsidRDefault="00000000" w:rsidP="00E63832">
      <w:pPr>
        <w:pStyle w:val="TOC1"/>
        <w:spacing w:before="0"/>
        <w:ind w:left="0"/>
        <w:rPr>
          <w:rFonts w:eastAsiaTheme="minorEastAsia"/>
          <w:noProof/>
        </w:rPr>
      </w:pPr>
      <w:hyperlink w:anchor="_Toc132032692" w:history="1">
        <w:r w:rsidR="00042BE4" w:rsidRPr="00044A00">
          <w:rPr>
            <w:rStyle w:val="Hyperlink"/>
            <w:noProof/>
          </w:rPr>
          <w:t>Appendix K: Laboratory Certificates of Analysis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_Toc132032692 \h </w:instrText>
        </w:r>
        <w:r w:rsidR="00042BE4" w:rsidRPr="00044A00">
          <w:rPr>
            <w:noProof/>
            <w:webHidden/>
          </w:rPr>
        </w:r>
        <w:r w:rsidR="00042BE4" w:rsidRPr="00044A00">
          <w:rPr>
            <w:noProof/>
            <w:webHidden/>
          </w:rPr>
          <w:fldChar w:fldCharType="separate"/>
        </w:r>
        <w:r w:rsidR="005169C8">
          <w:rPr>
            <w:noProof/>
            <w:webHidden/>
          </w:rPr>
          <w:t>72</w:t>
        </w:r>
        <w:r w:rsidR="00042BE4" w:rsidRPr="00044A00">
          <w:rPr>
            <w:noProof/>
            <w:webHidden/>
          </w:rPr>
          <w:fldChar w:fldCharType="end"/>
        </w:r>
      </w:hyperlink>
    </w:p>
    <w:p w14:paraId="1814C32A" w14:textId="02127ED4" w:rsidR="000E32CE" w:rsidRPr="00044A00" w:rsidRDefault="00042BE4" w:rsidP="00E63832">
      <w:pPr>
        <w:pStyle w:val="TOC1"/>
        <w:spacing w:before="0"/>
        <w:ind w:left="0"/>
        <w:rPr>
          <w:rFonts w:eastAsiaTheme="minorEastAsia"/>
          <w:noProof/>
        </w:rPr>
      </w:pPr>
      <w:r w:rsidRPr="00044A00">
        <w:fldChar w:fldCharType="end"/>
      </w:r>
      <w:r w:rsidR="000E32CE"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24" w:name="_Toc132032646"/>
      <w:bookmarkStart w:id="25" w:name="_Toc112073500"/>
      <w:bookmarkStart w:id="26" w:name="_Toc117087842"/>
      <w:bookmarkStart w:id="27" w:name="_Toc125960332"/>
      <w:bookmarkStart w:id="28" w:name="_Toc125983994"/>
      <w:bookmarkStart w:id="29" w:name="_Toc125984275"/>
      <w:bookmarkStart w:id="30" w:name="_Toc133754232"/>
      <w:r>
        <w:lastRenderedPageBreak/>
        <w:t xml:space="preserve">A3. </w:t>
      </w:r>
      <w:commentRangeStart w:id="31"/>
      <w:commentRangeStart w:id="32"/>
      <w:r w:rsidR="00015BB1" w:rsidRPr="00816966">
        <w:t>Acronyms</w:t>
      </w:r>
      <w:bookmarkEnd w:id="24"/>
      <w:commentRangeEnd w:id="31"/>
      <w:r w:rsidR="00015BB1" w:rsidRPr="00816966">
        <w:rPr>
          <w:rStyle w:val="CommentReference"/>
          <w:sz w:val="24"/>
          <w:szCs w:val="24"/>
        </w:rPr>
        <w:commentReference w:id="31"/>
      </w:r>
      <w:commentRangeEnd w:id="32"/>
      <w:r w:rsidR="00AE0845">
        <w:rPr>
          <w:rStyle w:val="CommentReference"/>
          <w:b w:val="0"/>
          <w:bCs w:val="0"/>
        </w:rPr>
        <w:commentReference w:id="32"/>
      </w:r>
      <w:bookmarkEnd w:id="30"/>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77777777" w:rsidR="00015BB1" w:rsidRPr="00816966" w:rsidRDefault="00015BB1" w:rsidP="00CD7519">
      <w:pPr>
        <w:pStyle w:val="BodyText"/>
        <w:numPr>
          <w:ilvl w:val="0"/>
          <w:numId w:val="37"/>
        </w:numPr>
      </w:pPr>
      <w:r w:rsidRPr="00816966">
        <w:t xml:space="preserve">ADEC WQS – 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w:t>
      </w:r>
      <w:proofErr w:type="gramStart"/>
      <w:r w:rsidRPr="00816966">
        <w:t>detect</w:t>
      </w:r>
      <w:proofErr w:type="gramEnd"/>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33" w:name="_Toc132032647"/>
      <w:bookmarkStart w:id="34" w:name="_Toc133754233"/>
      <w:r>
        <w:lastRenderedPageBreak/>
        <w:t xml:space="preserve"> Acknowledgements</w:t>
      </w:r>
      <w:bookmarkEnd w:id="25"/>
      <w:bookmarkEnd w:id="26"/>
      <w:bookmarkEnd w:id="27"/>
      <w:bookmarkEnd w:id="28"/>
      <w:bookmarkEnd w:id="29"/>
      <w:bookmarkEnd w:id="33"/>
      <w:bookmarkEnd w:id="34"/>
    </w:p>
    <w:p w14:paraId="197941E8" w14:textId="7A90D2D6" w:rsidR="008E4680" w:rsidRDefault="008E4680" w:rsidP="008E4680">
      <w:pPr>
        <w:pStyle w:val="BodyText"/>
        <w:spacing w:before="334"/>
        <w:ind w:right="635"/>
      </w:pPr>
      <w:bookmarkStart w:id="35" w:name="ACKNOWLEDGEMENTS"/>
      <w:bookmarkEnd w:id="35"/>
      <w:r>
        <w:t xml:space="preserve">This document was originally developed by the Kenai Watershed Forum and was modeled and adapted, with permission, from Quality Assurance Project Plans (QAPP) produced by the Cook </w:t>
      </w:r>
      <w:proofErr w:type="spellStart"/>
      <w:r w:rsidR="00042BE4">
        <w:t>Inletkeeper</w:t>
      </w:r>
      <w:proofErr w:type="spellEnd"/>
      <w:r>
        <w:t xml:space="preserve"> of Homer, Alaska. Portions of the Cook </w:t>
      </w:r>
      <w:proofErr w:type="spellStart"/>
      <w:r w:rsidR="00042BE4">
        <w:t>Inletkeeper</w:t>
      </w:r>
      <w:proofErr w:type="spellEnd"/>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7A7A01E0" w14:textId="66243946" w:rsidR="008E4680" w:rsidRPr="0019723B" w:rsidRDefault="008E4680" w:rsidP="0019723B">
      <w:pPr>
        <w:pStyle w:val="Heading1"/>
        <w:ind w:left="0"/>
      </w:pPr>
      <w:bookmarkStart w:id="36" w:name="_Toc132032648"/>
      <w:bookmarkStart w:id="37" w:name="_Toc133754234"/>
      <w:commentRangeStart w:id="38"/>
      <w:commentRangeStart w:id="39"/>
      <w:r w:rsidRPr="0019723B">
        <w:lastRenderedPageBreak/>
        <w:t>A</w:t>
      </w:r>
      <w:r w:rsidR="005935B5">
        <w:t>4</w:t>
      </w:r>
      <w:r w:rsidRPr="0019723B">
        <w:t xml:space="preserve">. </w:t>
      </w:r>
      <w:r w:rsidR="000A6FC9" w:rsidRPr="0019723B">
        <w:t>Distribution List</w:t>
      </w:r>
      <w:bookmarkEnd w:id="36"/>
      <w:commentRangeEnd w:id="38"/>
      <w:r w:rsidR="000A6FC9" w:rsidRPr="0019723B">
        <w:rPr>
          <w:rStyle w:val="CommentReference"/>
          <w:sz w:val="24"/>
          <w:szCs w:val="24"/>
        </w:rPr>
        <w:commentReference w:id="38"/>
      </w:r>
      <w:commentRangeEnd w:id="39"/>
      <w:r w:rsidR="00AE0845" w:rsidRPr="0019723B">
        <w:rPr>
          <w:rStyle w:val="CommentReference"/>
          <w:sz w:val="24"/>
          <w:szCs w:val="24"/>
        </w:rPr>
        <w:commentReference w:id="39"/>
      </w:r>
      <w:bookmarkEnd w:id="37"/>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E4680">
      <w:pPr>
        <w:pStyle w:val="BodyText"/>
        <w:rPr>
          <w:sz w:val="20"/>
        </w:rPr>
      </w:pPr>
    </w:p>
    <w:p w14:paraId="22B525E9" w14:textId="77777777" w:rsidR="008E4680" w:rsidRDefault="008E4680" w:rsidP="008E4680">
      <w:pPr>
        <w:pStyle w:val="BodyText"/>
        <w:rPr>
          <w:sz w:val="26"/>
        </w:rPr>
      </w:pPr>
    </w:p>
    <w:tbl>
      <w:tblPr>
        <w:tblW w:w="9445" w:type="dxa"/>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88"/>
        <w:gridCol w:w="2508"/>
        <w:gridCol w:w="1634"/>
        <w:gridCol w:w="3315"/>
      </w:tblGrid>
      <w:tr w:rsidR="000E32CE" w14:paraId="00BFA78D" w14:textId="77777777" w:rsidTr="008201A7">
        <w:trPr>
          <w:trHeight w:val="809"/>
        </w:trPr>
        <w:tc>
          <w:tcPr>
            <w:tcW w:w="1988" w:type="dxa"/>
            <w:tcBorders>
              <w:top w:val="double" w:sz="4" w:space="0" w:color="000000"/>
              <w:right w:val="single" w:sz="6" w:space="0" w:color="000000"/>
            </w:tcBorders>
            <w:shd w:val="clear" w:color="auto" w:fill="D9D9D9"/>
          </w:tcPr>
          <w:p w14:paraId="63FE84FE" w14:textId="77777777" w:rsidR="000E32CE" w:rsidRDefault="000E32CE" w:rsidP="00816966">
            <w:pPr>
              <w:pStyle w:val="TableParagraph"/>
              <w:rPr>
                <w:sz w:val="24"/>
              </w:rPr>
            </w:pPr>
            <w:bookmarkStart w:id="40" w:name="_bookmark1"/>
            <w:bookmarkEnd w:id="40"/>
          </w:p>
          <w:p w14:paraId="3640F03F" w14:textId="77777777" w:rsidR="000E32CE" w:rsidRDefault="000E32CE" w:rsidP="00816966">
            <w:pPr>
              <w:pStyle w:val="TableParagraph"/>
              <w:spacing w:before="216"/>
              <w:ind w:left="309"/>
              <w:rPr>
                <w:b/>
              </w:rPr>
            </w:pPr>
            <w:r>
              <w:rPr>
                <w:b/>
              </w:rPr>
              <w:t>NAME</w:t>
            </w:r>
          </w:p>
        </w:tc>
        <w:tc>
          <w:tcPr>
            <w:tcW w:w="2508"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6966">
            <w:pPr>
              <w:pStyle w:val="TableParagraph"/>
              <w:rPr>
                <w:sz w:val="24"/>
              </w:rPr>
            </w:pPr>
          </w:p>
          <w:p w14:paraId="59F1742F" w14:textId="77777777" w:rsidR="000E32CE" w:rsidRDefault="000E32CE" w:rsidP="00816966">
            <w:pPr>
              <w:pStyle w:val="TableParagraph"/>
              <w:spacing w:before="216"/>
              <w:ind w:left="244"/>
              <w:rPr>
                <w:b/>
              </w:rPr>
            </w:pPr>
            <w:r>
              <w:rPr>
                <w:b/>
              </w:rPr>
              <w:t>POSITION</w:t>
            </w:r>
          </w:p>
        </w:tc>
        <w:tc>
          <w:tcPr>
            <w:tcW w:w="1634"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6966">
            <w:pPr>
              <w:pStyle w:val="TableParagraph"/>
              <w:rPr>
                <w:sz w:val="24"/>
              </w:rPr>
            </w:pPr>
          </w:p>
          <w:p w14:paraId="52D5C68A" w14:textId="77777777" w:rsidR="000E32CE" w:rsidRDefault="000E32CE" w:rsidP="00816966">
            <w:pPr>
              <w:pStyle w:val="TableParagraph"/>
              <w:spacing w:before="216"/>
              <w:ind w:left="181"/>
              <w:rPr>
                <w:b/>
              </w:rPr>
            </w:pPr>
            <w:r>
              <w:rPr>
                <w:b/>
              </w:rPr>
              <w:t>AGENCY</w:t>
            </w:r>
          </w:p>
        </w:tc>
        <w:tc>
          <w:tcPr>
            <w:tcW w:w="3315"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6966">
            <w:pPr>
              <w:pStyle w:val="TableParagraph"/>
              <w:spacing w:before="8"/>
              <w:rPr>
                <w:sz w:val="20"/>
              </w:rPr>
            </w:pPr>
          </w:p>
          <w:p w14:paraId="0A9B3EAA" w14:textId="77777777" w:rsidR="000E32CE" w:rsidRDefault="000E32CE" w:rsidP="00816966">
            <w:pPr>
              <w:pStyle w:val="TableParagraph"/>
              <w:ind w:left="494" w:firstLine="268"/>
              <w:rPr>
                <w:b/>
              </w:rPr>
            </w:pPr>
            <w:r>
              <w:rPr>
                <w:b/>
              </w:rPr>
              <w:t xml:space="preserve">CONTACT </w:t>
            </w:r>
            <w:r>
              <w:rPr>
                <w:b/>
                <w:w w:val="95"/>
              </w:rPr>
              <w:t>INFORMATION</w:t>
            </w:r>
          </w:p>
        </w:tc>
      </w:tr>
      <w:tr w:rsidR="000E32CE" w14:paraId="7E2A4708" w14:textId="77777777" w:rsidTr="008201A7">
        <w:trPr>
          <w:trHeight w:val="733"/>
        </w:trPr>
        <w:tc>
          <w:tcPr>
            <w:tcW w:w="1988"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0E32CE">
            <w:pPr>
              <w:pStyle w:val="TableParagraph"/>
              <w:spacing w:before="10"/>
              <w:jc w:val="center"/>
              <w:rPr>
                <w:sz w:val="20"/>
                <w:szCs w:val="20"/>
              </w:rPr>
            </w:pPr>
          </w:p>
          <w:p w14:paraId="0F4DF0A0" w14:textId="77777777" w:rsidR="000E32CE" w:rsidRPr="00FC3010" w:rsidRDefault="000E32CE" w:rsidP="000E32CE">
            <w:pPr>
              <w:pStyle w:val="TableParagraph"/>
              <w:spacing w:before="1"/>
              <w:ind w:left="97" w:right="420" w:hanging="22"/>
              <w:jc w:val="center"/>
              <w:rPr>
                <w:sz w:val="20"/>
                <w:szCs w:val="20"/>
              </w:rPr>
            </w:pPr>
            <w:r w:rsidRPr="00FC3010">
              <w:rPr>
                <w:sz w:val="20"/>
                <w:szCs w:val="20"/>
              </w:rPr>
              <w:t>Benjamin Meyer</w:t>
            </w:r>
          </w:p>
        </w:tc>
        <w:tc>
          <w:tcPr>
            <w:tcW w:w="2508"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0E32CE">
            <w:pPr>
              <w:pStyle w:val="TableParagraph"/>
              <w:spacing w:before="10"/>
              <w:jc w:val="center"/>
              <w:rPr>
                <w:sz w:val="20"/>
                <w:szCs w:val="20"/>
              </w:rPr>
            </w:pPr>
          </w:p>
          <w:p w14:paraId="07247305" w14:textId="77777777" w:rsidR="000E32CE" w:rsidRPr="00FC3010" w:rsidRDefault="000E32CE" w:rsidP="000E32CE">
            <w:pPr>
              <w:pStyle w:val="TableParagraph"/>
              <w:spacing w:before="1"/>
              <w:ind w:left="122" w:right="139"/>
              <w:jc w:val="center"/>
              <w:rPr>
                <w:sz w:val="20"/>
                <w:szCs w:val="20"/>
              </w:rPr>
            </w:pPr>
            <w:r w:rsidRPr="00FC3010">
              <w:rPr>
                <w:sz w:val="20"/>
                <w:szCs w:val="20"/>
              </w:rPr>
              <w:t>Project Manager, QA Officer</w:t>
            </w:r>
          </w:p>
        </w:tc>
        <w:tc>
          <w:tcPr>
            <w:tcW w:w="1634"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0E32CE">
            <w:pPr>
              <w:pStyle w:val="TableParagraph"/>
              <w:spacing w:before="10"/>
              <w:jc w:val="center"/>
              <w:rPr>
                <w:sz w:val="20"/>
                <w:szCs w:val="20"/>
              </w:rPr>
            </w:pPr>
          </w:p>
          <w:p w14:paraId="3D8138B7"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6966">
            <w:pPr>
              <w:pStyle w:val="TableParagraph"/>
              <w:spacing w:before="135"/>
              <w:ind w:left="121"/>
              <w:jc w:val="center"/>
              <w:rPr>
                <w:sz w:val="18"/>
              </w:rPr>
            </w:pPr>
            <w:r>
              <w:rPr>
                <w:sz w:val="18"/>
              </w:rPr>
              <w:t>(907) 260-5449</w:t>
            </w:r>
          </w:p>
          <w:p w14:paraId="6A8151C1" w14:textId="77777777" w:rsidR="000E32CE" w:rsidRDefault="00000000" w:rsidP="00816966">
            <w:pPr>
              <w:pStyle w:val="TableParagraph"/>
              <w:spacing w:before="119"/>
              <w:ind w:left="121"/>
              <w:jc w:val="center"/>
              <w:rPr>
                <w:sz w:val="18"/>
              </w:rPr>
            </w:pPr>
            <w:hyperlink r:id="rId18" w:history="1">
              <w:r w:rsidR="000E32CE" w:rsidRPr="00EA036E">
                <w:rPr>
                  <w:rStyle w:val="Hyperlink"/>
                  <w:sz w:val="18"/>
                </w:rPr>
                <w:t>hydrology@kenaiwatershed.org</w:t>
              </w:r>
            </w:hyperlink>
          </w:p>
        </w:tc>
      </w:tr>
      <w:tr w:rsidR="000E32CE" w14:paraId="288C3D16" w14:textId="77777777" w:rsidTr="008201A7">
        <w:trPr>
          <w:trHeight w:val="713"/>
        </w:trPr>
        <w:tc>
          <w:tcPr>
            <w:tcW w:w="1988" w:type="dxa"/>
            <w:tcBorders>
              <w:top w:val="single" w:sz="6" w:space="0" w:color="000000"/>
              <w:bottom w:val="single" w:sz="6" w:space="0" w:color="000000"/>
              <w:right w:val="single" w:sz="6" w:space="0" w:color="000000"/>
            </w:tcBorders>
          </w:tcPr>
          <w:p w14:paraId="02E8E99B" w14:textId="77777777" w:rsidR="000E32CE" w:rsidRPr="00FC3010" w:rsidRDefault="000E32CE" w:rsidP="000E32CE">
            <w:pPr>
              <w:pStyle w:val="TableParagraph"/>
              <w:spacing w:before="175"/>
              <w:ind w:left="97" w:right="316"/>
              <w:jc w:val="center"/>
              <w:rPr>
                <w:sz w:val="20"/>
                <w:szCs w:val="20"/>
              </w:rPr>
            </w:pPr>
            <w:r w:rsidRPr="00FC3010">
              <w:rPr>
                <w:sz w:val="20"/>
                <w:szCs w:val="20"/>
              </w:rPr>
              <w:t>Mitch Michaud</w:t>
            </w:r>
          </w:p>
        </w:tc>
        <w:tc>
          <w:tcPr>
            <w:tcW w:w="2508"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201A7">
            <w:pPr>
              <w:pStyle w:val="TableParagraph"/>
              <w:spacing w:before="175"/>
              <w:ind w:left="122" w:right="659"/>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634"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0E32CE">
            <w:pPr>
              <w:pStyle w:val="TableParagraph"/>
              <w:spacing w:before="2"/>
              <w:jc w:val="center"/>
              <w:rPr>
                <w:sz w:val="20"/>
                <w:szCs w:val="20"/>
              </w:rPr>
            </w:pPr>
          </w:p>
          <w:p w14:paraId="47F8B4DF"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single" w:sz="6" w:space="0" w:color="000000"/>
              <w:left w:val="single" w:sz="6" w:space="0" w:color="000000"/>
              <w:bottom w:val="single" w:sz="6" w:space="0" w:color="000000"/>
              <w:right w:val="thinThickMediumGap" w:sz="9" w:space="0" w:color="000000"/>
            </w:tcBorders>
          </w:tcPr>
          <w:p w14:paraId="448B2160" w14:textId="1521E2AA" w:rsidR="000E32CE" w:rsidRDefault="000E32CE" w:rsidP="00816966">
            <w:pPr>
              <w:pStyle w:val="TableParagraph"/>
              <w:spacing w:before="121"/>
              <w:ind w:left="121"/>
              <w:jc w:val="center"/>
              <w:rPr>
                <w:sz w:val="18"/>
              </w:rPr>
            </w:pPr>
            <w:r>
              <w:rPr>
                <w:sz w:val="18"/>
              </w:rPr>
              <w:t>(907) 260-5449 ext. 1206</w:t>
            </w:r>
            <w:r>
              <w:rPr>
                <w:sz w:val="18"/>
              </w:rPr>
              <w:br/>
            </w:r>
            <w:hyperlink r:id="rId19" w:history="1">
              <w:r w:rsidRPr="005C5B2C">
                <w:rPr>
                  <w:rStyle w:val="Hyperlink"/>
                  <w:sz w:val="18"/>
                </w:rPr>
                <w:t>executivedirector@kenaiwatershed.org</w:t>
              </w:r>
            </w:hyperlink>
          </w:p>
        </w:tc>
      </w:tr>
      <w:tr w:rsidR="000E32CE" w14:paraId="54C3DF39" w14:textId="77777777" w:rsidTr="008201A7">
        <w:trPr>
          <w:trHeight w:val="714"/>
        </w:trPr>
        <w:tc>
          <w:tcPr>
            <w:tcW w:w="1988" w:type="dxa"/>
            <w:tcBorders>
              <w:top w:val="single" w:sz="6" w:space="0" w:color="000000"/>
              <w:bottom w:val="single" w:sz="6" w:space="0" w:color="000000"/>
              <w:right w:val="single" w:sz="6" w:space="0" w:color="000000"/>
            </w:tcBorders>
          </w:tcPr>
          <w:p w14:paraId="56657CED" w14:textId="77777777" w:rsidR="000E32CE" w:rsidRPr="00FC3010" w:rsidRDefault="000E32CE" w:rsidP="000E32CE">
            <w:pPr>
              <w:pStyle w:val="TableParagraph"/>
              <w:spacing w:before="3"/>
              <w:jc w:val="center"/>
              <w:rPr>
                <w:sz w:val="20"/>
                <w:szCs w:val="20"/>
              </w:rPr>
            </w:pPr>
          </w:p>
          <w:p w14:paraId="0E76806B" w14:textId="77777777" w:rsidR="000E32CE" w:rsidRPr="00FC3010" w:rsidRDefault="000E32CE" w:rsidP="000E32CE">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2508"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0E32CE">
            <w:pPr>
              <w:pStyle w:val="TableParagraph"/>
              <w:spacing w:before="3"/>
              <w:jc w:val="center"/>
              <w:rPr>
                <w:sz w:val="20"/>
                <w:szCs w:val="20"/>
              </w:rPr>
            </w:pPr>
          </w:p>
          <w:p w14:paraId="11980183" w14:textId="4EF0F79B" w:rsidR="000E32CE" w:rsidRPr="00FC3010" w:rsidRDefault="000E32CE" w:rsidP="000E32CE">
            <w:pPr>
              <w:pStyle w:val="TableParagraph"/>
              <w:rPr>
                <w:sz w:val="20"/>
                <w:szCs w:val="20"/>
              </w:rPr>
            </w:pPr>
            <w:r w:rsidRPr="00FC3010">
              <w:rPr>
                <w:sz w:val="20"/>
                <w:szCs w:val="20"/>
              </w:rPr>
              <w:t xml:space="preserve">            Science Director</w:t>
            </w:r>
          </w:p>
        </w:tc>
        <w:tc>
          <w:tcPr>
            <w:tcW w:w="1634"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0E32CE">
            <w:pPr>
              <w:pStyle w:val="TableParagraph"/>
              <w:spacing w:before="176"/>
              <w:ind w:left="122" w:right="366"/>
              <w:jc w:val="center"/>
              <w:rPr>
                <w:sz w:val="20"/>
                <w:szCs w:val="20"/>
              </w:rPr>
            </w:pPr>
            <w:r w:rsidRPr="00FC3010">
              <w:rPr>
                <w:sz w:val="20"/>
                <w:szCs w:val="20"/>
              </w:rPr>
              <w:t xml:space="preserve">Cook     </w:t>
            </w:r>
            <w:proofErr w:type="spellStart"/>
            <w:r w:rsidRPr="00FC3010">
              <w:rPr>
                <w:sz w:val="20"/>
                <w:szCs w:val="20"/>
              </w:rPr>
              <w:t>Inletkeeper</w:t>
            </w:r>
            <w:proofErr w:type="spellEnd"/>
          </w:p>
        </w:tc>
        <w:tc>
          <w:tcPr>
            <w:tcW w:w="3315"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6966">
            <w:pPr>
              <w:pStyle w:val="TableParagraph"/>
              <w:spacing w:before="116"/>
              <w:ind w:left="121"/>
              <w:jc w:val="center"/>
              <w:rPr>
                <w:sz w:val="18"/>
              </w:rPr>
            </w:pPr>
            <w:r>
              <w:rPr>
                <w:sz w:val="18"/>
              </w:rPr>
              <w:t>(907) 235-4068 ext. 24</w:t>
            </w:r>
          </w:p>
          <w:p w14:paraId="6E051A03" w14:textId="77777777" w:rsidR="000E32CE" w:rsidRDefault="00000000" w:rsidP="00816966">
            <w:pPr>
              <w:pStyle w:val="TableParagraph"/>
              <w:spacing w:before="119"/>
              <w:ind w:left="121"/>
              <w:jc w:val="center"/>
              <w:rPr>
                <w:sz w:val="18"/>
              </w:rPr>
            </w:pPr>
            <w:hyperlink r:id="rId20">
              <w:r w:rsidR="000E32CE">
                <w:rPr>
                  <w:color w:val="0000FF"/>
                  <w:sz w:val="18"/>
                  <w:u w:val="single" w:color="0000FF"/>
                </w:rPr>
                <w:t>sue@cookinletkeeper.org</w:t>
              </w:r>
            </w:hyperlink>
          </w:p>
        </w:tc>
      </w:tr>
      <w:tr w:rsidR="000E32CE" w14:paraId="2DC89088" w14:textId="77777777" w:rsidTr="008201A7">
        <w:trPr>
          <w:trHeight w:val="1215"/>
        </w:trPr>
        <w:tc>
          <w:tcPr>
            <w:tcW w:w="1988" w:type="dxa"/>
            <w:tcBorders>
              <w:top w:val="single" w:sz="6" w:space="0" w:color="000000"/>
              <w:bottom w:val="single" w:sz="6" w:space="0" w:color="000000"/>
              <w:right w:val="single" w:sz="6" w:space="0" w:color="000000"/>
            </w:tcBorders>
          </w:tcPr>
          <w:p w14:paraId="3FA6563C" w14:textId="77777777" w:rsidR="000E32CE" w:rsidRPr="00FC3010" w:rsidRDefault="000E32CE" w:rsidP="000E32CE">
            <w:pPr>
              <w:pStyle w:val="TableParagraph"/>
              <w:jc w:val="center"/>
              <w:rPr>
                <w:sz w:val="20"/>
                <w:szCs w:val="20"/>
              </w:rPr>
            </w:pPr>
          </w:p>
          <w:p w14:paraId="6B471CE7" w14:textId="77777777" w:rsidR="000E32CE" w:rsidRPr="00FC3010" w:rsidRDefault="000E32CE" w:rsidP="000E32CE">
            <w:pPr>
              <w:pStyle w:val="TableParagraph"/>
              <w:spacing w:before="11"/>
              <w:jc w:val="center"/>
              <w:rPr>
                <w:sz w:val="20"/>
                <w:szCs w:val="20"/>
              </w:rPr>
            </w:pPr>
          </w:p>
          <w:p w14:paraId="222CB358" w14:textId="77777777" w:rsidR="000E32CE" w:rsidRPr="00FC3010" w:rsidRDefault="000E32CE" w:rsidP="000E32CE">
            <w:pPr>
              <w:pStyle w:val="TableParagraph"/>
              <w:ind w:left="97"/>
              <w:jc w:val="center"/>
              <w:rPr>
                <w:sz w:val="20"/>
                <w:szCs w:val="20"/>
              </w:rPr>
            </w:pPr>
            <w:r w:rsidRPr="00FC3010">
              <w:rPr>
                <w:sz w:val="20"/>
                <w:szCs w:val="20"/>
              </w:rPr>
              <w:t>Justin Nelson</w:t>
            </w:r>
          </w:p>
        </w:tc>
        <w:tc>
          <w:tcPr>
            <w:tcW w:w="2508"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0E32CE">
            <w:pPr>
              <w:pStyle w:val="TableParagraph"/>
              <w:jc w:val="center"/>
              <w:rPr>
                <w:sz w:val="20"/>
                <w:szCs w:val="20"/>
              </w:rPr>
            </w:pPr>
          </w:p>
          <w:p w14:paraId="30BE4353" w14:textId="77777777" w:rsidR="000E32CE" w:rsidRPr="00FC3010" w:rsidRDefault="000E32CE" w:rsidP="000E32CE">
            <w:pPr>
              <w:pStyle w:val="TableParagraph"/>
              <w:jc w:val="center"/>
              <w:rPr>
                <w:sz w:val="20"/>
                <w:szCs w:val="20"/>
              </w:rPr>
            </w:pPr>
          </w:p>
          <w:p w14:paraId="0E299275" w14:textId="77777777" w:rsidR="000E32CE" w:rsidRPr="00FC3010" w:rsidRDefault="000E32CE" w:rsidP="000E32CE">
            <w:pPr>
              <w:pStyle w:val="TableParagraph"/>
              <w:ind w:left="122" w:right="354"/>
              <w:jc w:val="center"/>
              <w:rPr>
                <w:sz w:val="20"/>
                <w:szCs w:val="20"/>
              </w:rPr>
            </w:pPr>
            <w:r w:rsidRPr="00FC3010">
              <w:rPr>
                <w:sz w:val="20"/>
                <w:szCs w:val="20"/>
              </w:rPr>
              <w:t>Client Service Manager</w:t>
            </w:r>
          </w:p>
        </w:tc>
        <w:tc>
          <w:tcPr>
            <w:tcW w:w="1634"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0E32CE">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0E32CE">
            <w:pPr>
              <w:pStyle w:val="TableParagraph"/>
              <w:ind w:left="122" w:right="78"/>
              <w:jc w:val="center"/>
              <w:rPr>
                <w:sz w:val="20"/>
                <w:szCs w:val="20"/>
              </w:rPr>
            </w:pPr>
            <w:r w:rsidRPr="00FC3010">
              <w:rPr>
                <w:sz w:val="20"/>
                <w:szCs w:val="20"/>
              </w:rPr>
              <w:t>Environmental Laboratory Services</w:t>
            </w:r>
          </w:p>
        </w:tc>
        <w:tc>
          <w:tcPr>
            <w:tcW w:w="3315"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6966">
            <w:pPr>
              <w:pStyle w:val="TableParagraph"/>
              <w:spacing w:before="5"/>
              <w:jc w:val="center"/>
              <w:rPr>
                <w:sz w:val="25"/>
              </w:rPr>
            </w:pPr>
          </w:p>
          <w:p w14:paraId="58F69A59" w14:textId="77777777" w:rsidR="000E32CE" w:rsidRDefault="000E32CE" w:rsidP="00816966">
            <w:pPr>
              <w:pStyle w:val="TableParagraph"/>
              <w:ind w:left="121"/>
              <w:jc w:val="center"/>
              <w:rPr>
                <w:sz w:val="18"/>
              </w:rPr>
            </w:pPr>
            <w:r>
              <w:rPr>
                <w:sz w:val="18"/>
              </w:rPr>
              <w:t>(800) 873-8707</w:t>
            </w:r>
          </w:p>
          <w:p w14:paraId="078C3E33" w14:textId="77777777" w:rsidR="000E32CE" w:rsidRDefault="000E32CE" w:rsidP="00816966">
            <w:pPr>
              <w:pStyle w:val="TableParagraph"/>
              <w:jc w:val="center"/>
              <w:rPr>
                <w:sz w:val="18"/>
              </w:rPr>
            </w:pPr>
          </w:p>
          <w:p w14:paraId="2A3AD34A" w14:textId="77777777" w:rsidR="000E32CE" w:rsidRDefault="00000000" w:rsidP="00816966">
            <w:pPr>
              <w:pStyle w:val="TableParagraph"/>
              <w:ind w:left="121"/>
              <w:jc w:val="center"/>
              <w:rPr>
                <w:sz w:val="18"/>
              </w:rPr>
            </w:pPr>
            <w:hyperlink r:id="rId21" w:history="1">
              <w:r w:rsidR="000E32CE" w:rsidRPr="005C5B2C">
                <w:rPr>
                  <w:rStyle w:val="Hyperlink"/>
                  <w:sz w:val="18"/>
                </w:rPr>
                <w:t>justin.nelson@sgs.com</w:t>
              </w:r>
            </w:hyperlink>
            <w:r w:rsidR="000E32CE">
              <w:rPr>
                <w:sz w:val="18"/>
              </w:rPr>
              <w:t xml:space="preserve"> </w:t>
            </w:r>
          </w:p>
        </w:tc>
      </w:tr>
      <w:tr w:rsidR="000E32CE" w14:paraId="5C613DBE" w14:textId="77777777" w:rsidTr="0019723B">
        <w:trPr>
          <w:trHeight w:val="813"/>
        </w:trPr>
        <w:tc>
          <w:tcPr>
            <w:tcW w:w="1988" w:type="dxa"/>
            <w:tcBorders>
              <w:top w:val="single" w:sz="6" w:space="0" w:color="000000"/>
              <w:bottom w:val="single" w:sz="6" w:space="0" w:color="000000"/>
              <w:right w:val="single" w:sz="6" w:space="0" w:color="000000"/>
            </w:tcBorders>
          </w:tcPr>
          <w:p w14:paraId="2BEA6CD8" w14:textId="77777777" w:rsidR="000E32CE" w:rsidRPr="00FC3010" w:rsidRDefault="000E32CE" w:rsidP="000E32CE">
            <w:pPr>
              <w:pStyle w:val="TableParagraph"/>
              <w:jc w:val="center"/>
              <w:rPr>
                <w:sz w:val="20"/>
                <w:szCs w:val="20"/>
              </w:rPr>
            </w:pPr>
            <w:r w:rsidRPr="00FC3010">
              <w:rPr>
                <w:sz w:val="20"/>
                <w:szCs w:val="20"/>
              </w:rPr>
              <w:t>Moses Jordan</w:t>
            </w:r>
          </w:p>
        </w:tc>
        <w:tc>
          <w:tcPr>
            <w:tcW w:w="2508"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0E32CE">
            <w:pPr>
              <w:pStyle w:val="TableParagraph"/>
              <w:jc w:val="center"/>
              <w:rPr>
                <w:sz w:val="20"/>
                <w:szCs w:val="20"/>
              </w:rPr>
            </w:pPr>
            <w:r w:rsidRPr="00FC3010">
              <w:rPr>
                <w:sz w:val="20"/>
                <w:szCs w:val="20"/>
              </w:rPr>
              <w:t>Environmental Program Manager</w:t>
            </w:r>
          </w:p>
        </w:tc>
        <w:tc>
          <w:tcPr>
            <w:tcW w:w="1634"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0E32CE">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0E32CE">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6966">
            <w:pPr>
              <w:pStyle w:val="TableParagraph"/>
              <w:spacing w:before="116"/>
              <w:ind w:left="121"/>
              <w:jc w:val="center"/>
              <w:rPr>
                <w:sz w:val="18"/>
              </w:rPr>
            </w:pPr>
            <w:r>
              <w:rPr>
                <w:sz w:val="18"/>
              </w:rPr>
              <w:t>(907) 545-1444</w:t>
            </w:r>
          </w:p>
          <w:p w14:paraId="1CB4BA71" w14:textId="77777777" w:rsidR="000E32CE" w:rsidRDefault="000E32CE" w:rsidP="00816966">
            <w:pPr>
              <w:pStyle w:val="TableParagraph"/>
              <w:spacing w:before="5"/>
              <w:jc w:val="center"/>
              <w:rPr>
                <w:sz w:val="25"/>
              </w:rPr>
            </w:pPr>
            <w:r>
              <w:rPr>
                <w:color w:val="0000FF"/>
                <w:sz w:val="18"/>
                <w:u w:val="single" w:color="0000FF"/>
              </w:rPr>
              <w:t>mjordan@kenaitze.org</w:t>
            </w:r>
          </w:p>
        </w:tc>
      </w:tr>
      <w:tr w:rsidR="008201A7" w14:paraId="2C91DBA5" w14:textId="77777777" w:rsidTr="0019723B">
        <w:trPr>
          <w:trHeight w:val="795"/>
        </w:trPr>
        <w:tc>
          <w:tcPr>
            <w:tcW w:w="1988" w:type="dxa"/>
            <w:tcBorders>
              <w:top w:val="single" w:sz="6" w:space="0" w:color="000000"/>
              <w:bottom w:val="single" w:sz="6" w:space="0" w:color="000000"/>
              <w:right w:val="single" w:sz="6" w:space="0" w:color="000000"/>
            </w:tcBorders>
          </w:tcPr>
          <w:p w14:paraId="14714CB8" w14:textId="1C3C8D83" w:rsidR="008201A7" w:rsidRPr="00FC3010" w:rsidRDefault="008201A7" w:rsidP="008201A7">
            <w:pPr>
              <w:pStyle w:val="TableParagraph"/>
              <w:jc w:val="center"/>
              <w:rPr>
                <w:sz w:val="20"/>
                <w:szCs w:val="20"/>
              </w:rPr>
            </w:pPr>
            <w:r>
              <w:rPr>
                <w:sz w:val="20"/>
                <w:szCs w:val="20"/>
              </w:rPr>
              <w:t>Chelsea Hendricks</w:t>
            </w:r>
          </w:p>
        </w:tc>
        <w:tc>
          <w:tcPr>
            <w:tcW w:w="2508"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201A7">
            <w:pPr>
              <w:pStyle w:val="TableParagraph"/>
              <w:jc w:val="center"/>
              <w:rPr>
                <w:sz w:val="20"/>
                <w:szCs w:val="20"/>
              </w:rPr>
            </w:pPr>
            <w:r>
              <w:rPr>
                <w:sz w:val="20"/>
                <w:szCs w:val="20"/>
              </w:rPr>
              <w:t>Tribal Programs Director</w:t>
            </w:r>
          </w:p>
        </w:tc>
        <w:tc>
          <w:tcPr>
            <w:tcW w:w="1634"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201A7">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201A7">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201A7">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201A7">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19723B">
        <w:trPr>
          <w:trHeight w:val="705"/>
        </w:trPr>
        <w:tc>
          <w:tcPr>
            <w:tcW w:w="1988" w:type="dxa"/>
            <w:tcBorders>
              <w:top w:val="single" w:sz="6" w:space="0" w:color="000000"/>
              <w:bottom w:val="single" w:sz="6" w:space="0" w:color="000000"/>
              <w:right w:val="single" w:sz="6" w:space="0" w:color="000000"/>
            </w:tcBorders>
          </w:tcPr>
          <w:p w14:paraId="1C547652" w14:textId="27890CA4" w:rsidR="008201A7" w:rsidRPr="00FC3010" w:rsidRDefault="008201A7" w:rsidP="008201A7">
            <w:pPr>
              <w:pStyle w:val="TableParagraph"/>
              <w:jc w:val="center"/>
              <w:rPr>
                <w:sz w:val="20"/>
                <w:szCs w:val="20"/>
              </w:rPr>
            </w:pPr>
            <w:r>
              <w:rPr>
                <w:sz w:val="20"/>
                <w:szCs w:val="20"/>
              </w:rPr>
              <w:t>Yvonne Weber</w:t>
            </w:r>
          </w:p>
        </w:tc>
        <w:tc>
          <w:tcPr>
            <w:tcW w:w="2508"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201A7">
            <w:pPr>
              <w:pStyle w:val="TableParagraph"/>
              <w:jc w:val="center"/>
              <w:rPr>
                <w:sz w:val="20"/>
                <w:szCs w:val="20"/>
              </w:rPr>
            </w:pPr>
            <w:r>
              <w:rPr>
                <w:sz w:val="20"/>
                <w:szCs w:val="20"/>
              </w:rPr>
              <w:t>Environmental Director</w:t>
            </w:r>
          </w:p>
        </w:tc>
        <w:tc>
          <w:tcPr>
            <w:tcW w:w="1634"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201A7">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315"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1AE2E37D" w14:textId="26E323C0" w:rsidR="008201A7" w:rsidRPr="009F72AC" w:rsidRDefault="00DD5B4B" w:rsidP="008201A7">
            <w:pPr>
              <w:pStyle w:val="TableParagraph"/>
              <w:spacing w:before="5"/>
              <w:jc w:val="center"/>
              <w:rPr>
                <w:sz w:val="18"/>
                <w:szCs w:val="18"/>
              </w:rPr>
            </w:pPr>
            <w:r>
              <w:rPr>
                <w:sz w:val="18"/>
                <w:szCs w:val="18"/>
              </w:rPr>
              <w:t>y</w:t>
            </w:r>
            <w:r w:rsidRPr="00DD5B4B">
              <w:rPr>
                <w:sz w:val="18"/>
                <w:szCs w:val="18"/>
              </w:rPr>
              <w:t>vonne.</w:t>
            </w:r>
            <w:r>
              <w:rPr>
                <w:sz w:val="18"/>
                <w:szCs w:val="18"/>
              </w:rPr>
              <w:t>w</w:t>
            </w:r>
            <w:r w:rsidRPr="00DD5B4B">
              <w:rPr>
                <w:sz w:val="18"/>
                <w:szCs w:val="18"/>
              </w:rPr>
              <w:t>eber@</w:t>
            </w:r>
            <w:r>
              <w:rPr>
                <w:sz w:val="18"/>
                <w:szCs w:val="18"/>
              </w:rPr>
              <w:t>s</w:t>
            </w:r>
            <w:r w:rsidRPr="00DD5B4B">
              <w:rPr>
                <w:sz w:val="18"/>
                <w:szCs w:val="18"/>
              </w:rPr>
              <w:t>alamatoftribe.com</w:t>
            </w:r>
            <w:r w:rsidR="008201A7" w:rsidRPr="00BA2F54">
              <w:rPr>
                <w:sz w:val="18"/>
                <w:szCs w:val="18"/>
              </w:rPr>
              <w:t xml:space="preserve">  </w:t>
            </w:r>
          </w:p>
        </w:tc>
      </w:tr>
      <w:tr w:rsidR="008201A7" w14:paraId="2F1B7409" w14:textId="77777777" w:rsidTr="0019723B">
        <w:trPr>
          <w:trHeight w:val="615"/>
        </w:trPr>
        <w:tc>
          <w:tcPr>
            <w:tcW w:w="1988" w:type="dxa"/>
            <w:tcBorders>
              <w:top w:val="single" w:sz="6" w:space="0" w:color="000000"/>
              <w:bottom w:val="single" w:sz="6" w:space="0" w:color="000000"/>
              <w:right w:val="single" w:sz="6" w:space="0" w:color="000000"/>
            </w:tcBorders>
          </w:tcPr>
          <w:p w14:paraId="0718AE09" w14:textId="1B31BE31" w:rsidR="008201A7" w:rsidRPr="00FC3010" w:rsidRDefault="008201A7" w:rsidP="008201A7">
            <w:pPr>
              <w:pStyle w:val="TableParagraph"/>
              <w:jc w:val="center"/>
              <w:rPr>
                <w:sz w:val="20"/>
                <w:szCs w:val="20"/>
              </w:rPr>
            </w:pPr>
            <w:r w:rsidRPr="00FC3010">
              <w:rPr>
                <w:sz w:val="20"/>
                <w:szCs w:val="20"/>
              </w:rPr>
              <w:t>Eric Morrison</w:t>
            </w:r>
          </w:p>
        </w:tc>
        <w:tc>
          <w:tcPr>
            <w:tcW w:w="2508"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201A7">
            <w:pPr>
              <w:pStyle w:val="TableParagraph"/>
              <w:jc w:val="center"/>
              <w:rPr>
                <w:sz w:val="20"/>
                <w:szCs w:val="20"/>
              </w:rPr>
            </w:pPr>
            <w:r w:rsidRPr="00FC3010">
              <w:rPr>
                <w:sz w:val="20"/>
                <w:szCs w:val="20"/>
              </w:rPr>
              <w:t>Tribal Executive Officer</w:t>
            </w:r>
          </w:p>
        </w:tc>
        <w:tc>
          <w:tcPr>
            <w:tcW w:w="1634"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201A7">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315"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077F0625" w14:textId="370046AE" w:rsidR="008201A7" w:rsidRPr="009F72AC" w:rsidRDefault="00000000" w:rsidP="008201A7">
            <w:pPr>
              <w:pStyle w:val="TableParagraph"/>
              <w:spacing w:before="5"/>
              <w:jc w:val="center"/>
              <w:rPr>
                <w:sz w:val="18"/>
                <w:szCs w:val="18"/>
              </w:rPr>
            </w:pPr>
            <w:hyperlink r:id="rId22" w:history="1">
              <w:r w:rsidR="008201A7" w:rsidRPr="00BA2F54">
                <w:rPr>
                  <w:rStyle w:val="Hyperlink"/>
                  <w:sz w:val="18"/>
                  <w:szCs w:val="18"/>
                </w:rPr>
                <w:t>emorrison@salamatoftribe.org</w:t>
              </w:r>
            </w:hyperlink>
            <w:r w:rsidR="008201A7" w:rsidRPr="00BA2F54">
              <w:rPr>
                <w:sz w:val="18"/>
                <w:szCs w:val="18"/>
              </w:rPr>
              <w:t xml:space="preserve">    </w:t>
            </w:r>
          </w:p>
        </w:tc>
      </w:tr>
      <w:tr w:rsidR="008201A7" w14:paraId="4E126396" w14:textId="77777777" w:rsidTr="008201A7">
        <w:tblPrEx>
          <w:jc w:val="center"/>
          <w:tblInd w:w="0" w:type="dxa"/>
        </w:tblPrEx>
        <w:trPr>
          <w:trHeight w:val="619"/>
          <w:jc w:val="center"/>
        </w:trPr>
        <w:tc>
          <w:tcPr>
            <w:tcW w:w="1988"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201A7">
            <w:pPr>
              <w:pStyle w:val="TableParagraph"/>
              <w:jc w:val="center"/>
              <w:rPr>
                <w:sz w:val="20"/>
                <w:szCs w:val="20"/>
              </w:rPr>
            </w:pPr>
            <w:r w:rsidRPr="00FC3010">
              <w:rPr>
                <w:sz w:val="20"/>
                <w:szCs w:val="20"/>
              </w:rPr>
              <w:t>Amber Bethe</w:t>
            </w:r>
          </w:p>
        </w:tc>
        <w:tc>
          <w:tcPr>
            <w:tcW w:w="2508"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201A7">
            <w:pPr>
              <w:pStyle w:val="TableParagraph"/>
              <w:jc w:val="center"/>
              <w:rPr>
                <w:sz w:val="20"/>
                <w:szCs w:val="20"/>
              </w:rPr>
            </w:pPr>
            <w:r w:rsidRPr="00FC3010">
              <w:rPr>
                <w:sz w:val="20"/>
                <w:szCs w:val="20"/>
              </w:rPr>
              <w:t>Data Manager, Water Quality Section</w:t>
            </w:r>
          </w:p>
        </w:tc>
        <w:tc>
          <w:tcPr>
            <w:tcW w:w="1634"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201A7">
            <w:pPr>
              <w:pStyle w:val="TableParagraph"/>
              <w:spacing w:before="115"/>
              <w:jc w:val="center"/>
              <w:rPr>
                <w:sz w:val="20"/>
                <w:szCs w:val="20"/>
              </w:rPr>
            </w:pPr>
            <w:r w:rsidRPr="00FC3010">
              <w:rPr>
                <w:sz w:val="20"/>
                <w:szCs w:val="20"/>
              </w:rPr>
              <w:t>ADEC</w:t>
            </w:r>
          </w:p>
        </w:tc>
        <w:tc>
          <w:tcPr>
            <w:tcW w:w="3315"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201A7">
            <w:pPr>
              <w:pStyle w:val="TableParagraph"/>
              <w:spacing w:before="5"/>
              <w:jc w:val="center"/>
              <w:rPr>
                <w:sz w:val="18"/>
                <w:szCs w:val="18"/>
              </w:rPr>
            </w:pPr>
            <w:r>
              <w:rPr>
                <w:sz w:val="18"/>
                <w:szCs w:val="18"/>
              </w:rPr>
              <w:t>(907) 269-7955</w:t>
            </w:r>
          </w:p>
          <w:p w14:paraId="38FFF2CD" w14:textId="77777777" w:rsidR="008201A7" w:rsidRPr="009F72AC" w:rsidRDefault="00000000" w:rsidP="008201A7">
            <w:pPr>
              <w:pStyle w:val="TableParagraph"/>
              <w:spacing w:before="5"/>
              <w:jc w:val="center"/>
              <w:rPr>
                <w:sz w:val="18"/>
                <w:szCs w:val="18"/>
              </w:rPr>
            </w:pPr>
            <w:hyperlink r:id="rId23" w:history="1">
              <w:r w:rsidR="008201A7" w:rsidRPr="00264C14">
                <w:rPr>
                  <w:rStyle w:val="Hyperlink"/>
                  <w:sz w:val="18"/>
                  <w:szCs w:val="18"/>
                </w:rPr>
                <w:t>a</w:t>
              </w:r>
              <w:r w:rsidR="008201A7" w:rsidRPr="00E015E0">
                <w:rPr>
                  <w:rStyle w:val="Hyperlink"/>
                  <w:sz w:val="18"/>
                  <w:szCs w:val="18"/>
                </w:rPr>
                <w:t>mber.bethe@alaska.gov</w:t>
              </w:r>
            </w:hyperlink>
            <w:r w:rsidR="008201A7">
              <w:rPr>
                <w:sz w:val="18"/>
                <w:szCs w:val="18"/>
              </w:rPr>
              <w:t xml:space="preserve"> </w:t>
            </w:r>
          </w:p>
        </w:tc>
      </w:tr>
    </w:tbl>
    <w:p w14:paraId="2E99C606" w14:textId="77777777" w:rsidR="008E4680" w:rsidRDefault="008E4680" w:rsidP="008E4680">
      <w:pPr>
        <w:pStyle w:val="BodyText"/>
        <w:rPr>
          <w:sz w:val="26"/>
        </w:rPr>
      </w:pPr>
    </w:p>
    <w:p w14:paraId="5C4EAFBE" w14:textId="20A455A8" w:rsidR="008E4680" w:rsidRDefault="008E4680" w:rsidP="008E4680">
      <w:pPr>
        <w:pStyle w:val="BodyText"/>
        <w:spacing w:before="227"/>
        <w:ind w:left="119" w:right="703"/>
      </w:pPr>
      <w:r>
        <w:t>Copies of this Quality Assurance Project Plan will be made available</w:t>
      </w:r>
      <w:r w:rsidR="000A6FC9">
        <w:t xml:space="preserve"> online at </w:t>
      </w:r>
      <w:hyperlink r:id="rId24" w:history="1">
        <w:r w:rsidR="000A6FC9" w:rsidRPr="00060E62">
          <w:rPr>
            <w:rStyle w:val="Hyperlink"/>
          </w:rPr>
          <w:t>https://www.kenaiwatershed.org/science-in-action/research-information/water-quality</w:t>
        </w:r>
      </w:hyperlink>
      <w:r w:rsidR="000A6FC9" w:rsidRPr="00F11515">
        <w:t>/</w:t>
      </w:r>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5" w:history="1">
        <w:r w:rsidR="000A6FC9" w:rsidRPr="00C75A0C">
          <w:rPr>
            <w:rStyle w:val="Hyperlink"/>
          </w:rPr>
          <w:t>hydrology@kenaiwatershed.org</w:t>
        </w:r>
      </w:hyperlink>
      <w:r>
        <w:t>.</w:t>
      </w:r>
    </w:p>
    <w:p w14:paraId="1A500265" w14:textId="39150CC6" w:rsidR="000E32CE" w:rsidRDefault="000E32CE" w:rsidP="008E4680">
      <w:pPr>
        <w:pStyle w:val="BodyText"/>
        <w:spacing w:before="227"/>
        <w:ind w:left="119" w:right="703"/>
      </w:pP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41" w:name="A4._PROJECT_/_TASK_ORGANIZATION"/>
      <w:bookmarkStart w:id="42" w:name="_Toc112073502"/>
      <w:bookmarkStart w:id="43" w:name="_Toc117087844"/>
      <w:bookmarkStart w:id="44" w:name="_Toc125960334"/>
      <w:bookmarkStart w:id="45" w:name="_Toc125983996"/>
      <w:bookmarkStart w:id="46" w:name="_Toc125984277"/>
      <w:bookmarkStart w:id="47" w:name="_Toc132032649"/>
      <w:bookmarkEnd w:id="41"/>
      <w:r w:rsidRPr="000E32CE">
        <w:rPr>
          <w:b/>
        </w:rPr>
        <w:t>A4.</w:t>
      </w:r>
      <w:bookmarkStart w:id="48"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42"/>
      <w:bookmarkEnd w:id="43"/>
      <w:bookmarkEnd w:id="44"/>
      <w:bookmarkEnd w:id="45"/>
      <w:bookmarkEnd w:id="46"/>
      <w:bookmarkEnd w:id="47"/>
      <w:bookmarkEnd w:id="48"/>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015BB1" w:rsidRDefault="00015BB1" w:rsidP="000A6FC9">
                              <w:pPr>
                                <w:spacing w:before="70"/>
                                <w:ind w:left="214" w:right="217"/>
                                <w:jc w:val="center"/>
                                <w:rPr>
                                  <w:b/>
                                  <w:sz w:val="24"/>
                                </w:rPr>
                              </w:pPr>
                              <w:r>
                                <w:rPr>
                                  <w:b/>
                                  <w:sz w:val="24"/>
                                </w:rPr>
                                <w:t>KWF Project Technicians</w:t>
                              </w:r>
                            </w:p>
                            <w:p w14:paraId="59FF4D04" w14:textId="77777777" w:rsidR="00015BB1" w:rsidRDefault="00015BB1"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015BB1" w:rsidRDefault="00015BB1" w:rsidP="000A6FC9">
                              <w:pPr>
                                <w:spacing w:before="68"/>
                                <w:ind w:left="376" w:right="376"/>
                                <w:jc w:val="center"/>
                                <w:rPr>
                                  <w:b/>
                                  <w:sz w:val="24"/>
                                </w:rPr>
                              </w:pPr>
                              <w:r>
                                <w:rPr>
                                  <w:b/>
                                  <w:sz w:val="24"/>
                                </w:rPr>
                                <w:t>KWF Director</w:t>
                              </w:r>
                            </w:p>
                            <w:p w14:paraId="08741913" w14:textId="77777777" w:rsidR="00015BB1" w:rsidRDefault="00015BB1"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015BB1" w:rsidRDefault="00015BB1" w:rsidP="000A6FC9">
                              <w:pPr>
                                <w:spacing w:before="3"/>
                                <w:ind w:left="780"/>
                                <w:rPr>
                                  <w:b/>
                                  <w:sz w:val="24"/>
                                </w:rPr>
                              </w:pPr>
                              <w:r>
                                <w:rPr>
                                  <w:b/>
                                  <w:sz w:val="24"/>
                                </w:rPr>
                                <w:t>KWF Project Manager/ Project QA Officer</w:t>
                              </w:r>
                            </w:p>
                            <w:p w14:paraId="13F4297B" w14:textId="77777777" w:rsidR="00015BB1" w:rsidRPr="004B3020" w:rsidRDefault="00015BB1"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015BB1" w:rsidRDefault="00015BB1" w:rsidP="000A6FC9">
                        <w:pPr>
                          <w:spacing w:before="70"/>
                          <w:ind w:left="214" w:right="217"/>
                          <w:jc w:val="center"/>
                          <w:rPr>
                            <w:b/>
                            <w:sz w:val="24"/>
                          </w:rPr>
                        </w:pPr>
                        <w:r>
                          <w:rPr>
                            <w:b/>
                            <w:sz w:val="24"/>
                          </w:rPr>
                          <w:t>KWF Project Technicians</w:t>
                        </w:r>
                      </w:p>
                      <w:p w14:paraId="59FF4D04" w14:textId="77777777" w:rsidR="00015BB1" w:rsidRDefault="00015BB1"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015BB1" w:rsidRDefault="00015BB1" w:rsidP="000A6FC9">
                        <w:pPr>
                          <w:spacing w:before="68"/>
                          <w:ind w:left="376" w:right="376"/>
                          <w:jc w:val="center"/>
                          <w:rPr>
                            <w:b/>
                            <w:sz w:val="24"/>
                          </w:rPr>
                        </w:pPr>
                        <w:r>
                          <w:rPr>
                            <w:b/>
                            <w:sz w:val="24"/>
                          </w:rPr>
                          <w:t>KWF Director</w:t>
                        </w:r>
                      </w:p>
                      <w:p w14:paraId="08741913" w14:textId="77777777" w:rsidR="00015BB1" w:rsidRDefault="00015BB1"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015BB1" w:rsidRDefault="00015BB1" w:rsidP="000A6FC9">
                        <w:pPr>
                          <w:spacing w:before="3"/>
                          <w:ind w:left="780"/>
                          <w:rPr>
                            <w:b/>
                            <w:sz w:val="24"/>
                          </w:rPr>
                        </w:pPr>
                        <w:r>
                          <w:rPr>
                            <w:b/>
                            <w:sz w:val="24"/>
                          </w:rPr>
                          <w:t>KWF Project Manager/ Project QA Officer</w:t>
                        </w:r>
                      </w:p>
                      <w:p w14:paraId="13F4297B" w14:textId="77777777" w:rsidR="00015BB1" w:rsidRPr="004B3020" w:rsidRDefault="00015BB1"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015BB1" w:rsidRDefault="00015BB1" w:rsidP="000A6FC9">
                            <w:pPr>
                              <w:spacing w:before="71" w:line="275" w:lineRule="exact"/>
                              <w:ind w:left="506" w:right="504"/>
                              <w:jc w:val="center"/>
                              <w:rPr>
                                <w:b/>
                                <w:sz w:val="24"/>
                              </w:rPr>
                            </w:pPr>
                            <w:r>
                              <w:rPr>
                                <w:b/>
                                <w:sz w:val="24"/>
                              </w:rPr>
                              <w:t>Multi-Agency Baseline Sampling Teams</w:t>
                            </w:r>
                          </w:p>
                          <w:p w14:paraId="16F50035" w14:textId="77777777" w:rsidR="00015BB1" w:rsidRDefault="00015BB1"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H294qIWAgAAEgQAAA4AAAAAAAAAAAAAAAAALgIAAGRycy9lMm9Eb2MueG1sUEsBAi0AFAAG&#10;AAgAAAAhAJBotUTgAAAACgEAAA8AAAAAAAAAAAAAAAAAcAQAAGRycy9kb3ducmV2LnhtbFBLBQYA&#10;AAAABAAEAPMAAAB9BQAAAAA=&#10;" filled="f">
                <v:textbox inset="0,0,0,0">
                  <w:txbxContent>
                    <w:p w14:paraId="17E067A6" w14:textId="77777777" w:rsidR="00015BB1" w:rsidRDefault="00015BB1" w:rsidP="000A6FC9">
                      <w:pPr>
                        <w:spacing w:before="71" w:line="275" w:lineRule="exact"/>
                        <w:ind w:left="506" w:right="504"/>
                        <w:jc w:val="center"/>
                        <w:rPr>
                          <w:b/>
                          <w:sz w:val="24"/>
                        </w:rPr>
                      </w:pPr>
                      <w:r>
                        <w:rPr>
                          <w:b/>
                          <w:sz w:val="24"/>
                        </w:rPr>
                        <w:t>Multi-Agency Baseline Sampling Teams</w:t>
                      </w:r>
                    </w:p>
                    <w:p w14:paraId="16F50035" w14:textId="77777777" w:rsidR="00015BB1" w:rsidRDefault="00015BB1"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77777777" w:rsidR="000A6FC9" w:rsidRPr="00307E5C" w:rsidRDefault="008E4680" w:rsidP="000A6FC9">
      <w:pPr>
        <w:pStyle w:val="Caption"/>
        <w:jc w:val="center"/>
        <w:rPr>
          <w:i w:val="0"/>
          <w:color w:val="auto"/>
          <w:sz w:val="24"/>
          <w:szCs w:val="24"/>
        </w:rPr>
      </w:pPr>
      <w:bookmarkStart w:id="49" w:name="_Ref125966394"/>
      <w:bookmarkStart w:id="50" w:name="_Ref125966387"/>
      <w:bookmarkStart w:id="51" w:name="_Toc133755629"/>
      <w:r>
        <w:rPr>
          <w:b/>
          <w:sz w:val="24"/>
        </w:rPr>
        <w:t xml:space="preserve">Figure </w:t>
      </w:r>
      <w:r w:rsidR="000A6FC9" w:rsidRPr="00307E5C">
        <w:rPr>
          <w:i w:val="0"/>
          <w:color w:val="auto"/>
          <w:sz w:val="24"/>
          <w:szCs w:val="24"/>
        </w:rPr>
        <w:fldChar w:fldCharType="begin"/>
      </w:r>
      <w:r w:rsidR="000A6FC9" w:rsidRPr="00307E5C">
        <w:rPr>
          <w:i w:val="0"/>
          <w:color w:val="auto"/>
          <w:sz w:val="24"/>
          <w:szCs w:val="24"/>
        </w:rPr>
        <w:instrText xml:space="preserve"> SEQ Figure \* ARABIC </w:instrText>
      </w:r>
      <w:r w:rsidR="000A6FC9" w:rsidRPr="00307E5C">
        <w:rPr>
          <w:i w:val="0"/>
          <w:color w:val="auto"/>
          <w:sz w:val="24"/>
          <w:szCs w:val="24"/>
        </w:rPr>
        <w:fldChar w:fldCharType="separate"/>
      </w:r>
      <w:r w:rsidR="000A6FC9">
        <w:rPr>
          <w:i w:val="0"/>
          <w:noProof/>
          <w:color w:val="auto"/>
          <w:sz w:val="24"/>
          <w:szCs w:val="24"/>
        </w:rPr>
        <w:t>1</w:t>
      </w:r>
      <w:r w:rsidR="000A6FC9" w:rsidRPr="00307E5C">
        <w:rPr>
          <w:i w:val="0"/>
          <w:color w:val="auto"/>
          <w:sz w:val="24"/>
          <w:szCs w:val="24"/>
        </w:rPr>
        <w:fldChar w:fldCharType="end"/>
      </w:r>
      <w:bookmarkEnd w:id="49"/>
      <w:r w:rsidR="000A6FC9" w:rsidRPr="00307E5C">
        <w:rPr>
          <w:i w:val="0"/>
          <w:color w:val="auto"/>
          <w:sz w:val="24"/>
          <w:szCs w:val="24"/>
        </w:rPr>
        <w:t>. Project management organization</w:t>
      </w:r>
      <w:bookmarkEnd w:id="50"/>
      <w:bookmarkEnd w:id="51"/>
    </w:p>
    <w:p w14:paraId="2C41C7B7" w14:textId="77777777" w:rsidR="00FC3010" w:rsidRDefault="00FC3010" w:rsidP="00FC3010">
      <w:pPr>
        <w:spacing w:before="90"/>
        <w:rPr>
          <w:b/>
          <w:sz w:val="20"/>
          <w:szCs w:val="24"/>
        </w:rPr>
      </w:pPr>
      <w:bookmarkStart w:id="52" w:name="Key_Contacts_and_Responsibilities"/>
      <w:bookmarkEnd w:id="52"/>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w:t>
      </w:r>
      <w:commentRangeStart w:id="53"/>
      <w:commentRangeStart w:id="54"/>
      <w:r>
        <w:t>all</w:t>
      </w:r>
      <w:commentRangeEnd w:id="53"/>
      <w:r w:rsidR="000B57B0">
        <w:rPr>
          <w:rStyle w:val="CommentReference"/>
        </w:rPr>
        <w:commentReference w:id="53"/>
      </w:r>
      <w:commentRangeEnd w:id="54"/>
      <w:r w:rsidR="0014462D">
        <w:rPr>
          <w:rStyle w:val="CommentReference"/>
        </w:rPr>
        <w:commentReference w:id="54"/>
      </w:r>
      <w:r>
        <w:t xml:space="preserve"> analyses to be performed at SGS. This contract will be used to ensure proper sampling and analysis </w:t>
      </w:r>
      <w:r>
        <w:lastRenderedPageBreak/>
        <w:t>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w:t>
      </w:r>
      <w:proofErr w:type="gramStart"/>
      <w:r>
        <w:t>changes, but</w:t>
      </w:r>
      <w:proofErr w:type="gramEnd"/>
      <w:r>
        <w:t xml:space="preserve">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55"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 xml:space="preserve">KWF and any volunteers under direct supervision of KWF monitoring </w:t>
      </w:r>
      <w:proofErr w:type="gramStart"/>
      <w:r w:rsidRPr="00D52CC6">
        <w:rPr>
          <w:sz w:val="24"/>
          <w:szCs w:val="24"/>
        </w:rPr>
        <w:t>staff</w:t>
      </w:r>
      <w:proofErr w:type="gramEnd"/>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77777777" w:rsidR="000A6FC9" w:rsidRPr="00D9703E" w:rsidRDefault="000A6FC9" w:rsidP="000A6FC9">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Pr="00412CB2">
        <w:t xml:space="preserve">Figure </w:t>
      </w:r>
      <w:r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Pr="009B53EB">
        <w:t xml:space="preserve">Table </w:t>
      </w:r>
      <w:r w:rsidRPr="009B53EB">
        <w:rPr>
          <w:noProof/>
        </w:rPr>
        <w:t>1</w:t>
      </w:r>
      <w:r w:rsidRPr="00D9703E">
        <w:fldChar w:fldCharType="end"/>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6"/>
          <w:footerReference w:type="default" r:id="rId27"/>
          <w:pgSz w:w="12240" w:h="15840"/>
          <w:pgMar w:top="1440" w:right="1440" w:bottom="1440" w:left="1440" w:header="720" w:footer="720" w:gutter="0"/>
          <w:cols w:space="720"/>
          <w:docGrid w:linePitch="360"/>
        </w:sectPr>
      </w:pPr>
    </w:p>
    <w:p w14:paraId="271F9101" w14:textId="77777777" w:rsidR="000A6FC9" w:rsidRPr="00DA26CD" w:rsidRDefault="000A6FC9" w:rsidP="000A6FC9">
      <w:pPr>
        <w:pStyle w:val="Caption"/>
        <w:rPr>
          <w:b/>
          <w:i w:val="0"/>
          <w:color w:val="auto"/>
          <w:sz w:val="24"/>
          <w:szCs w:val="24"/>
        </w:rPr>
      </w:pPr>
      <w:bookmarkStart w:id="56" w:name="_Ref125966494"/>
      <w:bookmarkStart w:id="57" w:name="_Toc133755216"/>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Pr>
          <w:b/>
          <w:i w:val="0"/>
          <w:noProof/>
          <w:color w:val="auto"/>
          <w:sz w:val="24"/>
          <w:szCs w:val="24"/>
        </w:rPr>
        <w:t>1</w:t>
      </w:r>
      <w:r w:rsidRPr="00DA26CD">
        <w:rPr>
          <w:b/>
          <w:i w:val="0"/>
          <w:color w:val="auto"/>
          <w:sz w:val="24"/>
          <w:szCs w:val="24"/>
        </w:rPr>
        <w:fldChar w:fldCharType="end"/>
      </w:r>
      <w:bookmarkEnd w:id="56"/>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57"/>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commentRangeStart w:id="58"/>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commentRangeEnd w:id="58"/>
            <w:r w:rsidR="00EA254A">
              <w:rPr>
                <w:rStyle w:val="CommentReference"/>
              </w:rPr>
              <w:commentReference w:id="58"/>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59" w:name="_Toc117087845"/>
      <w:bookmarkStart w:id="60" w:name="_Toc125960335"/>
      <w:bookmarkStart w:id="61" w:name="_Toc125983997"/>
      <w:bookmarkStart w:id="62" w:name="_Toc125984278"/>
      <w:bookmarkStart w:id="63" w:name="_Toc132032650"/>
      <w:bookmarkStart w:id="64" w:name="_Toc133754235"/>
      <w:r w:rsidRPr="00DD2D54">
        <w:lastRenderedPageBreak/>
        <w:t>A5.</w:t>
      </w:r>
      <w:r w:rsidR="000A6FC9" w:rsidRPr="00DD2D54">
        <w:t xml:space="preserve"> Problem Definition/Background and Project Objectives</w:t>
      </w:r>
      <w:bookmarkEnd w:id="55"/>
      <w:bookmarkEnd w:id="59"/>
      <w:bookmarkEnd w:id="60"/>
      <w:bookmarkEnd w:id="61"/>
      <w:bookmarkEnd w:id="62"/>
      <w:bookmarkEnd w:id="63"/>
      <w:bookmarkEnd w:id="64"/>
    </w:p>
    <w:p w14:paraId="5103E6BE" w14:textId="4DC30F53" w:rsidR="008E4680" w:rsidRPr="00DD2D54" w:rsidRDefault="008E4680" w:rsidP="008E4680">
      <w:pPr>
        <w:pStyle w:val="BodyText"/>
        <w:spacing w:before="9"/>
        <w:rPr>
          <w:b/>
        </w:rPr>
      </w:pPr>
    </w:p>
    <w:p w14:paraId="682264C8" w14:textId="3C97823F"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sz w:val="24"/>
          <w:szCs w:val="24"/>
        </w:rPr>
        <w:fldChar w:fldCharType="begin" w:fldLock="1"/>
      </w:r>
      <w:r w:rsidR="000A6FC9" w:rsidRPr="00DD2D54">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0A6FC9" w:rsidRPr="00DD2D54">
        <w:rPr>
          <w:sz w:val="24"/>
          <w:szCs w:val="24"/>
        </w:rPr>
        <w:fldChar w:fldCharType="separate"/>
      </w:r>
      <w:r w:rsidR="000A6FC9" w:rsidRPr="00DD2D54">
        <w:rPr>
          <w:noProof/>
          <w:sz w:val="24"/>
          <w:szCs w:val="24"/>
        </w:rPr>
        <w:t>(AKDNR 1997)</w:t>
      </w:r>
      <w:r w:rsidR="000A6FC9" w:rsidRPr="00DD2D54">
        <w:rPr>
          <w:sz w:val="24"/>
          <w:szCs w:val="24"/>
        </w:rPr>
        <w:fldChar w:fldCharType="end"/>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sz w:val="24"/>
          <w:szCs w:val="24"/>
        </w:rPr>
        <w:fldChar w:fldCharType="begin" w:fldLock="1"/>
      </w:r>
      <w:r w:rsidR="000A6FC9" w:rsidRPr="00DD2D54">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0A6FC9" w:rsidRPr="00DD2D54">
        <w:rPr>
          <w:sz w:val="24"/>
          <w:szCs w:val="24"/>
        </w:rPr>
        <w:fldChar w:fldCharType="separate"/>
      </w:r>
      <w:r w:rsidR="000A6FC9" w:rsidRPr="00DD2D54">
        <w:rPr>
          <w:noProof/>
          <w:sz w:val="24"/>
          <w:szCs w:val="24"/>
        </w:rPr>
        <w:t>(USFWS 1997)</w:t>
      </w:r>
      <w:r w:rsidR="000A6FC9" w:rsidRPr="00DD2D54">
        <w:rPr>
          <w:sz w:val="24"/>
          <w:szCs w:val="24"/>
        </w:rPr>
        <w:fldChar w:fldCharType="end"/>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FE8BD16"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fldChar w:fldCharType="begin" w:fldLock="1"/>
      </w:r>
      <w:r w:rsidR="000A6FC9" w:rsidRPr="00DD2D54">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0A6FC9" w:rsidRPr="00DD2D54">
        <w:fldChar w:fldCharType="separate"/>
      </w:r>
      <w:r w:rsidR="000A6FC9" w:rsidRPr="00DD2D54">
        <w:rPr>
          <w:noProof/>
        </w:rPr>
        <w:t>(Litchfield and Kyle 1992; ADEC 2022b, 2022a)</w:t>
      </w:r>
      <w:r w:rsidR="000A6FC9" w:rsidRPr="00DD2D54">
        <w:fldChar w:fldCharType="end"/>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 xml:space="preserve">Litchfield and Kyle (1992) analyzed water quality at 17 sites located between the outlet of Kenai Lake and Cook </w:t>
      </w:r>
      <w:proofErr w:type="gramStart"/>
      <w:r w:rsidRPr="00DD2D54">
        <w:t>Inlet, and</w:t>
      </w:r>
      <w:proofErr w:type="gramEnd"/>
      <w:r w:rsidRPr="00DD2D54">
        <w:t xml:space="preserve">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2DDED249" w:rsidR="008E4680" w:rsidRPr="00DD2D54" w:rsidRDefault="008E4680" w:rsidP="00DD2D54">
      <w:pPr>
        <w:pStyle w:val="BodyText"/>
        <w:tabs>
          <w:tab w:val="left" w:pos="9090"/>
        </w:tabs>
        <w:jc w:val="both"/>
      </w:pPr>
      <w:r w:rsidRPr="00DD2D54">
        <w:t xml:space="preserve">The baseline-monitoring program is needed to link water quality trends to an understanding of the natural and human factors that affect </w:t>
      </w:r>
      <w:proofErr w:type="gramStart"/>
      <w:r w:rsidRPr="00DD2D54">
        <w:t>the water</w:t>
      </w:r>
      <w:proofErr w:type="gramEnd"/>
      <w:r w:rsidRPr="00DD2D54">
        <w:t xml:space="preserve">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fldChar w:fldCharType="begin" w:fldLock="1"/>
      </w:r>
      <w:r w:rsidR="000A6FC9" w:rsidRPr="00DD2D54">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0A6FC9" w:rsidRPr="00DD2D54">
        <w:fldChar w:fldCharType="separate"/>
      </w:r>
      <w:r w:rsidR="000A6FC9" w:rsidRPr="00DD2D54">
        <w:rPr>
          <w:noProof/>
        </w:rPr>
        <w:t>(Guerron Orejuela 2016; McCard 2007)</w:t>
      </w:r>
      <w:r w:rsidR="000A6FC9" w:rsidRPr="00DD2D54">
        <w:fldChar w:fldCharType="end"/>
      </w:r>
      <w:r w:rsidRPr="00DD2D54">
        <w:t>.</w:t>
      </w:r>
    </w:p>
    <w:p w14:paraId="72F57274" w14:textId="77777777" w:rsidR="00DD2D54" w:rsidRDefault="00DD2D54" w:rsidP="00DD2D54">
      <w:pPr>
        <w:pStyle w:val="BodyText"/>
        <w:tabs>
          <w:tab w:val="left" w:pos="9090"/>
        </w:tabs>
        <w:spacing w:before="1"/>
        <w:jc w:val="both"/>
      </w:pPr>
      <w:bookmarkStart w:id="65" w:name="_Toc112073504"/>
    </w:p>
    <w:p w14:paraId="0BFA0F09" w14:textId="2B1F831B" w:rsidR="008E4680" w:rsidRPr="00DD2D54" w:rsidRDefault="008E4680" w:rsidP="00DD2D54">
      <w:pPr>
        <w:pStyle w:val="BodyText"/>
        <w:tabs>
          <w:tab w:val="left" w:pos="9090"/>
        </w:tabs>
        <w:spacing w:before="1"/>
        <w:jc w:val="both"/>
      </w:pPr>
      <w:r w:rsidRPr="00DD2D54">
        <w:t xml:space="preserve">It should be noted that the temporal structure of this sampling program </w:t>
      </w:r>
      <w:proofErr w:type="gramStart"/>
      <w:r w:rsidRPr="00DD2D54">
        <w:t>has</w:t>
      </w:r>
      <w:proofErr w:type="gramEnd"/>
      <w:r w:rsidRPr="00DD2D54">
        <w:t xml:space="preserve">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66" w:name="_Toc117087846"/>
      <w:bookmarkStart w:id="67" w:name="_Toc125960336"/>
      <w:bookmarkStart w:id="68" w:name="_Toc125983998"/>
      <w:bookmarkStart w:id="69" w:name="_Toc125984279"/>
      <w:bookmarkStart w:id="70" w:name="_Toc132032651"/>
      <w:bookmarkStart w:id="71" w:name="_Toc133754236"/>
      <w:r w:rsidRPr="00DD2D54">
        <w:t>A6. Project / Task Description</w:t>
      </w:r>
      <w:bookmarkEnd w:id="65"/>
      <w:bookmarkEnd w:id="66"/>
      <w:bookmarkEnd w:id="67"/>
      <w:bookmarkEnd w:id="68"/>
      <w:bookmarkEnd w:id="69"/>
      <w:bookmarkEnd w:id="70"/>
      <w:bookmarkEnd w:id="71"/>
    </w:p>
    <w:p w14:paraId="46CD3072" w14:textId="77777777" w:rsidR="008E4680" w:rsidRPr="00DD2D54" w:rsidRDefault="008E4680" w:rsidP="008E4680">
      <w:pPr>
        <w:pStyle w:val="BodyText"/>
        <w:spacing w:before="9"/>
        <w:rPr>
          <w:b/>
        </w:rPr>
      </w:pPr>
      <w:bookmarkStart w:id="72" w:name="A6._PROJECT_/_TASK_DESCRIPTION"/>
      <w:bookmarkEnd w:id="72"/>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lastRenderedPageBreak/>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2EAACDC9"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fldChar w:fldCharType="begin" w:fldLock="1"/>
      </w:r>
      <w:r w:rsidR="000A6FC9" w:rsidRPr="00DD2D54">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000A6FC9" w:rsidRPr="00DD2D54">
        <w:fldChar w:fldCharType="separate"/>
      </w:r>
      <w:r w:rsidR="000A6FC9" w:rsidRPr="00DD2D54">
        <w:rPr>
          <w:noProof/>
        </w:rPr>
        <w:t>(Martin et al. 2011)</w:t>
      </w:r>
      <w:r w:rsidR="000A6FC9" w:rsidRPr="00DD2D54">
        <w:fldChar w:fldCharType="end"/>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7817A8C0" w:rsidR="008E4680" w:rsidRPr="00DD2D54" w:rsidRDefault="000A6FC9" w:rsidP="00360D8F">
      <w:pPr>
        <w:pStyle w:val="BodyText"/>
      </w:pPr>
      <w:r w:rsidRPr="00DD2D54">
        <w:t>Water temperature</w:t>
      </w:r>
      <w:r w:rsidR="008E4680" w:rsidRPr="00DD2D54">
        <w:t xml:space="preserve"> monitoring was conducted in tributaries of the Kenai River by Cook </w:t>
      </w:r>
      <w:proofErr w:type="spellStart"/>
      <w:r w:rsidR="008E4680" w:rsidRPr="00DD2D54">
        <w:t>Inletkeeper</w:t>
      </w:r>
      <w:proofErr w:type="spellEnd"/>
      <w:r w:rsidR="008E4680" w:rsidRPr="00DD2D54">
        <w:t xml:space="preserve"> (CIK) 2008 through </w:t>
      </w:r>
      <w:proofErr w:type="gramStart"/>
      <w:r w:rsidR="008E4680" w:rsidRPr="00DD2D54">
        <w:t>2012</w:t>
      </w:r>
      <w:r w:rsidRPr="00DD2D54">
        <w:t>, and</w:t>
      </w:r>
      <w:proofErr w:type="gramEnd"/>
      <w:r w:rsidRPr="00DD2D54">
        <w:t xml:space="preserve"> continues in a selected subset of these streams today, led by KWF.</w:t>
      </w:r>
      <w:r w:rsidR="008E4680" w:rsidRPr="00DD2D54">
        <w:t xml:space="preserve"> Monitoring results were synthesized </w:t>
      </w:r>
      <w:r w:rsidRPr="00DD2D54">
        <w:fldChar w:fldCharType="begin" w:fldLock="1"/>
      </w:r>
      <w:r w:rsidRPr="00DD2D54">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Pr="00DD2D54">
        <w:fldChar w:fldCharType="separate"/>
      </w:r>
      <w:r w:rsidRPr="00DD2D54">
        <w:rPr>
          <w:noProof/>
        </w:rPr>
        <w:t>(Mauger 2013)</w:t>
      </w:r>
      <w:r w:rsidRPr="00DD2D54">
        <w:fldChar w:fldCharType="end"/>
      </w:r>
      <w:r w:rsidRPr="00DD2D54">
        <w:t xml:space="preserve"> and later applied in peer-reviewed research </w:t>
      </w:r>
      <w:r w:rsidRPr="00DD2D54">
        <w:fldChar w:fldCharType="begin" w:fldLock="1"/>
      </w:r>
      <w:r w:rsidRPr="00DD2D54">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Pr="00DD2D54">
        <w:fldChar w:fldCharType="separate"/>
      </w:r>
      <w:r w:rsidRPr="00DD2D54">
        <w:rPr>
          <w:noProof/>
        </w:rPr>
        <w:t>(Mauger et al. 2017)</w:t>
      </w:r>
      <w:r w:rsidRPr="00DD2D54">
        <w:fldChar w:fldCharType="end"/>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77777777" w:rsidR="000A6FC9" w:rsidRPr="0094526E" w:rsidRDefault="000A6FC9" w:rsidP="00360D8F">
      <w:pPr>
        <w:pStyle w:val="BodyText"/>
      </w:pPr>
      <w:r w:rsidRPr="00DD2D54">
        <w:rPr>
          <w:rFonts w:eastAsiaTheme="minorHAnsi"/>
        </w:rPr>
        <w:t xml:space="preserve">In 2018, a zinc and copper monitoring project </w:t>
      </w:r>
      <w:proofErr w:type="gramStart"/>
      <w:r w:rsidRPr="00DD2D54">
        <w:rPr>
          <w:rFonts w:eastAsiaTheme="minorHAnsi"/>
        </w:rPr>
        <w:t>was</w:t>
      </w:r>
      <w:proofErr w:type="gramEnd"/>
      <w:r w:rsidRPr="00DD2D54">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rPr>
        <w:fldChar w:fldCharType="begin" w:fldLock="1"/>
      </w:r>
      <w:r w:rsidRPr="00DD2D54">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DD2D54">
        <w:rPr>
          <w:rFonts w:eastAsiaTheme="minorHAnsi"/>
        </w:rPr>
        <w:fldChar w:fldCharType="separate"/>
      </w:r>
      <w:r w:rsidRPr="00DD2D54">
        <w:rPr>
          <w:rFonts w:eastAsiaTheme="minorHAnsi"/>
          <w:noProof/>
        </w:rPr>
        <w:t>(Sires 2017b, 2017a; Guerron Orejuela 2016)</w:t>
      </w:r>
      <w:r w:rsidRPr="00DD2D54">
        <w:rPr>
          <w:rFonts w:eastAsiaTheme="minorHAnsi"/>
        </w:rPr>
        <w:fldChar w:fldCharType="end"/>
      </w:r>
      <w:r w:rsidRPr="00DD2D54">
        <w:rPr>
          <w:rFonts w:eastAsiaTheme="minorHAnsi"/>
        </w:rPr>
        <w:t xml:space="preserve">. A final report on this project was completed in 2021 </w:t>
      </w:r>
      <w:r w:rsidRPr="00DD2D54">
        <w:rPr>
          <w:rFonts w:eastAsiaTheme="minorHAnsi"/>
        </w:rPr>
        <w:fldChar w:fldCharType="begin" w:fldLock="1"/>
      </w:r>
      <w:r w:rsidRPr="00DD2D54">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Pr="00DD2D54">
        <w:rPr>
          <w:rFonts w:eastAsiaTheme="minorHAnsi"/>
        </w:rPr>
        <w:fldChar w:fldCharType="separate"/>
      </w:r>
      <w:r w:rsidRPr="00DD2D54">
        <w:rPr>
          <w:rFonts w:eastAsiaTheme="minorHAnsi"/>
          <w:noProof/>
        </w:rPr>
        <w:t>(Meyer 2021)</w:t>
      </w:r>
      <w:r w:rsidRPr="00DD2D54">
        <w:rPr>
          <w:rFonts w:eastAsiaTheme="minorHAnsi"/>
        </w:rPr>
        <w:fldChar w:fldCharType="end"/>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rPr>
        <w:fldChar w:fldCharType="begin" w:fldLock="1"/>
      </w:r>
      <w:r w:rsidRPr="00DD2D54">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Pr="00DD2D54">
        <w:rPr>
          <w:rFonts w:eastAsiaTheme="minorHAnsi"/>
        </w:rPr>
        <w:fldChar w:fldCharType="separate"/>
      </w:r>
      <w:r w:rsidRPr="00DD2D54">
        <w:rPr>
          <w:rFonts w:eastAsiaTheme="minorHAnsi"/>
          <w:noProof/>
        </w:rPr>
        <w:t>(Apsens and Petitt 2022)</w:t>
      </w:r>
      <w:r w:rsidRPr="00DD2D54">
        <w:rPr>
          <w:rFonts w:eastAsiaTheme="minorHAnsi"/>
        </w:rPr>
        <w:fldChar w:fldCharType="end"/>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73" w:name="_Toc116644748"/>
      <w:bookmarkStart w:id="74" w:name="_Toc117087847"/>
      <w:bookmarkStart w:id="75" w:name="_Toc125960337"/>
      <w:bookmarkStart w:id="76" w:name="_Toc125983999"/>
      <w:bookmarkStart w:id="77" w:name="_Toc125984280"/>
      <w:bookmarkStart w:id="78" w:name="_Toc132032652"/>
    </w:p>
    <w:p w14:paraId="128274D4" w14:textId="6D237488" w:rsidR="008E4680" w:rsidRPr="00360D8F" w:rsidRDefault="000A6FC9" w:rsidP="00360D8F">
      <w:pPr>
        <w:pStyle w:val="Heading2"/>
        <w:spacing w:line="240" w:lineRule="auto"/>
        <w:ind w:left="0" w:right="-90"/>
      </w:pPr>
      <w:bookmarkStart w:id="79" w:name="_Toc133590162"/>
      <w:bookmarkStart w:id="80" w:name="_Toc133754237"/>
      <w:r w:rsidRPr="009310B4">
        <w:rPr>
          <w:iCs/>
        </w:rPr>
        <w:t>Task A) Agency Monitoring Partnership to conduct baseline monitoring</w:t>
      </w:r>
      <w:bookmarkStart w:id="81" w:name="_Toc132706045"/>
      <w:bookmarkEnd w:id="79"/>
      <w:r w:rsidR="008E4680">
        <w:t xml:space="preserve"> </w:t>
      </w:r>
      <w:bookmarkStart w:id="82" w:name="_Toc133590163"/>
      <w:r w:rsidR="008E4680">
        <w:t xml:space="preserve">for Nutrients, Dissolved </w:t>
      </w:r>
      <w:r w:rsidR="008E4680" w:rsidRPr="00360D8F">
        <w:t>Metals, Hydrocarbons, and Fecal Coliforms (Referred to as Agency Baseline hereafter</w:t>
      </w:r>
      <w:r w:rsidRPr="00360D8F">
        <w:rPr>
          <w:iCs/>
        </w:rPr>
        <w:t>)</w:t>
      </w:r>
      <w:bookmarkEnd w:id="73"/>
      <w:bookmarkEnd w:id="74"/>
      <w:bookmarkEnd w:id="75"/>
      <w:bookmarkEnd w:id="76"/>
      <w:bookmarkEnd w:id="77"/>
      <w:bookmarkEnd w:id="78"/>
      <w:bookmarkEnd w:id="80"/>
      <w:bookmarkEnd w:id="81"/>
      <w:bookmarkEnd w:id="82"/>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 xml:space="preserve">Develop a baseline data set to include, at a minimum, dissolved metals, hydrocarbons, and fecal </w:t>
      </w:r>
      <w:proofErr w:type="gramStart"/>
      <w:r w:rsidRPr="00360D8F">
        <w:rPr>
          <w:sz w:val="24"/>
          <w:szCs w:val="24"/>
        </w:rPr>
        <w:t>coliforms</w:t>
      </w:r>
      <w:proofErr w:type="gramEnd"/>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the City of Soldotna to supplement this data with parameters that Soldotna’s wastewater treatment plant can analyze. (i.e. – total suspended solids, pH, fecal coliforms, </w:t>
      </w:r>
      <w:proofErr w:type="gramStart"/>
      <w:r w:rsidRPr="00360D8F">
        <w:rPr>
          <w:sz w:val="24"/>
          <w:szCs w:val="24"/>
        </w:rPr>
        <w:t>turbidity</w:t>
      </w:r>
      <w:proofErr w:type="gramEnd"/>
      <w:r w:rsidRPr="00360D8F">
        <w:rPr>
          <w:sz w:val="24"/>
          <w:szCs w:val="24"/>
        </w:rPr>
        <w:t xml:space="preserve">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7777777"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w:t>
      </w:r>
      <w:proofErr w:type="gramStart"/>
      <w:r w:rsidRPr="00360D8F">
        <w:rPr>
          <w:sz w:val="24"/>
          <w:szCs w:val="24"/>
        </w:rPr>
        <w:t>state</w:t>
      </w:r>
      <w:proofErr w:type="gramEnd"/>
      <w:r w:rsidRPr="00360D8F">
        <w:rPr>
          <w:sz w:val="24"/>
          <w:szCs w:val="24"/>
        </w:rPr>
        <w:t xml:space="preserve"> and local agency personnel (See </w:t>
      </w:r>
      <w:r w:rsidR="000A6FC9" w:rsidRPr="00360D8F">
        <w:rPr>
          <w:sz w:val="24"/>
          <w:szCs w:val="24"/>
        </w:rPr>
        <w:fldChar w:fldCharType="begin"/>
      </w:r>
      <w:r w:rsidR="000A6FC9" w:rsidRPr="00360D8F">
        <w:rPr>
          <w:sz w:val="24"/>
          <w:szCs w:val="24"/>
        </w:rPr>
        <w:instrText xml:space="preserve"> REF _Ref125968456 \h  \* MERGEFORMAT </w:instrText>
      </w:r>
      <w:r w:rsidR="000A6FC9" w:rsidRPr="00360D8F">
        <w:rPr>
          <w:sz w:val="24"/>
          <w:szCs w:val="24"/>
        </w:rPr>
      </w:r>
      <w:r w:rsidR="000A6FC9" w:rsidRPr="00360D8F">
        <w:rPr>
          <w:sz w:val="24"/>
          <w:szCs w:val="24"/>
        </w:rPr>
        <w:fldChar w:fldCharType="separate"/>
      </w:r>
      <w:r w:rsidR="000A6FC9" w:rsidRPr="00360D8F">
        <w:rPr>
          <w:sz w:val="24"/>
          <w:szCs w:val="24"/>
        </w:rPr>
        <w:t xml:space="preserve">Table </w:t>
      </w:r>
      <w:r w:rsidR="000A6FC9" w:rsidRPr="00360D8F">
        <w:rPr>
          <w:noProof/>
          <w:sz w:val="24"/>
          <w:szCs w:val="24"/>
        </w:rPr>
        <w:t>8</w:t>
      </w:r>
      <w:r w:rsidR="000A6FC9" w:rsidRPr="00360D8F">
        <w:rPr>
          <w:sz w:val="24"/>
          <w:szCs w:val="24"/>
        </w:rPr>
        <w:fldChar w:fldCharType="end"/>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proofErr w:type="gramStart"/>
      <w:r w:rsidRPr="00AB7A80">
        <w:rPr>
          <w:sz w:val="24"/>
          <w:szCs w:val="24"/>
        </w:rPr>
        <w:t>analysis</w:t>
      </w:r>
      <w:proofErr w:type="gramEnd"/>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 xml:space="preserve">Surface water quality parameters </w:t>
      </w:r>
      <w:proofErr w:type="gramStart"/>
      <w:r w:rsidRPr="00360D8F">
        <w:rPr>
          <w:sz w:val="24"/>
          <w:szCs w:val="24"/>
        </w:rPr>
        <w:t>include;</w:t>
      </w:r>
      <w:proofErr w:type="gramEnd"/>
      <w:r w:rsidRPr="00360D8F">
        <w:rPr>
          <w:sz w:val="24"/>
          <w:szCs w:val="24"/>
        </w:rPr>
        <w:t xml:space="preserv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lastRenderedPageBreak/>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w:t>
      </w:r>
      <w:proofErr w:type="gramStart"/>
      <w:r w:rsidRPr="00360D8F">
        <w:rPr>
          <w:sz w:val="24"/>
          <w:szCs w:val="24"/>
        </w:rPr>
        <w:t>include;</w:t>
      </w:r>
      <w:proofErr w:type="gramEnd"/>
      <w:r w:rsidRPr="00360D8F">
        <w:rPr>
          <w:sz w:val="24"/>
          <w:szCs w:val="24"/>
        </w:rPr>
        <w:t xml:space="preserv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85"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86" w:name="_Toc117087848"/>
      <w:bookmarkStart w:id="87" w:name="_Toc125960338"/>
      <w:bookmarkStart w:id="88" w:name="_Toc125984000"/>
      <w:bookmarkStart w:id="89" w:name="_Toc125984281"/>
      <w:bookmarkStart w:id="90" w:name="_Toc132032653"/>
      <w:bookmarkStart w:id="91" w:name="_Toc132706046"/>
      <w:bookmarkStart w:id="92" w:name="_Toc133590164"/>
      <w:bookmarkStart w:id="93" w:name="_Toc133754238"/>
      <w:r w:rsidRPr="00360D8F">
        <w:rPr>
          <w:rFonts w:ascii="Times New Roman" w:hAnsi="Times New Roman" w:cs="Times New Roman"/>
          <w:b/>
          <w:bCs/>
          <w:i/>
          <w:iCs/>
          <w:color w:val="auto"/>
        </w:rPr>
        <w:t>Task B) Collection of specified interval data with programmable Electronic Instruments</w:t>
      </w:r>
      <w:bookmarkEnd w:id="85"/>
      <w:bookmarkEnd w:id="86"/>
      <w:bookmarkEnd w:id="87"/>
      <w:bookmarkEnd w:id="88"/>
      <w:bookmarkEnd w:id="89"/>
      <w:bookmarkEnd w:id="90"/>
      <w:bookmarkEnd w:id="91"/>
      <w:bookmarkEnd w:id="92"/>
      <w:bookmarkEnd w:id="93"/>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 xml:space="preserve">Maintain and deploy as needed instruments capable of recording time series of water quality parameters, </w:t>
      </w:r>
      <w:proofErr w:type="gramStart"/>
      <w:r w:rsidRPr="00360D8F">
        <w:t>e.g.</w:t>
      </w:r>
      <w:proofErr w:type="gramEnd"/>
      <w:r w:rsidRPr="00360D8F">
        <w:t xml:space="preserve"> water quality sondes. Work with partners to identify projects where such monitoring is beneficial. Continuous monitoring with sondes is not currently part of the baseline water quality monitoring </w:t>
      </w:r>
      <w:proofErr w:type="gramStart"/>
      <w:r w:rsidRPr="00360D8F">
        <w:t>project, but</w:t>
      </w:r>
      <w:proofErr w:type="gramEnd"/>
      <w:r w:rsidRPr="00360D8F">
        <w:t xml:space="preserve">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w:t>
      </w:r>
      <w:proofErr w:type="gramStart"/>
      <w:r w:rsidRPr="00360D8F">
        <w:t>parameters</w:t>
      </w:r>
      <w:proofErr w:type="gramEnd"/>
      <w:r w:rsidRPr="00360D8F">
        <w:t xml:space="preserve"> </w:t>
      </w:r>
    </w:p>
    <w:p w14:paraId="119B28A3" w14:textId="77777777" w:rsidR="000A6FC9" w:rsidRPr="00360D8F" w:rsidRDefault="000A6FC9" w:rsidP="00CD7519">
      <w:pPr>
        <w:pStyle w:val="BodyText"/>
        <w:numPr>
          <w:ilvl w:val="0"/>
          <w:numId w:val="39"/>
        </w:numPr>
        <w:ind w:right="704"/>
      </w:pPr>
      <w:proofErr w:type="gramStart"/>
      <w:r w:rsidRPr="00360D8F">
        <w:t>Work</w:t>
      </w:r>
      <w:proofErr w:type="gramEnd"/>
      <w:r w:rsidRPr="00360D8F">
        <w:t xml:space="preserve"> with agencies, NGOs, and citizens to identify locations where continuous monitoring of water quality parameters may be valuable. </w:t>
      </w:r>
      <w:proofErr w:type="gramStart"/>
      <w:r w:rsidRPr="00360D8F">
        <w:t>E.g.;</w:t>
      </w:r>
      <w:proofErr w:type="gramEnd"/>
      <w:r w:rsidRPr="00360D8F">
        <w:t xml:space="preserve">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 xml:space="preserve">Parameters monitored by sondes include pH, turbidity, conductivity, temperature, and dissolved </w:t>
      </w:r>
      <w:proofErr w:type="gramStart"/>
      <w:r>
        <w:t>oxygen</w:t>
      </w:r>
      <w:proofErr w:type="gramEnd"/>
    </w:p>
    <w:p w14:paraId="20BCC410" w14:textId="77777777" w:rsidR="000A6FC9" w:rsidRDefault="000A6FC9" w:rsidP="00CD7519">
      <w:pPr>
        <w:pStyle w:val="BodyText"/>
        <w:numPr>
          <w:ilvl w:val="0"/>
          <w:numId w:val="39"/>
        </w:numPr>
        <w:ind w:right="704"/>
      </w:pPr>
      <w:r>
        <w:t xml:space="preserve">Sondes will be subject to pre and post deployment calibrations and checks for all </w:t>
      </w:r>
      <w:proofErr w:type="gramStart"/>
      <w:r>
        <w:t>parameters</w:t>
      </w:r>
      <w:proofErr w:type="gramEnd"/>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 xml:space="preserve">Fieldwork will be executed based on funding opportunities and local </w:t>
      </w:r>
      <w:proofErr w:type="gramStart"/>
      <w:r>
        <w:t>need</w:t>
      </w:r>
      <w:proofErr w:type="gramEnd"/>
    </w:p>
    <w:p w14:paraId="281ADE94" w14:textId="77777777" w:rsidR="000A6FC9" w:rsidRDefault="000A6FC9" w:rsidP="00CD7519">
      <w:pPr>
        <w:pStyle w:val="BodyText"/>
        <w:numPr>
          <w:ilvl w:val="0"/>
          <w:numId w:val="39"/>
        </w:numPr>
      </w:pPr>
      <w:r>
        <w:t xml:space="preserve">Sondes will be returned to the manufacturer for bench calibration as needed depending on annual </w:t>
      </w:r>
      <w:proofErr w:type="gramStart"/>
      <w:r>
        <w:t>usage</w:t>
      </w:r>
      <w:proofErr w:type="gramEnd"/>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94" w:name="_Toc116644750"/>
      <w:bookmarkStart w:id="95" w:name="_Toc117087849"/>
      <w:bookmarkStart w:id="96" w:name="_Toc125960339"/>
      <w:bookmarkStart w:id="97" w:name="_Toc125984001"/>
      <w:bookmarkStart w:id="98" w:name="_Toc125984282"/>
      <w:bookmarkStart w:id="99" w:name="_Toc132032654"/>
      <w:bookmarkStart w:id="100" w:name="_Toc132706047"/>
      <w:bookmarkStart w:id="101" w:name="_Toc133590165"/>
      <w:bookmarkStart w:id="102" w:name="_Toc133754239"/>
      <w:r w:rsidRPr="009310B4">
        <w:rPr>
          <w:rFonts w:ascii="Times New Roman" w:hAnsi="Times New Roman" w:cs="Times New Roman"/>
          <w:b/>
          <w:bCs/>
          <w:i/>
          <w:iCs/>
          <w:color w:val="auto"/>
        </w:rPr>
        <w:t>Task C) Stream Temperature Monitoring</w:t>
      </w:r>
      <w:bookmarkEnd w:id="94"/>
      <w:bookmarkEnd w:id="95"/>
      <w:bookmarkEnd w:id="96"/>
      <w:bookmarkEnd w:id="97"/>
      <w:bookmarkEnd w:id="98"/>
      <w:bookmarkEnd w:id="99"/>
      <w:bookmarkEnd w:id="100"/>
      <w:bookmarkEnd w:id="101"/>
      <w:bookmarkEnd w:id="102"/>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Kasilof River areas, and at other sites as needed by new </w:t>
      </w:r>
      <w:proofErr w:type="gramStart"/>
      <w:r>
        <w:rPr>
          <w:sz w:val="24"/>
          <w:szCs w:val="24"/>
        </w:rPr>
        <w:t>projects</w:t>
      </w:r>
      <w:proofErr w:type="gramEnd"/>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 xml:space="preserve">Perform site visits at the six long-term stream temperature monitoring sites a minimum of twice </w:t>
      </w:r>
      <w:proofErr w:type="gramStart"/>
      <w:r>
        <w:t>annually</w:t>
      </w:r>
      <w:proofErr w:type="gramEnd"/>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lastRenderedPageBreak/>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77777777" w:rsidR="000A6FC9" w:rsidRPr="00E946A5" w:rsidRDefault="000A6FC9" w:rsidP="00CD7519">
      <w:pPr>
        <w:pStyle w:val="BodyText"/>
        <w:numPr>
          <w:ilvl w:val="0"/>
          <w:numId w:val="40"/>
        </w:numPr>
      </w:pPr>
      <w:r>
        <w:t xml:space="preserve">Apply the highest available standards for field site management and data curation (as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03" w:name="_Toc125960340"/>
      <w:bookmarkStart w:id="104" w:name="_Toc125984283"/>
      <w:bookmarkStart w:id="105" w:name="_Toc132032655"/>
      <w:r>
        <w:rPr>
          <w:sz w:val="24"/>
          <w:szCs w:val="24"/>
        </w:rPr>
        <w:t xml:space="preserve">Record year-round continuous time series of water temperature using programmed electronic </w:t>
      </w:r>
      <w:proofErr w:type="gramStart"/>
      <w:r>
        <w:rPr>
          <w:sz w:val="24"/>
          <w:szCs w:val="24"/>
        </w:rPr>
        <w:t>instruments</w:t>
      </w:r>
      <w:bookmarkEnd w:id="103"/>
      <w:bookmarkEnd w:id="104"/>
      <w:bookmarkEnd w:id="105"/>
      <w:proofErr w:type="gramEnd"/>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06" w:name="_Toc125960341"/>
      <w:bookmarkStart w:id="107" w:name="_Toc125984284"/>
      <w:bookmarkStart w:id="108" w:name="_Toc132032656"/>
      <w:r>
        <w:rPr>
          <w:sz w:val="24"/>
          <w:szCs w:val="24"/>
        </w:rPr>
        <w:t>Site visits to locations with water temperature loggers will be visited a minimum of biannually, typically once in early summer (May/June) and once in Fall (September/ October)</w:t>
      </w:r>
      <w:bookmarkEnd w:id="106"/>
      <w:bookmarkEnd w:id="107"/>
      <w:bookmarkEnd w:id="108"/>
    </w:p>
    <w:p w14:paraId="02604D33" w14:textId="77777777" w:rsidR="000A6FC9" w:rsidRDefault="000A6FC9" w:rsidP="000A6FC9"/>
    <w:p w14:paraId="437E4A69" w14:textId="77777777" w:rsidR="000A6FC9" w:rsidRDefault="000A6FC9" w:rsidP="000A6FC9">
      <w:pPr>
        <w:pStyle w:val="BodyText"/>
        <w:ind w:right="704"/>
      </w:pPr>
      <w:r>
        <w:t xml:space="preserve">See Appendix G and </w:t>
      </w:r>
      <w:proofErr w:type="spellStart"/>
      <w:r>
        <w:t>Mauger</w:t>
      </w:r>
      <w:proofErr w:type="spellEnd"/>
      <w:r>
        <w:t xml:space="preserve"> et al. </w:t>
      </w:r>
      <w:r>
        <w:fldChar w:fldCharType="begin" w:fldLock="1"/>
      </w:r>
      <w:r>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8" w:history="1">
        <w:r w:rsidRPr="005D3DFF">
          <w:rPr>
            <w:rStyle w:val="Hyperlink"/>
          </w:rPr>
          <w:t>https://aktemp.uaa.alaska.edu/</w:t>
        </w:r>
      </w:hyperlink>
      <w:r>
        <w:t xml:space="preserve"> from the University of Alaska Anchorage’s Alaska Center for Conservation Sciences </w:t>
      </w:r>
      <w:r>
        <w:fldChar w:fldCharType="begin" w:fldLock="1"/>
      </w:r>
      <w:r>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fldChar w:fldCharType="separate"/>
      </w:r>
      <w:r>
        <w:rPr>
          <w:noProof/>
        </w:rPr>
        <w:t>(ACCS 2023)</w:t>
      </w:r>
      <w:r>
        <w:fldChar w:fldCharType="end"/>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09" w:name="_Toc117087850"/>
      <w:bookmarkStart w:id="110" w:name="_Toc125960342"/>
      <w:bookmarkStart w:id="111" w:name="_Toc125984002"/>
      <w:bookmarkStart w:id="112" w:name="_Toc125984285"/>
      <w:bookmarkStart w:id="113" w:name="_Toc132032657"/>
      <w:bookmarkStart w:id="114" w:name="_Toc133754240"/>
      <w:r>
        <w:t>A7.</w:t>
      </w:r>
      <w:r>
        <w:tab/>
        <w:t>Quality Objectives and Criteria for Measurement of</w:t>
      </w:r>
      <w:r w:rsidRPr="00530E7B">
        <w:rPr>
          <w:spacing w:val="-8"/>
        </w:rPr>
        <w:t xml:space="preserve"> </w:t>
      </w:r>
      <w:r>
        <w:t>Data</w:t>
      </w:r>
      <w:bookmarkEnd w:id="109"/>
      <w:bookmarkEnd w:id="110"/>
      <w:bookmarkEnd w:id="111"/>
      <w:bookmarkEnd w:id="112"/>
      <w:bookmarkEnd w:id="113"/>
      <w:bookmarkEnd w:id="114"/>
    </w:p>
    <w:p w14:paraId="6708CF50" w14:textId="77777777" w:rsidR="008E4680" w:rsidRDefault="008E4680" w:rsidP="008E4680">
      <w:pPr>
        <w:pStyle w:val="BodyText"/>
      </w:pPr>
    </w:p>
    <w:p w14:paraId="58061597" w14:textId="045FFCD0"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A6FC9" w:rsidRPr="00A33F0E">
        <w:fldChar w:fldCharType="begin"/>
      </w:r>
      <w:r w:rsidR="000A6FC9" w:rsidRPr="00A33F0E">
        <w:instrText xml:space="preserve"> REF _Ref125965085 \h  \* MERGEFORMAT </w:instrText>
      </w:r>
      <w:r w:rsidR="000A6FC9" w:rsidRPr="00A33F0E">
        <w:fldChar w:fldCharType="separate"/>
      </w:r>
      <w:r w:rsidR="000A6FC9" w:rsidRPr="009B53EB">
        <w:t xml:space="preserve">Table </w:t>
      </w:r>
      <w:r w:rsidR="000A6FC9" w:rsidRPr="009B53EB">
        <w:rPr>
          <w:noProof/>
        </w:rPr>
        <w:t>2</w:t>
      </w:r>
      <w:r w:rsidR="000A6FC9" w:rsidRPr="00A33F0E">
        <w:fldChar w:fldCharType="end"/>
      </w:r>
      <w:r w:rsidR="000A6FC9" w:rsidRPr="00A33F0E">
        <w:t xml:space="preserve"> through </w:t>
      </w:r>
      <w:r w:rsidR="000A6FC9" w:rsidRPr="00A33F0E">
        <w:fldChar w:fldCharType="begin"/>
      </w:r>
      <w:r w:rsidR="000A6FC9" w:rsidRPr="00A33F0E">
        <w:instrText xml:space="preserve"> REF _Ref125968599 \h  \* MERGEFORMAT </w:instrText>
      </w:r>
      <w:r w:rsidR="000A6FC9" w:rsidRPr="00A33F0E">
        <w:fldChar w:fldCharType="separate"/>
      </w:r>
      <w:r w:rsidR="000A6FC9" w:rsidRPr="009B53EB">
        <w:t xml:space="preserve">Table </w:t>
      </w:r>
      <w:r w:rsidR="000A6FC9" w:rsidRPr="009B53EB">
        <w:rPr>
          <w:noProof/>
        </w:rPr>
        <w:t>6</w:t>
      </w:r>
      <w:r w:rsidR="000A6FC9" w:rsidRPr="00A33F0E">
        <w:fldChar w:fldCharType="end"/>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A6FC9" w:rsidRPr="009A0A15">
        <w:fldChar w:fldCharType="begin"/>
      </w:r>
      <w:r w:rsidR="000A6FC9" w:rsidRPr="009A0A15">
        <w:instrText xml:space="preserve"> REF _Ref125968599 \h  \* MERGEFORMAT </w:instrText>
      </w:r>
      <w:r w:rsidR="000A6FC9" w:rsidRPr="009A0A15">
        <w:fldChar w:fldCharType="separate"/>
      </w:r>
      <w:r w:rsidR="000A6FC9" w:rsidRPr="009B53EB">
        <w:t xml:space="preserve">Table </w:t>
      </w:r>
      <w:r w:rsidR="000A6FC9" w:rsidRPr="009B53EB">
        <w:rPr>
          <w:noProof/>
        </w:rPr>
        <w:t>6</w:t>
      </w:r>
      <w:r w:rsidR="000A6FC9" w:rsidRPr="009A0A15">
        <w:fldChar w:fldCharType="end"/>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7E35EB43" w14:textId="52246561" w:rsidR="00491817" w:rsidRDefault="00491817" w:rsidP="008E4680">
      <w:pPr>
        <w:spacing w:before="216"/>
        <w:ind w:left="100"/>
      </w:pPr>
    </w:p>
    <w:p w14:paraId="59521D11" w14:textId="12311A57" w:rsidR="00491817" w:rsidRDefault="00491817" w:rsidP="008E4680">
      <w:pPr>
        <w:spacing w:before="216"/>
        <w:ind w:left="100"/>
      </w:pPr>
    </w:p>
    <w:p w14:paraId="00CC3AC6" w14:textId="77777777" w:rsidR="00491817" w:rsidRDefault="00491817" w:rsidP="008E4680">
      <w:pPr>
        <w:spacing w:before="216"/>
        <w:ind w:left="100"/>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9"/>
          <w:footerReference w:type="default" r:id="rId30"/>
          <w:pgSz w:w="11900" w:h="16840"/>
          <w:pgMar w:top="1440" w:right="835" w:bottom="605" w:left="1166" w:header="0" w:footer="979" w:gutter="0"/>
          <w:cols w:space="720"/>
          <w:docGrid w:linePitch="299"/>
        </w:sectPr>
      </w:pPr>
    </w:p>
    <w:p w14:paraId="6B21E450" w14:textId="6A57EF46" w:rsidR="008E4680" w:rsidRDefault="008E4680" w:rsidP="00491817">
      <w:pPr>
        <w:spacing w:before="216"/>
        <w:rPr>
          <w:b/>
          <w:sz w:val="24"/>
        </w:rPr>
      </w:pPr>
      <w:bookmarkStart w:id="117" w:name="_bookmark6"/>
      <w:bookmarkStart w:id="118" w:name="_Ref125965085"/>
      <w:bookmarkStart w:id="119" w:name="_Toc133755217"/>
      <w:bookmarkEnd w:id="117"/>
      <w:r>
        <w:rPr>
          <w:b/>
          <w:sz w:val="24"/>
        </w:rPr>
        <w:lastRenderedPageBreak/>
        <w:t xml:space="preserve">Table </w:t>
      </w:r>
      <w:r w:rsidR="000A6FC9" w:rsidRPr="00F4621E">
        <w:rPr>
          <w:b/>
          <w:sz w:val="24"/>
          <w:szCs w:val="24"/>
        </w:rPr>
        <w:fldChar w:fldCharType="begin"/>
      </w:r>
      <w:r w:rsidR="000A6FC9" w:rsidRPr="00F4621E">
        <w:rPr>
          <w:b/>
          <w:sz w:val="24"/>
          <w:szCs w:val="24"/>
        </w:rPr>
        <w:instrText xml:space="preserve"> SEQ Table \* ARABIC </w:instrText>
      </w:r>
      <w:r w:rsidR="000A6FC9" w:rsidRPr="00F4621E">
        <w:rPr>
          <w:b/>
          <w:sz w:val="24"/>
          <w:szCs w:val="24"/>
        </w:rPr>
        <w:fldChar w:fldCharType="separate"/>
      </w:r>
      <w:r w:rsidR="000A6FC9">
        <w:rPr>
          <w:b/>
          <w:noProof/>
          <w:sz w:val="24"/>
          <w:szCs w:val="24"/>
        </w:rPr>
        <w:t>2</w:t>
      </w:r>
      <w:r w:rsidR="000A6FC9" w:rsidRPr="00F4621E">
        <w:rPr>
          <w:b/>
          <w:sz w:val="24"/>
          <w:szCs w:val="24"/>
        </w:rPr>
        <w:fldChar w:fldCharType="end"/>
      </w:r>
      <w:bookmarkEnd w:id="118"/>
      <w:r w:rsidR="000A6FC9" w:rsidRPr="00F4621E">
        <w:rPr>
          <w:b/>
          <w:sz w:val="24"/>
          <w:szCs w:val="24"/>
        </w:rPr>
        <w:t>.</w:t>
      </w:r>
      <w:r>
        <w:rPr>
          <w:b/>
          <w:sz w:val="24"/>
        </w:rPr>
        <w:t xml:space="preserve"> Data Quality Objectives for Electronic Instruments</w:t>
      </w:r>
      <w:bookmarkEnd w:id="119"/>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EPA 180.1 Rev 2.0, Hach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w:t>
            </w:r>
            <w:proofErr w:type="gramStart"/>
            <w:r>
              <w:rPr>
                <w:sz w:val="20"/>
              </w:rPr>
              <w:t>converted</w:t>
            </w:r>
            <w:proofErr w:type="gramEnd"/>
            <w:r>
              <w:rPr>
                <w:sz w:val="20"/>
              </w:rPr>
              <w:t xml:space="preserve">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0712CD0C" w14:textId="77777777" w:rsidR="008E4680" w:rsidRDefault="008E4680" w:rsidP="008E4680">
      <w:pPr>
        <w:rPr>
          <w:sz w:val="16"/>
        </w:rPr>
        <w:sectPr w:rsidR="008E4680" w:rsidSect="00710115">
          <w:pgSz w:w="16840" w:h="11900" w:orient="landscape"/>
          <w:pgMar w:top="1160" w:right="620" w:bottom="840" w:left="600" w:header="0" w:footer="976" w:gutter="0"/>
          <w:cols w:space="720"/>
          <w:docGrid w:linePitch="299"/>
        </w:sectPr>
      </w:pPr>
    </w:p>
    <w:p w14:paraId="7E453885" w14:textId="77777777" w:rsidR="00710115" w:rsidRDefault="00710115" w:rsidP="000B57B0">
      <w:pPr>
        <w:pStyle w:val="Caption"/>
        <w:rPr>
          <w:b/>
          <w:color w:val="auto"/>
          <w:sz w:val="24"/>
          <w:szCs w:val="24"/>
        </w:rPr>
      </w:pPr>
      <w:bookmarkStart w:id="120" w:name="_bookmark7"/>
      <w:bookmarkStart w:id="121" w:name="_Ref125970212"/>
      <w:bookmarkStart w:id="122" w:name="_Hlk116643631"/>
      <w:bookmarkEnd w:id="120"/>
    </w:p>
    <w:p w14:paraId="5EA39EEE" w14:textId="77777777" w:rsidR="00710115" w:rsidRDefault="00710115" w:rsidP="000B57B0">
      <w:pPr>
        <w:pStyle w:val="Caption"/>
        <w:rPr>
          <w:b/>
          <w:color w:val="auto"/>
          <w:sz w:val="24"/>
          <w:szCs w:val="24"/>
        </w:rPr>
      </w:pPr>
    </w:p>
    <w:p w14:paraId="2B56AD64" w14:textId="77777777" w:rsidR="00710115" w:rsidRDefault="00710115" w:rsidP="000B57B0">
      <w:pPr>
        <w:pStyle w:val="Caption"/>
        <w:rPr>
          <w:b/>
          <w:color w:val="auto"/>
          <w:sz w:val="24"/>
          <w:szCs w:val="24"/>
        </w:rPr>
      </w:pPr>
    </w:p>
    <w:p w14:paraId="585E8E7D" w14:textId="77777777" w:rsidR="00710115" w:rsidRDefault="00710115" w:rsidP="000B57B0">
      <w:pPr>
        <w:pStyle w:val="Caption"/>
        <w:rPr>
          <w:b/>
          <w:color w:val="auto"/>
          <w:sz w:val="24"/>
          <w:szCs w:val="24"/>
        </w:rPr>
      </w:pPr>
    </w:p>
    <w:p w14:paraId="00DB2D87" w14:textId="11D521DB" w:rsidR="00710115" w:rsidRDefault="00710115" w:rsidP="000B57B0">
      <w:pPr>
        <w:pStyle w:val="Caption"/>
        <w:rPr>
          <w:b/>
          <w:color w:val="auto"/>
          <w:sz w:val="24"/>
          <w:szCs w:val="24"/>
        </w:rPr>
      </w:pPr>
    </w:p>
    <w:p w14:paraId="388083FC" w14:textId="77777777" w:rsidR="00543BF1" w:rsidRPr="00543BF1" w:rsidRDefault="00543BF1" w:rsidP="00543BF1"/>
    <w:p w14:paraId="2D28D46C" w14:textId="77777777" w:rsidR="007D697E" w:rsidRPr="007D697E" w:rsidRDefault="007D697E" w:rsidP="007D697E"/>
    <w:p w14:paraId="3FBDA831" w14:textId="3752DC53" w:rsidR="000B57B0" w:rsidRPr="001E77E8" w:rsidRDefault="000B57B0" w:rsidP="000B57B0">
      <w:pPr>
        <w:pStyle w:val="Caption"/>
        <w:rPr>
          <w:b/>
          <w:color w:val="auto"/>
          <w:sz w:val="24"/>
          <w:szCs w:val="24"/>
        </w:rPr>
      </w:pPr>
      <w:bookmarkStart w:id="123" w:name="_Toc133755218"/>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Pr>
          <w:b/>
          <w:noProof/>
          <w:color w:val="auto"/>
          <w:sz w:val="24"/>
          <w:szCs w:val="24"/>
        </w:rPr>
        <w:t>3</w:t>
      </w:r>
      <w:r w:rsidRPr="001E77E8">
        <w:rPr>
          <w:b/>
          <w:color w:val="auto"/>
          <w:sz w:val="24"/>
          <w:szCs w:val="24"/>
        </w:rPr>
        <w:fldChar w:fldCharType="end"/>
      </w:r>
      <w:bookmarkEnd w:id="121"/>
      <w:r w:rsidRPr="001E77E8">
        <w:rPr>
          <w:b/>
          <w:color w:val="auto"/>
          <w:sz w:val="24"/>
          <w:szCs w:val="24"/>
        </w:rPr>
        <w:t>. Data Quality Objectives for Hydrocarbons Collected for Agency Baseline (Supplied by SGS)</w:t>
      </w:r>
      <w:bookmarkEnd w:id="123"/>
    </w:p>
    <w:p w14:paraId="69EA324B" w14:textId="77777777" w:rsidR="000B57B0" w:rsidRDefault="000B57B0" w:rsidP="000B57B0">
      <w:pPr>
        <w:pStyle w:val="TableParagraph"/>
        <w:spacing w:before="2"/>
        <w:rPr>
          <w:b/>
          <w:sz w:val="24"/>
        </w:rPr>
        <w:sectPr w:rsidR="000B57B0" w:rsidSect="000B57B0">
          <w:headerReference w:type="default" r:id="rId31"/>
          <w:footerReference w:type="default" r:id="rId32"/>
          <w:type w:val="continuous"/>
          <w:pgSz w:w="16840" w:h="11900" w:orient="landscape"/>
          <w:pgMar w:top="1320" w:right="600" w:bottom="940" w:left="620" w:header="929" w:footer="745" w:gutter="0"/>
          <w:cols w:space="720"/>
        </w:sectPr>
      </w:pPr>
    </w:p>
    <w:p w14:paraId="589866EC" w14:textId="77777777" w:rsidR="000B57B0" w:rsidRDefault="000B57B0" w:rsidP="000B57B0">
      <w:pPr>
        <w:pStyle w:val="TableParagraph"/>
        <w:spacing w:before="2"/>
        <w:rPr>
          <w:b/>
          <w:sz w:val="24"/>
        </w:rPr>
        <w:sectPr w:rsidR="000B57B0"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D3173D">
        <w:trPr>
          <w:trHeight w:val="891"/>
        </w:trPr>
        <w:tc>
          <w:tcPr>
            <w:tcW w:w="3404" w:type="dxa"/>
            <w:tcBorders>
              <w:bottom w:val="single" w:sz="6" w:space="0" w:color="000000"/>
              <w:right w:val="single" w:sz="6" w:space="0" w:color="000000"/>
            </w:tcBorders>
          </w:tcPr>
          <w:p w14:paraId="69B1595A" w14:textId="77777777" w:rsidR="000B57B0" w:rsidRDefault="000B57B0" w:rsidP="00D3173D">
            <w:pPr>
              <w:pStyle w:val="TableParagraph"/>
              <w:spacing w:before="2"/>
              <w:rPr>
                <w:b/>
                <w:sz w:val="24"/>
              </w:rPr>
            </w:pPr>
          </w:p>
          <w:p w14:paraId="53BDC7EE" w14:textId="77777777" w:rsidR="000B57B0" w:rsidRDefault="000B57B0" w:rsidP="00D3173D">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D3173D">
            <w:pPr>
              <w:pStyle w:val="TableParagraph"/>
              <w:spacing w:before="2"/>
              <w:rPr>
                <w:b/>
                <w:sz w:val="24"/>
              </w:rPr>
            </w:pPr>
          </w:p>
          <w:p w14:paraId="07DA2501" w14:textId="77777777" w:rsidR="000B57B0" w:rsidRDefault="000B57B0" w:rsidP="00D3173D">
            <w:pPr>
              <w:pStyle w:val="TableParagraph"/>
              <w:ind w:left="108"/>
              <w:rPr>
                <w:b/>
                <w:sz w:val="20"/>
              </w:rPr>
            </w:pPr>
            <w:bookmarkStart w:id="124" w:name="METHOD_/_RANGE"/>
            <w:bookmarkEnd w:id="124"/>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D3173D">
            <w:pPr>
              <w:pStyle w:val="TableParagraph"/>
              <w:spacing w:before="140" w:line="275" w:lineRule="exact"/>
              <w:ind w:left="314" w:right="298"/>
              <w:jc w:val="center"/>
              <w:rPr>
                <w:b/>
                <w:sz w:val="24"/>
              </w:rPr>
            </w:pPr>
            <w:r>
              <w:rPr>
                <w:b/>
                <w:sz w:val="24"/>
              </w:rPr>
              <w:t>Sensitivity</w:t>
            </w:r>
          </w:p>
          <w:p w14:paraId="2BF05165" w14:textId="77777777" w:rsidR="000B57B0" w:rsidRDefault="000B57B0" w:rsidP="00D3173D">
            <w:pPr>
              <w:pStyle w:val="TableParagraph"/>
              <w:spacing w:line="229" w:lineRule="exact"/>
              <w:ind w:left="314" w:right="298"/>
              <w:jc w:val="center"/>
              <w:rPr>
                <w:b/>
                <w:sz w:val="20"/>
              </w:rPr>
            </w:pPr>
            <w:commentRangeStart w:id="125"/>
            <w:r>
              <w:rPr>
                <w:b/>
                <w:sz w:val="20"/>
              </w:rPr>
              <w:t>(DL)</w:t>
            </w:r>
            <w:commentRangeEnd w:id="125"/>
            <w:r w:rsidR="00E374D5">
              <w:rPr>
                <w:rStyle w:val="CommentReference"/>
              </w:rPr>
              <w:commentReference w:id="125"/>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D3173D">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D3173D">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D3173D">
            <w:pPr>
              <w:pStyle w:val="TableParagraph"/>
              <w:spacing w:before="8"/>
              <w:rPr>
                <w:b/>
                <w:sz w:val="28"/>
              </w:rPr>
            </w:pPr>
          </w:p>
          <w:p w14:paraId="6C387309" w14:textId="77777777" w:rsidR="000B57B0" w:rsidRDefault="000B57B0" w:rsidP="00D3173D">
            <w:pPr>
              <w:pStyle w:val="TableParagraph"/>
              <w:spacing w:before="1"/>
              <w:ind w:left="609"/>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D3173D">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D3173D">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D3173D">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D3173D">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D3173D">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D3173D">
            <w:pPr>
              <w:pStyle w:val="TableParagraph"/>
              <w:rPr>
                <w:sz w:val="20"/>
              </w:rPr>
            </w:pPr>
          </w:p>
        </w:tc>
      </w:tr>
      <w:tr w:rsidR="000B57B0" w14:paraId="1A6C2F1E" w14:textId="77777777" w:rsidTr="00D3173D">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D3173D">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D3173D">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D3173D">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D3173D">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D3173D">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D3173D">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D3173D">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D3173D">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D3173D">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D3173D">
            <w:pPr>
              <w:pStyle w:val="TableParagraph"/>
              <w:spacing w:line="227" w:lineRule="exact"/>
              <w:ind w:left="446"/>
              <w:rPr>
                <w:sz w:val="20"/>
              </w:rPr>
            </w:pPr>
            <w:r>
              <w:rPr>
                <w:sz w:val="20"/>
              </w:rPr>
              <w:t>Calibration: ±25%</w:t>
            </w:r>
          </w:p>
          <w:p w14:paraId="531EEC46" w14:textId="77777777" w:rsidR="000B57B0" w:rsidRDefault="000B57B0" w:rsidP="00D3173D">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D3173D">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D3173D">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D3173D">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D3173D">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D3173D">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D3173D">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D3173D">
            <w:pPr>
              <w:pStyle w:val="TableParagraph"/>
              <w:spacing w:line="227" w:lineRule="exact"/>
              <w:ind w:left="108"/>
              <w:rPr>
                <w:sz w:val="20"/>
              </w:rPr>
            </w:pPr>
            <w:r>
              <w:rPr>
                <w:sz w:val="20"/>
              </w:rPr>
              <w:t>EPA 602 by GC/PID: 1-</w:t>
            </w:r>
          </w:p>
          <w:p w14:paraId="17FEA27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D3173D">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D3173D">
            <w:pPr>
              <w:pStyle w:val="TableParagraph"/>
              <w:spacing w:line="227" w:lineRule="exact"/>
              <w:ind w:left="446"/>
              <w:rPr>
                <w:sz w:val="20"/>
              </w:rPr>
            </w:pPr>
            <w:r>
              <w:rPr>
                <w:sz w:val="20"/>
              </w:rPr>
              <w:t>Calibration: ±15%</w:t>
            </w:r>
          </w:p>
          <w:p w14:paraId="439627D0" w14:textId="77777777" w:rsidR="000B57B0" w:rsidRDefault="000B57B0" w:rsidP="00D3173D">
            <w:pPr>
              <w:pStyle w:val="TableParagraph"/>
              <w:spacing w:line="213" w:lineRule="exact"/>
              <w:ind w:left="513"/>
              <w:rPr>
                <w:sz w:val="20"/>
              </w:rPr>
            </w:pPr>
            <w:r>
              <w:rPr>
                <w:sz w:val="20"/>
              </w:rPr>
              <w:t>Recovery: ±30%</w:t>
            </w:r>
          </w:p>
        </w:tc>
      </w:tr>
      <w:tr w:rsidR="000B57B0" w14:paraId="10DEA763" w14:textId="77777777" w:rsidTr="00D3173D">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D3173D">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D3173D">
            <w:pPr>
              <w:pStyle w:val="TableParagraph"/>
              <w:spacing w:line="227" w:lineRule="exact"/>
              <w:ind w:left="108"/>
              <w:rPr>
                <w:sz w:val="20"/>
              </w:rPr>
            </w:pPr>
            <w:r>
              <w:rPr>
                <w:sz w:val="20"/>
              </w:rPr>
              <w:t>EPA 602 by GC/PID: 1-</w:t>
            </w:r>
          </w:p>
          <w:p w14:paraId="63ECEC52"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D3173D">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D3173D">
            <w:pPr>
              <w:pStyle w:val="TableParagraph"/>
              <w:spacing w:line="227" w:lineRule="exact"/>
              <w:ind w:left="446"/>
              <w:rPr>
                <w:sz w:val="20"/>
              </w:rPr>
            </w:pPr>
            <w:r>
              <w:rPr>
                <w:sz w:val="20"/>
              </w:rPr>
              <w:t>Calibration: ±15%</w:t>
            </w:r>
          </w:p>
          <w:p w14:paraId="40FBA466" w14:textId="77777777" w:rsidR="000B57B0" w:rsidRDefault="000B57B0" w:rsidP="00D3173D">
            <w:pPr>
              <w:pStyle w:val="TableParagraph"/>
              <w:spacing w:line="212" w:lineRule="exact"/>
              <w:ind w:left="513"/>
              <w:rPr>
                <w:sz w:val="20"/>
              </w:rPr>
            </w:pPr>
            <w:r>
              <w:rPr>
                <w:sz w:val="20"/>
              </w:rPr>
              <w:t>Recovery: ±30%</w:t>
            </w:r>
          </w:p>
        </w:tc>
      </w:tr>
      <w:tr w:rsidR="000B57B0" w14:paraId="1EE4FE2E" w14:textId="77777777" w:rsidTr="00D3173D">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D3173D">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D3173D">
            <w:pPr>
              <w:pStyle w:val="TableParagraph"/>
              <w:spacing w:line="228" w:lineRule="exact"/>
              <w:ind w:left="108"/>
              <w:rPr>
                <w:sz w:val="20"/>
              </w:rPr>
            </w:pPr>
            <w:r>
              <w:rPr>
                <w:sz w:val="20"/>
              </w:rPr>
              <w:t>EPA 602 by GC/PID: 1-</w:t>
            </w:r>
          </w:p>
          <w:p w14:paraId="7973DC19"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D3173D">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D3173D">
            <w:pPr>
              <w:pStyle w:val="TableParagraph"/>
              <w:spacing w:line="228" w:lineRule="exact"/>
              <w:ind w:left="446"/>
              <w:rPr>
                <w:sz w:val="20"/>
              </w:rPr>
            </w:pPr>
            <w:r>
              <w:rPr>
                <w:sz w:val="20"/>
              </w:rPr>
              <w:t>Calibration: ±15%</w:t>
            </w:r>
          </w:p>
          <w:p w14:paraId="00357C0F" w14:textId="77777777" w:rsidR="000B57B0" w:rsidRDefault="000B57B0" w:rsidP="00D3173D">
            <w:pPr>
              <w:pStyle w:val="TableParagraph"/>
              <w:spacing w:line="212" w:lineRule="exact"/>
              <w:ind w:left="513"/>
              <w:rPr>
                <w:sz w:val="20"/>
              </w:rPr>
            </w:pPr>
            <w:r>
              <w:rPr>
                <w:sz w:val="20"/>
              </w:rPr>
              <w:t>Recovery: ±30%</w:t>
            </w:r>
          </w:p>
        </w:tc>
      </w:tr>
      <w:tr w:rsidR="000B57B0" w14:paraId="15536274" w14:textId="77777777" w:rsidTr="00D3173D">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D3173D">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D3173D">
            <w:pPr>
              <w:pStyle w:val="TableParagraph"/>
              <w:spacing w:line="227" w:lineRule="exact"/>
              <w:ind w:left="108"/>
              <w:rPr>
                <w:sz w:val="20"/>
              </w:rPr>
            </w:pPr>
            <w:r>
              <w:rPr>
                <w:sz w:val="20"/>
              </w:rPr>
              <w:t>EPA 602 by GC/PID: 1-</w:t>
            </w:r>
          </w:p>
          <w:p w14:paraId="7253235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D3173D">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D3173D">
            <w:pPr>
              <w:pStyle w:val="TableParagraph"/>
              <w:spacing w:line="227" w:lineRule="exact"/>
              <w:ind w:left="446"/>
              <w:rPr>
                <w:sz w:val="20"/>
              </w:rPr>
            </w:pPr>
            <w:r>
              <w:rPr>
                <w:sz w:val="20"/>
              </w:rPr>
              <w:t>Calibration: ±15%</w:t>
            </w:r>
          </w:p>
          <w:p w14:paraId="340DED3F" w14:textId="77777777" w:rsidR="000B57B0" w:rsidRDefault="000B57B0" w:rsidP="00D3173D">
            <w:pPr>
              <w:pStyle w:val="TableParagraph"/>
              <w:spacing w:line="213" w:lineRule="exact"/>
              <w:ind w:left="513"/>
              <w:rPr>
                <w:sz w:val="20"/>
              </w:rPr>
            </w:pPr>
            <w:r>
              <w:rPr>
                <w:sz w:val="20"/>
              </w:rPr>
              <w:t>Recovery: ±30%</w:t>
            </w:r>
          </w:p>
        </w:tc>
      </w:tr>
      <w:tr w:rsidR="000B57B0" w14:paraId="37F1E26B" w14:textId="77777777" w:rsidTr="00D3173D">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D3173D">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D3173D">
            <w:pPr>
              <w:pStyle w:val="TableParagraph"/>
              <w:spacing w:line="227" w:lineRule="exact"/>
              <w:ind w:left="108"/>
              <w:rPr>
                <w:sz w:val="20"/>
              </w:rPr>
            </w:pPr>
            <w:r>
              <w:rPr>
                <w:sz w:val="20"/>
              </w:rPr>
              <w:t>EPA 602 by GC/PID: 1-</w:t>
            </w:r>
          </w:p>
          <w:p w14:paraId="18F42AC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D3173D">
            <w:pPr>
              <w:pStyle w:val="TableParagraph"/>
              <w:spacing w:line="227" w:lineRule="exact"/>
              <w:ind w:left="446"/>
              <w:rPr>
                <w:sz w:val="20"/>
              </w:rPr>
            </w:pPr>
            <w:r>
              <w:rPr>
                <w:sz w:val="20"/>
              </w:rPr>
              <w:t>Calibration: ±15%</w:t>
            </w:r>
          </w:p>
          <w:p w14:paraId="472029D6" w14:textId="77777777" w:rsidR="000B57B0" w:rsidRDefault="000B57B0" w:rsidP="00D3173D">
            <w:pPr>
              <w:pStyle w:val="TableParagraph"/>
              <w:spacing w:line="213" w:lineRule="exact"/>
              <w:ind w:left="513"/>
              <w:rPr>
                <w:sz w:val="20"/>
              </w:rPr>
            </w:pPr>
            <w:r>
              <w:rPr>
                <w:sz w:val="20"/>
              </w:rPr>
              <w:t>Recovery: ±30%</w:t>
            </w:r>
          </w:p>
        </w:tc>
      </w:tr>
      <w:tr w:rsidR="000B57B0" w14:paraId="0C0E15A6" w14:textId="77777777" w:rsidTr="00D3173D">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D3173D">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D3173D">
            <w:pPr>
              <w:pStyle w:val="TableParagraph"/>
              <w:spacing w:line="227" w:lineRule="exact"/>
              <w:ind w:left="108"/>
              <w:rPr>
                <w:sz w:val="20"/>
              </w:rPr>
            </w:pPr>
            <w:r>
              <w:rPr>
                <w:sz w:val="20"/>
              </w:rPr>
              <w:t>EPA 602 by GC/PID: 1-</w:t>
            </w:r>
          </w:p>
          <w:p w14:paraId="38B1900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D3173D">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D3173D">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D3173D">
            <w:pPr>
              <w:pStyle w:val="TableParagraph"/>
              <w:spacing w:line="227" w:lineRule="exact"/>
              <w:ind w:left="446"/>
              <w:rPr>
                <w:sz w:val="20"/>
              </w:rPr>
            </w:pPr>
            <w:r>
              <w:rPr>
                <w:sz w:val="20"/>
              </w:rPr>
              <w:t>Calibration: ±15%</w:t>
            </w:r>
          </w:p>
          <w:p w14:paraId="36A5A740" w14:textId="77777777" w:rsidR="000B57B0" w:rsidRDefault="000B57B0" w:rsidP="00D3173D">
            <w:pPr>
              <w:pStyle w:val="TableParagraph"/>
              <w:spacing w:line="213" w:lineRule="exact"/>
              <w:ind w:left="513"/>
              <w:rPr>
                <w:sz w:val="20"/>
              </w:rPr>
            </w:pPr>
            <w:r>
              <w:rPr>
                <w:sz w:val="20"/>
              </w:rPr>
              <w:t>Recovery: ±30%</w:t>
            </w:r>
          </w:p>
        </w:tc>
      </w:tr>
    </w:tbl>
    <w:p w14:paraId="13613B27" w14:textId="77777777" w:rsidR="000B57B0" w:rsidRDefault="000B57B0" w:rsidP="000B57B0">
      <w:pPr>
        <w:pStyle w:val="BodyText"/>
        <w:spacing w:before="90"/>
        <w:ind w:left="820" w:right="38"/>
        <w:jc w:val="both"/>
        <w:rPr>
          <w:sz w:val="20"/>
          <w:szCs w:val="20"/>
        </w:rPr>
        <w:sectPr w:rsidR="000B57B0" w:rsidSect="0027703A">
          <w:footnotePr>
            <w:numFmt w:val="chicago"/>
          </w:footnotePr>
          <w:type w:val="continuous"/>
          <w:pgSz w:w="16840" w:h="11900" w:orient="landscape"/>
          <w:pgMar w:top="1320" w:right="600" w:bottom="940" w:left="620" w:header="929" w:footer="745" w:gutter="0"/>
          <w:cols w:space="720"/>
        </w:sectPr>
      </w:pPr>
      <w:bookmarkStart w:id="126" w:name="_Hlk116643956"/>
    </w:p>
    <w:p w14:paraId="4D1C94D5" w14:textId="2C24349D" w:rsidR="00AB7A80" w:rsidRDefault="00AB7A80" w:rsidP="000B57B0">
      <w:pPr>
        <w:pStyle w:val="BodyText"/>
        <w:spacing w:before="90"/>
        <w:ind w:left="820" w:right="38"/>
        <w:jc w:val="both"/>
        <w:rPr>
          <w:sz w:val="20"/>
          <w:szCs w:val="20"/>
        </w:rPr>
      </w:pPr>
      <w:r>
        <w:rPr>
          <w:sz w:val="20"/>
          <w:szCs w:val="20"/>
        </w:rPr>
        <w:t>DL; detection limit</w:t>
      </w:r>
    </w:p>
    <w:p w14:paraId="14270357" w14:textId="7172686A" w:rsidR="000B57B0" w:rsidRDefault="000B57B0" w:rsidP="000B57B0">
      <w:pPr>
        <w:pStyle w:val="BodyText"/>
        <w:spacing w:before="90"/>
        <w:ind w:left="820" w:right="38"/>
        <w:jc w:val="both"/>
        <w:rPr>
          <w:sz w:val="20"/>
          <w:szCs w:val="20"/>
        </w:rPr>
      </w:pPr>
      <w:r w:rsidRPr="00401F53">
        <w:rPr>
          <w:sz w:val="20"/>
          <w:szCs w:val="20"/>
        </w:rPr>
        <w:t xml:space="preserve">GCFID, gas chromatograph flame ionization detector </w:t>
      </w:r>
    </w:p>
    <w:p w14:paraId="37B7CE9D" w14:textId="77777777" w:rsidR="000B57B0" w:rsidRPr="00401F53" w:rsidRDefault="000B57B0" w:rsidP="000B57B0">
      <w:pPr>
        <w:pStyle w:val="BodyText"/>
        <w:spacing w:before="90"/>
        <w:ind w:left="820" w:right="38"/>
        <w:jc w:val="both"/>
        <w:rPr>
          <w:sz w:val="20"/>
          <w:szCs w:val="20"/>
        </w:rPr>
      </w:pPr>
      <w:r w:rsidRPr="00401F53">
        <w:rPr>
          <w:sz w:val="20"/>
          <w:szCs w:val="20"/>
        </w:rPr>
        <w:t xml:space="preserve">GCPID, gas chromatograph photo ionization detector </w:t>
      </w:r>
    </w:p>
    <w:p w14:paraId="36F6854B" w14:textId="6544D952" w:rsidR="000A6FC9" w:rsidRDefault="000B57B0" w:rsidP="00D36D78">
      <w:pPr>
        <w:pStyle w:val="BodyText"/>
        <w:spacing w:before="90"/>
        <w:ind w:left="820" w:right="38"/>
        <w:jc w:val="both"/>
        <w:rPr>
          <w:sz w:val="20"/>
          <w:szCs w:val="20"/>
        </w:rPr>
        <w:sectPr w:rsidR="000A6FC9" w:rsidSect="00816966">
          <w:headerReference w:type="default" r:id="rId33"/>
          <w:footerReference w:type="default" r:id="rId34"/>
          <w:footnotePr>
            <w:numFmt w:val="chicago"/>
          </w:footnotePr>
          <w:type w:val="continuous"/>
          <w:pgSz w:w="16840" w:h="11900" w:orient="landscape"/>
          <w:pgMar w:top="1320" w:right="600" w:bottom="940" w:left="620" w:header="929" w:footer="745" w:gutter="0"/>
          <w:cols w:num="2" w:space="720"/>
        </w:sectPr>
      </w:pPr>
      <w:r>
        <w:rPr>
          <w:sz w:val="20"/>
          <w:szCs w:val="20"/>
        </w:rPr>
        <w:t>LOQ</w:t>
      </w:r>
      <w:r w:rsidRPr="00401F53">
        <w:rPr>
          <w:sz w:val="20"/>
          <w:szCs w:val="20"/>
        </w:rPr>
        <w:t>, limit</w:t>
      </w:r>
      <w:r>
        <w:rPr>
          <w:sz w:val="20"/>
          <w:szCs w:val="20"/>
        </w:rPr>
        <w:t xml:space="preserve"> of quantitation</w:t>
      </w:r>
      <w:bookmarkEnd w:id="126"/>
      <w:r w:rsidR="000A6FC9">
        <w:rPr>
          <w:rStyle w:val="FootnoteReference"/>
          <w:b/>
          <w:sz w:val="20"/>
        </w:rPr>
        <w:footnoteRef/>
      </w:r>
    </w:p>
    <w:p w14:paraId="0433F755" w14:textId="583B2C85" w:rsidR="008E4680" w:rsidRDefault="000A6FC9" w:rsidP="008E4680">
      <w:pPr>
        <w:spacing w:before="208"/>
        <w:ind w:left="928"/>
        <w:rPr>
          <w:b/>
          <w:sz w:val="24"/>
        </w:rPr>
      </w:pPr>
      <w:r>
        <w:rPr>
          <w:b/>
        </w:rPr>
        <w:lastRenderedPageBreak/>
        <w:fldChar w:fldCharType="begin"/>
      </w:r>
      <w:r>
        <w:rPr>
          <w:b/>
        </w:rPr>
        <w:instrText xml:space="preserve"> REF _Ref125970212 \h </w:instrText>
      </w:r>
      <w:r>
        <w:rPr>
          <w:b/>
        </w:rPr>
      </w:r>
      <w:r>
        <w:rPr>
          <w:b/>
        </w:rPr>
        <w:fldChar w:fldCharType="separate"/>
      </w:r>
      <w:r w:rsidRPr="001E77E8">
        <w:rPr>
          <w:b/>
        </w:rPr>
        <w:t xml:space="preserve">Table </w:t>
      </w:r>
      <w:r>
        <w:rPr>
          <w:b/>
          <w:noProof/>
        </w:rPr>
        <w:t>3</w:t>
      </w:r>
      <w:r>
        <w:rPr>
          <w:b/>
        </w:rPr>
        <w:fldChar w:fldCharType="end"/>
      </w:r>
      <w:r>
        <w:rPr>
          <w:b/>
        </w:rPr>
        <w:t>.</w:t>
      </w:r>
      <w:bookmarkStart w:id="144" w:name="Table_2._Continued._"/>
      <w:bookmarkStart w:id="145" w:name="_Hlk116643892"/>
      <w:bookmarkEnd w:id="144"/>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commentRangeStart w:id="146"/>
            <w:r w:rsidR="000A6FC9">
              <w:rPr>
                <w:rStyle w:val="FootnoteReference"/>
                <w:b/>
                <w:sz w:val="20"/>
              </w:rPr>
              <w:footnoteReference w:id="4"/>
            </w:r>
            <w:commentRangeEnd w:id="146"/>
            <w:r w:rsidR="000A6FC9">
              <w:rPr>
                <w:rStyle w:val="CommentReference"/>
              </w:rPr>
              <w:commentReference w:id="146"/>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w:t>
            </w:r>
            <w:commentRangeStart w:id="147"/>
            <w:r>
              <w:rPr>
                <w:sz w:val="20"/>
              </w:rPr>
              <w:t>30</w:t>
            </w:r>
            <w:commentRangeEnd w:id="147"/>
            <w:r w:rsidR="000B57B0">
              <w:rPr>
                <w:rStyle w:val="CommentReference"/>
              </w:rPr>
              <w:commentReference w:id="147"/>
            </w:r>
            <w:r>
              <w:rPr>
                <w:sz w:val="20"/>
              </w:rPr>
              <w:t>%</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48" w:name="_bookmark8"/>
      <w:bookmarkStart w:id="149" w:name="_Hlk116644188"/>
      <w:bookmarkEnd w:id="122"/>
      <w:bookmarkEnd w:id="145"/>
      <w:bookmarkEnd w:id="148"/>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77777777" w:rsidR="00D36D78" w:rsidRDefault="00D36D78" w:rsidP="008E4680">
      <w:pPr>
        <w:spacing w:before="90"/>
        <w:ind w:left="820"/>
        <w:rPr>
          <w:b/>
          <w:sz w:val="24"/>
        </w:rPr>
      </w:pPr>
    </w:p>
    <w:p w14:paraId="0754CBCB" w14:textId="269871ED" w:rsidR="008E4680" w:rsidRDefault="008E4680" w:rsidP="00491817">
      <w:pPr>
        <w:spacing w:before="90"/>
        <w:rPr>
          <w:b/>
          <w:sz w:val="24"/>
        </w:rPr>
      </w:pPr>
    </w:p>
    <w:p w14:paraId="5B1ADC9C" w14:textId="2C1E9593" w:rsidR="008E4680" w:rsidRDefault="008E4680" w:rsidP="008E4680">
      <w:pPr>
        <w:spacing w:before="90"/>
        <w:ind w:left="820"/>
        <w:rPr>
          <w:b/>
          <w:sz w:val="24"/>
        </w:rPr>
      </w:pPr>
      <w:bookmarkStart w:id="150" w:name="_Ref125971578"/>
      <w:bookmarkStart w:id="151" w:name="_Toc133755219"/>
      <w:r>
        <w:rPr>
          <w:b/>
          <w:sz w:val="24"/>
        </w:rPr>
        <w:lastRenderedPageBreak/>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4</w:t>
      </w:r>
      <w:r w:rsidR="000A6FC9" w:rsidRPr="00555404">
        <w:rPr>
          <w:b/>
          <w:i/>
          <w:sz w:val="24"/>
          <w:szCs w:val="24"/>
        </w:rPr>
        <w:fldChar w:fldCharType="end"/>
      </w:r>
      <w:bookmarkEnd w:id="150"/>
      <w:r w:rsidR="000A6FC9" w:rsidRPr="00555404">
        <w:rPr>
          <w:b/>
          <w:sz w:val="24"/>
          <w:szCs w:val="24"/>
        </w:rPr>
        <w:t>.</w:t>
      </w:r>
      <w:r>
        <w:rPr>
          <w:b/>
          <w:sz w:val="24"/>
        </w:rPr>
        <w:t xml:space="preserve"> Data Quality Objectives for Metals Collected for Agency Baseline (Supplied by SGS Laboratories, Anchorage, </w:t>
      </w:r>
      <w:proofErr w:type="gramStart"/>
      <w:r>
        <w:rPr>
          <w:b/>
          <w:sz w:val="24"/>
        </w:rPr>
        <w:t>AK;</w:t>
      </w:r>
      <w:proofErr w:type="gramEnd"/>
      <w:r>
        <w:rPr>
          <w:b/>
          <w:sz w:val="24"/>
        </w:rPr>
        <w:t xml:space="preserve"> and ALS Laboratories, Kelso, WA)</w:t>
      </w:r>
      <w:bookmarkEnd w:id="151"/>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816966">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commentRangeStart w:id="152"/>
            <w:r w:rsidR="000A6FC9">
              <w:rPr>
                <w:rStyle w:val="FootnoteReference"/>
                <w:b/>
                <w:sz w:val="20"/>
              </w:rPr>
              <w:footnoteReference w:id="5"/>
            </w:r>
            <w:commentRangeEnd w:id="152"/>
            <w:r w:rsidR="000A6FC9">
              <w:rPr>
                <w:rStyle w:val="CommentReference"/>
              </w:rPr>
              <w:commentReference w:id="152"/>
            </w:r>
          </w:p>
        </w:tc>
        <w:tc>
          <w:tcPr>
            <w:tcW w:w="252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816966">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816966">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78BBBE64" w14:textId="77777777" w:rsidTr="00816966">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23BB61FF" w14:textId="77777777" w:rsidTr="00816966">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816966">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816966">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816966">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816966">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816966">
            <w:pPr>
              <w:pStyle w:val="TableParagraph"/>
              <w:spacing w:line="257"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2164458F" w14:textId="77777777" w:rsidTr="00816966">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816966">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816966">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81696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816966">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816966">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816966">
            <w:pPr>
              <w:pStyle w:val="TableParagraph"/>
              <w:spacing w:line="272" w:lineRule="exact"/>
              <w:ind w:left="318" w:right="281"/>
              <w:jc w:val="center"/>
              <w:rPr>
                <w:sz w:val="24"/>
              </w:rPr>
            </w:pPr>
            <w:r>
              <w:rPr>
                <w:sz w:val="24"/>
              </w:rPr>
              <w:t>±15 % LFB</w:t>
            </w:r>
          </w:p>
        </w:tc>
      </w:tr>
      <w:tr w:rsidR="008E4680" w14:paraId="1D230FB4" w14:textId="77777777" w:rsidTr="00816966">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816966">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81696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816966">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816966">
            <w:pPr>
              <w:pStyle w:val="TableParagraph"/>
              <w:spacing w:line="257" w:lineRule="exact"/>
              <w:ind w:left="318" w:right="281"/>
              <w:jc w:val="center"/>
              <w:rPr>
                <w:sz w:val="24"/>
              </w:rPr>
            </w:pPr>
            <w:r>
              <w:rPr>
                <w:sz w:val="24"/>
              </w:rPr>
              <w:t>±15 % LFB</w:t>
            </w:r>
          </w:p>
        </w:tc>
      </w:tr>
      <w:tr w:rsidR="008E4680" w14:paraId="4763FED9" w14:textId="77777777" w:rsidTr="00816966">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816966">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81696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816966">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816966">
            <w:pPr>
              <w:pStyle w:val="TableParagraph"/>
              <w:spacing w:line="255" w:lineRule="exact"/>
              <w:ind w:left="318" w:right="281"/>
              <w:jc w:val="center"/>
              <w:rPr>
                <w:sz w:val="24"/>
              </w:rPr>
            </w:pPr>
            <w:r>
              <w:rPr>
                <w:sz w:val="24"/>
              </w:rPr>
              <w:t>±15 % LFB</w:t>
            </w:r>
          </w:p>
        </w:tc>
      </w:tr>
      <w:tr w:rsidR="008E4680" w14:paraId="2F6EA887" w14:textId="77777777" w:rsidTr="00816966">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816966">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81696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816966">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816966">
            <w:pPr>
              <w:pStyle w:val="TableParagraph"/>
              <w:spacing w:line="257" w:lineRule="exact"/>
              <w:ind w:left="318" w:right="281"/>
              <w:jc w:val="center"/>
              <w:rPr>
                <w:sz w:val="24"/>
              </w:rPr>
            </w:pPr>
            <w:r>
              <w:rPr>
                <w:sz w:val="24"/>
              </w:rPr>
              <w:t>±15 % LFB</w:t>
            </w:r>
          </w:p>
        </w:tc>
      </w:tr>
      <w:tr w:rsidR="008E4680" w14:paraId="2CF5C61C" w14:textId="77777777" w:rsidTr="00816966">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816966">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81696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816966">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816966">
            <w:pPr>
              <w:pStyle w:val="TableParagraph"/>
              <w:spacing w:line="255" w:lineRule="exact"/>
              <w:ind w:left="318" w:right="281"/>
              <w:jc w:val="center"/>
              <w:rPr>
                <w:sz w:val="24"/>
              </w:rPr>
            </w:pPr>
            <w:r>
              <w:rPr>
                <w:sz w:val="24"/>
              </w:rPr>
              <w:t>±15 % LFB</w:t>
            </w:r>
          </w:p>
        </w:tc>
      </w:tr>
      <w:tr w:rsidR="008E4680" w14:paraId="62EA4A07" w14:textId="77777777" w:rsidTr="00816966">
        <w:trPr>
          <w:trHeight w:val="277"/>
        </w:trPr>
        <w:tc>
          <w:tcPr>
            <w:tcW w:w="2821" w:type="dxa"/>
            <w:tcBorders>
              <w:top w:val="single" w:sz="6" w:space="0" w:color="000000"/>
              <w:right w:val="single" w:sz="6" w:space="0" w:color="000000"/>
            </w:tcBorders>
          </w:tcPr>
          <w:p w14:paraId="6BBDF9EF" w14:textId="77777777" w:rsidR="008E4680" w:rsidRDefault="008E4680" w:rsidP="00816966">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81696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816966">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816966">
            <w:pPr>
              <w:pStyle w:val="TableParagraph"/>
              <w:spacing w:line="257" w:lineRule="exact"/>
              <w:ind w:left="318" w:right="281"/>
              <w:jc w:val="center"/>
              <w:rPr>
                <w:sz w:val="24"/>
              </w:rPr>
            </w:pPr>
            <w:r>
              <w:rPr>
                <w:sz w:val="24"/>
              </w:rPr>
              <w:t>±15 % LFB</w:t>
            </w:r>
          </w:p>
        </w:tc>
      </w:tr>
      <w:bookmarkEnd w:id="149"/>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53" w:name="_Hlk116644230"/>
      <w:r>
        <w:t>DL, detection</w:t>
      </w:r>
      <w:r>
        <w:rPr>
          <w:spacing w:val="-3"/>
        </w:rPr>
        <w:t xml:space="preserve"> </w:t>
      </w:r>
      <w:r>
        <w:t>limit</w:t>
      </w:r>
      <w:bookmarkEnd w:id="153"/>
      <w:r>
        <w:tab/>
      </w:r>
      <w:bookmarkStart w:id="154" w:name="_Hlk116644286"/>
      <w:r>
        <w:t>µg/L, micrograms per liter (ppb)</w:t>
      </w:r>
      <w:bookmarkEnd w:id="154"/>
    </w:p>
    <w:p w14:paraId="158F8AD7" w14:textId="77777777" w:rsidR="008E4680" w:rsidRDefault="008E4680" w:rsidP="008E4680">
      <w:pPr>
        <w:pStyle w:val="BodyText"/>
        <w:tabs>
          <w:tab w:val="left" w:pos="8019"/>
        </w:tabs>
        <w:ind w:left="820" w:right="4485"/>
      </w:pPr>
      <w:bookmarkStart w:id="155" w:name="_Hlk116644240"/>
      <w:r>
        <w:t xml:space="preserve">LOQ, </w:t>
      </w:r>
      <w:bookmarkEnd w:id="155"/>
      <w:r>
        <w:t>limit of quantitation</w:t>
      </w:r>
      <w:r>
        <w:tab/>
      </w:r>
      <w:bookmarkStart w:id="156" w:name="_Hlk116644308"/>
      <w:r>
        <w:t xml:space="preserve">RPD, relative percent difference </w:t>
      </w:r>
      <w:bookmarkStart w:id="157" w:name="_Hlk116644252"/>
      <w:bookmarkEnd w:id="156"/>
      <w:r>
        <w:t>LCS, laboratory control</w:t>
      </w:r>
      <w:r>
        <w:rPr>
          <w:spacing w:val="-1"/>
        </w:rPr>
        <w:t xml:space="preserve"> </w:t>
      </w:r>
      <w:r>
        <w:t>sample</w:t>
      </w:r>
    </w:p>
    <w:p w14:paraId="3ECE105B" w14:textId="77777777" w:rsidR="008E4680" w:rsidRDefault="008E4680" w:rsidP="008E4680">
      <w:pPr>
        <w:pStyle w:val="BodyText"/>
        <w:ind w:left="820" w:right="11640"/>
      </w:pPr>
      <w:r>
        <w:t>LFB, laboratory fortified blank mg/L, milligrams per liter (ppm)</w:t>
      </w:r>
    </w:p>
    <w:bookmarkEnd w:id="157"/>
    <w:p w14:paraId="02563A05" w14:textId="77777777" w:rsidR="008E4680" w:rsidRDefault="008E4680" w:rsidP="008E4680">
      <w:pPr>
        <w:sectPr w:rsidR="008E4680">
          <w:headerReference w:type="default" r:id="rId35"/>
          <w:footerReference w:type="default" r:id="rId36"/>
          <w:pgSz w:w="16840" w:h="11900" w:orient="landscape"/>
          <w:pgMar w:top="1320" w:right="600" w:bottom="940" w:left="620" w:header="929" w:footer="745" w:gutter="0"/>
          <w:cols w:space="720"/>
        </w:sectPr>
      </w:pPr>
    </w:p>
    <w:p w14:paraId="40FC85D1" w14:textId="77777777" w:rsidR="008E4680" w:rsidRDefault="008E4680" w:rsidP="008E4680">
      <w:pPr>
        <w:pStyle w:val="BodyText"/>
        <w:spacing w:before="2"/>
        <w:rPr>
          <w:sz w:val="26"/>
        </w:rPr>
      </w:pPr>
    </w:p>
    <w:p w14:paraId="32A67F04" w14:textId="2C810AFA" w:rsidR="008E4680" w:rsidRDefault="008E4680" w:rsidP="008E4680">
      <w:pPr>
        <w:spacing w:before="90"/>
        <w:ind w:left="820" w:right="1258"/>
        <w:rPr>
          <w:b/>
          <w:sz w:val="24"/>
        </w:rPr>
      </w:pPr>
      <w:bookmarkStart w:id="158" w:name="_bookmark9"/>
      <w:bookmarkStart w:id="159" w:name="_Ref125970027"/>
      <w:bookmarkStart w:id="160" w:name="_Toc133755220"/>
      <w:bookmarkEnd w:id="158"/>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5</w:t>
      </w:r>
      <w:r w:rsidR="000A6FC9" w:rsidRPr="00555404">
        <w:rPr>
          <w:b/>
          <w:i/>
          <w:sz w:val="24"/>
          <w:szCs w:val="24"/>
        </w:rPr>
        <w:fldChar w:fldCharType="end"/>
      </w:r>
      <w:bookmarkEnd w:id="159"/>
      <w:r w:rsidR="000A6FC9" w:rsidRPr="00555404">
        <w:rPr>
          <w:b/>
          <w:sz w:val="24"/>
          <w:szCs w:val="24"/>
        </w:rPr>
        <w:t>.</w:t>
      </w:r>
      <w:r>
        <w:rPr>
          <w:b/>
          <w:sz w:val="24"/>
        </w:rPr>
        <w:t xml:space="preserve"> Data Quality Objectives for Nutrients, Fecal Coliform, and Total Suspended Solids (Supplied by Analytica Group F.C., and SGS)</w:t>
      </w:r>
      <w:bookmarkEnd w:id="160"/>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61" w:name="PARAMETER"/>
            <w:bookmarkEnd w:id="161"/>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62" w:name="METHOD"/>
            <w:bookmarkEnd w:id="162"/>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63" w:name="SENSITIVITY_(MDL)"/>
            <w:bookmarkEnd w:id="163"/>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64" w:name="PQL"/>
            <w:bookmarkEnd w:id="164"/>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65" w:name="OVERALL_PROJECT_PRECISION"/>
            <w:bookmarkEnd w:id="165"/>
            <w:r>
              <w:rPr>
                <w:b/>
                <w:sz w:val="24"/>
              </w:rPr>
              <w:t>OVERALL PROJECT PRECISION</w:t>
            </w:r>
            <w:commentRangeStart w:id="166"/>
            <w:r>
              <w:rPr>
                <w:rStyle w:val="FootnoteReference"/>
                <w:b/>
                <w:sz w:val="24"/>
              </w:rPr>
              <w:footnoteReference w:id="6"/>
            </w:r>
            <w:commentRangeEnd w:id="166"/>
            <w:r w:rsidR="000A6FC9">
              <w:rPr>
                <w:rStyle w:val="CommentReference"/>
              </w:rPr>
              <w:commentReference w:id="16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proofErr w:type="gramStart"/>
      <w:r>
        <w:rPr>
          <w:sz w:val="20"/>
        </w:rPr>
        <w:t>difference</w:t>
      </w:r>
      <w:proofErr w:type="gramEnd"/>
    </w:p>
    <w:p w14:paraId="746659FF" w14:textId="77777777" w:rsidR="008E4680" w:rsidRDefault="008E4680" w:rsidP="008E4680">
      <w:pPr>
        <w:spacing w:before="1"/>
        <w:ind w:left="820" w:right="12258"/>
        <w:rPr>
          <w:sz w:val="20"/>
        </w:rPr>
      </w:pPr>
      <w:r>
        <w:rPr>
          <w:sz w:val="20"/>
        </w:rPr>
        <w:t xml:space="preserve">LFB, laboratory fortified blank LCS, laboratory control </w:t>
      </w:r>
      <w:proofErr w:type="gramStart"/>
      <w:r>
        <w:rPr>
          <w:sz w:val="20"/>
        </w:rPr>
        <w:t>sample</w:t>
      </w:r>
      <w:proofErr w:type="gramEnd"/>
    </w:p>
    <w:p w14:paraId="1597743D" w14:textId="77777777" w:rsidR="008E4680" w:rsidRDefault="008E4680" w:rsidP="008E4680">
      <w:pPr>
        <w:spacing w:line="230" w:lineRule="exact"/>
        <w:ind w:left="820"/>
        <w:rPr>
          <w:sz w:val="20"/>
        </w:rPr>
      </w:pPr>
      <w:r>
        <w:rPr>
          <w:sz w:val="20"/>
        </w:rPr>
        <w:t xml:space="preserve">* </w:t>
      </w:r>
      <w:proofErr w:type="gramStart"/>
      <w:r>
        <w:rPr>
          <w:sz w:val="20"/>
        </w:rPr>
        <w:t>depends</w:t>
      </w:r>
      <w:proofErr w:type="gramEnd"/>
      <w:r>
        <w:rPr>
          <w:sz w:val="20"/>
        </w:rPr>
        <w:t xml:space="preserve">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03D3C821" w14:textId="77777777" w:rsidR="008E4680" w:rsidRDefault="008E4680" w:rsidP="008E4680">
      <w:pPr>
        <w:rPr>
          <w:sz w:val="20"/>
        </w:rPr>
        <w:sectPr w:rsidR="008E4680">
          <w:footnotePr>
            <w:numFmt w:val="chicago"/>
          </w:footnotePr>
          <w:pgSz w:w="16840" w:h="11900" w:orient="landscape"/>
          <w:pgMar w:top="1320" w:right="600" w:bottom="940" w:left="620" w:header="929" w:footer="745" w:gutter="0"/>
          <w:cols w:space="720"/>
        </w:sectPr>
      </w:pPr>
    </w:p>
    <w:p w14:paraId="6EB13F13" w14:textId="77777777" w:rsidR="008E4680" w:rsidRDefault="008E4680" w:rsidP="008E4680">
      <w:pPr>
        <w:pStyle w:val="BodyText"/>
        <w:spacing w:before="2"/>
        <w:rPr>
          <w:sz w:val="26"/>
        </w:rPr>
      </w:pPr>
    </w:p>
    <w:p w14:paraId="20CDB8BC" w14:textId="5A758E8E" w:rsidR="008E4680" w:rsidRDefault="008E4680" w:rsidP="008E4680">
      <w:pPr>
        <w:spacing w:before="90"/>
        <w:ind w:left="820"/>
        <w:rPr>
          <w:b/>
          <w:sz w:val="24"/>
        </w:rPr>
      </w:pPr>
      <w:bookmarkStart w:id="167" w:name="_bookmark10"/>
      <w:bookmarkStart w:id="168" w:name="_Ref125968599"/>
      <w:bookmarkStart w:id="169" w:name="_Toc133755221"/>
      <w:bookmarkEnd w:id="167"/>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6</w:t>
      </w:r>
      <w:r w:rsidR="000A6FC9" w:rsidRPr="00555404">
        <w:rPr>
          <w:b/>
          <w:i/>
          <w:sz w:val="24"/>
          <w:szCs w:val="24"/>
        </w:rPr>
        <w:fldChar w:fldCharType="end"/>
      </w:r>
      <w:bookmarkEnd w:id="168"/>
      <w:r w:rsidR="000A6FC9" w:rsidRPr="00555404">
        <w:rPr>
          <w:b/>
          <w:sz w:val="24"/>
          <w:szCs w:val="24"/>
        </w:rPr>
        <w:t>.</w:t>
      </w:r>
      <w:r>
        <w:rPr>
          <w:b/>
          <w:sz w:val="24"/>
        </w:rPr>
        <w:t xml:space="preserve"> Data Quality Objectives for Stream Temperature Monitoring (From Cook </w:t>
      </w:r>
      <w:proofErr w:type="spellStart"/>
      <w:r w:rsidR="000A6FC9" w:rsidRPr="00555404">
        <w:rPr>
          <w:b/>
          <w:sz w:val="24"/>
          <w:szCs w:val="24"/>
        </w:rPr>
        <w:t>Inletkeeper</w:t>
      </w:r>
      <w:proofErr w:type="spellEnd"/>
      <w:r>
        <w:rPr>
          <w:b/>
          <w:sz w:val="24"/>
        </w:rPr>
        <w:t>)</w:t>
      </w:r>
      <w:bookmarkEnd w:id="169"/>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xml:space="preserve">: one or </w:t>
      </w:r>
      <w:proofErr w:type="gramStart"/>
      <w:r w:rsidR="000A6FC9">
        <w:t>both of the measurements</w:t>
      </w:r>
      <w:proofErr w:type="gramEnd"/>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37"/>
          <w:footerReference w:type="default" r:id="rId38"/>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w:t>
      </w:r>
      <w:proofErr w:type="gramStart"/>
      <w:r>
        <w:t>e.g.</w:t>
      </w:r>
      <w:proofErr w:type="gramEnd"/>
      <w:r>
        <w:t xml:space="preserve">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70" w:name="Kenai_QAPP_signatures_2020_05_05"/>
      <w:bookmarkEnd w:id="170"/>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commentRangeStart w:id="171"/>
      <w:r>
        <w:rPr>
          <w:b/>
          <w:sz w:val="24"/>
          <w:u w:val="thick"/>
        </w:rPr>
        <w:t>Accuracy</w:t>
      </w:r>
      <w:commentRangeEnd w:id="171"/>
      <w:r w:rsidR="00601E6B">
        <w:rPr>
          <w:rStyle w:val="CommentReference"/>
        </w:rPr>
        <w:commentReference w:id="171"/>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 xml:space="preserve">Representativeness is the extent to which measurements represent the true environmental condition. Representativeness will not be routinely monitored throughout the project, but </w:t>
      </w:r>
      <w:proofErr w:type="gramStart"/>
      <w:r>
        <w:t>is</w:t>
      </w:r>
      <w:proofErr w:type="gramEnd"/>
      <w:r>
        <w:t xml:space="preserve"> </w:t>
      </w:r>
      <w:proofErr w:type="gramStart"/>
      <w:r>
        <w:t>incorporated</w:t>
      </w:r>
      <w:proofErr w:type="gramEnd"/>
      <w:r>
        <w:t xml:space="preserve">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 xml:space="preserve">Comparability is the degree to which data can be compared directly to similar studies. Using standardized sampling, analytical </w:t>
      </w:r>
      <w:proofErr w:type="gramStart"/>
      <w:r>
        <w:t>methods</w:t>
      </w:r>
      <w:proofErr w:type="gramEnd"/>
      <w:r>
        <w:t xml:space="preserve">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001DB1A7" w:rsidR="000866DB" w:rsidRPr="00B35F53" w:rsidRDefault="000866DB" w:rsidP="00B35F53">
      <w:pPr>
        <w:spacing w:line="275" w:lineRule="exact"/>
        <w:rPr>
          <w:rStyle w:val="hgkelc"/>
          <w:sz w:val="24"/>
          <w:szCs w:val="24"/>
          <w:lang w:val="en"/>
        </w:rPr>
      </w:pPr>
      <w:r w:rsidRPr="00B35F53">
        <w:rPr>
          <w:sz w:val="24"/>
          <w:szCs w:val="24"/>
        </w:rPr>
        <w:t xml:space="preserve">Qualifiers </w:t>
      </w:r>
      <w:proofErr w:type="gramStart"/>
      <w:r w:rsidRPr="00B35F53">
        <w:rPr>
          <w:sz w:val="24"/>
          <w:szCs w:val="24"/>
        </w:rPr>
        <w:t>refer</w:t>
      </w:r>
      <w:proofErr w:type="gramEnd"/>
      <w:r w:rsidRPr="00B35F53">
        <w:rPr>
          <w:sz w:val="24"/>
          <w:szCs w:val="24"/>
        </w:rPr>
        <w:t xml:space="preserve">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601E6B" w:rsidRPr="00B35F53">
        <w:rPr>
          <w:rStyle w:val="hgkelc"/>
          <w:sz w:val="24"/>
          <w:szCs w:val="24"/>
          <w:lang w:val="en"/>
        </w:rPr>
        <w:fldChar w:fldCharType="begin"/>
      </w:r>
      <w:r w:rsidR="00601E6B" w:rsidRPr="00B35F53">
        <w:rPr>
          <w:rStyle w:val="hgkelc"/>
          <w:sz w:val="24"/>
          <w:szCs w:val="24"/>
          <w:lang w:val="en"/>
        </w:rPr>
        <w:instrText xml:space="preserve"> REF _Ref125968846 \h  \* MERGEFORMAT </w:instrText>
      </w:r>
      <w:r w:rsidR="00601E6B" w:rsidRPr="00B35F53">
        <w:rPr>
          <w:rStyle w:val="hgkelc"/>
          <w:sz w:val="24"/>
          <w:szCs w:val="24"/>
          <w:lang w:val="en"/>
        </w:rPr>
      </w:r>
      <w:r w:rsidR="00601E6B" w:rsidRPr="00B35F53">
        <w:rPr>
          <w:rStyle w:val="hgkelc"/>
          <w:sz w:val="24"/>
          <w:szCs w:val="24"/>
          <w:lang w:val="en"/>
        </w:rPr>
        <w:fldChar w:fldCharType="separate"/>
      </w:r>
      <w:r w:rsidR="00601E6B" w:rsidRPr="00B35F53">
        <w:rPr>
          <w:noProof/>
          <w:sz w:val="24"/>
          <w:szCs w:val="24"/>
        </w:rPr>
        <w:t>Table</w:t>
      </w:r>
      <w:r w:rsidR="00601E6B" w:rsidRPr="00B35F53">
        <w:rPr>
          <w:sz w:val="24"/>
          <w:szCs w:val="24"/>
        </w:rPr>
        <w:t xml:space="preserve"> </w:t>
      </w:r>
      <w:r w:rsidR="00601E6B" w:rsidRPr="00B35F53">
        <w:rPr>
          <w:noProof/>
          <w:sz w:val="24"/>
          <w:szCs w:val="24"/>
        </w:rPr>
        <w:t>7</w:t>
      </w:r>
      <w:r w:rsidR="00601E6B" w:rsidRPr="00B35F53">
        <w:rPr>
          <w:rStyle w:val="hgkelc"/>
          <w:sz w:val="24"/>
          <w:szCs w:val="24"/>
          <w:lang w:val="en"/>
        </w:rPr>
        <w:fldChar w:fldCharType="end"/>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2C15D0E8" w:rsidR="000866DB" w:rsidRDefault="000866DB" w:rsidP="000866DB">
      <w:pPr>
        <w:spacing w:line="275" w:lineRule="exact"/>
        <w:ind w:left="688"/>
        <w:rPr>
          <w:rStyle w:val="hgkelc"/>
          <w:lang w:val="en"/>
        </w:rPr>
      </w:pPr>
      <w:bookmarkStart w:id="172" w:name="_Ref125968846"/>
      <w:bookmarkStart w:id="173" w:name="_Toc133755222"/>
      <w:r>
        <w:rPr>
          <w:b/>
          <w:sz w:val="24"/>
        </w:rPr>
        <w:t xml:space="preserve">Table </w:t>
      </w:r>
      <w:r w:rsidR="00601E6B" w:rsidRPr="00F91D88">
        <w:rPr>
          <w:b/>
          <w:sz w:val="24"/>
          <w:szCs w:val="24"/>
        </w:rPr>
        <w:fldChar w:fldCharType="begin"/>
      </w:r>
      <w:r w:rsidR="00601E6B" w:rsidRPr="00F91D88">
        <w:rPr>
          <w:b/>
          <w:sz w:val="24"/>
          <w:szCs w:val="24"/>
        </w:rPr>
        <w:instrText xml:space="preserve"> SEQ Table \* ARABIC </w:instrText>
      </w:r>
      <w:r w:rsidR="00601E6B" w:rsidRPr="00F91D88">
        <w:rPr>
          <w:b/>
          <w:sz w:val="24"/>
          <w:szCs w:val="24"/>
        </w:rPr>
        <w:fldChar w:fldCharType="separate"/>
      </w:r>
      <w:r w:rsidR="00601E6B">
        <w:rPr>
          <w:b/>
          <w:noProof/>
          <w:sz w:val="24"/>
          <w:szCs w:val="24"/>
        </w:rPr>
        <w:t>7</w:t>
      </w:r>
      <w:r w:rsidR="00601E6B" w:rsidRPr="00F91D88">
        <w:rPr>
          <w:b/>
          <w:sz w:val="24"/>
          <w:szCs w:val="24"/>
        </w:rPr>
        <w:fldChar w:fldCharType="end"/>
      </w:r>
      <w:bookmarkEnd w:id="172"/>
      <w:r w:rsidR="00601E6B" w:rsidRPr="00F91D88">
        <w:rPr>
          <w:b/>
          <w:sz w:val="24"/>
          <w:szCs w:val="24"/>
        </w:rPr>
        <w:t>.</w:t>
      </w:r>
      <w:r>
        <w:rPr>
          <w:b/>
          <w:sz w:val="24"/>
        </w:rPr>
        <w:t xml:space="preserve"> Data Qualifiers (from SGS North America</w:t>
      </w:r>
      <w:r w:rsidR="00601E6B" w:rsidRPr="00F91D88">
        <w:rPr>
          <w:b/>
          <w:sz w:val="24"/>
          <w:szCs w:val="24"/>
        </w:rPr>
        <w:t>)</w:t>
      </w:r>
      <w:bookmarkEnd w:id="173"/>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 xml:space="preserve">(i.e., </w:t>
            </w:r>
            <w:proofErr w:type="gramStart"/>
            <w:r w:rsidRPr="00B407F6">
              <w:rPr>
                <w:rFonts w:eastAsiaTheme="minorHAnsi"/>
                <w:sz w:val="20"/>
                <w:szCs w:val="20"/>
              </w:rPr>
              <w:t>reporting</w:t>
            </w:r>
            <w:proofErr w:type="gramEnd"/>
            <w:r w:rsidRPr="00B407F6">
              <w:rPr>
                <w:rFonts w:eastAsiaTheme="minorHAnsi"/>
                <w:sz w:val="20"/>
                <w:szCs w:val="20"/>
              </w:rPr>
              <w:t xml:space="preserve">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 xml:space="preserve">Too Numerous </w:t>
            </w:r>
            <w:proofErr w:type="gramStart"/>
            <w:r w:rsidRPr="00B407F6">
              <w:rPr>
                <w:rFonts w:eastAsiaTheme="minorHAnsi"/>
                <w:sz w:val="20"/>
                <w:szCs w:val="20"/>
              </w:rPr>
              <w:t>To</w:t>
            </w:r>
            <w:proofErr w:type="gramEnd"/>
            <w:r w:rsidRPr="00B407F6">
              <w:rPr>
                <w:rFonts w:eastAsiaTheme="minorHAnsi"/>
                <w:sz w:val="20"/>
                <w:szCs w:val="20"/>
              </w:rPr>
              <w:t xml:space="preserve">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74"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75" w:name="A8._TRAINING_REQUIREMENTS"/>
      <w:bookmarkStart w:id="176" w:name="_Toc125960343"/>
      <w:bookmarkStart w:id="177" w:name="_Toc125984003"/>
      <w:bookmarkStart w:id="178" w:name="_Toc125984286"/>
      <w:bookmarkStart w:id="179" w:name="_Toc132032658"/>
      <w:bookmarkStart w:id="180" w:name="_Toc133754241"/>
      <w:bookmarkEnd w:id="175"/>
      <w:r>
        <w:lastRenderedPageBreak/>
        <w:t xml:space="preserve">A8. </w:t>
      </w:r>
      <w:r w:rsidR="00601E6B">
        <w:t>Training</w:t>
      </w:r>
      <w:r w:rsidR="00601E6B">
        <w:rPr>
          <w:spacing w:val="-1"/>
        </w:rPr>
        <w:t xml:space="preserve"> </w:t>
      </w:r>
      <w:r w:rsidR="00601E6B">
        <w:t>Requirements</w:t>
      </w:r>
      <w:bookmarkEnd w:id="174"/>
      <w:bookmarkEnd w:id="176"/>
      <w:bookmarkEnd w:id="177"/>
      <w:bookmarkEnd w:id="178"/>
      <w:bookmarkEnd w:id="179"/>
      <w:bookmarkEnd w:id="180"/>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81" w:name="_Toc117087852"/>
      <w:bookmarkStart w:id="182" w:name="_Toc125960344"/>
      <w:bookmarkStart w:id="183" w:name="_Toc125984004"/>
      <w:bookmarkStart w:id="184" w:name="_Toc125984287"/>
      <w:bookmarkStart w:id="185" w:name="_Toc132032659"/>
    </w:p>
    <w:p w14:paraId="54E794A6" w14:textId="37C338F1" w:rsidR="00601E6B" w:rsidRDefault="00601E6B" w:rsidP="00B407F6">
      <w:pPr>
        <w:pStyle w:val="Heading2"/>
        <w:ind w:left="0"/>
      </w:pPr>
      <w:bookmarkStart w:id="186" w:name="_Toc133754242"/>
      <w:r>
        <w:t>A9. Documentation and</w:t>
      </w:r>
      <w:r>
        <w:rPr>
          <w:spacing w:val="-2"/>
        </w:rPr>
        <w:t xml:space="preserve"> </w:t>
      </w:r>
      <w:r>
        <w:t>Records</w:t>
      </w:r>
      <w:bookmarkEnd w:id="181"/>
      <w:bookmarkEnd w:id="182"/>
      <w:bookmarkEnd w:id="183"/>
      <w:bookmarkEnd w:id="184"/>
      <w:bookmarkEnd w:id="185"/>
      <w:bookmarkEnd w:id="186"/>
    </w:p>
    <w:p w14:paraId="3394BB67" w14:textId="77777777" w:rsidR="000866DB" w:rsidRDefault="000866DB" w:rsidP="000866DB">
      <w:pPr>
        <w:pStyle w:val="BodyText"/>
        <w:spacing w:before="8"/>
        <w:rPr>
          <w:b/>
          <w:sz w:val="23"/>
        </w:rPr>
      </w:pPr>
      <w:bookmarkStart w:id="187" w:name="A9._DOCUMENTATION_AND_RECORDS"/>
      <w:bookmarkEnd w:id="187"/>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w:t>
      </w:r>
      <w:proofErr w:type="gramStart"/>
      <w:r>
        <w:t>, in particular, personnel</w:t>
      </w:r>
      <w:proofErr w:type="gramEnd"/>
      <w:r>
        <w:t xml:space="preserve">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w:t>
      </w:r>
      <w:r>
        <w:lastRenderedPageBreak/>
        <w:t xml:space="preserve">day will be recorded on the Agency Baseline Lab Test Results form (Appendix </w:t>
      </w:r>
      <w:r w:rsidR="00601E6B">
        <w:t>E</w:t>
      </w:r>
      <w:r w:rsidR="004A6F6C">
        <w:t xml:space="preserve">). </w:t>
      </w:r>
      <w:r>
        <w:t xml:space="preserve">SGS will provide results from their analyses on their data sheets. Sample analytical results will include all method, SOP and QAPP required quality control sample results including their acceptance criteria limits </w:t>
      </w:r>
      <w:proofErr w:type="gramStart"/>
      <w:r>
        <w:t>in order for</w:t>
      </w:r>
      <w:proofErr w:type="gramEnd"/>
      <w:r>
        <w:t xml:space="preserve">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88" w:name="_Toc117087853"/>
      <w:bookmarkStart w:id="189" w:name="_Toc125960346"/>
      <w:bookmarkStart w:id="190" w:name="_Toc125984006"/>
      <w:bookmarkStart w:id="191" w:name="_Toc125984289"/>
      <w:bookmarkStart w:id="192" w:name="_Toc132032661"/>
      <w:bookmarkStart w:id="193"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88"/>
      <w:bookmarkEnd w:id="189"/>
      <w:bookmarkEnd w:id="190"/>
      <w:bookmarkEnd w:id="191"/>
      <w:bookmarkEnd w:id="192"/>
      <w:bookmarkEnd w:id="193"/>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94" w:name="B1._SAMPLING_PROCESS_DESIGN"/>
      <w:bookmarkEnd w:id="194"/>
      <w:proofErr w:type="gramStart"/>
      <w:r>
        <w:t>In order to</w:t>
      </w:r>
      <w:proofErr w:type="gramEnd"/>
      <w:r>
        <w:t xml:space="preserve">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 xml:space="preserve">ged by their particular </w:t>
      </w:r>
      <w:proofErr w:type="gramStart"/>
      <w:r w:rsidR="00B407F6">
        <w:t>agency</w:t>
      </w:r>
      <w:proofErr w:type="gramEnd"/>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4B4705D3"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601E6B" w:rsidRPr="00511601">
        <w:fldChar w:fldCharType="begin"/>
      </w:r>
      <w:r w:rsidR="00601E6B" w:rsidRPr="00511601">
        <w:instrText xml:space="preserve"> REF _Ref125968456 \h  \* MERGEFORMAT </w:instrText>
      </w:r>
      <w:r w:rsidR="00601E6B" w:rsidRPr="00511601">
        <w:fldChar w:fldCharType="separate"/>
      </w:r>
      <w:r w:rsidR="00601E6B" w:rsidRPr="009B53EB">
        <w:t xml:space="preserve">Table </w:t>
      </w:r>
      <w:r w:rsidR="00601E6B" w:rsidRPr="009B53EB">
        <w:rPr>
          <w:noProof/>
        </w:rPr>
        <w:t>8</w:t>
      </w:r>
      <w:r w:rsidR="00601E6B" w:rsidRPr="00511601">
        <w:fldChar w:fldCharType="end"/>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0D168859"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601E6B" w:rsidRPr="00F4536B">
        <w:fldChar w:fldCharType="begin"/>
      </w:r>
      <w:r w:rsidR="00601E6B" w:rsidRPr="00F4536B">
        <w:instrText xml:space="preserve"> REF _Ref125968456 \h  \* MERGEFORMAT </w:instrText>
      </w:r>
      <w:r w:rsidR="00601E6B" w:rsidRPr="00F4536B">
        <w:fldChar w:fldCharType="separate"/>
      </w:r>
      <w:r w:rsidR="00601E6B" w:rsidRPr="009B53EB">
        <w:t xml:space="preserve">Table </w:t>
      </w:r>
      <w:r w:rsidR="00601E6B" w:rsidRPr="009B53EB">
        <w:rPr>
          <w:noProof/>
        </w:rPr>
        <w:t>8</w:t>
      </w:r>
      <w:r w:rsidR="00601E6B" w:rsidRPr="00F4536B">
        <w:fldChar w:fldCharType="end"/>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9"/>
          <w:footerReference w:type="default" r:id="rId40"/>
          <w:pgSz w:w="11900" w:h="16840"/>
          <w:pgMar w:top="1620" w:right="940" w:bottom="940" w:left="1040" w:header="929" w:footer="744" w:gutter="0"/>
          <w:cols w:space="720"/>
        </w:sectPr>
      </w:pPr>
    </w:p>
    <w:p w14:paraId="5D412860" w14:textId="50FEC121" w:rsidR="000866DB" w:rsidRDefault="000866DB" w:rsidP="000866DB">
      <w:pPr>
        <w:spacing w:before="91"/>
        <w:ind w:left="688" w:right="1431"/>
        <w:rPr>
          <w:b/>
          <w:sz w:val="24"/>
        </w:rPr>
      </w:pPr>
      <w:bookmarkStart w:id="197" w:name="_bookmark14"/>
      <w:bookmarkStart w:id="198" w:name="_Ref125968456"/>
      <w:bookmarkStart w:id="199" w:name="_Toc133755223"/>
      <w:bookmarkEnd w:id="197"/>
      <w:r>
        <w:rPr>
          <w:b/>
          <w:sz w:val="24"/>
        </w:rPr>
        <w:lastRenderedPageBreak/>
        <w:t xml:space="preserve">Table </w:t>
      </w:r>
      <w:r w:rsidR="00601E6B" w:rsidRPr="00F4536B">
        <w:rPr>
          <w:b/>
          <w:i/>
          <w:sz w:val="24"/>
          <w:szCs w:val="24"/>
        </w:rPr>
        <w:fldChar w:fldCharType="begin"/>
      </w:r>
      <w:r w:rsidR="00601E6B" w:rsidRPr="00F4536B">
        <w:rPr>
          <w:b/>
          <w:sz w:val="24"/>
          <w:szCs w:val="24"/>
        </w:rPr>
        <w:instrText xml:space="preserve"> SEQ Table \* ARABIC </w:instrText>
      </w:r>
      <w:r w:rsidR="00601E6B" w:rsidRPr="00F4536B">
        <w:rPr>
          <w:b/>
          <w:i/>
          <w:sz w:val="24"/>
          <w:szCs w:val="24"/>
        </w:rPr>
        <w:fldChar w:fldCharType="separate"/>
      </w:r>
      <w:r w:rsidR="00601E6B">
        <w:rPr>
          <w:b/>
          <w:noProof/>
          <w:sz w:val="24"/>
          <w:szCs w:val="24"/>
        </w:rPr>
        <w:t>8</w:t>
      </w:r>
      <w:r w:rsidR="00601E6B" w:rsidRPr="00F4536B">
        <w:rPr>
          <w:b/>
          <w:i/>
          <w:sz w:val="24"/>
          <w:szCs w:val="24"/>
        </w:rPr>
        <w:fldChar w:fldCharType="end"/>
      </w:r>
      <w:bookmarkEnd w:id="198"/>
      <w:r w:rsidR="00601E6B" w:rsidRPr="00F4536B">
        <w:rPr>
          <w:b/>
          <w:sz w:val="24"/>
          <w:szCs w:val="24"/>
        </w:rPr>
        <w:t>.</w:t>
      </w:r>
      <w:r>
        <w:rPr>
          <w:b/>
          <w:sz w:val="24"/>
        </w:rPr>
        <w:t xml:space="preserve"> Sampling Locations for Agency Baseline Monitoring</w:t>
      </w:r>
      <w:bookmarkEnd w:id="199"/>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00" w:name="KENAI_RIVER_STATIONS"/>
            <w:bookmarkEnd w:id="200"/>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01" w:name="RIVER_MILE"/>
            <w:bookmarkEnd w:id="201"/>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02" w:name="LATITUDE"/>
            <w:bookmarkEnd w:id="202"/>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03" w:name="LONGITUDE"/>
            <w:bookmarkEnd w:id="203"/>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1" cstate="print"/>
                    <a:stretch>
                      <a:fillRect/>
                    </a:stretch>
                  </pic:blipFill>
                  <pic:spPr>
                    <a:xfrm>
                      <a:off x="0" y="0"/>
                      <a:ext cx="5198679" cy="4023360"/>
                    </a:xfrm>
                    <a:prstGeom prst="rect">
                      <a:avLst/>
                    </a:prstGeom>
                  </pic:spPr>
                </pic:pic>
              </a:graphicData>
            </a:graphic>
          </wp:inline>
        </w:drawing>
      </w:r>
    </w:p>
    <w:p w14:paraId="45C9B067" w14:textId="5660A323" w:rsidR="000866DB" w:rsidRDefault="000866DB" w:rsidP="000866DB">
      <w:pPr>
        <w:spacing w:before="90"/>
        <w:ind w:left="687" w:right="288"/>
        <w:rPr>
          <w:b/>
          <w:sz w:val="24"/>
        </w:rPr>
      </w:pPr>
      <w:bookmarkStart w:id="204" w:name="_bookmark15"/>
      <w:bookmarkStart w:id="205" w:name="_Toc133755630"/>
      <w:bookmarkEnd w:id="204"/>
      <w:r w:rsidRPr="00044A00">
        <w:rPr>
          <w:b/>
          <w:sz w:val="24"/>
        </w:rPr>
        <w:t xml:space="preserve">Figure </w:t>
      </w:r>
      <w:r w:rsidR="00601E6B" w:rsidRPr="00044A00">
        <w:rPr>
          <w:b/>
          <w:i/>
          <w:sz w:val="24"/>
          <w:szCs w:val="24"/>
        </w:rPr>
        <w:fldChar w:fldCharType="begin"/>
      </w:r>
      <w:r w:rsidR="00601E6B" w:rsidRPr="00044A00">
        <w:rPr>
          <w:b/>
          <w:sz w:val="24"/>
          <w:szCs w:val="24"/>
        </w:rPr>
        <w:instrText xml:space="preserve"> SEQ Figure \* ARABIC </w:instrText>
      </w:r>
      <w:r w:rsidR="00601E6B" w:rsidRPr="00044A00">
        <w:rPr>
          <w:b/>
          <w:i/>
          <w:sz w:val="24"/>
          <w:szCs w:val="24"/>
        </w:rPr>
        <w:fldChar w:fldCharType="separate"/>
      </w:r>
      <w:r w:rsidR="00601E6B" w:rsidRPr="00044A00">
        <w:rPr>
          <w:b/>
          <w:noProof/>
          <w:sz w:val="24"/>
          <w:szCs w:val="24"/>
        </w:rPr>
        <w:t>2</w:t>
      </w:r>
      <w:r w:rsidR="00601E6B" w:rsidRPr="00044A00">
        <w:rPr>
          <w:b/>
          <w:i/>
          <w:sz w:val="24"/>
          <w:szCs w:val="24"/>
        </w:rPr>
        <w:fldChar w:fldCharType="end"/>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commentRangeStart w:id="206"/>
      <w:commentRangeStart w:id="207"/>
      <w:r>
        <w:rPr>
          <w:b/>
          <w:sz w:val="24"/>
        </w:rPr>
        <w:t>.</w:t>
      </w:r>
      <w:commentRangeEnd w:id="206"/>
      <w:r w:rsidR="00601E6B">
        <w:rPr>
          <w:rStyle w:val="CommentReference"/>
        </w:rPr>
        <w:commentReference w:id="206"/>
      </w:r>
      <w:commentRangeEnd w:id="207"/>
      <w:r w:rsidR="0014462D">
        <w:rPr>
          <w:rStyle w:val="CommentReference"/>
        </w:rPr>
        <w:commentReference w:id="207"/>
      </w:r>
      <w:bookmarkEnd w:id="205"/>
    </w:p>
    <w:p w14:paraId="545F5CBE" w14:textId="77777777" w:rsidR="00A73B53" w:rsidRDefault="00A73B53" w:rsidP="000866DB">
      <w:pPr>
        <w:spacing w:before="90"/>
        <w:ind w:left="687" w:right="288"/>
        <w:rPr>
          <w:b/>
          <w:sz w:val="24"/>
        </w:rPr>
      </w:pPr>
    </w:p>
    <w:p w14:paraId="323BB466" w14:textId="5A423FA8" w:rsidR="000866DB" w:rsidRDefault="000866DB" w:rsidP="004A6F6C">
      <w:pPr>
        <w:pStyle w:val="BodyText"/>
      </w:pPr>
      <w:bookmarkStart w:id="208" w:name="_bookmark16"/>
      <w:bookmarkStart w:id="209" w:name="_Hlk117067798"/>
      <w:bookmarkEnd w:id="208"/>
      <w:r>
        <w:t xml:space="preserve">The </w:t>
      </w:r>
      <w:commentRangeStart w:id="210"/>
      <w:commentRangeStart w:id="211"/>
      <w:r>
        <w:t xml:space="preserve">City of Soldotna Wastewater Treatment Plant </w:t>
      </w:r>
      <w:commentRangeEnd w:id="210"/>
      <w:r w:rsidR="00601E6B">
        <w:rPr>
          <w:rStyle w:val="CommentReference"/>
        </w:rPr>
        <w:commentReference w:id="210"/>
      </w:r>
      <w:commentRangeEnd w:id="211"/>
      <w:r w:rsidR="0014462D">
        <w:rPr>
          <w:rStyle w:val="CommentReference"/>
        </w:rPr>
        <w:commentReference w:id="211"/>
      </w:r>
      <w:r>
        <w:t xml:space="preserve">has the capability and equipment to </w:t>
      </w:r>
      <w:proofErr w:type="gramStart"/>
      <w:r>
        <w:t>test</w:t>
      </w:r>
      <w:r>
        <w:rPr>
          <w:spacing w:val="-43"/>
        </w:rPr>
        <w:t xml:space="preserve">  </w:t>
      </w:r>
      <w:r>
        <w:t>the</w:t>
      </w:r>
      <w:proofErr w:type="gramEnd"/>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commentRangeStart w:id="212"/>
      <w:commentRangeStart w:id="213"/>
      <w:r>
        <w:t>Total</w:t>
      </w:r>
      <w:commentRangeEnd w:id="212"/>
      <w:r w:rsidR="004A6F6C">
        <w:rPr>
          <w:rStyle w:val="CommentReference"/>
        </w:rPr>
        <w:commentReference w:id="212"/>
      </w:r>
      <w:commentRangeEnd w:id="213"/>
      <w:r w:rsidR="0014462D">
        <w:rPr>
          <w:rStyle w:val="CommentReference"/>
        </w:rPr>
        <w:commentReference w:id="213"/>
      </w:r>
      <w:r>
        <w:t xml:space="preserve">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14" w:name="_Toc132706052"/>
      <w:bookmarkStart w:id="215" w:name="_Toc133754244"/>
      <w:r w:rsidRPr="004A6F6C">
        <w:rPr>
          <w:b w:val="0"/>
          <w:i w:val="0"/>
        </w:rPr>
        <w:t xml:space="preserve">As needed, </w:t>
      </w:r>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214"/>
      <w:bookmarkEnd w:id="215"/>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Soldotna Wastewater treatment plant. Remaining samples will be sent to SGS or </w:t>
      </w:r>
      <w:proofErr w:type="spellStart"/>
      <w:r>
        <w:t>Tauriainen</w:t>
      </w:r>
      <w:proofErr w:type="spellEnd"/>
      <w:r>
        <w:t xml:space="preserve"> for the </w:t>
      </w:r>
      <w:r>
        <w:lastRenderedPageBreak/>
        <w:t>more specific analysis as described above.</w:t>
      </w:r>
    </w:p>
    <w:p w14:paraId="15E5D537" w14:textId="6E87D906" w:rsidR="00601E6B" w:rsidRPr="00C75F2A" w:rsidRDefault="000866DB" w:rsidP="004A6F6C">
      <w:pPr>
        <w:pStyle w:val="BodyText"/>
        <w:spacing w:before="1"/>
        <w:ind w:right="320"/>
      </w:pPr>
      <w:r>
        <w:t xml:space="preserve"> </w:t>
      </w:r>
      <w:bookmarkEnd w:id="209"/>
    </w:p>
    <w:p w14:paraId="2D31621E" w14:textId="77777777" w:rsidR="00601E6B" w:rsidRPr="00C75F2A" w:rsidRDefault="00601E6B" w:rsidP="009C52CC">
      <w:pPr>
        <w:pStyle w:val="Heading2"/>
        <w:ind w:left="0"/>
        <w:rPr>
          <w:i w:val="0"/>
        </w:rPr>
      </w:pPr>
      <w:bookmarkStart w:id="216" w:name="_Toc117087854"/>
      <w:bookmarkStart w:id="217" w:name="_Toc125960347"/>
      <w:bookmarkStart w:id="218" w:name="_Toc125984007"/>
      <w:bookmarkStart w:id="219" w:name="_Toc125984290"/>
      <w:bookmarkStart w:id="220" w:name="_Toc132032662"/>
      <w:bookmarkStart w:id="221" w:name="_Toc133754245"/>
      <w:commentRangeStart w:id="222"/>
      <w:commentRangeStart w:id="223"/>
      <w:r w:rsidRPr="00C75F2A">
        <w:rPr>
          <w:i w:val="0"/>
        </w:rPr>
        <w:t>B2. Sampling Methods</w:t>
      </w:r>
      <w:r w:rsidRPr="00C75F2A">
        <w:rPr>
          <w:i w:val="0"/>
          <w:spacing w:val="-2"/>
        </w:rPr>
        <w:t xml:space="preserve"> </w:t>
      </w:r>
      <w:r w:rsidRPr="00C75F2A">
        <w:rPr>
          <w:i w:val="0"/>
        </w:rPr>
        <w:t>Requirements</w:t>
      </w:r>
      <w:bookmarkEnd w:id="216"/>
      <w:bookmarkEnd w:id="217"/>
      <w:bookmarkEnd w:id="218"/>
      <w:bookmarkEnd w:id="219"/>
      <w:bookmarkEnd w:id="220"/>
      <w:commentRangeEnd w:id="222"/>
      <w:r w:rsidR="00990B1F">
        <w:rPr>
          <w:rStyle w:val="CommentReference"/>
          <w:b w:val="0"/>
          <w:bCs w:val="0"/>
          <w:i w:val="0"/>
        </w:rPr>
        <w:commentReference w:id="222"/>
      </w:r>
      <w:commentRangeEnd w:id="223"/>
      <w:r w:rsidR="00E95B1B">
        <w:rPr>
          <w:rStyle w:val="CommentReference"/>
          <w:b w:val="0"/>
          <w:bCs w:val="0"/>
          <w:i w:val="0"/>
        </w:rPr>
        <w:commentReference w:id="223"/>
      </w:r>
      <w:bookmarkEnd w:id="221"/>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proofErr w:type="gramStart"/>
      <w:r>
        <w:t>teams.These</w:t>
      </w:r>
      <w:proofErr w:type="spellEnd"/>
      <w:proofErr w:type="gramEnd"/>
      <w:r>
        <w:t xml:space="preserve"> containers are to be filled following the aforementioned instruction sheet. Collection techniques will be </w:t>
      </w:r>
      <w:proofErr w:type="gramStart"/>
      <w:r>
        <w:t>demonstrated</w:t>
      </w:r>
      <w:proofErr w:type="gramEnd"/>
      <w:r>
        <w:t xml:space="preserve">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5EA8448" w:rsidR="000866DB" w:rsidRDefault="00601E6B" w:rsidP="00500F3C">
      <w:pPr>
        <w:pStyle w:val="BodyText"/>
        <w:ind w:right="301"/>
      </w:pPr>
      <w:r>
        <w:t>Monitors</w:t>
      </w:r>
      <w:bookmarkStart w:id="224" w:name="B2_SAMPLING_METHODS_REQUIREMENTS"/>
      <w:bookmarkStart w:id="225" w:name="_Hlk117068141"/>
      <w:bookmarkEnd w:id="224"/>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commentRangeStart w:id="226"/>
      <w:commentRangeStart w:id="227"/>
      <w:r>
        <w:t xml:space="preserve">Monitors will employ “Clean Hands – Dirty Hands” technique when handling sample vessels and equipment </w:t>
      </w:r>
      <w:r>
        <w:fldChar w:fldCharType="begin" w:fldLock="1"/>
      </w:r>
      <w:r>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fldChar w:fldCharType="separate"/>
      </w:r>
      <w:r>
        <w:rPr>
          <w:noProof/>
        </w:rPr>
        <w:t>(EPA 1996b)</w:t>
      </w:r>
      <w:r>
        <w:fldChar w:fldCharType="end"/>
      </w:r>
      <w:r>
        <w:t xml:space="preserve"> (see Appendix B for detailed protocol). </w:t>
      </w:r>
      <w:commentRangeEnd w:id="226"/>
      <w:r>
        <w:rPr>
          <w:rStyle w:val="CommentReference"/>
        </w:rPr>
        <w:commentReference w:id="226"/>
      </w:r>
      <w:commentRangeEnd w:id="227"/>
      <w:r w:rsidR="00E95B1B">
        <w:rPr>
          <w:rStyle w:val="CommentReference"/>
        </w:rPr>
        <w:commentReference w:id="227"/>
      </w:r>
      <w:r>
        <w:t>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t>
      </w:r>
      <w:proofErr w:type="gramStart"/>
      <w:r w:rsidR="000866DB">
        <w:t>water</w:t>
      </w:r>
      <w:proofErr w:type="gramEnd"/>
      <w:r w:rsidR="000866DB">
        <w:t xml:space="preserve">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28" w:name="_bookmark18"/>
      <w:bookmarkEnd w:id="228"/>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4A5B1F48" w:rsidR="000866DB" w:rsidRDefault="000866DB" w:rsidP="000866DB">
      <w:pPr>
        <w:ind w:left="687"/>
        <w:rPr>
          <w:b/>
          <w:sz w:val="24"/>
        </w:rPr>
      </w:pPr>
      <w:bookmarkStart w:id="229" w:name="_Toc133755224"/>
      <w:r>
        <w:rPr>
          <w:b/>
          <w:sz w:val="24"/>
        </w:rPr>
        <w:lastRenderedPageBreak/>
        <w:t xml:space="preserve">Table </w:t>
      </w:r>
      <w:r w:rsidR="00601E6B" w:rsidRPr="00D602D6">
        <w:rPr>
          <w:b/>
          <w:sz w:val="24"/>
          <w:szCs w:val="24"/>
        </w:rPr>
        <w:fldChar w:fldCharType="begin"/>
      </w:r>
      <w:r w:rsidR="00601E6B" w:rsidRPr="00D602D6">
        <w:rPr>
          <w:b/>
          <w:sz w:val="24"/>
          <w:szCs w:val="24"/>
        </w:rPr>
        <w:instrText xml:space="preserve"> SEQ Table \* ARABIC </w:instrText>
      </w:r>
      <w:r w:rsidR="00601E6B" w:rsidRPr="00D602D6">
        <w:rPr>
          <w:b/>
          <w:sz w:val="24"/>
          <w:szCs w:val="24"/>
        </w:rPr>
        <w:fldChar w:fldCharType="separate"/>
      </w:r>
      <w:r w:rsidR="00601E6B">
        <w:rPr>
          <w:b/>
          <w:noProof/>
          <w:sz w:val="24"/>
          <w:szCs w:val="24"/>
        </w:rPr>
        <w:t>9</w:t>
      </w:r>
      <w:r w:rsidR="00601E6B" w:rsidRPr="00D602D6">
        <w:rPr>
          <w:b/>
          <w:sz w:val="24"/>
          <w:szCs w:val="24"/>
        </w:rPr>
        <w:fldChar w:fldCharType="end"/>
      </w:r>
      <w:r w:rsidR="00601E6B" w:rsidRPr="00D602D6">
        <w:rPr>
          <w:b/>
          <w:sz w:val="24"/>
          <w:szCs w:val="24"/>
        </w:rPr>
        <w:t>.</w:t>
      </w:r>
      <w:r>
        <w:rPr>
          <w:b/>
          <w:sz w:val="24"/>
        </w:rPr>
        <w:t xml:space="preserve"> Preservation and Holding Times for Sample Analysis</w:t>
      </w:r>
      <w:bookmarkEnd w:id="229"/>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commentRangeStart w:id="230"/>
            <w:commentRangeStart w:id="231"/>
            <w:r w:rsidR="00601E6B">
              <w:rPr>
                <w:sz w:val="20"/>
              </w:rPr>
              <w:t>6</w:t>
            </w:r>
            <w:commentRangeEnd w:id="230"/>
            <w:r w:rsidR="00601E6B">
              <w:rPr>
                <w:rStyle w:val="CommentReference"/>
              </w:rPr>
              <w:commentReference w:id="230"/>
            </w:r>
            <w:commentRangeEnd w:id="231"/>
            <w:r w:rsidR="00E95B1B">
              <w:rPr>
                <w:rStyle w:val="CommentReference"/>
              </w:rPr>
              <w:commentReference w:id="231"/>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77777777"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proofErr w:type="gramStart"/>
      <w:r w:rsidR="000866DB">
        <w:rPr>
          <w:sz w:val="18"/>
        </w:rPr>
        <w:t>analysis</w:t>
      </w:r>
      <w:proofErr w:type="gramEnd"/>
      <w:r w:rsidR="000866DB">
        <w:rPr>
          <w:sz w:val="18"/>
        </w:rPr>
        <w:t>”</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32" w:name="_Toc117087855"/>
      <w:bookmarkStart w:id="233" w:name="_Toc125960348"/>
      <w:bookmarkStart w:id="234" w:name="_Toc125984008"/>
      <w:bookmarkStart w:id="235" w:name="_Toc125984291"/>
      <w:bookmarkStart w:id="236" w:name="_Toc132032663"/>
      <w:bookmarkStart w:id="237" w:name="_Toc133754246"/>
      <w:r>
        <w:t>B3. Sample Handling and Custody</w:t>
      </w:r>
      <w:r w:rsidRPr="00D602D6">
        <w:rPr>
          <w:spacing w:val="-4"/>
        </w:rPr>
        <w:t xml:space="preserve"> </w:t>
      </w:r>
      <w:r>
        <w:t>Requirements</w:t>
      </w:r>
      <w:bookmarkEnd w:id="232"/>
      <w:bookmarkEnd w:id="233"/>
      <w:bookmarkEnd w:id="234"/>
      <w:bookmarkEnd w:id="235"/>
      <w:bookmarkEnd w:id="236"/>
      <w:bookmarkEnd w:id="237"/>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38" w:name="B3._SAMPLE_HANDLING_AND_CUSTODY_REQUIREM"/>
      <w:bookmarkStart w:id="239" w:name="_Hlk117073971"/>
      <w:bookmarkEnd w:id="225"/>
      <w:bookmarkEnd w:id="238"/>
      <w:r>
        <w:rPr>
          <w:sz w:val="24"/>
        </w:rPr>
        <w:t xml:space="preserve">Samples will be labeled (see Figure </w:t>
      </w:r>
      <w:r w:rsidR="00601E6B" w:rsidRPr="00F5470E">
        <w:t>3</w:t>
      </w:r>
      <w:r>
        <w:rPr>
          <w:sz w:val="24"/>
        </w:rPr>
        <w:t xml:space="preserve">) and logged </w:t>
      </w:r>
      <w:proofErr w:type="gramStart"/>
      <w:r>
        <w:rPr>
          <w:sz w:val="24"/>
        </w:rPr>
        <w:t>on</w:t>
      </w:r>
      <w:proofErr w:type="gramEnd"/>
      <w:r>
        <w:rPr>
          <w:sz w:val="24"/>
        </w:rPr>
        <w:t xml:space="preserve">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commentRangeStart w:id="240"/>
      <w:commentRangeStart w:id="241"/>
      <w:r>
        <w:t>Sample collection vessels will be stored in double plastic bags, grouped by field site. Sample vessels will be handled only by gloved hands, per description of the “Clean Hands / Dirty Hands” methodology (see Field Sampling SOP in Appendix B).</w:t>
      </w:r>
      <w:commentRangeEnd w:id="240"/>
      <w:r>
        <w:rPr>
          <w:rStyle w:val="CommentReference"/>
        </w:rPr>
        <w:commentReference w:id="240"/>
      </w:r>
      <w:commentRangeEnd w:id="241"/>
      <w:r w:rsidR="00427A12">
        <w:rPr>
          <w:rStyle w:val="CommentReference"/>
        </w:rPr>
        <w:commentReference w:id="241"/>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w:t>
      </w:r>
      <w:r>
        <w:rPr>
          <w:sz w:val="24"/>
        </w:rPr>
        <w:lastRenderedPageBreak/>
        <w:t>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 xml:space="preserve">A portion of the samples will also be prepared for travel to SGS for further analysis. Samples will be repacked in insulated ice chests and kept in chilled condition with freezable ice packs. </w:t>
      </w:r>
      <w:proofErr w:type="gramStart"/>
      <w:r>
        <w:rPr>
          <w:sz w:val="24"/>
        </w:rPr>
        <w:t>Temperature</w:t>
      </w:r>
      <w:proofErr w:type="gramEnd"/>
      <w:r>
        <w:rPr>
          <w:sz w:val="24"/>
        </w:rPr>
        <w:t xml:space="preserv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015BB1" w:rsidRDefault="00015BB1" w:rsidP="00601E6B">
                              <w:pPr>
                                <w:tabs>
                                  <w:tab w:val="left" w:pos="2724"/>
                                </w:tabs>
                                <w:spacing w:line="199" w:lineRule="exact"/>
                                <w:rPr>
                                  <w:ins w:id="242" w:author="Benjamin Meyer" w:date="2023-04-18T10:26:00Z"/>
                                  <w:sz w:val="18"/>
                                </w:rPr>
                              </w:pPr>
                              <w:r>
                                <w:rPr>
                                  <w:sz w:val="18"/>
                                </w:rPr>
                                <w:t>Analyst:</w:t>
                              </w:r>
                              <w:r>
                                <w:rPr>
                                  <w:sz w:val="18"/>
                                  <w:u w:val="single"/>
                                </w:rPr>
                                <w:t xml:space="preserve"> </w:t>
                              </w:r>
                              <w:r>
                                <w:rPr>
                                  <w:sz w:val="18"/>
                                  <w:u w:val="single"/>
                                </w:rPr>
                                <w:tab/>
                              </w:r>
                              <w:r>
                                <w:rPr>
                                  <w:sz w:val="18"/>
                                </w:rPr>
                                <w:t>Signature</w:t>
                              </w:r>
                              <w:ins w:id="243" w:author="Benjamin Meyer" w:date="2023-04-18T10:26:00Z">
                                <w:r>
                                  <w:rPr>
                                    <w:sz w:val="18"/>
                                  </w:rPr>
                                  <w:t>:</w:t>
                                </w:r>
                              </w:ins>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015BB1" w:rsidRDefault="00015BB1" w:rsidP="00601E6B">
                        <w:pPr>
                          <w:tabs>
                            <w:tab w:val="left" w:pos="2724"/>
                          </w:tabs>
                          <w:spacing w:line="199" w:lineRule="exact"/>
                          <w:rPr>
                            <w:ins w:id="244" w:author="Benjamin Meyer" w:date="2023-04-18T10:26:00Z"/>
                            <w:sz w:val="18"/>
                          </w:rPr>
                        </w:pPr>
                        <w:r>
                          <w:rPr>
                            <w:sz w:val="18"/>
                          </w:rPr>
                          <w:t>Analyst:</w:t>
                        </w:r>
                        <w:r>
                          <w:rPr>
                            <w:sz w:val="18"/>
                            <w:u w:val="single"/>
                          </w:rPr>
                          <w:t xml:space="preserve"> </w:t>
                        </w:r>
                        <w:r>
                          <w:rPr>
                            <w:sz w:val="18"/>
                            <w:u w:val="single"/>
                          </w:rPr>
                          <w:tab/>
                        </w:r>
                        <w:r>
                          <w:rPr>
                            <w:sz w:val="18"/>
                          </w:rPr>
                          <w:t>Signature</w:t>
                        </w:r>
                        <w:ins w:id="245" w:author="Benjamin Meyer" w:date="2023-04-18T10:26:00Z">
                          <w:r>
                            <w:rPr>
                              <w:sz w:val="18"/>
                            </w:rPr>
                            <w:t>:</w:t>
                          </w:r>
                        </w:ins>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46" w:name="_Toc133755631"/>
    <w:p w14:paraId="4322E9B4" w14:textId="18938B0A"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47" w:name="_Hlk117074405"/>
      <w:r w:rsidR="000866DB" w:rsidRPr="00044A00">
        <w:rPr>
          <w:b/>
          <w:bCs/>
          <w:sz w:val="24"/>
        </w:rPr>
        <w:t xml:space="preserve">Figure </w:t>
      </w:r>
      <w:r w:rsidRPr="00044A00">
        <w:rPr>
          <w:b/>
          <w:bCs/>
          <w:i/>
          <w:sz w:val="24"/>
          <w:szCs w:val="24"/>
        </w:rPr>
        <w:fldChar w:fldCharType="begin"/>
      </w:r>
      <w:r w:rsidRPr="00044A00">
        <w:rPr>
          <w:b/>
          <w:bCs/>
          <w:sz w:val="24"/>
          <w:szCs w:val="24"/>
        </w:rPr>
        <w:instrText xml:space="preserve"> SEQ Figure \* ARABIC </w:instrText>
      </w:r>
      <w:r w:rsidRPr="00044A00">
        <w:rPr>
          <w:b/>
          <w:bCs/>
          <w:i/>
          <w:sz w:val="24"/>
          <w:szCs w:val="24"/>
        </w:rPr>
        <w:fldChar w:fldCharType="separate"/>
      </w:r>
      <w:r w:rsidRPr="00044A00">
        <w:rPr>
          <w:b/>
          <w:bCs/>
          <w:noProof/>
          <w:sz w:val="24"/>
          <w:szCs w:val="24"/>
        </w:rPr>
        <w:t>3</w:t>
      </w:r>
      <w:r w:rsidRPr="00044A00">
        <w:rPr>
          <w:b/>
          <w:bCs/>
          <w:i/>
          <w:sz w:val="24"/>
          <w:szCs w:val="24"/>
        </w:rPr>
        <w:fldChar w:fldCharType="end"/>
      </w:r>
      <w:r w:rsidRPr="00044A00">
        <w:rPr>
          <w:b/>
          <w:bCs/>
          <w:sz w:val="24"/>
          <w:szCs w:val="24"/>
        </w:rPr>
        <w:t>.</w:t>
      </w:r>
      <w:r w:rsidR="000866DB">
        <w:rPr>
          <w:b/>
          <w:sz w:val="24"/>
        </w:rPr>
        <w:t xml:space="preserve"> Sample Container Label</w:t>
      </w:r>
      <w:bookmarkEnd w:id="246"/>
    </w:p>
    <w:bookmarkEnd w:id="239"/>
    <w:bookmarkEnd w:id="247"/>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48" w:name="B4._ANALYTICAL_METHODS_REQUIREMENTS"/>
      <w:bookmarkStart w:id="249" w:name="_Hlk117074459"/>
      <w:bookmarkEnd w:id="248"/>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commentRangeStart w:id="250"/>
      <w:r w:rsidRPr="00621F9D">
        <w:rPr>
          <w:rFonts w:eastAsiaTheme="minorHAnsi"/>
          <w:bCs/>
          <w:i/>
          <w:sz w:val="24"/>
          <w:szCs w:val="24"/>
        </w:rPr>
        <w:lastRenderedPageBreak/>
        <w:t xml:space="preserve">Shipping Requirements </w:t>
      </w:r>
      <w:commentRangeEnd w:id="250"/>
      <w:r w:rsidR="00500F3C">
        <w:rPr>
          <w:rStyle w:val="CommentReference"/>
        </w:rPr>
        <w:commentReference w:id="250"/>
      </w:r>
    </w:p>
    <w:p w14:paraId="64C69CC8" w14:textId="77777777" w:rsidR="00601E6B" w:rsidRPr="00621F9D" w:rsidRDefault="00601E6B" w:rsidP="00601E6B">
      <w:pPr>
        <w:widowControl/>
        <w:adjustRightInd w:val="0"/>
        <w:rPr>
          <w:rFonts w:eastAsiaTheme="minorHAnsi"/>
          <w:sz w:val="24"/>
          <w:szCs w:val="24"/>
        </w:rPr>
      </w:pPr>
      <w:r w:rsidRPr="00621F9D">
        <w:rPr>
          <w:rFonts w:eastAsiaTheme="minorHAnsi"/>
          <w:sz w:val="24"/>
          <w:szCs w:val="24"/>
        </w:rPr>
        <w:t xml:space="preserve">Packaging, marking, labeling, and shipping of samples will comply with </w:t>
      </w:r>
      <w:commentRangeStart w:id="251"/>
      <w:r w:rsidRPr="00621F9D">
        <w:rPr>
          <w:rFonts w:eastAsiaTheme="minorHAnsi"/>
          <w:sz w:val="24"/>
          <w:szCs w:val="24"/>
        </w:rPr>
        <w:t>all regulations promulgated by the U. S. Department of Transportation in 49 CFR 171-177</w:t>
      </w:r>
      <w:commentRangeEnd w:id="251"/>
      <w:r w:rsidR="00F24EA0">
        <w:rPr>
          <w:rStyle w:val="CommentReference"/>
        </w:rPr>
        <w:commentReference w:id="251"/>
      </w:r>
      <w:r w:rsidRPr="00621F9D">
        <w:rPr>
          <w:rFonts w:eastAsiaTheme="minorHAnsi"/>
          <w:sz w:val="24"/>
          <w:szCs w:val="24"/>
        </w:rPr>
        <w:t xml:space="preserve">. Staff should receive the necessary training for shipping samples or consult with the contracted laboratory for shipping instructions. </w:t>
      </w:r>
    </w:p>
    <w:p w14:paraId="32798B9C" w14:textId="77777777" w:rsidR="00601E6B" w:rsidRDefault="00601E6B" w:rsidP="00601E6B">
      <w:pPr>
        <w:widowControl/>
        <w:adjustRightInd w:val="0"/>
        <w:rPr>
          <w:rFonts w:eastAsiaTheme="minorHAnsi"/>
          <w:sz w:val="24"/>
          <w:szCs w:val="24"/>
        </w:rPr>
      </w:pPr>
    </w:p>
    <w:p w14:paraId="7BEDA92C" w14:textId="77777777" w:rsidR="00601E6B" w:rsidRDefault="00601E6B" w:rsidP="00601E6B">
      <w:pPr>
        <w:widowControl/>
        <w:adjustRightInd w:val="0"/>
        <w:rPr>
          <w:rFonts w:eastAsiaTheme="minorHAnsi"/>
          <w:sz w:val="24"/>
          <w:szCs w:val="24"/>
        </w:rPr>
      </w:pPr>
      <w:commentRangeStart w:id="252"/>
      <w:r w:rsidRPr="00621F9D">
        <w:rPr>
          <w:rFonts w:eastAsiaTheme="minorHAnsi"/>
          <w:sz w:val="24"/>
          <w:szCs w:val="24"/>
        </w:rPr>
        <w:t xml:space="preserve">Samples collected in plastic bottles </w:t>
      </w:r>
      <w:commentRangeEnd w:id="252"/>
      <w:r w:rsidR="00FE3C7A">
        <w:rPr>
          <w:rStyle w:val="CommentReference"/>
        </w:rPr>
        <w:commentReference w:id="252"/>
      </w:r>
      <w:r w:rsidRPr="00621F9D">
        <w:rPr>
          <w:rFonts w:eastAsiaTheme="minorHAnsi"/>
          <w:sz w:val="24"/>
          <w:szCs w:val="24"/>
        </w:rPr>
        <w:t xml:space="preserve">may be 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w:t>
      </w:r>
      <w:commentRangeStart w:id="253"/>
      <w:r w:rsidRPr="00621F9D">
        <w:rPr>
          <w:rFonts w:eastAsiaTheme="minorHAnsi"/>
          <w:sz w:val="24"/>
          <w:szCs w:val="24"/>
        </w:rPr>
        <w:t xml:space="preserve">gel-ice/blue-ice </w:t>
      </w:r>
      <w:commentRangeEnd w:id="253"/>
      <w:r w:rsidR="00FE3C7A">
        <w:rPr>
          <w:rStyle w:val="CommentReference"/>
        </w:rPr>
        <w:commentReference w:id="253"/>
      </w:r>
      <w:r w:rsidRPr="00621F9D">
        <w:rPr>
          <w:rFonts w:eastAsiaTheme="minorHAnsi"/>
          <w:sz w:val="24"/>
          <w:szCs w:val="24"/>
        </w:rPr>
        <w:t xml:space="preserve">to maintain a temperature of less than </w:t>
      </w:r>
      <w:commentRangeStart w:id="254"/>
      <w:r w:rsidRPr="00621F9D">
        <w:rPr>
          <w:rFonts w:eastAsiaTheme="minorHAnsi"/>
          <w:sz w:val="24"/>
          <w:szCs w:val="24"/>
        </w:rPr>
        <w:t>four degrees C</w:t>
      </w:r>
      <w:commentRangeEnd w:id="254"/>
      <w:r w:rsidR="00FE3C7A">
        <w:rPr>
          <w:rStyle w:val="CommentReference"/>
        </w:rPr>
        <w:commentReference w:id="254"/>
      </w:r>
      <w:r w:rsidRPr="00621F9D">
        <w:rPr>
          <w:rFonts w:eastAsiaTheme="minorHAnsi"/>
          <w:sz w:val="24"/>
          <w:szCs w:val="24"/>
        </w:rPr>
        <w:t xml:space="preserve">. A temperature blank, 250 or 500 mL in size, will be placed in the cooler. Temperature will be measured </w:t>
      </w:r>
      <w:commentRangeStart w:id="255"/>
      <w:r w:rsidRPr="00621F9D">
        <w:rPr>
          <w:rFonts w:eastAsiaTheme="minorHAnsi"/>
          <w:sz w:val="24"/>
          <w:szCs w:val="24"/>
        </w:rPr>
        <w:t xml:space="preserve">prior to shipment and </w:t>
      </w:r>
      <w:commentRangeEnd w:id="255"/>
      <w:r w:rsidR="00FE3C7A">
        <w:rPr>
          <w:rStyle w:val="CommentReference"/>
        </w:rPr>
        <w:commentReference w:id="255"/>
      </w:r>
      <w:r w:rsidRPr="00621F9D">
        <w:rPr>
          <w:rFonts w:eastAsiaTheme="minorHAnsi"/>
          <w:sz w:val="24"/>
          <w:szCs w:val="24"/>
        </w:rPr>
        <w:t xml:space="preserve">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ns w:id="256" w:author="Benjamin Meyer" w:date="2023-04-18T10:26:00Z"/>
          <w:i/>
          <w:sz w:val="24"/>
          <w:szCs w:val="24"/>
        </w:rPr>
      </w:pPr>
    </w:p>
    <w:p w14:paraId="07F51136" w14:textId="77777777" w:rsidR="00601E6B" w:rsidRPr="00533954" w:rsidRDefault="00601E6B" w:rsidP="00533954">
      <w:pPr>
        <w:pStyle w:val="Heading2"/>
        <w:ind w:left="0"/>
      </w:pPr>
      <w:bookmarkStart w:id="257" w:name="_Toc117087856"/>
      <w:bookmarkStart w:id="258" w:name="_Toc125960349"/>
      <w:bookmarkStart w:id="259" w:name="_Toc125984009"/>
      <w:bookmarkStart w:id="260" w:name="_Toc125984292"/>
      <w:bookmarkStart w:id="261" w:name="_Toc132032664"/>
      <w:bookmarkStart w:id="262" w:name="_Toc133754247"/>
      <w:r w:rsidRPr="00533954">
        <w:t>B4. Analytical Methods Requirements</w:t>
      </w:r>
      <w:bookmarkEnd w:id="257"/>
      <w:bookmarkEnd w:id="258"/>
      <w:bookmarkEnd w:id="259"/>
      <w:bookmarkEnd w:id="260"/>
      <w:bookmarkEnd w:id="261"/>
      <w:bookmarkEnd w:id="262"/>
    </w:p>
    <w:p w14:paraId="62390B89" w14:textId="5B737558"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i/>
        </w:rPr>
        <w:fldChar w:fldCharType="begin" w:fldLock="1"/>
      </w:r>
      <w:r w:rsidR="00601E6B">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601E6B">
        <w:rPr>
          <w:i/>
        </w:rPr>
        <w:fldChar w:fldCharType="separate"/>
      </w:r>
      <w:r w:rsidR="00601E6B">
        <w:rPr>
          <w:noProof/>
        </w:rPr>
        <w:t>(EPA 1996a)</w:t>
      </w:r>
      <w:r w:rsidR="00601E6B">
        <w:rPr>
          <w:i/>
        </w:rPr>
        <w:fldChar w:fldCharType="end"/>
      </w:r>
      <w:r w:rsidR="00601E6B">
        <w:t>.</w:t>
      </w:r>
      <w:r>
        <w:t xml:space="preserve"> Documentation of methods used, along with precision and accuracy and detectability information is provided in </w:t>
      </w:r>
      <w:r w:rsidR="00601E6B" w:rsidRPr="00636CFA">
        <w:fldChar w:fldCharType="begin"/>
      </w:r>
      <w:r w:rsidR="00601E6B" w:rsidRPr="00636CFA">
        <w:instrText xml:space="preserve"> REF _Ref125965085 \h  \* MERGEFORMAT </w:instrText>
      </w:r>
      <w:r w:rsidR="00601E6B" w:rsidRPr="00636CFA">
        <w:fldChar w:fldCharType="separate"/>
      </w:r>
      <w:r w:rsidR="00601E6B" w:rsidRPr="009B53EB">
        <w:t xml:space="preserve">Table </w:t>
      </w:r>
      <w:r w:rsidR="00601E6B" w:rsidRPr="009B53EB">
        <w:rPr>
          <w:noProof/>
        </w:rPr>
        <w:t>2</w:t>
      </w:r>
      <w:r w:rsidR="00601E6B" w:rsidRPr="00636CFA">
        <w:fldChar w:fldCharType="end"/>
      </w:r>
      <w:r w:rsidR="00601E6B" w:rsidRPr="00636CFA">
        <w:t xml:space="preserve"> through </w:t>
      </w:r>
      <w:r w:rsidR="00601E6B" w:rsidRPr="00636CFA">
        <w:fldChar w:fldCharType="begin"/>
      </w:r>
      <w:r w:rsidR="00601E6B" w:rsidRPr="00636CFA">
        <w:instrText xml:space="preserve"> REF _Ref125970027 \h  \* MERGEFORMAT </w:instrText>
      </w:r>
      <w:r w:rsidR="00601E6B" w:rsidRPr="00636CFA">
        <w:fldChar w:fldCharType="separate"/>
      </w:r>
      <w:r w:rsidR="00601E6B" w:rsidRPr="009B53EB">
        <w:t xml:space="preserve">Table </w:t>
      </w:r>
      <w:r w:rsidR="00601E6B" w:rsidRPr="009B53EB">
        <w:rPr>
          <w:noProof/>
        </w:rPr>
        <w:t>5</w:t>
      </w:r>
      <w:r w:rsidR="00601E6B" w:rsidRPr="00636CFA">
        <w:fldChar w:fldCharType="end"/>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w:t>
      </w:r>
      <w:proofErr w:type="gramStart"/>
      <w:r>
        <w:t>direction</w:t>
      </w:r>
      <w:proofErr w:type="gramEnd"/>
      <w:r>
        <w:t xml:space="preserve">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63" w:name="_Toc132032665"/>
      <w:bookmarkStart w:id="264" w:name="_Toc133754248"/>
      <w:r w:rsidRPr="00533954">
        <w:t>B5. Quality Control Requirements</w:t>
      </w:r>
      <w:bookmarkEnd w:id="263"/>
      <w:bookmarkEnd w:id="264"/>
    </w:p>
    <w:p w14:paraId="2EFFA42C" w14:textId="282DF199" w:rsidR="000866DB" w:rsidRDefault="000866DB" w:rsidP="00500F3C">
      <w:pPr>
        <w:pStyle w:val="BodyText"/>
        <w:ind w:right="327"/>
      </w:pPr>
      <w:bookmarkStart w:id="265" w:name="B5._QUALITY_CONTROL_REQUIREMENTS"/>
      <w:bookmarkEnd w:id="265"/>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w:t>
      </w:r>
      <w:r w:rsidR="00601E6B" w:rsidRPr="00C72215">
        <w:fldChar w:fldCharType="begin"/>
      </w:r>
      <w:r w:rsidR="00601E6B" w:rsidRPr="00C72215">
        <w:instrText xml:space="preserve"> REF _Ref125970095 \h  \* MERGEFORMAT </w:instrText>
      </w:r>
      <w:r w:rsidR="00601E6B" w:rsidRPr="00C72215">
        <w:fldChar w:fldCharType="separate"/>
      </w:r>
      <w:r w:rsidR="00601E6B" w:rsidRPr="009B53EB">
        <w:t xml:space="preserve">Table </w:t>
      </w:r>
      <w:r w:rsidR="00601E6B" w:rsidRPr="009B53EB">
        <w:rPr>
          <w:noProof/>
        </w:rPr>
        <w:t>10</w:t>
      </w:r>
      <w:r w:rsidR="00601E6B" w:rsidRPr="00C72215">
        <w:fldChar w:fldCharType="end"/>
      </w:r>
      <w:r w:rsidR="00601E6B" w:rsidRPr="00C72215">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66" w:name="_Toc117087857"/>
      <w:bookmarkStart w:id="267" w:name="_Toc125960350"/>
      <w:bookmarkStart w:id="268" w:name="_Toc125984010"/>
      <w:bookmarkStart w:id="269" w:name="_Toc125984293"/>
      <w:bookmarkStart w:id="270" w:name="_Toc133754249"/>
      <w:r>
        <w:t>B.5.1</w:t>
      </w:r>
      <w:r w:rsidR="000866DB">
        <w:t>Field Quality Control (QC)</w:t>
      </w:r>
      <w:r w:rsidR="000866DB">
        <w:rPr>
          <w:spacing w:val="-1"/>
        </w:rPr>
        <w:t xml:space="preserve"> </w:t>
      </w:r>
      <w:r w:rsidR="000866DB">
        <w:t>Measures</w:t>
      </w:r>
      <w:bookmarkEnd w:id="266"/>
      <w:bookmarkEnd w:id="267"/>
      <w:bookmarkEnd w:id="268"/>
      <w:bookmarkEnd w:id="269"/>
      <w:bookmarkEnd w:id="270"/>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lastRenderedPageBreak/>
        <w:t xml:space="preserve">Maintenance, </w:t>
      </w:r>
      <w:proofErr w:type="gramStart"/>
      <w:r w:rsidRPr="00500F3C">
        <w:rPr>
          <w:sz w:val="24"/>
          <w:szCs w:val="24"/>
        </w:rPr>
        <w:t>cleaning</w:t>
      </w:r>
      <w:proofErr w:type="gramEnd"/>
      <w:r w:rsidRPr="00500F3C">
        <w:rPr>
          <w:sz w:val="24"/>
          <w:szCs w:val="24"/>
        </w:rPr>
        <w:t xml:space="preserve">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500F3C" w:rsidP="000866DB">
      <w:pPr>
        <w:pStyle w:val="ListParagraph"/>
        <w:numPr>
          <w:ilvl w:val="2"/>
          <w:numId w:val="1"/>
        </w:numPr>
        <w:tabs>
          <w:tab w:val="left" w:pos="958"/>
        </w:tabs>
        <w:spacing w:line="293" w:lineRule="exact"/>
        <w:ind w:left="958" w:hanging="288"/>
        <w:rPr>
          <w:sz w:val="24"/>
          <w:szCs w:val="24"/>
        </w:rPr>
      </w:pPr>
      <w:commentRangeStart w:id="271"/>
      <w:commentRangeEnd w:id="271"/>
      <w:r>
        <w:rPr>
          <w:rStyle w:val="CommentReference"/>
        </w:rPr>
        <w:commentReference w:id="271"/>
      </w:r>
      <w:r w:rsidR="000866DB" w:rsidRPr="00500F3C">
        <w:rPr>
          <w:sz w:val="24"/>
          <w:szCs w:val="24"/>
        </w:rPr>
        <w:t>Correct sample labeling and data</w:t>
      </w:r>
      <w:r w:rsidR="000866DB" w:rsidRPr="00500F3C">
        <w:rPr>
          <w:spacing w:val="-3"/>
          <w:sz w:val="24"/>
          <w:szCs w:val="24"/>
        </w:rPr>
        <w:t xml:space="preserve"> </w:t>
      </w:r>
      <w:r w:rsidR="000866DB"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7FB5CD15" w14:textId="58859C68" w:rsidR="000866DB" w:rsidRPr="00500F3C" w:rsidRDefault="000866DB" w:rsidP="000866DB">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w:t>
      </w:r>
      <w:proofErr w:type="gramStart"/>
      <w:r w:rsidRPr="00500F3C">
        <w:rPr>
          <w:sz w:val="24"/>
          <w:szCs w:val="24"/>
        </w:rPr>
        <w:t>Comparison</w:t>
      </w:r>
      <w:proofErr w:type="gramEnd"/>
      <w:r w:rsidRPr="00500F3C">
        <w:rPr>
          <w:sz w:val="24"/>
          <w:szCs w:val="24"/>
        </w:rPr>
        <w:t xml:space="preserve">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7777777" w:rsidR="00601E6B" w:rsidRPr="00500F3C" w:rsidRDefault="00601E6B" w:rsidP="00CD7519">
      <w:pPr>
        <w:pStyle w:val="BodyText"/>
        <w:numPr>
          <w:ilvl w:val="0"/>
          <w:numId w:val="43"/>
        </w:numPr>
        <w:spacing w:line="275" w:lineRule="exact"/>
      </w:pPr>
      <w:commentRangeStart w:id="272"/>
      <w:commentRangeStart w:id="273"/>
      <w:r w:rsidRPr="00500F3C">
        <w:t>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commentRangeEnd w:id="272"/>
      <w:r w:rsidRPr="00500F3C">
        <w:rPr>
          <w:rStyle w:val="CommentReference"/>
          <w:sz w:val="24"/>
          <w:szCs w:val="24"/>
        </w:rPr>
        <w:commentReference w:id="272"/>
      </w:r>
      <w:commentRangeEnd w:id="273"/>
      <w:r w:rsidR="00E374D5">
        <w:rPr>
          <w:rStyle w:val="CommentReference"/>
        </w:rPr>
        <w:commentReference w:id="273"/>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74"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79ACA4C6" w14:textId="77777777" w:rsidR="00225170" w:rsidRDefault="00225170" w:rsidP="000866DB">
      <w:pPr>
        <w:spacing w:before="91"/>
        <w:ind w:left="688" w:right="337"/>
        <w:rPr>
          <w:b/>
          <w:sz w:val="24"/>
          <w:szCs w:val="24"/>
        </w:rPr>
      </w:pPr>
    </w:p>
    <w:p w14:paraId="6541CDE6" w14:textId="77777777" w:rsidR="00225170" w:rsidRDefault="00225170" w:rsidP="000866DB">
      <w:pPr>
        <w:spacing w:before="91"/>
        <w:ind w:left="688" w:right="337"/>
        <w:rPr>
          <w:b/>
          <w:sz w:val="24"/>
          <w:szCs w:val="24"/>
        </w:rPr>
      </w:pPr>
    </w:p>
    <w:p w14:paraId="1EE2E4CA" w14:textId="77777777" w:rsidR="00225170" w:rsidRDefault="00225170" w:rsidP="000866DB">
      <w:pPr>
        <w:spacing w:before="91"/>
        <w:ind w:left="688" w:right="337"/>
        <w:rPr>
          <w:b/>
          <w:sz w:val="24"/>
          <w:szCs w:val="24"/>
        </w:rPr>
      </w:pPr>
    </w:p>
    <w:p w14:paraId="03199328" w14:textId="77777777" w:rsidR="00546B7D" w:rsidRDefault="00546B7D" w:rsidP="000866DB">
      <w:pPr>
        <w:spacing w:before="91"/>
        <w:ind w:left="688" w:right="337"/>
        <w:rPr>
          <w:b/>
          <w:sz w:val="24"/>
          <w:szCs w:val="24"/>
        </w:rPr>
      </w:pPr>
    </w:p>
    <w:p w14:paraId="2B71C88F" w14:textId="77777777" w:rsidR="00546B7D" w:rsidRDefault="00546B7D" w:rsidP="000866DB">
      <w:pPr>
        <w:spacing w:before="91"/>
        <w:ind w:left="688" w:right="337"/>
        <w:rPr>
          <w:b/>
          <w:sz w:val="24"/>
          <w:szCs w:val="24"/>
        </w:rPr>
      </w:pPr>
    </w:p>
    <w:p w14:paraId="5E17C8CE" w14:textId="77777777" w:rsidR="00546B7D" w:rsidRDefault="00546B7D" w:rsidP="000866DB">
      <w:pPr>
        <w:spacing w:before="91"/>
        <w:ind w:left="688" w:right="337"/>
        <w:rPr>
          <w:b/>
          <w:sz w:val="24"/>
          <w:szCs w:val="24"/>
        </w:rPr>
      </w:pPr>
    </w:p>
    <w:p w14:paraId="48EF487C" w14:textId="46E6CA12" w:rsidR="000866DB" w:rsidRDefault="00601E6B" w:rsidP="000866DB">
      <w:pPr>
        <w:spacing w:before="91"/>
        <w:ind w:left="688" w:right="337"/>
        <w:rPr>
          <w:b/>
          <w:sz w:val="24"/>
        </w:rPr>
      </w:pPr>
      <w:bookmarkStart w:id="275" w:name="_Toc133755225"/>
      <w:r w:rsidRPr="00C72215">
        <w:rPr>
          <w:b/>
          <w:sz w:val="24"/>
          <w:szCs w:val="24"/>
        </w:rPr>
        <w:lastRenderedPageBreak/>
        <w:t xml:space="preserve">Table </w:t>
      </w:r>
      <w:r w:rsidRPr="00C72215">
        <w:rPr>
          <w:b/>
          <w:i/>
          <w:sz w:val="24"/>
          <w:szCs w:val="24"/>
        </w:rPr>
        <w:fldChar w:fldCharType="begin"/>
      </w:r>
      <w:r w:rsidRPr="00C72215">
        <w:rPr>
          <w:b/>
          <w:sz w:val="24"/>
          <w:szCs w:val="24"/>
        </w:rPr>
        <w:instrText xml:space="preserve"> SEQ Table \* ARABIC </w:instrText>
      </w:r>
      <w:r w:rsidRPr="00C72215">
        <w:rPr>
          <w:b/>
          <w:i/>
          <w:sz w:val="24"/>
          <w:szCs w:val="24"/>
        </w:rPr>
        <w:fldChar w:fldCharType="separate"/>
      </w:r>
      <w:r>
        <w:rPr>
          <w:b/>
          <w:noProof/>
          <w:sz w:val="24"/>
          <w:szCs w:val="24"/>
        </w:rPr>
        <w:t>10</w:t>
      </w:r>
      <w:r w:rsidRPr="00C72215">
        <w:rPr>
          <w:b/>
          <w:i/>
          <w:sz w:val="24"/>
          <w:szCs w:val="24"/>
        </w:rPr>
        <w:fldChar w:fldCharType="end"/>
      </w:r>
      <w:bookmarkEnd w:id="274"/>
      <w:r w:rsidRPr="00C72215">
        <w:rPr>
          <w:b/>
          <w:sz w:val="24"/>
          <w:szCs w:val="24"/>
        </w:rPr>
        <w:t xml:space="preserve"> (page 1 of 2).</w:t>
      </w:r>
      <w:bookmarkStart w:id="276" w:name="_bookmark22"/>
      <w:bookmarkStart w:id="277" w:name="_Hlk117075281"/>
      <w:bookmarkEnd w:id="249"/>
      <w:bookmarkEnd w:id="276"/>
      <w:r w:rsidR="000866DB">
        <w:rPr>
          <w:b/>
          <w:sz w:val="24"/>
        </w:rPr>
        <w:t xml:space="preserve"> Field Quality Control Samples. </w:t>
      </w:r>
      <w:proofErr w:type="gramStart"/>
      <w:r w:rsidR="000866DB">
        <w:rPr>
          <w:b/>
          <w:sz w:val="24"/>
        </w:rPr>
        <w:t>Table</w:t>
      </w:r>
      <w:proofErr w:type="gramEnd"/>
      <w:r w:rsidR="000866DB">
        <w:rPr>
          <w:b/>
          <w:sz w:val="24"/>
        </w:rPr>
        <w:t xml:space="preserv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75"/>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19C4002D" w:rsidR="000866DB" w:rsidRDefault="000866DB" w:rsidP="00816966">
            <w:pPr>
              <w:pStyle w:val="TableParagraph"/>
              <w:spacing w:before="10" w:line="230" w:lineRule="atLeast"/>
              <w:ind w:left="1118" w:right="98" w:hanging="977"/>
              <w:rPr>
                <w:sz w:val="20"/>
              </w:rPr>
            </w:pPr>
            <w:r>
              <w:rPr>
                <w:sz w:val="20"/>
              </w:rPr>
              <w:t xml:space="preserve">≤ BTEX DL (see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commentRangeStart w:id="278"/>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commentRangeEnd w:id="278"/>
            <w:r>
              <w:rPr>
                <w:rStyle w:val="CommentReference"/>
              </w:rPr>
              <w:commentReference w:id="278"/>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E2C37A4" w14:textId="1470EADF" w:rsidR="000866DB" w:rsidRDefault="000866DB" w:rsidP="00816966">
            <w:pPr>
              <w:pStyle w:val="TableParagraph"/>
              <w:ind w:left="159" w:right="134"/>
              <w:jc w:val="center"/>
              <w:rPr>
                <w:sz w:val="20"/>
              </w:rPr>
            </w:pPr>
            <w:r>
              <w:rPr>
                <w:sz w:val="20"/>
              </w:rPr>
              <w:t>See Section A7</w:t>
            </w:r>
            <w:r w:rsidR="00601E6B" w:rsidRPr="00740AA8">
              <w:rPr>
                <w:sz w:val="20"/>
                <w:szCs w:val="20"/>
              </w:rPr>
              <w:t xml:space="preserve">, </w:t>
            </w:r>
            <w:r w:rsidR="00601E6B" w:rsidRPr="00740AA8">
              <w:rPr>
                <w:sz w:val="20"/>
                <w:szCs w:val="20"/>
              </w:rPr>
              <w:fldChar w:fldCharType="begin"/>
            </w:r>
            <w:r w:rsidR="00601E6B" w:rsidRPr="00740AA8">
              <w:rPr>
                <w:sz w:val="20"/>
                <w:szCs w:val="20"/>
              </w:rPr>
              <w:instrText xml:space="preserve"> REF _Ref125970212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3</w:t>
            </w:r>
            <w:r w:rsidR="00601E6B" w:rsidRPr="00740AA8">
              <w:rPr>
                <w:sz w:val="20"/>
                <w:szCs w:val="20"/>
              </w:rPr>
              <w:fldChar w:fldCharType="end"/>
            </w:r>
            <w:r w:rsidR="00601E6B" w:rsidRPr="00740AA8">
              <w:rPr>
                <w:sz w:val="20"/>
                <w:szCs w:val="20"/>
              </w:rPr>
              <w:t xml:space="preserve"> through </w:t>
            </w:r>
            <w:r w:rsidR="00601E6B" w:rsidRPr="00740AA8">
              <w:rPr>
                <w:sz w:val="20"/>
                <w:szCs w:val="20"/>
              </w:rPr>
              <w:fldChar w:fldCharType="begin"/>
            </w:r>
            <w:r w:rsidR="00601E6B" w:rsidRPr="00740AA8">
              <w:rPr>
                <w:sz w:val="20"/>
                <w:szCs w:val="20"/>
              </w:rPr>
              <w:instrText xml:space="preserve"> REF _Ref125970027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5</w:t>
            </w:r>
            <w:r w:rsidR="00601E6B" w:rsidRPr="00740AA8">
              <w:rPr>
                <w:sz w:val="20"/>
                <w:szCs w:val="20"/>
              </w:rPr>
              <w:fldChar w:fldCharType="end"/>
            </w:r>
            <w:r w:rsidR="00601E6B" w:rsidRPr="00740AA8">
              <w:rPr>
                <w:sz w:val="20"/>
                <w:szCs w:val="20"/>
              </w:rPr>
              <w:t xml:space="preserve"> for</w:t>
            </w:r>
            <w:r>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7118F757"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8A47DA0" w:rsidR="000866DB" w:rsidRDefault="00601E6B" w:rsidP="000221D8">
            <w:pPr>
              <w:pStyle w:val="TableParagraph"/>
              <w:jc w:val="center"/>
              <w:rPr>
                <w:sz w:val="20"/>
              </w:rPr>
            </w:pPr>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sz w:val="20"/>
                <w:szCs w:val="20"/>
              </w:rPr>
              <w:fldChar w:fldCharType="begin" w:fldLock="1"/>
            </w:r>
            <w:r>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234A69A3" w:rsidR="000866DB" w:rsidRDefault="000866DB" w:rsidP="00816966">
            <w:pPr>
              <w:pStyle w:val="TableParagraph"/>
              <w:spacing w:before="126"/>
              <w:ind w:left="169" w:right="125" w:firstLine="205"/>
              <w:rPr>
                <w:sz w:val="20"/>
              </w:rPr>
            </w:pPr>
            <w:r>
              <w:rPr>
                <w:sz w:val="20"/>
              </w:rPr>
              <w:t xml:space="preserve">See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7777777"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p>
        </w:tc>
      </w:tr>
    </w:tbl>
    <w:p w14:paraId="49FF38FF" w14:textId="3DE8CB38" w:rsidR="000866DB" w:rsidRDefault="000866DB" w:rsidP="000866DB">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summer Monitoring event. The replicate samples will be rotated among the 7 teams of monitors.</w:t>
      </w:r>
    </w:p>
    <w:p w14:paraId="1AB452EB" w14:textId="53D46C6B" w:rsidR="00601E6B" w:rsidRPr="00857133" w:rsidRDefault="00601E6B" w:rsidP="00601E6B">
      <w:pPr>
        <w:spacing w:line="249" w:lineRule="auto"/>
        <w:ind w:left="957" w:right="288" w:hanging="210"/>
        <w:rPr>
          <w:sz w:val="20"/>
        </w:rPr>
        <w:sectPr w:rsidR="00601E6B" w:rsidRPr="00857133">
          <w:headerReference w:type="default" r:id="rId42"/>
          <w:footerReference w:type="default" r:id="rId43"/>
          <w:pgSz w:w="11900" w:h="16840"/>
          <w:pgMar w:top="1620" w:right="940" w:bottom="940" w:left="1040" w:header="929" w:footer="744" w:gutter="0"/>
          <w:cols w:space="720"/>
        </w:sectPr>
      </w:pPr>
      <w:commentRangeStart w:id="281"/>
      <w:r>
        <w:rPr>
          <w:sz w:val="20"/>
          <w:vertAlign w:val="superscript"/>
        </w:rPr>
        <w:t xml:space="preserve">b </w:t>
      </w:r>
      <w:r>
        <w:rPr>
          <w:sz w:val="20"/>
        </w:rPr>
        <w:t xml:space="preserve">  One field blank collection for total and dissolved metals will be randomly assigned to two sites per sampling event.</w:t>
      </w:r>
      <w:commentRangeEnd w:id="281"/>
      <w:r w:rsidR="00E374D5">
        <w:rPr>
          <w:rStyle w:val="CommentReference"/>
        </w:rPr>
        <w:commentReference w:id="281"/>
      </w:r>
    </w:p>
    <w:p w14:paraId="5E064AA8" w14:textId="460B5122" w:rsidR="000866DB" w:rsidRDefault="00601E6B" w:rsidP="000866DB">
      <w:pPr>
        <w:spacing w:before="91"/>
        <w:ind w:left="688"/>
        <w:rPr>
          <w:b/>
          <w:sz w:val="24"/>
        </w:rPr>
      </w:pPr>
      <w:r w:rsidRPr="00740AA8">
        <w:rPr>
          <w:b/>
          <w:i/>
          <w:sz w:val="24"/>
        </w:rPr>
        <w:lastRenderedPageBreak/>
        <w:fldChar w:fldCharType="begin"/>
      </w:r>
      <w:r w:rsidRPr="00740AA8">
        <w:rPr>
          <w:b/>
          <w:sz w:val="24"/>
        </w:rPr>
        <w:instrText xml:space="preserve"> REF _Ref125970095 \h  \* MERGEFORMAT </w:instrText>
      </w:r>
      <w:r w:rsidRPr="00740AA8">
        <w:rPr>
          <w:b/>
          <w:i/>
          <w:sz w:val="24"/>
        </w:rPr>
      </w:r>
      <w:r w:rsidRPr="00740AA8">
        <w:rPr>
          <w:b/>
          <w:i/>
          <w:sz w:val="24"/>
        </w:rPr>
        <w:fldChar w:fldCharType="separate"/>
      </w:r>
      <w:r w:rsidRPr="00C72215">
        <w:rPr>
          <w:b/>
          <w:sz w:val="24"/>
          <w:szCs w:val="24"/>
        </w:rPr>
        <w:t xml:space="preserve">Table </w:t>
      </w:r>
      <w:r>
        <w:rPr>
          <w:b/>
          <w:noProof/>
          <w:sz w:val="24"/>
          <w:szCs w:val="24"/>
        </w:rPr>
        <w:t>10</w:t>
      </w:r>
      <w:r w:rsidRPr="00740AA8">
        <w:rPr>
          <w:b/>
          <w:i/>
          <w:sz w:val="24"/>
        </w:rPr>
        <w:fldChar w:fldCharType="end"/>
      </w:r>
      <w:r w:rsidRPr="00740AA8">
        <w:rPr>
          <w:b/>
          <w:sz w:val="24"/>
        </w:rPr>
        <w:t xml:space="preserve">. </w:t>
      </w:r>
      <w:r w:rsidRPr="00740AA8">
        <w:rPr>
          <w:b/>
          <w:sz w:val="24"/>
          <w:szCs w:val="24"/>
        </w:rPr>
        <w:t>(</w:t>
      </w:r>
      <w:proofErr w:type="gramStart"/>
      <w:r w:rsidRPr="00740AA8">
        <w:rPr>
          <w:b/>
          <w:sz w:val="24"/>
          <w:szCs w:val="24"/>
        </w:rPr>
        <w:t>page</w:t>
      </w:r>
      <w:proofErr w:type="gramEnd"/>
      <w:r w:rsidRPr="00740AA8">
        <w:rPr>
          <w:b/>
          <w:sz w:val="24"/>
          <w:szCs w:val="24"/>
        </w:rPr>
        <w:t xml:space="preserve"> 2 of 3).</w:t>
      </w:r>
      <w:bookmarkStart w:id="282" w:name="_bookmark23"/>
      <w:bookmarkEnd w:id="282"/>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0A5C1055" w14:textId="04F9A488" w:rsidR="000866DB" w:rsidRDefault="00601E6B" w:rsidP="00816966">
            <w:pPr>
              <w:pStyle w:val="TableParagraph"/>
              <w:ind w:left="159" w:right="134"/>
              <w:jc w:val="center"/>
              <w:rPr>
                <w:sz w:val="20"/>
              </w:rPr>
            </w:pPr>
            <w:r w:rsidRPr="00740AA8">
              <w:rPr>
                <w:sz w:val="20"/>
                <w:szCs w:val="20"/>
              </w:rPr>
              <w:t>≤ DL (</w:t>
            </w:r>
            <w:r w:rsidR="000866DB">
              <w:rPr>
                <w:sz w:val="20"/>
              </w:rPr>
              <w:t>See Section A7</w:t>
            </w:r>
            <w:r w:rsidRPr="00740AA8">
              <w:rPr>
                <w:sz w:val="20"/>
                <w:szCs w:val="20"/>
              </w:rPr>
              <w:t xml:space="preserve">, </w:t>
            </w:r>
            <w:r w:rsidRPr="00740AA8">
              <w:rPr>
                <w:sz w:val="20"/>
                <w:szCs w:val="20"/>
              </w:rPr>
              <w:fldChar w:fldCharType="begin"/>
            </w:r>
            <w:r w:rsidRPr="00740AA8">
              <w:rPr>
                <w:sz w:val="20"/>
                <w:szCs w:val="20"/>
              </w:rPr>
              <w:instrText xml:space="preserve"> REF _Ref125970212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w:t>
            </w:r>
            <w:r w:rsidR="000866DB">
              <w:rPr>
                <w:sz w:val="20"/>
              </w:rPr>
              <w:t xml:space="preserve"> analyte-specific precision criteria</w:t>
            </w:r>
            <w:r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338E8">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338E8">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338E8">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338E8">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338E8">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338E8">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338E8">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601E6B">
      <w:pPr>
        <w:spacing w:line="228" w:lineRule="exact"/>
        <w:jc w:val="center"/>
        <w:rPr>
          <w:sz w:val="20"/>
        </w:rPr>
        <w:sectPr w:rsidR="00601E6B">
          <w:pgSz w:w="11900" w:h="16840"/>
          <w:pgMar w:top="1620" w:right="940" w:bottom="940" w:left="1040" w:header="929" w:footer="744" w:gutter="0"/>
          <w:cols w:space="720"/>
        </w:sectPr>
      </w:pPr>
    </w:p>
    <w:p w14:paraId="743DB713" w14:textId="77777777" w:rsidR="00601E6B" w:rsidRPr="00740AA8" w:rsidRDefault="00601E6B" w:rsidP="00601E6B">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Pr="00C72215">
        <w:rPr>
          <w:b/>
        </w:rPr>
        <w:t xml:space="preserve">Table </w:t>
      </w:r>
      <w:r w:rsidRPr="009B53EB">
        <w:rPr>
          <w:b/>
          <w:noProof/>
        </w:rPr>
        <w:t>10</w:t>
      </w:r>
      <w:r w:rsidRPr="00740AA8">
        <w:rPr>
          <w:b/>
        </w:rPr>
        <w:fldChar w:fldCharType="end"/>
      </w:r>
      <w:r w:rsidRPr="00740AA8">
        <w:rPr>
          <w:b/>
        </w:rPr>
        <w:t xml:space="preserve">. </w:t>
      </w:r>
      <w:r>
        <w:rPr>
          <w:b/>
        </w:rPr>
        <w:t>(</w:t>
      </w:r>
      <w:proofErr w:type="gramStart"/>
      <w:r>
        <w:rPr>
          <w:b/>
        </w:rPr>
        <w:t>page</w:t>
      </w:r>
      <w:proofErr w:type="gramEnd"/>
      <w:r>
        <w:rPr>
          <w:b/>
        </w:rPr>
        <w:t xml:space="preserve"> 3</w:t>
      </w:r>
      <w:r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 xml:space="preserve">Field/Lab Quality Control </w:t>
            </w:r>
            <w:commentRangeStart w:id="283"/>
            <w:commentRangeStart w:id="284"/>
            <w:r>
              <w:rPr>
                <w:b/>
              </w:rPr>
              <w:t>Sample</w:t>
            </w:r>
            <w:commentRangeEnd w:id="283"/>
            <w:r w:rsidR="00990B1F">
              <w:rPr>
                <w:rStyle w:val="CommentReference"/>
              </w:rPr>
              <w:commentReference w:id="283"/>
            </w:r>
            <w:commentRangeEnd w:id="284"/>
            <w:r w:rsidR="00E374D5">
              <w:rPr>
                <w:rStyle w:val="CommentReference"/>
              </w:rPr>
              <w:commentReference w:id="284"/>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85" w:name="_Toc117087858"/>
      <w:bookmarkStart w:id="286" w:name="_Toc125960351"/>
      <w:bookmarkStart w:id="287" w:name="_Toc125984011"/>
      <w:bookmarkStart w:id="288" w:name="_Toc125984294"/>
      <w:bookmarkStart w:id="289" w:name="_Toc132032666"/>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bookmarkStart w:id="290" w:name="_Toc133754250"/>
      <w:r w:rsidRPr="000221D8">
        <w:lastRenderedPageBreak/>
        <w:t>B6. Instrument / Equipment Testing, Inspection and Maintenance</w:t>
      </w:r>
      <w:bookmarkEnd w:id="285"/>
      <w:bookmarkEnd w:id="286"/>
      <w:bookmarkEnd w:id="287"/>
      <w:bookmarkEnd w:id="288"/>
      <w:bookmarkEnd w:id="289"/>
      <w:bookmarkEnd w:id="290"/>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91" w:name="B6._INSTRUMENT_/_EQUIPMENT_TESTING,_INSP"/>
      <w:bookmarkEnd w:id="291"/>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t>
      </w:r>
      <w:proofErr w:type="gramStart"/>
      <w:r>
        <w:t>were</w:t>
      </w:r>
      <w:proofErr w:type="gramEnd"/>
      <w:r>
        <w:t xml:space="preserv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B5B599C" w:rsidR="000866DB" w:rsidRDefault="000866DB" w:rsidP="000221D8">
      <w:pPr>
        <w:pStyle w:val="BodyText"/>
        <w:ind w:right="302"/>
      </w:pPr>
      <w:r>
        <w:t xml:space="preserve">All </w:t>
      </w:r>
      <w:proofErr w:type="gramStart"/>
      <w:r>
        <w:t>equipment,</w:t>
      </w:r>
      <w:proofErr w:type="gramEnd"/>
      <w:r>
        <w:t xml:space="preserve">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 xml:space="preserve">drop-off location. SGS will provide extra sampling bottles in case </w:t>
      </w:r>
      <w:commentRangeStart w:id="292"/>
      <w:r w:rsidR="00601E6B">
        <w:t>some are missing in the kits</w:t>
      </w:r>
      <w:commentRangeEnd w:id="292"/>
      <w:r w:rsidR="00F70B3F">
        <w:rPr>
          <w:rStyle w:val="CommentReference"/>
        </w:rPr>
        <w:commentReference w:id="292"/>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93" w:name="_Toc117087860"/>
      <w:bookmarkStart w:id="294" w:name="_Toc125960353"/>
      <w:bookmarkStart w:id="295" w:name="_Toc125984013"/>
      <w:bookmarkStart w:id="296" w:name="_Toc125984296"/>
      <w:bookmarkStart w:id="297" w:name="_Toc132032668"/>
      <w:bookmarkStart w:id="298" w:name="_Toc133754251"/>
      <w:r>
        <w:t>B7. Instrument Calibration</w:t>
      </w:r>
      <w:r>
        <w:rPr>
          <w:spacing w:val="-2"/>
        </w:rPr>
        <w:t xml:space="preserve"> </w:t>
      </w:r>
      <w:r>
        <w:t>Procedures</w:t>
      </w:r>
      <w:bookmarkEnd w:id="293"/>
      <w:bookmarkEnd w:id="294"/>
      <w:bookmarkEnd w:id="295"/>
      <w:bookmarkEnd w:id="296"/>
      <w:bookmarkEnd w:id="297"/>
      <w:bookmarkEnd w:id="298"/>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99" w:name="B7._INSTRUMENT_CALIBRATION_PROCEDURES"/>
      <w:bookmarkEnd w:id="299"/>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commentRangeStart w:id="300"/>
      <w:r w:rsidR="00601E6B">
        <w:t>QAP</w:t>
      </w:r>
      <w:r>
        <w:t xml:space="preserve"> </w:t>
      </w:r>
      <w:commentRangeEnd w:id="300"/>
      <w:r w:rsidR="00F70B3F">
        <w:rPr>
          <w:rStyle w:val="CommentReference"/>
        </w:rPr>
        <w:commentReference w:id="300"/>
      </w:r>
      <w:r>
        <w:t xml:space="preserve">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w:t>
      </w:r>
      <w:r w:rsidR="00601E6B">
        <w:t>partner agencies</w:t>
      </w:r>
      <w:bookmarkStart w:id="301" w:name="_Toc125960354"/>
      <w:bookmarkStart w:id="302" w:name="_Toc125984297"/>
      <w:bookmarkStart w:id="303"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301"/>
      <w:bookmarkEnd w:id="302"/>
      <w:bookmarkEnd w:id="303"/>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304" w:name="_Toc117087861"/>
      <w:bookmarkStart w:id="305" w:name="_Toc125960355"/>
      <w:bookmarkStart w:id="306" w:name="_Toc125984014"/>
      <w:bookmarkStart w:id="307" w:name="_Toc125984298"/>
      <w:bookmarkStart w:id="308" w:name="_Toc132032670"/>
      <w:bookmarkStart w:id="309" w:name="_Toc133754252"/>
      <w:r>
        <w:t>B8. Inspection and Acceptance Requirements for</w:t>
      </w:r>
      <w:r>
        <w:rPr>
          <w:spacing w:val="-9"/>
        </w:rPr>
        <w:t xml:space="preserve"> </w:t>
      </w:r>
      <w:r>
        <w:t>Supplies</w:t>
      </w:r>
      <w:bookmarkEnd w:id="304"/>
      <w:bookmarkEnd w:id="305"/>
      <w:bookmarkEnd w:id="306"/>
      <w:bookmarkEnd w:id="307"/>
      <w:bookmarkEnd w:id="308"/>
      <w:bookmarkEnd w:id="309"/>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310" w:name="B8._INSPECTION_AND_ACCEPTANCE_REQUIREMEN"/>
      <w:bookmarkEnd w:id="310"/>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311" w:name="_Toc117087862"/>
      <w:bookmarkStart w:id="312" w:name="_Toc125960356"/>
      <w:bookmarkStart w:id="313" w:name="_Toc125984015"/>
      <w:bookmarkStart w:id="314" w:name="_Toc125984299"/>
      <w:bookmarkStart w:id="315" w:name="_Toc132032671"/>
      <w:bookmarkStart w:id="316" w:name="_Toc133754253"/>
      <w:r>
        <w:t>B9. Data Acquisition Requirements for Non-Direct Measurements</w:t>
      </w:r>
      <w:bookmarkEnd w:id="311"/>
      <w:bookmarkEnd w:id="312"/>
      <w:bookmarkEnd w:id="313"/>
      <w:bookmarkEnd w:id="314"/>
      <w:bookmarkEnd w:id="315"/>
      <w:bookmarkEnd w:id="316"/>
    </w:p>
    <w:p w14:paraId="2A657714" w14:textId="225A6784" w:rsidR="000866DB" w:rsidRDefault="000866DB" w:rsidP="000221D8">
      <w:pPr>
        <w:pStyle w:val="BodyText"/>
        <w:ind w:right="254"/>
      </w:pPr>
    </w:p>
    <w:p w14:paraId="646EEC94" w14:textId="719D8DB2" w:rsidR="000221D8" w:rsidRPr="00225170" w:rsidRDefault="000866DB" w:rsidP="00225170">
      <w:pPr>
        <w:pStyle w:val="BodyText"/>
        <w:ind w:right="254"/>
      </w:pPr>
      <w:bookmarkStart w:id="317" w:name="B9._DATA_ACQUISITION_REQUIREMENTS_FOR_NO"/>
      <w:bookmarkEnd w:id="317"/>
      <w:r>
        <w:t xml:space="preserve">Weather data downloaded or purchased through the National Oceanic and Atmospheric Administration (NOAA) </w:t>
      </w:r>
      <w:r w:rsidR="00601E6B">
        <w:t>w</w:t>
      </w:r>
      <w:r w:rsidR="00601E6B" w:rsidRPr="006F1622">
        <w:t>eb site (</w:t>
      </w:r>
      <w:hyperlink r:id="rId44" w:history="1">
        <w:r w:rsidR="00601E6B" w:rsidRPr="006F1622">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t>(</w:t>
      </w:r>
      <w:hyperlink r:id="rId45" w:history="1">
        <w:r w:rsidR="00601E6B" w:rsidRPr="0022144D">
          <w:rPr>
            <w:rStyle w:val="Hyperlink"/>
          </w:rPr>
          <w:t>https://maps.waterdata.usgs.gov/mapper/)</w:t>
        </w:r>
      </w:hyperlink>
      <w:r>
        <w:t>and will be assumed to be accurate.</w:t>
      </w:r>
      <w:bookmarkStart w:id="318" w:name="B10._DATA_MANAGEMENT"/>
      <w:bookmarkStart w:id="319" w:name="_Toc117087864"/>
      <w:bookmarkStart w:id="320" w:name="_Toc125960357"/>
      <w:bookmarkStart w:id="321" w:name="_Toc125984016"/>
      <w:bookmarkStart w:id="322" w:name="_Toc125984300"/>
      <w:bookmarkStart w:id="323" w:name="_Toc132032672"/>
      <w:bookmarkEnd w:id="318"/>
    </w:p>
    <w:p w14:paraId="4E3CD9D8" w14:textId="5593BFB5" w:rsidR="000866DB" w:rsidRDefault="000866DB" w:rsidP="00990B1F">
      <w:pPr>
        <w:pStyle w:val="Heading2"/>
        <w:ind w:left="0"/>
      </w:pPr>
      <w:bookmarkStart w:id="324" w:name="_Toc133754254"/>
      <w:r>
        <w:lastRenderedPageBreak/>
        <w:t>B10.</w:t>
      </w:r>
      <w:r w:rsidR="00601E6B">
        <w:t xml:space="preserve"> Data</w:t>
      </w:r>
      <w:r w:rsidR="00601E6B">
        <w:rPr>
          <w:spacing w:val="-2"/>
        </w:rPr>
        <w:t xml:space="preserve"> </w:t>
      </w:r>
      <w:r w:rsidR="00601E6B">
        <w:t>Management</w:t>
      </w:r>
      <w:bookmarkEnd w:id="319"/>
      <w:bookmarkEnd w:id="320"/>
      <w:bookmarkEnd w:id="321"/>
      <w:bookmarkEnd w:id="322"/>
      <w:bookmarkEnd w:id="323"/>
      <w:bookmarkEnd w:id="324"/>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 xml:space="preserve">Aggregated in a manner consistent with their prime </w:t>
      </w:r>
      <w:proofErr w:type="gramStart"/>
      <w:r>
        <w:rPr>
          <w:sz w:val="24"/>
        </w:rPr>
        <w:t>use</w:t>
      </w:r>
      <w:proofErr w:type="gramEnd"/>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25" w:name="_Toc132022486"/>
    </w:p>
    <w:p w14:paraId="640483B1" w14:textId="0017D4FF" w:rsidR="000866DB" w:rsidRDefault="000866DB" w:rsidP="000221D8">
      <w:pPr>
        <w:pStyle w:val="BodyText"/>
        <w:ind w:right="475"/>
      </w:pPr>
      <w:bookmarkStart w:id="326"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601E6B">
        <w:fldChar w:fldCharType="begin"/>
      </w:r>
      <w:r w:rsidR="00601E6B">
        <w:instrText xml:space="preserve"> SEQ Figure \* ARABIC </w:instrText>
      </w:r>
      <w:r w:rsidR="00601E6B">
        <w:fldChar w:fldCharType="separate"/>
      </w:r>
      <w:r w:rsidR="00601E6B">
        <w:rPr>
          <w:noProof/>
        </w:rPr>
        <w:t>4</w:t>
      </w:r>
      <w:r w:rsidR="00601E6B">
        <w:rPr>
          <w:noProof/>
        </w:rPr>
        <w:fldChar w:fldCharType="end"/>
      </w:r>
      <w:r w:rsidR="00601E6B">
        <w:t xml:space="preserve"> for details.</w:t>
      </w:r>
      <w:bookmarkEnd w:id="325"/>
      <w:bookmarkEnd w:id="326"/>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0589CC03" w14:textId="1412DC5E" w:rsidR="000866DB" w:rsidRPr="000221D8" w:rsidRDefault="000866DB" w:rsidP="00CD7519">
      <w:pPr>
        <w:pStyle w:val="ListParagraph"/>
        <w:numPr>
          <w:ilvl w:val="0"/>
          <w:numId w:val="5"/>
        </w:numPr>
        <w:tabs>
          <w:tab w:val="left" w:pos="1047"/>
          <w:tab w:val="left" w:pos="1048"/>
        </w:tabs>
        <w:ind w:left="1047" w:right="295"/>
        <w:rPr>
          <w:sz w:val="24"/>
          <w:szCs w:val="24"/>
        </w:rPr>
      </w:pPr>
      <w:r>
        <w:rPr>
          <w:sz w:val="24"/>
        </w:rPr>
        <w:t xml:space="preserve">The sampling team is responsible for field measurements/sample collection and recording of data and subsequent shipment </w:t>
      </w:r>
      <w:r w:rsidRPr="000221D8">
        <w:rPr>
          <w:sz w:val="24"/>
          <w:szCs w:val="24"/>
        </w:rPr>
        <w:t xml:space="preserve">of samples to laboratories for analyses. They assemble data files, which includes raw data, calibration information and certificates, QC checks (routine checks), data flags, sampler comments and </w:t>
      </w:r>
      <w:r w:rsidR="00601E6B" w:rsidRPr="000221D8">
        <w:rPr>
          <w:sz w:val="24"/>
          <w:szCs w:val="24"/>
        </w:rPr>
        <w:t>metadata</w:t>
      </w:r>
      <w:r w:rsidRPr="000221D8">
        <w:rPr>
          <w:sz w:val="24"/>
          <w:szCs w:val="24"/>
        </w:rPr>
        <w:t xml:space="preserve"> where available. These files are assembled and forwarded for secondary data review by the sampling manager or</w:t>
      </w:r>
      <w:r w:rsidRPr="000221D8">
        <w:rPr>
          <w:spacing w:val="-1"/>
          <w:sz w:val="24"/>
          <w:szCs w:val="24"/>
        </w:rPr>
        <w:t xml:space="preserve"> </w:t>
      </w:r>
      <w:r w:rsidRPr="000221D8">
        <w:rPr>
          <w:sz w:val="24"/>
          <w:szCs w:val="24"/>
        </w:rPr>
        <w:t>supervisor.</w:t>
      </w:r>
    </w:p>
    <w:p w14:paraId="1264445E" w14:textId="77777777" w:rsidR="000866DB" w:rsidRDefault="000866DB" w:rsidP="00CD7519">
      <w:pPr>
        <w:pStyle w:val="ListParagraph"/>
        <w:numPr>
          <w:ilvl w:val="0"/>
          <w:numId w:val="5"/>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2B9F833F" w14:textId="329CBA7F" w:rsidR="000866DB" w:rsidRPr="000221D8" w:rsidRDefault="000866DB" w:rsidP="00CD7519">
      <w:pPr>
        <w:pStyle w:val="ListParagraph"/>
        <w:numPr>
          <w:ilvl w:val="0"/>
          <w:numId w:val="5"/>
        </w:numPr>
        <w:tabs>
          <w:tab w:val="left" w:pos="1047"/>
          <w:tab w:val="left" w:pos="1048"/>
        </w:tabs>
        <w:ind w:left="1047" w:right="552"/>
        <w:rPr>
          <w:sz w:val="24"/>
          <w:szCs w:val="24"/>
        </w:rPr>
      </w:pPr>
      <w:r>
        <w:rPr>
          <w:sz w:val="24"/>
        </w:rPr>
        <w:t xml:space="preserve">Secondary reviewers (sampling </w:t>
      </w:r>
      <w:r w:rsidRPr="000221D8">
        <w:rPr>
          <w:sz w:val="24"/>
          <w:szCs w:val="24"/>
        </w:rPr>
        <w:t xml:space="preserve">coordinator/supervisor/project supervisor) are responsible for QA/QC review, verification and validation of field and laboratory data and data reformatting as appropriate for reporting to </w:t>
      </w:r>
      <w:r w:rsidR="00601E6B" w:rsidRPr="000221D8">
        <w:rPr>
          <w:sz w:val="24"/>
          <w:szCs w:val="24"/>
        </w:rPr>
        <w:t>the EPA Water Quality Exchange, AWQMS (if subscribed),</w:t>
      </w:r>
      <w:r w:rsidRPr="000221D8">
        <w:rPr>
          <w:sz w:val="24"/>
          <w:szCs w:val="24"/>
        </w:rPr>
        <w:t xml:space="preserve"> and reporting validated data to the project</w:t>
      </w:r>
      <w:r w:rsidRPr="000221D8">
        <w:rPr>
          <w:spacing w:val="-3"/>
          <w:sz w:val="24"/>
          <w:szCs w:val="24"/>
        </w:rPr>
        <w:t xml:space="preserve"> </w:t>
      </w:r>
      <w:r w:rsidRPr="000221D8">
        <w:rPr>
          <w:sz w:val="24"/>
          <w:szCs w:val="24"/>
        </w:rPr>
        <w:t>manager.</w:t>
      </w:r>
    </w:p>
    <w:p w14:paraId="217ACB19" w14:textId="77777777" w:rsidR="000866DB" w:rsidRDefault="000866DB" w:rsidP="00CD7519">
      <w:pPr>
        <w:pStyle w:val="ListParagraph"/>
        <w:numPr>
          <w:ilvl w:val="0"/>
          <w:numId w:val="5"/>
        </w:numPr>
        <w:tabs>
          <w:tab w:val="left" w:pos="1047"/>
          <w:tab w:val="left" w:pos="1048"/>
        </w:tabs>
        <w:spacing w:before="1"/>
        <w:ind w:left="1047" w:right="306"/>
        <w:rPr>
          <w:sz w:val="24"/>
        </w:rPr>
      </w:pPr>
      <w:r w:rsidRPr="000221D8">
        <w:rPr>
          <w:sz w:val="24"/>
          <w:szCs w:val="24"/>
        </w:rPr>
        <w:t>The project QA officer is responsible for performing routine independent reviews of data to ensure the monitoring projects data quality object</w:t>
      </w:r>
      <w:r>
        <w:rPr>
          <w:sz w:val="24"/>
        </w:rPr>
        <w:t>ives are being met. Findings and recommended corrective actions (as appropriate) are reported directly to project management.</w:t>
      </w:r>
    </w:p>
    <w:p w14:paraId="7ECE554C" w14:textId="77777777" w:rsidR="000866DB" w:rsidRDefault="000866DB" w:rsidP="00CD7519">
      <w:pPr>
        <w:pStyle w:val="ListParagraph"/>
        <w:numPr>
          <w:ilvl w:val="0"/>
          <w:numId w:val="5"/>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proofErr w:type="gramStart"/>
      <w:r w:rsidRPr="00B34ACF">
        <w:rPr>
          <w:sz w:val="24"/>
        </w:rPr>
        <w:t>certification</w:t>
      </w:r>
      <w:proofErr w:type="gramEnd"/>
    </w:p>
    <w:p w14:paraId="41F1F825" w14:textId="77777777" w:rsidR="00601E6B" w:rsidRDefault="00601E6B" w:rsidP="00CD7519">
      <w:pPr>
        <w:pStyle w:val="BodyText"/>
        <w:numPr>
          <w:ilvl w:val="0"/>
          <w:numId w:val="44"/>
        </w:numPr>
        <w:ind w:right="389"/>
      </w:pPr>
      <w:r>
        <w:t xml:space="preserve">Prior to </w:t>
      </w:r>
      <w:commentRangeStart w:id="327"/>
      <w:r>
        <w:t>uplift</w:t>
      </w:r>
      <w:commentRangeEnd w:id="327"/>
      <w:r w:rsidR="00F70B3F">
        <w:rPr>
          <w:rStyle w:val="CommentReference"/>
        </w:rPr>
        <w:commentReference w:id="327"/>
      </w:r>
      <w:r>
        <w:t xml:space="preserve"> to the EPA Water Quality Exchange, a final tertiary review is conducted by a third party, such as the </w:t>
      </w:r>
      <w:r w:rsidRPr="00124C91">
        <w:t xml:space="preserve">ADEC DOW </w:t>
      </w:r>
      <w:r>
        <w:t>Water Quality Nonpoint Source Regional Staff</w:t>
      </w:r>
      <w:r w:rsidRPr="00124C91">
        <w:t>/WQAO</w:t>
      </w:r>
      <w:r>
        <w:t xml:space="preserve"> or another party as recommended by ADEC and technical review board members</w:t>
      </w:r>
      <w:r w:rsidRPr="00124C91">
        <w:t>.</w:t>
      </w:r>
    </w:p>
    <w:p w14:paraId="7AC98C7D" w14:textId="77777777" w:rsidR="00601E6B" w:rsidRPr="00124C91" w:rsidRDefault="00601E6B" w:rsidP="00CD7519">
      <w:pPr>
        <w:pStyle w:val="BodyText"/>
        <w:numPr>
          <w:ilvl w:val="0"/>
          <w:numId w:val="44"/>
        </w:numPr>
        <w:ind w:right="389"/>
      </w:pPr>
      <w:r>
        <w:t xml:space="preserve">ADEC staff will perform a biannual assessment of water quality that has been </w:t>
      </w:r>
      <w:commentRangeStart w:id="328"/>
      <w:r>
        <w:t>uplifted</w:t>
      </w:r>
      <w:commentRangeEnd w:id="328"/>
      <w:r w:rsidR="00F70B3F">
        <w:rPr>
          <w:rStyle w:val="CommentReference"/>
        </w:rPr>
        <w:commentReference w:id="328"/>
      </w:r>
      <w:r>
        <w:t xml:space="preserve"> to the EPA Water Quality Exchange in the context of regulatory limits as part of their Integrated Assessment report.</w:t>
      </w:r>
    </w:p>
    <w:p w14:paraId="211F8A94" w14:textId="77777777" w:rsidR="00601E6B" w:rsidRDefault="00601E6B" w:rsidP="00601E6B">
      <w:pPr>
        <w:pStyle w:val="BodyText"/>
        <w:rPr>
          <w:sz w:val="26"/>
        </w:rPr>
      </w:pPr>
    </w:p>
    <w:p w14:paraId="52140A49" w14:textId="77777777" w:rsidR="00601E6B" w:rsidRDefault="00601E6B" w:rsidP="00601E6B">
      <w:pPr>
        <w:pStyle w:val="BodyText"/>
        <w:spacing w:before="2"/>
        <w:rPr>
          <w:sz w:val="22"/>
        </w:rPr>
      </w:pPr>
    </w:p>
    <w:p w14:paraId="45F30258" w14:textId="330C1D8A" w:rsidR="000866DB" w:rsidRDefault="00601E6B" w:rsidP="00225170">
      <w:pPr>
        <w:pStyle w:val="Heading2"/>
        <w:ind w:left="0"/>
      </w:pPr>
      <w:bookmarkStart w:id="329" w:name="_Toc133754255"/>
      <w:r w:rsidRPr="000221D8">
        <w:t xml:space="preserve">B10.1 </w:t>
      </w:r>
      <w:r w:rsidR="000866DB">
        <w:t>Data Storage and</w:t>
      </w:r>
      <w:r w:rsidR="000866DB">
        <w:rPr>
          <w:spacing w:val="-2"/>
        </w:rPr>
        <w:t xml:space="preserve"> </w:t>
      </w:r>
      <w:r w:rsidR="000866DB">
        <w:t>Retention</w:t>
      </w:r>
      <w:bookmarkEnd w:id="329"/>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9F87C85" w:rsidR="000866DB" w:rsidRDefault="000866DB" w:rsidP="000221D8">
      <w:pPr>
        <w:pStyle w:val="BodyText"/>
        <w:ind w:right="295"/>
      </w:pPr>
      <w:r>
        <w:t xml:space="preserve">All data are reviewed by the Project QA Officer and the Project Manager before data </w:t>
      </w:r>
      <w:proofErr w:type="gramStart"/>
      <w:r>
        <w:t>are</w:t>
      </w:r>
      <w:proofErr w:type="gramEnd"/>
      <w:r>
        <w:t xml:space="preserve"> accepted. Data will be </w:t>
      </w:r>
      <w:r w:rsidR="00601E6B">
        <w:t>converted</w:t>
      </w:r>
      <w:r>
        <w:t xml:space="preserve"> into a customized template in Microsoft Excel</w:t>
      </w:r>
      <w:r w:rsidR="00601E6B">
        <w:t xml:space="preserve"> compatible with the data </w:t>
      </w:r>
      <w:commentRangeStart w:id="330"/>
      <w:r w:rsidR="00601E6B">
        <w:t>uplift</w:t>
      </w:r>
      <w:commentRangeEnd w:id="330"/>
      <w:r w:rsidR="00F70B3F">
        <w:rPr>
          <w:rStyle w:val="CommentReference"/>
        </w:rPr>
        <w:commentReference w:id="330"/>
      </w:r>
      <w:r w:rsidR="00601E6B">
        <w:t xml:space="preserve"> procedure being applied (</w:t>
      </w:r>
      <w:proofErr w:type="gramStart"/>
      <w:r w:rsidR="00601E6B">
        <w:t>e.g.</w:t>
      </w:r>
      <w:proofErr w:type="gramEnd"/>
      <w:r w:rsidR="00601E6B">
        <w:t xml:space="preserve"> the EPA Water Quality Exchange or the Ambient Water Quality Management System (AWQMS)).</w:t>
      </w:r>
      <w:r>
        <w:t xml:space="preserve"> Data will be reviewed to determine if water quality problems </w:t>
      </w:r>
      <w:proofErr w:type="gramStart"/>
      <w:r>
        <w:t>exist</w:t>
      </w:r>
      <w:proofErr w:type="gramEnd"/>
      <w:r>
        <w:t xml:space="preserve"> </w:t>
      </w:r>
      <w:proofErr w:type="gramStart"/>
      <w:r>
        <w:t>and</w:t>
      </w:r>
      <w:proofErr w:type="gramEnd"/>
      <w:r>
        <w:t xml:space="preserve"> any values exceed water quality standards. Data files are backed up on KWF server</w:t>
      </w:r>
      <w:r w:rsidR="00601E6B">
        <w:t>, which in turn is backed up at a remote location by the IT service provider North Tech Group (</w:t>
      </w:r>
      <w:hyperlink r:id="rId46" w:history="1">
        <w:r w:rsidR="00601E6B" w:rsidRPr="00EC698C">
          <w:rPr>
            <w:rStyle w:val="Hyperlink"/>
          </w:rPr>
          <w:t>https://northtechgroup.com/</w:t>
        </w:r>
      </w:hyperlink>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47">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331" w:name="_Toc117087865"/>
    </w:p>
    <w:p w14:paraId="04077F6B" w14:textId="77777777" w:rsidR="00601E6B" w:rsidRPr="007A54D9" w:rsidRDefault="00601E6B" w:rsidP="00601E6B">
      <w:pPr>
        <w:pStyle w:val="Heading2"/>
        <w:ind w:left="0"/>
      </w:pPr>
      <w:bookmarkStart w:id="332" w:name="_Toc125960358"/>
      <w:bookmarkStart w:id="333" w:name="_Toc125984017"/>
      <w:bookmarkStart w:id="334" w:name="_Toc125984301"/>
      <w:bookmarkStart w:id="335" w:name="_Toc132032673"/>
      <w:bookmarkStart w:id="336" w:name="_Toc133754256"/>
      <w:r w:rsidRPr="007A54D9">
        <w:t>C1. Assessments and Response</w:t>
      </w:r>
      <w:r w:rsidRPr="00D523EC">
        <w:t xml:space="preserve"> </w:t>
      </w:r>
      <w:r w:rsidRPr="007A54D9">
        <w:t>Actions</w:t>
      </w:r>
      <w:bookmarkEnd w:id="331"/>
      <w:bookmarkEnd w:id="332"/>
      <w:bookmarkEnd w:id="333"/>
      <w:bookmarkEnd w:id="334"/>
      <w:bookmarkEnd w:id="335"/>
      <w:bookmarkEnd w:id="336"/>
    </w:p>
    <w:p w14:paraId="10F6F73A" w14:textId="77777777" w:rsidR="000866DB" w:rsidRDefault="000866DB" w:rsidP="000866DB">
      <w:pPr>
        <w:pStyle w:val="BodyText"/>
        <w:spacing w:before="9"/>
        <w:rPr>
          <w:b/>
          <w:sz w:val="23"/>
        </w:rPr>
      </w:pPr>
      <w:bookmarkStart w:id="337" w:name="C1._ASSESSMENTS_AND_RESPONSE_ACTIONS"/>
      <w:bookmarkEnd w:id="337"/>
    </w:p>
    <w:p w14:paraId="6D771CB2" w14:textId="77777777" w:rsidR="000866DB" w:rsidRDefault="000866DB" w:rsidP="00044240">
      <w:pPr>
        <w:pStyle w:val="BodyText"/>
        <w:ind w:right="301"/>
      </w:pPr>
      <w:r>
        <w:t xml:space="preserve">Assessments are independent (of management) evaluations of the monitoring project that are performed by the Project’s QA Officer or his/her </w:t>
      </w:r>
      <w:proofErr w:type="gramStart"/>
      <w:r>
        <w:t>designee</w:t>
      </w:r>
      <w:proofErr w:type="gramEnd"/>
      <w:r>
        <w:t>.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5A9ED566"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EA1489E"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 xml:space="preserve">Calculation of monitoring project’s overall achieved precision, accuracy and data completeness compared to QAPP defined precision, </w:t>
      </w:r>
      <w:proofErr w:type="gramStart"/>
      <w:r>
        <w:rPr>
          <w:sz w:val="24"/>
        </w:rPr>
        <w:t>accuracy</w:t>
      </w:r>
      <w:proofErr w:type="gramEnd"/>
      <w:r>
        <w:rPr>
          <w:sz w:val="24"/>
        </w:rPr>
        <w:t xml:space="preserve">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w:t>
      </w:r>
      <w:proofErr w:type="gramStart"/>
      <w:r>
        <w:t>calibration</w:t>
      </w:r>
      <w:proofErr w:type="gramEnd"/>
      <w:r>
        <w:t xml:space="preserve">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w:t>
      </w:r>
      <w:proofErr w:type="gramStart"/>
      <w:r>
        <w:t>pointed-out</w:t>
      </w:r>
      <w:proofErr w:type="gramEnd"/>
      <w:r>
        <w:t xml:space="preserve">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38" w:name="C2._QA_REPORTS_to_Management"/>
      <w:bookmarkStart w:id="339" w:name="_Toc132032674"/>
      <w:bookmarkStart w:id="340" w:name="_Toc133754257"/>
      <w:bookmarkEnd w:id="338"/>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39"/>
      <w:bookmarkEnd w:id="340"/>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 xml:space="preserve">All </w:t>
      </w:r>
      <w:proofErr w:type="gramStart"/>
      <w:r>
        <w:rPr>
          <w:sz w:val="24"/>
        </w:rPr>
        <w:t>field</w:t>
      </w:r>
      <w:proofErr w:type="gramEnd"/>
      <w:r>
        <w:rPr>
          <w:sz w:val="24"/>
        </w:rPr>
        <w:t xml:space="preserve">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 xml:space="preserve">in section </w:t>
      </w:r>
      <w:proofErr w:type="gramStart"/>
      <w:r w:rsidR="00601E6B">
        <w:rPr>
          <w:spacing w:val="-3"/>
          <w:sz w:val="24"/>
        </w:rPr>
        <w:t>A7</w:t>
      </w:r>
      <w:proofErr w:type="gramEnd"/>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proofErr w:type="gramStart"/>
      <w:r>
        <w:rPr>
          <w:sz w:val="24"/>
        </w:rPr>
        <w:t>analyte</w:t>
      </w:r>
      <w:proofErr w:type="gramEnd"/>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proofErr w:type="gramStart"/>
      <w:r>
        <w:rPr>
          <w:sz w:val="24"/>
        </w:rPr>
        <w:t>results</w:t>
      </w:r>
      <w:proofErr w:type="gramEnd"/>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proofErr w:type="gramStart"/>
      <w:r>
        <w:rPr>
          <w:sz w:val="24"/>
        </w:rPr>
        <w:t>RPD</w:t>
      </w:r>
      <w:proofErr w:type="gramEnd"/>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921E646"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8" w:history="1">
        <w:r w:rsidR="00601E6B" w:rsidRPr="0041192E">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41" w:name="D1._DATA_REVIEW,_VALIDATION_AND_VERIFICA"/>
      <w:bookmarkStart w:id="342" w:name="_Toc117087867"/>
      <w:bookmarkStart w:id="343" w:name="_Toc125960360"/>
      <w:bookmarkStart w:id="344" w:name="_Toc125984019"/>
      <w:bookmarkStart w:id="345" w:name="_Toc125984303"/>
      <w:bookmarkStart w:id="346" w:name="_Toc132032675"/>
      <w:bookmarkStart w:id="347" w:name="_Toc133754258"/>
      <w:bookmarkEnd w:id="341"/>
      <w:r>
        <w:t>D1.</w:t>
      </w:r>
      <w:r w:rsidR="00601E6B">
        <w:t xml:space="preserve"> Data Review, Validation, and Verification Requirements</w:t>
      </w:r>
      <w:bookmarkEnd w:id="342"/>
      <w:bookmarkEnd w:id="343"/>
      <w:bookmarkEnd w:id="344"/>
      <w:bookmarkEnd w:id="345"/>
      <w:bookmarkEnd w:id="346"/>
      <w:bookmarkEnd w:id="347"/>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 xml:space="preserve">The Project Manager and the Quality Assurance Officer will conduct data review and validation. This process for data review is described under Sections B10 and A7. Data that </w:t>
      </w:r>
      <w:proofErr w:type="gramStart"/>
      <w:r>
        <w:t>are</w:t>
      </w:r>
      <w:proofErr w:type="gramEnd"/>
      <w:r>
        <w:t xml:space="preserv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48" w:name="_Toc117087868"/>
      <w:bookmarkStart w:id="349" w:name="_Toc125960361"/>
      <w:bookmarkStart w:id="350" w:name="_Toc125984020"/>
      <w:bookmarkStart w:id="351" w:name="_Toc125984304"/>
      <w:bookmarkStart w:id="352" w:name="_Toc132032676"/>
      <w:bookmarkStart w:id="353" w:name="_Toc133754259"/>
      <w:r>
        <w:t>D2. Validation and Verification Methods</w:t>
      </w:r>
      <w:bookmarkEnd w:id="348"/>
      <w:bookmarkEnd w:id="349"/>
      <w:bookmarkEnd w:id="350"/>
      <w:bookmarkEnd w:id="351"/>
      <w:bookmarkEnd w:id="352"/>
      <w:bookmarkEnd w:id="353"/>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54" w:name="D2._VALIDATION_AND_VERIFICATION_METHODS"/>
      <w:bookmarkEnd w:id="354"/>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w:t>
      </w:r>
      <w:proofErr w:type="gramStart"/>
      <w:r>
        <w:t>i.e.</w:t>
      </w:r>
      <w:proofErr w:type="gramEnd"/>
      <w:r>
        <w:t xml:space="preserv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55" w:name="_Toc132706069"/>
      <w:bookmarkStart w:id="356" w:name="_Toc133754260"/>
      <w:r>
        <w:t>Laboratory Quality Control (QC) Measures</w:t>
      </w:r>
      <w:bookmarkEnd w:id="355"/>
      <w:bookmarkEnd w:id="356"/>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 xml:space="preserve">Laboratory instrumentation </w:t>
      </w:r>
      <w:proofErr w:type="gramStart"/>
      <w:r>
        <w:rPr>
          <w:sz w:val="24"/>
        </w:rPr>
        <w:t>maintained</w:t>
      </w:r>
      <w:proofErr w:type="gramEnd"/>
      <w:r>
        <w:rPr>
          <w:sz w:val="24"/>
        </w:rPr>
        <w:t xml:space="preserve">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 xml:space="preserve">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w:t>
      </w:r>
      <w:proofErr w:type="gramStart"/>
      <w:r>
        <w:t>these</w:t>
      </w:r>
      <w:proofErr w:type="gramEnd"/>
      <w:r>
        <w:t xml:space="preserv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57" w:name="D3._RECONCILIATION_WITH_DATA_QUALITY_OBJ"/>
      <w:bookmarkStart w:id="358" w:name="_Toc117087869"/>
      <w:bookmarkStart w:id="359" w:name="_Toc125960362"/>
      <w:bookmarkStart w:id="360" w:name="_Toc125984021"/>
      <w:bookmarkStart w:id="361" w:name="_Toc125984305"/>
      <w:bookmarkStart w:id="362" w:name="_Toc132032677"/>
      <w:bookmarkStart w:id="363" w:name="_Toc133754261"/>
      <w:bookmarkEnd w:id="357"/>
      <w:r>
        <w:t>D3.</w:t>
      </w:r>
      <w:r w:rsidR="00601E6B">
        <w:t xml:space="preserve"> Reconciliation with Data Quality</w:t>
      </w:r>
      <w:r w:rsidR="00601E6B">
        <w:rPr>
          <w:spacing w:val="-4"/>
        </w:rPr>
        <w:t xml:space="preserve"> </w:t>
      </w:r>
      <w:r w:rsidR="00601E6B">
        <w:t>Objectives</w:t>
      </w:r>
      <w:bookmarkEnd w:id="358"/>
      <w:bookmarkEnd w:id="359"/>
      <w:bookmarkEnd w:id="360"/>
      <w:bookmarkEnd w:id="361"/>
      <w:bookmarkEnd w:id="362"/>
      <w:bookmarkEnd w:id="363"/>
    </w:p>
    <w:p w14:paraId="65FBEC80" w14:textId="77777777" w:rsidR="000866DB" w:rsidRDefault="000866DB" w:rsidP="000866DB">
      <w:pPr>
        <w:pStyle w:val="BodyText"/>
        <w:spacing w:before="9"/>
        <w:rPr>
          <w:b/>
          <w:sz w:val="23"/>
        </w:rPr>
      </w:pPr>
    </w:p>
    <w:p w14:paraId="41587BCF" w14:textId="41AB4CAE"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601E6B" w:rsidRPr="004638CA">
        <w:fldChar w:fldCharType="begin"/>
      </w:r>
      <w:r w:rsidR="00601E6B" w:rsidRPr="004638CA">
        <w:instrText xml:space="preserve"> REF _Ref125965085 \h  \* MERGEFORMAT </w:instrText>
      </w:r>
      <w:r w:rsidR="00601E6B" w:rsidRPr="004638CA">
        <w:fldChar w:fldCharType="separate"/>
      </w:r>
      <w:r w:rsidR="00601E6B" w:rsidRPr="009B53EB">
        <w:t xml:space="preserve">Table </w:t>
      </w:r>
      <w:r w:rsidR="00601E6B" w:rsidRPr="009B53EB">
        <w:rPr>
          <w:noProof/>
        </w:rPr>
        <w:t>2</w:t>
      </w:r>
      <w:r w:rsidR="00601E6B" w:rsidRPr="004638CA">
        <w:fldChar w:fldCharType="end"/>
      </w:r>
      <w:r w:rsidR="00601E6B" w:rsidRPr="004638CA">
        <w:t xml:space="preserve"> through </w:t>
      </w:r>
      <w:r w:rsidR="00601E6B" w:rsidRPr="004638CA">
        <w:fldChar w:fldCharType="begin"/>
      </w:r>
      <w:r w:rsidR="00601E6B" w:rsidRPr="004638CA">
        <w:instrText xml:space="preserve"> REF _Ref125968599 \h  \* MERGEFORMAT </w:instrText>
      </w:r>
      <w:r w:rsidR="00601E6B" w:rsidRPr="004638CA">
        <w:fldChar w:fldCharType="separate"/>
      </w:r>
      <w:r w:rsidR="00601E6B" w:rsidRPr="009B53EB">
        <w:t xml:space="preserve">Table </w:t>
      </w:r>
      <w:r w:rsidR="00601E6B" w:rsidRPr="009B53EB">
        <w:rPr>
          <w:noProof/>
        </w:rPr>
        <w:t>6</w:t>
      </w:r>
      <w:r w:rsidR="00601E6B" w:rsidRPr="004638CA">
        <w:fldChar w:fldCharType="end"/>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64" w:name="_Toc96073989"/>
      <w:bookmarkStart w:id="365"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66" w:name="_Toc132032678"/>
      <w:bookmarkStart w:id="367" w:name="_Toc133754262"/>
      <w:commentRangeStart w:id="368"/>
      <w:commentRangeStart w:id="369"/>
      <w:r>
        <w:lastRenderedPageBreak/>
        <w:t>References</w:t>
      </w:r>
      <w:bookmarkEnd w:id="366"/>
      <w:commentRangeEnd w:id="368"/>
      <w:r>
        <w:rPr>
          <w:rStyle w:val="CommentReference"/>
          <w:b w:val="0"/>
          <w:bCs w:val="0"/>
          <w:i w:val="0"/>
        </w:rPr>
        <w:commentReference w:id="368"/>
      </w:r>
      <w:commentRangeEnd w:id="369"/>
      <w:r w:rsidR="000274C3">
        <w:rPr>
          <w:rStyle w:val="CommentReference"/>
          <w:b w:val="0"/>
          <w:bCs w:val="0"/>
          <w:i w:val="0"/>
        </w:rPr>
        <w:commentReference w:id="369"/>
      </w:r>
      <w:bookmarkEnd w:id="367"/>
    </w:p>
    <w:p w14:paraId="29276658" w14:textId="77777777" w:rsidR="000A657C" w:rsidRPr="00826A3C" w:rsidRDefault="000A657C" w:rsidP="00044240">
      <w:pPr>
        <w:pStyle w:val="Heading2"/>
      </w:pPr>
    </w:p>
    <w:p w14:paraId="678DF5A3" w14:textId="77777777" w:rsidR="000A657C" w:rsidRDefault="000A657C" w:rsidP="00044240">
      <w:pPr>
        <w:spacing w:line="240" w:lineRule="exact"/>
        <w:ind w:left="720" w:hanging="720"/>
        <w:rPr>
          <w:noProof/>
        </w:rPr>
      </w:pPr>
      <w:r w:rsidRPr="00826A3C">
        <w:fldChar w:fldCharType="begin" w:fldLock="1"/>
      </w:r>
      <w:r>
        <w:instrText>ADDIN paperpile_bibliography &lt;pp-bibliography&gt;&lt;first-reference-indices&gt;&lt;formatting&gt;1&lt;/formatting&gt;&lt;space-after&gt;1&lt;/space-after&gt;&lt;/first-reference-indices&gt;&lt;/pp-bibliography&gt; \* MERGEFORMAT</w:instrText>
      </w:r>
      <w:r w:rsidRPr="00826A3C">
        <w:fldChar w:fldCharType="separate"/>
      </w: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77777777" w:rsidR="000A657C" w:rsidRDefault="000A657C" w:rsidP="00044240">
      <w:pPr>
        <w:spacing w:line="240" w:lineRule="exact"/>
        <w:ind w:left="720" w:hanging="720"/>
        <w:sectPr w:rsidR="000A657C" w:rsidSect="00816966">
          <w:headerReference w:type="default" r:id="rId49"/>
          <w:footerReference w:type="default" r:id="rId50"/>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Pr="00826A3C">
        <w:fldChar w:fldCharType="end"/>
      </w:r>
    </w:p>
    <w:p w14:paraId="137B1D1E" w14:textId="0DBBD8DB" w:rsidR="00E81AA7" w:rsidRPr="003D1562" w:rsidRDefault="000A657C" w:rsidP="00E81AA7">
      <w:pPr>
        <w:ind w:left="3314" w:right="3411" w:hanging="3"/>
        <w:jc w:val="center"/>
        <w:rPr>
          <w:b/>
          <w:sz w:val="24"/>
          <w:szCs w:val="24"/>
        </w:rPr>
      </w:pPr>
      <w:bookmarkStart w:id="372" w:name="_Toc132706072"/>
      <w:bookmarkStart w:id="373" w:name="_Toc132032679"/>
      <w:r w:rsidRPr="003D1562">
        <w:rPr>
          <w:b/>
          <w:sz w:val="24"/>
          <w:szCs w:val="24"/>
        </w:rPr>
        <w:lastRenderedPageBreak/>
        <w:t>Appendix</w:t>
      </w:r>
      <w:bookmarkStart w:id="374" w:name="APPENDIX_A"/>
      <w:bookmarkStart w:id="375" w:name="_bookmark34"/>
      <w:bookmarkEnd w:id="374"/>
      <w:bookmarkEnd w:id="375"/>
      <w:r w:rsidRPr="003D1562">
        <w:rPr>
          <w:b/>
          <w:sz w:val="24"/>
          <w:szCs w:val="24"/>
        </w:rPr>
        <w:t xml:space="preserve"> A:</w:t>
      </w:r>
      <w:bookmarkEnd w:id="364"/>
      <w:bookmarkEnd w:id="372"/>
      <w:r w:rsidR="00E81AA7" w:rsidRPr="003D1562">
        <w:rPr>
          <w:b/>
          <w:sz w:val="24"/>
          <w:szCs w:val="24"/>
        </w:rPr>
        <w:t xml:space="preserve"> Technical Advisory Committee</w:t>
      </w:r>
      <w:bookmarkEnd w:id="373"/>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76" w:name="_Toc117087870"/>
      <w:bookmarkStart w:id="377" w:name="_Toc125541899"/>
      <w:r>
        <w:rPr>
          <w:b/>
          <w:i/>
        </w:rPr>
        <w:t xml:space="preserve">Sara </w:t>
      </w:r>
      <w:proofErr w:type="spellStart"/>
      <w:r>
        <w:rPr>
          <w:b/>
          <w:i/>
        </w:rPr>
        <w:t>Apsens</w:t>
      </w:r>
      <w:proofErr w:type="spellEnd"/>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78" w:name="_Toc96073990"/>
      <w:bookmarkStart w:id="379" w:name="_Toc132706073"/>
      <w:bookmarkStart w:id="380" w:name="_Toc133754263"/>
      <w:r>
        <w:t>Scott Curtin</w:t>
      </w:r>
      <w:bookmarkEnd w:id="376"/>
      <w:bookmarkEnd w:id="377"/>
      <w:bookmarkEnd w:id="378"/>
      <w:bookmarkEnd w:id="379"/>
      <w:bookmarkEnd w:id="380"/>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381" w:name="_Toc96073992"/>
      <w:bookmarkStart w:id="382" w:name="_Toc117087872"/>
      <w:bookmarkStart w:id="383" w:name="_Toc125541901"/>
      <w:bookmarkStart w:id="384" w:name="_Toc132706074"/>
      <w:bookmarkStart w:id="385" w:name="_Toc133754264"/>
      <w:r>
        <w:t>Jack Blackwell</w:t>
      </w:r>
      <w:bookmarkEnd w:id="381"/>
      <w:bookmarkEnd w:id="382"/>
      <w:bookmarkEnd w:id="383"/>
      <w:bookmarkEnd w:id="384"/>
      <w:bookmarkEnd w:id="385"/>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86" w:name="_Toc96073995"/>
    </w:p>
    <w:p w14:paraId="1DCE8DD7" w14:textId="77777777" w:rsidR="00E81AA7" w:rsidRDefault="00E81AA7" w:rsidP="00E81AA7">
      <w:pPr>
        <w:pStyle w:val="Heading2"/>
      </w:pPr>
      <w:bookmarkStart w:id="387" w:name="_Toc117087875"/>
      <w:bookmarkStart w:id="388" w:name="_Toc125541904"/>
      <w:bookmarkStart w:id="389" w:name="_Toc132706075"/>
      <w:bookmarkStart w:id="390" w:name="_Toc133754265"/>
      <w:r>
        <w:t>Justin Nelson</w:t>
      </w:r>
      <w:bookmarkEnd w:id="386"/>
      <w:bookmarkEnd w:id="387"/>
      <w:bookmarkEnd w:id="388"/>
      <w:bookmarkEnd w:id="389"/>
      <w:bookmarkEnd w:id="390"/>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91" w:name="_Toc96073996"/>
      <w:bookmarkStart w:id="392" w:name="_Toc117087876"/>
      <w:bookmarkStart w:id="393" w:name="_Toc125541905"/>
      <w:bookmarkStart w:id="394" w:name="_Toc132706076"/>
      <w:bookmarkStart w:id="395" w:name="_Toc133754266"/>
      <w:r>
        <w:t>Jon Essert</w:t>
      </w:r>
      <w:bookmarkEnd w:id="391"/>
      <w:bookmarkEnd w:id="392"/>
      <w:bookmarkEnd w:id="393"/>
      <w:bookmarkEnd w:id="394"/>
      <w:bookmarkEnd w:id="395"/>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96" w:name="_Toc132032680"/>
      <w:bookmarkStart w:id="397" w:name="_Toc133754267"/>
      <w:bookmarkEnd w:id="365"/>
      <w:commentRangeStart w:id="398"/>
      <w:r w:rsidRPr="004E5CF7">
        <w:lastRenderedPageBreak/>
        <w:t>Appendix</w:t>
      </w:r>
      <w:bookmarkStart w:id="399" w:name="_Toc132706077"/>
      <w:r w:rsidR="00E81AA7" w:rsidRPr="004E5CF7">
        <w:t xml:space="preserve"> B:</w:t>
      </w:r>
      <w:r w:rsidR="00E81AA7">
        <w:t xml:space="preserve"> </w:t>
      </w:r>
      <w:bookmarkStart w:id="400" w:name="_Hlk117087691"/>
      <w:r w:rsidR="00E81AA7">
        <w:t>Fieldwork Sampling SOP</w:t>
      </w:r>
      <w:bookmarkEnd w:id="396"/>
      <w:bookmarkEnd w:id="399"/>
      <w:commentRangeEnd w:id="398"/>
      <w:r w:rsidR="000274C3">
        <w:rPr>
          <w:rStyle w:val="CommentReference"/>
          <w:b w:val="0"/>
          <w:bCs w:val="0"/>
        </w:rPr>
        <w:commentReference w:id="398"/>
      </w:r>
      <w:bookmarkEnd w:id="397"/>
    </w:p>
    <w:bookmarkEnd w:id="400"/>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401" w:name="APPENDIX_B"/>
      <w:bookmarkStart w:id="402" w:name="_bookmark35"/>
      <w:bookmarkStart w:id="403" w:name="_Hlk117087791"/>
      <w:bookmarkEnd w:id="401"/>
      <w:bookmarkEnd w:id="402"/>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12">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77777777"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51"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w:t>
      </w:r>
      <w:proofErr w:type="gramStart"/>
      <w:r>
        <w:rPr>
          <w:rFonts w:ascii="Times" w:eastAsia="Times" w:hAnsi="Times"/>
          <w:b/>
          <w:sz w:val="24"/>
          <w:szCs w:val="20"/>
        </w:rPr>
        <w:t>…..</w:t>
      </w:r>
      <w:proofErr w:type="gramEnd"/>
      <w:r>
        <w:rPr>
          <w:rFonts w:ascii="Times" w:eastAsia="Times" w:hAnsi="Times"/>
          <w:b/>
          <w:sz w:val="24"/>
          <w:szCs w:val="20"/>
        </w:rPr>
        <w:t xml:space="preserve">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At the site, make a judgment call as to whether the site is </w:t>
      </w:r>
      <w:proofErr w:type="gramStart"/>
      <w:r w:rsidRPr="007F6044">
        <w:rPr>
          <w:rFonts w:ascii="Times" w:eastAsia="Times" w:hAnsi="Times"/>
          <w:b/>
          <w:sz w:val="24"/>
          <w:szCs w:val="20"/>
        </w:rPr>
        <w:t>representative</w:t>
      </w:r>
      <w:proofErr w:type="gramEnd"/>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 xml:space="preserve">If </w:t>
      </w:r>
      <w:proofErr w:type="gramStart"/>
      <w:r w:rsidRPr="007F6044">
        <w:rPr>
          <w:rFonts w:ascii="Times" w:eastAsia="Times" w:hAnsi="Times"/>
          <w:sz w:val="24"/>
          <w:szCs w:val="20"/>
        </w:rPr>
        <w:t>site</w:t>
      </w:r>
      <w:proofErr w:type="gramEnd"/>
      <w:r w:rsidRPr="007F6044">
        <w:rPr>
          <w:rFonts w:ascii="Times" w:eastAsia="Times" w:hAnsi="Times"/>
          <w:sz w:val="24"/>
          <w:szCs w:val="20"/>
        </w:rPr>
        <w:t xml:space="preserve"> at the coordinates </w:t>
      </w:r>
      <w:proofErr w:type="gramStart"/>
      <w:r w:rsidRPr="007F6044">
        <w:rPr>
          <w:rFonts w:ascii="Times" w:eastAsia="Times" w:hAnsi="Times"/>
          <w:sz w:val="24"/>
          <w:szCs w:val="20"/>
        </w:rPr>
        <w:t>are</w:t>
      </w:r>
      <w:proofErr w:type="gramEnd"/>
      <w:r w:rsidRPr="007F6044">
        <w:rPr>
          <w:rFonts w:ascii="Times" w:eastAsia="Times" w:hAnsi="Times"/>
          <w:sz w:val="24"/>
          <w:szCs w:val="20"/>
        </w:rPr>
        <w:t xml:space="preserv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 xml:space="preserve">Leave cell phones turned on for project </w:t>
      </w:r>
      <w:proofErr w:type="gramStart"/>
      <w:r w:rsidRPr="007F6044">
        <w:rPr>
          <w:rFonts w:ascii="Times" w:eastAsia="Times" w:hAnsi="Times"/>
          <w:sz w:val="24"/>
          <w:szCs w:val="20"/>
        </w:rPr>
        <w:t>communications</w:t>
      </w:r>
      <w:proofErr w:type="gramEnd"/>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Choose a collection </w:t>
      </w:r>
      <w:proofErr w:type="gramStart"/>
      <w:r w:rsidRPr="007F6044">
        <w:rPr>
          <w:rFonts w:ascii="Times" w:eastAsia="Times" w:hAnsi="Times"/>
          <w:b/>
          <w:sz w:val="24"/>
          <w:szCs w:val="20"/>
        </w:rPr>
        <w:t>location</w:t>
      </w:r>
      <w:proofErr w:type="gramEnd"/>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 xml:space="preserve">Collect Site </w:t>
      </w:r>
      <w:proofErr w:type="gramStart"/>
      <w:r w:rsidRPr="007F6044">
        <w:rPr>
          <w:rFonts w:ascii="Times" w:eastAsia="Times" w:hAnsi="Times"/>
          <w:b/>
          <w:sz w:val="24"/>
          <w:szCs w:val="20"/>
        </w:rPr>
        <w:t>information</w:t>
      </w:r>
      <w:proofErr w:type="gramEnd"/>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Use pre-printed Rite-in-the-Rain field forms to record data with a </w:t>
      </w:r>
      <w:proofErr w:type="gramStart"/>
      <w:r w:rsidRPr="007F6044">
        <w:rPr>
          <w:rFonts w:ascii="Times" w:eastAsia="Times" w:hAnsi="Times"/>
          <w:sz w:val="24"/>
          <w:szCs w:val="20"/>
        </w:rPr>
        <w:t>pencil</w:t>
      </w:r>
      <w:proofErr w:type="gramEnd"/>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 xml:space="preserve">You can use the Google Maps app on your smart phone to get coordinates even when out of cell reception. Ask the Water Quality Coordinator if you have </w:t>
      </w:r>
      <w:proofErr w:type="gramStart"/>
      <w:r w:rsidRPr="007F6044">
        <w:rPr>
          <w:rFonts w:ascii="Times" w:eastAsia="Times" w:hAnsi="Times"/>
          <w:i/>
          <w:sz w:val="24"/>
          <w:szCs w:val="20"/>
        </w:rPr>
        <w:t>questions</w:t>
      </w:r>
      <w:proofErr w:type="gramEnd"/>
      <w:r w:rsidRPr="007F6044">
        <w:rPr>
          <w:rFonts w:ascii="Times" w:eastAsia="Times" w:hAnsi="Times"/>
          <w:i/>
          <w:sz w:val="24"/>
          <w:szCs w:val="20"/>
        </w:rPr>
        <w:t xml:space="preserve">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Deploy water and air thermometers, take readings before you leave the </w:t>
      </w:r>
      <w:proofErr w:type="gramStart"/>
      <w:r w:rsidRPr="007F6044">
        <w:rPr>
          <w:rFonts w:ascii="Times" w:eastAsia="Times" w:hAnsi="Times"/>
          <w:sz w:val="24"/>
          <w:szCs w:val="20"/>
        </w:rPr>
        <w:t>site</w:t>
      </w:r>
      <w:proofErr w:type="gramEnd"/>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Collect samples only from the assigned creek or river for your </w:t>
      </w:r>
      <w:proofErr w:type="gramStart"/>
      <w:r w:rsidRPr="007F6044">
        <w:rPr>
          <w:rFonts w:ascii="Times" w:eastAsia="Times" w:hAnsi="Times"/>
          <w:sz w:val="24"/>
          <w:szCs w:val="20"/>
        </w:rPr>
        <w:t>group</w:t>
      </w:r>
      <w:proofErr w:type="gramEnd"/>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to use “Clean Hands / Dirty Hands” </w:t>
      </w:r>
      <w:proofErr w:type="gramStart"/>
      <w:r w:rsidRPr="007F6044">
        <w:rPr>
          <w:rFonts w:ascii="Times" w:eastAsia="Times" w:hAnsi="Times"/>
          <w:b/>
          <w:sz w:val="24"/>
          <w:szCs w:val="20"/>
        </w:rPr>
        <w:t>technique</w:t>
      </w:r>
      <w:proofErr w:type="gramEnd"/>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sample </w:t>
      </w:r>
      <w:proofErr w:type="gramStart"/>
      <w:r w:rsidRPr="007F6044">
        <w:rPr>
          <w:rFonts w:ascii="Times" w:eastAsia="Times" w:hAnsi="Times"/>
          <w:b/>
          <w:sz w:val="24"/>
          <w:szCs w:val="20"/>
        </w:rPr>
        <w:t>labels</w:t>
      </w:r>
      <w:proofErr w:type="gramEnd"/>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w:t>
      </w:r>
      <w:proofErr w:type="gramStart"/>
      <w:r w:rsidRPr="007F6044">
        <w:rPr>
          <w:rFonts w:ascii="Times" w:eastAsia="Times" w:hAnsi="Times"/>
          <w:sz w:val="24"/>
          <w:szCs w:val="20"/>
        </w:rPr>
        <w:t>bottles, and</w:t>
      </w:r>
      <w:proofErr w:type="gramEnd"/>
      <w:r w:rsidRPr="007F6044">
        <w:rPr>
          <w:rFonts w:ascii="Times" w:eastAsia="Times" w:hAnsi="Times"/>
          <w:sz w:val="24"/>
          <w:szCs w:val="20"/>
        </w:rPr>
        <w:t xml:space="preserve">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Put on new clean gloves if you suspect contamination at any point in </w:t>
      </w:r>
      <w:proofErr w:type="gramStart"/>
      <w:r w:rsidRPr="007F6044">
        <w:rPr>
          <w:rFonts w:ascii="Times" w:eastAsia="Times" w:hAnsi="Times"/>
          <w:sz w:val="24"/>
          <w:szCs w:val="20"/>
        </w:rPr>
        <w:t>sampling</w:t>
      </w:r>
      <w:proofErr w:type="gramEnd"/>
      <w:r w:rsidRPr="007F6044">
        <w:rPr>
          <w:rFonts w:ascii="Times" w:eastAsia="Times" w:hAnsi="Times"/>
          <w:sz w:val="24"/>
          <w:szCs w:val="20"/>
        </w:rPr>
        <w:t xml:space="preserve">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Do not touch </w:t>
      </w:r>
      <w:proofErr w:type="gramStart"/>
      <w:r w:rsidRPr="007F6044">
        <w:rPr>
          <w:rFonts w:ascii="Times" w:eastAsia="Times" w:hAnsi="Times"/>
          <w:sz w:val="24"/>
          <w:szCs w:val="20"/>
        </w:rPr>
        <w:t>inside</w:t>
      </w:r>
      <w:proofErr w:type="gramEnd"/>
      <w:r w:rsidRPr="007F6044">
        <w:rPr>
          <w:rFonts w:ascii="Times" w:eastAsia="Times" w:hAnsi="Times"/>
          <w:sz w:val="24"/>
          <w:szCs w:val="20"/>
        </w:rPr>
        <w:t xml:space="preserv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 xml:space="preserve">Thank </w:t>
      </w:r>
      <w:proofErr w:type="gramStart"/>
      <w:r w:rsidRPr="007F6044">
        <w:rPr>
          <w:rFonts w:ascii="Times" w:eastAsia="Times" w:hAnsi="Times"/>
          <w:sz w:val="24"/>
          <w:szCs w:val="20"/>
        </w:rPr>
        <w:t>you</w:t>
      </w:r>
      <w:r w:rsidR="000A657C" w:rsidRPr="007F6044">
        <w:rPr>
          <w:rFonts w:ascii="Times" w:eastAsia="Times" w:hAnsi="Times"/>
          <w:sz w:val="24"/>
          <w:szCs w:val="20"/>
        </w:rPr>
        <w:t>!!</w:t>
      </w:r>
      <w:proofErr w:type="gramEnd"/>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52"/>
          <w:footerReference w:type="default" r:id="rId53"/>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54"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w:t>
      </w:r>
      <w:proofErr w:type="gramStart"/>
      <w:r w:rsidRPr="007F6044">
        <w:rPr>
          <w:rFonts w:ascii="Times" w:eastAsia="Times" w:hAnsi="Times"/>
          <w:sz w:val="24"/>
          <w:szCs w:val="20"/>
        </w:rPr>
        <w:t>100</w:t>
      </w:r>
      <w:proofErr w:type="gramEnd"/>
      <w:r w:rsidRPr="007F6044">
        <w:rPr>
          <w:rFonts w:ascii="Times" w:eastAsia="Times" w:hAnsi="Times"/>
          <w:sz w:val="24"/>
          <w:szCs w:val="20"/>
        </w:rPr>
        <w:t xml:space="preserve">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w:t>
      </w:r>
      <w:proofErr w:type="gramStart"/>
      <w:r w:rsidRPr="007F6044">
        <w:rPr>
          <w:rFonts w:ascii="Times" w:eastAsia="Times" w:hAnsi="Times"/>
          <w:i/>
        </w:rPr>
        <w:t>and also</w:t>
      </w:r>
      <w:proofErr w:type="gramEnd"/>
      <w:r w:rsidRPr="007F6044">
        <w:rPr>
          <w:rFonts w:ascii="Times" w:eastAsia="Times" w:hAnsi="Times"/>
          <w:i/>
        </w:rPr>
        <w:t xml:space="preserve">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5A5D9B71" w:rsidR="00E81AA7" w:rsidRPr="007F6044" w:rsidRDefault="00E05A28" w:rsidP="00E81AA7">
      <w:pPr>
        <w:widowControl/>
        <w:autoSpaceDE/>
        <w:autoSpaceDN/>
        <w:rPr>
          <w:rFonts w:ascii="Times" w:eastAsia="Times" w:hAnsi="Times"/>
          <w:i/>
        </w:rPr>
      </w:pPr>
      <w:r w:rsidRPr="007F6044">
        <w:rPr>
          <w:rFonts w:ascii="Times" w:eastAsia="Times" w:hAnsi="Times"/>
          <w:i/>
          <w:noProof/>
        </w:rPr>
        <w:drawing>
          <wp:inline distT="0" distB="0" distL="0" distR="0" wp14:anchorId="542129CC" wp14:editId="174D5898">
            <wp:extent cx="1778030" cy="1522172"/>
            <wp:effectExtent l="0" t="5398" r="7303" b="7302"/>
            <wp:docPr id="798075213" name="Picture 79807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5"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 xml:space="preserve">Please note, only sites including and downstream of RM 30 will </w:t>
      </w:r>
      <w:proofErr w:type="gramStart"/>
      <w:r w:rsidRPr="007F6044">
        <w:rPr>
          <w:rFonts w:ascii="Times" w:eastAsia="Times" w:hAnsi="Times"/>
          <w:b/>
          <w:i/>
          <w:sz w:val="24"/>
          <w:szCs w:val="20"/>
          <w:highlight w:val="yellow"/>
        </w:rPr>
        <w:t>sample for</w:t>
      </w:r>
      <w:proofErr w:type="gramEnd"/>
      <w:r w:rsidRPr="007F6044">
        <w:rPr>
          <w:rFonts w:ascii="Times" w:eastAsia="Times" w:hAnsi="Times"/>
          <w:b/>
          <w:i/>
          <w:sz w:val="24"/>
          <w:szCs w:val="20"/>
          <w:highlight w:val="yellow"/>
        </w:rPr>
        <w:t xml:space="preserve">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7777777"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6"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 xml:space="preserve">Proceed to Step 4 if no BTEX sample is to be </w:t>
      </w:r>
      <w:proofErr w:type="gramStart"/>
      <w:r w:rsidRPr="007F6044">
        <w:rPr>
          <w:rFonts w:ascii="Times" w:eastAsia="Times" w:hAnsi="Times"/>
          <w:b/>
          <w:i/>
          <w:sz w:val="24"/>
          <w:szCs w:val="20"/>
          <w:highlight w:val="yellow"/>
        </w:rPr>
        <w:t>collected</w:t>
      </w:r>
      <w:proofErr w:type="gramEnd"/>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lastRenderedPageBreak/>
        <w:t xml:space="preserve">Sampling Teams using a </w:t>
      </w:r>
      <w:proofErr w:type="gramStart"/>
      <w:r w:rsidRPr="007F6044">
        <w:rPr>
          <w:rFonts w:ascii="Times" w:eastAsia="Times" w:hAnsi="Times"/>
          <w:sz w:val="24"/>
          <w:szCs w:val="20"/>
        </w:rPr>
        <w:t>boat</w:t>
      </w:r>
      <w:proofErr w:type="gramEnd"/>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 xml:space="preserve">Have a designated driver and only the driver handles </w:t>
      </w:r>
      <w:proofErr w:type="gramStart"/>
      <w:r w:rsidRPr="007F6044">
        <w:rPr>
          <w:rFonts w:ascii="Times" w:eastAsia="Times" w:hAnsi="Times"/>
          <w:sz w:val="24"/>
          <w:szCs w:val="20"/>
        </w:rPr>
        <w:t>gas</w:t>
      </w:r>
      <w:proofErr w:type="gramEnd"/>
      <w:r w:rsidRPr="007F6044">
        <w:rPr>
          <w:rFonts w:ascii="Times" w:eastAsia="Times" w:hAnsi="Times"/>
          <w:sz w:val="24"/>
          <w:szCs w:val="20"/>
        </w:rPr>
        <w:t xml:space="preserve">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 xml:space="preserve">Boat </w:t>
      </w:r>
      <w:proofErr w:type="gramStart"/>
      <w:r w:rsidRPr="007F6044">
        <w:rPr>
          <w:rFonts w:ascii="Times" w:eastAsia="Times" w:hAnsi="Times"/>
          <w:sz w:val="24"/>
          <w:szCs w:val="20"/>
        </w:rPr>
        <w:t>driver does</w:t>
      </w:r>
      <w:proofErr w:type="gramEnd"/>
      <w:r w:rsidRPr="007F6044">
        <w:rPr>
          <w:rFonts w:ascii="Times" w:eastAsia="Times" w:hAnsi="Times"/>
          <w:sz w:val="24"/>
          <w:szCs w:val="20"/>
        </w:rPr>
        <w:t xml:space="preserve">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 xml:space="preserve">If you </w:t>
      </w:r>
      <w:proofErr w:type="gramStart"/>
      <w:r w:rsidRPr="007F6044">
        <w:rPr>
          <w:rFonts w:ascii="Times" w:eastAsia="Times" w:hAnsi="Times"/>
          <w:sz w:val="24"/>
          <w:szCs w:val="20"/>
        </w:rPr>
        <w:t>filled</w:t>
      </w:r>
      <w:proofErr w:type="gramEnd"/>
      <w:r w:rsidRPr="007F6044">
        <w:rPr>
          <w:rFonts w:ascii="Times" w:eastAsia="Times" w:hAnsi="Times"/>
          <w:sz w:val="24"/>
          <w:szCs w:val="20"/>
        </w:rPr>
        <w:t xml:space="preserve">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w:t>
      </w:r>
      <w:proofErr w:type="gramStart"/>
      <w:r w:rsidRPr="007F6044">
        <w:rPr>
          <w:rFonts w:ascii="Times" w:eastAsia="Times" w:hAnsi="Times"/>
          <w:i/>
          <w:sz w:val="24"/>
          <w:szCs w:val="20"/>
        </w:rPr>
        <w:t>and also</w:t>
      </w:r>
      <w:proofErr w:type="gramEnd"/>
      <w:r w:rsidRPr="007F6044">
        <w:rPr>
          <w:rFonts w:ascii="Times" w:eastAsia="Times" w:hAnsi="Times"/>
          <w:i/>
          <w:sz w:val="24"/>
          <w:szCs w:val="20"/>
        </w:rPr>
        <w:t xml:space="preserve">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5"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77777777"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w:t>
      </w:r>
      <w:proofErr w:type="gramStart"/>
      <w:r w:rsidRPr="007F6044">
        <w:rPr>
          <w:rFonts w:ascii="Times" w:eastAsia="Times" w:hAnsi="Times"/>
          <w:b/>
          <w:sz w:val="24"/>
          <w:szCs w:val="20"/>
        </w:rPr>
        <w:t>sample</w:t>
      </w:r>
      <w:proofErr w:type="gramEnd"/>
    </w:p>
    <w:p w14:paraId="51D5B7D6" w14:textId="72D364A3"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57"/>
          <w:footerReference w:type="default" r:id="rId58"/>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9"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60"/>
          <w:footerReference w:type="default" r:id="rId61"/>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 xml:space="preserve">/Total Phosphorus </w:t>
      </w:r>
      <w:proofErr w:type="gramStart"/>
      <w:r w:rsidRPr="007F6044">
        <w:rPr>
          <w:rFonts w:ascii="Times" w:eastAsia="Times" w:hAnsi="Times"/>
          <w:b/>
          <w:sz w:val="24"/>
          <w:szCs w:val="20"/>
        </w:rPr>
        <w:t>sample</w:t>
      </w:r>
      <w:proofErr w:type="gramEnd"/>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62"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 xml:space="preserve">The Total Suspended Solids bottle is a 1 L plastic </w:t>
      </w:r>
      <w:proofErr w:type="gramStart"/>
      <w:r w:rsidRPr="007F6044">
        <w:rPr>
          <w:rFonts w:ascii="Times" w:eastAsia="Times" w:hAnsi="Times"/>
          <w:sz w:val="24"/>
          <w:szCs w:val="20"/>
        </w:rPr>
        <w:t>bottle</w:t>
      </w:r>
      <w:proofErr w:type="gramEnd"/>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 xml:space="preserve">Cap the bottle and place </w:t>
      </w:r>
      <w:proofErr w:type="gramStart"/>
      <w:r w:rsidRPr="007F6044">
        <w:rPr>
          <w:rFonts w:ascii="Times" w:eastAsia="Times" w:hAnsi="Times"/>
          <w:sz w:val="24"/>
          <w:szCs w:val="20"/>
        </w:rPr>
        <w:t>bottle</w:t>
      </w:r>
      <w:proofErr w:type="gramEnd"/>
      <w:r w:rsidRPr="007F6044">
        <w:rPr>
          <w:rFonts w:ascii="Times" w:eastAsia="Times" w:hAnsi="Times"/>
          <w:sz w:val="24"/>
          <w:szCs w:val="20"/>
        </w:rPr>
        <w:t xml:space="preserv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w:t>
      </w:r>
      <w:proofErr w:type="gramStart"/>
      <w:r>
        <w:rPr>
          <w:rFonts w:ascii="Times" w:eastAsia="Times" w:hAnsi="Times"/>
          <w:sz w:val="24"/>
          <w:szCs w:val="20"/>
        </w:rPr>
        <w:t>in order to</w:t>
      </w:r>
      <w:proofErr w:type="gramEnd"/>
      <w:r>
        <w:rPr>
          <w:rFonts w:ascii="Times" w:eastAsia="Times" w:hAnsi="Times"/>
          <w:sz w:val="24"/>
          <w:szCs w:val="20"/>
        </w:rPr>
        <w:t xml:space="preserve">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23"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23"/>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w:t>
      </w:r>
      <w:proofErr w:type="gramStart"/>
      <w:r w:rsidRPr="007F6044">
        <w:rPr>
          <w:rFonts w:ascii="Calibri" w:eastAsia="Calibri" w:hAnsi="Calibri" w:cs="Calibri"/>
          <w:color w:val="000000"/>
        </w:rPr>
        <w:t>you</w:t>
      </w:r>
      <w:proofErr w:type="gramEnd"/>
      <w:r w:rsidRPr="007F6044">
        <w:rPr>
          <w:rFonts w:ascii="Calibri" w:eastAsia="Calibri" w:hAnsi="Calibri" w:cs="Calibri"/>
          <w:color w:val="000000"/>
        </w:rPr>
        <w:t xml:space="preserve">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403"/>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63"/>
          <w:footerReference w:type="default" r:id="rId64"/>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24" w:name="_Toc132032682"/>
      <w:r w:rsidRPr="005473BA">
        <w:rPr>
          <w:b/>
          <w:sz w:val="24"/>
          <w:szCs w:val="24"/>
        </w:rPr>
        <w:t>Appendix C:</w:t>
      </w:r>
      <w:r w:rsidR="00E81AA7" w:rsidRPr="005473BA">
        <w:rPr>
          <w:b/>
          <w:sz w:val="24"/>
          <w:szCs w:val="24"/>
        </w:rPr>
        <w:t xml:space="preserve"> Kenai River Watershed </w:t>
      </w:r>
      <w:bookmarkStart w:id="425" w:name="Appendix_C"/>
      <w:bookmarkStart w:id="426" w:name="_bookmark36"/>
      <w:bookmarkStart w:id="427" w:name="_Hlk117090829"/>
      <w:bookmarkStart w:id="428" w:name="_Hlk117090898"/>
      <w:bookmarkEnd w:id="425"/>
      <w:bookmarkEnd w:id="426"/>
      <w:r w:rsidR="00E81AA7" w:rsidRPr="005473BA">
        <w:rPr>
          <w:b/>
          <w:sz w:val="24"/>
          <w:szCs w:val="24"/>
        </w:rPr>
        <w:t>Water</w:t>
      </w:r>
      <w:r w:rsidR="00E81AA7">
        <w:rPr>
          <w:b/>
          <w:sz w:val="24"/>
        </w:rPr>
        <w:t xml:space="preserve"> Quality Monitoring Field Data Form</w:t>
      </w:r>
      <w:bookmarkEnd w:id="424"/>
      <w:r w:rsidR="00E81AA7">
        <w:rPr>
          <w:b/>
          <w:sz w:val="24"/>
        </w:rPr>
        <w:t xml:space="preserve"> </w:t>
      </w:r>
    </w:p>
    <w:bookmarkEnd w:id="427"/>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28"/>
    <w:p w14:paraId="65B30176" w14:textId="77777777" w:rsidR="00E81AA7" w:rsidRDefault="00E81AA7" w:rsidP="00E81AA7">
      <w:pPr>
        <w:sectPr w:rsidR="00E81AA7">
          <w:headerReference w:type="default" r:id="rId65"/>
          <w:footerReference w:type="default" r:id="rId66"/>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32"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32"/>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33" w:name="_Toc125964823"/>
      <w:bookmarkStart w:id="434" w:name="_Toc125984311"/>
      <w:bookmarkStart w:id="435"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7" cstate="print"/>
                    <a:stretch>
                      <a:fillRect/>
                    </a:stretch>
                  </pic:blipFill>
                  <pic:spPr>
                    <a:xfrm>
                      <a:off x="0" y="0"/>
                      <a:ext cx="7487831" cy="4776882"/>
                    </a:xfrm>
                    <a:prstGeom prst="rect">
                      <a:avLst/>
                    </a:prstGeom>
                  </pic:spPr>
                </pic:pic>
              </a:graphicData>
            </a:graphic>
          </wp:anchor>
        </w:drawing>
      </w:r>
      <w:bookmarkEnd w:id="433"/>
      <w:bookmarkEnd w:id="434"/>
      <w:bookmarkEnd w:id="435"/>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8"/>
          <w:footerReference w:type="default" r:id="rId69"/>
          <w:pgSz w:w="15840" w:h="12240" w:orient="landscape"/>
          <w:pgMar w:top="1440" w:right="1440" w:bottom="1440" w:left="1440" w:header="720" w:footer="720" w:gutter="0"/>
          <w:cols w:space="720"/>
          <w:docGrid w:linePitch="360"/>
        </w:sectPr>
      </w:pPr>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70"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proofErr w:type="spellStart"/>
      <w:r w:rsidRPr="005473BA">
        <w:rPr>
          <w:b/>
          <w:sz w:val="24"/>
          <w:szCs w:val="24"/>
        </w:rPr>
        <w:t>Tauriainen</w:t>
      </w:r>
      <w:proofErr w:type="spellEnd"/>
      <w:r w:rsidRPr="005473BA">
        <w:rPr>
          <w:b/>
          <w:sz w:val="24"/>
          <w:szCs w:val="24"/>
        </w:rPr>
        <w:t xml:space="preserve">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71"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proofErr w:type="spellStart"/>
      <w:r>
        <w:t>Tauriainen</w:t>
      </w:r>
      <w:proofErr w:type="spellEnd"/>
      <w:r>
        <w:t xml:space="preserve">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72">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3B5F7D95" w14:textId="77777777" w:rsidR="000A657C" w:rsidRDefault="000A657C" w:rsidP="000A657C">
      <w:pPr>
        <w:pStyle w:val="AppendixSubheadings"/>
        <w:jc w:val="center"/>
        <w:rPr>
          <w:b/>
          <w:sz w:val="24"/>
        </w:rPr>
      </w:pPr>
      <w:bookmarkStart w:id="445" w:name="_Toc132032685"/>
      <w:r>
        <w:rPr>
          <w:b/>
          <w:sz w:val="24"/>
        </w:rPr>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45"/>
      <w:r w:rsidRPr="00F0391C">
        <w:rPr>
          <w:b/>
          <w:sz w:val="24"/>
        </w:rPr>
        <w:t xml:space="preserve"> </w:t>
      </w:r>
    </w:p>
    <w:p w14:paraId="034F1506" w14:textId="6D9A8ED4" w:rsidR="00E81AA7" w:rsidRDefault="00E81AA7" w:rsidP="00E81AA7">
      <w:pPr>
        <w:pStyle w:val="BodyText"/>
        <w:spacing w:before="10"/>
        <w:rPr>
          <w:b/>
          <w:sz w:val="19"/>
        </w:rPr>
      </w:pPr>
      <w:bookmarkStart w:id="446" w:name="Appendix_D"/>
      <w:bookmarkStart w:id="447" w:name="_bookmark37"/>
      <w:bookmarkStart w:id="448" w:name="_Hlk117091594"/>
      <w:bookmarkEnd w:id="446"/>
      <w:bookmarkEnd w:id="447"/>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48"/>
    <w:p w14:paraId="74AED8C3" w14:textId="77777777" w:rsidR="00E81AA7" w:rsidRDefault="00E81AA7" w:rsidP="00E81AA7">
      <w:pPr>
        <w:sectPr w:rsidR="00E81AA7">
          <w:headerReference w:type="default" r:id="rId73"/>
          <w:footerReference w:type="default" r:id="rId74"/>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60" w:name="Appendix_E"/>
      <w:bookmarkStart w:id="461" w:name="_bookmark38"/>
      <w:bookmarkStart w:id="462" w:name="_Toc132032686"/>
      <w:bookmarkStart w:id="463" w:name="_Hlk117091938"/>
      <w:bookmarkEnd w:id="460"/>
      <w:bookmarkEnd w:id="461"/>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462"/>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64" w:name="Appendix_F"/>
      <w:bookmarkStart w:id="465" w:name="_bookmark39"/>
      <w:bookmarkStart w:id="466" w:name="_Toc132032687"/>
      <w:bookmarkEnd w:id="464"/>
      <w:bookmarkEnd w:id="465"/>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466"/>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67" w:name="Appendix_G"/>
      <w:bookmarkStart w:id="468" w:name="_bookmark40"/>
      <w:bookmarkStart w:id="469" w:name="_Toc132032688"/>
      <w:bookmarkEnd w:id="467"/>
      <w:bookmarkEnd w:id="468"/>
      <w:r>
        <w:rPr>
          <w:b/>
          <w:sz w:val="28"/>
        </w:rPr>
        <w:lastRenderedPageBreak/>
        <w:t>Appendix G</w:t>
      </w:r>
      <w:r w:rsidR="000A657C" w:rsidRPr="00BE7085">
        <w:rPr>
          <w:b/>
          <w:sz w:val="24"/>
          <w:szCs w:val="24"/>
        </w:rPr>
        <w:t>: Stream Temperature Monitoring Field Data Sheet</w:t>
      </w:r>
      <w:bookmarkEnd w:id="469"/>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75"/>
          <w:footerReference w:type="default" r:id="rId76"/>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77"/>
          <w:footerReference w:type="default" r:id="rId78"/>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9"/>
          <w:footerReference w:type="default" r:id="rId80"/>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proofErr w:type="gramStart"/>
      <w:r>
        <w:rPr>
          <w:spacing w:val="-4"/>
        </w:rPr>
        <w:t>other</w:t>
      </w:r>
      <w:proofErr w:type="gramEnd"/>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81"/>
          <w:footerReference w:type="default" r:id="rId82"/>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514" w:name="Nitrate"/>
      <w:bookmarkEnd w:id="514"/>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 xml:space="preserve">Detailed sketch of site should include stream aspect, landmarks like large boulders or other markers to help locate the loggers, </w:t>
      </w:r>
      <w:proofErr w:type="gramStart"/>
      <w:r>
        <w:rPr>
          <w:b/>
          <w:sz w:val="24"/>
        </w:rPr>
        <w:t>trails</w:t>
      </w:r>
      <w:proofErr w:type="gramEnd"/>
      <w:r>
        <w:rPr>
          <w:b/>
          <w:sz w:val="24"/>
        </w:rPr>
        <w:t xml:space="preserve">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6F9BDD9D"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hyperlink r:id="rId83" w:history="1">
        <w:r w:rsidRPr="007F6245">
          <w:rPr>
            <w:rStyle w:val="Hyperlink"/>
            <w:b/>
            <w:bCs/>
            <w:sz w:val="24"/>
            <w:szCs w:val="24"/>
          </w:rPr>
          <w:t>https://aktemp.uaa.alaska.edu/</w:t>
        </w:r>
      </w:hyperlink>
      <w:r w:rsidRPr="007F6245">
        <w:rPr>
          <w:b/>
          <w:bCs/>
          <w:sz w:val="24"/>
          <w:szCs w:val="24"/>
        </w:rPr>
        <w:t xml:space="preserve"> </w:t>
      </w:r>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515" w:name="Appendix_H"/>
      <w:bookmarkStart w:id="516" w:name="_bookmark41"/>
      <w:bookmarkStart w:id="517" w:name="_Hlk117092092"/>
      <w:bookmarkStart w:id="518" w:name="_Toc132032689"/>
      <w:bookmarkEnd w:id="463"/>
      <w:bookmarkEnd w:id="515"/>
      <w:bookmarkEnd w:id="516"/>
      <w:r>
        <w:rPr>
          <w:b/>
          <w:sz w:val="28"/>
        </w:rPr>
        <w:t>Appendix H</w:t>
      </w:r>
      <w:r w:rsidR="000A657C" w:rsidRPr="000961EF">
        <w:rPr>
          <w:b/>
        </w:rPr>
        <w:t xml:space="preserve">: </w:t>
      </w:r>
      <w:bookmarkEnd w:id="517"/>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518"/>
    </w:p>
    <w:p w14:paraId="04A04C08" w14:textId="77777777" w:rsidR="00E81AA7" w:rsidRDefault="00E81AA7" w:rsidP="00E81AA7">
      <w:pPr>
        <w:pStyle w:val="Title"/>
        <w:ind w:left="0"/>
        <w:rPr>
          <w:b w:val="0"/>
          <w:i/>
          <w:sz w:val="24"/>
          <w:szCs w:val="24"/>
        </w:rPr>
      </w:pPr>
      <w:r>
        <w:rPr>
          <w:b w:val="0"/>
          <w:i/>
          <w:sz w:val="24"/>
          <w:szCs w:val="24"/>
        </w:rPr>
        <w:t>(</w:t>
      </w:r>
      <w:proofErr w:type="gramStart"/>
      <w:r>
        <w:rPr>
          <w:b w:val="0"/>
          <w:i/>
          <w:sz w:val="24"/>
          <w:szCs w:val="24"/>
        </w:rPr>
        <w:t>updated</w:t>
      </w:r>
      <w:proofErr w:type="gramEnd"/>
      <w:r>
        <w:rPr>
          <w:b w:val="0"/>
          <w:i/>
          <w:sz w:val="24"/>
          <w:szCs w:val="24"/>
        </w:rPr>
        <w:t xml:space="preserve">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w:t>
      </w:r>
      <w:proofErr w:type="gramStart"/>
      <w:r>
        <w:rPr>
          <w:sz w:val="24"/>
          <w:szCs w:val="24"/>
        </w:rPr>
        <w:t>Sonde"</w:t>
      </w:r>
      <w:proofErr w:type="gramEnd"/>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Remove the clear protective </w:t>
      </w:r>
      <w:proofErr w:type="gramStart"/>
      <w:r>
        <w:rPr>
          <w:color w:val="000000"/>
          <w:sz w:val="24"/>
          <w:szCs w:val="24"/>
        </w:rPr>
        <w:t>cap</w:t>
      </w:r>
      <w:proofErr w:type="gramEnd"/>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w:t>
      </w:r>
      <w:proofErr w:type="gramStart"/>
      <w:r>
        <w:rPr>
          <w:sz w:val="24"/>
          <w:szCs w:val="24"/>
        </w:rPr>
        <w:t>sensor</w:t>
      </w:r>
      <w:proofErr w:type="gramEnd"/>
      <w:r>
        <w:rPr>
          <w:sz w:val="24"/>
          <w:szCs w:val="24"/>
        </w:rPr>
        <w:t xml:space="preserve">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Reading should be within 10% of desired standard value. If so, click "Calibrate". If not</w:t>
      </w:r>
      <w:proofErr w:type="gramStart"/>
      <w:r>
        <w:rPr>
          <w:sz w:val="24"/>
          <w:szCs w:val="24"/>
        </w:rPr>
        <w:t>, allow to</w:t>
      </w:r>
      <w:proofErr w:type="gramEnd"/>
      <w:r>
        <w:rPr>
          <w:sz w:val="24"/>
          <w:szCs w:val="24"/>
        </w:rPr>
        <w:t xml:space="preserve">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w:t>
      </w:r>
      <w:proofErr w:type="gramStart"/>
      <w:r>
        <w:rPr>
          <w:sz w:val="24"/>
          <w:szCs w:val="24"/>
        </w:rPr>
        <w:t>Attach to</w:t>
      </w:r>
      <w:proofErr w:type="gramEnd"/>
      <w:r>
        <w:rPr>
          <w:sz w:val="24"/>
          <w:szCs w:val="24"/>
        </w:rPr>
        <w:t xml:space="preserve">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w:t>
      </w:r>
      <w:proofErr w:type="gramStart"/>
      <w:r>
        <w:rPr>
          <w:color w:val="000000"/>
          <w:sz w:val="24"/>
          <w:szCs w:val="24"/>
        </w:rPr>
        <w:t>calibrate</w:t>
      </w:r>
      <w:proofErr w:type="gramEnd"/>
      <w:r>
        <w:rPr>
          <w:color w:val="000000"/>
          <w:sz w:val="24"/>
          <w:szCs w:val="24"/>
        </w:rPr>
        <w:t xml:space="preserv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readings are odd the first step is to get fresh solution, rinse and dry instrument and try again (up to three times) then move on to the other possible solutions if there is still a </w:t>
      </w:r>
      <w:proofErr w:type="gramStart"/>
      <w:r>
        <w:rPr>
          <w:color w:val="000000"/>
          <w:sz w:val="24"/>
          <w:szCs w:val="24"/>
        </w:rPr>
        <w:t>problem</w:t>
      </w:r>
      <w:proofErr w:type="gramEnd"/>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w:t>
      </w:r>
      <w:proofErr w:type="gramStart"/>
      <w:r>
        <w:rPr>
          <w:color w:val="000000"/>
          <w:sz w:val="24"/>
          <w:szCs w:val="24"/>
        </w:rPr>
        <w:t>correctly</w:t>
      </w:r>
      <w:proofErr w:type="gramEnd"/>
      <w:r>
        <w:rPr>
          <w:color w:val="000000"/>
          <w:sz w:val="24"/>
          <w:szCs w:val="24"/>
        </w:rPr>
        <w:t xml:space="preserve">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w:t>
      </w:r>
      <w:proofErr w:type="gramStart"/>
      <w:r>
        <w:rPr>
          <w:color w:val="000000"/>
          <w:sz w:val="24"/>
          <w:szCs w:val="24"/>
        </w:rPr>
        <w:t>turn</w:t>
      </w:r>
      <w:proofErr w:type="gramEnd"/>
      <w:r>
        <w:rPr>
          <w:color w:val="000000"/>
          <w:sz w:val="24"/>
          <w:szCs w:val="24"/>
        </w:rPr>
        <w:t xml:space="preserve">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t>
      </w:r>
      <w:proofErr w:type="gramStart"/>
      <w:r>
        <w:rPr>
          <w:color w:val="000000"/>
          <w:sz w:val="24"/>
          <w:szCs w:val="24"/>
        </w:rPr>
        <w:t>wrong</w:t>
      </w:r>
      <w:proofErr w:type="gramEnd"/>
      <w:r>
        <w:rPr>
          <w:color w:val="000000"/>
          <w:sz w:val="24"/>
          <w:szCs w:val="24"/>
        </w:rPr>
        <w:t xml:space="preserve">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Don’t rush, let readings </w:t>
      </w:r>
      <w:proofErr w:type="gramStart"/>
      <w:r>
        <w:rPr>
          <w:color w:val="000000"/>
          <w:sz w:val="24"/>
          <w:szCs w:val="24"/>
        </w:rPr>
        <w:t>settle</w:t>
      </w:r>
      <w:proofErr w:type="gramEnd"/>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Always change solution first if a reading is </w:t>
      </w:r>
      <w:proofErr w:type="gramStart"/>
      <w:r>
        <w:rPr>
          <w:color w:val="000000"/>
          <w:sz w:val="24"/>
          <w:szCs w:val="24"/>
        </w:rPr>
        <w:t>odd</w:t>
      </w:r>
      <w:proofErr w:type="gramEnd"/>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a calibration isn’t </w:t>
      </w:r>
      <w:proofErr w:type="gramStart"/>
      <w:r>
        <w:rPr>
          <w:color w:val="000000"/>
          <w:sz w:val="24"/>
          <w:szCs w:val="24"/>
        </w:rPr>
        <w:t>working</w:t>
      </w:r>
      <w:proofErr w:type="gramEnd"/>
      <w:r>
        <w:rPr>
          <w:color w:val="000000"/>
          <w:sz w:val="24"/>
          <w:szCs w:val="24"/>
        </w:rPr>
        <w:t xml:space="preserve">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Check to see how many files are already on the instrument, four is the max, three or less are necessary to create a new </w:t>
      </w:r>
      <w:proofErr w:type="gramStart"/>
      <w:r>
        <w:rPr>
          <w:color w:val="000000"/>
          <w:sz w:val="24"/>
          <w:szCs w:val="24"/>
        </w:rPr>
        <w:t>file</w:t>
      </w:r>
      <w:proofErr w:type="gramEnd"/>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Delete a file only after checking to make sure it has been </w:t>
      </w:r>
      <w:proofErr w:type="gramStart"/>
      <w:r>
        <w:rPr>
          <w:color w:val="000000"/>
          <w:sz w:val="24"/>
          <w:szCs w:val="24"/>
        </w:rPr>
        <w:t>downloaded</w:t>
      </w:r>
      <w:proofErr w:type="gramEnd"/>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To delete simply type in the file number and hit ENTER, “Y” for yes, </w:t>
      </w:r>
      <w:proofErr w:type="gramStart"/>
      <w:r>
        <w:rPr>
          <w:color w:val="000000"/>
          <w:sz w:val="24"/>
          <w:szCs w:val="24"/>
        </w:rPr>
        <w:t>ENTER</w:t>
      </w:r>
      <w:proofErr w:type="gramEnd"/>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File Name – whatever you </w:t>
      </w:r>
      <w:proofErr w:type="gramStart"/>
      <w:r>
        <w:rPr>
          <w:color w:val="000000"/>
          <w:sz w:val="24"/>
          <w:szCs w:val="24"/>
        </w:rPr>
        <w:t>want</w:t>
      </w:r>
      <w:proofErr w:type="gramEnd"/>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date – </w:t>
      </w:r>
      <w:proofErr w:type="gramStart"/>
      <w:r>
        <w:rPr>
          <w:color w:val="000000"/>
          <w:sz w:val="24"/>
          <w:szCs w:val="24"/>
        </w:rPr>
        <w:t>MMDDYY</w:t>
      </w:r>
      <w:proofErr w:type="gramEnd"/>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time – </w:t>
      </w:r>
      <w:proofErr w:type="gramStart"/>
      <w:r>
        <w:rPr>
          <w:color w:val="000000"/>
          <w:sz w:val="24"/>
          <w:szCs w:val="24"/>
        </w:rPr>
        <w:t>HHMMSS</w:t>
      </w:r>
      <w:proofErr w:type="gramEnd"/>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 xml:space="preserve">14 days is max, 10 is </w:t>
      </w:r>
      <w:proofErr w:type="gramStart"/>
      <w:r>
        <w:rPr>
          <w:color w:val="000000"/>
          <w:sz w:val="24"/>
          <w:szCs w:val="24"/>
        </w:rPr>
        <w:t>ideal</w:t>
      </w:r>
      <w:proofErr w:type="gramEnd"/>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Sample frequency – 001500 is typical for </w:t>
      </w:r>
      <w:proofErr w:type="gramStart"/>
      <w:r>
        <w:rPr>
          <w:color w:val="000000"/>
          <w:sz w:val="24"/>
          <w:szCs w:val="24"/>
        </w:rPr>
        <w:t>turbidity</w:t>
      </w:r>
      <w:proofErr w:type="gramEnd"/>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Sensor warm-up - 000030, fills in the next criteria as 000030 </w:t>
      </w:r>
      <w:proofErr w:type="gramStart"/>
      <w:r>
        <w:rPr>
          <w:color w:val="000000"/>
          <w:sz w:val="24"/>
          <w:szCs w:val="24"/>
        </w:rPr>
        <w:t>too</w:t>
      </w:r>
      <w:proofErr w:type="gramEnd"/>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Disable audio </w:t>
      </w:r>
      <w:proofErr w:type="gramStart"/>
      <w:r>
        <w:rPr>
          <w:color w:val="000000"/>
          <w:sz w:val="24"/>
          <w:szCs w:val="24"/>
        </w:rPr>
        <w:t>–“</w:t>
      </w:r>
      <w:proofErr w:type="gramEnd"/>
      <w:r>
        <w:rPr>
          <w:color w:val="000000"/>
          <w:sz w:val="24"/>
          <w:szCs w:val="24"/>
        </w:rPr>
        <w:t>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w:t>
      </w:r>
      <w:proofErr w:type="gramStart"/>
      <w:r>
        <w:rPr>
          <w:color w:val="000000"/>
          <w:sz w:val="24"/>
          <w:szCs w:val="24"/>
        </w:rPr>
        <w:t>times</w:t>
      </w:r>
      <w:proofErr w:type="gramEnd"/>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w:t>
      </w:r>
      <w:proofErr w:type="gramStart"/>
      <w:r>
        <w:rPr>
          <w:color w:val="000000"/>
          <w:sz w:val="24"/>
          <w:szCs w:val="24"/>
        </w:rPr>
        <w:t>instrument</w:t>
      </w:r>
      <w:proofErr w:type="gramEnd"/>
      <w:r>
        <w:rPr>
          <w:color w:val="000000"/>
          <w:sz w:val="24"/>
          <w:szCs w:val="24"/>
        </w:rPr>
        <w:t xml:space="preserve">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w:t>
      </w:r>
      <w:proofErr w:type="gramStart"/>
      <w:r>
        <w:rPr>
          <w:color w:val="000000"/>
          <w:sz w:val="24"/>
          <w:szCs w:val="24"/>
        </w:rPr>
        <w:t>correctly</w:t>
      </w:r>
      <w:proofErr w:type="gramEnd"/>
      <w:r>
        <w:rPr>
          <w:color w:val="000000"/>
          <w:sz w:val="24"/>
          <w:szCs w:val="24"/>
        </w:rPr>
        <w:t xml:space="preserve">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Record the battery % and voltage of the first reading, should be 100% and 13 + </w:t>
      </w:r>
      <w:proofErr w:type="gramStart"/>
      <w:r>
        <w:rPr>
          <w:color w:val="000000"/>
          <w:sz w:val="24"/>
          <w:szCs w:val="24"/>
        </w:rPr>
        <w:t>volts</w:t>
      </w:r>
      <w:proofErr w:type="gramEnd"/>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Type the file number (1,2,3 or 4) and hit </w:t>
      </w:r>
      <w:proofErr w:type="gramStart"/>
      <w:r>
        <w:rPr>
          <w:color w:val="000000"/>
          <w:sz w:val="24"/>
          <w:szCs w:val="24"/>
        </w:rPr>
        <w:t>ENTER</w:t>
      </w:r>
      <w:proofErr w:type="gramEnd"/>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Click “receive </w:t>
      </w:r>
      <w:proofErr w:type="gramStart"/>
      <w:r>
        <w:rPr>
          <w:color w:val="000000"/>
          <w:sz w:val="24"/>
          <w:szCs w:val="24"/>
        </w:rPr>
        <w:t>file”</w:t>
      </w:r>
      <w:proofErr w:type="gramEnd"/>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A transfer box should pop </w:t>
      </w:r>
      <w:proofErr w:type="gramStart"/>
      <w:r>
        <w:rPr>
          <w:color w:val="000000"/>
          <w:sz w:val="24"/>
          <w:szCs w:val="24"/>
        </w:rPr>
        <w:t>up</w:t>
      </w:r>
      <w:proofErr w:type="gramEnd"/>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w:t>
      </w:r>
      <w:proofErr w:type="gramStart"/>
      <w:r>
        <w:rPr>
          <w:color w:val="000000"/>
          <w:sz w:val="24"/>
          <w:szCs w:val="24"/>
        </w:rPr>
        <w:t>graph</w:t>
      </w:r>
      <w:proofErr w:type="gramEnd"/>
      <w:r>
        <w:rPr>
          <w:color w:val="000000"/>
          <w:sz w:val="24"/>
          <w:szCs w:val="24"/>
        </w:rPr>
        <w:t xml:space="preserve">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w:t>
      </w:r>
      <w:proofErr w:type="gramStart"/>
      <w:r>
        <w:rPr>
          <w:color w:val="000000"/>
          <w:sz w:val="24"/>
          <w:szCs w:val="24"/>
        </w:rPr>
        <w:t>folder</w:t>
      </w:r>
      <w:proofErr w:type="gramEnd"/>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Move file to correct </w:t>
      </w:r>
      <w:proofErr w:type="gramStart"/>
      <w:r>
        <w:rPr>
          <w:color w:val="000000"/>
          <w:sz w:val="24"/>
          <w:szCs w:val="24"/>
        </w:rPr>
        <w:t>folder</w:t>
      </w:r>
      <w:proofErr w:type="gramEnd"/>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 xml:space="preserve">Clean sensor off as much as possible in the river, remove guard and attach plastic </w:t>
      </w:r>
      <w:proofErr w:type="gramStart"/>
      <w:r>
        <w:rPr>
          <w:color w:val="000000"/>
          <w:sz w:val="24"/>
          <w:szCs w:val="24"/>
        </w:rPr>
        <w:t>cap</w:t>
      </w:r>
      <w:proofErr w:type="gramEnd"/>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w:t>
      </w:r>
      <w:proofErr w:type="gramStart"/>
      <w:r>
        <w:rPr>
          <w:color w:val="000000"/>
          <w:sz w:val="24"/>
          <w:szCs w:val="24"/>
        </w:rPr>
        <w:t>immediately</w:t>
      </w:r>
      <w:proofErr w:type="gramEnd"/>
      <w:r>
        <w:rPr>
          <w:color w:val="000000"/>
          <w:sz w:val="24"/>
          <w:szCs w:val="24"/>
        </w:rPr>
        <w:t xml:space="preserve">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w:t>
      </w:r>
      <w:proofErr w:type="gramStart"/>
      <w:r>
        <w:rPr>
          <w:color w:val="000000"/>
          <w:sz w:val="24"/>
          <w:szCs w:val="24"/>
        </w:rPr>
        <w:t>check</w:t>
      </w:r>
      <w:proofErr w:type="gramEnd"/>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 xml:space="preserve">When all else fails and the sensor will not </w:t>
      </w:r>
      <w:proofErr w:type="gramStart"/>
      <w:r>
        <w:rPr>
          <w:sz w:val="24"/>
          <w:szCs w:val="24"/>
        </w:rPr>
        <w:t>calibrate</w:t>
      </w:r>
      <w:proofErr w:type="gramEnd"/>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pt to get the </w:t>
      </w:r>
      <w:proofErr w:type="gramStart"/>
      <w:r>
        <w:rPr>
          <w:color w:val="000000"/>
          <w:sz w:val="24"/>
          <w:szCs w:val="24"/>
        </w:rPr>
        <w:t>four point</w:t>
      </w:r>
      <w:proofErr w:type="gramEnd"/>
      <w:r>
        <w:rPr>
          <w:color w:val="000000"/>
          <w:sz w:val="24"/>
          <w:szCs w:val="24"/>
        </w:rPr>
        <w:t xml:space="preserve">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519" w:name="Appendix_I"/>
      <w:bookmarkStart w:id="520" w:name="_bookmark42"/>
      <w:bookmarkStart w:id="521" w:name="_Toc132032690"/>
      <w:bookmarkStart w:id="522" w:name="_Hlk117092153"/>
      <w:bookmarkEnd w:id="519"/>
      <w:bookmarkEnd w:id="520"/>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521"/>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523" w:name="Appendix_J"/>
      <w:bookmarkStart w:id="524" w:name="_bookmark43"/>
      <w:bookmarkStart w:id="525" w:name="_Toc132032691"/>
      <w:bookmarkEnd w:id="523"/>
      <w:bookmarkEnd w:id="524"/>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525"/>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526" w:name="Date"/>
            <w:bookmarkEnd w:id="526"/>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522"/>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527" w:name="Appendix_K"/>
      <w:bookmarkStart w:id="528" w:name="_bookmark44"/>
      <w:bookmarkStart w:id="529" w:name="_Toc132032692"/>
      <w:bookmarkStart w:id="530" w:name="_Toc133754268"/>
      <w:bookmarkEnd w:id="527"/>
      <w:bookmarkEnd w:id="528"/>
      <w:r>
        <w:rPr>
          <w:b w:val="0"/>
          <w:sz w:val="28"/>
        </w:rPr>
        <w:lastRenderedPageBreak/>
        <w:t>Appendix K</w:t>
      </w:r>
      <w:bookmarkStart w:id="531" w:name="_Toc132706078"/>
      <w:r>
        <w:t>: Laboratory Certificates of Analysis</w:t>
      </w:r>
      <w:bookmarkEnd w:id="529"/>
      <w:bookmarkEnd w:id="530"/>
      <w:bookmarkEnd w:id="531"/>
    </w:p>
    <w:p w14:paraId="32B119A8" w14:textId="77777777" w:rsidR="00E81AA7" w:rsidRDefault="00E81AA7" w:rsidP="00E81AA7">
      <w:pPr>
        <w:pStyle w:val="Heading1"/>
      </w:pPr>
    </w:p>
    <w:p w14:paraId="4F320EAF" w14:textId="1FEE15D2" w:rsidR="00E81AA7" w:rsidRPr="007F6245" w:rsidRDefault="00E81AA7" w:rsidP="00E81AA7">
      <w:pPr>
        <w:pStyle w:val="Heading1"/>
        <w:rPr>
          <w:b w:val="0"/>
        </w:rPr>
      </w:pPr>
      <w:bookmarkStart w:id="532" w:name="_Toc132706079"/>
      <w:bookmarkStart w:id="533" w:name="_Toc133754269"/>
      <w:r>
        <w:rPr>
          <w:b w:val="0"/>
        </w:rPr>
        <w:t xml:space="preserve">Laboratory </w:t>
      </w:r>
      <w:r w:rsidRPr="007F6245">
        <w:rPr>
          <w:b w:val="0"/>
        </w:rPr>
        <w:t xml:space="preserve">certificates of analysis are available from the project manager at </w:t>
      </w:r>
      <w:hyperlink r:id="rId84" w:history="1">
        <w:r w:rsidRPr="007F6245">
          <w:rPr>
            <w:rStyle w:val="Hyperlink"/>
            <w:b w:val="0"/>
          </w:rPr>
          <w:t>hydrology@kenaiwatershed.org</w:t>
        </w:r>
      </w:hyperlink>
      <w:r w:rsidRPr="007F6245">
        <w:rPr>
          <w:b w:val="0"/>
        </w:rPr>
        <w:t xml:space="preserve">. </w:t>
      </w:r>
      <w:r w:rsidR="000A657C" w:rsidRPr="007F6245">
        <w:rPr>
          <w:b w:val="0"/>
        </w:rPr>
        <w:t>The certificates</w:t>
      </w:r>
      <w:r w:rsidRPr="007F6245">
        <w:rPr>
          <w:b w:val="0"/>
        </w:rPr>
        <w:t xml:space="preserve"> are also available for download online at </w:t>
      </w:r>
      <w:hyperlink r:id="rId85" w:history="1">
        <w:r w:rsidRPr="007F6245">
          <w:rPr>
            <w:rStyle w:val="Hyperlink"/>
            <w:b w:val="0"/>
          </w:rPr>
          <w:t>https://bit.ly/kwf_lab_certs</w:t>
        </w:r>
      </w:hyperlink>
      <w:r w:rsidR="000A657C" w:rsidRPr="007F6245">
        <w:rPr>
          <w:b w:val="0"/>
        </w:rPr>
        <w:t>.</w:t>
      </w:r>
      <w:bookmarkEnd w:id="532"/>
      <w:bookmarkEnd w:id="533"/>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534" w:name="_Toc132032693"/>
      <w:r w:rsidRPr="00CE4B61">
        <w:rPr>
          <w:b/>
          <w:sz w:val="24"/>
          <w:szCs w:val="24"/>
        </w:rPr>
        <w:lastRenderedPageBreak/>
        <w:t>Appendix L</w:t>
      </w:r>
      <w:bookmarkEnd w:id="277"/>
      <w:r w:rsidR="000A657C" w:rsidRPr="00CE4B61">
        <w:rPr>
          <w:b/>
          <w:sz w:val="24"/>
          <w:szCs w:val="24"/>
        </w:rPr>
        <w:t>: Data Evaluation Checklist</w:t>
      </w:r>
      <w:bookmarkEnd w:id="534"/>
    </w:p>
    <w:p w14:paraId="5AA08437" w14:textId="77777777" w:rsidR="000A657C" w:rsidRDefault="000A657C" w:rsidP="000A657C">
      <w:pPr>
        <w:pStyle w:val="Heading2"/>
        <w:spacing w:line="240" w:lineRule="exact"/>
        <w:ind w:left="720" w:hanging="720"/>
      </w:pPr>
    </w:p>
    <w:p w14:paraId="432D9633" w14:textId="681AF93E"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86" w:history="1">
        <w:r w:rsidR="00CE4B61" w:rsidRPr="00F11EB2">
          <w:rPr>
            <w:rStyle w:val="Hyperlink"/>
          </w:rPr>
          <w:t>https://bit.ly/kwf_w</w:t>
        </w:r>
        <w:r w:rsidR="00CE4B61" w:rsidRPr="00F11EB2">
          <w:rPr>
            <w:rStyle w:val="Hyperlink"/>
          </w:rPr>
          <w:t>qx_evaluation_checklist</w:t>
        </w:r>
      </w:hyperlink>
      <w:r w:rsidR="00CE4B61">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87"/>
      <w:footerReference w:type="default" r:id="rId88"/>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jamin Meyer" w:date="2023-04-18T15:18:00Z" w:initials="BM">
    <w:p w14:paraId="4AC511E9" w14:textId="35C8EDDA" w:rsidR="00FC3010" w:rsidRDefault="00FC3010">
      <w:pPr>
        <w:pStyle w:val="CommentText"/>
      </w:pPr>
      <w:r>
        <w:rPr>
          <w:rStyle w:val="CommentReference"/>
        </w:rPr>
        <w:annotationRef/>
      </w:r>
      <w:r>
        <w:t xml:space="preserve">I confirmed that this is the version number we want. With version number, we are referring to QAPP documents specifically for just the baseline project. </w:t>
      </w:r>
    </w:p>
  </w:comment>
  <w:comment w:id="2" w:author="Fields, Cindy" w:date="2023-04-27T13:05:00Z" w:initials="FC">
    <w:p w14:paraId="742A25A0" w14:textId="11C20255" w:rsidR="00AE0845" w:rsidRDefault="00AE0845">
      <w:pPr>
        <w:pStyle w:val="CommentText"/>
      </w:pPr>
      <w:r>
        <w:rPr>
          <w:rStyle w:val="CommentReference"/>
        </w:rPr>
        <w:annotationRef/>
      </w:r>
      <w:r>
        <w:rPr>
          <w:rFonts w:ascii="TimesNewRomanPSMT" w:eastAsiaTheme="minorHAnsi" w:hAnsi="TimesNewRomanPSMT" w:cs="TimesNewRomanPSMT"/>
          <w:sz w:val="24"/>
          <w:szCs w:val="24"/>
        </w:rPr>
        <w:t>Thanks for confirming. Make sure the version cited in the header (v4) matches the most current version number (v3). It is the responsibility of the project manager to ensure versions of the QAPP are controlled, distributed to those who need them, tracked, and older versions removed from circulation</w:t>
      </w:r>
    </w:p>
  </w:comment>
  <w:comment w:id="19" w:author="Fields, Cindy" w:date="2023-04-27T13:07:00Z" w:initials="FC">
    <w:p w14:paraId="3D680405" w14:textId="6F608F3D" w:rsidR="00AE0845" w:rsidRDefault="00AE0845">
      <w:pPr>
        <w:pStyle w:val="CommentText"/>
      </w:pPr>
      <w:r>
        <w:rPr>
          <w:rStyle w:val="CommentReference"/>
        </w:rPr>
        <w:annotationRef/>
      </w:r>
      <w:r>
        <w:t>“Contents” should be A.2 and “Acknowledgements” should not be numbered. Update Field and make sure all of the links work prior to creating final PDF.</w:t>
      </w:r>
    </w:p>
  </w:comment>
  <w:comment w:id="22" w:author="Fields, Cindy" w:date="2023-04-27T13:07:00Z" w:initials="FC">
    <w:p w14:paraId="050E5727" w14:textId="292997CE" w:rsidR="00AE0845" w:rsidRDefault="00AE0845">
      <w:pPr>
        <w:pStyle w:val="CommentText"/>
      </w:pPr>
      <w:r>
        <w:rPr>
          <w:rStyle w:val="CommentReference"/>
        </w:rPr>
        <w:annotationRef/>
      </w:r>
      <w:r>
        <w:t>Double check Tables, Figures and Appendices are accurately identified before creating final PDF</w:t>
      </w:r>
    </w:p>
  </w:comment>
  <w:comment w:id="23" w:author="Fields, Cindy" w:date="2023-04-27T13:34:00Z" w:initials="FC">
    <w:p w14:paraId="3B869F4B" w14:textId="29C8B771" w:rsidR="0014462D" w:rsidRDefault="0014462D">
      <w:pPr>
        <w:pStyle w:val="CommentText"/>
      </w:pPr>
      <w:r>
        <w:rPr>
          <w:rStyle w:val="CommentReference"/>
        </w:rPr>
        <w:annotationRef/>
      </w:r>
      <w:r>
        <w:t>For example, Table 8 is now “</w:t>
      </w:r>
      <w:r>
        <w:rPr>
          <w:b/>
          <w:sz w:val="24"/>
        </w:rPr>
        <w:t xml:space="preserve">Sampling Locations for Agency Baseline Monitoring” </w:t>
      </w:r>
      <w:r w:rsidRPr="0014462D">
        <w:rPr>
          <w:bCs/>
          <w:sz w:val="24"/>
        </w:rPr>
        <w:t>instead of “Data Qualifiers”</w:t>
      </w:r>
    </w:p>
  </w:comment>
  <w:comment w:id="31" w:author="Benjamin Meyer" w:date="2023-04-12T10:24:00Z" w:initials="BM">
    <w:p w14:paraId="6024199B" w14:textId="77777777" w:rsidR="00015BB1" w:rsidRDefault="00015BB1" w:rsidP="00015BB1">
      <w:pPr>
        <w:pStyle w:val="CommentText"/>
      </w:pPr>
      <w:r>
        <w:rPr>
          <w:rStyle w:val="CommentReference"/>
        </w:rPr>
        <w:annotationRef/>
      </w:r>
      <w:r>
        <w:t>Added new list of acronyms; this whole page is new</w:t>
      </w:r>
    </w:p>
  </w:comment>
  <w:comment w:id="32" w:author="Fields, Cindy" w:date="2023-04-27T13:08:00Z" w:initials="FC">
    <w:p w14:paraId="63644E95" w14:textId="7B03FB7C" w:rsidR="00AE0845" w:rsidRDefault="00AE0845">
      <w:pPr>
        <w:pStyle w:val="CommentText"/>
      </w:pPr>
      <w:r>
        <w:rPr>
          <w:rStyle w:val="CommentReference"/>
        </w:rPr>
        <w:annotationRef/>
      </w:r>
      <w:r>
        <w:t>Ensure list is complete prior to generating final PDF</w:t>
      </w:r>
    </w:p>
  </w:comment>
  <w:comment w:id="38" w:author="Benjamin Meyer" w:date="2023-04-12T10:24:00Z" w:initials="BM">
    <w:p w14:paraId="21F74F16" w14:textId="77777777" w:rsidR="00015BB1" w:rsidRDefault="00015BB1" w:rsidP="000A6FC9">
      <w:pPr>
        <w:pStyle w:val="CommentText"/>
      </w:pPr>
      <w:r>
        <w:rPr>
          <w:rStyle w:val="CommentReference"/>
        </w:rPr>
        <w:annotationRef/>
      </w:r>
      <w:r>
        <w:t>Modified distribution list at request of various entities</w:t>
      </w:r>
    </w:p>
  </w:comment>
  <w:comment w:id="39" w:author="Fields, Cindy" w:date="2023-04-27T13:08:00Z" w:initials="FC">
    <w:p w14:paraId="0A671578" w14:textId="74ADC80D" w:rsidR="00AE0845" w:rsidRDefault="00AE0845">
      <w:pPr>
        <w:pStyle w:val="CommentText"/>
      </w:pPr>
      <w:r>
        <w:rPr>
          <w:rStyle w:val="CommentReference"/>
        </w:rPr>
        <w:annotationRef/>
      </w:r>
      <w:r>
        <w:t>OK. Please ensure that each person listed receives a copy of final, signed QAPP PDF.</w:t>
      </w:r>
    </w:p>
  </w:comment>
  <w:comment w:id="53" w:author="Benjamin Meyer" w:date="2023-04-18T14:08:00Z" w:initials="BM">
    <w:p w14:paraId="2EA0EB88" w14:textId="3AEA269E" w:rsidR="000B57B0" w:rsidRDefault="000B57B0">
      <w:pPr>
        <w:pStyle w:val="CommentText"/>
      </w:pPr>
      <w:r>
        <w:rPr>
          <w:rStyle w:val="CommentReference"/>
        </w:rPr>
        <w:annotationRef/>
      </w:r>
      <w:r>
        <w:t>In the past, we used a different analytical lab whose staff visited from Anchorage to provide training.</w:t>
      </w:r>
    </w:p>
  </w:comment>
  <w:comment w:id="54" w:author="Fields, Cindy" w:date="2023-04-27T13:38:00Z" w:initials="FC">
    <w:p w14:paraId="7FD5EB59" w14:textId="3FBC094B" w:rsidR="0014462D" w:rsidRDefault="0014462D">
      <w:pPr>
        <w:pStyle w:val="CommentText"/>
      </w:pPr>
      <w:r>
        <w:rPr>
          <w:rStyle w:val="CommentReference"/>
        </w:rPr>
        <w:annotationRef/>
      </w:r>
      <w:r>
        <w:rPr>
          <w:rStyle w:val="CommentReference"/>
        </w:rPr>
        <w:t>OK</w:t>
      </w:r>
    </w:p>
  </w:comment>
  <w:comment w:id="58" w:author="Fields, Cindy" w:date="2023-04-27T13:18:00Z" w:initials="FC">
    <w:p w14:paraId="2844633E" w14:textId="53D4ED89" w:rsidR="00EA254A" w:rsidRDefault="00EA254A">
      <w:pPr>
        <w:pStyle w:val="CommentText"/>
      </w:pPr>
      <w:r>
        <w:rPr>
          <w:rStyle w:val="CommentReference"/>
        </w:rPr>
        <w:annotationRef/>
      </w:r>
      <w:r w:rsidR="00427A12">
        <w:t>Not a QAPP comment, but p</w:t>
      </w:r>
      <w:r>
        <w:t>lease remember to document that the QAPP is reviewed</w:t>
      </w:r>
      <w:r w:rsidR="00427A12">
        <w:t xml:space="preserve"> annually</w:t>
      </w:r>
      <w:r>
        <w:t xml:space="preserve"> by the staff performing the environmental operations to ensure that it is still relevant to the work being performed. </w:t>
      </w:r>
      <w:r w:rsidR="0014462D">
        <w:t>This can be documented however makes sense for your organization (annual report, stamp on cover page of current QAPP, spreadsheet, etc)</w:t>
      </w:r>
    </w:p>
  </w:comment>
  <w:comment w:id="125" w:author="Fields, Cindy" w:date="2023-04-27T14:30:00Z" w:initials="FC">
    <w:p w14:paraId="3139B17F" w14:textId="76D4A6B9" w:rsidR="00E374D5" w:rsidRDefault="00E374D5">
      <w:pPr>
        <w:pStyle w:val="CommentText"/>
      </w:pPr>
      <w:r>
        <w:rPr>
          <w:rStyle w:val="CommentReference"/>
        </w:rPr>
        <w:annotationRef/>
      </w:r>
      <w:r>
        <w:t>Define as “detection limit” in footnote below</w:t>
      </w:r>
    </w:p>
  </w:comment>
  <w:comment w:id="146" w:author="Benjamin Meyer" w:date="2023-04-12T10:37:00Z" w:initials="BM">
    <w:p w14:paraId="55149A21" w14:textId="77777777" w:rsidR="00015BB1" w:rsidRDefault="00015BB1" w:rsidP="000A6FC9">
      <w:pPr>
        <w:pStyle w:val="CommentText"/>
      </w:pPr>
      <w:r>
        <w:rPr>
          <w:rStyle w:val="CommentReference"/>
        </w:rPr>
        <w:annotationRef/>
      </w:r>
      <w:r>
        <w:t>Modified text in footnote to clarify</w:t>
      </w:r>
    </w:p>
  </w:comment>
  <w:comment w:id="147" w:author="Benjamin Meyer" w:date="2023-04-18T14:13:00Z" w:initials="BM">
    <w:p w14:paraId="1AEF4331" w14:textId="0E343007" w:rsidR="000B57B0" w:rsidRDefault="000B57B0">
      <w:pPr>
        <w:pStyle w:val="CommentText"/>
      </w:pPr>
      <w:r>
        <w:rPr>
          <w:rStyle w:val="CommentReference"/>
        </w:rPr>
        <w:annotationRef/>
      </w:r>
      <w:r>
        <w:t>Moved this row of the table to the next page</w:t>
      </w:r>
    </w:p>
  </w:comment>
  <w:comment w:id="152" w:author="Benjamin Meyer" w:date="2023-04-12T10:37:00Z" w:initials="BM">
    <w:p w14:paraId="17DCB8F6" w14:textId="77777777" w:rsidR="00015BB1" w:rsidRDefault="00015BB1" w:rsidP="000A6FC9">
      <w:pPr>
        <w:pStyle w:val="CommentText"/>
      </w:pPr>
      <w:r>
        <w:rPr>
          <w:rStyle w:val="CommentReference"/>
        </w:rPr>
        <w:annotationRef/>
      </w:r>
      <w:r>
        <w:t>Modified text in footnote to clarify</w:t>
      </w:r>
    </w:p>
  </w:comment>
  <w:comment w:id="166" w:author="Benjamin Meyer" w:date="2023-04-12T10:37:00Z" w:initials="BM">
    <w:p w14:paraId="448AC4AB" w14:textId="77777777" w:rsidR="00015BB1" w:rsidRDefault="00015BB1" w:rsidP="000A6FC9">
      <w:pPr>
        <w:pStyle w:val="CommentText"/>
      </w:pPr>
      <w:r>
        <w:rPr>
          <w:rStyle w:val="CommentReference"/>
        </w:rPr>
        <w:annotationRef/>
      </w:r>
      <w:r>
        <w:t>Modified text in footnote to clarify</w:t>
      </w:r>
    </w:p>
  </w:comment>
  <w:comment w:id="171" w:author="Benjamin Meyer" w:date="2023-04-12T10:42:00Z" w:initials="BM">
    <w:p w14:paraId="7AC818C1" w14:textId="77777777" w:rsidR="00015BB1" w:rsidRDefault="00015BB1" w:rsidP="00601E6B">
      <w:pPr>
        <w:pStyle w:val="CommentText"/>
      </w:pPr>
      <w:r>
        <w:rPr>
          <w:rStyle w:val="CommentReference"/>
        </w:rPr>
        <w:annotationRef/>
      </w:r>
      <w:r>
        <w:t>Clarified most acronyms in this section</w:t>
      </w:r>
    </w:p>
  </w:comment>
  <w:comment w:id="206" w:author="Benjamin Meyer" w:date="2023-04-12T10:54:00Z" w:initials="BM">
    <w:p w14:paraId="17B6380D" w14:textId="293D16E8" w:rsidR="00015BB1" w:rsidRDefault="00015BB1" w:rsidP="00601E6B">
      <w:pPr>
        <w:pStyle w:val="CommentText"/>
      </w:pPr>
      <w:r>
        <w:rPr>
          <w:rStyle w:val="CommentReference"/>
        </w:rPr>
        <w:annotationRef/>
      </w:r>
      <w:r>
        <w:t>Removed additional map figure that was here</w:t>
      </w:r>
      <w:r w:rsidR="00A73B53">
        <w:t>, referred to Cu/Zn specific project from 2019-2020</w:t>
      </w:r>
    </w:p>
  </w:comment>
  <w:comment w:id="207" w:author="Fields, Cindy" w:date="2023-04-27T13:37:00Z" w:initials="FC">
    <w:p w14:paraId="5BCCC094" w14:textId="1DEB3810" w:rsidR="0014462D" w:rsidRDefault="0014462D">
      <w:pPr>
        <w:pStyle w:val="CommentText"/>
      </w:pPr>
      <w:r>
        <w:rPr>
          <w:rStyle w:val="CommentReference"/>
        </w:rPr>
        <w:annotationRef/>
      </w:r>
      <w:r>
        <w:t>OK</w:t>
      </w:r>
    </w:p>
  </w:comment>
  <w:comment w:id="210" w:author="Benjamin Meyer" w:date="2023-04-12T10:54:00Z" w:initials="BM">
    <w:p w14:paraId="0A691136" w14:textId="602F2954" w:rsidR="00015BB1" w:rsidRDefault="00015BB1" w:rsidP="00601E6B">
      <w:pPr>
        <w:pStyle w:val="CommentText"/>
      </w:pPr>
      <w:r>
        <w:rPr>
          <w:rStyle w:val="CommentReference"/>
        </w:rPr>
        <w:annotationRef/>
      </w:r>
      <w:r>
        <w:t>This entity clarified which parameters they were able to analyze for us</w:t>
      </w:r>
      <w:r w:rsidR="00A73B53">
        <w:t xml:space="preserve"> in March 2023</w:t>
      </w:r>
    </w:p>
  </w:comment>
  <w:comment w:id="211" w:author="Fields, Cindy" w:date="2023-04-27T13:37:00Z" w:initials="FC">
    <w:p w14:paraId="14323A74" w14:textId="606350DF" w:rsidR="0014462D" w:rsidRDefault="0014462D">
      <w:pPr>
        <w:pStyle w:val="CommentText"/>
      </w:pPr>
      <w:r>
        <w:rPr>
          <w:rStyle w:val="CommentReference"/>
        </w:rPr>
        <w:annotationRef/>
      </w:r>
      <w:r>
        <w:t>OK</w:t>
      </w:r>
    </w:p>
  </w:comment>
  <w:comment w:id="212" w:author="Benjamin Meyer" w:date="2023-04-18T12:11:00Z" w:initials="BM">
    <w:p w14:paraId="1CA77611" w14:textId="751B750B" w:rsidR="00015BB1" w:rsidRDefault="00015BB1">
      <w:pPr>
        <w:pStyle w:val="CommentText"/>
      </w:pPr>
      <w:r>
        <w:rPr>
          <w:rStyle w:val="CommentReference"/>
        </w:rPr>
        <w:annotationRef/>
      </w:r>
      <w:r>
        <w:t>City of Soldotna updated us on which parameters they would analyze in March 2023</w:t>
      </w:r>
    </w:p>
  </w:comment>
  <w:comment w:id="213" w:author="Fields, Cindy" w:date="2023-04-27T13:37:00Z" w:initials="FC">
    <w:p w14:paraId="5D22560C" w14:textId="5696371A" w:rsidR="0014462D" w:rsidRDefault="0014462D">
      <w:pPr>
        <w:pStyle w:val="CommentText"/>
      </w:pPr>
      <w:r>
        <w:rPr>
          <w:rStyle w:val="CommentReference"/>
        </w:rPr>
        <w:annotationRef/>
      </w:r>
      <w:r>
        <w:t>OK</w:t>
      </w:r>
    </w:p>
  </w:comment>
  <w:comment w:id="222" w:author="Benjamin Meyer" w:date="2023-04-18T14:46:00Z" w:initials="BM">
    <w:p w14:paraId="24485998" w14:textId="77424F4C" w:rsidR="00990B1F" w:rsidRDefault="00990B1F">
      <w:pPr>
        <w:pStyle w:val="CommentText"/>
      </w:pPr>
      <w:r>
        <w:rPr>
          <w:rStyle w:val="CommentReference"/>
        </w:rPr>
        <w:annotationRef/>
      </w:r>
      <w:r>
        <w:t>Red text indicates new text, green text indicates relocated text.</w:t>
      </w:r>
    </w:p>
  </w:comment>
  <w:comment w:id="223" w:author="Fields, Cindy" w:date="2023-04-27T13:59:00Z" w:initials="FC">
    <w:p w14:paraId="32D29305" w14:textId="2608B140" w:rsidR="00E95B1B" w:rsidRDefault="00E95B1B">
      <w:pPr>
        <w:pStyle w:val="CommentText"/>
      </w:pPr>
      <w:r>
        <w:rPr>
          <w:rStyle w:val="CommentReference"/>
        </w:rPr>
        <w:annotationRef/>
      </w:r>
      <w:r>
        <w:t>OK</w:t>
      </w:r>
    </w:p>
  </w:comment>
  <w:comment w:id="226" w:author="Benjamin Meyer" w:date="2023-04-12T10:56:00Z" w:initials="BM">
    <w:p w14:paraId="3126F3C1" w14:textId="77777777" w:rsidR="00015BB1" w:rsidRDefault="00015BB1" w:rsidP="00601E6B">
      <w:pPr>
        <w:pStyle w:val="CommentText"/>
      </w:pPr>
      <w:r>
        <w:rPr>
          <w:rStyle w:val="CommentReference"/>
        </w:rPr>
        <w:annotationRef/>
      </w:r>
      <w:r>
        <w:t>New sentence</w:t>
      </w:r>
    </w:p>
  </w:comment>
  <w:comment w:id="227" w:author="Fields, Cindy" w:date="2023-04-27T14:00:00Z" w:initials="FC">
    <w:p w14:paraId="3684BE3D" w14:textId="62D48A74" w:rsidR="00E95B1B" w:rsidRDefault="00E95B1B">
      <w:pPr>
        <w:pStyle w:val="CommentText"/>
      </w:pPr>
      <w:r>
        <w:rPr>
          <w:rStyle w:val="CommentReference"/>
        </w:rPr>
        <w:annotationRef/>
      </w:r>
      <w:r>
        <w:t>OK</w:t>
      </w:r>
    </w:p>
  </w:comment>
  <w:comment w:id="230" w:author="Benjamin Meyer" w:date="2023-04-12T10:56:00Z" w:initials="BM">
    <w:p w14:paraId="54B63F92" w14:textId="77777777" w:rsidR="00015BB1" w:rsidRDefault="00015BB1" w:rsidP="00601E6B">
      <w:pPr>
        <w:pStyle w:val="CommentText"/>
      </w:pPr>
      <w:r>
        <w:rPr>
          <w:rStyle w:val="CommentReference"/>
        </w:rPr>
        <w:annotationRef/>
      </w:r>
      <w:r>
        <w:t>Modified from 8 hours on advice from ADEC</w:t>
      </w:r>
    </w:p>
  </w:comment>
  <w:comment w:id="231" w:author="Fields, Cindy" w:date="2023-04-27T14:01:00Z" w:initials="FC">
    <w:p w14:paraId="0ED06F37" w14:textId="1A1C3837" w:rsidR="00E95B1B" w:rsidRDefault="00E95B1B">
      <w:pPr>
        <w:pStyle w:val="CommentText"/>
      </w:pPr>
      <w:r>
        <w:rPr>
          <w:rStyle w:val="CommentReference"/>
        </w:rPr>
        <w:annotationRef/>
      </w:r>
      <w:r>
        <w:t>OK</w:t>
      </w:r>
    </w:p>
  </w:comment>
  <w:comment w:id="240" w:author="Benjamin Meyer" w:date="2023-04-12T10:57:00Z" w:initials="BM">
    <w:p w14:paraId="47BEF414" w14:textId="2C56145D" w:rsidR="00015BB1" w:rsidRDefault="00015BB1" w:rsidP="00601E6B">
      <w:pPr>
        <w:pStyle w:val="CommentText"/>
      </w:pPr>
      <w:r>
        <w:rPr>
          <w:rStyle w:val="CommentReference"/>
        </w:rPr>
        <w:annotationRef/>
      </w:r>
      <w:r w:rsidR="00E552C2">
        <w:t xml:space="preserve">Added </w:t>
      </w:r>
      <w:r>
        <w:t>New sentence</w:t>
      </w:r>
    </w:p>
  </w:comment>
  <w:comment w:id="241" w:author="Fields, Cindy" w:date="2023-04-27T15:10:00Z" w:initials="FC">
    <w:p w14:paraId="35207F30" w14:textId="305D2616" w:rsidR="00427A12" w:rsidRDefault="00427A12">
      <w:pPr>
        <w:pStyle w:val="CommentText"/>
      </w:pPr>
      <w:r>
        <w:rPr>
          <w:rStyle w:val="CommentReference"/>
        </w:rPr>
        <w:annotationRef/>
      </w:r>
      <w:r>
        <w:t>OK</w:t>
      </w:r>
    </w:p>
  </w:comment>
  <w:comment w:id="250" w:author="Benjamin Meyer" w:date="2023-04-18T12:20:00Z" w:initials="BM">
    <w:p w14:paraId="11C6BE2E" w14:textId="472D3B22" w:rsidR="00015BB1" w:rsidRDefault="00015BB1">
      <w:pPr>
        <w:pStyle w:val="CommentText"/>
      </w:pPr>
      <w:r>
        <w:rPr>
          <w:rStyle w:val="CommentReference"/>
        </w:rPr>
        <w:annotationRef/>
      </w:r>
      <w:r>
        <w:t>New section</w:t>
      </w:r>
      <w:r w:rsidR="00915D11">
        <w:t>. This topic previously had little written detail</w:t>
      </w:r>
    </w:p>
  </w:comment>
  <w:comment w:id="251" w:author="Fields, Cindy" w:date="2023-04-27T14:11:00Z" w:initials="FC">
    <w:p w14:paraId="61CF6D59" w14:textId="51184170" w:rsidR="00F24EA0" w:rsidRDefault="00F24EA0">
      <w:pPr>
        <w:pStyle w:val="CommentText"/>
      </w:pPr>
      <w:r>
        <w:rPr>
          <w:rStyle w:val="CommentReference"/>
        </w:rPr>
        <w:annotationRef/>
      </w:r>
      <w:r>
        <w:t>Consider removing to avoid confusion, and just say that</w:t>
      </w:r>
      <w:r w:rsidR="00FE3C7A">
        <w:t xml:space="preserve"> sample shipment will comply with the contracted laboratory shipping instructions. (Plain language, samples are river water with a nominal amount of preservative, so probably don’t need to be treated as hazardous materials)</w:t>
      </w:r>
    </w:p>
  </w:comment>
  <w:comment w:id="252" w:author="Fields, Cindy" w:date="2023-04-27T14:18:00Z" w:initials="FC">
    <w:p w14:paraId="397DE30E" w14:textId="1D57A1CD" w:rsidR="00FE3C7A" w:rsidRDefault="00FE3C7A">
      <w:pPr>
        <w:pStyle w:val="CommentText"/>
      </w:pPr>
      <w:r>
        <w:rPr>
          <w:rStyle w:val="CommentReference"/>
        </w:rPr>
        <w:annotationRef/>
      </w:r>
      <w:r>
        <w:t>Samples collected using clean hands/dirty hands should be in double bagged during sampling</w:t>
      </w:r>
      <w:r w:rsidR="00427A12">
        <w:t>, as noted elsewhere in this document</w:t>
      </w:r>
    </w:p>
  </w:comment>
  <w:comment w:id="253" w:author="Fields, Cindy" w:date="2023-04-27T14:17:00Z" w:initials="FC">
    <w:p w14:paraId="60EB0055" w14:textId="794EB3F1" w:rsidR="00FE3C7A" w:rsidRDefault="00FE3C7A">
      <w:pPr>
        <w:pStyle w:val="CommentText"/>
      </w:pPr>
      <w:r>
        <w:rPr>
          <w:rStyle w:val="CommentReference"/>
        </w:rPr>
        <w:annotationRef/>
      </w:r>
      <w:r w:rsidR="00427A12">
        <w:t xml:space="preserve">Helpful hint: </w:t>
      </w:r>
      <w:r>
        <w:t>Blue ice often doesn’t maintain appropriate cooler temp.  Double bagged water ice does a better job.</w:t>
      </w:r>
    </w:p>
  </w:comment>
  <w:comment w:id="254" w:author="Fields, Cindy" w:date="2023-04-27T14:16:00Z" w:initials="FC">
    <w:p w14:paraId="2A9338B6" w14:textId="49B0E909" w:rsidR="00FE3C7A" w:rsidRDefault="00FE3C7A">
      <w:pPr>
        <w:pStyle w:val="CommentText"/>
      </w:pPr>
      <w:r>
        <w:rPr>
          <w:rStyle w:val="CommentReference"/>
        </w:rPr>
        <w:annotationRef/>
      </w:r>
      <w:r>
        <w:t>Consider using</w:t>
      </w:r>
      <w:r w:rsidR="00E374D5">
        <w:t xml:space="preserve"> the EPA </w:t>
      </w:r>
      <w:r>
        <w:t xml:space="preserve"> 4±2°C</w:t>
      </w:r>
      <w:r w:rsidR="00427A12">
        <w:t xml:space="preserve"> to allow some flexibility and still meet EPA requirements</w:t>
      </w:r>
    </w:p>
  </w:comment>
  <w:comment w:id="255" w:author="Fields, Cindy" w:date="2023-04-27T14:19:00Z" w:initials="FC">
    <w:p w14:paraId="2C30CBF3" w14:textId="66FB4742" w:rsidR="00FE3C7A" w:rsidRDefault="00FE3C7A">
      <w:pPr>
        <w:pStyle w:val="CommentText"/>
      </w:pPr>
      <w:r>
        <w:rPr>
          <w:rStyle w:val="CommentReference"/>
        </w:rPr>
        <w:annotationRef/>
      </w:r>
      <w:r>
        <w:t xml:space="preserve">Consider removing “prior to shipment”.  Often samples don’t have time to cool down </w:t>
      </w:r>
      <w:r w:rsidR="00427A12">
        <w:t>to appropriate temperature</w:t>
      </w:r>
      <w:r>
        <w:t xml:space="preserve"> before shipping. </w:t>
      </w:r>
      <w:r w:rsidR="00427A12">
        <w:t>(Although, it would make sense to keep it in if you are shipping the day after sampling)</w:t>
      </w:r>
    </w:p>
  </w:comment>
  <w:comment w:id="271" w:author="Benjamin Meyer" w:date="2023-04-18T12:23:00Z" w:initials="BM">
    <w:p w14:paraId="30186FFA" w14:textId="348C8C6F" w:rsidR="00015BB1" w:rsidRDefault="00015BB1">
      <w:pPr>
        <w:pStyle w:val="CommentText"/>
      </w:pPr>
      <w:r>
        <w:rPr>
          <w:rStyle w:val="CommentReference"/>
        </w:rPr>
        <w:annotationRef/>
      </w:r>
    </w:p>
  </w:comment>
  <w:comment w:id="272" w:author="Benjamin Meyer" w:date="2023-04-12T11:16:00Z" w:initials="BM">
    <w:p w14:paraId="2FBBC81F" w14:textId="77777777" w:rsidR="00015BB1" w:rsidRDefault="00015BB1" w:rsidP="00601E6B">
      <w:pPr>
        <w:pStyle w:val="CommentText"/>
      </w:pPr>
      <w:r>
        <w:rPr>
          <w:rStyle w:val="CommentReference"/>
        </w:rPr>
        <w:annotationRef/>
      </w:r>
      <w:r>
        <w:t>New addition of field blanks for metals</w:t>
      </w:r>
    </w:p>
  </w:comment>
  <w:comment w:id="273" w:author="Fields, Cindy" w:date="2023-04-27T14:27:00Z" w:initials="FC">
    <w:p w14:paraId="7C2ECB55" w14:textId="24A154D4" w:rsidR="00E374D5" w:rsidRDefault="00E374D5">
      <w:pPr>
        <w:pStyle w:val="CommentText"/>
      </w:pPr>
      <w:r>
        <w:rPr>
          <w:rStyle w:val="CommentReference"/>
        </w:rPr>
        <w:annotationRef/>
      </w:r>
      <w:r>
        <w:t>OK</w:t>
      </w:r>
    </w:p>
  </w:comment>
  <w:comment w:id="278" w:author="Benjamin Meyer" w:date="2023-04-12T11:17:00Z" w:initials="BM">
    <w:p w14:paraId="24A18A1C" w14:textId="77777777" w:rsidR="00015BB1" w:rsidRDefault="00015BB1" w:rsidP="00601E6B">
      <w:pPr>
        <w:pStyle w:val="CommentText"/>
      </w:pPr>
      <w:r>
        <w:rPr>
          <w:rStyle w:val="CommentReference"/>
        </w:rPr>
        <w:annotationRef/>
      </w:r>
      <w:r>
        <w:t>New addition of field blanks for metals</w:t>
      </w:r>
    </w:p>
  </w:comment>
  <w:comment w:id="281" w:author="Fields, Cindy" w:date="2023-04-27T14:28:00Z" w:initials="FC">
    <w:p w14:paraId="3D8618BC" w14:textId="081B6043" w:rsidR="00E374D5" w:rsidRDefault="00E374D5">
      <w:pPr>
        <w:pStyle w:val="CommentText"/>
      </w:pPr>
      <w:r>
        <w:rPr>
          <w:rStyle w:val="CommentReference"/>
        </w:rPr>
        <w:annotationRef/>
      </w:r>
      <w:r>
        <w:t>Does this contradict, “</w:t>
      </w:r>
      <w:r w:rsidRPr="00500F3C">
        <w:t>Field blanks will be assigned only to sites below River Mile 30</w:t>
      </w:r>
      <w:r>
        <w:t>”</w:t>
      </w:r>
      <w:r w:rsidR="00427A12">
        <w:t xml:space="preserve"> as noted earlier in the document?</w:t>
      </w:r>
    </w:p>
  </w:comment>
  <w:comment w:id="283" w:author="Benjamin Meyer" w:date="2023-04-18T14:52:00Z" w:initials="BM">
    <w:p w14:paraId="03DBABD0" w14:textId="08C95894" w:rsidR="00990B1F" w:rsidRDefault="00990B1F">
      <w:pPr>
        <w:pStyle w:val="CommentText"/>
      </w:pPr>
      <w:r>
        <w:rPr>
          <w:rStyle w:val="CommentReference"/>
        </w:rPr>
        <w:annotationRef/>
      </w:r>
      <w:r>
        <w:t>Removed filter blank row info</w:t>
      </w:r>
      <w:r w:rsidR="00D92606">
        <w:t xml:space="preserve"> from previous draft</w:t>
      </w:r>
      <w:r w:rsidR="00225170">
        <w:t xml:space="preserve">. </w:t>
      </w:r>
      <w:r w:rsidR="00D92606">
        <w:t>This information is valuable to have but is beyond the scope of this project currently.</w:t>
      </w:r>
    </w:p>
  </w:comment>
  <w:comment w:id="284" w:author="Fields, Cindy" w:date="2023-04-27T14:33:00Z" w:initials="FC">
    <w:p w14:paraId="439387D8" w14:textId="47A181C3" w:rsidR="00E374D5" w:rsidRDefault="00E374D5">
      <w:pPr>
        <w:pStyle w:val="CommentText"/>
      </w:pPr>
      <w:r>
        <w:rPr>
          <w:rStyle w:val="CommentReference"/>
        </w:rPr>
        <w:annotationRef/>
      </w:r>
      <w:r>
        <w:t>OK</w:t>
      </w:r>
      <w:r w:rsidR="00F70B3F">
        <w:t xml:space="preserve">. You will have a filtered field blank so that might be able to provide some additional information. </w:t>
      </w:r>
    </w:p>
  </w:comment>
  <w:comment w:id="292" w:author="Fields, Cindy" w:date="2023-04-27T14:34:00Z" w:initials="FC">
    <w:p w14:paraId="6518BCF2" w14:textId="417EAA56" w:rsidR="00F70B3F" w:rsidRDefault="00F70B3F">
      <w:pPr>
        <w:pStyle w:val="CommentText"/>
      </w:pPr>
      <w:r>
        <w:rPr>
          <w:rStyle w:val="CommentReference"/>
        </w:rPr>
        <w:annotationRef/>
      </w:r>
      <w:r>
        <w:t>Consider adding “or in case of breakage”</w:t>
      </w:r>
    </w:p>
  </w:comment>
  <w:comment w:id="300" w:author="Fields, Cindy" w:date="2023-04-27T14:35:00Z" w:initials="FC">
    <w:p w14:paraId="33596B27" w14:textId="2591181F" w:rsidR="00F70B3F" w:rsidRDefault="00F70B3F">
      <w:pPr>
        <w:pStyle w:val="CommentText"/>
      </w:pPr>
      <w:r>
        <w:rPr>
          <w:rStyle w:val="CommentReference"/>
        </w:rPr>
        <w:annotationRef/>
      </w:r>
      <w:r>
        <w:t xml:space="preserve">“QAP” is actually correct in this instance.  The laboratory has a “Quality Assurance Plan” that covers all analyses, not just a project-specific plan. </w:t>
      </w:r>
    </w:p>
  </w:comment>
  <w:comment w:id="327" w:author="Fields, Cindy" w:date="2023-04-27T14:38:00Z" w:initials="FC">
    <w:p w14:paraId="4A572112" w14:textId="1A5997F8" w:rsidR="00F70B3F" w:rsidRDefault="00F70B3F">
      <w:pPr>
        <w:pStyle w:val="CommentText"/>
      </w:pPr>
      <w:r>
        <w:rPr>
          <w:rStyle w:val="CommentReference"/>
        </w:rPr>
        <w:annotationRef/>
      </w:r>
      <w:r>
        <w:t>“upload”?</w:t>
      </w:r>
    </w:p>
  </w:comment>
  <w:comment w:id="328" w:author="Fields, Cindy" w:date="2023-04-27T14:39:00Z" w:initials="FC">
    <w:p w14:paraId="7A27BE56" w14:textId="14294C67" w:rsidR="00F70B3F" w:rsidRDefault="00F70B3F">
      <w:pPr>
        <w:pStyle w:val="CommentText"/>
      </w:pPr>
      <w:r>
        <w:rPr>
          <w:rStyle w:val="CommentReference"/>
        </w:rPr>
        <w:annotationRef/>
      </w:r>
      <w:r>
        <w:t>“uploaded”?</w:t>
      </w:r>
    </w:p>
  </w:comment>
  <w:comment w:id="330" w:author="Fields, Cindy" w:date="2023-04-27T14:39:00Z" w:initials="FC">
    <w:p w14:paraId="0F64BB3A" w14:textId="7374E89B" w:rsidR="00F70B3F" w:rsidRDefault="00F70B3F">
      <w:pPr>
        <w:pStyle w:val="CommentText"/>
      </w:pPr>
      <w:r>
        <w:rPr>
          <w:rStyle w:val="CommentReference"/>
        </w:rPr>
        <w:annotationRef/>
      </w:r>
      <w:r>
        <w:t>“upload”?</w:t>
      </w:r>
    </w:p>
  </w:comment>
  <w:comment w:id="368" w:author="Benjamin Meyer" w:date="2023-04-12T12:03:00Z" w:initials="BM">
    <w:p w14:paraId="6DF0A2EC" w14:textId="77777777" w:rsidR="00015BB1" w:rsidRDefault="00015BB1" w:rsidP="000A657C">
      <w:pPr>
        <w:pStyle w:val="CommentText"/>
      </w:pPr>
      <w:r>
        <w:rPr>
          <w:rStyle w:val="CommentReference"/>
        </w:rPr>
        <w:annotationRef/>
      </w:r>
      <w:r>
        <w:t>Cleaned up and organized references list</w:t>
      </w:r>
    </w:p>
  </w:comment>
  <w:comment w:id="369" w:author="Fields, Cindy" w:date="2023-04-27T14:48:00Z" w:initials="FC">
    <w:p w14:paraId="17B6FA63" w14:textId="2C88353C" w:rsidR="000274C3" w:rsidRDefault="000274C3">
      <w:pPr>
        <w:pStyle w:val="CommentText"/>
      </w:pPr>
      <w:r>
        <w:rPr>
          <w:rStyle w:val="CommentReference"/>
        </w:rPr>
        <w:annotationRef/>
      </w:r>
      <w:r>
        <w:t>OK</w:t>
      </w:r>
    </w:p>
  </w:comment>
  <w:comment w:id="398" w:author="Fields, Cindy" w:date="2023-04-27T14:49:00Z" w:initials="FC">
    <w:p w14:paraId="386B0F84" w14:textId="3225E671" w:rsidR="000274C3" w:rsidRDefault="000274C3">
      <w:pPr>
        <w:pStyle w:val="CommentText"/>
      </w:pPr>
      <w:r>
        <w:rPr>
          <w:rStyle w:val="CommentReference"/>
        </w:rPr>
        <w:annotationRef/>
      </w:r>
      <w:r>
        <w:t>Might need a page break prior to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511E9" w15:done="0"/>
  <w15:commentEx w15:paraId="742A25A0" w15:paraIdParent="4AC511E9" w15:done="0"/>
  <w15:commentEx w15:paraId="3D680405" w15:done="0"/>
  <w15:commentEx w15:paraId="050E5727" w15:done="0"/>
  <w15:commentEx w15:paraId="3B869F4B" w15:paraIdParent="050E5727" w15:done="0"/>
  <w15:commentEx w15:paraId="6024199B" w15:done="0"/>
  <w15:commentEx w15:paraId="63644E95" w15:paraIdParent="6024199B" w15:done="0"/>
  <w15:commentEx w15:paraId="21F74F16" w15:done="0"/>
  <w15:commentEx w15:paraId="0A671578" w15:paraIdParent="21F74F16" w15:done="0"/>
  <w15:commentEx w15:paraId="2EA0EB88" w15:done="0"/>
  <w15:commentEx w15:paraId="7FD5EB59" w15:paraIdParent="2EA0EB88" w15:done="0"/>
  <w15:commentEx w15:paraId="2844633E" w15:done="0"/>
  <w15:commentEx w15:paraId="3139B17F" w15:done="1"/>
  <w15:commentEx w15:paraId="55149A21" w15:done="0"/>
  <w15:commentEx w15:paraId="1AEF4331" w15:done="0"/>
  <w15:commentEx w15:paraId="17DCB8F6" w15:done="0"/>
  <w15:commentEx w15:paraId="448AC4AB" w15:done="0"/>
  <w15:commentEx w15:paraId="7AC818C1" w15:done="0"/>
  <w15:commentEx w15:paraId="17B6380D" w15:done="0"/>
  <w15:commentEx w15:paraId="5BCCC094" w15:paraIdParent="17B6380D" w15:done="0"/>
  <w15:commentEx w15:paraId="0A691136" w15:done="0"/>
  <w15:commentEx w15:paraId="14323A74" w15:paraIdParent="0A691136" w15:done="0"/>
  <w15:commentEx w15:paraId="1CA77611" w15:done="0"/>
  <w15:commentEx w15:paraId="5D22560C" w15:paraIdParent="1CA77611" w15:done="0"/>
  <w15:commentEx w15:paraId="24485998" w15:done="0"/>
  <w15:commentEx w15:paraId="32D29305" w15:paraIdParent="24485998" w15:done="0"/>
  <w15:commentEx w15:paraId="3126F3C1" w15:done="0"/>
  <w15:commentEx w15:paraId="3684BE3D" w15:paraIdParent="3126F3C1" w15:done="0"/>
  <w15:commentEx w15:paraId="54B63F92" w15:done="0"/>
  <w15:commentEx w15:paraId="0ED06F37" w15:paraIdParent="54B63F92" w15:done="0"/>
  <w15:commentEx w15:paraId="47BEF414" w15:done="0"/>
  <w15:commentEx w15:paraId="35207F30" w15:paraIdParent="47BEF414" w15:done="0"/>
  <w15:commentEx w15:paraId="11C6BE2E" w15:done="0"/>
  <w15:commentEx w15:paraId="61CF6D59" w15:done="0"/>
  <w15:commentEx w15:paraId="397DE30E" w15:done="0"/>
  <w15:commentEx w15:paraId="60EB0055" w15:done="0"/>
  <w15:commentEx w15:paraId="2A9338B6" w15:done="0"/>
  <w15:commentEx w15:paraId="2C30CBF3" w15:done="0"/>
  <w15:commentEx w15:paraId="30186FFA" w15:done="0"/>
  <w15:commentEx w15:paraId="2FBBC81F" w15:done="0"/>
  <w15:commentEx w15:paraId="7C2ECB55" w15:paraIdParent="2FBBC81F" w15:done="0"/>
  <w15:commentEx w15:paraId="24A18A1C" w15:done="0"/>
  <w15:commentEx w15:paraId="3D8618BC" w15:done="0"/>
  <w15:commentEx w15:paraId="03DBABD0" w15:done="0"/>
  <w15:commentEx w15:paraId="439387D8" w15:paraIdParent="03DBABD0" w15:done="0"/>
  <w15:commentEx w15:paraId="6518BCF2" w15:done="0"/>
  <w15:commentEx w15:paraId="33596B27" w15:done="0"/>
  <w15:commentEx w15:paraId="4A572112" w15:done="0"/>
  <w15:commentEx w15:paraId="7A27BE56" w15:done="0"/>
  <w15:commentEx w15:paraId="0F64BB3A" w15:done="0"/>
  <w15:commentEx w15:paraId="6DF0A2EC" w15:done="0"/>
  <w15:commentEx w15:paraId="17B6FA63" w15:paraIdParent="6DF0A2EC" w15:done="0"/>
  <w15:commentEx w15:paraId="386B0F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F1AB" w16cex:dateUtc="2023-04-27T20:05:00Z"/>
  <w16cex:commentExtensible w16cex:durableId="27F4F20F" w16cex:dateUtc="2023-04-27T20:07:00Z"/>
  <w16cex:commentExtensible w16cex:durableId="27F4F222" w16cex:dateUtc="2023-04-27T20:07:00Z"/>
  <w16cex:commentExtensible w16cex:durableId="27F4F86A" w16cex:dateUtc="2023-04-27T20:34:00Z"/>
  <w16cex:commentExtensible w16cex:durableId="27F4F230" w16cex:dateUtc="2023-04-27T20:08:00Z"/>
  <w16cex:commentExtensible w16cex:durableId="27F4F243" w16cex:dateUtc="2023-04-27T20:08:00Z"/>
  <w16cex:commentExtensible w16cex:durableId="27F4F94F" w16cex:dateUtc="2023-04-27T20:38:00Z"/>
  <w16cex:commentExtensible w16cex:durableId="27F4F490" w16cex:dateUtc="2023-04-27T20:18:00Z"/>
  <w16cex:commentExtensible w16cex:durableId="27F5057C" w16cex:dateUtc="2023-04-27T21:30:00Z"/>
  <w16cex:commentExtensible w16cex:durableId="27F4F931" w16cex:dateUtc="2023-04-27T20:37:00Z"/>
  <w16cex:commentExtensible w16cex:durableId="27F4F924" w16cex:dateUtc="2023-04-27T20:37:00Z"/>
  <w16cex:commentExtensible w16cex:durableId="27F4F92B" w16cex:dateUtc="2023-04-27T20:37:00Z"/>
  <w16cex:commentExtensible w16cex:durableId="27F4FE35" w16cex:dateUtc="2023-04-27T20:59:00Z"/>
  <w16cex:commentExtensible w16cex:durableId="27F4FE88" w16cex:dateUtc="2023-04-27T21:00:00Z"/>
  <w16cex:commentExtensible w16cex:durableId="27F4FEB0" w16cex:dateUtc="2023-04-27T21:01:00Z"/>
  <w16cex:commentExtensible w16cex:durableId="27F50ED2" w16cex:dateUtc="2023-04-27T22:10:00Z"/>
  <w16cex:commentExtensible w16cex:durableId="27F500FB" w16cex:dateUtc="2023-04-27T21:11:00Z"/>
  <w16cex:commentExtensible w16cex:durableId="27F502AA" w16cex:dateUtc="2023-04-27T21:18:00Z"/>
  <w16cex:commentExtensible w16cex:durableId="27F50287" w16cex:dateUtc="2023-04-27T21:17:00Z"/>
  <w16cex:commentExtensible w16cex:durableId="27F5024B" w16cex:dateUtc="2023-04-27T21:16:00Z"/>
  <w16cex:commentExtensible w16cex:durableId="27F502F2" w16cex:dateUtc="2023-04-27T21:19:00Z"/>
  <w16cex:commentExtensible w16cex:durableId="27F504CE" w16cex:dateUtc="2023-04-27T21:27:00Z"/>
  <w16cex:commentExtensible w16cex:durableId="27F50516" w16cex:dateUtc="2023-04-27T21:28:00Z"/>
  <w16cex:commentExtensible w16cex:durableId="27F5062A" w16cex:dateUtc="2023-04-27T21:33:00Z"/>
  <w16cex:commentExtensible w16cex:durableId="27F50686" w16cex:dateUtc="2023-04-27T21:34:00Z"/>
  <w16cex:commentExtensible w16cex:durableId="27F506CE" w16cex:dateUtc="2023-04-27T21:35:00Z"/>
  <w16cex:commentExtensible w16cex:durableId="27F50771" w16cex:dateUtc="2023-04-27T21:38:00Z"/>
  <w16cex:commentExtensible w16cex:durableId="27F50788" w16cex:dateUtc="2023-04-27T21:39:00Z"/>
  <w16cex:commentExtensible w16cex:durableId="27F507A3" w16cex:dateUtc="2023-04-27T21:39:00Z"/>
  <w16cex:commentExtensible w16cex:durableId="27F509D7" w16cex:dateUtc="2023-04-27T21:48:00Z"/>
  <w16cex:commentExtensible w16cex:durableId="27F509FE" w16cex:dateUtc="2023-04-27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511E9" w16cid:durableId="27F4F0E2"/>
  <w16cid:commentId w16cid:paraId="742A25A0" w16cid:durableId="27F4F1AB"/>
  <w16cid:commentId w16cid:paraId="3D680405" w16cid:durableId="27F4F20F"/>
  <w16cid:commentId w16cid:paraId="050E5727" w16cid:durableId="27F4F222"/>
  <w16cid:commentId w16cid:paraId="3B869F4B" w16cid:durableId="27F4F86A"/>
  <w16cid:commentId w16cid:paraId="6024199B" w16cid:durableId="27F4F0E5"/>
  <w16cid:commentId w16cid:paraId="63644E95" w16cid:durableId="27F4F230"/>
  <w16cid:commentId w16cid:paraId="21F74F16" w16cid:durableId="27F4F0E6"/>
  <w16cid:commentId w16cid:paraId="0A671578" w16cid:durableId="27F4F243"/>
  <w16cid:commentId w16cid:paraId="2EA0EB88" w16cid:durableId="27F4F0E7"/>
  <w16cid:commentId w16cid:paraId="7FD5EB59" w16cid:durableId="27F4F94F"/>
  <w16cid:commentId w16cid:paraId="2844633E" w16cid:durableId="27F4F490"/>
  <w16cid:commentId w16cid:paraId="3139B17F" w16cid:durableId="27F5057C"/>
  <w16cid:commentId w16cid:paraId="55149A21" w16cid:durableId="27F4F0EF"/>
  <w16cid:commentId w16cid:paraId="1AEF4331" w16cid:durableId="27F4F0F0"/>
  <w16cid:commentId w16cid:paraId="17DCB8F6" w16cid:durableId="27F4F0F1"/>
  <w16cid:commentId w16cid:paraId="448AC4AB" w16cid:durableId="27F4F0F2"/>
  <w16cid:commentId w16cid:paraId="7AC818C1" w16cid:durableId="27F4F0F3"/>
  <w16cid:commentId w16cid:paraId="17B6380D" w16cid:durableId="27F4F0F5"/>
  <w16cid:commentId w16cid:paraId="5BCCC094" w16cid:durableId="27F4F931"/>
  <w16cid:commentId w16cid:paraId="0A691136" w16cid:durableId="27F4F0F6"/>
  <w16cid:commentId w16cid:paraId="14323A74" w16cid:durableId="27F4F924"/>
  <w16cid:commentId w16cid:paraId="1CA77611" w16cid:durableId="27F4F0F7"/>
  <w16cid:commentId w16cid:paraId="5D22560C" w16cid:durableId="27F4F92B"/>
  <w16cid:commentId w16cid:paraId="24485998" w16cid:durableId="27F4F0F8"/>
  <w16cid:commentId w16cid:paraId="32D29305" w16cid:durableId="27F4FE35"/>
  <w16cid:commentId w16cid:paraId="3126F3C1" w16cid:durableId="27F4F0F9"/>
  <w16cid:commentId w16cid:paraId="3684BE3D" w16cid:durableId="27F4FE88"/>
  <w16cid:commentId w16cid:paraId="54B63F92" w16cid:durableId="27F4F0FA"/>
  <w16cid:commentId w16cid:paraId="0ED06F37" w16cid:durableId="27F4FEB0"/>
  <w16cid:commentId w16cid:paraId="47BEF414" w16cid:durableId="27F4F0FB"/>
  <w16cid:commentId w16cid:paraId="35207F30" w16cid:durableId="27F50ED2"/>
  <w16cid:commentId w16cid:paraId="11C6BE2E" w16cid:durableId="27F4F0FD"/>
  <w16cid:commentId w16cid:paraId="61CF6D59" w16cid:durableId="27F500FB"/>
  <w16cid:commentId w16cid:paraId="397DE30E" w16cid:durableId="27F502AA"/>
  <w16cid:commentId w16cid:paraId="60EB0055" w16cid:durableId="27F50287"/>
  <w16cid:commentId w16cid:paraId="2A9338B6" w16cid:durableId="27F5024B"/>
  <w16cid:commentId w16cid:paraId="2C30CBF3" w16cid:durableId="27F502F2"/>
  <w16cid:commentId w16cid:paraId="30186FFA" w16cid:durableId="27F4F0FE"/>
  <w16cid:commentId w16cid:paraId="2FBBC81F" w16cid:durableId="27F4F0FF"/>
  <w16cid:commentId w16cid:paraId="7C2ECB55" w16cid:durableId="27F504CE"/>
  <w16cid:commentId w16cid:paraId="24A18A1C" w16cid:durableId="27F4F101"/>
  <w16cid:commentId w16cid:paraId="3D8618BC" w16cid:durableId="27F50516"/>
  <w16cid:commentId w16cid:paraId="03DBABD0" w16cid:durableId="27F4F102"/>
  <w16cid:commentId w16cid:paraId="439387D8" w16cid:durableId="27F5062A"/>
  <w16cid:commentId w16cid:paraId="6518BCF2" w16cid:durableId="27F50686"/>
  <w16cid:commentId w16cid:paraId="33596B27" w16cid:durableId="27F506CE"/>
  <w16cid:commentId w16cid:paraId="4A572112" w16cid:durableId="27F50771"/>
  <w16cid:commentId w16cid:paraId="7A27BE56" w16cid:durableId="27F50788"/>
  <w16cid:commentId w16cid:paraId="0F64BB3A" w16cid:durableId="27F507A3"/>
  <w16cid:commentId w16cid:paraId="6DF0A2EC" w16cid:durableId="27F4F105"/>
  <w16cid:commentId w16cid:paraId="17B6FA63" w16cid:durableId="27F509D7"/>
  <w16cid:commentId w16cid:paraId="386B0F84" w16cid:durableId="27F509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5C66E" w14:textId="77777777" w:rsidR="003C323F" w:rsidRDefault="003C323F" w:rsidP="008E4680">
      <w:r>
        <w:separator/>
      </w:r>
    </w:p>
  </w:endnote>
  <w:endnote w:type="continuationSeparator" w:id="0">
    <w:p w14:paraId="2D640EAB" w14:textId="77777777" w:rsidR="003C323F" w:rsidRDefault="003C323F" w:rsidP="008E4680">
      <w:r>
        <w:continuationSeparator/>
      </w:r>
    </w:p>
  </w:endnote>
  <w:endnote w:type="continuationNotice" w:id="1">
    <w:p w14:paraId="20E72EF9" w14:textId="77777777" w:rsidR="003C323F" w:rsidRDefault="003C3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896624"/>
      <w:docPartObj>
        <w:docPartGallery w:val="Page Numbers (Bottom of Page)"/>
        <w:docPartUnique/>
      </w:docPartObj>
    </w:sdtPr>
    <w:sdtEndPr>
      <w:rPr>
        <w:noProof/>
      </w:rPr>
    </w:sdtEndPr>
    <w:sdtContent>
      <w:p w14:paraId="67BFE610" w14:textId="76828A6D" w:rsidR="000B57B0" w:rsidRDefault="000B57B0">
        <w:pPr>
          <w:pStyle w:val="Footer"/>
          <w:jc w:val="right"/>
        </w:pPr>
        <w:r>
          <w:fldChar w:fldCharType="begin"/>
        </w:r>
        <w:r>
          <w:instrText xml:space="preserve"> PAGE   \* MERGEFORMAT </w:instrText>
        </w:r>
        <w:r>
          <w:fldChar w:fldCharType="separate"/>
        </w:r>
        <w:r w:rsidR="00915D11">
          <w:rPr>
            <w:noProof/>
          </w:rPr>
          <w:t>10</w:t>
        </w:r>
        <w:r>
          <w:rPr>
            <w:noProof/>
          </w:rPr>
          <w:fldChar w:fldCharType="end"/>
        </w:r>
      </w:p>
    </w:sdtContent>
  </w:sdt>
  <w:p w14:paraId="74F0D394" w14:textId="77777777" w:rsidR="00015BB1" w:rsidRDefault="00015BB1"/>
  <w:p w14:paraId="47222476" w14:textId="77777777" w:rsidR="00A42F86" w:rsidRDefault="00A42F86"/>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7F905" w14:textId="621F1588" w:rsidR="00015BB1" w:rsidRDefault="00015BB1" w:rsidP="00816966">
    <w:pPr>
      <w:pStyle w:val="Footer"/>
      <w:ind w:left="72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63250"/>
      <w:docPartObj>
        <w:docPartGallery w:val="Page Numbers (Bottom of Page)"/>
        <w:docPartUnique/>
      </w:docPartObj>
    </w:sdtPr>
    <w:sdtEndPr>
      <w:rPr>
        <w:noProof/>
      </w:rPr>
    </w:sdtEndPr>
    <w:sdtContent>
      <w:p w14:paraId="356E0F73" w14:textId="1FDD1FFC" w:rsidR="00015BB1" w:rsidRDefault="00015BB1">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19" w:author="Benjamin Meyer" w:date="2023-04-18T10:26:00Z"/>
  <w:sdt>
    <w:sdtPr>
      <w:id w:val="591674634"/>
      <w:docPartObj>
        <w:docPartGallery w:val="Page Numbers (Bottom of Page)"/>
        <w:docPartUnique/>
      </w:docPartObj>
    </w:sdtPr>
    <w:sdtEndPr>
      <w:rPr>
        <w:noProof/>
      </w:rPr>
    </w:sdtEndPr>
    <w:sdtContent>
      <w:customXmlInsRangeEnd w:id="419"/>
      <w:p w14:paraId="04777166" w14:textId="4EBF51D9" w:rsidR="00015BB1" w:rsidRDefault="00015BB1">
        <w:pPr>
          <w:pStyle w:val="Footer"/>
        </w:pPr>
        <w:ins w:id="420" w:author="Benjamin Meyer" w:date="2023-04-18T10:26:00Z">
          <w:r>
            <w:fldChar w:fldCharType="begin"/>
          </w:r>
          <w:r>
            <w:instrText xml:space="preserve"> PAGE   \* MERGEFORMAT </w:instrText>
          </w:r>
          <w:r>
            <w:fldChar w:fldCharType="separate"/>
          </w:r>
        </w:ins>
        <w:r>
          <w:rPr>
            <w:noProof/>
          </w:rPr>
          <w:t>54</w:t>
        </w:r>
        <w:ins w:id="421" w:author="Benjamin Meyer" w:date="2023-04-18T10:26:00Z">
          <w:r>
            <w:rPr>
              <w:noProof/>
            </w:rPr>
            <w:fldChar w:fldCharType="end"/>
          </w:r>
        </w:ins>
      </w:p>
      <w:customXmlInsRangeStart w:id="422" w:author="Benjamin Meyer" w:date="2023-04-18T10:26:00Z"/>
    </w:sdtContent>
  </w:sdt>
  <w:customXmlInsRangeEnd w:id="42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266460"/>
      <w:docPartObj>
        <w:docPartGallery w:val="Page Numbers (Bottom of Page)"/>
        <w:docPartUnique/>
      </w:docPartObj>
    </w:sdtPr>
    <w:sdtEndPr>
      <w:rPr>
        <w:noProof/>
      </w:rPr>
    </w:sdtEndPr>
    <w:sdtContent>
      <w:p w14:paraId="2040B48F" w14:textId="5571F1D9" w:rsidR="00015BB1" w:rsidRDefault="00015BB1">
        <w:pPr>
          <w:pStyle w:val="Footer"/>
        </w:pPr>
        <w:r>
          <w:fldChar w:fldCharType="begin"/>
        </w:r>
        <w:r>
          <w:instrText xml:space="preserve"> PAGE   \* MERGEFORMAT </w:instrText>
        </w:r>
        <w:r>
          <w:fldChar w:fldCharType="separate"/>
        </w:r>
        <w:r w:rsidR="00915D11">
          <w:rPr>
            <w:noProof/>
          </w:rPr>
          <w:t>54</w:t>
        </w:r>
        <w:r>
          <w:rPr>
            <w:noProof/>
          </w:rPr>
          <w:fldChar w:fldCharType="end"/>
        </w:r>
      </w:p>
    </w:sdtContent>
  </w:sdt>
  <w:p w14:paraId="6D5BA50B" w14:textId="77777777" w:rsidR="00015BB1" w:rsidRDefault="00015BB1">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268617"/>
      <w:docPartObj>
        <w:docPartGallery w:val="Page Numbers (Bottom of Page)"/>
        <w:docPartUnique/>
      </w:docPartObj>
    </w:sdtPr>
    <w:sdtEndPr>
      <w:rPr>
        <w:noProof/>
      </w:rPr>
    </w:sdtEndPr>
    <w:sdtContent>
      <w:p w14:paraId="513A60B9" w14:textId="740153FC" w:rsidR="00015BB1" w:rsidRDefault="00015BB1">
        <w:pPr>
          <w:pStyle w:val="Footer"/>
        </w:pPr>
        <w:r>
          <w:fldChar w:fldCharType="begin"/>
        </w:r>
        <w:r>
          <w:instrText xml:space="preserve"> PAGE   \* MERGEFORMAT </w:instrText>
        </w:r>
        <w:r>
          <w:fldChar w:fldCharType="separate"/>
        </w:r>
        <w:r w:rsidR="00915D11">
          <w:rPr>
            <w:noProof/>
          </w:rPr>
          <w:t>55</w:t>
        </w:r>
        <w:r>
          <w:rPr>
            <w:noProof/>
          </w:rPr>
          <w:fldChar w:fldCharType="end"/>
        </w:r>
      </w:p>
    </w:sdtContent>
  </w:sdt>
  <w:p w14:paraId="479D682E" w14:textId="77777777" w:rsidR="00015BB1" w:rsidRDefault="00015BB1">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95954"/>
      <w:docPartObj>
        <w:docPartGallery w:val="Page Numbers (Bottom of Page)"/>
        <w:docPartUnique/>
      </w:docPartObj>
    </w:sdtPr>
    <w:sdtEndPr>
      <w:rPr>
        <w:noProof/>
      </w:rPr>
    </w:sdtEndPr>
    <w:sdtContent>
      <w:p w14:paraId="6DF20328" w14:textId="43DE710E" w:rsidR="00225170" w:rsidRDefault="00225170">
        <w:pPr>
          <w:pStyle w:val="Footer"/>
        </w:pPr>
        <w:r>
          <w:fldChar w:fldCharType="begin"/>
        </w:r>
        <w:r>
          <w:instrText xml:space="preserve"> PAGE   \* MERGEFORMAT </w:instrText>
        </w:r>
        <w:r>
          <w:fldChar w:fldCharType="separate"/>
        </w:r>
        <w:r w:rsidR="00FC3010">
          <w:rPr>
            <w:noProof/>
          </w:rPr>
          <w:t>57</w:t>
        </w:r>
        <w:r>
          <w:rPr>
            <w:noProof/>
          </w:rPr>
          <w:fldChar w:fldCharType="end"/>
        </w:r>
      </w:p>
    </w:sdtContent>
  </w:sdt>
  <w:p w14:paraId="5EFB14C4" w14:textId="77777777" w:rsidR="00015BB1" w:rsidRDefault="00015BB1">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519783"/>
      <w:docPartObj>
        <w:docPartGallery w:val="Page Numbers (Bottom of Page)"/>
        <w:docPartUnique/>
      </w:docPartObj>
    </w:sdtPr>
    <w:sdtEndPr>
      <w:rPr>
        <w:noProof/>
      </w:rPr>
    </w:sdtEndPr>
    <w:sdtContent>
      <w:p w14:paraId="1AE4DD38" w14:textId="78CE81A0" w:rsidR="00225170" w:rsidRDefault="00225170">
        <w:pPr>
          <w:pStyle w:val="Footer"/>
        </w:pPr>
        <w:r>
          <w:fldChar w:fldCharType="begin"/>
        </w:r>
        <w:r>
          <w:instrText xml:space="preserve"> PAGE   \* MERGEFORMAT </w:instrText>
        </w:r>
        <w:r>
          <w:fldChar w:fldCharType="separate"/>
        </w:r>
        <w:r w:rsidR="00FC3010">
          <w:rPr>
            <w:noProof/>
          </w:rPr>
          <w:t>60</w:t>
        </w:r>
        <w:r>
          <w:rPr>
            <w:noProof/>
          </w:rPr>
          <w:fldChar w:fldCharType="end"/>
        </w:r>
      </w:p>
    </w:sdtContent>
  </w:sdt>
  <w:p w14:paraId="5F7674F1" w14:textId="77777777" w:rsidR="00015BB1" w:rsidRDefault="00015BB1">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922271"/>
      <w:docPartObj>
        <w:docPartGallery w:val="Page Numbers (Bottom of Page)"/>
        <w:docPartUnique/>
      </w:docPartObj>
    </w:sdtPr>
    <w:sdtEndPr>
      <w:rPr>
        <w:noProof/>
      </w:rPr>
    </w:sdtEndPr>
    <w:sdtContent>
      <w:p w14:paraId="49A4A46F" w14:textId="00A30950" w:rsidR="00225170" w:rsidRDefault="00225170">
        <w:pPr>
          <w:pStyle w:val="Footer"/>
        </w:pPr>
        <w:r>
          <w:fldChar w:fldCharType="begin"/>
        </w:r>
        <w:r>
          <w:instrText xml:space="preserve"> PAGE   \* MERGEFORMAT </w:instrText>
        </w:r>
        <w:r>
          <w:fldChar w:fldCharType="separate"/>
        </w:r>
        <w:r w:rsidR="00FC3010">
          <w:rPr>
            <w:noProof/>
          </w:rPr>
          <w:t>63</w:t>
        </w:r>
        <w:r>
          <w:rPr>
            <w:noProof/>
          </w:rPr>
          <w:fldChar w:fldCharType="end"/>
        </w:r>
      </w:p>
    </w:sdtContent>
  </w:sdt>
  <w:p w14:paraId="6AE92D20" w14:textId="77777777" w:rsidR="00015BB1" w:rsidRDefault="00015BB1">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AB" w14:textId="6354DCBA" w:rsidR="00015BB1" w:rsidRDefault="00015B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99" w:author="Benjamin Meyer" w:date="2023-04-18T10:26:00Z"/>
  <w:sdt>
    <w:sdtPr>
      <w:id w:val="356319809"/>
      <w:docPartObj>
        <w:docPartGallery w:val="Page Numbers (Bottom of Page)"/>
        <w:docPartUnique/>
      </w:docPartObj>
    </w:sdtPr>
    <w:sdtEndPr>
      <w:rPr>
        <w:noProof/>
      </w:rPr>
    </w:sdtEndPr>
    <w:sdtContent>
      <w:customXmlInsRangeEnd w:id="499"/>
      <w:p w14:paraId="74416007" w14:textId="20EF82C4" w:rsidR="00015BB1" w:rsidRDefault="00015BB1">
        <w:pPr>
          <w:pStyle w:val="Footer"/>
        </w:pPr>
        <w:ins w:id="500" w:author="Benjamin Meyer" w:date="2023-04-18T10:26:00Z">
          <w:r>
            <w:fldChar w:fldCharType="begin"/>
          </w:r>
          <w:r>
            <w:instrText xml:space="preserve"> PAGE   \* MERGEFORMAT </w:instrText>
          </w:r>
          <w:r>
            <w:fldChar w:fldCharType="separate"/>
          </w:r>
          <w:r>
            <w:rPr>
              <w:noProof/>
            </w:rPr>
            <w:t>72</w:t>
          </w:r>
          <w:r>
            <w:rPr>
              <w:noProof/>
            </w:rPr>
            <w:fldChar w:fldCharType="end"/>
          </w:r>
        </w:ins>
      </w:p>
      <w:customXmlInsRangeStart w:id="501" w:author="Benjamin Meyer" w:date="2023-04-18T10:26:00Z"/>
    </w:sdtContent>
  </w:sdt>
  <w:customXmlInsRangeEnd w:id="5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B122" w14:textId="6D449189" w:rsidR="00015BB1" w:rsidRDefault="00015BB1">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11" w:author="Benjamin Meyer" w:date="2023-04-18T10:26:00Z"/>
  <w:sdt>
    <w:sdtPr>
      <w:id w:val="226735677"/>
      <w:docPartObj>
        <w:docPartGallery w:val="Page Numbers (Bottom of Page)"/>
        <w:docPartUnique/>
      </w:docPartObj>
    </w:sdtPr>
    <w:sdtEndPr>
      <w:rPr>
        <w:noProof/>
      </w:rPr>
    </w:sdtEndPr>
    <w:sdtContent>
      <w:customXmlInsRangeEnd w:id="511"/>
      <w:p w14:paraId="2C3D1BC7" w14:textId="171B20B2" w:rsidR="00015BB1" w:rsidRDefault="00015BB1">
        <w:pPr>
          <w:pStyle w:val="Footer"/>
        </w:pPr>
        <w:ins w:id="512" w:author="Benjamin Meyer" w:date="2023-04-18T10:26:00Z">
          <w:r>
            <w:fldChar w:fldCharType="begin"/>
          </w:r>
          <w:r>
            <w:instrText xml:space="preserve"> PAGE   \* MERGEFORMAT </w:instrText>
          </w:r>
          <w:r>
            <w:fldChar w:fldCharType="separate"/>
          </w:r>
          <w:r>
            <w:rPr>
              <w:noProof/>
            </w:rPr>
            <w:t>75</w:t>
          </w:r>
          <w:r>
            <w:rPr>
              <w:noProof/>
            </w:rPr>
            <w:fldChar w:fldCharType="end"/>
          </w:r>
        </w:ins>
      </w:p>
      <w:customXmlInsRangeStart w:id="513" w:author="Benjamin Meyer" w:date="2023-04-18T10:26:00Z"/>
    </w:sdtContent>
  </w:sdt>
  <w:customXmlInsRangeEnd w:id="513"/>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9720"/>
      <w:docPartObj>
        <w:docPartGallery w:val="Page Numbers (Bottom of Page)"/>
        <w:docPartUnique/>
      </w:docPartObj>
    </w:sdtPr>
    <w:sdtEndPr>
      <w:rPr>
        <w:noProof/>
      </w:rPr>
    </w:sdtEndPr>
    <w:sdtContent>
      <w:p w14:paraId="0C02419E" w14:textId="38E31F35" w:rsidR="00015BB1" w:rsidRDefault="00015BB1">
        <w:pPr>
          <w:pStyle w:val="Footer"/>
        </w:pPr>
        <w:r>
          <w:fldChar w:fldCharType="begin"/>
        </w:r>
        <w:r>
          <w:instrText xml:space="preserve"> PAGE   \* MERGEFORMAT </w:instrText>
        </w:r>
        <w:r>
          <w:fldChar w:fldCharType="separate"/>
        </w:r>
        <w:r w:rsidR="00FC3010">
          <w:rPr>
            <w:noProof/>
          </w:rPr>
          <w:t>73</w:t>
        </w:r>
        <w:r>
          <w:rPr>
            <w:noProof/>
          </w:rPr>
          <w:fldChar w:fldCharType="end"/>
        </w:r>
      </w:p>
    </w:sdtContent>
  </w:sdt>
  <w:p w14:paraId="4D9BF6C1" w14:textId="77777777" w:rsidR="00015BB1" w:rsidRDefault="00015BB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D4F21"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2512" behindDoc="1" locked="0" layoutInCell="1" allowOverlap="1" wp14:anchorId="00FD9C56" wp14:editId="1C634292">
              <wp:simplePos x="0" y="0"/>
              <wp:positionH relativeFrom="page">
                <wp:posOffset>5151120</wp:posOffset>
              </wp:positionH>
              <wp:positionV relativeFrom="page">
                <wp:posOffset>6939915</wp:posOffset>
              </wp:positionV>
              <wp:extent cx="204470" cy="166370"/>
              <wp:effectExtent l="0" t="0" r="0" b="0"/>
              <wp:wrapNone/>
              <wp:docPr id="1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D9C56" id="_x0000_t202" coordsize="21600,21600" o:spt="202" path="m,l,21600r21600,l21600,xe">
              <v:stroke joinstyle="miter"/>
              <v:path gradientshapeok="t" o:connecttype="rect"/>
            </v:shapetype>
            <v:shape id="Text Box 33" o:spid="_x0000_s1044" type="#_x0000_t202" style="position:absolute;margin-left:405.6pt;margin-top:546.45pt;width:16.1pt;height:13.1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" filled="f" stroked="f">
              <v:textbox inset="0,0,0,0">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0C55" w14:textId="6BBF002C" w:rsidR="00015BB1" w:rsidRDefault="00015BB1">
    <w:pPr>
      <w:pStyle w:val="Footer"/>
    </w:pPr>
    <w:ins w:id="137" w:author="Benjamin Meyer" w:date="2023-04-18T10:26:00Z">
      <w:r>
        <w:rPr>
          <w:noProof/>
        </w:rPr>
        <mc:AlternateContent>
          <mc:Choice Requires="wps">
            <w:drawing>
              <wp:anchor distT="0" distB="0" distL="114300" distR="114300" simplePos="0" relativeHeight="251684864" behindDoc="1" locked="0" layoutInCell="1" allowOverlap="1" wp14:anchorId="19769B90" wp14:editId="763A9549">
                <wp:simplePos x="0" y="0"/>
                <wp:positionH relativeFrom="page">
                  <wp:posOffset>5151120</wp:posOffset>
                </wp:positionH>
                <wp:positionV relativeFrom="page">
                  <wp:posOffset>6939915</wp:posOffset>
                </wp:positionV>
                <wp:extent cx="204470" cy="166370"/>
                <wp:effectExtent l="0" t="0" r="0" b="0"/>
                <wp:wrapNone/>
                <wp:docPr id="1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FFC5" w14:textId="16B2C023" w:rsidR="00015BB1" w:rsidRDefault="00015BB1">
                            <w:pPr>
                              <w:spacing w:before="12"/>
                              <w:ind w:left="60"/>
                              <w:rPr>
                                <w:ins w:id="138" w:author="Benjamin Meyer" w:date="2023-04-18T10:26:00Z"/>
                                <w:sz w:val="20"/>
                              </w:rPr>
                            </w:pPr>
                            <w:ins w:id="139" w:author="Benjamin Meyer" w:date="2023-04-18T10:26:00Z">
                              <w:r>
                                <w:fldChar w:fldCharType="begin"/>
                              </w:r>
                              <w:r>
                                <w:rPr>
                                  <w:sz w:val="20"/>
                                </w:rPr>
                                <w:instrText xml:space="preserve"> PAGE </w:instrText>
                              </w:r>
                              <w:r>
                                <w:fldChar w:fldCharType="separate"/>
                              </w:r>
                            </w:ins>
                            <w:r w:rsidR="000B57B0">
                              <w:rPr>
                                <w:noProof/>
                                <w:sz w:val="20"/>
                              </w:rPr>
                              <w:t>16</w:t>
                            </w:r>
                            <w:ins w:id="140" w:author="Benjamin Meyer" w:date="2023-04-18T10:26:00Z">
                              <w: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769B90" id="_x0000_t202" coordsize="21600,21600" o:spt="202" path="m,l,21600r21600,l21600,xe">
                <v:stroke joinstyle="miter"/>
                <v:path gradientshapeok="t" o:connecttype="rect"/>
              </v:shapetype>
              <v:shape id="_x0000_s1046" type="#_x0000_t202" style="position:absolute;margin-left:405.6pt;margin-top:546.45pt;width:16.1pt;height:13.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" filled="f" stroked="f">
                <v:textbox inset="0,0,0,0">
                  <w:txbxContent>
                    <w:p w14:paraId="1CB3FFC5" w14:textId="16B2C023" w:rsidR="00015BB1" w:rsidRDefault="00015BB1">
                      <w:pPr>
                        <w:spacing w:before="12"/>
                        <w:ind w:left="60"/>
                        <w:rPr>
                          <w:ins w:id="141" w:author="Benjamin Meyer" w:date="2023-04-18T10:26:00Z"/>
                          <w:sz w:val="20"/>
                        </w:rPr>
                      </w:pPr>
                      <w:ins w:id="142" w:author="Benjamin Meyer" w:date="2023-04-18T10:26:00Z">
                        <w:r>
                          <w:fldChar w:fldCharType="begin"/>
                        </w:r>
                        <w:r>
                          <w:rPr>
                            <w:sz w:val="20"/>
                          </w:rPr>
                          <w:instrText xml:space="preserve"> PAGE </w:instrText>
                        </w:r>
                        <w:r>
                          <w:fldChar w:fldCharType="separate"/>
                        </w:r>
                      </w:ins>
                      <w:r w:rsidR="000B57B0">
                        <w:rPr>
                          <w:noProof/>
                          <w:sz w:val="20"/>
                        </w:rPr>
                        <w:t>16</w:t>
                      </w:r>
                      <w:ins w:id="143" w:author="Benjamin Meyer" w:date="2023-04-18T10:26:00Z">
                        <w:r>
                          <w:fldChar w:fldCharType="end"/>
                        </w:r>
                      </w:ins>
                    </w:p>
                  </w:txbxContent>
                </v:textbox>
                <w10:wrap anchorx="page" anchory="page"/>
              </v:shape>
            </w:pict>
          </mc:Fallback>
        </mc:AlternateConten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8BA6" w14:textId="510125BB" w:rsidR="00015BB1" w:rsidRDefault="00015BB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8F1D" w14:textId="14264DB5" w:rsidR="00015BB1" w:rsidRDefault="00015BB1">
    <w:pPr>
      <w:pStyle w:val="Footer"/>
    </w:pPr>
  </w:p>
  <w:p w14:paraId="75F70DFE" w14:textId="77777777" w:rsidR="00015BB1" w:rsidRDefault="00015BB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726638"/>
      <w:docPartObj>
        <w:docPartGallery w:val="Page Numbers (Bottom of Page)"/>
        <w:docPartUnique/>
      </w:docPartObj>
    </w:sdtPr>
    <w:sdtEndPr>
      <w:rPr>
        <w:noProof/>
      </w:rPr>
    </w:sdtEndPr>
    <w:sdtContent>
      <w:p w14:paraId="0D8221AD" w14:textId="6A9BA32B" w:rsidR="00015BB1" w:rsidRDefault="00015BB1">
        <w:pPr>
          <w:pStyle w:val="Footer"/>
        </w:pPr>
        <w:r>
          <w:fldChar w:fldCharType="begin"/>
        </w:r>
        <w:r>
          <w:instrText xml:space="preserve"> PAGE   \* MERGEFORMAT </w:instrText>
        </w:r>
        <w:r>
          <w:fldChar w:fldCharType="separate"/>
        </w:r>
        <w:r w:rsidR="00D92606">
          <w:rPr>
            <w:noProof/>
          </w:rPr>
          <w:t>25</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87496"/>
      <w:docPartObj>
        <w:docPartGallery w:val="Page Numbers (Bottom of Page)"/>
        <w:docPartUnique/>
      </w:docPartObj>
    </w:sdtPr>
    <w:sdtEndPr>
      <w:rPr>
        <w:noProof/>
      </w:rPr>
    </w:sdtEndPr>
    <w:sdtContent>
      <w:p w14:paraId="60E66DAD" w14:textId="6F2505F6" w:rsidR="00015BB1" w:rsidRDefault="00015BB1">
        <w:pPr>
          <w:pStyle w:val="Footer"/>
        </w:pPr>
        <w:r>
          <w:fldChar w:fldCharType="begin"/>
        </w:r>
        <w:r>
          <w:instrText xml:space="preserve"> PAGE   \* MERGEFORMAT </w:instrText>
        </w:r>
        <w:r>
          <w:fldChar w:fldCharType="separate"/>
        </w:r>
        <w:r w:rsidR="00D92606">
          <w:rPr>
            <w:noProof/>
          </w:rPr>
          <w:t>37</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390072"/>
      <w:docPartObj>
        <w:docPartGallery w:val="Page Numbers (Bottom of Page)"/>
        <w:docPartUnique/>
      </w:docPartObj>
    </w:sdtPr>
    <w:sdtEndPr>
      <w:rPr>
        <w:noProof/>
      </w:rPr>
    </w:sdtEndPr>
    <w:sdtContent>
      <w:p w14:paraId="68020551" w14:textId="1DC14A47" w:rsidR="00015BB1" w:rsidRDefault="00015BB1">
        <w:pPr>
          <w:pStyle w:val="Footer"/>
        </w:pPr>
        <w:r>
          <w:fldChar w:fldCharType="begin"/>
        </w:r>
        <w:r>
          <w:instrText xml:space="preserve"> PAGE   \* MERGEFORMAT </w:instrText>
        </w:r>
        <w:r>
          <w:fldChar w:fldCharType="separate"/>
        </w:r>
        <w:r w:rsidR="00D92606">
          <w:rPr>
            <w:noProof/>
          </w:rPr>
          <w:t>45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2F8F1" w14:textId="77777777" w:rsidR="003C323F" w:rsidRDefault="003C323F" w:rsidP="008E4680">
      <w:r>
        <w:separator/>
      </w:r>
    </w:p>
  </w:footnote>
  <w:footnote w:type="continuationSeparator" w:id="0">
    <w:p w14:paraId="6182F359" w14:textId="77777777" w:rsidR="003C323F" w:rsidRDefault="003C323F" w:rsidP="008E4680">
      <w:r>
        <w:continuationSeparator/>
      </w:r>
    </w:p>
  </w:footnote>
  <w:footnote w:type="continuationNotice" w:id="1">
    <w:p w14:paraId="61534021" w14:textId="77777777" w:rsidR="003C323F" w:rsidRDefault="003C323F"/>
  </w:footnote>
  <w:footnote w:id="2">
    <w:p w14:paraId="64D994CA" w14:textId="77777777" w:rsidR="00015BB1" w:rsidRDefault="00015BB1" w:rsidP="000A6FC9">
      <w:pPr>
        <w:pStyle w:val="FootnoteText"/>
        <w:rPr>
          <w:ins w:id="83" w:author="Benjamin Meyer" w:date="2023-04-18T10:26:00Z"/>
        </w:rPr>
      </w:pPr>
      <w:ins w:id="84" w:author="Benjamin Meyer" w:date="2023-04-18T10:26:00Z">
        <w:r>
          <w:rPr>
            <w:rStyle w:val="FootnoteReference"/>
          </w:rPr>
          <w:footnoteRef/>
        </w:r>
        <w:r>
          <w:t xml:space="preserve"> Kenai Watershed Forum has been this contractor from 2000 – present.</w:t>
        </w:r>
      </w:ins>
    </w:p>
  </w:footnote>
  <w:footnote w:id="3">
    <w:p w14:paraId="7F546057" w14:textId="768B7645" w:rsidR="000B57B0" w:rsidRPr="000B57B0" w:rsidRDefault="000B57B0"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w:t>
      </w:r>
      <w:r w:rsidR="00D36D78" w:rsidRPr="000B57B0">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015BB1" w:rsidRPr="00FB6763" w:rsidRDefault="00015BB1"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015BB1" w:rsidRPr="00FB6763" w:rsidRDefault="00015BB1"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015BB1" w:rsidRPr="00B35F53" w:rsidRDefault="00015BB1"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w:t>
      </w:r>
      <w:proofErr w:type="gramStart"/>
      <w:r w:rsidRPr="00D36D78">
        <w:rPr>
          <w:rStyle w:val="cf01"/>
          <w:rFonts w:ascii="Times New Roman" w:hAnsi="Times New Roman" w:cs="Times New Roman"/>
          <w:sz w:val="22"/>
          <w:szCs w:val="22"/>
        </w:rPr>
        <w:t>both of the measurements</w:t>
      </w:r>
      <w:proofErr w:type="gramEnd"/>
      <w:r w:rsidRPr="00D36D78">
        <w:rPr>
          <w:rStyle w:val="cf01"/>
          <w:rFonts w:ascii="Times New Roman" w:hAnsi="Times New Roman" w:cs="Times New Roman"/>
          <w:sz w:val="22"/>
          <w:szCs w:val="22"/>
        </w:rPr>
        <w:t xml:space="preserve">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015BB1" w:rsidRPr="00EA6E5A" w:rsidRDefault="00015BB1"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0776" w14:textId="77777777" w:rsidR="00015BB1" w:rsidRDefault="00015BB1" w:rsidP="00816966">
    <w:pPr>
      <w:pStyle w:val="Header"/>
      <w:jc w:val="right"/>
      <w:rPr>
        <w:sz w:val="18"/>
      </w:rPr>
    </w:pPr>
    <w:r>
      <w:rPr>
        <w:sz w:val="18"/>
      </w:rPr>
      <w:t>Kenai River Water Quality Monitoring</w:t>
    </w:r>
    <w:r>
      <w:rPr>
        <w:spacing w:val="-13"/>
        <w:sz w:val="18"/>
      </w:rPr>
      <w:t xml:space="preserve"> </w:t>
    </w:r>
    <w:r>
      <w:rPr>
        <w:sz w:val="18"/>
      </w:rPr>
      <w:t>Program</w:t>
    </w:r>
  </w:p>
  <w:p w14:paraId="3E8B12F5" w14:textId="3847E099" w:rsidR="00015BB1" w:rsidRDefault="00015BB1" w:rsidP="00816966">
    <w:pPr>
      <w:pStyle w:val="Header"/>
      <w:jc w:val="right"/>
    </w:pPr>
    <w:r>
      <w:rPr>
        <w:sz w:val="18"/>
      </w:rPr>
      <w:t>March 2023 QAPP v</w:t>
    </w:r>
    <w:r w:rsidR="00AA5420">
      <w:rPr>
        <w:sz w:val="18"/>
      </w:rPr>
      <w:t>3</w:t>
    </w:r>
  </w:p>
  <w:p w14:paraId="786319B7" w14:textId="77777777" w:rsidR="00015BB1" w:rsidRDefault="00015BB1">
    <w:pPr>
      <w:pStyle w:val="Header"/>
    </w:pPr>
  </w:p>
  <w:p w14:paraId="0CDE8415" w14:textId="77777777" w:rsidR="00015BB1" w:rsidRDefault="00015BB1"/>
  <w:p w14:paraId="0989F0B5" w14:textId="77777777" w:rsidR="00A42F86" w:rsidRDefault="00A42F8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068" w14:textId="77777777" w:rsidR="00015BB1" w:rsidRDefault="00015BB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C92" w14:textId="17A5D042" w:rsidR="00015BB1" w:rsidRDefault="00015BB1">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015BB1" w:rsidRDefault="00015BB1" w:rsidP="00816966">
                          <w:pPr>
                            <w:spacing w:before="12"/>
                            <w:ind w:left="20"/>
                            <w:jc w:val="right"/>
                            <w:rPr>
                              <w:ins w:id="404" w:author="Benjamin Meyer" w:date="2023-04-18T10:26:00Z"/>
                              <w:sz w:val="18"/>
                            </w:rPr>
                          </w:pPr>
                          <w:ins w:id="405"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406" w:author="Benjamin Meyer" w:date="2023-04-18T10:26:00Z"/>
                              <w:sz w:val="18"/>
                            </w:rPr>
                          </w:pPr>
                          <w:ins w:id="407"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52"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" filled="f" stroked="f">
              <v:textbox inset="0,0,0,0">
                <w:txbxContent>
                  <w:p w14:paraId="6A593D1E" w14:textId="77777777" w:rsidR="00015BB1" w:rsidRDefault="00015BB1" w:rsidP="00816966">
                    <w:pPr>
                      <w:spacing w:before="12"/>
                      <w:ind w:left="20"/>
                      <w:jc w:val="right"/>
                      <w:rPr>
                        <w:ins w:id="408" w:author="Benjamin Meyer" w:date="2023-04-18T10:26:00Z"/>
                        <w:sz w:val="18"/>
                      </w:rPr>
                    </w:pPr>
                    <w:ins w:id="409"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410" w:author="Benjamin Meyer" w:date="2023-04-18T10:26:00Z"/>
                        <w:sz w:val="18"/>
                      </w:rPr>
                    </w:pPr>
                    <w:ins w:id="411"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14A6" w14:textId="14932E19" w:rsidR="00015BB1" w:rsidRDefault="00015BB1">
    <w:pPr>
      <w:pStyle w:val="Header"/>
    </w:pPr>
    <w:ins w:id="412" w:author="Benjamin Meyer" w:date="2023-04-18T10:26:00Z">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015BB1" w:rsidRDefault="00015BB1" w:rsidP="00816966">
                            <w:pPr>
                              <w:spacing w:before="12"/>
                              <w:ind w:left="20"/>
                              <w:jc w:val="right"/>
                              <w:rPr>
                                <w:ins w:id="413" w:author="Benjamin Meyer" w:date="2023-04-18T10:26:00Z"/>
                                <w:sz w:val="18"/>
                              </w:rPr>
                            </w:pPr>
                            <w:ins w:id="414" w:author="Benjamin Meyer" w:date="2023-04-18T10:26:00Z">
                              <w:r>
                                <w:rPr>
                                  <w:sz w:val="18"/>
                                </w:rPr>
                                <w:t>Kenai River Water Quality Monitoring</w:t>
                              </w:r>
                              <w:r>
                                <w:rPr>
                                  <w:spacing w:val="-13"/>
                                  <w:sz w:val="18"/>
                                </w:rPr>
                                <w:t xml:space="preserve"> </w:t>
                              </w:r>
                              <w:r>
                                <w:rPr>
                                  <w:sz w:val="18"/>
                                </w:rPr>
                                <w:t>Program</w:t>
                              </w:r>
                            </w:ins>
                          </w:p>
                          <w:p w14:paraId="7F5C09CB" w14:textId="6D447531" w:rsidR="00015BB1" w:rsidRDefault="00015BB1" w:rsidP="00816966">
                            <w:pPr>
                              <w:spacing w:before="1"/>
                              <w:ind w:left="1843"/>
                              <w:jc w:val="right"/>
                              <w:rPr>
                                <w:sz w:val="18"/>
                              </w:rPr>
                            </w:pPr>
                            <w:ins w:id="415" w:author="Benjamin Meyer" w:date="2023-04-18T10:26:00Z">
                              <w:r>
                                <w:rPr>
                                  <w:sz w:val="18"/>
                                </w:rPr>
                                <w:t>March 2023, QAPP</w:t>
                              </w:r>
                              <w:r>
                                <w:rPr>
                                  <w:spacing w:val="-5"/>
                                  <w:sz w:val="18"/>
                                </w:rPr>
                                <w:t xml:space="preserve"> </w:t>
                              </w:r>
                              <w:r>
                                <w:rPr>
                                  <w:sz w:val="18"/>
                                </w:rPr>
                                <w:t>v</w:t>
                              </w:r>
                            </w:ins>
                            <w:r w:rsidR="007618D6">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3"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KM2gEAAJk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" filled="f" stroked="f">
                <v:textbox inset="0,0,0,0">
                  <w:txbxContent>
                    <w:p w14:paraId="37C0ED4A" w14:textId="77777777" w:rsidR="00015BB1" w:rsidRDefault="00015BB1" w:rsidP="00816966">
                      <w:pPr>
                        <w:spacing w:before="12"/>
                        <w:ind w:left="20"/>
                        <w:jc w:val="right"/>
                        <w:rPr>
                          <w:ins w:id="416" w:author="Benjamin Meyer" w:date="2023-04-18T10:26:00Z"/>
                          <w:sz w:val="18"/>
                        </w:rPr>
                      </w:pPr>
                      <w:ins w:id="417" w:author="Benjamin Meyer" w:date="2023-04-18T10:26:00Z">
                        <w:r>
                          <w:rPr>
                            <w:sz w:val="18"/>
                          </w:rPr>
                          <w:t>Kenai River Water Quality Monitoring</w:t>
                        </w:r>
                        <w:r>
                          <w:rPr>
                            <w:spacing w:val="-13"/>
                            <w:sz w:val="18"/>
                          </w:rPr>
                          <w:t xml:space="preserve"> </w:t>
                        </w:r>
                        <w:r>
                          <w:rPr>
                            <w:sz w:val="18"/>
                          </w:rPr>
                          <w:t>Program</w:t>
                        </w:r>
                      </w:ins>
                    </w:p>
                    <w:p w14:paraId="7F5C09CB" w14:textId="6D447531" w:rsidR="00015BB1" w:rsidRDefault="00015BB1" w:rsidP="00816966">
                      <w:pPr>
                        <w:spacing w:before="1"/>
                        <w:ind w:left="1843"/>
                        <w:jc w:val="right"/>
                        <w:rPr>
                          <w:sz w:val="18"/>
                        </w:rPr>
                      </w:pPr>
                      <w:ins w:id="418" w:author="Benjamin Meyer" w:date="2023-04-18T10:26:00Z">
                        <w:r>
                          <w:rPr>
                            <w:sz w:val="18"/>
                          </w:rPr>
                          <w:t>March 2023, QAPP</w:t>
                        </w:r>
                        <w:r>
                          <w:rPr>
                            <w:spacing w:val="-5"/>
                            <w:sz w:val="18"/>
                          </w:rPr>
                          <w:t xml:space="preserve"> </w:t>
                        </w:r>
                        <w:r>
                          <w:rPr>
                            <w:sz w:val="18"/>
                          </w:rPr>
                          <w:t>v</w:t>
                        </w:r>
                      </w:ins>
                      <w:r w:rsidR="007618D6">
                        <w:rPr>
                          <w:sz w:val="18"/>
                        </w:rPr>
                        <w:t>3</w:t>
                      </w:r>
                    </w:p>
                  </w:txbxContent>
                </v:textbox>
                <w10:wrap anchorx="margin" anchory="page"/>
              </v:shape>
            </w:pict>
          </mc:Fallback>
        </mc:AlternateConten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00BD" w14:textId="77777777" w:rsidR="00015BB1" w:rsidRDefault="00015BB1">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015BB1" w:rsidRDefault="00015BB1" w:rsidP="00816966">
                          <w:pPr>
                            <w:spacing w:before="1"/>
                            <w:ind w:left="1843"/>
                            <w:jc w:val="right"/>
                            <w:rPr>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4"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" filled="f" stroked="f">
              <v:textbox inset="0,0,0,0">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015BB1" w:rsidRDefault="00015BB1" w:rsidP="00816966">
                    <w:pPr>
                      <w:spacing w:before="1"/>
                      <w:ind w:left="1843"/>
                      <w:jc w:val="right"/>
                      <w:rPr>
                        <w:sz w:val="18"/>
                      </w:rPr>
                    </w:pPr>
                    <w:r>
                      <w:rPr>
                        <w:sz w:val="18"/>
                      </w:rPr>
                      <w:t>March 2023, QAPP</w:t>
                    </w:r>
                    <w:r>
                      <w:rPr>
                        <w:spacing w:val="-5"/>
                        <w:sz w:val="18"/>
                      </w:rPr>
                      <w:t xml:space="preserve"> </w:t>
                    </w:r>
                    <w:r>
                      <w:rPr>
                        <w:sz w:val="18"/>
                      </w:rPr>
                      <w:t>v</w:t>
                    </w:r>
                    <w:r w:rsidR="00E05A28">
                      <w:rPr>
                        <w:sz w:val="18"/>
                      </w:rPr>
                      <w:t>3</w:t>
                    </w:r>
                  </w:p>
                </w:txbxContent>
              </v:textbox>
              <w10:wrap anchorx="margin"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B42F" w14:textId="601DED53" w:rsidR="00015BB1" w:rsidRDefault="00015BB1">
    <w:pPr>
      <w:pStyle w:val="BodyText"/>
      <w:spacing w:line="14" w:lineRule="auto"/>
      <w:rPr>
        <w:sz w:val="2"/>
      </w:rPr>
    </w:pPr>
    <w:ins w:id="429" w:author="Benjamin Meyer" w:date="2023-04-18T10:26:00Z">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015BB1" w:rsidRDefault="00015BB1" w:rsidP="00816966">
                            <w:pPr>
                              <w:spacing w:before="1"/>
                              <w:ind w:left="1843"/>
                              <w:jc w:val="right"/>
                              <w:rPr>
                                <w:ins w:id="430" w:author="Benjamin Meyer" w:date="2023-04-18T10:26:00Z"/>
                                <w:sz w:val="18"/>
                              </w:rPr>
                            </w:pPr>
                            <w:r>
                              <w:rPr>
                                <w:sz w:val="18"/>
                              </w:rPr>
                              <w:t>March 2023, QAPP</w:t>
                            </w:r>
                            <w:r>
                              <w:rPr>
                                <w:spacing w:val="-5"/>
                                <w:sz w:val="18"/>
                              </w:rPr>
                              <w:t xml:space="preserve"> </w:t>
                            </w:r>
                            <w:r>
                              <w:rPr>
                                <w:sz w:val="18"/>
                              </w:rPr>
                              <w:t>v</w:t>
                            </w:r>
                            <w:r w:rsidR="00AA5420">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5"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" filled="f" stroked="f">
                <v:textbox inset="0,0,0,0">
                  <w:txbxContent>
                    <w:p w14:paraId="1CC6934A"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015BB1" w:rsidRDefault="00015BB1" w:rsidP="00816966">
                      <w:pPr>
                        <w:spacing w:before="1"/>
                        <w:ind w:left="1843"/>
                        <w:jc w:val="right"/>
                        <w:rPr>
                          <w:ins w:id="431" w:author="Benjamin Meyer" w:date="2023-04-18T10:26:00Z"/>
                          <w:sz w:val="18"/>
                        </w:rPr>
                      </w:pPr>
                      <w:r>
                        <w:rPr>
                          <w:sz w:val="18"/>
                        </w:rPr>
                        <w:t>March 2023, QAPP</w:t>
                      </w:r>
                      <w:r>
                        <w:rPr>
                          <w:spacing w:val="-5"/>
                          <w:sz w:val="18"/>
                        </w:rPr>
                        <w:t xml:space="preserve"> </w:t>
                      </w:r>
                      <w:r>
                        <w:rPr>
                          <w:sz w:val="18"/>
                        </w:rPr>
                        <w:t>v</w:t>
                      </w:r>
                      <w:r w:rsidR="00AA5420">
                        <w:rPr>
                          <w:sz w:val="18"/>
                        </w:rPr>
                        <w:t>3</w:t>
                      </w:r>
                    </w:p>
                  </w:txbxContent>
                </v:textbox>
                <w10:wrap anchorx="margin" anchory="page"/>
              </v:shape>
            </w:pict>
          </mc:Fallback>
        </mc:AlternateConten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12B7" w14:textId="77777777" w:rsidR="00015BB1" w:rsidRDefault="00015BB1">
    <w:pPr>
      <w:pStyle w:val="BodyText"/>
      <w:spacing w:line="14" w:lineRule="auto"/>
      <w:rPr>
        <w:sz w:val="2"/>
      </w:rPr>
    </w:pPr>
    <w:del w:id="436" w:author="Benjamin Meyer" w:date="2023-04-18T10:26:00Z">
      <w:r>
        <w:rPr>
          <w:noProof/>
        </w:rPr>
        <mc:AlternateContent>
          <mc:Choice Requires="wps">
            <w:drawing>
              <wp:anchor distT="0" distB="0" distL="114300" distR="114300" simplePos="0" relativeHeight="251678720" behindDoc="1" locked="0" layoutInCell="1" allowOverlap="1" wp14:anchorId="1DFADB8E" wp14:editId="3BC59022">
                <wp:simplePos x="0" y="0"/>
                <wp:positionH relativeFrom="margin">
                  <wp:posOffset>6248400</wp:posOffset>
                </wp:positionH>
                <wp:positionV relativeFrom="page">
                  <wp:posOffset>314325</wp:posOffset>
                </wp:positionV>
                <wp:extent cx="2428875" cy="283845"/>
                <wp:effectExtent l="0" t="0" r="9525" b="1905"/>
                <wp:wrapNone/>
                <wp:docPr id="3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A0B4D" w14:textId="77777777" w:rsidR="00015BB1" w:rsidRDefault="00015BB1" w:rsidP="00816966">
                            <w:pPr>
                              <w:spacing w:before="12"/>
                              <w:ind w:left="20"/>
                              <w:jc w:val="right"/>
                              <w:rPr>
                                <w:del w:id="437" w:author="Benjamin Meyer" w:date="2023-04-18T10:26:00Z"/>
                                <w:sz w:val="18"/>
                              </w:rPr>
                            </w:pPr>
                            <w:del w:id="438"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439" w:author="Benjamin Meyer" w:date="2023-04-18T10:26:00Z"/>
                                <w:sz w:val="18"/>
                              </w:rPr>
                            </w:pPr>
                            <w:del w:id="440" w:author="Benjamin Meyer" w:date="2023-04-18T10:26:00Z">
                              <w:r>
                                <w:rPr>
                                  <w:sz w:val="18"/>
                                </w:rPr>
                                <w:delText>March 2023, QAPP</w:delText>
                              </w:r>
                              <w:r>
                                <w:rPr>
                                  <w:spacing w:val="-5"/>
                                  <w:sz w:val="18"/>
                                </w:rPr>
                                <w:delText xml:space="preserve"> </w:delText>
                              </w:r>
                              <w:r>
                                <w:rPr>
                                  <w:sz w:val="18"/>
                                </w:rPr>
                                <w:delText>v4</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ADB8E" id="_x0000_t202" coordsize="21600,21600" o:spt="202" path="m,l,21600r21600,l21600,xe">
                <v:stroke joinstyle="miter"/>
                <v:path gradientshapeok="t" o:connecttype="rect"/>
              </v:shapetype>
              <v:shape id="_x0000_s1056" type="#_x0000_t202" style="position:absolute;margin-left:492pt;margin-top:24.75pt;width:191.25pt;height:22.3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" filled="f" stroked="f">
                <v:textbox inset="0,0,0,0">
                  <w:txbxContent>
                    <w:p w14:paraId="6C6A0B4D" w14:textId="77777777" w:rsidR="00015BB1" w:rsidRDefault="00015BB1" w:rsidP="00816966">
                      <w:pPr>
                        <w:spacing w:before="12"/>
                        <w:ind w:left="20"/>
                        <w:jc w:val="right"/>
                        <w:rPr>
                          <w:del w:id="441" w:author="Benjamin Meyer" w:date="2023-04-18T10:26:00Z"/>
                          <w:sz w:val="18"/>
                        </w:rPr>
                      </w:pPr>
                      <w:del w:id="442"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443" w:author="Benjamin Meyer" w:date="2023-04-18T10:26:00Z"/>
                          <w:sz w:val="18"/>
                        </w:rPr>
                      </w:pPr>
                      <w:del w:id="444" w:author="Benjamin Meyer" w:date="2023-04-18T10:26:00Z">
                        <w:r>
                          <w:rPr>
                            <w:sz w:val="18"/>
                          </w:rPr>
                          <w:delText>March 2023, QAPP</w:delText>
                        </w:r>
                        <w:r>
                          <w:rPr>
                            <w:spacing w:val="-5"/>
                            <w:sz w:val="18"/>
                          </w:rPr>
                          <w:delText xml:space="preserve"> </w:delText>
                        </w:r>
                        <w:r>
                          <w:rPr>
                            <w:sz w:val="18"/>
                          </w:rPr>
                          <w:delText>v4</w:delText>
                        </w:r>
                      </w:del>
                    </w:p>
                  </w:txbxContent>
                </v:textbox>
                <w10:wrap anchorx="margin" anchory="page"/>
              </v:shape>
            </w:pict>
          </mc:Fallback>
        </mc:AlternateContent>
      </w:r>
    </w:del>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5F8A" w14:textId="77777777" w:rsidR="00015BB1" w:rsidRDefault="00015BB1">
    <w:pPr>
      <w:pStyle w:val="BodyText"/>
      <w:spacing w:line="14" w:lineRule="auto"/>
      <w:rPr>
        <w:sz w:val="20"/>
      </w:rPr>
    </w:pPr>
    <w:del w:id="449" w:author="Benjamin Meyer" w:date="2023-04-18T10:26:00Z">
      <w:r>
        <w:rPr>
          <w:noProof/>
        </w:rPr>
        <mc:AlternateContent>
          <mc:Choice Requires="wps">
            <w:drawing>
              <wp:anchor distT="0" distB="0" distL="114300" distR="114300" simplePos="0" relativeHeight="251671552" behindDoc="1" locked="0" layoutInCell="1" allowOverlap="1" wp14:anchorId="35FA2A37" wp14:editId="59325A58">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BA9BA" w14:textId="77777777" w:rsidR="00015BB1" w:rsidRDefault="00015BB1">
                            <w:pPr>
                              <w:spacing w:before="12"/>
                              <w:ind w:left="20" w:right="11" w:firstLine="1449"/>
                              <w:rPr>
                                <w:del w:id="450" w:author="Benjamin Meyer" w:date="2023-04-18T10:26:00Z"/>
                                <w:sz w:val="18"/>
                              </w:rPr>
                            </w:pPr>
                            <w:del w:id="451"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452" w:author="Benjamin Meyer" w:date="2023-04-18T10:26:00Z"/>
                                <w:sz w:val="18"/>
                              </w:rPr>
                            </w:pPr>
                            <w:del w:id="453" w:author="Benjamin Meyer" w:date="2023-04-18T10:26:00Z">
                              <w:r>
                                <w:rPr>
                                  <w:sz w:val="18"/>
                                </w:rPr>
                                <w:delText>January 2023 QAPP v4</w:delText>
                              </w:r>
                            </w:del>
                          </w:p>
                          <w:p w14:paraId="506B21DC" w14:textId="77777777" w:rsidR="00015BB1" w:rsidRDefault="00015BB1" w:rsidP="00816966">
                            <w:pPr>
                              <w:ind w:left="1678"/>
                              <w:rPr>
                                <w:del w:id="454"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A2A37" id="_x0000_t202" coordsize="21600,21600" o:spt="202" path="m,l,21600r21600,l21600,xe">
                <v:stroke joinstyle="miter"/>
                <v:path gradientshapeok="t" o:connecttype="rect"/>
              </v:shapetype>
              <v:shape id="Text Box 21" o:spid="_x0000_s1057" type="#_x0000_t202" style="position:absolute;margin-left:375.2pt;margin-top:45.45pt;width:162.95pt;height:3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" filled="f" stroked="f">
                <v:textbox inset="0,0,0,0">
                  <w:txbxContent>
                    <w:p w14:paraId="032BA9BA" w14:textId="77777777" w:rsidR="00015BB1" w:rsidRDefault="00015BB1">
                      <w:pPr>
                        <w:spacing w:before="12"/>
                        <w:ind w:left="20" w:right="11" w:firstLine="1449"/>
                        <w:rPr>
                          <w:del w:id="455" w:author="Benjamin Meyer" w:date="2023-04-18T10:26:00Z"/>
                          <w:sz w:val="18"/>
                        </w:rPr>
                      </w:pPr>
                      <w:del w:id="456"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457" w:author="Benjamin Meyer" w:date="2023-04-18T10:26:00Z"/>
                          <w:sz w:val="18"/>
                        </w:rPr>
                      </w:pPr>
                      <w:del w:id="458" w:author="Benjamin Meyer" w:date="2023-04-18T10:26:00Z">
                        <w:r>
                          <w:rPr>
                            <w:sz w:val="18"/>
                          </w:rPr>
                          <w:delText>January 2023 QAPP v4</w:delText>
                        </w:r>
                      </w:del>
                    </w:p>
                    <w:p w14:paraId="506B21DC" w14:textId="77777777" w:rsidR="00015BB1" w:rsidRDefault="00015BB1" w:rsidP="00816966">
                      <w:pPr>
                        <w:ind w:left="1678"/>
                        <w:rPr>
                          <w:del w:id="459" w:author="Benjamin Meyer" w:date="2023-04-18T10:26:00Z"/>
                          <w:sz w:val="18"/>
                        </w:rPr>
                      </w:pPr>
                    </w:p>
                  </w:txbxContent>
                </v:textbox>
                <w10:wrap anchorx="page" anchory="page"/>
              </v:shape>
            </w:pict>
          </mc:Fallback>
        </mc:AlternateContent>
      </w:r>
    </w:del>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E598" w14:textId="77777777" w:rsidR="00015BB1" w:rsidRDefault="00015BB1">
    <w:pPr>
      <w:pStyle w:val="BodyText"/>
      <w:spacing w:line="14" w:lineRule="auto"/>
      <w:rPr>
        <w:sz w:val="20"/>
      </w:rPr>
    </w:pPr>
    <w:del w:id="470" w:author="Benjamin Meyer" w:date="2023-04-18T10:26:00Z">
      <w:r>
        <w:rPr>
          <w:noProof/>
        </w:rPr>
        <mc:AlternateContent>
          <mc:Choice Requires="wps">
            <w:drawing>
              <wp:anchor distT="0" distB="0" distL="114300" distR="114300" simplePos="0" relativeHeight="251672576" behindDoc="1" locked="0" layoutInCell="1" allowOverlap="1" wp14:anchorId="7BC0BE0D" wp14:editId="2C4801FE">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4CBC4" w14:textId="77777777" w:rsidR="00015BB1" w:rsidRDefault="00015BB1">
                            <w:pPr>
                              <w:spacing w:before="12"/>
                              <w:ind w:left="20" w:right="11" w:firstLine="1449"/>
                              <w:rPr>
                                <w:del w:id="471" w:author="Benjamin Meyer" w:date="2023-04-18T10:26:00Z"/>
                                <w:sz w:val="18"/>
                              </w:rPr>
                            </w:pPr>
                            <w:del w:id="472"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473" w:author="Benjamin Meyer" w:date="2023-04-18T10:26:00Z"/>
                                <w:sz w:val="18"/>
                              </w:rPr>
                            </w:pPr>
                            <w:del w:id="474" w:author="Benjamin Meyer" w:date="2023-04-18T10:26:00Z">
                              <w:r>
                                <w:rPr>
                                  <w:sz w:val="18"/>
                                </w:rPr>
                                <w:delText>January 2023 QAPP v4</w:delText>
                              </w:r>
                            </w:del>
                          </w:p>
                          <w:p w14:paraId="74795BC4" w14:textId="77777777" w:rsidR="00015BB1" w:rsidRDefault="00015BB1" w:rsidP="00816966">
                            <w:pPr>
                              <w:ind w:left="1678"/>
                              <w:rPr>
                                <w:del w:id="475"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0BE0D" id="_x0000_t202" coordsize="21600,21600" o:spt="202" path="m,l,21600r21600,l21600,xe">
                <v:stroke joinstyle="miter"/>
                <v:path gradientshapeok="t" o:connecttype="rect"/>
              </v:shapetype>
              <v:shape id="Text Box 15" o:spid="_x0000_s1058" type="#_x0000_t202" style="position:absolute;margin-left:375.2pt;margin-top:45.45pt;width:162.95pt;height:3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" filled="f" stroked="f">
                <v:textbox inset="0,0,0,0">
                  <w:txbxContent>
                    <w:p w14:paraId="2154CBC4" w14:textId="77777777" w:rsidR="00015BB1" w:rsidRDefault="00015BB1">
                      <w:pPr>
                        <w:spacing w:before="12"/>
                        <w:ind w:left="20" w:right="11" w:firstLine="1449"/>
                        <w:rPr>
                          <w:del w:id="476" w:author="Benjamin Meyer" w:date="2023-04-18T10:26:00Z"/>
                          <w:sz w:val="18"/>
                        </w:rPr>
                      </w:pPr>
                      <w:del w:id="477"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478" w:author="Benjamin Meyer" w:date="2023-04-18T10:26:00Z"/>
                          <w:sz w:val="18"/>
                        </w:rPr>
                      </w:pPr>
                      <w:del w:id="479" w:author="Benjamin Meyer" w:date="2023-04-18T10:26:00Z">
                        <w:r>
                          <w:rPr>
                            <w:sz w:val="18"/>
                          </w:rPr>
                          <w:delText>January 2023 QAPP v4</w:delText>
                        </w:r>
                      </w:del>
                    </w:p>
                    <w:p w14:paraId="74795BC4" w14:textId="77777777" w:rsidR="00015BB1" w:rsidRDefault="00015BB1" w:rsidP="00816966">
                      <w:pPr>
                        <w:ind w:left="1678"/>
                        <w:rPr>
                          <w:del w:id="480" w:author="Benjamin Meyer" w:date="2023-04-18T10:26:00Z"/>
                          <w:sz w:val="18"/>
                        </w:rPr>
                      </w:pPr>
                    </w:p>
                  </w:txbxContent>
                </v:textbox>
                <w10:wrap anchorx="page" anchory="page"/>
              </v:shape>
            </w:pict>
          </mc:Fallback>
        </mc:AlternateContent>
      </w:r>
    </w:del>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016B" w14:textId="495180E8" w:rsidR="00015BB1" w:rsidRDefault="00015BB1">
    <w:pPr>
      <w:pStyle w:val="Header"/>
    </w:pPr>
    <w:ins w:id="481" w:author="Benjamin Meyer" w:date="2023-04-18T10:26:00Z">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015BB1" w:rsidRDefault="00015BB1" w:rsidP="00816966">
                            <w:pPr>
                              <w:spacing w:before="12"/>
                              <w:ind w:left="20"/>
                              <w:rPr>
                                <w:ins w:id="482" w:author="Benjamin Meyer" w:date="2023-04-18T10:26:00Z"/>
                                <w:sz w:val="18"/>
                              </w:rPr>
                            </w:pPr>
                            <w:ins w:id="483"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484" w:author="Benjamin Meyer" w:date="2023-04-18T10:26:00Z"/>
                                <w:sz w:val="18"/>
                              </w:rPr>
                            </w:pPr>
                            <w:proofErr w:type="gramStart"/>
                            <w:ins w:id="485"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9"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" filled="f" stroked="f">
                <v:textbox inset="0,0,0,0">
                  <w:txbxContent>
                    <w:p w14:paraId="2CFCF76E" w14:textId="77777777" w:rsidR="00015BB1" w:rsidRDefault="00015BB1" w:rsidP="00816966">
                      <w:pPr>
                        <w:spacing w:before="12"/>
                        <w:ind w:left="20"/>
                        <w:rPr>
                          <w:ins w:id="486" w:author="Benjamin Meyer" w:date="2023-04-18T10:26:00Z"/>
                          <w:sz w:val="18"/>
                        </w:rPr>
                      </w:pPr>
                      <w:ins w:id="487"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488" w:author="Benjamin Meyer" w:date="2023-04-18T10:26:00Z"/>
                          <w:sz w:val="18"/>
                        </w:rPr>
                      </w:pPr>
                      <w:proofErr w:type="gramStart"/>
                      <w:ins w:id="489"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0A1E" w14:textId="41C3198B" w:rsidR="00015BB1" w:rsidRDefault="00015BB1">
    <w:pPr>
      <w:pStyle w:val="Header"/>
    </w:pPr>
    <w:ins w:id="490" w:author="Benjamin Meyer" w:date="2023-04-18T10:26:00Z">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015BB1" w:rsidRDefault="00015BB1" w:rsidP="00816966">
                            <w:pPr>
                              <w:spacing w:before="12"/>
                              <w:ind w:left="20"/>
                              <w:rPr>
                                <w:ins w:id="491" w:author="Benjamin Meyer" w:date="2023-04-18T10:26:00Z"/>
                                <w:sz w:val="18"/>
                              </w:rPr>
                            </w:pPr>
                            <w:ins w:id="492"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493" w:author="Benjamin Meyer" w:date="2023-04-18T10:26:00Z"/>
                                <w:sz w:val="18"/>
                              </w:rPr>
                            </w:pPr>
                            <w:proofErr w:type="gramStart"/>
                            <w:ins w:id="494"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60"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" filled="f" stroked="f">
                <v:textbox inset="0,0,0,0">
                  <w:txbxContent>
                    <w:p w14:paraId="1E1DDC21" w14:textId="77777777" w:rsidR="00015BB1" w:rsidRDefault="00015BB1" w:rsidP="00816966">
                      <w:pPr>
                        <w:spacing w:before="12"/>
                        <w:ind w:left="20"/>
                        <w:rPr>
                          <w:ins w:id="495" w:author="Benjamin Meyer" w:date="2023-04-18T10:26:00Z"/>
                          <w:sz w:val="18"/>
                        </w:rPr>
                      </w:pPr>
                      <w:ins w:id="496"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497" w:author="Benjamin Meyer" w:date="2023-04-18T10:26:00Z"/>
                          <w:sz w:val="18"/>
                        </w:rPr>
                      </w:pPr>
                      <w:proofErr w:type="gramStart"/>
                      <w:ins w:id="498"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9E15" w14:textId="684F0058" w:rsidR="00015BB1" w:rsidRDefault="00543BF1">
    <w:pPr>
      <w:pStyle w:val="BodyText"/>
      <w:spacing w:line="14" w:lineRule="auto"/>
      <w:rPr>
        <w:sz w:val="2"/>
      </w:rPr>
    </w:pPr>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543BF1" w:rsidRDefault="00543BF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543BF1" w:rsidRDefault="00AB7A80" w:rsidP="00816966">
                          <w:pPr>
                            <w:ind w:right="118"/>
                            <w:jc w:val="right"/>
                            <w:rPr>
                              <w:ins w:id="115" w:author="Benjamin Meyer" w:date="2023-04-18T10:26:00Z"/>
                              <w:sz w:val="18"/>
                            </w:rPr>
                          </w:pPr>
                          <w:r>
                            <w:rPr>
                              <w:sz w:val="18"/>
                            </w:rPr>
                            <w:t>March</w:t>
                          </w:r>
                          <w:r w:rsidR="00543BF1">
                            <w:rPr>
                              <w:sz w:val="18"/>
                            </w:rPr>
                            <w:t xml:space="preserve"> 2023 QAPP v</w:t>
                          </w:r>
                          <w:r w:rsidR="003F0FE3">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" filled="f" stroked="f">
              <v:textbox inset="0,0,0,0">
                <w:txbxContent>
                  <w:p w14:paraId="4857508B" w14:textId="77777777" w:rsidR="00543BF1" w:rsidRDefault="00543BF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543BF1" w:rsidRDefault="00AB7A80" w:rsidP="00816966">
                    <w:pPr>
                      <w:ind w:right="118"/>
                      <w:jc w:val="right"/>
                      <w:rPr>
                        <w:ins w:id="116" w:author="Benjamin Meyer" w:date="2023-04-18T10:26:00Z"/>
                        <w:sz w:val="18"/>
                      </w:rPr>
                    </w:pPr>
                    <w:r>
                      <w:rPr>
                        <w:sz w:val="18"/>
                      </w:rPr>
                      <w:t>March</w:t>
                    </w:r>
                    <w:r w:rsidR="00543BF1">
                      <w:rPr>
                        <w:sz w:val="18"/>
                      </w:rPr>
                      <w:t xml:space="preserve"> 2023 QAPP v</w:t>
                    </w:r>
                    <w:r w:rsidR="003F0FE3">
                      <w:rPr>
                        <w:sz w:val="18"/>
                      </w:rPr>
                      <w:t>3</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4A3C" w14:textId="42342A35" w:rsidR="00015BB1" w:rsidRDefault="00015BB1">
    <w:pPr>
      <w:pStyle w:val="Header"/>
    </w:pPr>
    <w:ins w:id="502" w:author="Benjamin Meyer" w:date="2023-04-18T10:26:00Z">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015BB1" w:rsidRDefault="00015BB1" w:rsidP="00816966">
                            <w:pPr>
                              <w:spacing w:before="12"/>
                              <w:ind w:left="20"/>
                              <w:rPr>
                                <w:ins w:id="503" w:author="Benjamin Meyer" w:date="2023-04-18T10:26:00Z"/>
                                <w:sz w:val="18"/>
                              </w:rPr>
                            </w:pPr>
                            <w:ins w:id="504"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505" w:author="Benjamin Meyer" w:date="2023-04-18T10:26:00Z"/>
                                <w:sz w:val="18"/>
                              </w:rPr>
                            </w:pPr>
                            <w:proofErr w:type="gramStart"/>
                            <w:ins w:id="506"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61"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" filled="f" stroked="f">
                <v:textbox inset="0,0,0,0">
                  <w:txbxContent>
                    <w:p w14:paraId="1F78524D" w14:textId="77777777" w:rsidR="00015BB1" w:rsidRDefault="00015BB1" w:rsidP="00816966">
                      <w:pPr>
                        <w:spacing w:before="12"/>
                        <w:ind w:left="20"/>
                        <w:rPr>
                          <w:ins w:id="507" w:author="Benjamin Meyer" w:date="2023-04-18T10:26:00Z"/>
                          <w:sz w:val="18"/>
                        </w:rPr>
                      </w:pPr>
                      <w:ins w:id="508"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509" w:author="Benjamin Meyer" w:date="2023-04-18T10:26:00Z"/>
                          <w:sz w:val="18"/>
                        </w:rPr>
                      </w:pPr>
                      <w:proofErr w:type="gramStart"/>
                      <w:ins w:id="510" w:author="Benjamin Meyer" w:date="2023-04-18T10:26:00Z">
                        <w:r>
                          <w:rPr>
                            <w:sz w:val="18"/>
                          </w:rPr>
                          <w:t>March,</w:t>
                        </w:r>
                        <w:proofErr w:type="gramEnd"/>
                        <w:r>
                          <w:rPr>
                            <w:sz w:val="18"/>
                          </w:rPr>
                          <w:t xml:space="preserve"> 2023 QAPP</w:t>
                        </w:r>
                        <w:r>
                          <w:rPr>
                            <w:spacing w:val="-5"/>
                            <w:sz w:val="18"/>
                          </w:rPr>
                          <w:t xml:space="preserve"> </w:t>
                        </w:r>
                        <w:r>
                          <w:rPr>
                            <w:sz w:val="18"/>
                          </w:rPr>
                          <w:t>v4</w:t>
                        </w:r>
                      </w:ins>
                    </w:p>
                  </w:txbxContent>
                </v:textbox>
                <w10:wrap anchorx="page" anchory="page"/>
              </v:shape>
            </w:pict>
          </mc:Fallback>
        </mc:AlternateContent>
      </w:r>
    </w:ins>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D10B" w14:textId="77777777" w:rsidR="00015BB1" w:rsidRDefault="00015BB1">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0EF2"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5909B5F7" wp14:editId="058E7468">
              <wp:simplePos x="0" y="0"/>
              <wp:positionH relativeFrom="page">
                <wp:posOffset>7426177</wp:posOffset>
              </wp:positionH>
              <wp:positionV relativeFrom="topMargin">
                <wp:align>bottom</wp:align>
              </wp:positionV>
              <wp:extent cx="2232025" cy="283845"/>
              <wp:effectExtent l="0" t="0" r="15875" b="1905"/>
              <wp:wrapNone/>
              <wp:docPr id="1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0B57B0" w:rsidRDefault="000B57B0" w:rsidP="00505ACF">
                          <w:pPr>
                            <w:ind w:right="118"/>
                            <w:jc w:val="right"/>
                            <w:rPr>
                              <w:sz w:val="18"/>
                            </w:rPr>
                          </w:pPr>
                          <w:r>
                            <w:rPr>
                              <w:sz w:val="18"/>
                            </w:rPr>
                            <w:t>March 2023 QAPP v</w:t>
                          </w:r>
                          <w:r w:rsidR="003F0FE3">
                            <w:rPr>
                              <w:sz w:val="18"/>
                            </w:rPr>
                            <w:t>3</w:t>
                          </w:r>
                        </w:p>
                        <w:p w14:paraId="486A8425" w14:textId="77777777" w:rsidR="000B57B0" w:rsidRDefault="000B57B0"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9B5F7" id="_x0000_t202" coordsize="21600,21600" o:spt="202" path="m,l,21600r21600,l21600,xe">
              <v:stroke joinstyle="miter"/>
              <v:path gradientshapeok="t" o:connecttype="rect"/>
            </v:shapetype>
            <v:shape id="Text Box 34" o:spid="_x0000_s1043" type="#_x0000_t202" style="position:absolute;margin-left:584.75pt;margin-top:0;width:175.75pt;height:22.35pt;z-index:-25160499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" filled="f" stroked="f">
              <v:textbox inset="0,0,0,0">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0B57B0" w:rsidRDefault="000B57B0" w:rsidP="00505ACF">
                    <w:pPr>
                      <w:ind w:right="118"/>
                      <w:jc w:val="right"/>
                      <w:rPr>
                        <w:sz w:val="18"/>
                      </w:rPr>
                    </w:pPr>
                    <w:r>
                      <w:rPr>
                        <w:sz w:val="18"/>
                      </w:rPr>
                      <w:t>March 2023 QAPP v</w:t>
                    </w:r>
                    <w:r w:rsidR="003F0FE3">
                      <w:rPr>
                        <w:sz w:val="18"/>
                      </w:rPr>
                      <w:t>3</w:t>
                    </w:r>
                  </w:p>
                  <w:p w14:paraId="486A8425" w14:textId="77777777" w:rsidR="000B57B0" w:rsidRDefault="000B57B0" w:rsidP="00505ACF">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3C511" w14:textId="20FBC0DA" w:rsidR="00015BB1" w:rsidRDefault="00015BB1">
    <w:pPr>
      <w:pStyle w:val="Header"/>
    </w:pPr>
    <w:r>
      <w:rPr>
        <w:noProof/>
      </w:rPr>
      <mc:AlternateContent>
        <mc:Choice Requires="wps">
          <w:drawing>
            <wp:anchor distT="0" distB="0" distL="114300" distR="114300" simplePos="0" relativeHeight="251682816" behindDoc="1" locked="0" layoutInCell="1" allowOverlap="1" wp14:anchorId="75222DF4" wp14:editId="3B49E3C6">
              <wp:simplePos x="0" y="0"/>
              <wp:positionH relativeFrom="page">
                <wp:posOffset>7373620</wp:posOffset>
              </wp:positionH>
              <wp:positionV relativeFrom="page">
                <wp:posOffset>577215</wp:posOffset>
              </wp:positionV>
              <wp:extent cx="2232025" cy="283845"/>
              <wp:effectExtent l="0" t="0" r="0" b="0"/>
              <wp:wrapNone/>
              <wp:docPr id="1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341EB" w14:textId="77777777" w:rsidR="00015BB1" w:rsidRDefault="00015BB1">
                          <w:pPr>
                            <w:spacing w:before="12"/>
                            <w:ind w:left="20"/>
                            <w:rPr>
                              <w:ins w:id="127" w:author="Benjamin Meyer" w:date="2023-04-18T10:26:00Z"/>
                              <w:sz w:val="18"/>
                            </w:rPr>
                          </w:pPr>
                          <w:ins w:id="128"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129" w:author="Benjamin Meyer" w:date="2023-04-18T10:26:00Z"/>
                              <w:sz w:val="18"/>
                            </w:rPr>
                          </w:pPr>
                          <w:ins w:id="130" w:author="Benjamin Meyer" w:date="2023-04-18T10:26:00Z">
                            <w:r>
                              <w:rPr>
                                <w:sz w:val="18"/>
                              </w:rPr>
                              <w:t>March 2023 QAPP v4</w:t>
                            </w:r>
                          </w:ins>
                        </w:p>
                        <w:p w14:paraId="77C8FF1A" w14:textId="77777777" w:rsidR="00015BB1" w:rsidRDefault="00015BB1" w:rsidP="00816966">
                          <w:pPr>
                            <w:spacing w:before="1"/>
                            <w:ind w:left="1843"/>
                            <w:rPr>
                              <w:ins w:id="131"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22DF4" id="_x0000_t202" coordsize="21600,21600" o:spt="202" path="m,l,21600r21600,l21600,xe">
              <v:stroke joinstyle="miter"/>
              <v:path gradientshapeok="t" o:connecttype="rect"/>
            </v:shapetype>
            <v:shape id="_x0000_s1045" type="#_x0000_t202" style="position:absolute;margin-left:580.6pt;margin-top:45.45pt;width:175.75pt;height:22.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" filled="f" stroked="f">
              <v:textbox inset="0,0,0,0">
                <w:txbxContent>
                  <w:p w14:paraId="0C7341EB" w14:textId="77777777" w:rsidR="00015BB1" w:rsidRDefault="00015BB1">
                    <w:pPr>
                      <w:spacing w:before="12"/>
                      <w:ind w:left="20"/>
                      <w:rPr>
                        <w:ins w:id="132" w:author="Benjamin Meyer" w:date="2023-04-18T10:26:00Z"/>
                        <w:sz w:val="18"/>
                      </w:rPr>
                    </w:pPr>
                    <w:ins w:id="133"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134" w:author="Benjamin Meyer" w:date="2023-04-18T10:26:00Z"/>
                        <w:sz w:val="18"/>
                      </w:rPr>
                    </w:pPr>
                    <w:ins w:id="135" w:author="Benjamin Meyer" w:date="2023-04-18T10:26:00Z">
                      <w:r>
                        <w:rPr>
                          <w:sz w:val="18"/>
                        </w:rPr>
                        <w:t>March 2023 QAPP v4</w:t>
                      </w:r>
                    </w:ins>
                  </w:p>
                  <w:p w14:paraId="77C8FF1A" w14:textId="77777777" w:rsidR="00015BB1" w:rsidRDefault="00015BB1" w:rsidP="00816966">
                    <w:pPr>
                      <w:spacing w:before="1"/>
                      <w:ind w:left="1843"/>
                      <w:rPr>
                        <w:ins w:id="136" w:author="Benjamin Meyer" w:date="2023-04-18T10:26:00Z"/>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D94" w14:textId="0E5CFB1B" w:rsidR="00015BB1" w:rsidRDefault="00A73B53">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A73B53" w:rsidRDefault="00A73B53" w:rsidP="00A73B53">
                          <w:pPr>
                            <w:ind w:right="118"/>
                            <w:jc w:val="right"/>
                            <w:rPr>
                              <w:sz w:val="18"/>
                            </w:rPr>
                          </w:pPr>
                          <w:r>
                            <w:rPr>
                              <w:sz w:val="18"/>
                            </w:rPr>
                            <w:t>March 2023 QAPP v</w:t>
                          </w:r>
                          <w:r w:rsidR="003F0FE3">
                            <w:rPr>
                              <w:sz w:val="18"/>
                            </w:rPr>
                            <w:t>3</w:t>
                          </w:r>
                        </w:p>
                        <w:p w14:paraId="7FD0F53C"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7"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" filled="f" stroked="f">
              <v:textbox inset="0,0,0,0">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A73B53" w:rsidRDefault="00A73B53" w:rsidP="00A73B53">
                    <w:pPr>
                      <w:ind w:right="118"/>
                      <w:jc w:val="right"/>
                      <w:rPr>
                        <w:sz w:val="18"/>
                      </w:rPr>
                    </w:pPr>
                    <w:r>
                      <w:rPr>
                        <w:sz w:val="18"/>
                      </w:rPr>
                      <w:t>March 2023 QAPP v</w:t>
                    </w:r>
                    <w:r w:rsidR="003F0FE3">
                      <w:rPr>
                        <w:sz w:val="18"/>
                      </w:rPr>
                      <w:t>3</w:t>
                    </w:r>
                  </w:p>
                  <w:p w14:paraId="7FD0F53C" w14:textId="77777777" w:rsidR="00A73B53" w:rsidRDefault="00A73B53" w:rsidP="00A73B53">
                    <w:pPr>
                      <w:spacing w:before="1"/>
                      <w:ind w:left="1843"/>
                      <w:rPr>
                        <w:sz w:val="18"/>
                      </w:rPr>
                    </w:pP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8952" w14:textId="34114DC7" w:rsidR="00015BB1" w:rsidRDefault="00A73B53">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A73B53" w:rsidRDefault="00A73B53" w:rsidP="00A73B53">
                          <w:pPr>
                            <w:ind w:right="118"/>
                            <w:jc w:val="right"/>
                            <w:rPr>
                              <w:sz w:val="18"/>
                            </w:rPr>
                          </w:pPr>
                          <w:r>
                            <w:rPr>
                              <w:sz w:val="18"/>
                            </w:rPr>
                            <w:t>March 2023 QAPP v</w:t>
                          </w:r>
                          <w:r w:rsidR="003F0FE3">
                            <w:rPr>
                              <w:sz w:val="18"/>
                            </w:rPr>
                            <w:t>3</w:t>
                          </w:r>
                        </w:p>
                        <w:p w14:paraId="75E301EF"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8"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" filled="f" stroked="f">
              <v:textbox inset="0,0,0,0">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A73B53" w:rsidRDefault="00A73B53" w:rsidP="00A73B53">
                    <w:pPr>
                      <w:ind w:right="118"/>
                      <w:jc w:val="right"/>
                      <w:rPr>
                        <w:sz w:val="18"/>
                      </w:rPr>
                    </w:pPr>
                    <w:r>
                      <w:rPr>
                        <w:sz w:val="18"/>
                      </w:rPr>
                      <w:t>March 2023 QAPP v</w:t>
                    </w:r>
                    <w:r w:rsidR="003F0FE3">
                      <w:rPr>
                        <w:sz w:val="18"/>
                      </w:rPr>
                      <w:t>3</w:t>
                    </w:r>
                  </w:p>
                  <w:p w14:paraId="75E301EF" w14:textId="77777777" w:rsidR="00A73B53" w:rsidRDefault="00A73B53" w:rsidP="00A73B53">
                    <w:pPr>
                      <w:spacing w:before="1"/>
                      <w:ind w:left="1843"/>
                      <w:rPr>
                        <w:sz w:val="18"/>
                      </w:rPr>
                    </w:pP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9214" w14:textId="28D09657" w:rsidR="00015BB1" w:rsidRDefault="00015BB1">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EFECF44" w14:textId="1BB7EFA0" w:rsidR="00015BB1" w:rsidRDefault="007618D6" w:rsidP="00816966">
                          <w:pPr>
                            <w:ind w:right="118"/>
                            <w:jc w:val="right"/>
                            <w:rPr>
                              <w:ins w:id="195" w:author="Benjamin Meyer" w:date="2023-04-18T10:26:00Z"/>
                              <w:sz w:val="18"/>
                            </w:rPr>
                          </w:pPr>
                          <w:r>
                            <w:rPr>
                              <w:sz w:val="18"/>
                            </w:rPr>
                            <w:t>March</w:t>
                          </w:r>
                          <w:r w:rsidR="00015BB1">
                            <w:rPr>
                              <w:sz w:val="18"/>
                            </w:rPr>
                            <w:t xml:space="preserve"> 2023 QAPP v</w:t>
                          </w:r>
                          <w:r w:rsidR="003F0FE3">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9"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" filled="f" stroked="f">
              <v:textbox inset="0,0,0,0">
                <w:txbxContent>
                  <w:p w14:paraId="7C2DAACF"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EFECF44" w14:textId="1BB7EFA0" w:rsidR="00015BB1" w:rsidRDefault="007618D6" w:rsidP="00816966">
                    <w:pPr>
                      <w:ind w:right="118"/>
                      <w:jc w:val="right"/>
                      <w:rPr>
                        <w:ins w:id="196" w:author="Benjamin Meyer" w:date="2023-04-18T10:26:00Z"/>
                        <w:sz w:val="18"/>
                      </w:rPr>
                    </w:pPr>
                    <w:r>
                      <w:rPr>
                        <w:sz w:val="18"/>
                      </w:rPr>
                      <w:t>March</w:t>
                    </w:r>
                    <w:r w:rsidR="00015BB1">
                      <w:rPr>
                        <w:sz w:val="18"/>
                      </w:rPr>
                      <w:t xml:space="preserve"> 2023 QAPP v</w:t>
                    </w:r>
                    <w:r w:rsidR="003F0FE3">
                      <w:rPr>
                        <w:sz w:val="18"/>
                      </w:rPr>
                      <w:t>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25AB" w14:textId="479F1865" w:rsidR="00015BB1" w:rsidRDefault="00015BB1">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015BB1" w:rsidRDefault="00015BB1">
                          <w:pPr>
                            <w:spacing w:before="1"/>
                            <w:ind w:left="1843"/>
                            <w:rPr>
                              <w:ins w:id="279" w:author="Benjamin Meyer" w:date="2023-04-18T10:26:00Z"/>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50"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" filled="f" stroked="f">
              <v:textbox inset="0,0,0,0">
                <w:txbxContent>
                  <w:p w14:paraId="0985F501" w14:textId="77777777" w:rsidR="00015BB1" w:rsidRDefault="00015BB1">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015BB1" w:rsidRDefault="00015BB1">
                    <w:pPr>
                      <w:spacing w:before="1"/>
                      <w:ind w:left="1843"/>
                      <w:rPr>
                        <w:ins w:id="280" w:author="Benjamin Meyer" w:date="2023-04-18T10:26:00Z"/>
                        <w:sz w:val="18"/>
                      </w:rPr>
                    </w:pPr>
                    <w:r>
                      <w:rPr>
                        <w:sz w:val="18"/>
                      </w:rPr>
                      <w:t>March 2023, QAPP</w:t>
                    </w:r>
                    <w:r>
                      <w:rPr>
                        <w:spacing w:val="-5"/>
                        <w:sz w:val="18"/>
                      </w:rPr>
                      <w:t xml:space="preserve"> </w:t>
                    </w:r>
                    <w:r>
                      <w:rPr>
                        <w:sz w:val="18"/>
                      </w:rPr>
                      <w:t>v</w:t>
                    </w:r>
                    <w:r w:rsidR="00E05A28">
                      <w:rPr>
                        <w:sz w:val="18"/>
                      </w:rPr>
                      <w:t>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0D01" w14:textId="77777777" w:rsidR="00015BB1" w:rsidRPr="00447864" w:rsidRDefault="00015BB1"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015BB1" w:rsidRDefault="00015BB1" w:rsidP="00816966">
                          <w:pPr>
                            <w:spacing w:before="1"/>
                            <w:ind w:left="1843"/>
                            <w:jc w:val="right"/>
                            <w:rPr>
                              <w:ins w:id="370" w:author="Benjamin Meyer" w:date="2023-04-18T10:26:00Z"/>
                              <w:sz w:val="18"/>
                            </w:rPr>
                          </w:pPr>
                          <w:r>
                            <w:rPr>
                              <w:sz w:val="18"/>
                            </w:rPr>
                            <w:t>March 2023, QAPP</w:t>
                          </w:r>
                          <w:r>
                            <w:rPr>
                              <w:spacing w:val="-5"/>
                              <w:sz w:val="18"/>
                            </w:rPr>
                            <w:t xml:space="preserve"> </w:t>
                          </w:r>
                          <w:r>
                            <w:rPr>
                              <w:sz w:val="18"/>
                            </w:rPr>
                            <w:t>v</w:t>
                          </w:r>
                          <w:r w:rsidR="00E05A28">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51"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" filled="f" stroked="f">
              <v:textbox inset="0,0,0,0">
                <w:txbxContent>
                  <w:p w14:paraId="7DA4ECAD"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015BB1" w:rsidRDefault="00015BB1" w:rsidP="00816966">
                    <w:pPr>
                      <w:spacing w:before="1"/>
                      <w:ind w:left="1843"/>
                      <w:jc w:val="right"/>
                      <w:rPr>
                        <w:ins w:id="371" w:author="Benjamin Meyer" w:date="2023-04-18T10:26:00Z"/>
                        <w:sz w:val="18"/>
                      </w:rPr>
                    </w:pPr>
                    <w:r>
                      <w:rPr>
                        <w:sz w:val="18"/>
                      </w:rPr>
                      <w:t>March 2023, QAPP</w:t>
                    </w:r>
                    <w:r>
                      <w:rPr>
                        <w:spacing w:val="-5"/>
                        <w:sz w:val="18"/>
                      </w:rPr>
                      <w:t xml:space="preserve"> </w:t>
                    </w:r>
                    <w:r>
                      <w:rPr>
                        <w:sz w:val="18"/>
                      </w:rPr>
                      <w:t>v</w:t>
                    </w:r>
                    <w:r w:rsidR="00E05A28">
                      <w:rPr>
                        <w:sz w:val="18"/>
                      </w:rPr>
                      <w:t>3</w:t>
                    </w:r>
                  </w:p>
                </w:txbxContent>
              </v:textbox>
              <w10:wrap anchorx="page" anchory="page"/>
            </v:shape>
          </w:pict>
        </mc:Fallback>
      </mc:AlternateContent>
    </w:r>
  </w:p>
  <w:p w14:paraId="412527AD" w14:textId="77777777" w:rsidR="00015BB1" w:rsidRDefault="00015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16cid:durableId="1105537586">
    <w:abstractNumId w:val="13"/>
  </w:num>
  <w:num w:numId="2" w16cid:durableId="1474832951">
    <w:abstractNumId w:val="26"/>
  </w:num>
  <w:num w:numId="3" w16cid:durableId="1203713006">
    <w:abstractNumId w:val="39"/>
  </w:num>
  <w:num w:numId="4" w16cid:durableId="1211384511">
    <w:abstractNumId w:val="20"/>
  </w:num>
  <w:num w:numId="5" w16cid:durableId="1019158755">
    <w:abstractNumId w:val="19"/>
  </w:num>
  <w:num w:numId="6" w16cid:durableId="49379230">
    <w:abstractNumId w:val="27"/>
  </w:num>
  <w:num w:numId="7" w16cid:durableId="1686439891">
    <w:abstractNumId w:val="10"/>
  </w:num>
  <w:num w:numId="8" w16cid:durableId="2093429365">
    <w:abstractNumId w:val="49"/>
  </w:num>
  <w:num w:numId="9" w16cid:durableId="767769462">
    <w:abstractNumId w:val="2"/>
  </w:num>
  <w:num w:numId="10" w16cid:durableId="1988242244">
    <w:abstractNumId w:val="46"/>
  </w:num>
  <w:num w:numId="11" w16cid:durableId="1198618907">
    <w:abstractNumId w:val="12"/>
  </w:num>
  <w:num w:numId="12" w16cid:durableId="357049141">
    <w:abstractNumId w:val="24"/>
  </w:num>
  <w:num w:numId="13" w16cid:durableId="744688960">
    <w:abstractNumId w:val="3"/>
  </w:num>
  <w:num w:numId="14" w16cid:durableId="1640844145">
    <w:abstractNumId w:val="44"/>
  </w:num>
  <w:num w:numId="15" w16cid:durableId="418210410">
    <w:abstractNumId w:val="6"/>
  </w:num>
  <w:num w:numId="16" w16cid:durableId="328142449">
    <w:abstractNumId w:val="29"/>
  </w:num>
  <w:num w:numId="17" w16cid:durableId="490222521">
    <w:abstractNumId w:val="43"/>
  </w:num>
  <w:num w:numId="18" w16cid:durableId="1866600236">
    <w:abstractNumId w:val="11"/>
  </w:num>
  <w:num w:numId="19" w16cid:durableId="2083597762">
    <w:abstractNumId w:val="36"/>
  </w:num>
  <w:num w:numId="20" w16cid:durableId="1502507414">
    <w:abstractNumId w:val="35"/>
  </w:num>
  <w:num w:numId="21" w16cid:durableId="1061486669">
    <w:abstractNumId w:val="0"/>
  </w:num>
  <w:num w:numId="22" w16cid:durableId="1385593862">
    <w:abstractNumId w:val="23"/>
  </w:num>
  <w:num w:numId="23" w16cid:durableId="1214073802">
    <w:abstractNumId w:val="31"/>
  </w:num>
  <w:num w:numId="24" w16cid:durableId="1790929805">
    <w:abstractNumId w:val="32"/>
  </w:num>
  <w:num w:numId="25" w16cid:durableId="1098449155">
    <w:abstractNumId w:val="16"/>
  </w:num>
  <w:num w:numId="26" w16cid:durableId="407114311">
    <w:abstractNumId w:val="7"/>
  </w:num>
  <w:num w:numId="27" w16cid:durableId="91436519">
    <w:abstractNumId w:val="18"/>
  </w:num>
  <w:num w:numId="28" w16cid:durableId="1135678838">
    <w:abstractNumId w:val="38"/>
  </w:num>
  <w:num w:numId="29" w16cid:durableId="417483319">
    <w:abstractNumId w:val="9"/>
  </w:num>
  <w:num w:numId="30" w16cid:durableId="1397359686">
    <w:abstractNumId w:val="8"/>
  </w:num>
  <w:num w:numId="31" w16cid:durableId="1980962686">
    <w:abstractNumId w:val="45"/>
  </w:num>
  <w:num w:numId="32" w16cid:durableId="1104689363">
    <w:abstractNumId w:val="15"/>
  </w:num>
  <w:num w:numId="33" w16cid:durableId="828985506">
    <w:abstractNumId w:val="28"/>
  </w:num>
  <w:num w:numId="34" w16cid:durableId="177888832">
    <w:abstractNumId w:val="30"/>
  </w:num>
  <w:num w:numId="35" w16cid:durableId="879587322">
    <w:abstractNumId w:val="1"/>
  </w:num>
  <w:num w:numId="36" w16cid:durableId="1392847319">
    <w:abstractNumId w:val="40"/>
  </w:num>
  <w:num w:numId="37" w16cid:durableId="1488980908">
    <w:abstractNumId w:val="33"/>
  </w:num>
  <w:num w:numId="38" w16cid:durableId="1272669451">
    <w:abstractNumId w:val="22"/>
  </w:num>
  <w:num w:numId="39" w16cid:durableId="1827166825">
    <w:abstractNumId w:val="25"/>
  </w:num>
  <w:num w:numId="40" w16cid:durableId="906693463">
    <w:abstractNumId w:val="14"/>
  </w:num>
  <w:num w:numId="41" w16cid:durableId="1723552459">
    <w:abstractNumId w:val="37"/>
  </w:num>
  <w:num w:numId="42" w16cid:durableId="1361931738">
    <w:abstractNumId w:val="17"/>
  </w:num>
  <w:num w:numId="43" w16cid:durableId="1111704408">
    <w:abstractNumId w:val="4"/>
  </w:num>
  <w:num w:numId="44" w16cid:durableId="514265596">
    <w:abstractNumId w:val="34"/>
  </w:num>
  <w:num w:numId="45" w16cid:durableId="38939676">
    <w:abstractNumId w:val="42"/>
  </w:num>
  <w:num w:numId="46" w16cid:durableId="1736859096">
    <w:abstractNumId w:val="47"/>
  </w:num>
  <w:num w:numId="47" w16cid:durableId="826870337">
    <w:abstractNumId w:val="21"/>
  </w:num>
  <w:num w:numId="48" w16cid:durableId="410664173">
    <w:abstractNumId w:val="41"/>
  </w:num>
  <w:num w:numId="49" w16cid:durableId="1528640308">
    <w:abstractNumId w:val="5"/>
  </w:num>
  <w:num w:numId="50" w16cid:durableId="1558054344">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Meyer">
    <w15:presenceInfo w15:providerId="None" w15:userId="Benjamin Meyer"/>
  </w15:person>
  <w15:person w15:author="Fields, Cindy">
    <w15:presenceInfo w15:providerId="AD" w15:userId="S::Fields.Cindy@epa.gov::d088b4e8-2de7-4650-a907-ff2b88fa18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05"/>
    <w:rsid w:val="00015BB1"/>
    <w:rsid w:val="000221D8"/>
    <w:rsid w:val="000274C3"/>
    <w:rsid w:val="00042BE4"/>
    <w:rsid w:val="00044240"/>
    <w:rsid w:val="00044A00"/>
    <w:rsid w:val="00075E87"/>
    <w:rsid w:val="000866DB"/>
    <w:rsid w:val="00095B64"/>
    <w:rsid w:val="00096171"/>
    <w:rsid w:val="000A657C"/>
    <w:rsid w:val="000A6FC9"/>
    <w:rsid w:val="000B0BE4"/>
    <w:rsid w:val="000B57B0"/>
    <w:rsid w:val="000E32CE"/>
    <w:rsid w:val="000E5328"/>
    <w:rsid w:val="0014462D"/>
    <w:rsid w:val="0019723B"/>
    <w:rsid w:val="001E1A8E"/>
    <w:rsid w:val="00225170"/>
    <w:rsid w:val="00226A4E"/>
    <w:rsid w:val="002A2AB2"/>
    <w:rsid w:val="00360D8F"/>
    <w:rsid w:val="003C323F"/>
    <w:rsid w:val="003D1562"/>
    <w:rsid w:val="003F0FE3"/>
    <w:rsid w:val="00427A12"/>
    <w:rsid w:val="00442B13"/>
    <w:rsid w:val="00491817"/>
    <w:rsid w:val="0049250F"/>
    <w:rsid w:val="004A6F6C"/>
    <w:rsid w:val="004E5CF7"/>
    <w:rsid w:val="00500CEC"/>
    <w:rsid w:val="00500F3C"/>
    <w:rsid w:val="005169C8"/>
    <w:rsid w:val="00521A4E"/>
    <w:rsid w:val="00533954"/>
    <w:rsid w:val="00543BF1"/>
    <w:rsid w:val="00546B7D"/>
    <w:rsid w:val="005473BA"/>
    <w:rsid w:val="00576649"/>
    <w:rsid w:val="00586691"/>
    <w:rsid w:val="005935B5"/>
    <w:rsid w:val="005C5905"/>
    <w:rsid w:val="005D1A08"/>
    <w:rsid w:val="005F5AD8"/>
    <w:rsid w:val="00601E6B"/>
    <w:rsid w:val="00622BC1"/>
    <w:rsid w:val="00641F83"/>
    <w:rsid w:val="006F4AE3"/>
    <w:rsid w:val="00710115"/>
    <w:rsid w:val="007618D6"/>
    <w:rsid w:val="007B5E3E"/>
    <w:rsid w:val="007C3E88"/>
    <w:rsid w:val="007D697E"/>
    <w:rsid w:val="007F6245"/>
    <w:rsid w:val="00816966"/>
    <w:rsid w:val="008201A7"/>
    <w:rsid w:val="00873C54"/>
    <w:rsid w:val="008B7722"/>
    <w:rsid w:val="008E4680"/>
    <w:rsid w:val="00915D11"/>
    <w:rsid w:val="00990B1F"/>
    <w:rsid w:val="009C52CC"/>
    <w:rsid w:val="00A42F86"/>
    <w:rsid w:val="00A73B53"/>
    <w:rsid w:val="00AA456E"/>
    <w:rsid w:val="00AA4592"/>
    <w:rsid w:val="00AA5420"/>
    <w:rsid w:val="00AB7A80"/>
    <w:rsid w:val="00AE0845"/>
    <w:rsid w:val="00AE5A3E"/>
    <w:rsid w:val="00B35F53"/>
    <w:rsid w:val="00B407F6"/>
    <w:rsid w:val="00C356E4"/>
    <w:rsid w:val="00C51876"/>
    <w:rsid w:val="00C561FD"/>
    <w:rsid w:val="00C57632"/>
    <w:rsid w:val="00C723C6"/>
    <w:rsid w:val="00CD7519"/>
    <w:rsid w:val="00CE4B61"/>
    <w:rsid w:val="00D36D78"/>
    <w:rsid w:val="00D45D08"/>
    <w:rsid w:val="00D52CC6"/>
    <w:rsid w:val="00D92606"/>
    <w:rsid w:val="00DB2210"/>
    <w:rsid w:val="00DB2FDB"/>
    <w:rsid w:val="00DC61FC"/>
    <w:rsid w:val="00DD2D54"/>
    <w:rsid w:val="00DD5B4B"/>
    <w:rsid w:val="00E05A28"/>
    <w:rsid w:val="00E374D5"/>
    <w:rsid w:val="00E42E59"/>
    <w:rsid w:val="00E52C5B"/>
    <w:rsid w:val="00E552C2"/>
    <w:rsid w:val="00E63832"/>
    <w:rsid w:val="00E7752F"/>
    <w:rsid w:val="00E81AA7"/>
    <w:rsid w:val="00E95B1B"/>
    <w:rsid w:val="00EA254A"/>
    <w:rsid w:val="00EB73D3"/>
    <w:rsid w:val="00ED38F8"/>
    <w:rsid w:val="00ED71D8"/>
    <w:rsid w:val="00F011B4"/>
    <w:rsid w:val="00F11EB2"/>
    <w:rsid w:val="00F24EA0"/>
    <w:rsid w:val="00F4055E"/>
    <w:rsid w:val="00F4437A"/>
    <w:rsid w:val="00F70B3F"/>
    <w:rsid w:val="00F85F3F"/>
    <w:rsid w:val="00F90B27"/>
    <w:rsid w:val="00F95892"/>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9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mailto:justin.nelson@sgs.com" TargetMode="External"/><Relationship Id="rId42" Type="http://schemas.openxmlformats.org/officeDocument/2006/relationships/header" Target="header8.xml"/><Relationship Id="rId47" Type="http://schemas.openxmlformats.org/officeDocument/2006/relationships/image" Target="media/image3.png"/><Relationship Id="rId63" Type="http://schemas.openxmlformats.org/officeDocument/2006/relationships/header" Target="header13.xml"/><Relationship Id="rId68" Type="http://schemas.openxmlformats.org/officeDocument/2006/relationships/header" Target="header15.xml"/><Relationship Id="rId84" Type="http://schemas.openxmlformats.org/officeDocument/2006/relationships/hyperlink" Target="mailto:hydrology@kenaiwatershed.org" TargetMode="External"/><Relationship Id="rId89" Type="http://schemas.openxmlformats.org/officeDocument/2006/relationships/fontTable" Target="fontTable.xml"/><Relationship Id="rId16" Type="http://schemas.openxmlformats.org/officeDocument/2006/relationships/hyperlink" Target="fields.cindy@epa.gov" TargetMode="External"/><Relationship Id="rId11" Type="http://schemas.microsoft.com/office/2018/08/relationships/commentsExtensible" Target="commentsExtensible.xml"/><Relationship Id="rId32" Type="http://schemas.openxmlformats.org/officeDocument/2006/relationships/footer" Target="footer3.xml"/><Relationship Id="rId37" Type="http://schemas.openxmlformats.org/officeDocument/2006/relationships/header" Target="header6.xml"/><Relationship Id="rId53" Type="http://schemas.openxmlformats.org/officeDocument/2006/relationships/footer" Target="footer10.xml"/><Relationship Id="rId58" Type="http://schemas.openxmlformats.org/officeDocument/2006/relationships/footer" Target="footer11.xml"/><Relationship Id="rId74" Type="http://schemas.openxmlformats.org/officeDocument/2006/relationships/footer" Target="footer16.xml"/><Relationship Id="rId79" Type="http://schemas.openxmlformats.org/officeDocument/2006/relationships/header" Target="header19.xm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yperlink" Target="mailto:hydrology@kenaiwatershed.org" TargetMode="External"/><Relationship Id="rId22" Type="http://schemas.openxmlformats.org/officeDocument/2006/relationships/hyperlink" Target="mailto:emorrison@salamatoftribe.org" TargetMode="External"/><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header" Target="header5.xml"/><Relationship Id="rId43" Type="http://schemas.openxmlformats.org/officeDocument/2006/relationships/footer" Target="footer8.xml"/><Relationship Id="rId48" Type="http://schemas.openxmlformats.org/officeDocument/2006/relationships/hyperlink" Target="http://www.kenaiwatershed.org" TargetMode="External"/><Relationship Id="rId56" Type="http://schemas.openxmlformats.org/officeDocument/2006/relationships/image" Target="media/image6.jpeg"/><Relationship Id="rId64" Type="http://schemas.openxmlformats.org/officeDocument/2006/relationships/footer" Target="footer13.xml"/><Relationship Id="rId69" Type="http://schemas.openxmlformats.org/officeDocument/2006/relationships/footer" Target="footer15.xml"/><Relationship Id="rId77" Type="http://schemas.openxmlformats.org/officeDocument/2006/relationships/header" Target="header18.xml"/><Relationship Id="rId8" Type="http://schemas.openxmlformats.org/officeDocument/2006/relationships/comments" Target="comments.xml"/><Relationship Id="rId51" Type="http://schemas.openxmlformats.org/officeDocument/2006/relationships/hyperlink" Target="mailto:ben@kenaiwatershed.org" TargetMode="External"/><Relationship Id="rId72" Type="http://schemas.openxmlformats.org/officeDocument/2006/relationships/image" Target="media/image12.jpg"/><Relationship Id="rId80" Type="http://schemas.openxmlformats.org/officeDocument/2006/relationships/footer" Target="footer19.xml"/><Relationship Id="rId85" Type="http://schemas.openxmlformats.org/officeDocument/2006/relationships/hyperlink" Target="https://bit.ly/kwf_lab_certs"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brown.katherine@epa.gov" TargetMode="External"/><Relationship Id="rId25" Type="http://schemas.openxmlformats.org/officeDocument/2006/relationships/hyperlink" Target="mailto:hydrology@kenaiwatershed.org" TargetMode="External"/><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hyperlink" Target="https://northtechgroup.com/" TargetMode="External"/><Relationship Id="rId59" Type="http://schemas.openxmlformats.org/officeDocument/2006/relationships/image" Target="media/image7.jpeg"/><Relationship Id="rId67" Type="http://schemas.openxmlformats.org/officeDocument/2006/relationships/image" Target="media/image9.jpeg"/><Relationship Id="rId20" Type="http://schemas.openxmlformats.org/officeDocument/2006/relationships/hyperlink" Target="mailto:sue@cookinletkeeper.org" TargetMode="External"/><Relationship Id="rId41" Type="http://schemas.openxmlformats.org/officeDocument/2006/relationships/image" Target="media/image2.jpeg"/><Relationship Id="rId54" Type="http://schemas.openxmlformats.org/officeDocument/2006/relationships/image" Target="media/image4.jpeg"/><Relationship Id="rId62" Type="http://schemas.openxmlformats.org/officeDocument/2006/relationships/image" Target="media/image8.jpeg"/><Relationship Id="rId70" Type="http://schemas.openxmlformats.org/officeDocument/2006/relationships/image" Target="media/image10.jpg"/><Relationship Id="rId75" Type="http://schemas.openxmlformats.org/officeDocument/2006/relationships/header" Target="header17.xml"/><Relationship Id="rId83" Type="http://schemas.openxmlformats.org/officeDocument/2006/relationships/hyperlink" Target="https://aktemp.uaa.alaska.edu/" TargetMode="External"/><Relationship Id="rId88" Type="http://schemas.openxmlformats.org/officeDocument/2006/relationships/footer" Target="footer2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hyperlink" Target="mailto:amber.bethe@alaska.gov" TargetMode="External"/><Relationship Id="rId28" Type="http://schemas.openxmlformats.org/officeDocument/2006/relationships/hyperlink" Target="https://aktemp.uaa.alaska.edu/" TargetMode="External"/><Relationship Id="rId36" Type="http://schemas.openxmlformats.org/officeDocument/2006/relationships/footer" Target="footer5.xml"/><Relationship Id="rId49" Type="http://schemas.openxmlformats.org/officeDocument/2006/relationships/header" Target="header9.xml"/><Relationship Id="rId57" Type="http://schemas.openxmlformats.org/officeDocument/2006/relationships/header" Target="header11.xml"/><Relationship Id="rId10" Type="http://schemas.microsoft.com/office/2016/09/relationships/commentsIds" Target="commentsIds.xml"/><Relationship Id="rId31" Type="http://schemas.openxmlformats.org/officeDocument/2006/relationships/header" Target="header3.xml"/><Relationship Id="rId44" Type="http://schemas.openxmlformats.org/officeDocument/2006/relationships/hyperlink" Target="http://www.ncei.noaa.gov" TargetMode="External"/><Relationship Id="rId52" Type="http://schemas.openxmlformats.org/officeDocument/2006/relationships/header" Target="header10.xml"/><Relationship Id="rId60" Type="http://schemas.openxmlformats.org/officeDocument/2006/relationships/header" Target="header12.xml"/><Relationship Id="rId65" Type="http://schemas.openxmlformats.org/officeDocument/2006/relationships/header" Target="header14.xml"/><Relationship Id="rId73" Type="http://schemas.openxmlformats.org/officeDocument/2006/relationships/header" Target="header16.xml"/><Relationship Id="rId78" Type="http://schemas.openxmlformats.org/officeDocument/2006/relationships/footer" Target="footer18.xml"/><Relationship Id="rId81" Type="http://schemas.openxmlformats.org/officeDocument/2006/relationships/header" Target="header20.xml"/><Relationship Id="rId86" Type="http://schemas.openxmlformats.org/officeDocument/2006/relationships/hyperlink" Target="https://bit.ly/kwf_wqx_evaluation_checklist"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kenaiwatershed.org/" TargetMode="External"/><Relationship Id="rId18" Type="http://schemas.openxmlformats.org/officeDocument/2006/relationships/hyperlink" Target="mailto:hydrology@kenaiwatershed.org" TargetMode="External"/><Relationship Id="rId39" Type="http://schemas.openxmlformats.org/officeDocument/2006/relationships/header" Target="header7.xml"/><Relationship Id="rId34" Type="http://schemas.openxmlformats.org/officeDocument/2006/relationships/footer" Target="footer4.xml"/><Relationship Id="rId50" Type="http://schemas.openxmlformats.org/officeDocument/2006/relationships/footer" Target="footer9.xml"/><Relationship Id="rId55" Type="http://schemas.openxmlformats.org/officeDocument/2006/relationships/image" Target="media/image5.jpe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11.jp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hyperlink" Target="https://www.kenaiwatershed.org/science-in-action/research-information/water-quality/" TargetMode="External"/><Relationship Id="rId40" Type="http://schemas.openxmlformats.org/officeDocument/2006/relationships/footer" Target="footer7.xml"/><Relationship Id="rId45" Type="http://schemas.openxmlformats.org/officeDocument/2006/relationships/hyperlink" Target="https://maps.waterdata.usgs.gov/mapper/" TargetMode="External"/><Relationship Id="rId66" Type="http://schemas.openxmlformats.org/officeDocument/2006/relationships/footer" Target="footer14.xml"/><Relationship Id="rId87" Type="http://schemas.openxmlformats.org/officeDocument/2006/relationships/header" Target="header21.xml"/><Relationship Id="rId61" Type="http://schemas.openxmlformats.org/officeDocument/2006/relationships/footer" Target="footer12.xml"/><Relationship Id="rId82" Type="http://schemas.openxmlformats.org/officeDocument/2006/relationships/footer" Target="footer20.xml"/><Relationship Id="rId19" Type="http://schemas.openxmlformats.org/officeDocument/2006/relationships/hyperlink" Target="mailto:executivedirector@kenaiwatersh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79B2E-0EB9-402B-B126-FB29C7319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22091</Words>
  <Characters>125920</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bmeyer bmeyer</cp:lastModifiedBy>
  <cp:revision>18</cp:revision>
  <dcterms:created xsi:type="dcterms:W3CDTF">2023-04-27T23:54:00Z</dcterms:created>
  <dcterms:modified xsi:type="dcterms:W3CDTF">2023-04-30T22:11:00Z</dcterms:modified>
</cp:coreProperties>
</file>